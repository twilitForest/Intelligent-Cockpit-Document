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929079" w14:textId="77777777" w:rsidR="001D2426" w:rsidRDefault="001D2426" w:rsidP="00530C8E"/>
    <w:p w14:paraId="64BD5310" w14:textId="77777777" w:rsidR="00E36F0E" w:rsidRPr="00106C9E" w:rsidRDefault="00E36F0E" w:rsidP="00E36F0E"/>
    <w:p w14:paraId="014CCB72" w14:textId="77777777" w:rsidR="00E36F0E" w:rsidRDefault="00393DC0" w:rsidP="00506E2F">
      <w:pPr>
        <w:jc w:val="center"/>
      </w:pPr>
      <w:r>
        <w:rPr>
          <w:noProof/>
        </w:rPr>
        <w:drawing>
          <wp:inline distT="0" distB="0" distL="0" distR="0" wp14:anchorId="648D8E51" wp14:editId="6CDC8D7D">
            <wp:extent cx="3400425" cy="1695450"/>
            <wp:effectExtent l="0" t="0" r="9525" b="0"/>
            <wp:docPr id="100" name="Picture 1" descr="F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_RGB"/>
                    <pic:cNvPicPr>
                      <a:picLocks noChangeAspect="1" noChangeArrowheads="1"/>
                    </pic:cNvPicPr>
                  </pic:nvPicPr>
                  <pic:blipFill>
                    <a:blip r:embed="rId10" cstate="print"/>
                    <a:srcRect/>
                    <a:stretch>
                      <a:fillRect/>
                    </a:stretch>
                  </pic:blipFill>
                  <pic:spPr bwMode="auto">
                    <a:xfrm>
                      <a:off x="0" y="0"/>
                      <a:ext cx="3400425" cy="1695450"/>
                    </a:xfrm>
                    <a:prstGeom prst="rect">
                      <a:avLst/>
                    </a:prstGeom>
                    <a:noFill/>
                    <a:ln w="9525">
                      <a:noFill/>
                      <a:miter lim="800000"/>
                      <a:headEnd/>
                      <a:tailEnd/>
                    </a:ln>
                  </pic:spPr>
                </pic:pic>
              </a:graphicData>
            </a:graphic>
          </wp:inline>
        </w:drawing>
      </w:r>
    </w:p>
    <w:p w14:paraId="7A257A40" w14:textId="6442A476" w:rsidR="00E36F0E" w:rsidRDefault="00393DC0">
      <w:pPr>
        <w:jc w:val="center"/>
        <w:rPr>
          <w:rFonts w:cs="Arial"/>
          <w:b/>
          <w:color w:val="000080"/>
          <w:sz w:val="44"/>
          <w:szCs w:val="44"/>
        </w:rPr>
      </w:pPr>
      <w:r>
        <w:rPr>
          <w:rFonts w:cs="Arial"/>
          <w:b/>
          <w:color w:val="000080"/>
          <w:sz w:val="44"/>
          <w:szCs w:val="44"/>
        </w:rPr>
        <w:t>Research &amp; Vehicle Technology</w:t>
      </w:r>
    </w:p>
    <w:p w14:paraId="0ACFDF0B" w14:textId="77777777" w:rsidR="00E36F0E" w:rsidRDefault="00393DC0">
      <w:pPr>
        <w:jc w:val="center"/>
        <w:rPr>
          <w:rFonts w:cs="Arial"/>
          <w:b/>
          <w:color w:val="000080"/>
          <w:sz w:val="40"/>
          <w:szCs w:val="40"/>
        </w:rPr>
      </w:pPr>
      <w:r>
        <w:rPr>
          <w:rFonts w:cs="Arial"/>
          <w:b/>
          <w:color w:val="000080"/>
          <w:sz w:val="40"/>
          <w:szCs w:val="40"/>
        </w:rPr>
        <w:t>“Infotainment Systems Product Development”</w:t>
      </w:r>
    </w:p>
    <w:p w14:paraId="63AC5653" w14:textId="77777777" w:rsidR="00E36F0E" w:rsidRDefault="00E36F0E">
      <w:pPr>
        <w:jc w:val="center"/>
      </w:pPr>
    </w:p>
    <w:p w14:paraId="6578AA3B" w14:textId="77777777" w:rsidR="00E36F0E" w:rsidRDefault="00E36F0E">
      <w:pPr>
        <w:jc w:val="center"/>
      </w:pPr>
    </w:p>
    <w:p w14:paraId="612791D7" w14:textId="77777777" w:rsidR="00E36F0E" w:rsidRDefault="00393DC0" w:rsidP="00E36F0E">
      <w:pPr>
        <w:jc w:val="center"/>
        <w:rPr>
          <w:rFonts w:cs="Arial"/>
          <w:b/>
          <w:sz w:val="52"/>
          <w:szCs w:val="52"/>
        </w:rPr>
      </w:pPr>
      <w:r>
        <w:rPr>
          <w:rFonts w:cs="Arial"/>
          <w:b/>
          <w:sz w:val="52"/>
          <w:szCs w:val="52"/>
        </w:rPr>
        <w:t>Feature – Wireless Interface Router Server</w:t>
      </w:r>
    </w:p>
    <w:p w14:paraId="4612E156" w14:textId="77777777" w:rsidR="00E36F0E" w:rsidRDefault="00E36F0E" w:rsidP="00E36F0E">
      <w:pPr>
        <w:jc w:val="center"/>
        <w:rPr>
          <w:rFonts w:cs="Arial"/>
          <w:b/>
          <w:sz w:val="52"/>
          <w:szCs w:val="52"/>
        </w:rPr>
      </w:pPr>
    </w:p>
    <w:p w14:paraId="5D5B8039" w14:textId="77777777" w:rsidR="00E36F0E" w:rsidRDefault="00393DC0">
      <w:pPr>
        <w:jc w:val="center"/>
        <w:rPr>
          <w:rFonts w:cs="Arial"/>
          <w:b/>
          <w:sz w:val="52"/>
          <w:szCs w:val="52"/>
        </w:rPr>
      </w:pPr>
      <w:r>
        <w:rPr>
          <w:rFonts w:cs="Arial"/>
          <w:b/>
          <w:sz w:val="52"/>
          <w:szCs w:val="52"/>
        </w:rPr>
        <w:t>Infotainment Subsystem Part Specific Specification (SPSS)</w:t>
      </w:r>
    </w:p>
    <w:p w14:paraId="1A52FEB3" w14:textId="77777777" w:rsidR="00E36F0E" w:rsidRDefault="00E36F0E">
      <w:pPr>
        <w:jc w:val="center"/>
      </w:pPr>
    </w:p>
    <w:p w14:paraId="7D01D365" w14:textId="77777777" w:rsidR="00E36F0E" w:rsidRDefault="00E36F0E">
      <w:pPr>
        <w:jc w:val="center"/>
      </w:pPr>
    </w:p>
    <w:p w14:paraId="4A17B6A3" w14:textId="77777777" w:rsidR="00E36F0E" w:rsidRDefault="00E36F0E">
      <w:pPr>
        <w:jc w:val="center"/>
      </w:pPr>
    </w:p>
    <w:p w14:paraId="0AC66941" w14:textId="77777777" w:rsidR="00E36F0E" w:rsidRDefault="00E36F0E">
      <w:pPr>
        <w:jc w:val="center"/>
      </w:pPr>
    </w:p>
    <w:p w14:paraId="78C09483" w14:textId="77777777" w:rsidR="00E36F0E" w:rsidRDefault="00393DC0">
      <w:pPr>
        <w:jc w:val="center"/>
        <w:rPr>
          <w:rFonts w:cs="Arial"/>
          <w:sz w:val="28"/>
          <w:szCs w:val="28"/>
        </w:rPr>
      </w:pPr>
      <w:r>
        <w:rPr>
          <w:rFonts w:cs="Arial"/>
          <w:sz w:val="28"/>
          <w:szCs w:val="28"/>
        </w:rPr>
        <w:t>Version 1.8</w:t>
      </w:r>
    </w:p>
    <w:p w14:paraId="0F0E64BF" w14:textId="77777777" w:rsidR="00E36F0E" w:rsidRDefault="00393DC0">
      <w:pPr>
        <w:jc w:val="center"/>
        <w:rPr>
          <w:rFonts w:cs="Arial"/>
          <w:b/>
          <w:sz w:val="28"/>
          <w:szCs w:val="28"/>
        </w:rPr>
      </w:pPr>
      <w:r>
        <w:rPr>
          <w:rFonts w:cs="Arial"/>
          <w:b/>
          <w:sz w:val="28"/>
          <w:szCs w:val="28"/>
        </w:rPr>
        <w:t>UNCONTROLLED COPY IF PRINTED</w:t>
      </w:r>
    </w:p>
    <w:p w14:paraId="363BB04E" w14:textId="77777777" w:rsidR="00E36F0E" w:rsidRDefault="00E36F0E">
      <w:pPr>
        <w:jc w:val="center"/>
      </w:pPr>
    </w:p>
    <w:p w14:paraId="2AE76DAA" w14:textId="77777777" w:rsidR="00E36F0E" w:rsidRDefault="00393DC0">
      <w:pPr>
        <w:jc w:val="center"/>
        <w:rPr>
          <w:rFonts w:cs="Arial"/>
          <w:b/>
          <w:szCs w:val="22"/>
        </w:rPr>
      </w:pPr>
      <w:r>
        <w:rPr>
          <w:rFonts w:cs="Arial"/>
          <w:b/>
          <w:szCs w:val="22"/>
        </w:rPr>
        <w:t>Version Date:  January 18, 2022</w:t>
      </w:r>
    </w:p>
    <w:p w14:paraId="0B66D79F" w14:textId="77777777" w:rsidR="00E36F0E" w:rsidRDefault="00E36F0E">
      <w:pPr>
        <w:jc w:val="center"/>
      </w:pPr>
    </w:p>
    <w:p w14:paraId="036A9F78" w14:textId="77777777" w:rsidR="00E36F0E" w:rsidRDefault="00E36F0E">
      <w:pPr>
        <w:jc w:val="center"/>
      </w:pPr>
    </w:p>
    <w:p w14:paraId="2C74749E" w14:textId="77777777" w:rsidR="00E36F0E" w:rsidRDefault="00E36F0E">
      <w:pPr>
        <w:jc w:val="center"/>
      </w:pPr>
    </w:p>
    <w:p w14:paraId="0AAAA9D1" w14:textId="77777777" w:rsidR="00E36F0E" w:rsidRDefault="00393DC0">
      <w:pPr>
        <w:jc w:val="center"/>
        <w:rPr>
          <w:b/>
          <w:sz w:val="36"/>
          <w:szCs w:val="36"/>
        </w:rPr>
      </w:pPr>
      <w:r>
        <w:rPr>
          <w:b/>
          <w:sz w:val="36"/>
          <w:szCs w:val="36"/>
          <w:bdr w:val="single" w:sz="18" w:space="0" w:color="auto" w:frame="1"/>
        </w:rPr>
        <w:t xml:space="preserve">  FORD CONFIDENTIAL</w:t>
      </w:r>
      <w:r>
        <w:rPr>
          <w:b/>
          <w:color w:val="FFFFFF"/>
          <w:sz w:val="36"/>
          <w:szCs w:val="36"/>
          <w:bdr w:val="single" w:sz="18" w:space="0" w:color="auto" w:frame="1"/>
        </w:rPr>
        <w:t>F</w:t>
      </w:r>
      <w:r>
        <w:rPr>
          <w:b/>
          <w:sz w:val="36"/>
          <w:szCs w:val="36"/>
          <w:bdr w:val="single" w:sz="18" w:space="0" w:color="auto" w:frame="1"/>
        </w:rPr>
        <w:t xml:space="preserve"> </w:t>
      </w:r>
    </w:p>
    <w:p w14:paraId="5041774A" w14:textId="77777777" w:rsidR="00E36F0E" w:rsidRDefault="00393DC0">
      <w:pPr>
        <w:jc w:val="center"/>
        <w:outlineLvl w:val="0"/>
        <w:rPr>
          <w:rFonts w:cs="Arial"/>
          <w:b/>
          <w:bCs/>
          <w:sz w:val="28"/>
          <w:szCs w:val="28"/>
          <w:u w:val="single"/>
        </w:rPr>
      </w:pPr>
      <w:r>
        <w:rPr>
          <w:b/>
          <w:sz w:val="36"/>
          <w:szCs w:val="36"/>
        </w:rPr>
        <w:br w:type="page"/>
      </w:r>
      <w:bookmarkStart w:id="0" w:name="_Toc93426703"/>
      <w:r>
        <w:rPr>
          <w:rFonts w:cs="Arial"/>
          <w:b/>
          <w:bCs/>
          <w:sz w:val="28"/>
          <w:szCs w:val="28"/>
          <w:u w:val="single"/>
        </w:rPr>
        <w:lastRenderedPageBreak/>
        <w:t>Revision History</w:t>
      </w:r>
      <w:bookmarkEnd w:id="0"/>
    </w:p>
    <w:p w14:paraId="7A8A2CD8" w14:textId="77777777" w:rsidR="00E36F0E" w:rsidRDefault="00E36F0E">
      <w:pPr>
        <w:rPr>
          <w:rFonts w:cs="Arial"/>
        </w:rPr>
      </w:pPr>
    </w:p>
    <w:p w14:paraId="21E747F1" w14:textId="77777777" w:rsidR="00E36F0E" w:rsidRDefault="00E36F0E">
      <w:pPr>
        <w:rPr>
          <w:rFonts w:cs="Arial"/>
        </w:rPr>
      </w:pPr>
    </w:p>
    <w:tbl>
      <w:tblPr>
        <w:tblW w:w="10065" w:type="dxa"/>
        <w:jc w:val="center"/>
        <w:tblLayout w:type="fixed"/>
        <w:tblLook w:val="04A0" w:firstRow="1" w:lastRow="0" w:firstColumn="1" w:lastColumn="0" w:noHBand="0" w:noVBand="1"/>
      </w:tblPr>
      <w:tblGrid>
        <w:gridCol w:w="1755"/>
        <w:gridCol w:w="650"/>
        <w:gridCol w:w="1749"/>
        <w:gridCol w:w="5911"/>
      </w:tblGrid>
      <w:tr w:rsidR="00E36F0E" w14:paraId="396A8713" w14:textId="77777777" w:rsidTr="00E36F0E">
        <w:trPr>
          <w:trHeight w:val="345"/>
          <w:jc w:val="center"/>
        </w:trPr>
        <w:tc>
          <w:tcPr>
            <w:tcW w:w="175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40BFAA90" w14:textId="77777777" w:rsidR="00E36F0E" w:rsidRDefault="00393DC0">
            <w:pPr>
              <w:spacing w:line="276" w:lineRule="auto"/>
              <w:jc w:val="center"/>
              <w:rPr>
                <w:rFonts w:cs="Arial"/>
                <w:b/>
                <w:bCs/>
                <w:lang w:val="fr-FR"/>
              </w:rPr>
            </w:pPr>
            <w:r>
              <w:rPr>
                <w:rFonts w:cs="Arial"/>
                <w:b/>
                <w:bCs/>
                <w:lang w:val="fr-FR"/>
              </w:rPr>
              <w:t>Date</w:t>
            </w:r>
          </w:p>
        </w:tc>
        <w:tc>
          <w:tcPr>
            <w:tcW w:w="650"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13FF3121" w14:textId="77777777" w:rsidR="00E36F0E" w:rsidRDefault="00393DC0">
            <w:pPr>
              <w:spacing w:line="276" w:lineRule="auto"/>
              <w:jc w:val="center"/>
              <w:rPr>
                <w:rFonts w:cs="Arial"/>
                <w:b/>
                <w:bCs/>
                <w:lang w:val="fr-FR"/>
              </w:rPr>
            </w:pPr>
            <w:r>
              <w:rPr>
                <w:rFonts w:cs="Arial"/>
                <w:b/>
                <w:bCs/>
                <w:lang w:val="fr-FR"/>
              </w:rPr>
              <w:t>Ver</w:t>
            </w:r>
          </w:p>
        </w:tc>
        <w:tc>
          <w:tcPr>
            <w:tcW w:w="7660"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400C7829" w14:textId="77777777" w:rsidR="00E36F0E" w:rsidRDefault="00393DC0">
            <w:pPr>
              <w:spacing w:line="276" w:lineRule="auto"/>
              <w:jc w:val="center"/>
              <w:rPr>
                <w:rFonts w:cs="Arial"/>
                <w:b/>
                <w:bCs/>
                <w:lang w:val="fr-FR"/>
              </w:rPr>
            </w:pPr>
            <w:r>
              <w:rPr>
                <w:rFonts w:cs="Arial"/>
                <w:b/>
                <w:bCs/>
                <w:lang w:val="fr-FR"/>
              </w:rPr>
              <w:t>Notes</w:t>
            </w:r>
          </w:p>
        </w:tc>
      </w:tr>
      <w:tr w:rsidR="00E36F0E" w14:paraId="6006F19B" w14:textId="77777777" w:rsidTr="00E36F0E">
        <w:trPr>
          <w:trHeight w:val="245"/>
          <w:jc w:val="center"/>
        </w:trPr>
        <w:tc>
          <w:tcPr>
            <w:tcW w:w="1755" w:type="dxa"/>
            <w:tcBorders>
              <w:top w:val="single" w:sz="6" w:space="0" w:color="auto"/>
              <w:left w:val="single" w:sz="6" w:space="0" w:color="auto"/>
              <w:bottom w:val="single" w:sz="6" w:space="0" w:color="auto"/>
              <w:right w:val="single" w:sz="6" w:space="0" w:color="auto"/>
            </w:tcBorders>
            <w:hideMark/>
          </w:tcPr>
          <w:p w14:paraId="46CCB6FF" w14:textId="77777777" w:rsidR="00E36F0E" w:rsidRDefault="00393DC0" w:rsidP="00E36F0E">
            <w:pPr>
              <w:spacing w:line="276" w:lineRule="auto"/>
              <w:rPr>
                <w:rFonts w:cs="Arial"/>
                <w:b/>
                <w:sz w:val="16"/>
                <w:szCs w:val="16"/>
                <w:lang w:val="fr-FR"/>
              </w:rPr>
            </w:pPr>
            <w:r w:rsidRPr="00805DEA">
              <w:rPr>
                <w:rFonts w:cs="Arial"/>
                <w:b/>
                <w:sz w:val="16"/>
                <w:szCs w:val="16"/>
              </w:rPr>
              <w:t>February 9, 2018</w:t>
            </w:r>
          </w:p>
        </w:tc>
        <w:tc>
          <w:tcPr>
            <w:tcW w:w="650" w:type="dxa"/>
            <w:tcBorders>
              <w:top w:val="single" w:sz="6" w:space="0" w:color="auto"/>
              <w:left w:val="single" w:sz="6" w:space="0" w:color="auto"/>
              <w:bottom w:val="single" w:sz="6" w:space="0" w:color="auto"/>
              <w:right w:val="single" w:sz="6" w:space="0" w:color="auto"/>
            </w:tcBorders>
            <w:hideMark/>
          </w:tcPr>
          <w:p w14:paraId="36953F56" w14:textId="77777777" w:rsidR="00E36F0E" w:rsidRDefault="00393DC0">
            <w:pPr>
              <w:spacing w:line="276" w:lineRule="auto"/>
              <w:jc w:val="center"/>
              <w:rPr>
                <w:rFonts w:cs="Arial"/>
                <w:b/>
                <w:sz w:val="16"/>
                <w:lang w:val="fr-FR"/>
              </w:rPr>
            </w:pPr>
            <w:r>
              <w:rPr>
                <w:rFonts w:cs="Arial"/>
                <w:b/>
                <w:sz w:val="16"/>
                <w:lang w:val="fr-FR"/>
              </w:rPr>
              <w:t>1.0</w:t>
            </w:r>
          </w:p>
        </w:tc>
        <w:tc>
          <w:tcPr>
            <w:tcW w:w="1749" w:type="dxa"/>
            <w:tcBorders>
              <w:top w:val="single" w:sz="6" w:space="0" w:color="auto"/>
              <w:left w:val="single" w:sz="6" w:space="0" w:color="auto"/>
              <w:bottom w:val="single" w:sz="6" w:space="0" w:color="auto"/>
              <w:right w:val="single" w:sz="6" w:space="0" w:color="auto"/>
            </w:tcBorders>
            <w:hideMark/>
          </w:tcPr>
          <w:p w14:paraId="16AB92E6" w14:textId="77777777" w:rsidR="00E36F0E" w:rsidRDefault="00393DC0" w:rsidP="00E36F0E">
            <w:pPr>
              <w:spacing w:line="276" w:lineRule="auto"/>
              <w:jc w:val="center"/>
              <w:rPr>
                <w:rFonts w:cs="Arial"/>
                <w:b/>
                <w:sz w:val="16"/>
              </w:rPr>
            </w:pPr>
            <w:r>
              <w:rPr>
                <w:rFonts w:cs="Arial"/>
                <w:b/>
                <w:sz w:val="16"/>
              </w:rPr>
              <w:t>Initial Release</w:t>
            </w:r>
          </w:p>
        </w:tc>
        <w:tc>
          <w:tcPr>
            <w:tcW w:w="5911" w:type="dxa"/>
            <w:tcBorders>
              <w:top w:val="single" w:sz="6" w:space="0" w:color="auto"/>
              <w:left w:val="single" w:sz="6" w:space="0" w:color="auto"/>
              <w:bottom w:val="single" w:sz="6" w:space="0" w:color="auto"/>
              <w:right w:val="single" w:sz="6" w:space="0" w:color="auto"/>
            </w:tcBorders>
          </w:tcPr>
          <w:p w14:paraId="4F2F2E10" w14:textId="77777777" w:rsidR="00E36F0E" w:rsidRDefault="00E36F0E">
            <w:pPr>
              <w:spacing w:line="276" w:lineRule="auto"/>
              <w:rPr>
                <w:rFonts w:cs="Arial"/>
                <w:b/>
                <w:sz w:val="16"/>
              </w:rPr>
            </w:pPr>
          </w:p>
        </w:tc>
      </w:tr>
      <w:tr w:rsidR="00E36F0E" w14:paraId="7923E7A9" w14:textId="77777777" w:rsidTr="00E36F0E">
        <w:trPr>
          <w:trHeight w:val="245"/>
          <w:jc w:val="center"/>
        </w:trPr>
        <w:tc>
          <w:tcPr>
            <w:tcW w:w="1755" w:type="dxa"/>
            <w:tcBorders>
              <w:top w:val="single" w:sz="6" w:space="0" w:color="auto"/>
              <w:left w:val="single" w:sz="6" w:space="0" w:color="auto"/>
              <w:bottom w:val="single" w:sz="6" w:space="0" w:color="auto"/>
              <w:right w:val="nil"/>
            </w:tcBorders>
            <w:shd w:val="thinDiagCross" w:color="auto" w:fill="D9D9D9" w:themeFill="background1" w:themeFillShade="D9"/>
          </w:tcPr>
          <w:p w14:paraId="056FA054" w14:textId="77777777" w:rsidR="00E36F0E" w:rsidRDefault="00E36F0E">
            <w:pPr>
              <w:spacing w:line="276" w:lineRule="auto"/>
              <w:rPr>
                <w:rFonts w:cs="Arial"/>
                <w:b/>
                <w:sz w:val="16"/>
                <w:szCs w:val="16"/>
              </w:rPr>
            </w:pPr>
          </w:p>
        </w:tc>
        <w:tc>
          <w:tcPr>
            <w:tcW w:w="650" w:type="dxa"/>
            <w:tcBorders>
              <w:top w:val="single" w:sz="6" w:space="0" w:color="auto"/>
              <w:left w:val="nil"/>
              <w:bottom w:val="single" w:sz="6" w:space="0" w:color="auto"/>
              <w:right w:val="nil"/>
            </w:tcBorders>
            <w:shd w:val="thinDiagCross" w:color="auto" w:fill="D9D9D9" w:themeFill="background1" w:themeFillShade="D9"/>
          </w:tcPr>
          <w:p w14:paraId="266661E7" w14:textId="77777777" w:rsidR="00E36F0E" w:rsidRDefault="00E36F0E">
            <w:pPr>
              <w:spacing w:line="276" w:lineRule="auto"/>
              <w:jc w:val="center"/>
              <w:rPr>
                <w:rFonts w:cs="Arial"/>
                <w:b/>
                <w:sz w:val="16"/>
                <w:lang w:val="fr-FR"/>
              </w:rPr>
            </w:pPr>
          </w:p>
        </w:tc>
        <w:tc>
          <w:tcPr>
            <w:tcW w:w="1749" w:type="dxa"/>
            <w:tcBorders>
              <w:top w:val="single" w:sz="6" w:space="0" w:color="auto"/>
              <w:left w:val="nil"/>
              <w:bottom w:val="single" w:sz="6" w:space="0" w:color="auto"/>
              <w:right w:val="nil"/>
            </w:tcBorders>
            <w:shd w:val="thinDiagCross" w:color="auto" w:fill="D9D9D9" w:themeFill="background1" w:themeFillShade="D9"/>
          </w:tcPr>
          <w:p w14:paraId="40C694EA" w14:textId="77777777" w:rsidR="00E36F0E" w:rsidRDefault="00E36F0E">
            <w:pPr>
              <w:spacing w:line="276" w:lineRule="auto"/>
              <w:rPr>
                <w:rFonts w:cs="Arial"/>
                <w:b/>
                <w:sz w:val="16"/>
              </w:rPr>
            </w:pPr>
          </w:p>
        </w:tc>
        <w:tc>
          <w:tcPr>
            <w:tcW w:w="5911" w:type="dxa"/>
            <w:tcBorders>
              <w:top w:val="single" w:sz="6" w:space="0" w:color="auto"/>
              <w:left w:val="nil"/>
              <w:bottom w:val="single" w:sz="6" w:space="0" w:color="auto"/>
              <w:right w:val="single" w:sz="6" w:space="0" w:color="auto"/>
            </w:tcBorders>
            <w:shd w:val="thinDiagCross" w:color="auto" w:fill="D9D9D9" w:themeFill="background1" w:themeFillShade="D9"/>
          </w:tcPr>
          <w:p w14:paraId="1D4B9F1D" w14:textId="77777777" w:rsidR="00E36F0E" w:rsidRDefault="00E36F0E">
            <w:pPr>
              <w:spacing w:line="276" w:lineRule="auto"/>
              <w:rPr>
                <w:rFonts w:cs="Arial"/>
                <w:b/>
                <w:sz w:val="16"/>
              </w:rPr>
            </w:pPr>
          </w:p>
        </w:tc>
      </w:tr>
      <w:tr w:rsidR="00E36F0E" w:rsidRPr="008D5346" w14:paraId="0BB89750" w14:textId="77777777" w:rsidTr="00E36F0E">
        <w:trPr>
          <w:trHeight w:val="245"/>
          <w:jc w:val="center"/>
        </w:trPr>
        <w:tc>
          <w:tcPr>
            <w:tcW w:w="1755" w:type="dxa"/>
            <w:tcBorders>
              <w:top w:val="single" w:sz="6" w:space="0" w:color="auto"/>
              <w:left w:val="single" w:sz="6" w:space="0" w:color="auto"/>
              <w:bottom w:val="single" w:sz="4" w:space="0" w:color="auto"/>
              <w:right w:val="single" w:sz="6" w:space="0" w:color="auto"/>
            </w:tcBorders>
            <w:hideMark/>
          </w:tcPr>
          <w:p w14:paraId="717B2D36" w14:textId="77777777" w:rsidR="00E36F0E" w:rsidRPr="008D5346" w:rsidRDefault="00393DC0" w:rsidP="00E36F0E">
            <w:pPr>
              <w:spacing w:line="276" w:lineRule="auto"/>
              <w:rPr>
                <w:rFonts w:eastAsiaTheme="minorEastAsia" w:cstheme="minorBidi"/>
                <w:b/>
                <w:sz w:val="16"/>
                <w:szCs w:val="16"/>
              </w:rPr>
            </w:pPr>
            <w:r>
              <w:rPr>
                <w:rFonts w:eastAsiaTheme="minorEastAsia" w:cstheme="minorBidi"/>
                <w:b/>
                <w:sz w:val="16"/>
                <w:szCs w:val="16"/>
              </w:rPr>
              <w:t>May 22, 2018</w:t>
            </w:r>
          </w:p>
        </w:tc>
        <w:tc>
          <w:tcPr>
            <w:tcW w:w="650" w:type="dxa"/>
            <w:tcBorders>
              <w:top w:val="single" w:sz="6" w:space="0" w:color="auto"/>
              <w:left w:val="single" w:sz="6" w:space="0" w:color="auto"/>
              <w:bottom w:val="single" w:sz="6" w:space="0" w:color="auto"/>
              <w:right w:val="single" w:sz="6" w:space="0" w:color="auto"/>
            </w:tcBorders>
            <w:hideMark/>
          </w:tcPr>
          <w:p w14:paraId="1D826356" w14:textId="77777777" w:rsidR="00E36F0E" w:rsidRPr="008D5346" w:rsidRDefault="00393DC0" w:rsidP="00E36F0E">
            <w:pPr>
              <w:spacing w:line="276" w:lineRule="auto"/>
              <w:jc w:val="center"/>
              <w:rPr>
                <w:rFonts w:eastAsiaTheme="minorEastAsia" w:cstheme="minorBidi"/>
                <w:b/>
                <w:sz w:val="16"/>
                <w:szCs w:val="16"/>
              </w:rPr>
            </w:pPr>
            <w:r>
              <w:rPr>
                <w:rFonts w:eastAsiaTheme="minorEastAsia" w:cstheme="minorBidi"/>
                <w:b/>
                <w:sz w:val="16"/>
                <w:szCs w:val="16"/>
              </w:rPr>
              <w:t>1.1</w:t>
            </w:r>
          </w:p>
        </w:tc>
        <w:tc>
          <w:tcPr>
            <w:tcW w:w="7660" w:type="dxa"/>
            <w:gridSpan w:val="2"/>
            <w:tcBorders>
              <w:top w:val="single" w:sz="6" w:space="0" w:color="auto"/>
              <w:left w:val="single" w:sz="6" w:space="0" w:color="auto"/>
              <w:bottom w:val="single" w:sz="6" w:space="0" w:color="auto"/>
              <w:right w:val="single" w:sz="6" w:space="0" w:color="auto"/>
            </w:tcBorders>
          </w:tcPr>
          <w:p w14:paraId="2E299151" w14:textId="77777777" w:rsidR="00E36F0E" w:rsidRPr="008D5346" w:rsidRDefault="00E36F0E">
            <w:pPr>
              <w:spacing w:line="276" w:lineRule="auto"/>
              <w:rPr>
                <w:rFonts w:cs="Arial"/>
                <w:b/>
                <w:sz w:val="16"/>
                <w:szCs w:val="16"/>
              </w:rPr>
            </w:pPr>
          </w:p>
        </w:tc>
      </w:tr>
      <w:tr w:rsidR="00E36F0E" w:rsidRPr="008D5346" w14:paraId="3C23D3DC" w14:textId="77777777" w:rsidTr="00E36F0E">
        <w:trPr>
          <w:trHeight w:val="245"/>
          <w:jc w:val="center"/>
        </w:trPr>
        <w:tc>
          <w:tcPr>
            <w:tcW w:w="1755" w:type="dxa"/>
            <w:tcBorders>
              <w:top w:val="single" w:sz="4" w:space="0" w:color="auto"/>
              <w:left w:val="single" w:sz="4" w:space="0" w:color="auto"/>
              <w:right w:val="single" w:sz="4" w:space="0" w:color="auto"/>
            </w:tcBorders>
          </w:tcPr>
          <w:p w14:paraId="43918518"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0ABC9ED" w14:textId="77777777" w:rsidR="00E36F0E" w:rsidRPr="00F100FF" w:rsidRDefault="00393DC0" w:rsidP="00E36F0E">
            <w:pPr>
              <w:rPr>
                <w:sz w:val="16"/>
                <w:szCs w:val="16"/>
              </w:rPr>
            </w:pPr>
            <w:r w:rsidRPr="00F100FF">
              <w:rPr>
                <w:sz w:val="16"/>
                <w:szCs w:val="16"/>
              </w:rPr>
              <w:t>WIR-CLD-REQ-276161/B-Wireless Interface Router Server</w:t>
            </w:r>
          </w:p>
        </w:tc>
        <w:tc>
          <w:tcPr>
            <w:tcW w:w="5911" w:type="dxa"/>
            <w:tcBorders>
              <w:top w:val="single" w:sz="6" w:space="0" w:color="auto"/>
              <w:left w:val="single" w:sz="6" w:space="0" w:color="auto"/>
              <w:bottom w:val="single" w:sz="6" w:space="0" w:color="auto"/>
              <w:right w:val="single" w:sz="6" w:space="0" w:color="auto"/>
            </w:tcBorders>
          </w:tcPr>
          <w:p w14:paraId="196E6BA2" w14:textId="77777777" w:rsidR="00E36F0E" w:rsidRPr="00F100FF" w:rsidRDefault="00393DC0" w:rsidP="00E36F0E">
            <w:pPr>
              <w:rPr>
                <w:sz w:val="16"/>
                <w:szCs w:val="16"/>
              </w:rPr>
            </w:pPr>
            <w:r w:rsidRPr="00F100FF">
              <w:rPr>
                <w:sz w:val="16"/>
                <w:szCs w:val="16"/>
              </w:rPr>
              <w:t>MBORREL4: Removed access token handling</w:t>
            </w:r>
          </w:p>
        </w:tc>
      </w:tr>
      <w:tr w:rsidR="00E36F0E" w:rsidRPr="008D5346" w14:paraId="76AC1E56" w14:textId="77777777" w:rsidTr="00E36F0E">
        <w:trPr>
          <w:trHeight w:val="245"/>
          <w:jc w:val="center"/>
        </w:trPr>
        <w:tc>
          <w:tcPr>
            <w:tcW w:w="1755" w:type="dxa"/>
            <w:tcBorders>
              <w:left w:val="single" w:sz="4" w:space="0" w:color="auto"/>
              <w:right w:val="single" w:sz="4" w:space="0" w:color="auto"/>
            </w:tcBorders>
          </w:tcPr>
          <w:p w14:paraId="458366A1"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D0501CF" w14:textId="77777777" w:rsidR="00E36F0E" w:rsidRPr="00F100FF" w:rsidRDefault="00393DC0" w:rsidP="00E36F0E">
            <w:pPr>
              <w:rPr>
                <w:sz w:val="16"/>
                <w:szCs w:val="16"/>
              </w:rPr>
            </w:pPr>
            <w:r w:rsidRPr="00F100FF">
              <w:rPr>
                <w:sz w:val="16"/>
                <w:szCs w:val="16"/>
              </w:rPr>
              <w:t>WIR-CLD-REQ-276162/C-Wireless Interface Router Client1</w:t>
            </w:r>
          </w:p>
        </w:tc>
        <w:tc>
          <w:tcPr>
            <w:tcW w:w="5911" w:type="dxa"/>
            <w:tcBorders>
              <w:top w:val="single" w:sz="6" w:space="0" w:color="auto"/>
              <w:left w:val="single" w:sz="6" w:space="0" w:color="auto"/>
              <w:bottom w:val="single" w:sz="6" w:space="0" w:color="auto"/>
              <w:right w:val="single" w:sz="6" w:space="0" w:color="auto"/>
            </w:tcBorders>
          </w:tcPr>
          <w:p w14:paraId="24233B71" w14:textId="77777777" w:rsidR="00E36F0E" w:rsidRPr="00F100FF" w:rsidRDefault="00393DC0" w:rsidP="00E36F0E">
            <w:pPr>
              <w:rPr>
                <w:sz w:val="16"/>
                <w:szCs w:val="16"/>
              </w:rPr>
            </w:pPr>
            <w:r w:rsidRPr="00F100FF">
              <w:rPr>
                <w:sz w:val="16"/>
                <w:szCs w:val="16"/>
              </w:rPr>
              <w:t>MBORREL4: Removed access token handling</w:t>
            </w:r>
          </w:p>
        </w:tc>
      </w:tr>
      <w:tr w:rsidR="00E36F0E" w:rsidRPr="008D5346" w14:paraId="35F234E7" w14:textId="77777777" w:rsidTr="00E36F0E">
        <w:trPr>
          <w:trHeight w:val="245"/>
          <w:jc w:val="center"/>
        </w:trPr>
        <w:tc>
          <w:tcPr>
            <w:tcW w:w="1755" w:type="dxa"/>
            <w:tcBorders>
              <w:left w:val="single" w:sz="4" w:space="0" w:color="auto"/>
              <w:right w:val="single" w:sz="4" w:space="0" w:color="auto"/>
            </w:tcBorders>
          </w:tcPr>
          <w:p w14:paraId="4414C39A"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BA0B63F" w14:textId="77777777" w:rsidR="00E36F0E" w:rsidRPr="00F100FF" w:rsidRDefault="00393DC0" w:rsidP="00E36F0E">
            <w:pPr>
              <w:rPr>
                <w:sz w:val="16"/>
                <w:szCs w:val="16"/>
              </w:rPr>
            </w:pPr>
            <w:r w:rsidRPr="00F100FF">
              <w:rPr>
                <w:sz w:val="16"/>
                <w:szCs w:val="16"/>
              </w:rPr>
              <w:t>WIR-CLD-REQ-289670/C-Wireless Interface Router Client2</w:t>
            </w:r>
          </w:p>
        </w:tc>
        <w:tc>
          <w:tcPr>
            <w:tcW w:w="5911" w:type="dxa"/>
            <w:tcBorders>
              <w:top w:val="single" w:sz="6" w:space="0" w:color="auto"/>
              <w:left w:val="single" w:sz="6" w:space="0" w:color="auto"/>
              <w:bottom w:val="single" w:sz="6" w:space="0" w:color="auto"/>
              <w:right w:val="single" w:sz="6" w:space="0" w:color="auto"/>
            </w:tcBorders>
          </w:tcPr>
          <w:p w14:paraId="0F7C7DC9" w14:textId="77777777" w:rsidR="00E36F0E" w:rsidRPr="00F100FF" w:rsidRDefault="00393DC0" w:rsidP="00E36F0E">
            <w:pPr>
              <w:rPr>
                <w:sz w:val="16"/>
                <w:szCs w:val="16"/>
              </w:rPr>
            </w:pPr>
            <w:r w:rsidRPr="00F100FF">
              <w:rPr>
                <w:sz w:val="16"/>
                <w:szCs w:val="16"/>
              </w:rPr>
              <w:t>MBORREL4: Removed access token handling</w:t>
            </w:r>
          </w:p>
        </w:tc>
      </w:tr>
      <w:tr w:rsidR="00E36F0E" w:rsidRPr="008D5346" w14:paraId="711CF1E8" w14:textId="77777777" w:rsidTr="00E36F0E">
        <w:trPr>
          <w:trHeight w:val="245"/>
          <w:jc w:val="center"/>
        </w:trPr>
        <w:tc>
          <w:tcPr>
            <w:tcW w:w="1755" w:type="dxa"/>
            <w:tcBorders>
              <w:left w:val="single" w:sz="4" w:space="0" w:color="auto"/>
              <w:right w:val="single" w:sz="4" w:space="0" w:color="auto"/>
            </w:tcBorders>
          </w:tcPr>
          <w:p w14:paraId="27E45431"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D7EA035" w14:textId="77777777" w:rsidR="00E36F0E" w:rsidRPr="00F100FF" w:rsidRDefault="00393DC0" w:rsidP="00E36F0E">
            <w:pPr>
              <w:rPr>
                <w:sz w:val="16"/>
                <w:szCs w:val="16"/>
              </w:rPr>
            </w:pPr>
            <w:r w:rsidRPr="00F100FF">
              <w:rPr>
                <w:sz w:val="16"/>
                <w:szCs w:val="16"/>
              </w:rPr>
              <w:t>WIR-IIR-REQ-289532/B-WIRServer_Rx</w:t>
            </w:r>
          </w:p>
        </w:tc>
        <w:tc>
          <w:tcPr>
            <w:tcW w:w="5911" w:type="dxa"/>
            <w:tcBorders>
              <w:top w:val="single" w:sz="6" w:space="0" w:color="auto"/>
              <w:left w:val="single" w:sz="6" w:space="0" w:color="auto"/>
              <w:bottom w:val="single" w:sz="6" w:space="0" w:color="auto"/>
              <w:right w:val="single" w:sz="6" w:space="0" w:color="auto"/>
            </w:tcBorders>
          </w:tcPr>
          <w:p w14:paraId="7DD50B3C" w14:textId="77777777" w:rsidR="00E36F0E" w:rsidRPr="00F100FF" w:rsidRDefault="00393DC0" w:rsidP="00E36F0E">
            <w:pPr>
              <w:rPr>
                <w:sz w:val="16"/>
                <w:szCs w:val="16"/>
              </w:rPr>
            </w:pPr>
            <w:r w:rsidRPr="00F100FF">
              <w:rPr>
                <w:sz w:val="16"/>
                <w:szCs w:val="16"/>
              </w:rPr>
              <w:t>MBORREL4: Added MD's</w:t>
            </w:r>
          </w:p>
        </w:tc>
      </w:tr>
      <w:tr w:rsidR="00E36F0E" w:rsidRPr="008D5346" w14:paraId="5F62F30D" w14:textId="77777777" w:rsidTr="00E36F0E">
        <w:trPr>
          <w:trHeight w:val="245"/>
          <w:jc w:val="center"/>
        </w:trPr>
        <w:tc>
          <w:tcPr>
            <w:tcW w:w="1755" w:type="dxa"/>
            <w:tcBorders>
              <w:left w:val="single" w:sz="4" w:space="0" w:color="auto"/>
              <w:right w:val="single" w:sz="4" w:space="0" w:color="auto"/>
            </w:tcBorders>
          </w:tcPr>
          <w:p w14:paraId="7E794DE2"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EADDA01" w14:textId="77777777" w:rsidR="00E36F0E" w:rsidRPr="00F100FF" w:rsidRDefault="00393DC0" w:rsidP="00E36F0E">
            <w:pPr>
              <w:rPr>
                <w:sz w:val="16"/>
                <w:szCs w:val="16"/>
              </w:rPr>
            </w:pPr>
            <w:r w:rsidRPr="00F100FF">
              <w:rPr>
                <w:sz w:val="16"/>
                <w:szCs w:val="16"/>
              </w:rPr>
              <w:t>MD-REQ-304019/A-AutosarNM</w:t>
            </w:r>
          </w:p>
        </w:tc>
        <w:tc>
          <w:tcPr>
            <w:tcW w:w="5911" w:type="dxa"/>
            <w:tcBorders>
              <w:top w:val="single" w:sz="6" w:space="0" w:color="auto"/>
              <w:left w:val="single" w:sz="6" w:space="0" w:color="auto"/>
              <w:bottom w:val="single" w:sz="6" w:space="0" w:color="auto"/>
              <w:right w:val="single" w:sz="6" w:space="0" w:color="auto"/>
            </w:tcBorders>
          </w:tcPr>
          <w:p w14:paraId="3E91186D" w14:textId="77777777" w:rsidR="00E36F0E" w:rsidRPr="00F100FF" w:rsidRDefault="00393DC0" w:rsidP="00E36F0E">
            <w:pPr>
              <w:rPr>
                <w:sz w:val="16"/>
                <w:szCs w:val="16"/>
              </w:rPr>
            </w:pPr>
            <w:r w:rsidRPr="00F100FF">
              <w:rPr>
                <w:sz w:val="16"/>
                <w:szCs w:val="16"/>
              </w:rPr>
              <w:t>MBORREL4: New MD for autosar wake up signal</w:t>
            </w:r>
          </w:p>
        </w:tc>
      </w:tr>
      <w:tr w:rsidR="00E36F0E" w:rsidRPr="008D5346" w14:paraId="7493B754" w14:textId="77777777" w:rsidTr="00E36F0E">
        <w:trPr>
          <w:trHeight w:val="245"/>
          <w:jc w:val="center"/>
        </w:trPr>
        <w:tc>
          <w:tcPr>
            <w:tcW w:w="1755" w:type="dxa"/>
            <w:tcBorders>
              <w:left w:val="single" w:sz="4" w:space="0" w:color="auto"/>
              <w:right w:val="single" w:sz="4" w:space="0" w:color="auto"/>
            </w:tcBorders>
          </w:tcPr>
          <w:p w14:paraId="7213115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08C10DD" w14:textId="77777777" w:rsidR="00E36F0E" w:rsidRPr="00F100FF" w:rsidRDefault="00393DC0" w:rsidP="00E36F0E">
            <w:pPr>
              <w:rPr>
                <w:sz w:val="16"/>
                <w:szCs w:val="16"/>
              </w:rPr>
            </w:pPr>
            <w:r w:rsidRPr="00F100FF">
              <w:rPr>
                <w:sz w:val="16"/>
                <w:szCs w:val="16"/>
              </w:rPr>
              <w:t>MD-REQ-304038/A-VehicleMode</w:t>
            </w:r>
          </w:p>
        </w:tc>
        <w:tc>
          <w:tcPr>
            <w:tcW w:w="5911" w:type="dxa"/>
            <w:tcBorders>
              <w:top w:val="single" w:sz="6" w:space="0" w:color="auto"/>
              <w:left w:val="single" w:sz="6" w:space="0" w:color="auto"/>
              <w:bottom w:val="single" w:sz="6" w:space="0" w:color="auto"/>
              <w:right w:val="single" w:sz="6" w:space="0" w:color="auto"/>
            </w:tcBorders>
          </w:tcPr>
          <w:p w14:paraId="786FD037" w14:textId="77777777" w:rsidR="00E36F0E" w:rsidRPr="00F100FF" w:rsidRDefault="00393DC0" w:rsidP="00E36F0E">
            <w:pPr>
              <w:rPr>
                <w:sz w:val="16"/>
                <w:szCs w:val="16"/>
              </w:rPr>
            </w:pPr>
            <w:r w:rsidRPr="00F100FF">
              <w:rPr>
                <w:sz w:val="16"/>
                <w:szCs w:val="16"/>
              </w:rPr>
              <w:t>MBORREL4: New MD for keyoff load signal</w:t>
            </w:r>
          </w:p>
        </w:tc>
      </w:tr>
      <w:tr w:rsidR="00E36F0E" w:rsidRPr="008D5346" w14:paraId="1992FED3" w14:textId="77777777" w:rsidTr="00E36F0E">
        <w:trPr>
          <w:trHeight w:val="245"/>
          <w:jc w:val="center"/>
        </w:trPr>
        <w:tc>
          <w:tcPr>
            <w:tcW w:w="1755" w:type="dxa"/>
            <w:tcBorders>
              <w:left w:val="single" w:sz="4" w:space="0" w:color="auto"/>
              <w:right w:val="single" w:sz="4" w:space="0" w:color="auto"/>
            </w:tcBorders>
          </w:tcPr>
          <w:p w14:paraId="61ECFA57"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B4CB9F0" w14:textId="77777777" w:rsidR="00E36F0E" w:rsidRPr="00F100FF" w:rsidRDefault="00393DC0" w:rsidP="00E36F0E">
            <w:pPr>
              <w:rPr>
                <w:sz w:val="16"/>
                <w:szCs w:val="16"/>
              </w:rPr>
            </w:pPr>
            <w:r w:rsidRPr="00F100FF">
              <w:rPr>
                <w:sz w:val="16"/>
                <w:szCs w:val="16"/>
              </w:rPr>
              <w:t>WIR-REQ-295922/B-Responding To Queries From Applications Requesting Connectivity</w:t>
            </w:r>
          </w:p>
        </w:tc>
        <w:tc>
          <w:tcPr>
            <w:tcW w:w="5911" w:type="dxa"/>
            <w:tcBorders>
              <w:top w:val="single" w:sz="6" w:space="0" w:color="auto"/>
              <w:left w:val="single" w:sz="6" w:space="0" w:color="auto"/>
              <w:bottom w:val="single" w:sz="6" w:space="0" w:color="auto"/>
              <w:right w:val="single" w:sz="6" w:space="0" w:color="auto"/>
            </w:tcBorders>
          </w:tcPr>
          <w:p w14:paraId="29862054" w14:textId="77777777" w:rsidR="00E36F0E" w:rsidRPr="00F100FF" w:rsidRDefault="00393DC0" w:rsidP="00E36F0E">
            <w:pPr>
              <w:rPr>
                <w:sz w:val="16"/>
                <w:szCs w:val="16"/>
              </w:rPr>
            </w:pPr>
            <w:r w:rsidRPr="00F100FF">
              <w:rPr>
                <w:sz w:val="16"/>
                <w:szCs w:val="16"/>
              </w:rPr>
              <w:t>MBORREL4: Updated content per team review</w:t>
            </w:r>
          </w:p>
        </w:tc>
      </w:tr>
      <w:tr w:rsidR="00E36F0E" w:rsidRPr="008D5346" w14:paraId="5ED469A5" w14:textId="77777777" w:rsidTr="00E36F0E">
        <w:trPr>
          <w:trHeight w:val="245"/>
          <w:jc w:val="center"/>
        </w:trPr>
        <w:tc>
          <w:tcPr>
            <w:tcW w:w="1755" w:type="dxa"/>
            <w:tcBorders>
              <w:left w:val="single" w:sz="4" w:space="0" w:color="auto"/>
              <w:right w:val="single" w:sz="4" w:space="0" w:color="auto"/>
            </w:tcBorders>
          </w:tcPr>
          <w:p w14:paraId="3746A2FE"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BE7C8E9" w14:textId="77777777" w:rsidR="00E36F0E" w:rsidRPr="00F100FF" w:rsidRDefault="00393DC0" w:rsidP="00E36F0E">
            <w:pPr>
              <w:rPr>
                <w:sz w:val="16"/>
                <w:szCs w:val="16"/>
              </w:rPr>
            </w:pPr>
            <w:r w:rsidRPr="00F100FF">
              <w:rPr>
                <w:sz w:val="16"/>
                <w:szCs w:val="16"/>
              </w:rPr>
              <w:t>STR-503858/B-Requirements</w:t>
            </w:r>
          </w:p>
        </w:tc>
        <w:tc>
          <w:tcPr>
            <w:tcW w:w="5911" w:type="dxa"/>
            <w:tcBorders>
              <w:top w:val="single" w:sz="6" w:space="0" w:color="auto"/>
              <w:left w:val="single" w:sz="6" w:space="0" w:color="auto"/>
              <w:bottom w:val="single" w:sz="6" w:space="0" w:color="auto"/>
              <w:right w:val="single" w:sz="6" w:space="0" w:color="auto"/>
            </w:tcBorders>
          </w:tcPr>
          <w:p w14:paraId="761355ED" w14:textId="77777777" w:rsidR="00E36F0E" w:rsidRPr="00F100FF" w:rsidRDefault="00393DC0" w:rsidP="00E36F0E">
            <w:pPr>
              <w:rPr>
                <w:sz w:val="16"/>
                <w:szCs w:val="16"/>
              </w:rPr>
            </w:pPr>
            <w:r w:rsidRPr="00F100FF">
              <w:rPr>
                <w:sz w:val="16"/>
                <w:szCs w:val="16"/>
              </w:rPr>
              <w:t>MBORREL4: Removed REQ-295931</w:t>
            </w:r>
          </w:p>
        </w:tc>
      </w:tr>
      <w:tr w:rsidR="00E36F0E" w:rsidRPr="008D5346" w14:paraId="0C5A192B" w14:textId="77777777" w:rsidTr="00E36F0E">
        <w:trPr>
          <w:trHeight w:val="245"/>
          <w:jc w:val="center"/>
        </w:trPr>
        <w:tc>
          <w:tcPr>
            <w:tcW w:w="1755" w:type="dxa"/>
            <w:tcBorders>
              <w:left w:val="single" w:sz="4" w:space="0" w:color="auto"/>
              <w:right w:val="single" w:sz="4" w:space="0" w:color="auto"/>
            </w:tcBorders>
          </w:tcPr>
          <w:p w14:paraId="15E5C539"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ACBCCDD" w14:textId="77777777" w:rsidR="00E36F0E" w:rsidRPr="00F100FF" w:rsidRDefault="00393DC0" w:rsidP="00E36F0E">
            <w:pPr>
              <w:rPr>
                <w:sz w:val="16"/>
                <w:szCs w:val="16"/>
              </w:rPr>
            </w:pPr>
            <w:r w:rsidRPr="00F100FF">
              <w:rPr>
                <w:sz w:val="16"/>
                <w:szCs w:val="16"/>
              </w:rPr>
              <w:t>WIR-REQ-295928/B-Types Of Intents</w:t>
            </w:r>
          </w:p>
        </w:tc>
        <w:tc>
          <w:tcPr>
            <w:tcW w:w="5911" w:type="dxa"/>
            <w:tcBorders>
              <w:top w:val="single" w:sz="6" w:space="0" w:color="auto"/>
              <w:left w:val="single" w:sz="6" w:space="0" w:color="auto"/>
              <w:bottom w:val="single" w:sz="6" w:space="0" w:color="auto"/>
              <w:right w:val="single" w:sz="6" w:space="0" w:color="auto"/>
            </w:tcBorders>
          </w:tcPr>
          <w:p w14:paraId="677EF3C1" w14:textId="77777777" w:rsidR="00E36F0E" w:rsidRPr="00F100FF" w:rsidRDefault="00393DC0" w:rsidP="00E36F0E">
            <w:pPr>
              <w:rPr>
                <w:sz w:val="16"/>
                <w:szCs w:val="16"/>
              </w:rPr>
            </w:pPr>
            <w:r w:rsidRPr="00F100FF">
              <w:rPr>
                <w:sz w:val="16"/>
                <w:szCs w:val="16"/>
              </w:rPr>
              <w:t>MBORREL4: Updated content per team review</w:t>
            </w:r>
          </w:p>
        </w:tc>
      </w:tr>
      <w:tr w:rsidR="00E36F0E" w:rsidRPr="008D5346" w14:paraId="21F82F0D" w14:textId="77777777" w:rsidTr="00E36F0E">
        <w:trPr>
          <w:trHeight w:val="245"/>
          <w:jc w:val="center"/>
        </w:trPr>
        <w:tc>
          <w:tcPr>
            <w:tcW w:w="1755" w:type="dxa"/>
            <w:tcBorders>
              <w:left w:val="single" w:sz="4" w:space="0" w:color="auto"/>
              <w:right w:val="single" w:sz="4" w:space="0" w:color="auto"/>
            </w:tcBorders>
          </w:tcPr>
          <w:p w14:paraId="7784493B"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8FA48A2" w14:textId="77777777" w:rsidR="00E36F0E" w:rsidRPr="00F100FF" w:rsidRDefault="00393DC0" w:rsidP="00E36F0E">
            <w:pPr>
              <w:rPr>
                <w:sz w:val="16"/>
                <w:szCs w:val="16"/>
              </w:rPr>
            </w:pPr>
            <w:r w:rsidRPr="00F100FF">
              <w:rPr>
                <w:sz w:val="16"/>
                <w:szCs w:val="16"/>
              </w:rPr>
              <w:t>WIR-REQ-295929/B-Intent Priority</w:t>
            </w:r>
          </w:p>
        </w:tc>
        <w:tc>
          <w:tcPr>
            <w:tcW w:w="5911" w:type="dxa"/>
            <w:tcBorders>
              <w:top w:val="single" w:sz="6" w:space="0" w:color="auto"/>
              <w:left w:val="single" w:sz="6" w:space="0" w:color="auto"/>
              <w:bottom w:val="single" w:sz="6" w:space="0" w:color="auto"/>
              <w:right w:val="single" w:sz="6" w:space="0" w:color="auto"/>
            </w:tcBorders>
          </w:tcPr>
          <w:p w14:paraId="24C12D6B" w14:textId="77777777" w:rsidR="00E36F0E" w:rsidRPr="00F100FF" w:rsidRDefault="00393DC0" w:rsidP="00E36F0E">
            <w:pPr>
              <w:rPr>
                <w:sz w:val="16"/>
                <w:szCs w:val="16"/>
              </w:rPr>
            </w:pPr>
            <w:r w:rsidRPr="00F100FF">
              <w:rPr>
                <w:sz w:val="16"/>
                <w:szCs w:val="16"/>
              </w:rPr>
              <w:t>MBORREL4: Updated content per team review</w:t>
            </w:r>
          </w:p>
        </w:tc>
      </w:tr>
      <w:tr w:rsidR="00E36F0E" w:rsidRPr="008D5346" w14:paraId="3D951AED" w14:textId="77777777" w:rsidTr="00E36F0E">
        <w:trPr>
          <w:trHeight w:val="245"/>
          <w:jc w:val="center"/>
        </w:trPr>
        <w:tc>
          <w:tcPr>
            <w:tcW w:w="1755" w:type="dxa"/>
            <w:tcBorders>
              <w:left w:val="single" w:sz="4" w:space="0" w:color="auto"/>
              <w:right w:val="single" w:sz="4" w:space="0" w:color="auto"/>
            </w:tcBorders>
          </w:tcPr>
          <w:p w14:paraId="4931BCA5"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41EE541" w14:textId="77777777" w:rsidR="00E36F0E" w:rsidRPr="00F100FF" w:rsidRDefault="00393DC0" w:rsidP="00E36F0E">
            <w:pPr>
              <w:rPr>
                <w:sz w:val="16"/>
                <w:szCs w:val="16"/>
              </w:rPr>
            </w:pPr>
            <w:r w:rsidRPr="00F100FF">
              <w:rPr>
                <w:sz w:val="16"/>
                <w:szCs w:val="16"/>
              </w:rPr>
              <w:t>WIR-REQ-295932/B-Intent Structure</w:t>
            </w:r>
          </w:p>
        </w:tc>
        <w:tc>
          <w:tcPr>
            <w:tcW w:w="5911" w:type="dxa"/>
            <w:tcBorders>
              <w:top w:val="single" w:sz="6" w:space="0" w:color="auto"/>
              <w:left w:val="single" w:sz="6" w:space="0" w:color="auto"/>
              <w:bottom w:val="single" w:sz="6" w:space="0" w:color="auto"/>
              <w:right w:val="single" w:sz="6" w:space="0" w:color="auto"/>
            </w:tcBorders>
          </w:tcPr>
          <w:p w14:paraId="004DA3E4" w14:textId="77777777" w:rsidR="00E36F0E" w:rsidRPr="00F100FF" w:rsidRDefault="00393DC0" w:rsidP="00E36F0E">
            <w:pPr>
              <w:rPr>
                <w:sz w:val="16"/>
                <w:szCs w:val="16"/>
              </w:rPr>
            </w:pPr>
            <w:r w:rsidRPr="00F100FF">
              <w:rPr>
                <w:sz w:val="16"/>
                <w:szCs w:val="16"/>
              </w:rPr>
              <w:t>MBORREL4: Updated content per team review</w:t>
            </w:r>
          </w:p>
        </w:tc>
      </w:tr>
      <w:tr w:rsidR="00E36F0E" w:rsidRPr="008D5346" w14:paraId="294B9923" w14:textId="77777777" w:rsidTr="00E36F0E">
        <w:trPr>
          <w:trHeight w:val="245"/>
          <w:jc w:val="center"/>
        </w:trPr>
        <w:tc>
          <w:tcPr>
            <w:tcW w:w="1755" w:type="dxa"/>
            <w:tcBorders>
              <w:left w:val="single" w:sz="4" w:space="0" w:color="auto"/>
              <w:right w:val="single" w:sz="4" w:space="0" w:color="auto"/>
            </w:tcBorders>
          </w:tcPr>
          <w:p w14:paraId="1C36B95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A6FF14C" w14:textId="77777777" w:rsidR="00E36F0E" w:rsidRPr="00F100FF" w:rsidRDefault="00393DC0" w:rsidP="00E36F0E">
            <w:pPr>
              <w:rPr>
                <w:sz w:val="16"/>
                <w:szCs w:val="16"/>
              </w:rPr>
            </w:pPr>
            <w:r w:rsidRPr="00F100FF">
              <w:rPr>
                <w:sz w:val="16"/>
                <w:szCs w:val="16"/>
              </w:rPr>
              <w:t>WIR-REQ-295934/B-Intents And Possible Interfaces</w:t>
            </w:r>
          </w:p>
        </w:tc>
        <w:tc>
          <w:tcPr>
            <w:tcW w:w="5911" w:type="dxa"/>
            <w:tcBorders>
              <w:top w:val="single" w:sz="6" w:space="0" w:color="auto"/>
              <w:left w:val="single" w:sz="6" w:space="0" w:color="auto"/>
              <w:bottom w:val="single" w:sz="6" w:space="0" w:color="auto"/>
              <w:right w:val="single" w:sz="6" w:space="0" w:color="auto"/>
            </w:tcBorders>
          </w:tcPr>
          <w:p w14:paraId="3388FC80" w14:textId="77777777" w:rsidR="00E36F0E" w:rsidRPr="00F100FF" w:rsidRDefault="00393DC0" w:rsidP="00E36F0E">
            <w:pPr>
              <w:rPr>
                <w:sz w:val="16"/>
                <w:szCs w:val="16"/>
              </w:rPr>
            </w:pPr>
            <w:r w:rsidRPr="00F100FF">
              <w:rPr>
                <w:sz w:val="16"/>
                <w:szCs w:val="16"/>
              </w:rPr>
              <w:t>MBORREL4: Updated content per team review</w:t>
            </w:r>
          </w:p>
        </w:tc>
      </w:tr>
      <w:tr w:rsidR="00E36F0E" w:rsidRPr="008D5346" w14:paraId="464D4258" w14:textId="77777777" w:rsidTr="00E36F0E">
        <w:trPr>
          <w:trHeight w:val="245"/>
          <w:jc w:val="center"/>
        </w:trPr>
        <w:tc>
          <w:tcPr>
            <w:tcW w:w="1755" w:type="dxa"/>
            <w:tcBorders>
              <w:left w:val="single" w:sz="4" w:space="0" w:color="auto"/>
              <w:right w:val="single" w:sz="4" w:space="0" w:color="auto"/>
            </w:tcBorders>
          </w:tcPr>
          <w:p w14:paraId="543E970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033B930" w14:textId="77777777" w:rsidR="00E36F0E" w:rsidRPr="00F100FF" w:rsidRDefault="00393DC0" w:rsidP="00E36F0E">
            <w:pPr>
              <w:rPr>
                <w:sz w:val="16"/>
                <w:szCs w:val="16"/>
              </w:rPr>
            </w:pPr>
            <w:r w:rsidRPr="00F100FF">
              <w:rPr>
                <w:sz w:val="16"/>
                <w:szCs w:val="16"/>
              </w:rPr>
              <w:t>WIR-REQ-296061/B-Bandwidth Shaping</w:t>
            </w:r>
          </w:p>
        </w:tc>
        <w:tc>
          <w:tcPr>
            <w:tcW w:w="5911" w:type="dxa"/>
            <w:tcBorders>
              <w:top w:val="single" w:sz="6" w:space="0" w:color="auto"/>
              <w:left w:val="single" w:sz="6" w:space="0" w:color="auto"/>
              <w:bottom w:val="single" w:sz="6" w:space="0" w:color="auto"/>
              <w:right w:val="single" w:sz="6" w:space="0" w:color="auto"/>
            </w:tcBorders>
          </w:tcPr>
          <w:p w14:paraId="5B542646" w14:textId="77777777" w:rsidR="00E36F0E" w:rsidRPr="00F100FF" w:rsidRDefault="00393DC0" w:rsidP="00E36F0E">
            <w:pPr>
              <w:rPr>
                <w:sz w:val="16"/>
                <w:szCs w:val="16"/>
              </w:rPr>
            </w:pPr>
            <w:r w:rsidRPr="00F100FF">
              <w:rPr>
                <w:sz w:val="16"/>
                <w:szCs w:val="16"/>
              </w:rPr>
              <w:t>MBORREL4: Updated content per team review</w:t>
            </w:r>
          </w:p>
        </w:tc>
      </w:tr>
      <w:tr w:rsidR="00E36F0E" w:rsidRPr="008D5346" w14:paraId="57711121" w14:textId="77777777" w:rsidTr="00E36F0E">
        <w:trPr>
          <w:trHeight w:val="245"/>
          <w:jc w:val="center"/>
        </w:trPr>
        <w:tc>
          <w:tcPr>
            <w:tcW w:w="1755" w:type="dxa"/>
            <w:tcBorders>
              <w:left w:val="single" w:sz="4" w:space="0" w:color="auto"/>
              <w:right w:val="single" w:sz="4" w:space="0" w:color="auto"/>
            </w:tcBorders>
          </w:tcPr>
          <w:p w14:paraId="1CF6F5F3"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94625CC" w14:textId="77777777" w:rsidR="00E36F0E" w:rsidRPr="00F100FF" w:rsidRDefault="00393DC0" w:rsidP="00E36F0E">
            <w:pPr>
              <w:rPr>
                <w:sz w:val="16"/>
                <w:szCs w:val="16"/>
              </w:rPr>
            </w:pPr>
            <w:r w:rsidRPr="00F100FF">
              <w:rPr>
                <w:sz w:val="16"/>
                <w:szCs w:val="16"/>
              </w:rPr>
              <w:t>WIR-REQ-295943/B-Intent Policy Update Acknowledgement</w:t>
            </w:r>
          </w:p>
        </w:tc>
        <w:tc>
          <w:tcPr>
            <w:tcW w:w="5911" w:type="dxa"/>
            <w:tcBorders>
              <w:top w:val="single" w:sz="6" w:space="0" w:color="auto"/>
              <w:left w:val="single" w:sz="6" w:space="0" w:color="auto"/>
              <w:bottom w:val="single" w:sz="6" w:space="0" w:color="auto"/>
              <w:right w:val="single" w:sz="6" w:space="0" w:color="auto"/>
            </w:tcBorders>
          </w:tcPr>
          <w:p w14:paraId="2324D7A1" w14:textId="77777777" w:rsidR="00E36F0E" w:rsidRPr="00F100FF" w:rsidRDefault="00393DC0" w:rsidP="00E36F0E">
            <w:pPr>
              <w:rPr>
                <w:sz w:val="16"/>
                <w:szCs w:val="16"/>
              </w:rPr>
            </w:pPr>
            <w:r w:rsidRPr="00F100FF">
              <w:rPr>
                <w:sz w:val="16"/>
                <w:szCs w:val="16"/>
              </w:rPr>
              <w:t>MBORREL4: Updated content per team review</w:t>
            </w:r>
          </w:p>
        </w:tc>
      </w:tr>
      <w:tr w:rsidR="00E36F0E" w:rsidRPr="008D5346" w14:paraId="448C679D" w14:textId="77777777" w:rsidTr="00E36F0E">
        <w:trPr>
          <w:trHeight w:val="245"/>
          <w:jc w:val="center"/>
        </w:trPr>
        <w:tc>
          <w:tcPr>
            <w:tcW w:w="1755" w:type="dxa"/>
            <w:tcBorders>
              <w:left w:val="single" w:sz="4" w:space="0" w:color="auto"/>
              <w:right w:val="single" w:sz="4" w:space="0" w:color="auto"/>
            </w:tcBorders>
          </w:tcPr>
          <w:p w14:paraId="27AB106E"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8A225F3" w14:textId="77777777" w:rsidR="00E36F0E" w:rsidRPr="00F100FF" w:rsidRDefault="00393DC0" w:rsidP="00E36F0E">
            <w:pPr>
              <w:rPr>
                <w:sz w:val="16"/>
                <w:szCs w:val="16"/>
              </w:rPr>
            </w:pPr>
            <w:r w:rsidRPr="00F100FF">
              <w:rPr>
                <w:sz w:val="16"/>
                <w:szCs w:val="16"/>
              </w:rPr>
              <w:t>WIR-UC-REQ-296114/B-Policy not updated in WIRServer / WIRClients</w:t>
            </w:r>
          </w:p>
        </w:tc>
        <w:tc>
          <w:tcPr>
            <w:tcW w:w="5911" w:type="dxa"/>
            <w:tcBorders>
              <w:top w:val="single" w:sz="6" w:space="0" w:color="auto"/>
              <w:left w:val="single" w:sz="6" w:space="0" w:color="auto"/>
              <w:bottom w:val="single" w:sz="6" w:space="0" w:color="auto"/>
              <w:right w:val="single" w:sz="6" w:space="0" w:color="auto"/>
            </w:tcBorders>
          </w:tcPr>
          <w:p w14:paraId="2F96BAE3" w14:textId="77777777" w:rsidR="00E36F0E" w:rsidRPr="00F100FF" w:rsidRDefault="00393DC0" w:rsidP="00E36F0E">
            <w:pPr>
              <w:rPr>
                <w:sz w:val="16"/>
                <w:szCs w:val="16"/>
              </w:rPr>
            </w:pPr>
            <w:r w:rsidRPr="00F100FF">
              <w:rPr>
                <w:sz w:val="16"/>
                <w:szCs w:val="16"/>
              </w:rPr>
              <w:t>MBORREL4: Updated content per team review</w:t>
            </w:r>
          </w:p>
        </w:tc>
      </w:tr>
      <w:tr w:rsidR="00E36F0E" w:rsidRPr="008D5346" w14:paraId="1809C994" w14:textId="77777777" w:rsidTr="00E36F0E">
        <w:trPr>
          <w:trHeight w:val="245"/>
          <w:jc w:val="center"/>
        </w:trPr>
        <w:tc>
          <w:tcPr>
            <w:tcW w:w="1755" w:type="dxa"/>
            <w:tcBorders>
              <w:left w:val="single" w:sz="4" w:space="0" w:color="auto"/>
              <w:right w:val="single" w:sz="4" w:space="0" w:color="auto"/>
            </w:tcBorders>
          </w:tcPr>
          <w:p w14:paraId="596FC102"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F4C54CD" w14:textId="77777777" w:rsidR="00E36F0E" w:rsidRPr="00F100FF" w:rsidRDefault="00393DC0" w:rsidP="00E36F0E">
            <w:pPr>
              <w:rPr>
                <w:sz w:val="16"/>
                <w:szCs w:val="16"/>
              </w:rPr>
            </w:pPr>
            <w:r w:rsidRPr="00F100FF">
              <w:rPr>
                <w:sz w:val="16"/>
                <w:szCs w:val="16"/>
              </w:rPr>
              <w:t>WIR-REQ-295960/B-Purpose</w:t>
            </w:r>
          </w:p>
        </w:tc>
        <w:tc>
          <w:tcPr>
            <w:tcW w:w="5911" w:type="dxa"/>
            <w:tcBorders>
              <w:top w:val="single" w:sz="6" w:space="0" w:color="auto"/>
              <w:left w:val="single" w:sz="6" w:space="0" w:color="auto"/>
              <w:bottom w:val="single" w:sz="6" w:space="0" w:color="auto"/>
              <w:right w:val="single" w:sz="6" w:space="0" w:color="auto"/>
            </w:tcBorders>
          </w:tcPr>
          <w:p w14:paraId="1E5E059B" w14:textId="77777777" w:rsidR="00E36F0E" w:rsidRPr="00F100FF" w:rsidRDefault="00393DC0" w:rsidP="00E36F0E">
            <w:pPr>
              <w:rPr>
                <w:sz w:val="16"/>
                <w:szCs w:val="16"/>
              </w:rPr>
            </w:pPr>
            <w:r w:rsidRPr="00F100FF">
              <w:rPr>
                <w:sz w:val="16"/>
                <w:szCs w:val="16"/>
              </w:rPr>
              <w:t>MBORREL4: Updated content per team review</w:t>
            </w:r>
          </w:p>
        </w:tc>
      </w:tr>
      <w:tr w:rsidR="00E36F0E" w:rsidRPr="008D5346" w14:paraId="7C2514ED" w14:textId="77777777" w:rsidTr="00E36F0E">
        <w:trPr>
          <w:trHeight w:val="245"/>
          <w:jc w:val="center"/>
        </w:trPr>
        <w:tc>
          <w:tcPr>
            <w:tcW w:w="1755" w:type="dxa"/>
            <w:tcBorders>
              <w:left w:val="single" w:sz="4" w:space="0" w:color="auto"/>
              <w:right w:val="single" w:sz="4" w:space="0" w:color="auto"/>
            </w:tcBorders>
          </w:tcPr>
          <w:p w14:paraId="4A86E411"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3E84DF2" w14:textId="77777777" w:rsidR="00E36F0E" w:rsidRPr="00F100FF" w:rsidRDefault="00393DC0" w:rsidP="00E36F0E">
            <w:pPr>
              <w:rPr>
                <w:sz w:val="16"/>
                <w:szCs w:val="16"/>
              </w:rPr>
            </w:pPr>
            <w:r w:rsidRPr="00F100FF">
              <w:rPr>
                <w:sz w:val="16"/>
                <w:szCs w:val="16"/>
              </w:rPr>
              <w:t>WIR-REQ-295963/B-Diagnostics Information Storage</w:t>
            </w:r>
          </w:p>
        </w:tc>
        <w:tc>
          <w:tcPr>
            <w:tcW w:w="5911" w:type="dxa"/>
            <w:tcBorders>
              <w:top w:val="single" w:sz="6" w:space="0" w:color="auto"/>
              <w:left w:val="single" w:sz="6" w:space="0" w:color="auto"/>
              <w:bottom w:val="single" w:sz="6" w:space="0" w:color="auto"/>
              <w:right w:val="single" w:sz="6" w:space="0" w:color="auto"/>
            </w:tcBorders>
          </w:tcPr>
          <w:p w14:paraId="72031AB9" w14:textId="77777777" w:rsidR="00E36F0E" w:rsidRPr="00F100FF" w:rsidRDefault="00393DC0" w:rsidP="00E36F0E">
            <w:pPr>
              <w:rPr>
                <w:sz w:val="16"/>
                <w:szCs w:val="16"/>
              </w:rPr>
            </w:pPr>
            <w:r w:rsidRPr="00F100FF">
              <w:rPr>
                <w:sz w:val="16"/>
                <w:szCs w:val="16"/>
              </w:rPr>
              <w:t>MBORREL4: Updated content per team review</w:t>
            </w:r>
          </w:p>
        </w:tc>
      </w:tr>
      <w:tr w:rsidR="00E36F0E" w:rsidRPr="008D5346" w14:paraId="15DA55F8" w14:textId="77777777" w:rsidTr="00E36F0E">
        <w:trPr>
          <w:trHeight w:val="245"/>
          <w:jc w:val="center"/>
        </w:trPr>
        <w:tc>
          <w:tcPr>
            <w:tcW w:w="1755" w:type="dxa"/>
            <w:tcBorders>
              <w:left w:val="single" w:sz="4" w:space="0" w:color="auto"/>
              <w:right w:val="single" w:sz="4" w:space="0" w:color="auto"/>
            </w:tcBorders>
          </w:tcPr>
          <w:p w14:paraId="35A0D3B1"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5E5F00F" w14:textId="77777777" w:rsidR="00E36F0E" w:rsidRPr="00F100FF" w:rsidRDefault="00393DC0" w:rsidP="00E36F0E">
            <w:pPr>
              <w:rPr>
                <w:sz w:val="16"/>
                <w:szCs w:val="16"/>
              </w:rPr>
            </w:pPr>
            <w:r w:rsidRPr="00F100FF">
              <w:rPr>
                <w:sz w:val="16"/>
                <w:szCs w:val="16"/>
              </w:rPr>
              <w:t>WIR-REQ-295964/B-Diagnostics Information Sending To Cloud</w:t>
            </w:r>
          </w:p>
        </w:tc>
        <w:tc>
          <w:tcPr>
            <w:tcW w:w="5911" w:type="dxa"/>
            <w:tcBorders>
              <w:top w:val="single" w:sz="6" w:space="0" w:color="auto"/>
              <w:left w:val="single" w:sz="6" w:space="0" w:color="auto"/>
              <w:bottom w:val="single" w:sz="6" w:space="0" w:color="auto"/>
              <w:right w:val="single" w:sz="6" w:space="0" w:color="auto"/>
            </w:tcBorders>
          </w:tcPr>
          <w:p w14:paraId="11376996" w14:textId="77777777" w:rsidR="00E36F0E" w:rsidRPr="00F100FF" w:rsidRDefault="00393DC0" w:rsidP="00E36F0E">
            <w:pPr>
              <w:rPr>
                <w:sz w:val="16"/>
                <w:szCs w:val="16"/>
              </w:rPr>
            </w:pPr>
            <w:r w:rsidRPr="00F100FF">
              <w:rPr>
                <w:sz w:val="16"/>
                <w:szCs w:val="16"/>
              </w:rPr>
              <w:t>MBORREL4: Updated content per team review</w:t>
            </w:r>
          </w:p>
        </w:tc>
      </w:tr>
      <w:tr w:rsidR="00E36F0E" w:rsidRPr="008D5346" w14:paraId="731859CB" w14:textId="77777777" w:rsidTr="00E36F0E">
        <w:trPr>
          <w:trHeight w:val="245"/>
          <w:jc w:val="center"/>
        </w:trPr>
        <w:tc>
          <w:tcPr>
            <w:tcW w:w="1755" w:type="dxa"/>
            <w:tcBorders>
              <w:left w:val="single" w:sz="4" w:space="0" w:color="auto"/>
              <w:right w:val="single" w:sz="4" w:space="0" w:color="auto"/>
            </w:tcBorders>
          </w:tcPr>
          <w:p w14:paraId="7420C097"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7895539" w14:textId="77777777" w:rsidR="00E36F0E" w:rsidRPr="00F100FF" w:rsidRDefault="00393DC0" w:rsidP="00E36F0E">
            <w:pPr>
              <w:rPr>
                <w:sz w:val="16"/>
                <w:szCs w:val="16"/>
              </w:rPr>
            </w:pPr>
            <w:r w:rsidRPr="00F100FF">
              <w:rPr>
                <w:sz w:val="16"/>
                <w:szCs w:val="16"/>
              </w:rPr>
              <w:t>WIR-REQ-295965/B-Sending The App Requests And Interfaces Provided To App To WIRServer Central Controller</w:t>
            </w:r>
          </w:p>
        </w:tc>
        <w:tc>
          <w:tcPr>
            <w:tcW w:w="5911" w:type="dxa"/>
            <w:tcBorders>
              <w:top w:val="single" w:sz="6" w:space="0" w:color="auto"/>
              <w:left w:val="single" w:sz="6" w:space="0" w:color="auto"/>
              <w:bottom w:val="single" w:sz="6" w:space="0" w:color="auto"/>
              <w:right w:val="single" w:sz="6" w:space="0" w:color="auto"/>
            </w:tcBorders>
          </w:tcPr>
          <w:p w14:paraId="5A9722A1" w14:textId="77777777" w:rsidR="00E36F0E" w:rsidRPr="00F100FF" w:rsidRDefault="00393DC0" w:rsidP="00E36F0E">
            <w:pPr>
              <w:rPr>
                <w:sz w:val="16"/>
                <w:szCs w:val="16"/>
              </w:rPr>
            </w:pPr>
            <w:r w:rsidRPr="00F100FF">
              <w:rPr>
                <w:sz w:val="16"/>
                <w:szCs w:val="16"/>
              </w:rPr>
              <w:t>MBORREL4: Updated content per team review</w:t>
            </w:r>
          </w:p>
        </w:tc>
      </w:tr>
      <w:tr w:rsidR="00E36F0E" w:rsidRPr="008D5346" w14:paraId="47C2C71A" w14:textId="77777777" w:rsidTr="00E36F0E">
        <w:trPr>
          <w:trHeight w:val="245"/>
          <w:jc w:val="center"/>
        </w:trPr>
        <w:tc>
          <w:tcPr>
            <w:tcW w:w="1755" w:type="dxa"/>
            <w:tcBorders>
              <w:left w:val="single" w:sz="4" w:space="0" w:color="auto"/>
              <w:right w:val="single" w:sz="4" w:space="0" w:color="auto"/>
            </w:tcBorders>
          </w:tcPr>
          <w:p w14:paraId="0839C2C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AF0F8EC" w14:textId="77777777" w:rsidR="00E36F0E" w:rsidRPr="00F100FF" w:rsidRDefault="00393DC0" w:rsidP="00E36F0E">
            <w:pPr>
              <w:rPr>
                <w:sz w:val="16"/>
                <w:szCs w:val="16"/>
              </w:rPr>
            </w:pPr>
            <w:r w:rsidRPr="00F100FF">
              <w:rPr>
                <w:sz w:val="16"/>
                <w:szCs w:val="16"/>
              </w:rPr>
              <w:t>WIR-UC-REQ-296112/B-WIR provides diagnostics information to cloud based on request from Cloud</w:t>
            </w:r>
          </w:p>
        </w:tc>
        <w:tc>
          <w:tcPr>
            <w:tcW w:w="5911" w:type="dxa"/>
            <w:tcBorders>
              <w:top w:val="single" w:sz="6" w:space="0" w:color="auto"/>
              <w:left w:val="single" w:sz="6" w:space="0" w:color="auto"/>
              <w:bottom w:val="single" w:sz="6" w:space="0" w:color="auto"/>
              <w:right w:val="single" w:sz="6" w:space="0" w:color="auto"/>
            </w:tcBorders>
          </w:tcPr>
          <w:p w14:paraId="798A3FE9" w14:textId="77777777" w:rsidR="00E36F0E" w:rsidRPr="00F100FF" w:rsidRDefault="00393DC0" w:rsidP="00E36F0E">
            <w:pPr>
              <w:rPr>
                <w:sz w:val="16"/>
                <w:szCs w:val="16"/>
              </w:rPr>
            </w:pPr>
            <w:r w:rsidRPr="00F100FF">
              <w:rPr>
                <w:sz w:val="16"/>
                <w:szCs w:val="16"/>
              </w:rPr>
              <w:t>MBORREL4: Updated content per team review</w:t>
            </w:r>
          </w:p>
        </w:tc>
      </w:tr>
      <w:tr w:rsidR="00E36F0E" w:rsidRPr="008D5346" w14:paraId="459144DA" w14:textId="77777777" w:rsidTr="00E36F0E">
        <w:trPr>
          <w:trHeight w:val="245"/>
          <w:jc w:val="center"/>
        </w:trPr>
        <w:tc>
          <w:tcPr>
            <w:tcW w:w="1755" w:type="dxa"/>
            <w:tcBorders>
              <w:left w:val="single" w:sz="4" w:space="0" w:color="auto"/>
              <w:right w:val="single" w:sz="4" w:space="0" w:color="auto"/>
            </w:tcBorders>
          </w:tcPr>
          <w:p w14:paraId="165D1B39"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CEA06F8" w14:textId="77777777" w:rsidR="00E36F0E" w:rsidRPr="00F100FF" w:rsidRDefault="00393DC0" w:rsidP="00E36F0E">
            <w:pPr>
              <w:rPr>
                <w:sz w:val="16"/>
                <w:szCs w:val="16"/>
              </w:rPr>
            </w:pPr>
            <w:r w:rsidRPr="00F100FF">
              <w:rPr>
                <w:sz w:val="16"/>
                <w:szCs w:val="16"/>
              </w:rPr>
              <w:t>WIR-REQ-295970/B-Data usage and edge interface</w:t>
            </w:r>
          </w:p>
        </w:tc>
        <w:tc>
          <w:tcPr>
            <w:tcW w:w="5911" w:type="dxa"/>
            <w:tcBorders>
              <w:top w:val="single" w:sz="6" w:space="0" w:color="auto"/>
              <w:left w:val="single" w:sz="6" w:space="0" w:color="auto"/>
              <w:bottom w:val="single" w:sz="6" w:space="0" w:color="auto"/>
              <w:right w:val="single" w:sz="6" w:space="0" w:color="auto"/>
            </w:tcBorders>
          </w:tcPr>
          <w:p w14:paraId="091A007C" w14:textId="77777777" w:rsidR="00E36F0E" w:rsidRPr="00F100FF" w:rsidRDefault="00393DC0" w:rsidP="00E36F0E">
            <w:pPr>
              <w:rPr>
                <w:sz w:val="16"/>
                <w:szCs w:val="16"/>
              </w:rPr>
            </w:pPr>
            <w:r w:rsidRPr="00F100FF">
              <w:rPr>
                <w:sz w:val="16"/>
                <w:szCs w:val="16"/>
              </w:rPr>
              <w:t>MBORREL4: Updated content per team review</w:t>
            </w:r>
          </w:p>
        </w:tc>
      </w:tr>
      <w:tr w:rsidR="00E36F0E" w:rsidRPr="008D5346" w14:paraId="7F153503" w14:textId="77777777" w:rsidTr="00E36F0E">
        <w:trPr>
          <w:trHeight w:val="245"/>
          <w:jc w:val="center"/>
        </w:trPr>
        <w:tc>
          <w:tcPr>
            <w:tcW w:w="1755" w:type="dxa"/>
            <w:tcBorders>
              <w:left w:val="single" w:sz="4" w:space="0" w:color="auto"/>
              <w:right w:val="single" w:sz="4" w:space="0" w:color="auto"/>
            </w:tcBorders>
          </w:tcPr>
          <w:p w14:paraId="710B34B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5F12771" w14:textId="77777777" w:rsidR="00E36F0E" w:rsidRPr="00F100FF" w:rsidRDefault="00393DC0" w:rsidP="00E36F0E">
            <w:pPr>
              <w:rPr>
                <w:sz w:val="16"/>
                <w:szCs w:val="16"/>
              </w:rPr>
            </w:pPr>
            <w:r w:rsidRPr="00F100FF">
              <w:rPr>
                <w:sz w:val="16"/>
                <w:szCs w:val="16"/>
              </w:rPr>
              <w:t>WIR-REQ-296012/B-Receive requests from local controller</w:t>
            </w:r>
          </w:p>
        </w:tc>
        <w:tc>
          <w:tcPr>
            <w:tcW w:w="5911" w:type="dxa"/>
            <w:tcBorders>
              <w:top w:val="single" w:sz="6" w:space="0" w:color="auto"/>
              <w:left w:val="single" w:sz="6" w:space="0" w:color="auto"/>
              <w:bottom w:val="single" w:sz="6" w:space="0" w:color="auto"/>
              <w:right w:val="single" w:sz="6" w:space="0" w:color="auto"/>
            </w:tcBorders>
          </w:tcPr>
          <w:p w14:paraId="1F82FC49" w14:textId="77777777" w:rsidR="00E36F0E" w:rsidRPr="00F100FF" w:rsidRDefault="00393DC0" w:rsidP="00E36F0E">
            <w:pPr>
              <w:rPr>
                <w:sz w:val="16"/>
                <w:szCs w:val="16"/>
              </w:rPr>
            </w:pPr>
            <w:r w:rsidRPr="00F100FF">
              <w:rPr>
                <w:sz w:val="16"/>
                <w:szCs w:val="16"/>
              </w:rPr>
              <w:t>MBORREL4: Updated content per team review</w:t>
            </w:r>
          </w:p>
        </w:tc>
      </w:tr>
      <w:tr w:rsidR="00E36F0E" w:rsidRPr="008D5346" w14:paraId="78B1BE5D" w14:textId="77777777" w:rsidTr="00E36F0E">
        <w:trPr>
          <w:trHeight w:val="245"/>
          <w:jc w:val="center"/>
        </w:trPr>
        <w:tc>
          <w:tcPr>
            <w:tcW w:w="1755" w:type="dxa"/>
            <w:tcBorders>
              <w:left w:val="single" w:sz="4" w:space="0" w:color="auto"/>
              <w:right w:val="single" w:sz="4" w:space="0" w:color="auto"/>
            </w:tcBorders>
          </w:tcPr>
          <w:p w14:paraId="6B9FB2A4"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89535D6" w14:textId="77777777" w:rsidR="00E36F0E" w:rsidRPr="00F100FF" w:rsidRDefault="00393DC0" w:rsidP="00E36F0E">
            <w:pPr>
              <w:rPr>
                <w:sz w:val="16"/>
                <w:szCs w:val="16"/>
              </w:rPr>
            </w:pPr>
            <w:r w:rsidRPr="00F100FF">
              <w:rPr>
                <w:sz w:val="16"/>
                <w:szCs w:val="16"/>
              </w:rPr>
              <w:t>WIR-REQ-296013/B-Process requests from Local controller:</w:t>
            </w:r>
          </w:p>
        </w:tc>
        <w:tc>
          <w:tcPr>
            <w:tcW w:w="5911" w:type="dxa"/>
            <w:tcBorders>
              <w:top w:val="single" w:sz="6" w:space="0" w:color="auto"/>
              <w:left w:val="single" w:sz="6" w:space="0" w:color="auto"/>
              <w:bottom w:val="single" w:sz="6" w:space="0" w:color="auto"/>
              <w:right w:val="single" w:sz="6" w:space="0" w:color="auto"/>
            </w:tcBorders>
          </w:tcPr>
          <w:p w14:paraId="3F3F411D" w14:textId="77777777" w:rsidR="00E36F0E" w:rsidRPr="00F100FF" w:rsidRDefault="00393DC0" w:rsidP="00E36F0E">
            <w:pPr>
              <w:rPr>
                <w:sz w:val="16"/>
                <w:szCs w:val="16"/>
              </w:rPr>
            </w:pPr>
            <w:r w:rsidRPr="00F100FF">
              <w:rPr>
                <w:sz w:val="16"/>
                <w:szCs w:val="16"/>
              </w:rPr>
              <w:t>MBORREL4: Updated content per team review</w:t>
            </w:r>
          </w:p>
        </w:tc>
      </w:tr>
      <w:tr w:rsidR="00E36F0E" w:rsidRPr="008D5346" w14:paraId="5D95AD33" w14:textId="77777777" w:rsidTr="00E36F0E">
        <w:trPr>
          <w:trHeight w:val="245"/>
          <w:jc w:val="center"/>
        </w:trPr>
        <w:tc>
          <w:tcPr>
            <w:tcW w:w="1755" w:type="dxa"/>
            <w:tcBorders>
              <w:left w:val="single" w:sz="4" w:space="0" w:color="auto"/>
              <w:right w:val="single" w:sz="4" w:space="0" w:color="auto"/>
            </w:tcBorders>
          </w:tcPr>
          <w:p w14:paraId="55E0E4E7"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FBA5A25" w14:textId="77777777" w:rsidR="00E36F0E" w:rsidRPr="00F100FF" w:rsidRDefault="00393DC0" w:rsidP="00E36F0E">
            <w:pPr>
              <w:rPr>
                <w:sz w:val="16"/>
                <w:szCs w:val="16"/>
              </w:rPr>
            </w:pPr>
            <w:r w:rsidRPr="00F100FF">
              <w:rPr>
                <w:sz w:val="16"/>
                <w:szCs w:val="16"/>
              </w:rPr>
              <w:t xml:space="preserve">WIR-REQ-296018/B-Removing application </w:t>
            </w:r>
            <w:r w:rsidRPr="00F100FF">
              <w:rPr>
                <w:sz w:val="16"/>
                <w:szCs w:val="16"/>
              </w:rPr>
              <w:lastRenderedPageBreak/>
              <w:t>requests from scheduling queue</w:t>
            </w:r>
          </w:p>
        </w:tc>
        <w:tc>
          <w:tcPr>
            <w:tcW w:w="5911" w:type="dxa"/>
            <w:tcBorders>
              <w:top w:val="single" w:sz="6" w:space="0" w:color="auto"/>
              <w:left w:val="single" w:sz="6" w:space="0" w:color="auto"/>
              <w:bottom w:val="single" w:sz="6" w:space="0" w:color="auto"/>
              <w:right w:val="single" w:sz="6" w:space="0" w:color="auto"/>
            </w:tcBorders>
          </w:tcPr>
          <w:p w14:paraId="1B210A52" w14:textId="77777777" w:rsidR="00E36F0E" w:rsidRPr="00F100FF" w:rsidRDefault="00393DC0" w:rsidP="00E36F0E">
            <w:pPr>
              <w:rPr>
                <w:sz w:val="16"/>
                <w:szCs w:val="16"/>
              </w:rPr>
            </w:pPr>
            <w:r w:rsidRPr="00F100FF">
              <w:rPr>
                <w:sz w:val="16"/>
                <w:szCs w:val="16"/>
              </w:rPr>
              <w:lastRenderedPageBreak/>
              <w:t>MBORREL4: Updated content per team review</w:t>
            </w:r>
          </w:p>
        </w:tc>
      </w:tr>
      <w:tr w:rsidR="00E36F0E" w:rsidRPr="008D5346" w14:paraId="75EC2BD8" w14:textId="77777777" w:rsidTr="00E36F0E">
        <w:trPr>
          <w:trHeight w:val="245"/>
          <w:jc w:val="center"/>
        </w:trPr>
        <w:tc>
          <w:tcPr>
            <w:tcW w:w="1755" w:type="dxa"/>
            <w:tcBorders>
              <w:left w:val="single" w:sz="4" w:space="0" w:color="auto"/>
              <w:right w:val="single" w:sz="4" w:space="0" w:color="auto"/>
            </w:tcBorders>
          </w:tcPr>
          <w:p w14:paraId="52226D52"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DC8BCEE" w14:textId="77777777" w:rsidR="00E36F0E" w:rsidRPr="00F100FF" w:rsidRDefault="00393DC0" w:rsidP="00E36F0E">
            <w:pPr>
              <w:rPr>
                <w:sz w:val="16"/>
                <w:szCs w:val="16"/>
              </w:rPr>
            </w:pPr>
            <w:r w:rsidRPr="00F100FF">
              <w:rPr>
                <w:sz w:val="16"/>
                <w:szCs w:val="16"/>
              </w:rPr>
              <w:t>STR-503991/B-Requirements</w:t>
            </w:r>
          </w:p>
        </w:tc>
        <w:tc>
          <w:tcPr>
            <w:tcW w:w="5911" w:type="dxa"/>
            <w:tcBorders>
              <w:top w:val="single" w:sz="6" w:space="0" w:color="auto"/>
              <w:left w:val="single" w:sz="6" w:space="0" w:color="auto"/>
              <w:bottom w:val="single" w:sz="6" w:space="0" w:color="auto"/>
              <w:right w:val="single" w:sz="6" w:space="0" w:color="auto"/>
            </w:tcBorders>
          </w:tcPr>
          <w:p w14:paraId="6904BDA4" w14:textId="77777777" w:rsidR="00E36F0E" w:rsidRPr="00F100FF" w:rsidRDefault="00393DC0" w:rsidP="00E36F0E">
            <w:pPr>
              <w:rPr>
                <w:sz w:val="16"/>
                <w:szCs w:val="16"/>
              </w:rPr>
            </w:pPr>
            <w:r w:rsidRPr="00F100FF">
              <w:rPr>
                <w:sz w:val="16"/>
                <w:szCs w:val="16"/>
              </w:rPr>
              <w:t>MBORREL4: Added REQ-310878-880</w:t>
            </w:r>
          </w:p>
        </w:tc>
      </w:tr>
      <w:tr w:rsidR="00E36F0E" w:rsidRPr="008D5346" w14:paraId="55A852F9" w14:textId="77777777" w:rsidTr="00E36F0E">
        <w:trPr>
          <w:trHeight w:val="245"/>
          <w:jc w:val="center"/>
        </w:trPr>
        <w:tc>
          <w:tcPr>
            <w:tcW w:w="1755" w:type="dxa"/>
            <w:tcBorders>
              <w:left w:val="single" w:sz="4" w:space="0" w:color="auto"/>
              <w:right w:val="single" w:sz="4" w:space="0" w:color="auto"/>
            </w:tcBorders>
          </w:tcPr>
          <w:p w14:paraId="005AF38F"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C3E729E" w14:textId="77777777" w:rsidR="00E36F0E" w:rsidRPr="00F100FF" w:rsidRDefault="00393DC0" w:rsidP="00E36F0E">
            <w:pPr>
              <w:rPr>
                <w:sz w:val="16"/>
                <w:szCs w:val="16"/>
              </w:rPr>
            </w:pPr>
            <w:r w:rsidRPr="00F100FF">
              <w:rPr>
                <w:sz w:val="16"/>
                <w:szCs w:val="16"/>
              </w:rPr>
              <w:t>WIR-REQ-296025/B-Off-peak determination of off-peak wake up qualification</w:t>
            </w:r>
          </w:p>
        </w:tc>
        <w:tc>
          <w:tcPr>
            <w:tcW w:w="5911" w:type="dxa"/>
            <w:tcBorders>
              <w:top w:val="single" w:sz="6" w:space="0" w:color="auto"/>
              <w:left w:val="single" w:sz="6" w:space="0" w:color="auto"/>
              <w:bottom w:val="single" w:sz="6" w:space="0" w:color="auto"/>
              <w:right w:val="single" w:sz="6" w:space="0" w:color="auto"/>
            </w:tcBorders>
          </w:tcPr>
          <w:p w14:paraId="42BFDDAF" w14:textId="77777777" w:rsidR="00E36F0E" w:rsidRPr="00F100FF" w:rsidRDefault="00393DC0" w:rsidP="00E36F0E">
            <w:pPr>
              <w:rPr>
                <w:sz w:val="16"/>
                <w:szCs w:val="16"/>
              </w:rPr>
            </w:pPr>
            <w:r w:rsidRPr="00F100FF">
              <w:rPr>
                <w:sz w:val="16"/>
                <w:szCs w:val="16"/>
              </w:rPr>
              <w:t>MBORREL4: Updated content per team review</w:t>
            </w:r>
          </w:p>
        </w:tc>
      </w:tr>
      <w:tr w:rsidR="00E36F0E" w:rsidRPr="008D5346" w14:paraId="3B0C66BE" w14:textId="77777777" w:rsidTr="00E36F0E">
        <w:trPr>
          <w:trHeight w:val="245"/>
          <w:jc w:val="center"/>
        </w:trPr>
        <w:tc>
          <w:tcPr>
            <w:tcW w:w="1755" w:type="dxa"/>
            <w:tcBorders>
              <w:left w:val="single" w:sz="4" w:space="0" w:color="auto"/>
              <w:right w:val="single" w:sz="4" w:space="0" w:color="auto"/>
            </w:tcBorders>
          </w:tcPr>
          <w:p w14:paraId="3583F07A"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1AD3FE1" w14:textId="77777777" w:rsidR="00E36F0E" w:rsidRPr="00F100FF" w:rsidRDefault="00393DC0" w:rsidP="00E36F0E">
            <w:pPr>
              <w:rPr>
                <w:sz w:val="16"/>
                <w:szCs w:val="16"/>
              </w:rPr>
            </w:pPr>
            <w:r w:rsidRPr="00F100FF">
              <w:rPr>
                <w:sz w:val="16"/>
                <w:szCs w:val="16"/>
              </w:rPr>
              <w:t>WIR-REQ-310878/A-Requests during offpeak</w:t>
            </w:r>
          </w:p>
        </w:tc>
        <w:tc>
          <w:tcPr>
            <w:tcW w:w="5911" w:type="dxa"/>
            <w:tcBorders>
              <w:top w:val="single" w:sz="6" w:space="0" w:color="auto"/>
              <w:left w:val="single" w:sz="6" w:space="0" w:color="auto"/>
              <w:bottom w:val="single" w:sz="6" w:space="0" w:color="auto"/>
              <w:right w:val="single" w:sz="6" w:space="0" w:color="auto"/>
            </w:tcBorders>
          </w:tcPr>
          <w:p w14:paraId="0E786020" w14:textId="77777777" w:rsidR="00E36F0E" w:rsidRPr="00F100FF" w:rsidRDefault="00393DC0" w:rsidP="00E36F0E">
            <w:pPr>
              <w:rPr>
                <w:sz w:val="16"/>
                <w:szCs w:val="16"/>
              </w:rPr>
            </w:pPr>
            <w:r w:rsidRPr="00F100FF">
              <w:rPr>
                <w:sz w:val="16"/>
                <w:szCs w:val="16"/>
              </w:rPr>
              <w:t>MBORREL4: New req. per team review</w:t>
            </w:r>
          </w:p>
        </w:tc>
      </w:tr>
      <w:tr w:rsidR="00E36F0E" w:rsidRPr="008D5346" w14:paraId="54073890" w14:textId="77777777" w:rsidTr="00E36F0E">
        <w:trPr>
          <w:trHeight w:val="245"/>
          <w:jc w:val="center"/>
        </w:trPr>
        <w:tc>
          <w:tcPr>
            <w:tcW w:w="1755" w:type="dxa"/>
            <w:tcBorders>
              <w:left w:val="single" w:sz="4" w:space="0" w:color="auto"/>
              <w:right w:val="single" w:sz="4" w:space="0" w:color="auto"/>
            </w:tcBorders>
          </w:tcPr>
          <w:p w14:paraId="65CE6CED"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B359B23" w14:textId="77777777" w:rsidR="00E36F0E" w:rsidRPr="00F100FF" w:rsidRDefault="00393DC0" w:rsidP="00E36F0E">
            <w:pPr>
              <w:rPr>
                <w:sz w:val="16"/>
                <w:szCs w:val="16"/>
              </w:rPr>
            </w:pPr>
            <w:r w:rsidRPr="00F100FF">
              <w:rPr>
                <w:sz w:val="16"/>
                <w:szCs w:val="16"/>
              </w:rPr>
              <w:t>WIR-REQ-296029/B-Off-peak wake up</w:t>
            </w:r>
          </w:p>
        </w:tc>
        <w:tc>
          <w:tcPr>
            <w:tcW w:w="5911" w:type="dxa"/>
            <w:tcBorders>
              <w:top w:val="single" w:sz="6" w:space="0" w:color="auto"/>
              <w:left w:val="single" w:sz="6" w:space="0" w:color="auto"/>
              <w:bottom w:val="single" w:sz="6" w:space="0" w:color="auto"/>
              <w:right w:val="single" w:sz="6" w:space="0" w:color="auto"/>
            </w:tcBorders>
          </w:tcPr>
          <w:p w14:paraId="128D5BCB" w14:textId="77777777" w:rsidR="00E36F0E" w:rsidRPr="00F100FF" w:rsidRDefault="00393DC0" w:rsidP="00E36F0E">
            <w:pPr>
              <w:rPr>
                <w:sz w:val="16"/>
                <w:szCs w:val="16"/>
              </w:rPr>
            </w:pPr>
            <w:r w:rsidRPr="00F100FF">
              <w:rPr>
                <w:sz w:val="16"/>
                <w:szCs w:val="16"/>
              </w:rPr>
              <w:t>MBORREL4: Updated content per team review</w:t>
            </w:r>
          </w:p>
        </w:tc>
      </w:tr>
      <w:tr w:rsidR="00E36F0E" w:rsidRPr="008D5346" w14:paraId="6C1E1327" w14:textId="77777777" w:rsidTr="00E36F0E">
        <w:trPr>
          <w:trHeight w:val="245"/>
          <w:jc w:val="center"/>
        </w:trPr>
        <w:tc>
          <w:tcPr>
            <w:tcW w:w="1755" w:type="dxa"/>
            <w:tcBorders>
              <w:left w:val="single" w:sz="4" w:space="0" w:color="auto"/>
              <w:right w:val="single" w:sz="4" w:space="0" w:color="auto"/>
            </w:tcBorders>
          </w:tcPr>
          <w:p w14:paraId="3411C088"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814018B" w14:textId="77777777" w:rsidR="00E36F0E" w:rsidRPr="00F100FF" w:rsidRDefault="00393DC0" w:rsidP="00E36F0E">
            <w:pPr>
              <w:rPr>
                <w:sz w:val="16"/>
                <w:szCs w:val="16"/>
              </w:rPr>
            </w:pPr>
            <w:r w:rsidRPr="00F100FF">
              <w:rPr>
                <w:sz w:val="16"/>
                <w:szCs w:val="16"/>
              </w:rPr>
              <w:t>WIR-REQ-296030/B-Off-peak wake up battery restrictions</w:t>
            </w:r>
          </w:p>
        </w:tc>
        <w:tc>
          <w:tcPr>
            <w:tcW w:w="5911" w:type="dxa"/>
            <w:tcBorders>
              <w:top w:val="single" w:sz="6" w:space="0" w:color="auto"/>
              <w:left w:val="single" w:sz="6" w:space="0" w:color="auto"/>
              <w:bottom w:val="single" w:sz="6" w:space="0" w:color="auto"/>
              <w:right w:val="single" w:sz="6" w:space="0" w:color="auto"/>
            </w:tcBorders>
          </w:tcPr>
          <w:p w14:paraId="228BE6B3" w14:textId="77777777" w:rsidR="00E36F0E" w:rsidRPr="00F100FF" w:rsidRDefault="00393DC0" w:rsidP="00E36F0E">
            <w:pPr>
              <w:rPr>
                <w:sz w:val="16"/>
                <w:szCs w:val="16"/>
              </w:rPr>
            </w:pPr>
            <w:r w:rsidRPr="00F100FF">
              <w:rPr>
                <w:sz w:val="16"/>
                <w:szCs w:val="16"/>
              </w:rPr>
              <w:t>MBORREL4: Updated content per team review</w:t>
            </w:r>
          </w:p>
        </w:tc>
      </w:tr>
      <w:tr w:rsidR="00E36F0E" w:rsidRPr="008D5346" w14:paraId="7073CE85" w14:textId="77777777" w:rsidTr="00E36F0E">
        <w:trPr>
          <w:trHeight w:val="245"/>
          <w:jc w:val="center"/>
        </w:trPr>
        <w:tc>
          <w:tcPr>
            <w:tcW w:w="1755" w:type="dxa"/>
            <w:tcBorders>
              <w:left w:val="single" w:sz="4" w:space="0" w:color="auto"/>
              <w:right w:val="single" w:sz="4" w:space="0" w:color="auto"/>
            </w:tcBorders>
          </w:tcPr>
          <w:p w14:paraId="58D1ACDD"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EE17120" w14:textId="77777777" w:rsidR="00E36F0E" w:rsidRPr="00F100FF" w:rsidRDefault="00393DC0" w:rsidP="00E36F0E">
            <w:pPr>
              <w:rPr>
                <w:sz w:val="16"/>
                <w:szCs w:val="16"/>
              </w:rPr>
            </w:pPr>
            <w:r w:rsidRPr="00F100FF">
              <w:rPr>
                <w:sz w:val="16"/>
                <w:szCs w:val="16"/>
              </w:rPr>
              <w:t>WIR-REQ-296031/B-OFF-Peak activities</w:t>
            </w:r>
          </w:p>
        </w:tc>
        <w:tc>
          <w:tcPr>
            <w:tcW w:w="5911" w:type="dxa"/>
            <w:tcBorders>
              <w:top w:val="single" w:sz="6" w:space="0" w:color="auto"/>
              <w:left w:val="single" w:sz="6" w:space="0" w:color="auto"/>
              <w:bottom w:val="single" w:sz="6" w:space="0" w:color="auto"/>
              <w:right w:val="single" w:sz="6" w:space="0" w:color="auto"/>
            </w:tcBorders>
          </w:tcPr>
          <w:p w14:paraId="29BDC679" w14:textId="77777777" w:rsidR="00E36F0E" w:rsidRPr="00F100FF" w:rsidRDefault="00393DC0" w:rsidP="00E36F0E">
            <w:pPr>
              <w:rPr>
                <w:sz w:val="16"/>
                <w:szCs w:val="16"/>
              </w:rPr>
            </w:pPr>
            <w:r w:rsidRPr="00F100FF">
              <w:rPr>
                <w:sz w:val="16"/>
                <w:szCs w:val="16"/>
              </w:rPr>
              <w:t>MBORREL4: Updated content per team review</w:t>
            </w:r>
          </w:p>
        </w:tc>
      </w:tr>
      <w:tr w:rsidR="00E36F0E" w:rsidRPr="008D5346" w14:paraId="4161DBB6" w14:textId="77777777" w:rsidTr="00E36F0E">
        <w:trPr>
          <w:trHeight w:val="245"/>
          <w:jc w:val="center"/>
        </w:trPr>
        <w:tc>
          <w:tcPr>
            <w:tcW w:w="1755" w:type="dxa"/>
            <w:tcBorders>
              <w:left w:val="single" w:sz="4" w:space="0" w:color="auto"/>
              <w:right w:val="single" w:sz="4" w:space="0" w:color="auto"/>
            </w:tcBorders>
          </w:tcPr>
          <w:p w14:paraId="25C6B7DC"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38829FE" w14:textId="77777777" w:rsidR="00E36F0E" w:rsidRPr="00F100FF" w:rsidRDefault="00393DC0" w:rsidP="00E36F0E">
            <w:pPr>
              <w:rPr>
                <w:sz w:val="16"/>
                <w:szCs w:val="16"/>
              </w:rPr>
            </w:pPr>
            <w:r w:rsidRPr="00F100FF">
              <w:rPr>
                <w:sz w:val="16"/>
                <w:szCs w:val="16"/>
              </w:rPr>
              <w:t>WIR-REQ-296032/B-Off-peak termination</w:t>
            </w:r>
          </w:p>
        </w:tc>
        <w:tc>
          <w:tcPr>
            <w:tcW w:w="5911" w:type="dxa"/>
            <w:tcBorders>
              <w:top w:val="single" w:sz="6" w:space="0" w:color="auto"/>
              <w:left w:val="single" w:sz="6" w:space="0" w:color="auto"/>
              <w:bottom w:val="single" w:sz="6" w:space="0" w:color="auto"/>
              <w:right w:val="single" w:sz="6" w:space="0" w:color="auto"/>
            </w:tcBorders>
          </w:tcPr>
          <w:p w14:paraId="29BFE285" w14:textId="77777777" w:rsidR="00E36F0E" w:rsidRPr="00F100FF" w:rsidRDefault="00393DC0" w:rsidP="00E36F0E">
            <w:pPr>
              <w:rPr>
                <w:sz w:val="16"/>
                <w:szCs w:val="16"/>
              </w:rPr>
            </w:pPr>
            <w:r w:rsidRPr="00F100FF">
              <w:rPr>
                <w:sz w:val="16"/>
                <w:szCs w:val="16"/>
              </w:rPr>
              <w:t>MBORREL4: Updated content per team review</w:t>
            </w:r>
          </w:p>
        </w:tc>
      </w:tr>
      <w:tr w:rsidR="00E36F0E" w:rsidRPr="008D5346" w14:paraId="4233AF9F" w14:textId="77777777" w:rsidTr="00E36F0E">
        <w:trPr>
          <w:trHeight w:val="245"/>
          <w:jc w:val="center"/>
        </w:trPr>
        <w:tc>
          <w:tcPr>
            <w:tcW w:w="1755" w:type="dxa"/>
            <w:tcBorders>
              <w:left w:val="single" w:sz="4" w:space="0" w:color="auto"/>
              <w:right w:val="single" w:sz="4" w:space="0" w:color="auto"/>
            </w:tcBorders>
          </w:tcPr>
          <w:p w14:paraId="6236B553"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7D713AE" w14:textId="77777777" w:rsidR="00E36F0E" w:rsidRPr="00F100FF" w:rsidRDefault="00393DC0" w:rsidP="00E36F0E">
            <w:pPr>
              <w:rPr>
                <w:sz w:val="16"/>
                <w:szCs w:val="16"/>
              </w:rPr>
            </w:pPr>
            <w:r w:rsidRPr="00F100FF">
              <w:rPr>
                <w:sz w:val="16"/>
                <w:szCs w:val="16"/>
              </w:rPr>
              <w:t>WIR-REQ-310879/A-Off-peak timer</w:t>
            </w:r>
          </w:p>
        </w:tc>
        <w:tc>
          <w:tcPr>
            <w:tcW w:w="5911" w:type="dxa"/>
            <w:tcBorders>
              <w:top w:val="single" w:sz="6" w:space="0" w:color="auto"/>
              <w:left w:val="single" w:sz="6" w:space="0" w:color="auto"/>
              <w:bottom w:val="single" w:sz="6" w:space="0" w:color="auto"/>
              <w:right w:val="single" w:sz="6" w:space="0" w:color="auto"/>
            </w:tcBorders>
          </w:tcPr>
          <w:p w14:paraId="411AF4F2" w14:textId="77777777" w:rsidR="00E36F0E" w:rsidRPr="00F100FF" w:rsidRDefault="00393DC0" w:rsidP="00E36F0E">
            <w:pPr>
              <w:rPr>
                <w:sz w:val="16"/>
                <w:szCs w:val="16"/>
              </w:rPr>
            </w:pPr>
            <w:r w:rsidRPr="00F100FF">
              <w:rPr>
                <w:sz w:val="16"/>
                <w:szCs w:val="16"/>
              </w:rPr>
              <w:t>MBORREL4: New req. per team review</w:t>
            </w:r>
          </w:p>
        </w:tc>
      </w:tr>
      <w:tr w:rsidR="00E36F0E" w:rsidRPr="008D5346" w14:paraId="6C1E8CF7" w14:textId="77777777" w:rsidTr="00E36F0E">
        <w:trPr>
          <w:trHeight w:val="245"/>
          <w:jc w:val="center"/>
        </w:trPr>
        <w:tc>
          <w:tcPr>
            <w:tcW w:w="1755" w:type="dxa"/>
            <w:tcBorders>
              <w:left w:val="single" w:sz="4" w:space="0" w:color="auto"/>
              <w:right w:val="single" w:sz="4" w:space="0" w:color="auto"/>
            </w:tcBorders>
          </w:tcPr>
          <w:p w14:paraId="53E53A15"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BF210DF" w14:textId="77777777" w:rsidR="00E36F0E" w:rsidRPr="00F100FF" w:rsidRDefault="00393DC0" w:rsidP="00E36F0E">
            <w:pPr>
              <w:rPr>
                <w:sz w:val="16"/>
                <w:szCs w:val="16"/>
              </w:rPr>
            </w:pPr>
            <w:r w:rsidRPr="00F100FF">
              <w:rPr>
                <w:sz w:val="16"/>
                <w:szCs w:val="16"/>
              </w:rPr>
              <w:t>WIR-REQ-296033/B-Off-peak termination notification to applications</w:t>
            </w:r>
          </w:p>
        </w:tc>
        <w:tc>
          <w:tcPr>
            <w:tcW w:w="5911" w:type="dxa"/>
            <w:tcBorders>
              <w:top w:val="single" w:sz="6" w:space="0" w:color="auto"/>
              <w:left w:val="single" w:sz="6" w:space="0" w:color="auto"/>
              <w:bottom w:val="single" w:sz="6" w:space="0" w:color="auto"/>
              <w:right w:val="single" w:sz="6" w:space="0" w:color="auto"/>
            </w:tcBorders>
          </w:tcPr>
          <w:p w14:paraId="307DFB4D" w14:textId="77777777" w:rsidR="00E36F0E" w:rsidRPr="00F100FF" w:rsidRDefault="00393DC0" w:rsidP="00E36F0E">
            <w:pPr>
              <w:rPr>
                <w:sz w:val="16"/>
                <w:szCs w:val="16"/>
              </w:rPr>
            </w:pPr>
            <w:r w:rsidRPr="00F100FF">
              <w:rPr>
                <w:sz w:val="16"/>
                <w:szCs w:val="16"/>
              </w:rPr>
              <w:t>MBORREL4: Updated req name per team review</w:t>
            </w:r>
          </w:p>
        </w:tc>
      </w:tr>
      <w:tr w:rsidR="00E36F0E" w:rsidRPr="008D5346" w14:paraId="6F5D1B99" w14:textId="77777777" w:rsidTr="00E36F0E">
        <w:trPr>
          <w:trHeight w:val="245"/>
          <w:jc w:val="center"/>
        </w:trPr>
        <w:tc>
          <w:tcPr>
            <w:tcW w:w="1755" w:type="dxa"/>
            <w:tcBorders>
              <w:left w:val="single" w:sz="4" w:space="0" w:color="auto"/>
              <w:right w:val="single" w:sz="4" w:space="0" w:color="auto"/>
            </w:tcBorders>
          </w:tcPr>
          <w:p w14:paraId="6B12D152"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BF51EB7" w14:textId="77777777" w:rsidR="00E36F0E" w:rsidRPr="00F100FF" w:rsidRDefault="00393DC0" w:rsidP="00E36F0E">
            <w:pPr>
              <w:rPr>
                <w:sz w:val="16"/>
                <w:szCs w:val="16"/>
              </w:rPr>
            </w:pPr>
            <w:r w:rsidRPr="00F100FF">
              <w:rPr>
                <w:sz w:val="16"/>
                <w:szCs w:val="16"/>
              </w:rPr>
              <w:t>WIR-REQ-310880/A-Off-peak completion notification to cloud</w:t>
            </w:r>
          </w:p>
        </w:tc>
        <w:tc>
          <w:tcPr>
            <w:tcW w:w="5911" w:type="dxa"/>
            <w:tcBorders>
              <w:top w:val="single" w:sz="6" w:space="0" w:color="auto"/>
              <w:left w:val="single" w:sz="6" w:space="0" w:color="auto"/>
              <w:bottom w:val="single" w:sz="6" w:space="0" w:color="auto"/>
              <w:right w:val="single" w:sz="6" w:space="0" w:color="auto"/>
            </w:tcBorders>
          </w:tcPr>
          <w:p w14:paraId="15A829ED" w14:textId="77777777" w:rsidR="00E36F0E" w:rsidRPr="00F100FF" w:rsidRDefault="00393DC0" w:rsidP="00E36F0E">
            <w:pPr>
              <w:rPr>
                <w:sz w:val="16"/>
                <w:szCs w:val="16"/>
              </w:rPr>
            </w:pPr>
            <w:r w:rsidRPr="00F100FF">
              <w:rPr>
                <w:sz w:val="16"/>
                <w:szCs w:val="16"/>
              </w:rPr>
              <w:t>MBORREL4: New req. per team review</w:t>
            </w:r>
          </w:p>
        </w:tc>
      </w:tr>
      <w:tr w:rsidR="00E36F0E" w:rsidRPr="008D5346" w14:paraId="3DD341CE" w14:textId="77777777" w:rsidTr="00E36F0E">
        <w:trPr>
          <w:trHeight w:val="245"/>
          <w:jc w:val="center"/>
        </w:trPr>
        <w:tc>
          <w:tcPr>
            <w:tcW w:w="1755" w:type="dxa"/>
            <w:tcBorders>
              <w:left w:val="single" w:sz="4" w:space="0" w:color="auto"/>
              <w:right w:val="single" w:sz="4" w:space="0" w:color="auto"/>
            </w:tcBorders>
          </w:tcPr>
          <w:p w14:paraId="61F8A6C1"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B2222CA" w14:textId="77777777" w:rsidR="00E36F0E" w:rsidRPr="00F100FF" w:rsidRDefault="00393DC0" w:rsidP="00E36F0E">
            <w:pPr>
              <w:rPr>
                <w:sz w:val="16"/>
                <w:szCs w:val="16"/>
              </w:rPr>
            </w:pPr>
            <w:r w:rsidRPr="00F100FF">
              <w:rPr>
                <w:sz w:val="16"/>
                <w:szCs w:val="16"/>
              </w:rPr>
              <w:t>WIR-REQ-296034/B-Off-peak and Ignition</w:t>
            </w:r>
          </w:p>
        </w:tc>
        <w:tc>
          <w:tcPr>
            <w:tcW w:w="5911" w:type="dxa"/>
            <w:tcBorders>
              <w:top w:val="single" w:sz="6" w:space="0" w:color="auto"/>
              <w:left w:val="single" w:sz="6" w:space="0" w:color="auto"/>
              <w:bottom w:val="single" w:sz="6" w:space="0" w:color="auto"/>
              <w:right w:val="single" w:sz="6" w:space="0" w:color="auto"/>
            </w:tcBorders>
          </w:tcPr>
          <w:p w14:paraId="079D6FB6" w14:textId="77777777" w:rsidR="00E36F0E" w:rsidRPr="00F100FF" w:rsidRDefault="00393DC0" w:rsidP="00E36F0E">
            <w:pPr>
              <w:rPr>
                <w:sz w:val="16"/>
                <w:szCs w:val="16"/>
              </w:rPr>
            </w:pPr>
            <w:r w:rsidRPr="00F100FF">
              <w:rPr>
                <w:sz w:val="16"/>
                <w:szCs w:val="16"/>
              </w:rPr>
              <w:t>MBORREL4: Updated content per team review</w:t>
            </w:r>
          </w:p>
        </w:tc>
      </w:tr>
      <w:tr w:rsidR="00E36F0E" w:rsidRPr="008D5346" w14:paraId="0230B99B" w14:textId="77777777" w:rsidTr="00E36F0E">
        <w:trPr>
          <w:trHeight w:val="245"/>
          <w:jc w:val="center"/>
        </w:trPr>
        <w:tc>
          <w:tcPr>
            <w:tcW w:w="1755" w:type="dxa"/>
            <w:tcBorders>
              <w:left w:val="single" w:sz="4" w:space="0" w:color="auto"/>
              <w:right w:val="single" w:sz="4" w:space="0" w:color="auto"/>
            </w:tcBorders>
          </w:tcPr>
          <w:p w14:paraId="6C904783"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61457F6" w14:textId="77777777" w:rsidR="00E36F0E" w:rsidRPr="00F100FF" w:rsidRDefault="00393DC0" w:rsidP="00E36F0E">
            <w:pPr>
              <w:rPr>
                <w:sz w:val="16"/>
                <w:szCs w:val="16"/>
              </w:rPr>
            </w:pPr>
            <w:r w:rsidRPr="00F100FF">
              <w:rPr>
                <w:sz w:val="16"/>
                <w:szCs w:val="16"/>
              </w:rPr>
              <w:t>STR-503988/B-Requirements</w:t>
            </w:r>
          </w:p>
        </w:tc>
        <w:tc>
          <w:tcPr>
            <w:tcW w:w="5911" w:type="dxa"/>
            <w:tcBorders>
              <w:top w:val="single" w:sz="6" w:space="0" w:color="auto"/>
              <w:left w:val="single" w:sz="6" w:space="0" w:color="auto"/>
              <w:bottom w:val="single" w:sz="6" w:space="0" w:color="auto"/>
              <w:right w:val="single" w:sz="6" w:space="0" w:color="auto"/>
            </w:tcBorders>
          </w:tcPr>
          <w:p w14:paraId="057F5D73" w14:textId="77777777" w:rsidR="00E36F0E" w:rsidRPr="00F100FF" w:rsidRDefault="00393DC0" w:rsidP="00E36F0E">
            <w:pPr>
              <w:rPr>
                <w:sz w:val="16"/>
                <w:szCs w:val="16"/>
              </w:rPr>
            </w:pPr>
            <w:r w:rsidRPr="00F100FF">
              <w:rPr>
                <w:sz w:val="16"/>
                <w:szCs w:val="16"/>
              </w:rPr>
              <w:t>MBORREL4: Added REQ-311551-561</w:t>
            </w:r>
          </w:p>
        </w:tc>
      </w:tr>
      <w:tr w:rsidR="00E36F0E" w:rsidRPr="008D5346" w14:paraId="3F9E7FB4" w14:textId="77777777" w:rsidTr="00E36F0E">
        <w:trPr>
          <w:trHeight w:val="245"/>
          <w:jc w:val="center"/>
        </w:trPr>
        <w:tc>
          <w:tcPr>
            <w:tcW w:w="1755" w:type="dxa"/>
            <w:tcBorders>
              <w:left w:val="single" w:sz="4" w:space="0" w:color="auto"/>
              <w:right w:val="single" w:sz="4" w:space="0" w:color="auto"/>
            </w:tcBorders>
          </w:tcPr>
          <w:p w14:paraId="224D24F6"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48FA6F2" w14:textId="77777777" w:rsidR="00E36F0E" w:rsidRPr="00F100FF" w:rsidRDefault="00393DC0" w:rsidP="00E36F0E">
            <w:pPr>
              <w:rPr>
                <w:sz w:val="16"/>
                <w:szCs w:val="16"/>
              </w:rPr>
            </w:pPr>
            <w:r w:rsidRPr="00F100FF">
              <w:rPr>
                <w:sz w:val="16"/>
                <w:szCs w:val="16"/>
              </w:rPr>
              <w:t>WIR-REQ-296038/B-WIRClient1 WIFI status</w:t>
            </w:r>
          </w:p>
        </w:tc>
        <w:tc>
          <w:tcPr>
            <w:tcW w:w="5911" w:type="dxa"/>
            <w:tcBorders>
              <w:top w:val="single" w:sz="6" w:space="0" w:color="auto"/>
              <w:left w:val="single" w:sz="6" w:space="0" w:color="auto"/>
              <w:bottom w:val="single" w:sz="6" w:space="0" w:color="auto"/>
              <w:right w:val="single" w:sz="6" w:space="0" w:color="auto"/>
            </w:tcBorders>
          </w:tcPr>
          <w:p w14:paraId="16045786" w14:textId="77777777" w:rsidR="00E36F0E" w:rsidRPr="00F100FF" w:rsidRDefault="00393DC0" w:rsidP="00E36F0E">
            <w:pPr>
              <w:rPr>
                <w:sz w:val="16"/>
                <w:szCs w:val="16"/>
              </w:rPr>
            </w:pPr>
            <w:r w:rsidRPr="00F100FF">
              <w:rPr>
                <w:sz w:val="16"/>
                <w:szCs w:val="16"/>
              </w:rPr>
              <w:t>MBORREL4: Updated content per team review</w:t>
            </w:r>
          </w:p>
        </w:tc>
      </w:tr>
      <w:tr w:rsidR="00E36F0E" w:rsidRPr="008D5346" w14:paraId="60E8E1F1" w14:textId="77777777" w:rsidTr="00E36F0E">
        <w:trPr>
          <w:trHeight w:val="245"/>
          <w:jc w:val="center"/>
        </w:trPr>
        <w:tc>
          <w:tcPr>
            <w:tcW w:w="1755" w:type="dxa"/>
            <w:tcBorders>
              <w:left w:val="single" w:sz="4" w:space="0" w:color="auto"/>
              <w:right w:val="single" w:sz="4" w:space="0" w:color="auto"/>
            </w:tcBorders>
          </w:tcPr>
          <w:p w14:paraId="3E95F5EE"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A0887A0" w14:textId="77777777" w:rsidR="00E36F0E" w:rsidRPr="00F100FF" w:rsidRDefault="00393DC0" w:rsidP="00E36F0E">
            <w:pPr>
              <w:rPr>
                <w:sz w:val="16"/>
                <w:szCs w:val="16"/>
              </w:rPr>
            </w:pPr>
            <w:r w:rsidRPr="00F100FF">
              <w:rPr>
                <w:sz w:val="16"/>
                <w:szCs w:val="16"/>
              </w:rPr>
              <w:t>WIR-REQ-296039/B-WIRClient2 WIFI status</w:t>
            </w:r>
          </w:p>
        </w:tc>
        <w:tc>
          <w:tcPr>
            <w:tcW w:w="5911" w:type="dxa"/>
            <w:tcBorders>
              <w:top w:val="single" w:sz="6" w:space="0" w:color="auto"/>
              <w:left w:val="single" w:sz="6" w:space="0" w:color="auto"/>
              <w:bottom w:val="single" w:sz="6" w:space="0" w:color="auto"/>
              <w:right w:val="single" w:sz="6" w:space="0" w:color="auto"/>
            </w:tcBorders>
          </w:tcPr>
          <w:p w14:paraId="5447C8A2" w14:textId="77777777" w:rsidR="00E36F0E" w:rsidRPr="00F100FF" w:rsidRDefault="00393DC0" w:rsidP="00E36F0E">
            <w:pPr>
              <w:rPr>
                <w:sz w:val="16"/>
                <w:szCs w:val="16"/>
              </w:rPr>
            </w:pPr>
            <w:r w:rsidRPr="00F100FF">
              <w:rPr>
                <w:sz w:val="16"/>
                <w:szCs w:val="16"/>
              </w:rPr>
              <w:t>MBORREL4: Updated content per team review</w:t>
            </w:r>
          </w:p>
        </w:tc>
      </w:tr>
      <w:tr w:rsidR="00E36F0E" w:rsidRPr="008D5346" w14:paraId="277AE18E" w14:textId="77777777" w:rsidTr="00E36F0E">
        <w:trPr>
          <w:trHeight w:val="245"/>
          <w:jc w:val="center"/>
        </w:trPr>
        <w:tc>
          <w:tcPr>
            <w:tcW w:w="1755" w:type="dxa"/>
            <w:tcBorders>
              <w:left w:val="single" w:sz="4" w:space="0" w:color="auto"/>
              <w:right w:val="single" w:sz="4" w:space="0" w:color="auto"/>
            </w:tcBorders>
          </w:tcPr>
          <w:p w14:paraId="6130B463"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4853201" w14:textId="77777777" w:rsidR="00E36F0E" w:rsidRPr="00F100FF" w:rsidRDefault="00393DC0" w:rsidP="00E36F0E">
            <w:pPr>
              <w:rPr>
                <w:sz w:val="16"/>
                <w:szCs w:val="16"/>
              </w:rPr>
            </w:pPr>
            <w:r w:rsidRPr="00F100FF">
              <w:rPr>
                <w:sz w:val="16"/>
                <w:szCs w:val="16"/>
              </w:rPr>
              <w:t>WIR-REQ-311551/A-WI-FI ON/OFF settings</w:t>
            </w:r>
          </w:p>
        </w:tc>
        <w:tc>
          <w:tcPr>
            <w:tcW w:w="5911" w:type="dxa"/>
            <w:tcBorders>
              <w:top w:val="single" w:sz="6" w:space="0" w:color="auto"/>
              <w:left w:val="single" w:sz="6" w:space="0" w:color="auto"/>
              <w:bottom w:val="single" w:sz="6" w:space="0" w:color="auto"/>
              <w:right w:val="single" w:sz="6" w:space="0" w:color="auto"/>
            </w:tcBorders>
          </w:tcPr>
          <w:p w14:paraId="24DC0364" w14:textId="77777777" w:rsidR="00E36F0E" w:rsidRPr="00F100FF" w:rsidRDefault="00393DC0" w:rsidP="00E36F0E">
            <w:pPr>
              <w:rPr>
                <w:sz w:val="16"/>
                <w:szCs w:val="16"/>
              </w:rPr>
            </w:pPr>
            <w:r w:rsidRPr="00F100FF">
              <w:rPr>
                <w:sz w:val="16"/>
                <w:szCs w:val="16"/>
              </w:rPr>
              <w:t>MBORREL4: New req. per team review</w:t>
            </w:r>
          </w:p>
        </w:tc>
      </w:tr>
      <w:tr w:rsidR="00E36F0E" w:rsidRPr="008D5346" w14:paraId="1099D59D" w14:textId="77777777" w:rsidTr="00E36F0E">
        <w:trPr>
          <w:trHeight w:val="245"/>
          <w:jc w:val="center"/>
        </w:trPr>
        <w:tc>
          <w:tcPr>
            <w:tcW w:w="1755" w:type="dxa"/>
            <w:tcBorders>
              <w:left w:val="single" w:sz="4" w:space="0" w:color="auto"/>
              <w:right w:val="single" w:sz="4" w:space="0" w:color="auto"/>
            </w:tcBorders>
          </w:tcPr>
          <w:p w14:paraId="302BD057"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BE46596" w14:textId="77777777" w:rsidR="00E36F0E" w:rsidRPr="00F100FF" w:rsidRDefault="00393DC0" w:rsidP="00E36F0E">
            <w:pPr>
              <w:rPr>
                <w:sz w:val="16"/>
                <w:szCs w:val="16"/>
              </w:rPr>
            </w:pPr>
            <w:r w:rsidRPr="00F100FF">
              <w:rPr>
                <w:sz w:val="16"/>
                <w:szCs w:val="16"/>
              </w:rPr>
              <w:t>WIR-REQ-311552/A-WI-FI Station mode ON/OFF settings</w:t>
            </w:r>
          </w:p>
        </w:tc>
        <w:tc>
          <w:tcPr>
            <w:tcW w:w="5911" w:type="dxa"/>
            <w:tcBorders>
              <w:top w:val="single" w:sz="6" w:space="0" w:color="auto"/>
              <w:left w:val="single" w:sz="6" w:space="0" w:color="auto"/>
              <w:bottom w:val="single" w:sz="6" w:space="0" w:color="auto"/>
              <w:right w:val="single" w:sz="6" w:space="0" w:color="auto"/>
            </w:tcBorders>
          </w:tcPr>
          <w:p w14:paraId="2419E603" w14:textId="77777777" w:rsidR="00E36F0E" w:rsidRPr="00F100FF" w:rsidRDefault="00393DC0" w:rsidP="00E36F0E">
            <w:pPr>
              <w:rPr>
                <w:sz w:val="16"/>
                <w:szCs w:val="16"/>
              </w:rPr>
            </w:pPr>
            <w:r w:rsidRPr="00F100FF">
              <w:rPr>
                <w:sz w:val="16"/>
                <w:szCs w:val="16"/>
              </w:rPr>
              <w:t>MBORREL4: New req. per team review</w:t>
            </w:r>
          </w:p>
        </w:tc>
      </w:tr>
      <w:tr w:rsidR="00E36F0E" w:rsidRPr="008D5346" w14:paraId="632FD18B" w14:textId="77777777" w:rsidTr="00E36F0E">
        <w:trPr>
          <w:trHeight w:val="245"/>
          <w:jc w:val="center"/>
        </w:trPr>
        <w:tc>
          <w:tcPr>
            <w:tcW w:w="1755" w:type="dxa"/>
            <w:tcBorders>
              <w:left w:val="single" w:sz="4" w:space="0" w:color="auto"/>
              <w:right w:val="single" w:sz="4" w:space="0" w:color="auto"/>
            </w:tcBorders>
          </w:tcPr>
          <w:p w14:paraId="78A4975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D4DC981" w14:textId="77777777" w:rsidR="00E36F0E" w:rsidRPr="00F100FF" w:rsidRDefault="00393DC0" w:rsidP="00E36F0E">
            <w:pPr>
              <w:rPr>
                <w:sz w:val="16"/>
                <w:szCs w:val="16"/>
              </w:rPr>
            </w:pPr>
            <w:r w:rsidRPr="00F100FF">
              <w:rPr>
                <w:sz w:val="16"/>
                <w:szCs w:val="16"/>
              </w:rPr>
              <w:t>WIR-REQ-311553/A-User initiated scan</w:t>
            </w:r>
          </w:p>
        </w:tc>
        <w:tc>
          <w:tcPr>
            <w:tcW w:w="5911" w:type="dxa"/>
            <w:tcBorders>
              <w:top w:val="single" w:sz="6" w:space="0" w:color="auto"/>
              <w:left w:val="single" w:sz="6" w:space="0" w:color="auto"/>
              <w:bottom w:val="single" w:sz="6" w:space="0" w:color="auto"/>
              <w:right w:val="single" w:sz="6" w:space="0" w:color="auto"/>
            </w:tcBorders>
          </w:tcPr>
          <w:p w14:paraId="0C383401" w14:textId="77777777" w:rsidR="00E36F0E" w:rsidRPr="00F100FF" w:rsidRDefault="00393DC0" w:rsidP="00E36F0E">
            <w:pPr>
              <w:rPr>
                <w:sz w:val="16"/>
                <w:szCs w:val="16"/>
              </w:rPr>
            </w:pPr>
            <w:r w:rsidRPr="00F100FF">
              <w:rPr>
                <w:sz w:val="16"/>
                <w:szCs w:val="16"/>
              </w:rPr>
              <w:t>MBORREL4: New req. per team review</w:t>
            </w:r>
          </w:p>
        </w:tc>
      </w:tr>
      <w:tr w:rsidR="00E36F0E" w:rsidRPr="008D5346" w14:paraId="6D4D0E45" w14:textId="77777777" w:rsidTr="00E36F0E">
        <w:trPr>
          <w:trHeight w:val="245"/>
          <w:jc w:val="center"/>
        </w:trPr>
        <w:tc>
          <w:tcPr>
            <w:tcW w:w="1755" w:type="dxa"/>
            <w:tcBorders>
              <w:left w:val="single" w:sz="4" w:space="0" w:color="auto"/>
              <w:right w:val="single" w:sz="4" w:space="0" w:color="auto"/>
            </w:tcBorders>
          </w:tcPr>
          <w:p w14:paraId="3C86B0C4"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6381EEE" w14:textId="77777777" w:rsidR="00E36F0E" w:rsidRPr="00F100FF" w:rsidRDefault="00393DC0" w:rsidP="00E36F0E">
            <w:pPr>
              <w:rPr>
                <w:sz w:val="16"/>
                <w:szCs w:val="16"/>
              </w:rPr>
            </w:pPr>
            <w:r w:rsidRPr="00F100FF">
              <w:rPr>
                <w:sz w:val="16"/>
                <w:szCs w:val="16"/>
              </w:rPr>
              <w:t>WIR-REQ-311554/A-User initiated connect to an access point</w:t>
            </w:r>
          </w:p>
        </w:tc>
        <w:tc>
          <w:tcPr>
            <w:tcW w:w="5911" w:type="dxa"/>
            <w:tcBorders>
              <w:top w:val="single" w:sz="6" w:space="0" w:color="auto"/>
              <w:left w:val="single" w:sz="6" w:space="0" w:color="auto"/>
              <w:bottom w:val="single" w:sz="6" w:space="0" w:color="auto"/>
              <w:right w:val="single" w:sz="6" w:space="0" w:color="auto"/>
            </w:tcBorders>
          </w:tcPr>
          <w:p w14:paraId="02074E22" w14:textId="77777777" w:rsidR="00E36F0E" w:rsidRPr="00F100FF" w:rsidRDefault="00393DC0" w:rsidP="00E36F0E">
            <w:pPr>
              <w:rPr>
                <w:sz w:val="16"/>
                <w:szCs w:val="16"/>
              </w:rPr>
            </w:pPr>
            <w:r w:rsidRPr="00F100FF">
              <w:rPr>
                <w:sz w:val="16"/>
                <w:szCs w:val="16"/>
              </w:rPr>
              <w:t>MBORREL4: New req. per team review</w:t>
            </w:r>
          </w:p>
        </w:tc>
      </w:tr>
      <w:tr w:rsidR="00E36F0E" w:rsidRPr="008D5346" w14:paraId="65DEA1E6" w14:textId="77777777" w:rsidTr="00E36F0E">
        <w:trPr>
          <w:trHeight w:val="245"/>
          <w:jc w:val="center"/>
        </w:trPr>
        <w:tc>
          <w:tcPr>
            <w:tcW w:w="1755" w:type="dxa"/>
            <w:tcBorders>
              <w:left w:val="single" w:sz="4" w:space="0" w:color="auto"/>
              <w:right w:val="single" w:sz="4" w:space="0" w:color="auto"/>
            </w:tcBorders>
          </w:tcPr>
          <w:p w14:paraId="40295572"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CBFC1DF" w14:textId="77777777" w:rsidR="00E36F0E" w:rsidRPr="00F100FF" w:rsidRDefault="00393DC0" w:rsidP="00E36F0E">
            <w:pPr>
              <w:rPr>
                <w:sz w:val="16"/>
                <w:szCs w:val="16"/>
              </w:rPr>
            </w:pPr>
            <w:r w:rsidRPr="00F100FF">
              <w:rPr>
                <w:sz w:val="16"/>
                <w:szCs w:val="16"/>
              </w:rPr>
              <w:t>WIR-REQ-311555/A-User initiated disconnect from an access point</w:t>
            </w:r>
          </w:p>
        </w:tc>
        <w:tc>
          <w:tcPr>
            <w:tcW w:w="5911" w:type="dxa"/>
            <w:tcBorders>
              <w:top w:val="single" w:sz="6" w:space="0" w:color="auto"/>
              <w:left w:val="single" w:sz="6" w:space="0" w:color="auto"/>
              <w:bottom w:val="single" w:sz="6" w:space="0" w:color="auto"/>
              <w:right w:val="single" w:sz="6" w:space="0" w:color="auto"/>
            </w:tcBorders>
          </w:tcPr>
          <w:p w14:paraId="337D381E" w14:textId="77777777" w:rsidR="00E36F0E" w:rsidRPr="00F100FF" w:rsidRDefault="00393DC0" w:rsidP="00E36F0E">
            <w:pPr>
              <w:rPr>
                <w:sz w:val="16"/>
                <w:szCs w:val="16"/>
              </w:rPr>
            </w:pPr>
            <w:r w:rsidRPr="00F100FF">
              <w:rPr>
                <w:sz w:val="16"/>
                <w:szCs w:val="16"/>
              </w:rPr>
              <w:t>MBORREL4: New req. per team review</w:t>
            </w:r>
          </w:p>
        </w:tc>
      </w:tr>
      <w:tr w:rsidR="00E36F0E" w:rsidRPr="008D5346" w14:paraId="71F81116" w14:textId="77777777" w:rsidTr="00E36F0E">
        <w:trPr>
          <w:trHeight w:val="245"/>
          <w:jc w:val="center"/>
        </w:trPr>
        <w:tc>
          <w:tcPr>
            <w:tcW w:w="1755" w:type="dxa"/>
            <w:tcBorders>
              <w:left w:val="single" w:sz="4" w:space="0" w:color="auto"/>
              <w:right w:val="single" w:sz="4" w:space="0" w:color="auto"/>
            </w:tcBorders>
          </w:tcPr>
          <w:p w14:paraId="28F5EDF1"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DB5F3EA" w14:textId="77777777" w:rsidR="00E36F0E" w:rsidRPr="00F100FF" w:rsidRDefault="00393DC0" w:rsidP="00E36F0E">
            <w:pPr>
              <w:rPr>
                <w:sz w:val="16"/>
                <w:szCs w:val="16"/>
              </w:rPr>
            </w:pPr>
            <w:r w:rsidRPr="00F100FF">
              <w:rPr>
                <w:sz w:val="16"/>
                <w:szCs w:val="16"/>
              </w:rPr>
              <w:t>WIR-REQ-311556/A-Selecting An Access Point</w:t>
            </w:r>
          </w:p>
        </w:tc>
        <w:tc>
          <w:tcPr>
            <w:tcW w:w="5911" w:type="dxa"/>
            <w:tcBorders>
              <w:top w:val="single" w:sz="6" w:space="0" w:color="auto"/>
              <w:left w:val="single" w:sz="6" w:space="0" w:color="auto"/>
              <w:bottom w:val="single" w:sz="6" w:space="0" w:color="auto"/>
              <w:right w:val="single" w:sz="6" w:space="0" w:color="auto"/>
            </w:tcBorders>
          </w:tcPr>
          <w:p w14:paraId="485B4F25" w14:textId="77777777" w:rsidR="00E36F0E" w:rsidRPr="00F100FF" w:rsidRDefault="00393DC0" w:rsidP="00E36F0E">
            <w:pPr>
              <w:rPr>
                <w:sz w:val="16"/>
                <w:szCs w:val="16"/>
              </w:rPr>
            </w:pPr>
            <w:r w:rsidRPr="00F100FF">
              <w:rPr>
                <w:sz w:val="16"/>
                <w:szCs w:val="16"/>
              </w:rPr>
              <w:t>MBORREL4: New req. per team review</w:t>
            </w:r>
          </w:p>
        </w:tc>
      </w:tr>
      <w:tr w:rsidR="00E36F0E" w:rsidRPr="008D5346" w14:paraId="4AE129D6" w14:textId="77777777" w:rsidTr="00E36F0E">
        <w:trPr>
          <w:trHeight w:val="245"/>
          <w:jc w:val="center"/>
        </w:trPr>
        <w:tc>
          <w:tcPr>
            <w:tcW w:w="1755" w:type="dxa"/>
            <w:tcBorders>
              <w:left w:val="single" w:sz="4" w:space="0" w:color="auto"/>
              <w:right w:val="single" w:sz="4" w:space="0" w:color="auto"/>
            </w:tcBorders>
          </w:tcPr>
          <w:p w14:paraId="54B4603E"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6DD100E" w14:textId="77777777" w:rsidR="00E36F0E" w:rsidRPr="00F100FF" w:rsidRDefault="00393DC0" w:rsidP="00E36F0E">
            <w:pPr>
              <w:rPr>
                <w:sz w:val="16"/>
                <w:szCs w:val="16"/>
              </w:rPr>
            </w:pPr>
            <w:r w:rsidRPr="00F100FF">
              <w:rPr>
                <w:sz w:val="16"/>
                <w:szCs w:val="16"/>
              </w:rPr>
              <w:t>WIR-REQ-296040/B-Arbitration between WIRClient1WIFI and WIRClient2 WIFI</w:t>
            </w:r>
          </w:p>
        </w:tc>
        <w:tc>
          <w:tcPr>
            <w:tcW w:w="5911" w:type="dxa"/>
            <w:tcBorders>
              <w:top w:val="single" w:sz="6" w:space="0" w:color="auto"/>
              <w:left w:val="single" w:sz="6" w:space="0" w:color="auto"/>
              <w:bottom w:val="single" w:sz="6" w:space="0" w:color="auto"/>
              <w:right w:val="single" w:sz="6" w:space="0" w:color="auto"/>
            </w:tcBorders>
          </w:tcPr>
          <w:p w14:paraId="09BDA149" w14:textId="77777777" w:rsidR="00E36F0E" w:rsidRPr="00F100FF" w:rsidRDefault="00393DC0" w:rsidP="00E36F0E">
            <w:pPr>
              <w:rPr>
                <w:sz w:val="16"/>
                <w:szCs w:val="16"/>
              </w:rPr>
            </w:pPr>
            <w:r w:rsidRPr="00F100FF">
              <w:rPr>
                <w:sz w:val="16"/>
                <w:szCs w:val="16"/>
              </w:rPr>
              <w:t>MBORREL4: Updated content per team review</w:t>
            </w:r>
          </w:p>
        </w:tc>
      </w:tr>
      <w:tr w:rsidR="00E36F0E" w:rsidRPr="008D5346" w14:paraId="6BEA1D6C" w14:textId="77777777" w:rsidTr="00E36F0E">
        <w:trPr>
          <w:trHeight w:val="245"/>
          <w:jc w:val="center"/>
        </w:trPr>
        <w:tc>
          <w:tcPr>
            <w:tcW w:w="1755" w:type="dxa"/>
            <w:tcBorders>
              <w:left w:val="single" w:sz="4" w:space="0" w:color="auto"/>
              <w:right w:val="single" w:sz="4" w:space="0" w:color="auto"/>
            </w:tcBorders>
          </w:tcPr>
          <w:p w14:paraId="3B0ED90C"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3A98730" w14:textId="77777777" w:rsidR="00E36F0E" w:rsidRPr="00F100FF" w:rsidRDefault="00393DC0" w:rsidP="00E36F0E">
            <w:pPr>
              <w:rPr>
                <w:sz w:val="16"/>
                <w:szCs w:val="16"/>
              </w:rPr>
            </w:pPr>
            <w:r w:rsidRPr="00F100FF">
              <w:rPr>
                <w:sz w:val="16"/>
                <w:szCs w:val="16"/>
              </w:rPr>
              <w:t>WIR-REQ-296041/B-WIFI and special policy</w:t>
            </w:r>
          </w:p>
        </w:tc>
        <w:tc>
          <w:tcPr>
            <w:tcW w:w="5911" w:type="dxa"/>
            <w:tcBorders>
              <w:top w:val="single" w:sz="6" w:space="0" w:color="auto"/>
              <w:left w:val="single" w:sz="6" w:space="0" w:color="auto"/>
              <w:bottom w:val="single" w:sz="6" w:space="0" w:color="auto"/>
              <w:right w:val="single" w:sz="6" w:space="0" w:color="auto"/>
            </w:tcBorders>
          </w:tcPr>
          <w:p w14:paraId="59B41081" w14:textId="77777777" w:rsidR="00E36F0E" w:rsidRPr="00F100FF" w:rsidRDefault="00393DC0" w:rsidP="00E36F0E">
            <w:pPr>
              <w:rPr>
                <w:sz w:val="16"/>
                <w:szCs w:val="16"/>
              </w:rPr>
            </w:pPr>
            <w:r w:rsidRPr="00F100FF">
              <w:rPr>
                <w:sz w:val="16"/>
                <w:szCs w:val="16"/>
              </w:rPr>
              <w:t>MBORREL4: Updated content per team review</w:t>
            </w:r>
          </w:p>
        </w:tc>
      </w:tr>
      <w:tr w:rsidR="00E36F0E" w:rsidRPr="008D5346" w14:paraId="0DF09918" w14:textId="77777777" w:rsidTr="00E36F0E">
        <w:trPr>
          <w:trHeight w:val="245"/>
          <w:jc w:val="center"/>
        </w:trPr>
        <w:tc>
          <w:tcPr>
            <w:tcW w:w="1755" w:type="dxa"/>
            <w:tcBorders>
              <w:left w:val="single" w:sz="4" w:space="0" w:color="auto"/>
              <w:right w:val="single" w:sz="4" w:space="0" w:color="auto"/>
            </w:tcBorders>
          </w:tcPr>
          <w:p w14:paraId="0F779C0B"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AAA035F" w14:textId="77777777" w:rsidR="00E36F0E" w:rsidRPr="00F100FF" w:rsidRDefault="00393DC0" w:rsidP="00E36F0E">
            <w:pPr>
              <w:rPr>
                <w:sz w:val="16"/>
                <w:szCs w:val="16"/>
              </w:rPr>
            </w:pPr>
            <w:r w:rsidRPr="00F100FF">
              <w:rPr>
                <w:sz w:val="16"/>
                <w:szCs w:val="16"/>
              </w:rPr>
              <w:t>WIR-REQ-296042/B-WIFI disconnect</w:t>
            </w:r>
          </w:p>
        </w:tc>
        <w:tc>
          <w:tcPr>
            <w:tcW w:w="5911" w:type="dxa"/>
            <w:tcBorders>
              <w:top w:val="single" w:sz="6" w:space="0" w:color="auto"/>
              <w:left w:val="single" w:sz="6" w:space="0" w:color="auto"/>
              <w:bottom w:val="single" w:sz="6" w:space="0" w:color="auto"/>
              <w:right w:val="single" w:sz="6" w:space="0" w:color="auto"/>
            </w:tcBorders>
          </w:tcPr>
          <w:p w14:paraId="6750483F" w14:textId="77777777" w:rsidR="00E36F0E" w:rsidRPr="00F100FF" w:rsidRDefault="00393DC0" w:rsidP="00E36F0E">
            <w:pPr>
              <w:rPr>
                <w:sz w:val="16"/>
                <w:szCs w:val="16"/>
              </w:rPr>
            </w:pPr>
            <w:r w:rsidRPr="00F100FF">
              <w:rPr>
                <w:sz w:val="16"/>
                <w:szCs w:val="16"/>
              </w:rPr>
              <w:t>MBORREL4: Updated content per team review</w:t>
            </w:r>
          </w:p>
        </w:tc>
      </w:tr>
      <w:tr w:rsidR="00E36F0E" w:rsidRPr="008D5346" w14:paraId="25B98B7A" w14:textId="77777777" w:rsidTr="00E36F0E">
        <w:trPr>
          <w:trHeight w:val="245"/>
          <w:jc w:val="center"/>
        </w:trPr>
        <w:tc>
          <w:tcPr>
            <w:tcW w:w="1755" w:type="dxa"/>
            <w:tcBorders>
              <w:left w:val="single" w:sz="4" w:space="0" w:color="auto"/>
              <w:right w:val="single" w:sz="4" w:space="0" w:color="auto"/>
            </w:tcBorders>
          </w:tcPr>
          <w:p w14:paraId="622DD907"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3EBBAEF" w14:textId="77777777" w:rsidR="00E36F0E" w:rsidRPr="00F100FF" w:rsidRDefault="00393DC0" w:rsidP="00E36F0E">
            <w:pPr>
              <w:rPr>
                <w:sz w:val="16"/>
                <w:szCs w:val="16"/>
              </w:rPr>
            </w:pPr>
            <w:r w:rsidRPr="00F100FF">
              <w:rPr>
                <w:sz w:val="16"/>
                <w:szCs w:val="16"/>
              </w:rPr>
              <w:t>WIR-REQ-296043/B-Connecting both WIRClient1WIFI and WIRClient2 WIFI to same access point</w:t>
            </w:r>
          </w:p>
        </w:tc>
        <w:tc>
          <w:tcPr>
            <w:tcW w:w="5911" w:type="dxa"/>
            <w:tcBorders>
              <w:top w:val="single" w:sz="6" w:space="0" w:color="auto"/>
              <w:left w:val="single" w:sz="6" w:space="0" w:color="auto"/>
              <w:bottom w:val="single" w:sz="6" w:space="0" w:color="auto"/>
              <w:right w:val="single" w:sz="6" w:space="0" w:color="auto"/>
            </w:tcBorders>
          </w:tcPr>
          <w:p w14:paraId="556F310C" w14:textId="77777777" w:rsidR="00E36F0E" w:rsidRPr="00F100FF" w:rsidRDefault="00393DC0" w:rsidP="00E36F0E">
            <w:pPr>
              <w:rPr>
                <w:sz w:val="16"/>
                <w:szCs w:val="16"/>
              </w:rPr>
            </w:pPr>
            <w:r w:rsidRPr="00F100FF">
              <w:rPr>
                <w:sz w:val="16"/>
                <w:szCs w:val="16"/>
              </w:rPr>
              <w:t>MBORREL4: Updated content per team review</w:t>
            </w:r>
          </w:p>
        </w:tc>
      </w:tr>
      <w:tr w:rsidR="00E36F0E" w:rsidRPr="008D5346" w14:paraId="358573E4" w14:textId="77777777" w:rsidTr="00E36F0E">
        <w:trPr>
          <w:trHeight w:val="245"/>
          <w:jc w:val="center"/>
        </w:trPr>
        <w:tc>
          <w:tcPr>
            <w:tcW w:w="1755" w:type="dxa"/>
            <w:tcBorders>
              <w:left w:val="single" w:sz="4" w:space="0" w:color="auto"/>
              <w:right w:val="single" w:sz="4" w:space="0" w:color="auto"/>
            </w:tcBorders>
          </w:tcPr>
          <w:p w14:paraId="5A28934C"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1A7AB7D" w14:textId="77777777" w:rsidR="00E36F0E" w:rsidRPr="00F100FF" w:rsidRDefault="00393DC0" w:rsidP="00E36F0E">
            <w:pPr>
              <w:rPr>
                <w:sz w:val="16"/>
                <w:szCs w:val="16"/>
              </w:rPr>
            </w:pPr>
            <w:r w:rsidRPr="00F100FF">
              <w:rPr>
                <w:sz w:val="16"/>
                <w:szCs w:val="16"/>
              </w:rPr>
              <w:t>WIR-REQ-296044/B-WIFI restrictions</w:t>
            </w:r>
          </w:p>
        </w:tc>
        <w:tc>
          <w:tcPr>
            <w:tcW w:w="5911" w:type="dxa"/>
            <w:tcBorders>
              <w:top w:val="single" w:sz="6" w:space="0" w:color="auto"/>
              <w:left w:val="single" w:sz="6" w:space="0" w:color="auto"/>
              <w:bottom w:val="single" w:sz="6" w:space="0" w:color="auto"/>
              <w:right w:val="single" w:sz="6" w:space="0" w:color="auto"/>
            </w:tcBorders>
          </w:tcPr>
          <w:p w14:paraId="786AD54A" w14:textId="77777777" w:rsidR="00E36F0E" w:rsidRPr="00F100FF" w:rsidRDefault="00393DC0" w:rsidP="00E36F0E">
            <w:pPr>
              <w:rPr>
                <w:sz w:val="16"/>
                <w:szCs w:val="16"/>
              </w:rPr>
            </w:pPr>
            <w:r w:rsidRPr="00F100FF">
              <w:rPr>
                <w:sz w:val="16"/>
                <w:szCs w:val="16"/>
              </w:rPr>
              <w:t>MBORREL4: Updated content per team review</w:t>
            </w:r>
          </w:p>
        </w:tc>
      </w:tr>
      <w:tr w:rsidR="00E36F0E" w:rsidRPr="008D5346" w14:paraId="33796633" w14:textId="77777777" w:rsidTr="00E36F0E">
        <w:trPr>
          <w:trHeight w:val="245"/>
          <w:jc w:val="center"/>
        </w:trPr>
        <w:tc>
          <w:tcPr>
            <w:tcW w:w="1755" w:type="dxa"/>
            <w:tcBorders>
              <w:left w:val="single" w:sz="4" w:space="0" w:color="auto"/>
              <w:right w:val="single" w:sz="4" w:space="0" w:color="auto"/>
            </w:tcBorders>
          </w:tcPr>
          <w:p w14:paraId="5BBBBCFB"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C4DCA24" w14:textId="77777777" w:rsidR="00E36F0E" w:rsidRPr="00F100FF" w:rsidRDefault="00393DC0" w:rsidP="00E36F0E">
            <w:pPr>
              <w:rPr>
                <w:sz w:val="16"/>
                <w:szCs w:val="16"/>
              </w:rPr>
            </w:pPr>
            <w:r w:rsidRPr="00F100FF">
              <w:rPr>
                <w:sz w:val="16"/>
                <w:szCs w:val="16"/>
              </w:rPr>
              <w:t>WIR-REQ-311557/A-Handling failures</w:t>
            </w:r>
          </w:p>
        </w:tc>
        <w:tc>
          <w:tcPr>
            <w:tcW w:w="5911" w:type="dxa"/>
            <w:tcBorders>
              <w:top w:val="single" w:sz="6" w:space="0" w:color="auto"/>
              <w:left w:val="single" w:sz="6" w:space="0" w:color="auto"/>
              <w:bottom w:val="single" w:sz="6" w:space="0" w:color="auto"/>
              <w:right w:val="single" w:sz="6" w:space="0" w:color="auto"/>
            </w:tcBorders>
          </w:tcPr>
          <w:p w14:paraId="5F50A290" w14:textId="77777777" w:rsidR="00E36F0E" w:rsidRPr="00F100FF" w:rsidRDefault="00393DC0" w:rsidP="00E36F0E">
            <w:pPr>
              <w:rPr>
                <w:sz w:val="16"/>
                <w:szCs w:val="16"/>
              </w:rPr>
            </w:pPr>
            <w:r w:rsidRPr="00F100FF">
              <w:rPr>
                <w:sz w:val="16"/>
                <w:szCs w:val="16"/>
              </w:rPr>
              <w:t>MBORREL4: New req. per team review</w:t>
            </w:r>
          </w:p>
        </w:tc>
      </w:tr>
      <w:tr w:rsidR="00E36F0E" w:rsidRPr="008D5346" w14:paraId="14B14282" w14:textId="77777777" w:rsidTr="00E36F0E">
        <w:trPr>
          <w:trHeight w:val="245"/>
          <w:jc w:val="center"/>
        </w:trPr>
        <w:tc>
          <w:tcPr>
            <w:tcW w:w="1755" w:type="dxa"/>
            <w:tcBorders>
              <w:left w:val="single" w:sz="4" w:space="0" w:color="auto"/>
              <w:right w:val="single" w:sz="4" w:space="0" w:color="auto"/>
            </w:tcBorders>
          </w:tcPr>
          <w:p w14:paraId="53527DFB"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EB7DCA7" w14:textId="77777777" w:rsidR="00E36F0E" w:rsidRPr="00F100FF" w:rsidRDefault="00393DC0" w:rsidP="00E36F0E">
            <w:pPr>
              <w:rPr>
                <w:sz w:val="16"/>
                <w:szCs w:val="16"/>
              </w:rPr>
            </w:pPr>
            <w:r w:rsidRPr="00F100FF">
              <w:rPr>
                <w:sz w:val="16"/>
                <w:szCs w:val="16"/>
              </w:rPr>
              <w:t>WIR-REQ-311558/A-WIFI hotspot SSID / Password in HMI display</w:t>
            </w:r>
          </w:p>
        </w:tc>
        <w:tc>
          <w:tcPr>
            <w:tcW w:w="5911" w:type="dxa"/>
            <w:tcBorders>
              <w:top w:val="single" w:sz="6" w:space="0" w:color="auto"/>
              <w:left w:val="single" w:sz="6" w:space="0" w:color="auto"/>
              <w:bottom w:val="single" w:sz="6" w:space="0" w:color="auto"/>
              <w:right w:val="single" w:sz="6" w:space="0" w:color="auto"/>
            </w:tcBorders>
          </w:tcPr>
          <w:p w14:paraId="0E98BDAD" w14:textId="77777777" w:rsidR="00E36F0E" w:rsidRPr="00F100FF" w:rsidRDefault="00393DC0" w:rsidP="00E36F0E">
            <w:pPr>
              <w:rPr>
                <w:sz w:val="16"/>
                <w:szCs w:val="16"/>
              </w:rPr>
            </w:pPr>
            <w:r w:rsidRPr="00F100FF">
              <w:rPr>
                <w:sz w:val="16"/>
                <w:szCs w:val="16"/>
              </w:rPr>
              <w:t>MBORREL4: New req. per team review</w:t>
            </w:r>
          </w:p>
        </w:tc>
      </w:tr>
      <w:tr w:rsidR="00E36F0E" w:rsidRPr="008D5346" w14:paraId="1A4AC1A0" w14:textId="77777777" w:rsidTr="00E36F0E">
        <w:trPr>
          <w:trHeight w:val="245"/>
          <w:jc w:val="center"/>
        </w:trPr>
        <w:tc>
          <w:tcPr>
            <w:tcW w:w="1755" w:type="dxa"/>
            <w:tcBorders>
              <w:left w:val="single" w:sz="4" w:space="0" w:color="auto"/>
              <w:right w:val="single" w:sz="4" w:space="0" w:color="auto"/>
            </w:tcBorders>
          </w:tcPr>
          <w:p w14:paraId="6F513297"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90EC1FF" w14:textId="77777777" w:rsidR="00E36F0E" w:rsidRPr="00F100FF" w:rsidRDefault="00393DC0" w:rsidP="00E36F0E">
            <w:pPr>
              <w:rPr>
                <w:sz w:val="16"/>
                <w:szCs w:val="16"/>
              </w:rPr>
            </w:pPr>
            <w:r w:rsidRPr="00F100FF">
              <w:rPr>
                <w:sz w:val="16"/>
                <w:szCs w:val="16"/>
              </w:rPr>
              <w:t>WIR-REQ-311559/A-WIFI Network availability notiification</w:t>
            </w:r>
          </w:p>
        </w:tc>
        <w:tc>
          <w:tcPr>
            <w:tcW w:w="5911" w:type="dxa"/>
            <w:tcBorders>
              <w:top w:val="single" w:sz="6" w:space="0" w:color="auto"/>
              <w:left w:val="single" w:sz="6" w:space="0" w:color="auto"/>
              <w:bottom w:val="single" w:sz="6" w:space="0" w:color="auto"/>
              <w:right w:val="single" w:sz="6" w:space="0" w:color="auto"/>
            </w:tcBorders>
          </w:tcPr>
          <w:p w14:paraId="6634FFEB" w14:textId="77777777" w:rsidR="00E36F0E" w:rsidRPr="00F100FF" w:rsidRDefault="00393DC0" w:rsidP="00E36F0E">
            <w:pPr>
              <w:rPr>
                <w:sz w:val="16"/>
                <w:szCs w:val="16"/>
              </w:rPr>
            </w:pPr>
            <w:r w:rsidRPr="00F100FF">
              <w:rPr>
                <w:sz w:val="16"/>
                <w:szCs w:val="16"/>
              </w:rPr>
              <w:t>MBORREL4: New req. per team review</w:t>
            </w:r>
          </w:p>
        </w:tc>
      </w:tr>
      <w:tr w:rsidR="00E36F0E" w:rsidRPr="008D5346" w14:paraId="7A09BFD5" w14:textId="77777777" w:rsidTr="00E36F0E">
        <w:trPr>
          <w:trHeight w:val="245"/>
          <w:jc w:val="center"/>
        </w:trPr>
        <w:tc>
          <w:tcPr>
            <w:tcW w:w="1755" w:type="dxa"/>
            <w:tcBorders>
              <w:left w:val="single" w:sz="4" w:space="0" w:color="auto"/>
              <w:right w:val="single" w:sz="4" w:space="0" w:color="auto"/>
            </w:tcBorders>
          </w:tcPr>
          <w:p w14:paraId="40F2D624"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F0DF3B4" w14:textId="77777777" w:rsidR="00E36F0E" w:rsidRPr="00F100FF" w:rsidRDefault="00393DC0" w:rsidP="00E36F0E">
            <w:pPr>
              <w:rPr>
                <w:sz w:val="16"/>
                <w:szCs w:val="16"/>
              </w:rPr>
            </w:pPr>
            <w:r w:rsidRPr="00F100FF">
              <w:rPr>
                <w:sz w:val="16"/>
                <w:szCs w:val="16"/>
              </w:rPr>
              <w:t>WIR-REQ-311560/A-WIFI network availability notification HMI</w:t>
            </w:r>
          </w:p>
        </w:tc>
        <w:tc>
          <w:tcPr>
            <w:tcW w:w="5911" w:type="dxa"/>
            <w:tcBorders>
              <w:top w:val="single" w:sz="6" w:space="0" w:color="auto"/>
              <w:left w:val="single" w:sz="6" w:space="0" w:color="auto"/>
              <w:bottom w:val="single" w:sz="6" w:space="0" w:color="auto"/>
              <w:right w:val="single" w:sz="6" w:space="0" w:color="auto"/>
            </w:tcBorders>
          </w:tcPr>
          <w:p w14:paraId="154B04F4" w14:textId="77777777" w:rsidR="00E36F0E" w:rsidRPr="00F100FF" w:rsidRDefault="00393DC0" w:rsidP="00E36F0E">
            <w:pPr>
              <w:rPr>
                <w:sz w:val="16"/>
                <w:szCs w:val="16"/>
              </w:rPr>
            </w:pPr>
            <w:r w:rsidRPr="00F100FF">
              <w:rPr>
                <w:sz w:val="16"/>
                <w:szCs w:val="16"/>
              </w:rPr>
              <w:t>MBORREL4: New req. per team review</w:t>
            </w:r>
          </w:p>
        </w:tc>
      </w:tr>
      <w:tr w:rsidR="00E36F0E" w:rsidRPr="008D5346" w14:paraId="2714C217" w14:textId="77777777" w:rsidTr="00E36F0E">
        <w:trPr>
          <w:trHeight w:val="245"/>
          <w:jc w:val="center"/>
        </w:trPr>
        <w:tc>
          <w:tcPr>
            <w:tcW w:w="1755" w:type="dxa"/>
            <w:tcBorders>
              <w:left w:val="single" w:sz="4" w:space="0" w:color="auto"/>
              <w:right w:val="single" w:sz="4" w:space="0" w:color="auto"/>
            </w:tcBorders>
          </w:tcPr>
          <w:p w14:paraId="63113B3F"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71ADD3E" w14:textId="77777777" w:rsidR="00E36F0E" w:rsidRPr="00F100FF" w:rsidRDefault="00393DC0" w:rsidP="00E36F0E">
            <w:pPr>
              <w:rPr>
                <w:sz w:val="16"/>
                <w:szCs w:val="16"/>
              </w:rPr>
            </w:pPr>
            <w:r w:rsidRPr="00F100FF">
              <w:rPr>
                <w:sz w:val="16"/>
                <w:szCs w:val="16"/>
              </w:rPr>
              <w:t>WIR-REQ-311561/A-WIFI network availability notification default setting</w:t>
            </w:r>
          </w:p>
        </w:tc>
        <w:tc>
          <w:tcPr>
            <w:tcW w:w="5911" w:type="dxa"/>
            <w:tcBorders>
              <w:top w:val="single" w:sz="6" w:space="0" w:color="auto"/>
              <w:left w:val="single" w:sz="6" w:space="0" w:color="auto"/>
              <w:bottom w:val="single" w:sz="6" w:space="0" w:color="auto"/>
              <w:right w:val="single" w:sz="6" w:space="0" w:color="auto"/>
            </w:tcBorders>
          </w:tcPr>
          <w:p w14:paraId="4CA668F1" w14:textId="77777777" w:rsidR="00E36F0E" w:rsidRPr="00F100FF" w:rsidRDefault="00393DC0" w:rsidP="00E36F0E">
            <w:pPr>
              <w:rPr>
                <w:sz w:val="16"/>
                <w:szCs w:val="16"/>
              </w:rPr>
            </w:pPr>
            <w:r w:rsidRPr="00F100FF">
              <w:rPr>
                <w:sz w:val="16"/>
                <w:szCs w:val="16"/>
              </w:rPr>
              <w:t>MBORREL4: New req. per team review</w:t>
            </w:r>
          </w:p>
        </w:tc>
      </w:tr>
      <w:tr w:rsidR="00E36F0E" w:rsidRPr="008D5346" w14:paraId="4E64149F" w14:textId="77777777" w:rsidTr="00E36F0E">
        <w:trPr>
          <w:trHeight w:val="245"/>
          <w:jc w:val="center"/>
        </w:trPr>
        <w:tc>
          <w:tcPr>
            <w:tcW w:w="1755" w:type="dxa"/>
            <w:tcBorders>
              <w:left w:val="single" w:sz="4" w:space="0" w:color="auto"/>
              <w:right w:val="single" w:sz="4" w:space="0" w:color="auto"/>
            </w:tcBorders>
          </w:tcPr>
          <w:p w14:paraId="6266AC58"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7EE8A75" w14:textId="77777777" w:rsidR="00E36F0E" w:rsidRPr="00F100FF" w:rsidRDefault="00393DC0" w:rsidP="00E36F0E">
            <w:pPr>
              <w:rPr>
                <w:sz w:val="16"/>
                <w:szCs w:val="16"/>
              </w:rPr>
            </w:pPr>
            <w:r w:rsidRPr="00F100FF">
              <w:rPr>
                <w:sz w:val="16"/>
                <w:szCs w:val="16"/>
              </w:rPr>
              <w:t>WIR-FUN-REQ-296074/B-Performance and General Requirements</w:t>
            </w:r>
          </w:p>
        </w:tc>
        <w:tc>
          <w:tcPr>
            <w:tcW w:w="5911" w:type="dxa"/>
            <w:tcBorders>
              <w:top w:val="single" w:sz="6" w:space="0" w:color="auto"/>
              <w:left w:val="single" w:sz="6" w:space="0" w:color="auto"/>
              <w:bottom w:val="single" w:sz="6" w:space="0" w:color="auto"/>
              <w:right w:val="single" w:sz="6" w:space="0" w:color="auto"/>
            </w:tcBorders>
          </w:tcPr>
          <w:p w14:paraId="35425FDB" w14:textId="77777777" w:rsidR="00E36F0E" w:rsidRPr="00F100FF" w:rsidRDefault="00393DC0" w:rsidP="00E36F0E">
            <w:pPr>
              <w:rPr>
                <w:sz w:val="16"/>
                <w:szCs w:val="16"/>
              </w:rPr>
            </w:pPr>
            <w:r w:rsidRPr="00F100FF">
              <w:rPr>
                <w:sz w:val="16"/>
                <w:szCs w:val="16"/>
              </w:rPr>
              <w:t>MBORREL4: Updated Function name</w:t>
            </w:r>
          </w:p>
        </w:tc>
      </w:tr>
      <w:tr w:rsidR="00E36F0E" w:rsidRPr="008D5346" w14:paraId="166AB2E9" w14:textId="77777777" w:rsidTr="00E36F0E">
        <w:trPr>
          <w:trHeight w:val="245"/>
          <w:jc w:val="center"/>
        </w:trPr>
        <w:tc>
          <w:tcPr>
            <w:tcW w:w="1755" w:type="dxa"/>
            <w:tcBorders>
              <w:left w:val="single" w:sz="4" w:space="0" w:color="auto"/>
              <w:right w:val="single" w:sz="4" w:space="0" w:color="auto"/>
            </w:tcBorders>
          </w:tcPr>
          <w:p w14:paraId="7077FD36"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639FE92" w14:textId="77777777" w:rsidR="00E36F0E" w:rsidRPr="00F100FF" w:rsidRDefault="00393DC0" w:rsidP="00E36F0E">
            <w:pPr>
              <w:rPr>
                <w:sz w:val="16"/>
                <w:szCs w:val="16"/>
              </w:rPr>
            </w:pPr>
            <w:r w:rsidRPr="00F100FF">
              <w:rPr>
                <w:sz w:val="16"/>
                <w:szCs w:val="16"/>
              </w:rPr>
              <w:t>STR-504083/B-Requirements</w:t>
            </w:r>
          </w:p>
        </w:tc>
        <w:tc>
          <w:tcPr>
            <w:tcW w:w="5911" w:type="dxa"/>
            <w:tcBorders>
              <w:top w:val="single" w:sz="6" w:space="0" w:color="auto"/>
              <w:left w:val="single" w:sz="6" w:space="0" w:color="auto"/>
              <w:bottom w:val="single" w:sz="6" w:space="0" w:color="auto"/>
              <w:right w:val="single" w:sz="6" w:space="0" w:color="auto"/>
            </w:tcBorders>
          </w:tcPr>
          <w:p w14:paraId="39E80DEB" w14:textId="77777777" w:rsidR="00E36F0E" w:rsidRPr="00F100FF" w:rsidRDefault="00393DC0" w:rsidP="00E36F0E">
            <w:pPr>
              <w:rPr>
                <w:sz w:val="16"/>
                <w:szCs w:val="16"/>
              </w:rPr>
            </w:pPr>
            <w:r w:rsidRPr="00F100FF">
              <w:rPr>
                <w:sz w:val="16"/>
                <w:szCs w:val="16"/>
              </w:rPr>
              <w:t>MBORREL4: Added REQ-310882-883</w:t>
            </w:r>
          </w:p>
        </w:tc>
      </w:tr>
      <w:tr w:rsidR="00E36F0E" w:rsidRPr="008D5346" w14:paraId="49397B07" w14:textId="77777777" w:rsidTr="00E36F0E">
        <w:trPr>
          <w:trHeight w:val="245"/>
          <w:jc w:val="center"/>
        </w:trPr>
        <w:tc>
          <w:tcPr>
            <w:tcW w:w="1755" w:type="dxa"/>
            <w:tcBorders>
              <w:left w:val="single" w:sz="4" w:space="0" w:color="auto"/>
              <w:right w:val="single" w:sz="4" w:space="0" w:color="auto"/>
            </w:tcBorders>
          </w:tcPr>
          <w:p w14:paraId="165E5383"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BB68B47" w14:textId="77777777" w:rsidR="00E36F0E" w:rsidRPr="00F100FF" w:rsidRDefault="00393DC0" w:rsidP="00E36F0E">
            <w:pPr>
              <w:rPr>
                <w:sz w:val="16"/>
                <w:szCs w:val="16"/>
              </w:rPr>
            </w:pPr>
            <w:r w:rsidRPr="00F100FF">
              <w:rPr>
                <w:sz w:val="16"/>
                <w:szCs w:val="16"/>
              </w:rPr>
              <w:t>WIR-REQ-296078/B-Providing interfaces</w:t>
            </w:r>
          </w:p>
        </w:tc>
        <w:tc>
          <w:tcPr>
            <w:tcW w:w="5911" w:type="dxa"/>
            <w:tcBorders>
              <w:top w:val="single" w:sz="6" w:space="0" w:color="auto"/>
              <w:left w:val="single" w:sz="6" w:space="0" w:color="auto"/>
              <w:bottom w:val="single" w:sz="6" w:space="0" w:color="auto"/>
              <w:right w:val="single" w:sz="6" w:space="0" w:color="auto"/>
            </w:tcBorders>
          </w:tcPr>
          <w:p w14:paraId="6509EF98" w14:textId="77777777" w:rsidR="00E36F0E" w:rsidRPr="00F100FF" w:rsidRDefault="00393DC0" w:rsidP="00E36F0E">
            <w:pPr>
              <w:rPr>
                <w:sz w:val="16"/>
                <w:szCs w:val="16"/>
              </w:rPr>
            </w:pPr>
            <w:r w:rsidRPr="00F100FF">
              <w:rPr>
                <w:sz w:val="16"/>
                <w:szCs w:val="16"/>
              </w:rPr>
              <w:t>MBORREL4: Updated content per team review</w:t>
            </w:r>
          </w:p>
        </w:tc>
      </w:tr>
      <w:tr w:rsidR="00E36F0E" w:rsidRPr="008D5346" w14:paraId="5FBC5542" w14:textId="77777777" w:rsidTr="00E36F0E">
        <w:trPr>
          <w:trHeight w:val="245"/>
          <w:jc w:val="center"/>
        </w:trPr>
        <w:tc>
          <w:tcPr>
            <w:tcW w:w="1755" w:type="dxa"/>
            <w:tcBorders>
              <w:left w:val="single" w:sz="4" w:space="0" w:color="auto"/>
              <w:right w:val="single" w:sz="4" w:space="0" w:color="auto"/>
            </w:tcBorders>
          </w:tcPr>
          <w:p w14:paraId="3D318918"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065377C" w14:textId="77777777" w:rsidR="00E36F0E" w:rsidRPr="00F100FF" w:rsidRDefault="00393DC0" w:rsidP="00E36F0E">
            <w:pPr>
              <w:rPr>
                <w:sz w:val="16"/>
                <w:szCs w:val="16"/>
              </w:rPr>
            </w:pPr>
            <w:r w:rsidRPr="00F100FF">
              <w:rPr>
                <w:sz w:val="16"/>
                <w:szCs w:val="16"/>
              </w:rPr>
              <w:t>WIR-REQ-310882/A-Response to privacy mode settings</w:t>
            </w:r>
          </w:p>
        </w:tc>
        <w:tc>
          <w:tcPr>
            <w:tcW w:w="5911" w:type="dxa"/>
            <w:tcBorders>
              <w:top w:val="single" w:sz="6" w:space="0" w:color="auto"/>
              <w:left w:val="single" w:sz="6" w:space="0" w:color="auto"/>
              <w:bottom w:val="single" w:sz="6" w:space="0" w:color="auto"/>
              <w:right w:val="single" w:sz="6" w:space="0" w:color="auto"/>
            </w:tcBorders>
          </w:tcPr>
          <w:p w14:paraId="360E5AC0" w14:textId="77777777" w:rsidR="00E36F0E" w:rsidRPr="00F100FF" w:rsidRDefault="00393DC0" w:rsidP="00E36F0E">
            <w:pPr>
              <w:rPr>
                <w:sz w:val="16"/>
                <w:szCs w:val="16"/>
              </w:rPr>
            </w:pPr>
            <w:r w:rsidRPr="00F100FF">
              <w:rPr>
                <w:sz w:val="16"/>
                <w:szCs w:val="16"/>
              </w:rPr>
              <w:t>MBORREL4: New req. per team review</w:t>
            </w:r>
          </w:p>
        </w:tc>
      </w:tr>
      <w:tr w:rsidR="00E36F0E" w:rsidRPr="008D5346" w14:paraId="790FE521" w14:textId="77777777" w:rsidTr="00E36F0E">
        <w:trPr>
          <w:trHeight w:val="245"/>
          <w:jc w:val="center"/>
        </w:trPr>
        <w:tc>
          <w:tcPr>
            <w:tcW w:w="1755" w:type="dxa"/>
            <w:tcBorders>
              <w:left w:val="single" w:sz="4" w:space="0" w:color="auto"/>
              <w:right w:val="single" w:sz="4" w:space="0" w:color="auto"/>
            </w:tcBorders>
          </w:tcPr>
          <w:p w14:paraId="571FB93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7105C12" w14:textId="77777777" w:rsidR="00E36F0E" w:rsidRPr="00F100FF" w:rsidRDefault="00393DC0" w:rsidP="00E36F0E">
            <w:pPr>
              <w:rPr>
                <w:sz w:val="16"/>
                <w:szCs w:val="16"/>
              </w:rPr>
            </w:pPr>
            <w:r w:rsidRPr="00F100FF">
              <w:rPr>
                <w:sz w:val="16"/>
                <w:szCs w:val="16"/>
              </w:rPr>
              <w:t>WIR-REQ-310883/A-eCall / Emergency assistance / ERA-GLONASS related requirements</w:t>
            </w:r>
          </w:p>
        </w:tc>
        <w:tc>
          <w:tcPr>
            <w:tcW w:w="5911" w:type="dxa"/>
            <w:tcBorders>
              <w:top w:val="single" w:sz="6" w:space="0" w:color="auto"/>
              <w:left w:val="single" w:sz="6" w:space="0" w:color="auto"/>
              <w:bottom w:val="single" w:sz="6" w:space="0" w:color="auto"/>
              <w:right w:val="single" w:sz="6" w:space="0" w:color="auto"/>
            </w:tcBorders>
          </w:tcPr>
          <w:p w14:paraId="49A9257C" w14:textId="77777777" w:rsidR="00E36F0E" w:rsidRPr="00F100FF" w:rsidRDefault="00393DC0" w:rsidP="00E36F0E">
            <w:pPr>
              <w:rPr>
                <w:sz w:val="16"/>
                <w:szCs w:val="16"/>
              </w:rPr>
            </w:pPr>
            <w:r w:rsidRPr="00F100FF">
              <w:rPr>
                <w:sz w:val="16"/>
                <w:szCs w:val="16"/>
              </w:rPr>
              <w:t>MBORREL4: New req. per team review</w:t>
            </w:r>
          </w:p>
        </w:tc>
      </w:tr>
      <w:tr w:rsidR="00E36F0E" w:rsidRPr="008D5346" w14:paraId="5F3C2FB9" w14:textId="77777777" w:rsidTr="00E36F0E">
        <w:trPr>
          <w:trHeight w:val="245"/>
          <w:jc w:val="center"/>
        </w:trPr>
        <w:tc>
          <w:tcPr>
            <w:tcW w:w="1755" w:type="dxa"/>
            <w:tcBorders>
              <w:left w:val="single" w:sz="4" w:space="0" w:color="auto"/>
              <w:right w:val="single" w:sz="4" w:space="0" w:color="auto"/>
            </w:tcBorders>
          </w:tcPr>
          <w:p w14:paraId="71D61015"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C33E174" w14:textId="77777777" w:rsidR="00E36F0E" w:rsidRPr="00F100FF" w:rsidRDefault="00393DC0" w:rsidP="00E36F0E">
            <w:pPr>
              <w:rPr>
                <w:sz w:val="16"/>
                <w:szCs w:val="16"/>
              </w:rPr>
            </w:pPr>
            <w:r w:rsidRPr="00F100FF">
              <w:rPr>
                <w:sz w:val="16"/>
                <w:szCs w:val="16"/>
              </w:rPr>
              <w:t>WIR-REQ-311562/A-Checking CCS policies</w:t>
            </w:r>
          </w:p>
        </w:tc>
        <w:tc>
          <w:tcPr>
            <w:tcW w:w="5911" w:type="dxa"/>
            <w:tcBorders>
              <w:top w:val="single" w:sz="6" w:space="0" w:color="auto"/>
              <w:left w:val="single" w:sz="6" w:space="0" w:color="auto"/>
              <w:bottom w:val="single" w:sz="6" w:space="0" w:color="auto"/>
              <w:right w:val="single" w:sz="6" w:space="0" w:color="auto"/>
            </w:tcBorders>
          </w:tcPr>
          <w:p w14:paraId="2D5CE14E" w14:textId="77777777" w:rsidR="00E36F0E" w:rsidRPr="00F100FF" w:rsidRDefault="00393DC0" w:rsidP="00E36F0E">
            <w:pPr>
              <w:rPr>
                <w:sz w:val="16"/>
                <w:szCs w:val="16"/>
              </w:rPr>
            </w:pPr>
            <w:r w:rsidRPr="00F100FF">
              <w:rPr>
                <w:sz w:val="16"/>
                <w:szCs w:val="16"/>
              </w:rPr>
              <w:t>MBORREL4: New req. per team review</w:t>
            </w:r>
          </w:p>
        </w:tc>
      </w:tr>
      <w:tr w:rsidR="00E36F0E" w:rsidRPr="008D5346" w14:paraId="3AA632F1" w14:textId="77777777" w:rsidTr="00E36F0E">
        <w:trPr>
          <w:trHeight w:val="245"/>
          <w:jc w:val="center"/>
        </w:trPr>
        <w:tc>
          <w:tcPr>
            <w:tcW w:w="1755" w:type="dxa"/>
            <w:tcBorders>
              <w:left w:val="single" w:sz="4" w:space="0" w:color="auto"/>
              <w:bottom w:val="single" w:sz="4" w:space="0" w:color="auto"/>
              <w:right w:val="single" w:sz="4" w:space="0" w:color="auto"/>
            </w:tcBorders>
          </w:tcPr>
          <w:p w14:paraId="22FFA38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430306E" w14:textId="77777777" w:rsidR="00E36F0E" w:rsidRPr="00F100FF" w:rsidRDefault="00393DC0" w:rsidP="00E36F0E">
            <w:pPr>
              <w:rPr>
                <w:sz w:val="16"/>
                <w:szCs w:val="16"/>
              </w:rPr>
            </w:pPr>
            <w:r w:rsidRPr="00F100FF">
              <w:rPr>
                <w:sz w:val="16"/>
                <w:szCs w:val="16"/>
              </w:rPr>
              <w:t>WIR-REQ-296095/B-Configuration Parameters</w:t>
            </w:r>
          </w:p>
        </w:tc>
        <w:tc>
          <w:tcPr>
            <w:tcW w:w="5911" w:type="dxa"/>
            <w:tcBorders>
              <w:top w:val="single" w:sz="6" w:space="0" w:color="auto"/>
              <w:left w:val="single" w:sz="6" w:space="0" w:color="auto"/>
              <w:bottom w:val="single" w:sz="6" w:space="0" w:color="auto"/>
              <w:right w:val="single" w:sz="6" w:space="0" w:color="auto"/>
            </w:tcBorders>
          </w:tcPr>
          <w:p w14:paraId="07BEB804" w14:textId="77777777" w:rsidR="00E36F0E" w:rsidRPr="00F100FF" w:rsidRDefault="00393DC0" w:rsidP="00E36F0E">
            <w:pPr>
              <w:rPr>
                <w:sz w:val="16"/>
                <w:szCs w:val="16"/>
              </w:rPr>
            </w:pPr>
            <w:r w:rsidRPr="00F100FF">
              <w:rPr>
                <w:sz w:val="16"/>
                <w:szCs w:val="16"/>
              </w:rPr>
              <w:t>MBORREL4: Updated content per team review</w:t>
            </w:r>
          </w:p>
        </w:tc>
      </w:tr>
      <w:tr w:rsidR="00E36F0E" w14:paraId="16C1CCD9" w14:textId="77777777" w:rsidTr="00E36F0E">
        <w:trPr>
          <w:trHeight w:val="245"/>
          <w:jc w:val="center"/>
        </w:trPr>
        <w:tc>
          <w:tcPr>
            <w:tcW w:w="1755" w:type="dxa"/>
            <w:tcBorders>
              <w:top w:val="single" w:sz="6" w:space="0" w:color="auto"/>
              <w:left w:val="single" w:sz="6" w:space="0" w:color="auto"/>
              <w:bottom w:val="single" w:sz="6" w:space="0" w:color="auto"/>
              <w:right w:val="nil"/>
            </w:tcBorders>
            <w:shd w:val="thinDiagCross" w:color="auto" w:fill="D9D9D9" w:themeFill="background1" w:themeFillShade="D9"/>
          </w:tcPr>
          <w:p w14:paraId="14FD17F4" w14:textId="77777777" w:rsidR="00E36F0E" w:rsidRDefault="00E36F0E" w:rsidP="00E36F0E">
            <w:pPr>
              <w:spacing w:line="276" w:lineRule="auto"/>
              <w:rPr>
                <w:rFonts w:cs="Arial"/>
                <w:b/>
                <w:sz w:val="16"/>
                <w:szCs w:val="16"/>
              </w:rPr>
            </w:pPr>
          </w:p>
        </w:tc>
        <w:tc>
          <w:tcPr>
            <w:tcW w:w="650" w:type="dxa"/>
            <w:tcBorders>
              <w:top w:val="single" w:sz="6" w:space="0" w:color="auto"/>
              <w:left w:val="nil"/>
              <w:bottom w:val="single" w:sz="6" w:space="0" w:color="auto"/>
              <w:right w:val="nil"/>
            </w:tcBorders>
            <w:shd w:val="thinDiagCross" w:color="auto" w:fill="D9D9D9" w:themeFill="background1" w:themeFillShade="D9"/>
          </w:tcPr>
          <w:p w14:paraId="4C8C9B4B" w14:textId="77777777" w:rsidR="00E36F0E" w:rsidRDefault="00E36F0E" w:rsidP="00E36F0E">
            <w:pPr>
              <w:spacing w:line="276" w:lineRule="auto"/>
              <w:jc w:val="center"/>
              <w:rPr>
                <w:rFonts w:cs="Arial"/>
                <w:b/>
                <w:sz w:val="16"/>
                <w:lang w:val="fr-FR"/>
              </w:rPr>
            </w:pPr>
          </w:p>
        </w:tc>
        <w:tc>
          <w:tcPr>
            <w:tcW w:w="1749" w:type="dxa"/>
            <w:tcBorders>
              <w:top w:val="single" w:sz="6" w:space="0" w:color="auto"/>
              <w:left w:val="nil"/>
              <w:bottom w:val="single" w:sz="6" w:space="0" w:color="auto"/>
              <w:right w:val="nil"/>
            </w:tcBorders>
            <w:shd w:val="thinDiagCross" w:color="auto" w:fill="D9D9D9" w:themeFill="background1" w:themeFillShade="D9"/>
          </w:tcPr>
          <w:p w14:paraId="492E7A2A" w14:textId="77777777" w:rsidR="00E36F0E" w:rsidRDefault="00E36F0E" w:rsidP="00E36F0E">
            <w:pPr>
              <w:spacing w:line="276" w:lineRule="auto"/>
              <w:rPr>
                <w:rFonts w:cs="Arial"/>
                <w:b/>
                <w:sz w:val="16"/>
              </w:rPr>
            </w:pPr>
          </w:p>
        </w:tc>
        <w:tc>
          <w:tcPr>
            <w:tcW w:w="5911" w:type="dxa"/>
            <w:tcBorders>
              <w:top w:val="single" w:sz="6" w:space="0" w:color="auto"/>
              <w:left w:val="nil"/>
              <w:bottom w:val="single" w:sz="6" w:space="0" w:color="auto"/>
              <w:right w:val="single" w:sz="6" w:space="0" w:color="auto"/>
            </w:tcBorders>
            <w:shd w:val="thinDiagCross" w:color="auto" w:fill="D9D9D9" w:themeFill="background1" w:themeFillShade="D9"/>
          </w:tcPr>
          <w:p w14:paraId="17118902" w14:textId="77777777" w:rsidR="00E36F0E" w:rsidRDefault="00E36F0E" w:rsidP="00E36F0E">
            <w:pPr>
              <w:spacing w:line="276" w:lineRule="auto"/>
              <w:rPr>
                <w:rFonts w:cs="Arial"/>
                <w:b/>
                <w:sz w:val="16"/>
              </w:rPr>
            </w:pPr>
          </w:p>
        </w:tc>
      </w:tr>
      <w:tr w:rsidR="00E36F0E" w:rsidRPr="008D5346" w14:paraId="6F7409C9" w14:textId="77777777" w:rsidTr="00E36F0E">
        <w:trPr>
          <w:trHeight w:val="245"/>
          <w:jc w:val="center"/>
        </w:trPr>
        <w:tc>
          <w:tcPr>
            <w:tcW w:w="1755" w:type="dxa"/>
            <w:tcBorders>
              <w:top w:val="single" w:sz="6" w:space="0" w:color="auto"/>
              <w:left w:val="single" w:sz="6" w:space="0" w:color="auto"/>
              <w:bottom w:val="single" w:sz="4" w:space="0" w:color="auto"/>
              <w:right w:val="single" w:sz="6" w:space="0" w:color="auto"/>
            </w:tcBorders>
            <w:hideMark/>
          </w:tcPr>
          <w:p w14:paraId="23DC6060" w14:textId="77777777" w:rsidR="00E36F0E" w:rsidRPr="008D5346" w:rsidRDefault="00393DC0" w:rsidP="00E36F0E">
            <w:pPr>
              <w:spacing w:line="276" w:lineRule="auto"/>
              <w:rPr>
                <w:rFonts w:eastAsiaTheme="minorEastAsia" w:cstheme="minorBidi"/>
                <w:b/>
                <w:sz w:val="16"/>
                <w:szCs w:val="16"/>
              </w:rPr>
            </w:pPr>
            <w:r>
              <w:rPr>
                <w:rFonts w:eastAsiaTheme="minorEastAsia" w:cstheme="minorBidi"/>
                <w:b/>
                <w:sz w:val="16"/>
                <w:szCs w:val="16"/>
              </w:rPr>
              <w:t>August 21, 2018</w:t>
            </w:r>
          </w:p>
        </w:tc>
        <w:tc>
          <w:tcPr>
            <w:tcW w:w="650" w:type="dxa"/>
            <w:tcBorders>
              <w:top w:val="single" w:sz="6" w:space="0" w:color="auto"/>
              <w:left w:val="single" w:sz="6" w:space="0" w:color="auto"/>
              <w:bottom w:val="single" w:sz="6" w:space="0" w:color="auto"/>
              <w:right w:val="single" w:sz="6" w:space="0" w:color="auto"/>
            </w:tcBorders>
            <w:hideMark/>
          </w:tcPr>
          <w:p w14:paraId="5869F78C" w14:textId="77777777" w:rsidR="00E36F0E" w:rsidRPr="008D5346" w:rsidRDefault="00393DC0" w:rsidP="00E36F0E">
            <w:pPr>
              <w:spacing w:line="276" w:lineRule="auto"/>
              <w:jc w:val="center"/>
              <w:rPr>
                <w:rFonts w:eastAsiaTheme="minorEastAsia" w:cstheme="minorBidi"/>
                <w:b/>
                <w:sz w:val="16"/>
                <w:szCs w:val="16"/>
              </w:rPr>
            </w:pPr>
            <w:r>
              <w:rPr>
                <w:rFonts w:eastAsiaTheme="minorEastAsia" w:cstheme="minorBidi"/>
                <w:b/>
                <w:sz w:val="16"/>
                <w:szCs w:val="16"/>
              </w:rPr>
              <w:t>1.2</w:t>
            </w:r>
          </w:p>
        </w:tc>
        <w:tc>
          <w:tcPr>
            <w:tcW w:w="7660" w:type="dxa"/>
            <w:gridSpan w:val="2"/>
            <w:tcBorders>
              <w:top w:val="single" w:sz="6" w:space="0" w:color="auto"/>
              <w:left w:val="single" w:sz="6" w:space="0" w:color="auto"/>
              <w:bottom w:val="single" w:sz="6" w:space="0" w:color="auto"/>
              <w:right w:val="single" w:sz="6" w:space="0" w:color="auto"/>
            </w:tcBorders>
          </w:tcPr>
          <w:p w14:paraId="744AAA4C" w14:textId="77777777" w:rsidR="00E36F0E" w:rsidRPr="008D5346" w:rsidRDefault="00E36F0E" w:rsidP="00E36F0E">
            <w:pPr>
              <w:spacing w:line="276" w:lineRule="auto"/>
              <w:rPr>
                <w:rFonts w:cs="Arial"/>
                <w:b/>
                <w:sz w:val="16"/>
                <w:szCs w:val="16"/>
              </w:rPr>
            </w:pPr>
          </w:p>
        </w:tc>
      </w:tr>
      <w:tr w:rsidR="00E36F0E" w:rsidRPr="00F100FF" w14:paraId="3DF5F39A" w14:textId="77777777" w:rsidTr="00E36F0E">
        <w:trPr>
          <w:trHeight w:val="245"/>
          <w:jc w:val="center"/>
        </w:trPr>
        <w:tc>
          <w:tcPr>
            <w:tcW w:w="1755" w:type="dxa"/>
            <w:tcBorders>
              <w:top w:val="single" w:sz="4" w:space="0" w:color="auto"/>
              <w:left w:val="single" w:sz="4" w:space="0" w:color="auto"/>
              <w:right w:val="single" w:sz="4" w:space="0" w:color="auto"/>
            </w:tcBorders>
          </w:tcPr>
          <w:p w14:paraId="51A85EAD"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344FA06" w14:textId="77777777" w:rsidR="00E36F0E" w:rsidRPr="003C477A" w:rsidRDefault="00393DC0" w:rsidP="00E36F0E">
            <w:pPr>
              <w:rPr>
                <w:sz w:val="16"/>
              </w:rPr>
            </w:pPr>
            <w:r w:rsidRPr="003C477A">
              <w:rPr>
                <w:sz w:val="16"/>
              </w:rPr>
              <w:t>WIR-IIR-REQ-289532/C-WIRServer_Rx</w:t>
            </w:r>
          </w:p>
        </w:tc>
        <w:tc>
          <w:tcPr>
            <w:tcW w:w="5911" w:type="dxa"/>
            <w:tcBorders>
              <w:top w:val="single" w:sz="6" w:space="0" w:color="auto"/>
              <w:left w:val="single" w:sz="6" w:space="0" w:color="auto"/>
              <w:bottom w:val="single" w:sz="6" w:space="0" w:color="auto"/>
              <w:right w:val="single" w:sz="6" w:space="0" w:color="auto"/>
            </w:tcBorders>
          </w:tcPr>
          <w:p w14:paraId="48389697" w14:textId="77777777" w:rsidR="00E36F0E" w:rsidRPr="003C477A" w:rsidRDefault="00393DC0" w:rsidP="00E36F0E">
            <w:pPr>
              <w:rPr>
                <w:sz w:val="16"/>
              </w:rPr>
            </w:pPr>
            <w:r w:rsidRPr="003C477A">
              <w:rPr>
                <w:sz w:val="16"/>
              </w:rPr>
              <w:t>MBORREL4: Removed REQ-304019 (already done per existing functionality, see Embedded Modem Common Functions v2 TCU SPSS)</w:t>
            </w:r>
          </w:p>
        </w:tc>
      </w:tr>
      <w:tr w:rsidR="00E36F0E" w:rsidRPr="00F100FF" w14:paraId="09BAC0EE" w14:textId="77777777" w:rsidTr="00E36F0E">
        <w:trPr>
          <w:trHeight w:val="245"/>
          <w:jc w:val="center"/>
        </w:trPr>
        <w:tc>
          <w:tcPr>
            <w:tcW w:w="1755" w:type="dxa"/>
            <w:tcBorders>
              <w:left w:val="single" w:sz="4" w:space="0" w:color="auto"/>
              <w:right w:val="single" w:sz="4" w:space="0" w:color="auto"/>
            </w:tcBorders>
          </w:tcPr>
          <w:p w14:paraId="1F8F1F22"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0AA1A11" w14:textId="77777777" w:rsidR="00E36F0E" w:rsidRPr="003C477A" w:rsidRDefault="00393DC0" w:rsidP="00E36F0E">
            <w:pPr>
              <w:rPr>
                <w:sz w:val="16"/>
              </w:rPr>
            </w:pPr>
            <w:r w:rsidRPr="003C477A">
              <w:rPr>
                <w:sz w:val="16"/>
              </w:rPr>
              <w:t>WIR-REQ-295943/C-Intent Policy Update Acknowledgement</w:t>
            </w:r>
          </w:p>
        </w:tc>
        <w:tc>
          <w:tcPr>
            <w:tcW w:w="5911" w:type="dxa"/>
            <w:tcBorders>
              <w:top w:val="single" w:sz="6" w:space="0" w:color="auto"/>
              <w:left w:val="single" w:sz="6" w:space="0" w:color="auto"/>
              <w:bottom w:val="single" w:sz="6" w:space="0" w:color="auto"/>
              <w:right w:val="single" w:sz="6" w:space="0" w:color="auto"/>
            </w:tcBorders>
          </w:tcPr>
          <w:p w14:paraId="28B6D94A" w14:textId="77777777" w:rsidR="00E36F0E" w:rsidRPr="003C477A" w:rsidRDefault="00393DC0" w:rsidP="00E36F0E">
            <w:pPr>
              <w:rPr>
                <w:sz w:val="16"/>
              </w:rPr>
            </w:pPr>
            <w:r w:rsidRPr="003C477A">
              <w:rPr>
                <w:sz w:val="16"/>
              </w:rPr>
              <w:t>MBORREL4: Updated table per team review  / FTCP updates</w:t>
            </w:r>
          </w:p>
        </w:tc>
      </w:tr>
      <w:tr w:rsidR="00E36F0E" w:rsidRPr="00F100FF" w14:paraId="7AC7521D" w14:textId="77777777" w:rsidTr="00E36F0E">
        <w:trPr>
          <w:trHeight w:val="245"/>
          <w:jc w:val="center"/>
        </w:trPr>
        <w:tc>
          <w:tcPr>
            <w:tcW w:w="1755" w:type="dxa"/>
            <w:tcBorders>
              <w:left w:val="single" w:sz="4" w:space="0" w:color="auto"/>
              <w:right w:val="single" w:sz="4" w:space="0" w:color="auto"/>
            </w:tcBorders>
          </w:tcPr>
          <w:p w14:paraId="5C882428"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DDFE71F" w14:textId="77777777" w:rsidR="00E36F0E" w:rsidRPr="003C477A" w:rsidRDefault="00393DC0" w:rsidP="00E36F0E">
            <w:pPr>
              <w:rPr>
                <w:sz w:val="16"/>
              </w:rPr>
            </w:pPr>
            <w:r w:rsidRPr="003C477A">
              <w:rPr>
                <w:sz w:val="16"/>
              </w:rPr>
              <w:t>WIR-REQ-295947/B-Tunnel Support</w:t>
            </w:r>
          </w:p>
        </w:tc>
        <w:tc>
          <w:tcPr>
            <w:tcW w:w="5911" w:type="dxa"/>
            <w:tcBorders>
              <w:top w:val="single" w:sz="6" w:space="0" w:color="auto"/>
              <w:left w:val="single" w:sz="6" w:space="0" w:color="auto"/>
              <w:bottom w:val="single" w:sz="6" w:space="0" w:color="auto"/>
              <w:right w:val="single" w:sz="6" w:space="0" w:color="auto"/>
            </w:tcBorders>
          </w:tcPr>
          <w:p w14:paraId="41B2933D" w14:textId="77777777" w:rsidR="00E36F0E" w:rsidRPr="003C477A" w:rsidRDefault="00393DC0" w:rsidP="00E36F0E">
            <w:pPr>
              <w:rPr>
                <w:sz w:val="16"/>
              </w:rPr>
            </w:pPr>
            <w:r w:rsidRPr="003C477A">
              <w:rPr>
                <w:sz w:val="16"/>
              </w:rPr>
              <w:t>MBORREL4: Changed WIRClient1 to WIRServer</w:t>
            </w:r>
          </w:p>
        </w:tc>
      </w:tr>
      <w:tr w:rsidR="00E36F0E" w:rsidRPr="00F100FF" w14:paraId="0CF9967F" w14:textId="77777777" w:rsidTr="00E36F0E">
        <w:trPr>
          <w:trHeight w:val="245"/>
          <w:jc w:val="center"/>
        </w:trPr>
        <w:tc>
          <w:tcPr>
            <w:tcW w:w="1755" w:type="dxa"/>
            <w:tcBorders>
              <w:left w:val="single" w:sz="4" w:space="0" w:color="auto"/>
              <w:right w:val="single" w:sz="4" w:space="0" w:color="auto"/>
            </w:tcBorders>
          </w:tcPr>
          <w:p w14:paraId="4BA62343"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FA39D94" w14:textId="77777777" w:rsidR="00E36F0E" w:rsidRPr="003C477A" w:rsidRDefault="00393DC0" w:rsidP="00E36F0E">
            <w:pPr>
              <w:rPr>
                <w:sz w:val="16"/>
              </w:rPr>
            </w:pPr>
            <w:r w:rsidRPr="003C477A">
              <w:rPr>
                <w:sz w:val="16"/>
              </w:rPr>
              <w:t>WIR-REQ-295973/B-Data usage period reset</w:t>
            </w:r>
          </w:p>
        </w:tc>
        <w:tc>
          <w:tcPr>
            <w:tcW w:w="5911" w:type="dxa"/>
            <w:tcBorders>
              <w:top w:val="single" w:sz="6" w:space="0" w:color="auto"/>
              <w:left w:val="single" w:sz="6" w:space="0" w:color="auto"/>
              <w:bottom w:val="single" w:sz="6" w:space="0" w:color="auto"/>
              <w:right w:val="single" w:sz="6" w:space="0" w:color="auto"/>
            </w:tcBorders>
          </w:tcPr>
          <w:p w14:paraId="02E10140" w14:textId="77777777" w:rsidR="00E36F0E" w:rsidRPr="003C477A" w:rsidRDefault="00393DC0" w:rsidP="00E36F0E">
            <w:pPr>
              <w:rPr>
                <w:sz w:val="16"/>
              </w:rPr>
            </w:pPr>
            <w:r w:rsidRPr="003C477A">
              <w:rPr>
                <w:sz w:val="16"/>
              </w:rPr>
              <w:t>MBORREL4: MBORREL4: Updated content per team review / FTCP updates</w:t>
            </w:r>
          </w:p>
        </w:tc>
      </w:tr>
      <w:tr w:rsidR="00E36F0E" w:rsidRPr="00F100FF" w14:paraId="2B07AFED" w14:textId="77777777" w:rsidTr="00E36F0E">
        <w:trPr>
          <w:trHeight w:val="245"/>
          <w:jc w:val="center"/>
        </w:trPr>
        <w:tc>
          <w:tcPr>
            <w:tcW w:w="1755" w:type="dxa"/>
            <w:tcBorders>
              <w:left w:val="single" w:sz="4" w:space="0" w:color="auto"/>
              <w:right w:val="single" w:sz="4" w:space="0" w:color="auto"/>
            </w:tcBorders>
          </w:tcPr>
          <w:p w14:paraId="5E0F39FD"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930840F" w14:textId="77777777" w:rsidR="00E36F0E" w:rsidRPr="003C477A" w:rsidRDefault="00393DC0" w:rsidP="00E36F0E">
            <w:pPr>
              <w:rPr>
                <w:sz w:val="16"/>
              </w:rPr>
            </w:pPr>
            <w:r w:rsidRPr="003C477A">
              <w:rPr>
                <w:sz w:val="16"/>
              </w:rPr>
              <w:t>STR-503991/C-Requirements</w:t>
            </w:r>
          </w:p>
        </w:tc>
        <w:tc>
          <w:tcPr>
            <w:tcW w:w="5911" w:type="dxa"/>
            <w:tcBorders>
              <w:top w:val="single" w:sz="6" w:space="0" w:color="auto"/>
              <w:left w:val="single" w:sz="6" w:space="0" w:color="auto"/>
              <w:bottom w:val="single" w:sz="6" w:space="0" w:color="auto"/>
              <w:right w:val="single" w:sz="6" w:space="0" w:color="auto"/>
            </w:tcBorders>
          </w:tcPr>
          <w:p w14:paraId="2546DFE2" w14:textId="77777777" w:rsidR="00E36F0E" w:rsidRPr="003C477A" w:rsidRDefault="00393DC0" w:rsidP="00E36F0E">
            <w:pPr>
              <w:rPr>
                <w:sz w:val="16"/>
              </w:rPr>
            </w:pPr>
            <w:r w:rsidRPr="003C477A">
              <w:rPr>
                <w:sz w:val="16"/>
              </w:rPr>
              <w:t>MBORREL4: Added  REQ-321008 per team review / FTCP updates</w:t>
            </w:r>
          </w:p>
        </w:tc>
      </w:tr>
      <w:tr w:rsidR="00E36F0E" w:rsidRPr="00F100FF" w14:paraId="7E1F3935" w14:textId="77777777" w:rsidTr="00E36F0E">
        <w:trPr>
          <w:trHeight w:val="245"/>
          <w:jc w:val="center"/>
        </w:trPr>
        <w:tc>
          <w:tcPr>
            <w:tcW w:w="1755" w:type="dxa"/>
            <w:tcBorders>
              <w:left w:val="single" w:sz="4" w:space="0" w:color="auto"/>
              <w:right w:val="single" w:sz="4" w:space="0" w:color="auto"/>
            </w:tcBorders>
          </w:tcPr>
          <w:p w14:paraId="60F4F43B"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04A732C" w14:textId="77777777" w:rsidR="00E36F0E" w:rsidRPr="003C477A" w:rsidRDefault="00393DC0" w:rsidP="00E36F0E">
            <w:pPr>
              <w:rPr>
                <w:sz w:val="16"/>
              </w:rPr>
            </w:pPr>
            <w:r w:rsidRPr="003C477A">
              <w:rPr>
                <w:sz w:val="16"/>
              </w:rPr>
              <w:t>WIR-REQ-296027/B-Cloud response to off-peak request from vehicle</w:t>
            </w:r>
          </w:p>
        </w:tc>
        <w:tc>
          <w:tcPr>
            <w:tcW w:w="5911" w:type="dxa"/>
            <w:tcBorders>
              <w:top w:val="single" w:sz="6" w:space="0" w:color="auto"/>
              <w:left w:val="single" w:sz="6" w:space="0" w:color="auto"/>
              <w:bottom w:val="single" w:sz="6" w:space="0" w:color="auto"/>
              <w:right w:val="single" w:sz="6" w:space="0" w:color="auto"/>
            </w:tcBorders>
          </w:tcPr>
          <w:p w14:paraId="33311C80" w14:textId="77777777" w:rsidR="00E36F0E" w:rsidRPr="003C477A" w:rsidRDefault="00393DC0" w:rsidP="00E36F0E">
            <w:pPr>
              <w:rPr>
                <w:sz w:val="16"/>
              </w:rPr>
            </w:pPr>
            <w:r w:rsidRPr="003C477A">
              <w:rPr>
                <w:sz w:val="16"/>
              </w:rPr>
              <w:t>MBORREL4: Updated content per team review / FTCP updates</w:t>
            </w:r>
          </w:p>
        </w:tc>
      </w:tr>
      <w:tr w:rsidR="00E36F0E" w:rsidRPr="00F100FF" w14:paraId="215A239A" w14:textId="77777777" w:rsidTr="00E36F0E">
        <w:trPr>
          <w:trHeight w:val="245"/>
          <w:jc w:val="center"/>
        </w:trPr>
        <w:tc>
          <w:tcPr>
            <w:tcW w:w="1755" w:type="dxa"/>
            <w:tcBorders>
              <w:left w:val="single" w:sz="4" w:space="0" w:color="auto"/>
              <w:right w:val="single" w:sz="4" w:space="0" w:color="auto"/>
            </w:tcBorders>
          </w:tcPr>
          <w:p w14:paraId="0EE296E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5C2C327" w14:textId="77777777" w:rsidR="00E36F0E" w:rsidRPr="003C477A" w:rsidRDefault="00393DC0" w:rsidP="00E36F0E">
            <w:pPr>
              <w:rPr>
                <w:sz w:val="16"/>
              </w:rPr>
            </w:pPr>
            <w:r w:rsidRPr="003C477A">
              <w:rPr>
                <w:sz w:val="16"/>
              </w:rPr>
              <w:t>WIR-REQ-296028/B-Repeated off-peak wake up</w:t>
            </w:r>
          </w:p>
        </w:tc>
        <w:tc>
          <w:tcPr>
            <w:tcW w:w="5911" w:type="dxa"/>
            <w:tcBorders>
              <w:top w:val="single" w:sz="6" w:space="0" w:color="auto"/>
              <w:left w:val="single" w:sz="6" w:space="0" w:color="auto"/>
              <w:bottom w:val="single" w:sz="6" w:space="0" w:color="auto"/>
              <w:right w:val="single" w:sz="6" w:space="0" w:color="auto"/>
            </w:tcBorders>
          </w:tcPr>
          <w:p w14:paraId="3BC5765A" w14:textId="77777777" w:rsidR="00E36F0E" w:rsidRPr="003C477A" w:rsidRDefault="00393DC0" w:rsidP="00E36F0E">
            <w:pPr>
              <w:rPr>
                <w:sz w:val="16"/>
              </w:rPr>
            </w:pPr>
            <w:r w:rsidRPr="003C477A">
              <w:rPr>
                <w:sz w:val="16"/>
              </w:rPr>
              <w:t>MBORREL4: Updated content per team review / FTCP updates</w:t>
            </w:r>
          </w:p>
        </w:tc>
      </w:tr>
      <w:tr w:rsidR="00E36F0E" w:rsidRPr="00F100FF" w14:paraId="79BE3026" w14:textId="77777777" w:rsidTr="00E36F0E">
        <w:trPr>
          <w:trHeight w:val="245"/>
          <w:jc w:val="center"/>
        </w:trPr>
        <w:tc>
          <w:tcPr>
            <w:tcW w:w="1755" w:type="dxa"/>
            <w:tcBorders>
              <w:left w:val="single" w:sz="4" w:space="0" w:color="auto"/>
              <w:right w:val="single" w:sz="4" w:space="0" w:color="auto"/>
            </w:tcBorders>
          </w:tcPr>
          <w:p w14:paraId="1A149AAC"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37E7627" w14:textId="77777777" w:rsidR="00E36F0E" w:rsidRPr="003C477A" w:rsidRDefault="00393DC0" w:rsidP="00E36F0E">
            <w:pPr>
              <w:rPr>
                <w:sz w:val="16"/>
              </w:rPr>
            </w:pPr>
            <w:r w:rsidRPr="003C477A">
              <w:rPr>
                <w:sz w:val="16"/>
              </w:rPr>
              <w:t>WIR-REQ-296029/C-Off-peak wake up</w:t>
            </w:r>
          </w:p>
        </w:tc>
        <w:tc>
          <w:tcPr>
            <w:tcW w:w="5911" w:type="dxa"/>
            <w:tcBorders>
              <w:top w:val="single" w:sz="6" w:space="0" w:color="auto"/>
              <w:left w:val="single" w:sz="6" w:space="0" w:color="auto"/>
              <w:bottom w:val="single" w:sz="6" w:space="0" w:color="auto"/>
              <w:right w:val="single" w:sz="6" w:space="0" w:color="auto"/>
            </w:tcBorders>
          </w:tcPr>
          <w:p w14:paraId="45877C73" w14:textId="77777777" w:rsidR="00E36F0E" w:rsidRPr="003C477A" w:rsidRDefault="00393DC0" w:rsidP="00E36F0E">
            <w:pPr>
              <w:rPr>
                <w:sz w:val="16"/>
              </w:rPr>
            </w:pPr>
            <w:r w:rsidRPr="003C477A">
              <w:rPr>
                <w:sz w:val="16"/>
              </w:rPr>
              <w:t>MBORREL4: Updated content per team review / FTCP updates</w:t>
            </w:r>
          </w:p>
        </w:tc>
      </w:tr>
      <w:tr w:rsidR="00E36F0E" w:rsidRPr="00F100FF" w14:paraId="5CB78846" w14:textId="77777777" w:rsidTr="00E36F0E">
        <w:trPr>
          <w:trHeight w:val="245"/>
          <w:jc w:val="center"/>
        </w:trPr>
        <w:tc>
          <w:tcPr>
            <w:tcW w:w="1755" w:type="dxa"/>
            <w:tcBorders>
              <w:left w:val="single" w:sz="4" w:space="0" w:color="auto"/>
              <w:right w:val="single" w:sz="4" w:space="0" w:color="auto"/>
            </w:tcBorders>
          </w:tcPr>
          <w:p w14:paraId="104A22FC"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72CD6B9" w14:textId="77777777" w:rsidR="00E36F0E" w:rsidRPr="003C477A" w:rsidRDefault="00393DC0" w:rsidP="00E36F0E">
            <w:pPr>
              <w:rPr>
                <w:sz w:val="16"/>
              </w:rPr>
            </w:pPr>
            <w:r w:rsidRPr="003C477A">
              <w:rPr>
                <w:sz w:val="16"/>
              </w:rPr>
              <w:t>WIR-REQ-296030/C-Off-peak wake up restrictions</w:t>
            </w:r>
          </w:p>
        </w:tc>
        <w:tc>
          <w:tcPr>
            <w:tcW w:w="5911" w:type="dxa"/>
            <w:tcBorders>
              <w:top w:val="single" w:sz="6" w:space="0" w:color="auto"/>
              <w:left w:val="single" w:sz="6" w:space="0" w:color="auto"/>
              <w:bottom w:val="single" w:sz="6" w:space="0" w:color="auto"/>
              <w:right w:val="single" w:sz="6" w:space="0" w:color="auto"/>
            </w:tcBorders>
          </w:tcPr>
          <w:p w14:paraId="5E361B05" w14:textId="77777777" w:rsidR="00E36F0E" w:rsidRPr="003C477A" w:rsidRDefault="00393DC0" w:rsidP="00E36F0E">
            <w:pPr>
              <w:rPr>
                <w:sz w:val="16"/>
              </w:rPr>
            </w:pPr>
            <w:r w:rsidRPr="003C477A">
              <w:rPr>
                <w:sz w:val="16"/>
              </w:rPr>
              <w:t>MBORREL4: Updated title and content per team review / FTCP updates</w:t>
            </w:r>
          </w:p>
        </w:tc>
      </w:tr>
      <w:tr w:rsidR="00E36F0E" w:rsidRPr="00F100FF" w14:paraId="334F5D92" w14:textId="77777777" w:rsidTr="00E36F0E">
        <w:trPr>
          <w:trHeight w:val="245"/>
          <w:jc w:val="center"/>
        </w:trPr>
        <w:tc>
          <w:tcPr>
            <w:tcW w:w="1755" w:type="dxa"/>
            <w:tcBorders>
              <w:left w:val="single" w:sz="4" w:space="0" w:color="auto"/>
              <w:right w:val="single" w:sz="4" w:space="0" w:color="auto"/>
            </w:tcBorders>
          </w:tcPr>
          <w:p w14:paraId="07F3D022"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F844EA4" w14:textId="77777777" w:rsidR="00E36F0E" w:rsidRPr="003C477A" w:rsidRDefault="00393DC0" w:rsidP="00E36F0E">
            <w:pPr>
              <w:rPr>
                <w:sz w:val="16"/>
              </w:rPr>
            </w:pPr>
            <w:r w:rsidRPr="003C477A">
              <w:rPr>
                <w:sz w:val="16"/>
              </w:rPr>
              <w:t>WIR-REQ-296031/C-OFF-Peak activities</w:t>
            </w:r>
          </w:p>
        </w:tc>
        <w:tc>
          <w:tcPr>
            <w:tcW w:w="5911" w:type="dxa"/>
            <w:tcBorders>
              <w:top w:val="single" w:sz="6" w:space="0" w:color="auto"/>
              <w:left w:val="single" w:sz="6" w:space="0" w:color="auto"/>
              <w:bottom w:val="single" w:sz="6" w:space="0" w:color="auto"/>
              <w:right w:val="single" w:sz="6" w:space="0" w:color="auto"/>
            </w:tcBorders>
          </w:tcPr>
          <w:p w14:paraId="01C9BC74" w14:textId="77777777" w:rsidR="00E36F0E" w:rsidRPr="003C477A" w:rsidRDefault="00393DC0" w:rsidP="00E36F0E">
            <w:pPr>
              <w:rPr>
                <w:sz w:val="16"/>
              </w:rPr>
            </w:pPr>
            <w:r w:rsidRPr="003C477A">
              <w:rPr>
                <w:sz w:val="16"/>
              </w:rPr>
              <w:t>MBORREL4: Updated content per team review / FTCP updates</w:t>
            </w:r>
          </w:p>
        </w:tc>
      </w:tr>
      <w:tr w:rsidR="00E36F0E" w:rsidRPr="00F100FF" w14:paraId="1FAD2133" w14:textId="77777777" w:rsidTr="00E36F0E">
        <w:trPr>
          <w:trHeight w:val="245"/>
          <w:jc w:val="center"/>
        </w:trPr>
        <w:tc>
          <w:tcPr>
            <w:tcW w:w="1755" w:type="dxa"/>
            <w:tcBorders>
              <w:left w:val="single" w:sz="4" w:space="0" w:color="auto"/>
              <w:right w:val="single" w:sz="4" w:space="0" w:color="auto"/>
            </w:tcBorders>
          </w:tcPr>
          <w:p w14:paraId="06C5830F"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24198D5" w14:textId="77777777" w:rsidR="00E36F0E" w:rsidRPr="003C477A" w:rsidRDefault="00393DC0" w:rsidP="00E36F0E">
            <w:pPr>
              <w:rPr>
                <w:sz w:val="16"/>
              </w:rPr>
            </w:pPr>
            <w:r w:rsidRPr="003C477A">
              <w:rPr>
                <w:sz w:val="16"/>
              </w:rPr>
              <w:t>WIR-REQ-296032/C-Off-peak termination</w:t>
            </w:r>
          </w:p>
        </w:tc>
        <w:tc>
          <w:tcPr>
            <w:tcW w:w="5911" w:type="dxa"/>
            <w:tcBorders>
              <w:top w:val="single" w:sz="6" w:space="0" w:color="auto"/>
              <w:left w:val="single" w:sz="6" w:space="0" w:color="auto"/>
              <w:bottom w:val="single" w:sz="6" w:space="0" w:color="auto"/>
              <w:right w:val="single" w:sz="6" w:space="0" w:color="auto"/>
            </w:tcBorders>
          </w:tcPr>
          <w:p w14:paraId="0991210A" w14:textId="77777777" w:rsidR="00E36F0E" w:rsidRPr="003C477A" w:rsidRDefault="00393DC0" w:rsidP="00E36F0E">
            <w:pPr>
              <w:rPr>
                <w:sz w:val="16"/>
              </w:rPr>
            </w:pPr>
            <w:r w:rsidRPr="003C477A">
              <w:rPr>
                <w:sz w:val="16"/>
              </w:rPr>
              <w:t>MBORREL4: Updated content per team review / FTCP updates</w:t>
            </w:r>
          </w:p>
        </w:tc>
      </w:tr>
      <w:tr w:rsidR="00E36F0E" w:rsidRPr="00F100FF" w14:paraId="358C6F21" w14:textId="77777777" w:rsidTr="00E36F0E">
        <w:trPr>
          <w:trHeight w:val="245"/>
          <w:jc w:val="center"/>
        </w:trPr>
        <w:tc>
          <w:tcPr>
            <w:tcW w:w="1755" w:type="dxa"/>
            <w:tcBorders>
              <w:left w:val="single" w:sz="4" w:space="0" w:color="auto"/>
              <w:right w:val="single" w:sz="4" w:space="0" w:color="auto"/>
            </w:tcBorders>
          </w:tcPr>
          <w:p w14:paraId="4FDF6D94"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97BAE9E" w14:textId="77777777" w:rsidR="00E36F0E" w:rsidRPr="003C477A" w:rsidRDefault="00393DC0" w:rsidP="00E36F0E">
            <w:pPr>
              <w:rPr>
                <w:sz w:val="16"/>
              </w:rPr>
            </w:pPr>
            <w:r w:rsidRPr="003C477A">
              <w:rPr>
                <w:sz w:val="16"/>
              </w:rPr>
              <w:t>WIR-REQ-310879/B-Off-peak timer</w:t>
            </w:r>
          </w:p>
        </w:tc>
        <w:tc>
          <w:tcPr>
            <w:tcW w:w="5911" w:type="dxa"/>
            <w:tcBorders>
              <w:top w:val="single" w:sz="6" w:space="0" w:color="auto"/>
              <w:left w:val="single" w:sz="6" w:space="0" w:color="auto"/>
              <w:bottom w:val="single" w:sz="6" w:space="0" w:color="auto"/>
              <w:right w:val="single" w:sz="6" w:space="0" w:color="auto"/>
            </w:tcBorders>
          </w:tcPr>
          <w:p w14:paraId="28E6B3CC" w14:textId="77777777" w:rsidR="00E36F0E" w:rsidRPr="003C477A" w:rsidRDefault="00393DC0" w:rsidP="00E36F0E">
            <w:pPr>
              <w:rPr>
                <w:sz w:val="16"/>
              </w:rPr>
            </w:pPr>
            <w:r w:rsidRPr="003C477A">
              <w:rPr>
                <w:sz w:val="16"/>
              </w:rPr>
              <w:t>MBORREL4: Updated content per team review / FTCP updates</w:t>
            </w:r>
          </w:p>
        </w:tc>
      </w:tr>
      <w:tr w:rsidR="00E36F0E" w:rsidRPr="00F100FF" w14:paraId="28130444" w14:textId="77777777" w:rsidTr="00E36F0E">
        <w:trPr>
          <w:trHeight w:val="245"/>
          <w:jc w:val="center"/>
        </w:trPr>
        <w:tc>
          <w:tcPr>
            <w:tcW w:w="1755" w:type="dxa"/>
            <w:tcBorders>
              <w:left w:val="single" w:sz="4" w:space="0" w:color="auto"/>
              <w:right w:val="single" w:sz="4" w:space="0" w:color="auto"/>
            </w:tcBorders>
          </w:tcPr>
          <w:p w14:paraId="67900C8B"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C3E1C3F" w14:textId="77777777" w:rsidR="00E36F0E" w:rsidRPr="003C477A" w:rsidRDefault="00393DC0" w:rsidP="00E36F0E">
            <w:pPr>
              <w:rPr>
                <w:sz w:val="16"/>
              </w:rPr>
            </w:pPr>
            <w:r w:rsidRPr="003C477A">
              <w:rPr>
                <w:sz w:val="16"/>
              </w:rPr>
              <w:t>WIR-REQ-321008/A-Off-peak error codes</w:t>
            </w:r>
          </w:p>
        </w:tc>
        <w:tc>
          <w:tcPr>
            <w:tcW w:w="5911" w:type="dxa"/>
            <w:tcBorders>
              <w:top w:val="single" w:sz="6" w:space="0" w:color="auto"/>
              <w:left w:val="single" w:sz="6" w:space="0" w:color="auto"/>
              <w:bottom w:val="single" w:sz="6" w:space="0" w:color="auto"/>
              <w:right w:val="single" w:sz="6" w:space="0" w:color="auto"/>
            </w:tcBorders>
          </w:tcPr>
          <w:p w14:paraId="15CE5802" w14:textId="77777777" w:rsidR="00E36F0E" w:rsidRPr="003C477A" w:rsidRDefault="00393DC0" w:rsidP="00E36F0E">
            <w:pPr>
              <w:rPr>
                <w:sz w:val="16"/>
              </w:rPr>
            </w:pPr>
            <w:r w:rsidRPr="003C477A">
              <w:rPr>
                <w:sz w:val="16"/>
              </w:rPr>
              <w:t>MBORREL4: New req. per team review / FTCP updates</w:t>
            </w:r>
          </w:p>
        </w:tc>
      </w:tr>
      <w:tr w:rsidR="00E36F0E" w:rsidRPr="00F100FF" w14:paraId="255B0F4D" w14:textId="77777777" w:rsidTr="00E36F0E">
        <w:trPr>
          <w:trHeight w:val="245"/>
          <w:jc w:val="center"/>
        </w:trPr>
        <w:tc>
          <w:tcPr>
            <w:tcW w:w="1755" w:type="dxa"/>
            <w:tcBorders>
              <w:left w:val="single" w:sz="4" w:space="0" w:color="auto"/>
              <w:right w:val="single" w:sz="4" w:space="0" w:color="auto"/>
            </w:tcBorders>
          </w:tcPr>
          <w:p w14:paraId="7C977FBD"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B0C6A19" w14:textId="77777777" w:rsidR="00E36F0E" w:rsidRPr="003C477A" w:rsidRDefault="00393DC0" w:rsidP="00E36F0E">
            <w:pPr>
              <w:rPr>
                <w:sz w:val="16"/>
              </w:rPr>
            </w:pPr>
            <w:r w:rsidRPr="003C477A">
              <w:rPr>
                <w:sz w:val="16"/>
              </w:rPr>
              <w:t>WIR-UC-REQ-296098/B-Off peak wake up</w:t>
            </w:r>
          </w:p>
        </w:tc>
        <w:tc>
          <w:tcPr>
            <w:tcW w:w="5911" w:type="dxa"/>
            <w:tcBorders>
              <w:top w:val="single" w:sz="6" w:space="0" w:color="auto"/>
              <w:left w:val="single" w:sz="6" w:space="0" w:color="auto"/>
              <w:bottom w:val="single" w:sz="6" w:space="0" w:color="auto"/>
              <w:right w:val="single" w:sz="6" w:space="0" w:color="auto"/>
            </w:tcBorders>
          </w:tcPr>
          <w:p w14:paraId="064F256A" w14:textId="77777777" w:rsidR="00E36F0E" w:rsidRPr="003C477A" w:rsidRDefault="00393DC0" w:rsidP="00E36F0E">
            <w:pPr>
              <w:rPr>
                <w:sz w:val="16"/>
              </w:rPr>
            </w:pPr>
            <w:r w:rsidRPr="003C477A">
              <w:rPr>
                <w:sz w:val="16"/>
              </w:rPr>
              <w:t>MBORREL4: Updated scenario desc. per team review / FTCP updates</w:t>
            </w:r>
          </w:p>
        </w:tc>
      </w:tr>
      <w:tr w:rsidR="00E36F0E" w:rsidRPr="00F100FF" w14:paraId="1CB1C865" w14:textId="77777777" w:rsidTr="00E36F0E">
        <w:trPr>
          <w:trHeight w:val="245"/>
          <w:jc w:val="center"/>
        </w:trPr>
        <w:tc>
          <w:tcPr>
            <w:tcW w:w="1755" w:type="dxa"/>
            <w:tcBorders>
              <w:left w:val="single" w:sz="4" w:space="0" w:color="auto"/>
              <w:bottom w:val="single" w:sz="4" w:space="0" w:color="auto"/>
              <w:right w:val="single" w:sz="4" w:space="0" w:color="auto"/>
            </w:tcBorders>
          </w:tcPr>
          <w:p w14:paraId="3166D4DD"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100FE99" w14:textId="77777777" w:rsidR="00E36F0E" w:rsidRPr="003C477A" w:rsidRDefault="00393DC0" w:rsidP="00E36F0E">
            <w:pPr>
              <w:rPr>
                <w:sz w:val="16"/>
              </w:rPr>
            </w:pPr>
            <w:r w:rsidRPr="003C477A">
              <w:rPr>
                <w:sz w:val="16"/>
              </w:rPr>
              <w:t>WIR-REQ-311558/B-WIFI hotspot SSID / Password in HMI display</w:t>
            </w:r>
          </w:p>
        </w:tc>
        <w:tc>
          <w:tcPr>
            <w:tcW w:w="5911" w:type="dxa"/>
            <w:tcBorders>
              <w:top w:val="single" w:sz="6" w:space="0" w:color="auto"/>
              <w:left w:val="single" w:sz="6" w:space="0" w:color="auto"/>
              <w:bottom w:val="single" w:sz="6" w:space="0" w:color="auto"/>
              <w:right w:val="single" w:sz="6" w:space="0" w:color="auto"/>
            </w:tcBorders>
          </w:tcPr>
          <w:p w14:paraId="2E340508" w14:textId="77777777" w:rsidR="00E36F0E" w:rsidRPr="003C477A" w:rsidRDefault="00393DC0" w:rsidP="00E36F0E">
            <w:pPr>
              <w:rPr>
                <w:sz w:val="16"/>
              </w:rPr>
            </w:pPr>
            <w:r w:rsidRPr="003C477A">
              <w:rPr>
                <w:sz w:val="16"/>
              </w:rPr>
              <w:t>MBORREL4: Updated to clarify WIRClient2's Hotspot</w:t>
            </w:r>
          </w:p>
        </w:tc>
      </w:tr>
      <w:tr w:rsidR="00E36F0E" w14:paraId="29D8067F" w14:textId="77777777" w:rsidTr="00E36F0E">
        <w:trPr>
          <w:trHeight w:val="245"/>
          <w:jc w:val="center"/>
        </w:trPr>
        <w:tc>
          <w:tcPr>
            <w:tcW w:w="1755" w:type="dxa"/>
            <w:tcBorders>
              <w:top w:val="single" w:sz="6" w:space="0" w:color="auto"/>
              <w:left w:val="single" w:sz="6" w:space="0" w:color="auto"/>
              <w:bottom w:val="single" w:sz="6" w:space="0" w:color="auto"/>
              <w:right w:val="nil"/>
            </w:tcBorders>
            <w:shd w:val="thinDiagCross" w:color="auto" w:fill="D9D9D9" w:themeFill="background1" w:themeFillShade="D9"/>
          </w:tcPr>
          <w:p w14:paraId="6B617EEA" w14:textId="77777777" w:rsidR="00E36F0E" w:rsidRDefault="00E36F0E" w:rsidP="00E36F0E">
            <w:pPr>
              <w:spacing w:line="276" w:lineRule="auto"/>
              <w:rPr>
                <w:rFonts w:cs="Arial"/>
                <w:b/>
                <w:sz w:val="16"/>
                <w:szCs w:val="16"/>
              </w:rPr>
            </w:pPr>
          </w:p>
        </w:tc>
        <w:tc>
          <w:tcPr>
            <w:tcW w:w="650" w:type="dxa"/>
            <w:tcBorders>
              <w:top w:val="single" w:sz="6" w:space="0" w:color="auto"/>
              <w:left w:val="nil"/>
              <w:bottom w:val="single" w:sz="6" w:space="0" w:color="auto"/>
              <w:right w:val="nil"/>
            </w:tcBorders>
            <w:shd w:val="thinDiagCross" w:color="auto" w:fill="D9D9D9" w:themeFill="background1" w:themeFillShade="D9"/>
          </w:tcPr>
          <w:p w14:paraId="164EC801" w14:textId="77777777" w:rsidR="00E36F0E" w:rsidRDefault="00E36F0E" w:rsidP="00E36F0E">
            <w:pPr>
              <w:spacing w:line="276" w:lineRule="auto"/>
              <w:jc w:val="center"/>
              <w:rPr>
                <w:rFonts w:cs="Arial"/>
                <w:b/>
                <w:sz w:val="16"/>
                <w:lang w:val="fr-FR"/>
              </w:rPr>
            </w:pPr>
          </w:p>
        </w:tc>
        <w:tc>
          <w:tcPr>
            <w:tcW w:w="1749" w:type="dxa"/>
            <w:tcBorders>
              <w:top w:val="single" w:sz="6" w:space="0" w:color="auto"/>
              <w:left w:val="nil"/>
              <w:bottom w:val="single" w:sz="6" w:space="0" w:color="auto"/>
              <w:right w:val="nil"/>
            </w:tcBorders>
            <w:shd w:val="thinDiagCross" w:color="auto" w:fill="D9D9D9" w:themeFill="background1" w:themeFillShade="D9"/>
          </w:tcPr>
          <w:p w14:paraId="675B7E8A" w14:textId="77777777" w:rsidR="00E36F0E" w:rsidRDefault="00E36F0E" w:rsidP="00E36F0E">
            <w:pPr>
              <w:spacing w:line="276" w:lineRule="auto"/>
              <w:rPr>
                <w:rFonts w:cs="Arial"/>
                <w:b/>
                <w:sz w:val="16"/>
              </w:rPr>
            </w:pPr>
          </w:p>
        </w:tc>
        <w:tc>
          <w:tcPr>
            <w:tcW w:w="5911" w:type="dxa"/>
            <w:tcBorders>
              <w:top w:val="single" w:sz="6" w:space="0" w:color="auto"/>
              <w:left w:val="nil"/>
              <w:bottom w:val="single" w:sz="6" w:space="0" w:color="auto"/>
              <w:right w:val="single" w:sz="6" w:space="0" w:color="auto"/>
            </w:tcBorders>
            <w:shd w:val="thinDiagCross" w:color="auto" w:fill="D9D9D9" w:themeFill="background1" w:themeFillShade="D9"/>
          </w:tcPr>
          <w:p w14:paraId="3C126C78" w14:textId="77777777" w:rsidR="00E36F0E" w:rsidRDefault="00E36F0E" w:rsidP="00E36F0E">
            <w:pPr>
              <w:spacing w:line="276" w:lineRule="auto"/>
              <w:rPr>
                <w:rFonts w:cs="Arial"/>
                <w:b/>
                <w:sz w:val="16"/>
              </w:rPr>
            </w:pPr>
          </w:p>
        </w:tc>
      </w:tr>
      <w:tr w:rsidR="00E36F0E" w:rsidRPr="008D5346" w14:paraId="3E635F99" w14:textId="77777777" w:rsidTr="00E36F0E">
        <w:trPr>
          <w:trHeight w:val="245"/>
          <w:jc w:val="center"/>
        </w:trPr>
        <w:tc>
          <w:tcPr>
            <w:tcW w:w="1755" w:type="dxa"/>
            <w:tcBorders>
              <w:top w:val="single" w:sz="6" w:space="0" w:color="auto"/>
              <w:left w:val="single" w:sz="6" w:space="0" w:color="auto"/>
              <w:bottom w:val="single" w:sz="4" w:space="0" w:color="auto"/>
              <w:right w:val="single" w:sz="6" w:space="0" w:color="auto"/>
            </w:tcBorders>
            <w:hideMark/>
          </w:tcPr>
          <w:p w14:paraId="5F7DF3E0" w14:textId="77777777" w:rsidR="00E36F0E" w:rsidRPr="008D5346" w:rsidRDefault="00393DC0" w:rsidP="00E36F0E">
            <w:pPr>
              <w:spacing w:line="276" w:lineRule="auto"/>
              <w:rPr>
                <w:rFonts w:eastAsiaTheme="minorEastAsia" w:cstheme="minorBidi"/>
                <w:b/>
                <w:sz w:val="16"/>
                <w:szCs w:val="16"/>
              </w:rPr>
            </w:pPr>
            <w:r>
              <w:rPr>
                <w:rFonts w:eastAsiaTheme="minorEastAsia" w:cstheme="minorBidi"/>
                <w:b/>
                <w:sz w:val="16"/>
                <w:szCs w:val="16"/>
              </w:rPr>
              <w:t>April 24, 2019</w:t>
            </w:r>
          </w:p>
        </w:tc>
        <w:tc>
          <w:tcPr>
            <w:tcW w:w="650" w:type="dxa"/>
            <w:tcBorders>
              <w:top w:val="single" w:sz="6" w:space="0" w:color="auto"/>
              <w:left w:val="single" w:sz="6" w:space="0" w:color="auto"/>
              <w:bottom w:val="single" w:sz="6" w:space="0" w:color="auto"/>
              <w:right w:val="single" w:sz="6" w:space="0" w:color="auto"/>
            </w:tcBorders>
            <w:hideMark/>
          </w:tcPr>
          <w:p w14:paraId="7E01CBFC" w14:textId="77777777" w:rsidR="00E36F0E" w:rsidRPr="008D5346" w:rsidRDefault="00393DC0" w:rsidP="00E36F0E">
            <w:pPr>
              <w:spacing w:line="276" w:lineRule="auto"/>
              <w:jc w:val="center"/>
              <w:rPr>
                <w:rFonts w:eastAsiaTheme="minorEastAsia" w:cstheme="minorBidi"/>
                <w:b/>
                <w:sz w:val="16"/>
                <w:szCs w:val="16"/>
              </w:rPr>
            </w:pPr>
            <w:r>
              <w:rPr>
                <w:rFonts w:eastAsiaTheme="minorEastAsia" w:cstheme="minorBidi"/>
                <w:b/>
                <w:sz w:val="16"/>
                <w:szCs w:val="16"/>
              </w:rPr>
              <w:t>1.3</w:t>
            </w:r>
          </w:p>
        </w:tc>
        <w:tc>
          <w:tcPr>
            <w:tcW w:w="7660" w:type="dxa"/>
            <w:gridSpan w:val="2"/>
            <w:tcBorders>
              <w:top w:val="single" w:sz="6" w:space="0" w:color="auto"/>
              <w:left w:val="single" w:sz="6" w:space="0" w:color="auto"/>
              <w:bottom w:val="single" w:sz="6" w:space="0" w:color="auto"/>
              <w:right w:val="single" w:sz="6" w:space="0" w:color="auto"/>
            </w:tcBorders>
          </w:tcPr>
          <w:p w14:paraId="25FB8D2B" w14:textId="77777777" w:rsidR="00E36F0E" w:rsidRPr="008D5346" w:rsidRDefault="00E36F0E" w:rsidP="00E36F0E">
            <w:pPr>
              <w:spacing w:line="276" w:lineRule="auto"/>
              <w:rPr>
                <w:rFonts w:cs="Arial"/>
                <w:b/>
                <w:sz w:val="16"/>
                <w:szCs w:val="16"/>
              </w:rPr>
            </w:pPr>
          </w:p>
        </w:tc>
      </w:tr>
      <w:tr w:rsidR="00E36F0E" w:rsidRPr="003C477A" w14:paraId="3681037D" w14:textId="77777777" w:rsidTr="00E36F0E">
        <w:trPr>
          <w:trHeight w:val="245"/>
          <w:jc w:val="center"/>
        </w:trPr>
        <w:tc>
          <w:tcPr>
            <w:tcW w:w="1755" w:type="dxa"/>
            <w:tcBorders>
              <w:top w:val="single" w:sz="4" w:space="0" w:color="auto"/>
              <w:left w:val="single" w:sz="4" w:space="0" w:color="auto"/>
              <w:right w:val="single" w:sz="4" w:space="0" w:color="auto"/>
            </w:tcBorders>
          </w:tcPr>
          <w:p w14:paraId="0557342C"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D792950" w14:textId="77777777" w:rsidR="00E36F0E" w:rsidRPr="00BC6BE2" w:rsidRDefault="00393DC0" w:rsidP="00E36F0E">
            <w:pPr>
              <w:rPr>
                <w:sz w:val="16"/>
                <w:szCs w:val="16"/>
              </w:rPr>
            </w:pPr>
            <w:r w:rsidRPr="00BC6BE2">
              <w:rPr>
                <w:sz w:val="16"/>
                <w:szCs w:val="16"/>
              </w:rPr>
              <w:t>STR-366262/B-Terminology and Abbreviations</w:t>
            </w:r>
          </w:p>
        </w:tc>
        <w:tc>
          <w:tcPr>
            <w:tcW w:w="5911" w:type="dxa"/>
            <w:tcBorders>
              <w:top w:val="single" w:sz="6" w:space="0" w:color="auto"/>
              <w:left w:val="single" w:sz="6" w:space="0" w:color="auto"/>
              <w:bottom w:val="single" w:sz="6" w:space="0" w:color="auto"/>
              <w:right w:val="single" w:sz="6" w:space="0" w:color="auto"/>
            </w:tcBorders>
          </w:tcPr>
          <w:p w14:paraId="2C32DE25" w14:textId="77777777" w:rsidR="00E36F0E" w:rsidRPr="00BC6BE2" w:rsidRDefault="00393DC0" w:rsidP="00E36F0E">
            <w:pPr>
              <w:rPr>
                <w:sz w:val="16"/>
                <w:szCs w:val="16"/>
              </w:rPr>
            </w:pPr>
            <w:r w:rsidRPr="00BC6BE2">
              <w:rPr>
                <w:sz w:val="16"/>
                <w:szCs w:val="16"/>
              </w:rPr>
              <w:t>MBORREL4: Added VDS</w:t>
            </w:r>
          </w:p>
        </w:tc>
      </w:tr>
      <w:tr w:rsidR="00E36F0E" w:rsidRPr="003C477A" w14:paraId="26E0FE1B" w14:textId="77777777" w:rsidTr="00E36F0E">
        <w:trPr>
          <w:trHeight w:val="245"/>
          <w:jc w:val="center"/>
        </w:trPr>
        <w:tc>
          <w:tcPr>
            <w:tcW w:w="1755" w:type="dxa"/>
            <w:tcBorders>
              <w:left w:val="single" w:sz="4" w:space="0" w:color="auto"/>
              <w:right w:val="single" w:sz="4" w:space="0" w:color="auto"/>
            </w:tcBorders>
          </w:tcPr>
          <w:p w14:paraId="0E6FA848"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C978BC6" w14:textId="77777777" w:rsidR="00E36F0E" w:rsidRPr="00BC6BE2" w:rsidRDefault="00393DC0" w:rsidP="00E36F0E">
            <w:pPr>
              <w:rPr>
                <w:sz w:val="16"/>
                <w:szCs w:val="16"/>
              </w:rPr>
            </w:pPr>
            <w:r w:rsidRPr="00BC6BE2">
              <w:rPr>
                <w:sz w:val="16"/>
                <w:szCs w:val="16"/>
              </w:rPr>
              <w:t>STR-487077/B-Architectural Design</w:t>
            </w:r>
          </w:p>
        </w:tc>
        <w:tc>
          <w:tcPr>
            <w:tcW w:w="5911" w:type="dxa"/>
            <w:tcBorders>
              <w:top w:val="single" w:sz="6" w:space="0" w:color="auto"/>
              <w:left w:val="single" w:sz="6" w:space="0" w:color="auto"/>
              <w:bottom w:val="single" w:sz="6" w:space="0" w:color="auto"/>
              <w:right w:val="single" w:sz="6" w:space="0" w:color="auto"/>
            </w:tcBorders>
          </w:tcPr>
          <w:p w14:paraId="0CDA1EEC" w14:textId="77777777" w:rsidR="00E36F0E" w:rsidRPr="00BC6BE2" w:rsidRDefault="00393DC0" w:rsidP="00E36F0E">
            <w:pPr>
              <w:rPr>
                <w:sz w:val="16"/>
                <w:szCs w:val="16"/>
              </w:rPr>
            </w:pPr>
            <w:r w:rsidRPr="00BC6BE2">
              <w:rPr>
                <w:sz w:val="16"/>
                <w:szCs w:val="16"/>
              </w:rPr>
              <w:t>MBORREL4: Added REQ-350862</w:t>
            </w:r>
          </w:p>
        </w:tc>
      </w:tr>
      <w:tr w:rsidR="00E36F0E" w:rsidRPr="003C477A" w14:paraId="550241BB" w14:textId="77777777" w:rsidTr="00E36F0E">
        <w:trPr>
          <w:trHeight w:val="245"/>
          <w:jc w:val="center"/>
        </w:trPr>
        <w:tc>
          <w:tcPr>
            <w:tcW w:w="1755" w:type="dxa"/>
            <w:tcBorders>
              <w:left w:val="single" w:sz="4" w:space="0" w:color="auto"/>
              <w:right w:val="single" w:sz="4" w:space="0" w:color="auto"/>
            </w:tcBorders>
          </w:tcPr>
          <w:p w14:paraId="20811865"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3919237" w14:textId="77777777" w:rsidR="00E36F0E" w:rsidRPr="00BC6BE2" w:rsidRDefault="00393DC0" w:rsidP="00E36F0E">
            <w:pPr>
              <w:rPr>
                <w:sz w:val="16"/>
                <w:szCs w:val="16"/>
              </w:rPr>
            </w:pPr>
            <w:r w:rsidRPr="00BC6BE2">
              <w:rPr>
                <w:sz w:val="16"/>
                <w:szCs w:val="16"/>
              </w:rPr>
              <w:t>WIR-CLD-REQ-350862/A-Wireless Interface Router Client3</w:t>
            </w:r>
          </w:p>
        </w:tc>
        <w:tc>
          <w:tcPr>
            <w:tcW w:w="5911" w:type="dxa"/>
            <w:tcBorders>
              <w:top w:val="single" w:sz="6" w:space="0" w:color="auto"/>
              <w:left w:val="single" w:sz="6" w:space="0" w:color="auto"/>
              <w:bottom w:val="single" w:sz="6" w:space="0" w:color="auto"/>
              <w:right w:val="single" w:sz="6" w:space="0" w:color="auto"/>
            </w:tcBorders>
          </w:tcPr>
          <w:p w14:paraId="52A3124F" w14:textId="77777777" w:rsidR="00E36F0E" w:rsidRPr="00BC6BE2" w:rsidRDefault="00393DC0" w:rsidP="00E36F0E">
            <w:pPr>
              <w:rPr>
                <w:sz w:val="16"/>
                <w:szCs w:val="16"/>
              </w:rPr>
            </w:pPr>
            <w:r w:rsidRPr="00BC6BE2">
              <w:rPr>
                <w:sz w:val="16"/>
                <w:szCs w:val="16"/>
              </w:rPr>
              <w:t>MBORREL4: New req.</w:t>
            </w:r>
          </w:p>
        </w:tc>
      </w:tr>
      <w:tr w:rsidR="00E36F0E" w:rsidRPr="003C477A" w14:paraId="6F4462C8" w14:textId="77777777" w:rsidTr="00E36F0E">
        <w:trPr>
          <w:trHeight w:val="245"/>
          <w:jc w:val="center"/>
        </w:trPr>
        <w:tc>
          <w:tcPr>
            <w:tcW w:w="1755" w:type="dxa"/>
            <w:tcBorders>
              <w:left w:val="single" w:sz="4" w:space="0" w:color="auto"/>
              <w:right w:val="single" w:sz="4" w:space="0" w:color="auto"/>
            </w:tcBorders>
          </w:tcPr>
          <w:p w14:paraId="52A08563"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32A1ABA" w14:textId="77777777" w:rsidR="00E36F0E" w:rsidRPr="00BC6BE2" w:rsidRDefault="00393DC0" w:rsidP="00E36F0E">
            <w:pPr>
              <w:rPr>
                <w:sz w:val="16"/>
                <w:szCs w:val="16"/>
              </w:rPr>
            </w:pPr>
            <w:r w:rsidRPr="00BC6BE2">
              <w:rPr>
                <w:sz w:val="16"/>
                <w:szCs w:val="16"/>
              </w:rPr>
              <w:t>STR-366290/C-Physical Mapping of Classes</w:t>
            </w:r>
          </w:p>
        </w:tc>
        <w:tc>
          <w:tcPr>
            <w:tcW w:w="5911" w:type="dxa"/>
            <w:tcBorders>
              <w:top w:val="single" w:sz="6" w:space="0" w:color="auto"/>
              <w:left w:val="single" w:sz="6" w:space="0" w:color="auto"/>
              <w:bottom w:val="single" w:sz="6" w:space="0" w:color="auto"/>
              <w:right w:val="single" w:sz="6" w:space="0" w:color="auto"/>
            </w:tcBorders>
          </w:tcPr>
          <w:p w14:paraId="315043C3" w14:textId="77777777" w:rsidR="00E36F0E" w:rsidRPr="00BC6BE2" w:rsidRDefault="00393DC0" w:rsidP="00E36F0E">
            <w:pPr>
              <w:rPr>
                <w:sz w:val="16"/>
                <w:szCs w:val="16"/>
              </w:rPr>
            </w:pPr>
            <w:r w:rsidRPr="00BC6BE2">
              <w:rPr>
                <w:sz w:val="16"/>
                <w:szCs w:val="16"/>
              </w:rPr>
              <w:t>MBORREL4: Added Client3</w:t>
            </w:r>
          </w:p>
        </w:tc>
      </w:tr>
      <w:tr w:rsidR="00E36F0E" w:rsidRPr="003C477A" w14:paraId="55330596" w14:textId="77777777" w:rsidTr="00E36F0E">
        <w:trPr>
          <w:trHeight w:val="245"/>
          <w:jc w:val="center"/>
        </w:trPr>
        <w:tc>
          <w:tcPr>
            <w:tcW w:w="1755" w:type="dxa"/>
            <w:tcBorders>
              <w:left w:val="single" w:sz="4" w:space="0" w:color="auto"/>
              <w:right w:val="single" w:sz="4" w:space="0" w:color="auto"/>
            </w:tcBorders>
          </w:tcPr>
          <w:p w14:paraId="2D8E95C8"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214EEB3" w14:textId="77777777" w:rsidR="00E36F0E" w:rsidRPr="00BC6BE2" w:rsidRDefault="00393DC0" w:rsidP="00E36F0E">
            <w:pPr>
              <w:rPr>
                <w:sz w:val="16"/>
                <w:szCs w:val="16"/>
              </w:rPr>
            </w:pPr>
            <w:r w:rsidRPr="00BC6BE2">
              <w:rPr>
                <w:sz w:val="16"/>
                <w:szCs w:val="16"/>
              </w:rPr>
              <w:t>WIR-REQ-295914/B-Local Controller Purpose</w:t>
            </w:r>
          </w:p>
        </w:tc>
        <w:tc>
          <w:tcPr>
            <w:tcW w:w="5911" w:type="dxa"/>
            <w:tcBorders>
              <w:top w:val="single" w:sz="6" w:space="0" w:color="auto"/>
              <w:left w:val="single" w:sz="6" w:space="0" w:color="auto"/>
              <w:bottom w:val="single" w:sz="6" w:space="0" w:color="auto"/>
              <w:right w:val="single" w:sz="6" w:space="0" w:color="auto"/>
            </w:tcBorders>
          </w:tcPr>
          <w:p w14:paraId="08162917" w14:textId="77777777" w:rsidR="00E36F0E" w:rsidRPr="00BC6BE2" w:rsidRDefault="00393DC0" w:rsidP="00E36F0E">
            <w:pPr>
              <w:rPr>
                <w:sz w:val="16"/>
                <w:szCs w:val="16"/>
              </w:rPr>
            </w:pPr>
            <w:r w:rsidRPr="00BC6BE2">
              <w:rPr>
                <w:sz w:val="16"/>
                <w:szCs w:val="16"/>
              </w:rPr>
              <w:t>MBORREL4: Added WIRClient3</w:t>
            </w:r>
          </w:p>
        </w:tc>
      </w:tr>
      <w:tr w:rsidR="00E36F0E" w:rsidRPr="003C477A" w14:paraId="2580F5C4" w14:textId="77777777" w:rsidTr="00E36F0E">
        <w:trPr>
          <w:trHeight w:val="245"/>
          <w:jc w:val="center"/>
        </w:trPr>
        <w:tc>
          <w:tcPr>
            <w:tcW w:w="1755" w:type="dxa"/>
            <w:tcBorders>
              <w:left w:val="single" w:sz="4" w:space="0" w:color="auto"/>
              <w:right w:val="single" w:sz="4" w:space="0" w:color="auto"/>
            </w:tcBorders>
          </w:tcPr>
          <w:p w14:paraId="216A281B"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0915AC5" w14:textId="77777777" w:rsidR="00E36F0E" w:rsidRPr="00BC6BE2" w:rsidRDefault="00393DC0" w:rsidP="00E36F0E">
            <w:pPr>
              <w:rPr>
                <w:sz w:val="16"/>
                <w:szCs w:val="16"/>
              </w:rPr>
            </w:pPr>
            <w:r w:rsidRPr="00BC6BE2">
              <w:rPr>
                <w:sz w:val="16"/>
                <w:szCs w:val="16"/>
              </w:rPr>
              <w:t>WIR-UC-REQ-296107/B-Local controller provides connection interface to requesting application</w:t>
            </w:r>
          </w:p>
        </w:tc>
        <w:tc>
          <w:tcPr>
            <w:tcW w:w="5911" w:type="dxa"/>
            <w:tcBorders>
              <w:top w:val="single" w:sz="6" w:space="0" w:color="auto"/>
              <w:left w:val="single" w:sz="6" w:space="0" w:color="auto"/>
              <w:bottom w:val="single" w:sz="6" w:space="0" w:color="auto"/>
              <w:right w:val="single" w:sz="6" w:space="0" w:color="auto"/>
            </w:tcBorders>
          </w:tcPr>
          <w:p w14:paraId="6353EB91" w14:textId="77777777" w:rsidR="00E36F0E" w:rsidRPr="00BC6BE2" w:rsidRDefault="00393DC0" w:rsidP="00E36F0E">
            <w:pPr>
              <w:rPr>
                <w:sz w:val="16"/>
                <w:szCs w:val="16"/>
              </w:rPr>
            </w:pPr>
            <w:r w:rsidRPr="00BC6BE2">
              <w:rPr>
                <w:sz w:val="16"/>
                <w:szCs w:val="16"/>
              </w:rPr>
              <w:t>MBORREL4: Added WIRClient3</w:t>
            </w:r>
          </w:p>
        </w:tc>
      </w:tr>
      <w:tr w:rsidR="00E36F0E" w:rsidRPr="003C477A" w14:paraId="728A658E" w14:textId="77777777" w:rsidTr="00E36F0E">
        <w:trPr>
          <w:trHeight w:val="245"/>
          <w:jc w:val="center"/>
        </w:trPr>
        <w:tc>
          <w:tcPr>
            <w:tcW w:w="1755" w:type="dxa"/>
            <w:tcBorders>
              <w:left w:val="single" w:sz="4" w:space="0" w:color="auto"/>
              <w:right w:val="single" w:sz="4" w:space="0" w:color="auto"/>
            </w:tcBorders>
          </w:tcPr>
          <w:p w14:paraId="5F612835"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D506873" w14:textId="77777777" w:rsidR="00E36F0E" w:rsidRPr="00BC6BE2" w:rsidRDefault="00393DC0" w:rsidP="00E36F0E">
            <w:pPr>
              <w:rPr>
                <w:sz w:val="16"/>
                <w:szCs w:val="16"/>
              </w:rPr>
            </w:pPr>
            <w:r w:rsidRPr="00BC6BE2">
              <w:rPr>
                <w:sz w:val="16"/>
                <w:szCs w:val="16"/>
              </w:rPr>
              <w:t>WIR-UC-REQ-296108/B-Central controller not available</w:t>
            </w:r>
          </w:p>
        </w:tc>
        <w:tc>
          <w:tcPr>
            <w:tcW w:w="5911" w:type="dxa"/>
            <w:tcBorders>
              <w:top w:val="single" w:sz="6" w:space="0" w:color="auto"/>
              <w:left w:val="single" w:sz="6" w:space="0" w:color="auto"/>
              <w:bottom w:val="single" w:sz="6" w:space="0" w:color="auto"/>
              <w:right w:val="single" w:sz="6" w:space="0" w:color="auto"/>
            </w:tcBorders>
          </w:tcPr>
          <w:p w14:paraId="00C3CC89" w14:textId="77777777" w:rsidR="00E36F0E" w:rsidRPr="00BC6BE2" w:rsidRDefault="00393DC0" w:rsidP="00E36F0E">
            <w:pPr>
              <w:rPr>
                <w:sz w:val="16"/>
                <w:szCs w:val="16"/>
              </w:rPr>
            </w:pPr>
            <w:r w:rsidRPr="00BC6BE2">
              <w:rPr>
                <w:sz w:val="16"/>
                <w:szCs w:val="16"/>
              </w:rPr>
              <w:t>MBORREL4: Added WIRClient3</w:t>
            </w:r>
          </w:p>
        </w:tc>
      </w:tr>
      <w:tr w:rsidR="00E36F0E" w:rsidRPr="003C477A" w14:paraId="7262AEA9" w14:textId="77777777" w:rsidTr="00E36F0E">
        <w:trPr>
          <w:trHeight w:val="245"/>
          <w:jc w:val="center"/>
        </w:trPr>
        <w:tc>
          <w:tcPr>
            <w:tcW w:w="1755" w:type="dxa"/>
            <w:tcBorders>
              <w:left w:val="single" w:sz="4" w:space="0" w:color="auto"/>
              <w:right w:val="single" w:sz="4" w:space="0" w:color="auto"/>
            </w:tcBorders>
          </w:tcPr>
          <w:p w14:paraId="4266E4DC"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0669D13" w14:textId="77777777" w:rsidR="00E36F0E" w:rsidRPr="00BC6BE2" w:rsidRDefault="00393DC0" w:rsidP="00E36F0E">
            <w:pPr>
              <w:rPr>
                <w:sz w:val="16"/>
                <w:szCs w:val="16"/>
              </w:rPr>
            </w:pPr>
            <w:r w:rsidRPr="00BC6BE2">
              <w:rPr>
                <w:sz w:val="16"/>
                <w:szCs w:val="16"/>
              </w:rPr>
              <w:t>WIR-REQ-295928/C-Types Of Intents</w:t>
            </w:r>
          </w:p>
        </w:tc>
        <w:tc>
          <w:tcPr>
            <w:tcW w:w="5911" w:type="dxa"/>
            <w:tcBorders>
              <w:top w:val="single" w:sz="6" w:space="0" w:color="auto"/>
              <w:left w:val="single" w:sz="6" w:space="0" w:color="auto"/>
              <w:bottom w:val="single" w:sz="6" w:space="0" w:color="auto"/>
              <w:right w:val="single" w:sz="6" w:space="0" w:color="auto"/>
            </w:tcBorders>
          </w:tcPr>
          <w:p w14:paraId="7BA48A83" w14:textId="77777777" w:rsidR="00E36F0E" w:rsidRPr="00BC6BE2" w:rsidRDefault="00393DC0" w:rsidP="00E36F0E">
            <w:pPr>
              <w:rPr>
                <w:sz w:val="16"/>
                <w:szCs w:val="16"/>
              </w:rPr>
            </w:pPr>
            <w:r w:rsidRPr="00BC6BE2">
              <w:rPr>
                <w:sz w:val="16"/>
                <w:szCs w:val="16"/>
              </w:rPr>
              <w:t>MBORREL4: Added WIRClient3 content</w:t>
            </w:r>
          </w:p>
        </w:tc>
      </w:tr>
      <w:tr w:rsidR="00E36F0E" w:rsidRPr="003C477A" w14:paraId="443E7765" w14:textId="77777777" w:rsidTr="00E36F0E">
        <w:trPr>
          <w:trHeight w:val="245"/>
          <w:jc w:val="center"/>
        </w:trPr>
        <w:tc>
          <w:tcPr>
            <w:tcW w:w="1755" w:type="dxa"/>
            <w:tcBorders>
              <w:left w:val="single" w:sz="4" w:space="0" w:color="auto"/>
              <w:right w:val="single" w:sz="4" w:space="0" w:color="auto"/>
            </w:tcBorders>
          </w:tcPr>
          <w:p w14:paraId="4ED38759"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3FC4836" w14:textId="77777777" w:rsidR="00E36F0E" w:rsidRPr="00BC6BE2" w:rsidRDefault="00393DC0" w:rsidP="00E36F0E">
            <w:pPr>
              <w:rPr>
                <w:sz w:val="16"/>
                <w:szCs w:val="16"/>
              </w:rPr>
            </w:pPr>
            <w:r w:rsidRPr="00BC6BE2">
              <w:rPr>
                <w:sz w:val="16"/>
                <w:szCs w:val="16"/>
              </w:rPr>
              <w:t>WIR-REQ-295934/C-Intents And Possible Interfaces</w:t>
            </w:r>
          </w:p>
        </w:tc>
        <w:tc>
          <w:tcPr>
            <w:tcW w:w="5911" w:type="dxa"/>
            <w:tcBorders>
              <w:top w:val="single" w:sz="6" w:space="0" w:color="auto"/>
              <w:left w:val="single" w:sz="6" w:space="0" w:color="auto"/>
              <w:bottom w:val="single" w:sz="6" w:space="0" w:color="auto"/>
              <w:right w:val="single" w:sz="6" w:space="0" w:color="auto"/>
            </w:tcBorders>
          </w:tcPr>
          <w:p w14:paraId="206B0228" w14:textId="77777777" w:rsidR="00E36F0E" w:rsidRPr="00BC6BE2" w:rsidRDefault="00393DC0" w:rsidP="00E36F0E">
            <w:pPr>
              <w:rPr>
                <w:sz w:val="16"/>
                <w:szCs w:val="16"/>
              </w:rPr>
            </w:pPr>
            <w:r w:rsidRPr="00BC6BE2">
              <w:rPr>
                <w:sz w:val="16"/>
                <w:szCs w:val="16"/>
              </w:rPr>
              <w:t>MBORREL4: Added WIRClient3 to possible interfaces</w:t>
            </w:r>
          </w:p>
        </w:tc>
      </w:tr>
      <w:tr w:rsidR="00E36F0E" w:rsidRPr="003C477A" w14:paraId="157F2A6C" w14:textId="77777777" w:rsidTr="00E36F0E">
        <w:trPr>
          <w:trHeight w:val="245"/>
          <w:jc w:val="center"/>
        </w:trPr>
        <w:tc>
          <w:tcPr>
            <w:tcW w:w="1755" w:type="dxa"/>
            <w:tcBorders>
              <w:left w:val="single" w:sz="4" w:space="0" w:color="auto"/>
              <w:right w:val="single" w:sz="4" w:space="0" w:color="auto"/>
            </w:tcBorders>
          </w:tcPr>
          <w:p w14:paraId="2B7746BE"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9E1B3D4" w14:textId="77777777" w:rsidR="00E36F0E" w:rsidRPr="00BC6BE2" w:rsidRDefault="00393DC0" w:rsidP="00E36F0E">
            <w:pPr>
              <w:rPr>
                <w:sz w:val="16"/>
                <w:szCs w:val="16"/>
              </w:rPr>
            </w:pPr>
            <w:r w:rsidRPr="00BC6BE2">
              <w:rPr>
                <w:sz w:val="16"/>
                <w:szCs w:val="16"/>
              </w:rPr>
              <w:t>WIR-REQ-296061/C-Bandwidth Shaping</w:t>
            </w:r>
          </w:p>
        </w:tc>
        <w:tc>
          <w:tcPr>
            <w:tcW w:w="5911" w:type="dxa"/>
            <w:tcBorders>
              <w:top w:val="single" w:sz="6" w:space="0" w:color="auto"/>
              <w:left w:val="single" w:sz="6" w:space="0" w:color="auto"/>
              <w:bottom w:val="single" w:sz="6" w:space="0" w:color="auto"/>
              <w:right w:val="single" w:sz="6" w:space="0" w:color="auto"/>
            </w:tcBorders>
          </w:tcPr>
          <w:p w14:paraId="02BC8677" w14:textId="77777777" w:rsidR="00E36F0E" w:rsidRPr="00BC6BE2" w:rsidRDefault="00393DC0" w:rsidP="00E36F0E">
            <w:pPr>
              <w:rPr>
                <w:sz w:val="16"/>
                <w:szCs w:val="16"/>
              </w:rPr>
            </w:pPr>
            <w:r w:rsidRPr="00BC6BE2">
              <w:rPr>
                <w:sz w:val="16"/>
                <w:szCs w:val="16"/>
              </w:rPr>
              <w:t>MBORREL4: Added WIRClient3</w:t>
            </w:r>
          </w:p>
        </w:tc>
      </w:tr>
      <w:tr w:rsidR="00E36F0E" w:rsidRPr="003C477A" w14:paraId="04B9CF64" w14:textId="77777777" w:rsidTr="00E36F0E">
        <w:trPr>
          <w:trHeight w:val="245"/>
          <w:jc w:val="center"/>
        </w:trPr>
        <w:tc>
          <w:tcPr>
            <w:tcW w:w="1755" w:type="dxa"/>
            <w:tcBorders>
              <w:left w:val="single" w:sz="4" w:space="0" w:color="auto"/>
              <w:right w:val="single" w:sz="4" w:space="0" w:color="auto"/>
            </w:tcBorders>
          </w:tcPr>
          <w:p w14:paraId="4A8B24A3"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70962EC" w14:textId="77777777" w:rsidR="00E36F0E" w:rsidRPr="00BC6BE2" w:rsidRDefault="00393DC0" w:rsidP="00E36F0E">
            <w:pPr>
              <w:rPr>
                <w:sz w:val="16"/>
                <w:szCs w:val="16"/>
              </w:rPr>
            </w:pPr>
            <w:r w:rsidRPr="00BC6BE2">
              <w:rPr>
                <w:sz w:val="16"/>
                <w:szCs w:val="16"/>
              </w:rPr>
              <w:t>STR-503861/B-Requirements</w:t>
            </w:r>
          </w:p>
        </w:tc>
        <w:tc>
          <w:tcPr>
            <w:tcW w:w="5911" w:type="dxa"/>
            <w:tcBorders>
              <w:top w:val="single" w:sz="6" w:space="0" w:color="auto"/>
              <w:left w:val="single" w:sz="6" w:space="0" w:color="auto"/>
              <w:bottom w:val="single" w:sz="6" w:space="0" w:color="auto"/>
              <w:right w:val="single" w:sz="6" w:space="0" w:color="auto"/>
            </w:tcBorders>
          </w:tcPr>
          <w:p w14:paraId="1E24CC2E" w14:textId="77777777" w:rsidR="00E36F0E" w:rsidRPr="00BC6BE2" w:rsidRDefault="00393DC0" w:rsidP="00E36F0E">
            <w:pPr>
              <w:rPr>
                <w:sz w:val="16"/>
                <w:szCs w:val="16"/>
              </w:rPr>
            </w:pPr>
            <w:r w:rsidRPr="00BC6BE2">
              <w:rPr>
                <w:sz w:val="16"/>
                <w:szCs w:val="16"/>
              </w:rPr>
              <w:t>MBORREL4: Added REQ-350866</w:t>
            </w:r>
          </w:p>
        </w:tc>
      </w:tr>
      <w:tr w:rsidR="00E36F0E" w:rsidRPr="003C477A" w14:paraId="37811CD5" w14:textId="77777777" w:rsidTr="00E36F0E">
        <w:trPr>
          <w:trHeight w:val="245"/>
          <w:jc w:val="center"/>
        </w:trPr>
        <w:tc>
          <w:tcPr>
            <w:tcW w:w="1755" w:type="dxa"/>
            <w:tcBorders>
              <w:left w:val="single" w:sz="4" w:space="0" w:color="auto"/>
              <w:right w:val="single" w:sz="4" w:space="0" w:color="auto"/>
            </w:tcBorders>
          </w:tcPr>
          <w:p w14:paraId="6755D829"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3529CDF" w14:textId="77777777" w:rsidR="00E36F0E" w:rsidRPr="00BC6BE2" w:rsidRDefault="00393DC0" w:rsidP="00E36F0E">
            <w:pPr>
              <w:rPr>
                <w:sz w:val="16"/>
                <w:szCs w:val="16"/>
              </w:rPr>
            </w:pPr>
            <w:r w:rsidRPr="00BC6BE2">
              <w:rPr>
                <w:sz w:val="16"/>
                <w:szCs w:val="16"/>
              </w:rPr>
              <w:t>WIR-REQ-295936/B-Purpose</w:t>
            </w:r>
          </w:p>
        </w:tc>
        <w:tc>
          <w:tcPr>
            <w:tcW w:w="5911" w:type="dxa"/>
            <w:tcBorders>
              <w:top w:val="single" w:sz="6" w:space="0" w:color="auto"/>
              <w:left w:val="single" w:sz="6" w:space="0" w:color="auto"/>
              <w:bottom w:val="single" w:sz="6" w:space="0" w:color="auto"/>
              <w:right w:val="single" w:sz="6" w:space="0" w:color="auto"/>
            </w:tcBorders>
          </w:tcPr>
          <w:p w14:paraId="7358FA24" w14:textId="77777777" w:rsidR="00E36F0E" w:rsidRPr="00BC6BE2" w:rsidRDefault="00393DC0" w:rsidP="00E36F0E">
            <w:pPr>
              <w:rPr>
                <w:sz w:val="16"/>
                <w:szCs w:val="16"/>
              </w:rPr>
            </w:pPr>
            <w:r w:rsidRPr="00BC6BE2">
              <w:rPr>
                <w:sz w:val="16"/>
                <w:szCs w:val="16"/>
              </w:rPr>
              <w:t>MBORREL4: Added WIRClient3</w:t>
            </w:r>
          </w:p>
        </w:tc>
      </w:tr>
      <w:tr w:rsidR="00E36F0E" w:rsidRPr="003C477A" w14:paraId="1DE5CF5F" w14:textId="77777777" w:rsidTr="00E36F0E">
        <w:trPr>
          <w:trHeight w:val="245"/>
          <w:jc w:val="center"/>
        </w:trPr>
        <w:tc>
          <w:tcPr>
            <w:tcW w:w="1755" w:type="dxa"/>
            <w:tcBorders>
              <w:left w:val="single" w:sz="4" w:space="0" w:color="auto"/>
              <w:right w:val="single" w:sz="4" w:space="0" w:color="auto"/>
            </w:tcBorders>
          </w:tcPr>
          <w:p w14:paraId="6F3BE4A1"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7BED8BE" w14:textId="77777777" w:rsidR="00E36F0E" w:rsidRPr="00BC6BE2" w:rsidRDefault="00393DC0" w:rsidP="00E36F0E">
            <w:pPr>
              <w:rPr>
                <w:sz w:val="16"/>
                <w:szCs w:val="16"/>
              </w:rPr>
            </w:pPr>
            <w:r w:rsidRPr="00BC6BE2">
              <w:rPr>
                <w:sz w:val="16"/>
                <w:szCs w:val="16"/>
              </w:rPr>
              <w:t>WIR-REQ-350866/A-WIRClient3 Policies</w:t>
            </w:r>
          </w:p>
        </w:tc>
        <w:tc>
          <w:tcPr>
            <w:tcW w:w="5911" w:type="dxa"/>
            <w:tcBorders>
              <w:top w:val="single" w:sz="6" w:space="0" w:color="auto"/>
              <w:left w:val="single" w:sz="6" w:space="0" w:color="auto"/>
              <w:bottom w:val="single" w:sz="6" w:space="0" w:color="auto"/>
              <w:right w:val="single" w:sz="6" w:space="0" w:color="auto"/>
            </w:tcBorders>
          </w:tcPr>
          <w:p w14:paraId="1F8DCC5D" w14:textId="77777777" w:rsidR="00E36F0E" w:rsidRPr="00BC6BE2" w:rsidRDefault="00393DC0" w:rsidP="00E36F0E">
            <w:pPr>
              <w:rPr>
                <w:sz w:val="16"/>
                <w:szCs w:val="16"/>
              </w:rPr>
            </w:pPr>
            <w:r w:rsidRPr="00BC6BE2">
              <w:rPr>
                <w:sz w:val="16"/>
                <w:szCs w:val="16"/>
              </w:rPr>
              <w:t>MBORREL4: New req.</w:t>
            </w:r>
          </w:p>
        </w:tc>
      </w:tr>
      <w:tr w:rsidR="00E36F0E" w:rsidRPr="003C477A" w14:paraId="5BCE49BB" w14:textId="77777777" w:rsidTr="00E36F0E">
        <w:trPr>
          <w:trHeight w:val="245"/>
          <w:jc w:val="center"/>
        </w:trPr>
        <w:tc>
          <w:tcPr>
            <w:tcW w:w="1755" w:type="dxa"/>
            <w:tcBorders>
              <w:left w:val="single" w:sz="4" w:space="0" w:color="auto"/>
              <w:right w:val="single" w:sz="4" w:space="0" w:color="auto"/>
            </w:tcBorders>
          </w:tcPr>
          <w:p w14:paraId="14514336"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C8C1DFA" w14:textId="77777777" w:rsidR="00E36F0E" w:rsidRPr="00BC6BE2" w:rsidRDefault="00393DC0" w:rsidP="00E36F0E">
            <w:pPr>
              <w:rPr>
                <w:sz w:val="16"/>
                <w:szCs w:val="16"/>
              </w:rPr>
            </w:pPr>
            <w:r w:rsidRPr="00BC6BE2">
              <w:rPr>
                <w:sz w:val="16"/>
                <w:szCs w:val="16"/>
              </w:rPr>
              <w:t>WIR-REQ-295946/B-Purpose</w:t>
            </w:r>
          </w:p>
        </w:tc>
        <w:tc>
          <w:tcPr>
            <w:tcW w:w="5911" w:type="dxa"/>
            <w:tcBorders>
              <w:top w:val="single" w:sz="6" w:space="0" w:color="auto"/>
              <w:left w:val="single" w:sz="6" w:space="0" w:color="auto"/>
              <w:bottom w:val="single" w:sz="6" w:space="0" w:color="auto"/>
              <w:right w:val="single" w:sz="6" w:space="0" w:color="auto"/>
            </w:tcBorders>
          </w:tcPr>
          <w:p w14:paraId="7666AB80" w14:textId="77777777" w:rsidR="00E36F0E" w:rsidRPr="00BC6BE2" w:rsidRDefault="00393DC0" w:rsidP="00E36F0E">
            <w:pPr>
              <w:rPr>
                <w:sz w:val="16"/>
                <w:szCs w:val="16"/>
              </w:rPr>
            </w:pPr>
            <w:r w:rsidRPr="00BC6BE2">
              <w:rPr>
                <w:sz w:val="16"/>
                <w:szCs w:val="16"/>
              </w:rPr>
              <w:t>MBORREL4: Added WIRClient3</w:t>
            </w:r>
          </w:p>
        </w:tc>
      </w:tr>
      <w:tr w:rsidR="00E36F0E" w:rsidRPr="003C477A" w14:paraId="2CD13480" w14:textId="77777777" w:rsidTr="00E36F0E">
        <w:trPr>
          <w:trHeight w:val="245"/>
          <w:jc w:val="center"/>
        </w:trPr>
        <w:tc>
          <w:tcPr>
            <w:tcW w:w="1755" w:type="dxa"/>
            <w:tcBorders>
              <w:left w:val="single" w:sz="4" w:space="0" w:color="auto"/>
              <w:right w:val="single" w:sz="4" w:space="0" w:color="auto"/>
            </w:tcBorders>
          </w:tcPr>
          <w:p w14:paraId="13EF6B12"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2EB46BD" w14:textId="77777777" w:rsidR="00E36F0E" w:rsidRPr="00BC6BE2" w:rsidRDefault="00393DC0" w:rsidP="00E36F0E">
            <w:pPr>
              <w:rPr>
                <w:sz w:val="16"/>
                <w:szCs w:val="16"/>
              </w:rPr>
            </w:pPr>
            <w:r w:rsidRPr="00BC6BE2">
              <w:rPr>
                <w:sz w:val="16"/>
                <w:szCs w:val="16"/>
              </w:rPr>
              <w:t>WIR-UC-REQ-296112/C-WIR provides diagnostics information to cloud based on request from Cloud</w:t>
            </w:r>
          </w:p>
        </w:tc>
        <w:tc>
          <w:tcPr>
            <w:tcW w:w="5911" w:type="dxa"/>
            <w:tcBorders>
              <w:top w:val="single" w:sz="6" w:space="0" w:color="auto"/>
              <w:left w:val="single" w:sz="6" w:space="0" w:color="auto"/>
              <w:bottom w:val="single" w:sz="6" w:space="0" w:color="auto"/>
              <w:right w:val="single" w:sz="6" w:space="0" w:color="auto"/>
            </w:tcBorders>
          </w:tcPr>
          <w:p w14:paraId="77059926" w14:textId="77777777" w:rsidR="00E36F0E" w:rsidRPr="00BC6BE2" w:rsidRDefault="00393DC0" w:rsidP="00E36F0E">
            <w:pPr>
              <w:rPr>
                <w:sz w:val="16"/>
                <w:szCs w:val="16"/>
              </w:rPr>
            </w:pPr>
            <w:r w:rsidRPr="00BC6BE2">
              <w:rPr>
                <w:sz w:val="16"/>
                <w:szCs w:val="16"/>
              </w:rPr>
              <w:t>MBORREL4: Added WIRClient3</w:t>
            </w:r>
          </w:p>
        </w:tc>
      </w:tr>
      <w:tr w:rsidR="00E36F0E" w:rsidRPr="003C477A" w14:paraId="16D708EF" w14:textId="77777777" w:rsidTr="00E36F0E">
        <w:trPr>
          <w:trHeight w:val="245"/>
          <w:jc w:val="center"/>
        </w:trPr>
        <w:tc>
          <w:tcPr>
            <w:tcW w:w="1755" w:type="dxa"/>
            <w:tcBorders>
              <w:left w:val="single" w:sz="4" w:space="0" w:color="auto"/>
              <w:right w:val="single" w:sz="4" w:space="0" w:color="auto"/>
            </w:tcBorders>
          </w:tcPr>
          <w:p w14:paraId="70D7E957"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61F9C74" w14:textId="77777777" w:rsidR="00E36F0E" w:rsidRPr="00BC6BE2" w:rsidRDefault="00393DC0" w:rsidP="00E36F0E">
            <w:pPr>
              <w:rPr>
                <w:sz w:val="16"/>
                <w:szCs w:val="16"/>
              </w:rPr>
            </w:pPr>
            <w:r w:rsidRPr="00BC6BE2">
              <w:rPr>
                <w:sz w:val="16"/>
                <w:szCs w:val="16"/>
              </w:rPr>
              <w:t>WIR-REQ-295967/B-Data usage calculation</w:t>
            </w:r>
          </w:p>
        </w:tc>
        <w:tc>
          <w:tcPr>
            <w:tcW w:w="5911" w:type="dxa"/>
            <w:tcBorders>
              <w:top w:val="single" w:sz="6" w:space="0" w:color="auto"/>
              <w:left w:val="single" w:sz="6" w:space="0" w:color="auto"/>
              <w:bottom w:val="single" w:sz="6" w:space="0" w:color="auto"/>
              <w:right w:val="single" w:sz="6" w:space="0" w:color="auto"/>
            </w:tcBorders>
          </w:tcPr>
          <w:p w14:paraId="25C1CCB5" w14:textId="77777777" w:rsidR="00E36F0E" w:rsidRPr="00BC6BE2" w:rsidRDefault="00393DC0" w:rsidP="00E36F0E">
            <w:pPr>
              <w:rPr>
                <w:sz w:val="16"/>
                <w:szCs w:val="16"/>
              </w:rPr>
            </w:pPr>
            <w:r w:rsidRPr="00BC6BE2">
              <w:rPr>
                <w:sz w:val="16"/>
                <w:szCs w:val="16"/>
              </w:rPr>
              <w:t>MBORREL4: Added WIRClient3</w:t>
            </w:r>
          </w:p>
        </w:tc>
      </w:tr>
      <w:tr w:rsidR="00E36F0E" w:rsidRPr="003C477A" w14:paraId="2E6EEA6F" w14:textId="77777777" w:rsidTr="00E36F0E">
        <w:trPr>
          <w:trHeight w:val="245"/>
          <w:jc w:val="center"/>
        </w:trPr>
        <w:tc>
          <w:tcPr>
            <w:tcW w:w="1755" w:type="dxa"/>
            <w:tcBorders>
              <w:left w:val="single" w:sz="4" w:space="0" w:color="auto"/>
              <w:right w:val="single" w:sz="4" w:space="0" w:color="auto"/>
            </w:tcBorders>
          </w:tcPr>
          <w:p w14:paraId="527E6FBF"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791D1B2" w14:textId="77777777" w:rsidR="00E36F0E" w:rsidRPr="00BC6BE2" w:rsidRDefault="00393DC0" w:rsidP="00E36F0E">
            <w:pPr>
              <w:rPr>
                <w:sz w:val="16"/>
                <w:szCs w:val="16"/>
              </w:rPr>
            </w:pPr>
            <w:r w:rsidRPr="00BC6BE2">
              <w:rPr>
                <w:sz w:val="16"/>
                <w:szCs w:val="16"/>
              </w:rPr>
              <w:t>WIR-REQ-295968/B-Data usage calculation scope</w:t>
            </w:r>
          </w:p>
        </w:tc>
        <w:tc>
          <w:tcPr>
            <w:tcW w:w="5911" w:type="dxa"/>
            <w:tcBorders>
              <w:top w:val="single" w:sz="6" w:space="0" w:color="auto"/>
              <w:left w:val="single" w:sz="6" w:space="0" w:color="auto"/>
              <w:bottom w:val="single" w:sz="6" w:space="0" w:color="auto"/>
              <w:right w:val="single" w:sz="6" w:space="0" w:color="auto"/>
            </w:tcBorders>
          </w:tcPr>
          <w:p w14:paraId="1026754E" w14:textId="77777777" w:rsidR="00E36F0E" w:rsidRPr="00BC6BE2" w:rsidRDefault="00393DC0" w:rsidP="00E36F0E">
            <w:pPr>
              <w:rPr>
                <w:sz w:val="16"/>
                <w:szCs w:val="16"/>
              </w:rPr>
            </w:pPr>
            <w:r w:rsidRPr="00BC6BE2">
              <w:rPr>
                <w:sz w:val="16"/>
                <w:szCs w:val="16"/>
              </w:rPr>
              <w:t>MBORREL4: Added WIRClient3</w:t>
            </w:r>
          </w:p>
        </w:tc>
      </w:tr>
      <w:tr w:rsidR="00E36F0E" w:rsidRPr="003C477A" w14:paraId="1A0BE530" w14:textId="77777777" w:rsidTr="00E36F0E">
        <w:trPr>
          <w:trHeight w:val="245"/>
          <w:jc w:val="center"/>
        </w:trPr>
        <w:tc>
          <w:tcPr>
            <w:tcW w:w="1755" w:type="dxa"/>
            <w:tcBorders>
              <w:left w:val="single" w:sz="4" w:space="0" w:color="auto"/>
              <w:right w:val="single" w:sz="4" w:space="0" w:color="auto"/>
            </w:tcBorders>
          </w:tcPr>
          <w:p w14:paraId="70246788"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FA4C9FD" w14:textId="77777777" w:rsidR="00E36F0E" w:rsidRPr="00BC6BE2" w:rsidRDefault="00393DC0" w:rsidP="00E36F0E">
            <w:pPr>
              <w:rPr>
                <w:sz w:val="16"/>
                <w:szCs w:val="16"/>
              </w:rPr>
            </w:pPr>
            <w:r w:rsidRPr="00BC6BE2">
              <w:rPr>
                <w:sz w:val="16"/>
                <w:szCs w:val="16"/>
              </w:rPr>
              <w:t>WIR-REQ-295969/B-Data usage aggregation per application</w:t>
            </w:r>
          </w:p>
        </w:tc>
        <w:tc>
          <w:tcPr>
            <w:tcW w:w="5911" w:type="dxa"/>
            <w:tcBorders>
              <w:top w:val="single" w:sz="6" w:space="0" w:color="auto"/>
              <w:left w:val="single" w:sz="6" w:space="0" w:color="auto"/>
              <w:bottom w:val="single" w:sz="6" w:space="0" w:color="auto"/>
              <w:right w:val="single" w:sz="6" w:space="0" w:color="auto"/>
            </w:tcBorders>
          </w:tcPr>
          <w:p w14:paraId="2FE5B2DF" w14:textId="77777777" w:rsidR="00E36F0E" w:rsidRPr="00BC6BE2" w:rsidRDefault="00393DC0" w:rsidP="00E36F0E">
            <w:pPr>
              <w:rPr>
                <w:sz w:val="16"/>
                <w:szCs w:val="16"/>
              </w:rPr>
            </w:pPr>
            <w:r w:rsidRPr="00BC6BE2">
              <w:rPr>
                <w:sz w:val="16"/>
                <w:szCs w:val="16"/>
              </w:rPr>
              <w:t>MBORREL4: Added WIRClient3</w:t>
            </w:r>
          </w:p>
        </w:tc>
      </w:tr>
      <w:tr w:rsidR="00E36F0E" w:rsidRPr="003C477A" w14:paraId="125F7E27" w14:textId="77777777" w:rsidTr="00E36F0E">
        <w:trPr>
          <w:trHeight w:val="245"/>
          <w:jc w:val="center"/>
        </w:trPr>
        <w:tc>
          <w:tcPr>
            <w:tcW w:w="1755" w:type="dxa"/>
            <w:tcBorders>
              <w:left w:val="single" w:sz="4" w:space="0" w:color="auto"/>
              <w:right w:val="single" w:sz="4" w:space="0" w:color="auto"/>
            </w:tcBorders>
          </w:tcPr>
          <w:p w14:paraId="5564238D"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DB4AC24" w14:textId="77777777" w:rsidR="00E36F0E" w:rsidRPr="00BC6BE2" w:rsidRDefault="00393DC0" w:rsidP="00E36F0E">
            <w:pPr>
              <w:rPr>
                <w:sz w:val="16"/>
                <w:szCs w:val="16"/>
              </w:rPr>
            </w:pPr>
            <w:r w:rsidRPr="00BC6BE2">
              <w:rPr>
                <w:sz w:val="16"/>
                <w:szCs w:val="16"/>
              </w:rPr>
              <w:t>WIR-REQ-295970/C-Data usage and edge interface</w:t>
            </w:r>
          </w:p>
        </w:tc>
        <w:tc>
          <w:tcPr>
            <w:tcW w:w="5911" w:type="dxa"/>
            <w:tcBorders>
              <w:top w:val="single" w:sz="6" w:space="0" w:color="auto"/>
              <w:left w:val="single" w:sz="6" w:space="0" w:color="auto"/>
              <w:bottom w:val="single" w:sz="6" w:space="0" w:color="auto"/>
              <w:right w:val="single" w:sz="6" w:space="0" w:color="auto"/>
            </w:tcBorders>
          </w:tcPr>
          <w:p w14:paraId="173CCBB4" w14:textId="77777777" w:rsidR="00E36F0E" w:rsidRPr="00BC6BE2" w:rsidRDefault="00393DC0" w:rsidP="00E36F0E">
            <w:pPr>
              <w:rPr>
                <w:sz w:val="16"/>
                <w:szCs w:val="16"/>
              </w:rPr>
            </w:pPr>
            <w:r w:rsidRPr="00BC6BE2">
              <w:rPr>
                <w:sz w:val="16"/>
                <w:szCs w:val="16"/>
              </w:rPr>
              <w:t>MBORREL4: Added WIRClient3</w:t>
            </w:r>
          </w:p>
        </w:tc>
      </w:tr>
      <w:tr w:rsidR="00E36F0E" w:rsidRPr="003C477A" w14:paraId="10B1D6D9" w14:textId="77777777" w:rsidTr="00E36F0E">
        <w:trPr>
          <w:trHeight w:val="245"/>
          <w:jc w:val="center"/>
        </w:trPr>
        <w:tc>
          <w:tcPr>
            <w:tcW w:w="1755" w:type="dxa"/>
            <w:tcBorders>
              <w:left w:val="single" w:sz="4" w:space="0" w:color="auto"/>
              <w:right w:val="single" w:sz="4" w:space="0" w:color="auto"/>
            </w:tcBorders>
          </w:tcPr>
          <w:p w14:paraId="747755C3"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1221181" w14:textId="77777777" w:rsidR="00E36F0E" w:rsidRPr="00BC6BE2" w:rsidRDefault="00393DC0" w:rsidP="00E36F0E">
            <w:pPr>
              <w:rPr>
                <w:sz w:val="16"/>
                <w:szCs w:val="16"/>
              </w:rPr>
            </w:pPr>
            <w:r w:rsidRPr="00BC6BE2">
              <w:rPr>
                <w:sz w:val="16"/>
                <w:szCs w:val="16"/>
              </w:rPr>
              <w:t>WIR-REQ-295984/B-Trigger</w:t>
            </w:r>
          </w:p>
        </w:tc>
        <w:tc>
          <w:tcPr>
            <w:tcW w:w="5911" w:type="dxa"/>
            <w:tcBorders>
              <w:top w:val="single" w:sz="6" w:space="0" w:color="auto"/>
              <w:left w:val="single" w:sz="6" w:space="0" w:color="auto"/>
              <w:bottom w:val="single" w:sz="6" w:space="0" w:color="auto"/>
              <w:right w:val="single" w:sz="6" w:space="0" w:color="auto"/>
            </w:tcBorders>
          </w:tcPr>
          <w:p w14:paraId="3306387D" w14:textId="77777777" w:rsidR="00E36F0E" w:rsidRPr="00BC6BE2" w:rsidRDefault="00393DC0" w:rsidP="00E36F0E">
            <w:pPr>
              <w:rPr>
                <w:sz w:val="16"/>
                <w:szCs w:val="16"/>
              </w:rPr>
            </w:pPr>
            <w:r w:rsidRPr="00BC6BE2">
              <w:rPr>
                <w:sz w:val="16"/>
                <w:szCs w:val="16"/>
              </w:rPr>
              <w:t>MBORREL4: Added WIRClient3</w:t>
            </w:r>
          </w:p>
        </w:tc>
      </w:tr>
      <w:tr w:rsidR="00E36F0E" w:rsidRPr="003C477A" w14:paraId="6230349E" w14:textId="77777777" w:rsidTr="00E36F0E">
        <w:trPr>
          <w:trHeight w:val="245"/>
          <w:jc w:val="center"/>
        </w:trPr>
        <w:tc>
          <w:tcPr>
            <w:tcW w:w="1755" w:type="dxa"/>
            <w:tcBorders>
              <w:left w:val="single" w:sz="4" w:space="0" w:color="auto"/>
              <w:right w:val="single" w:sz="4" w:space="0" w:color="auto"/>
            </w:tcBorders>
          </w:tcPr>
          <w:p w14:paraId="118C0898"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43266D1" w14:textId="77777777" w:rsidR="00E36F0E" w:rsidRPr="00BC6BE2" w:rsidRDefault="00393DC0" w:rsidP="00E36F0E">
            <w:pPr>
              <w:rPr>
                <w:sz w:val="16"/>
                <w:szCs w:val="16"/>
              </w:rPr>
            </w:pPr>
            <w:r w:rsidRPr="00BC6BE2">
              <w:rPr>
                <w:sz w:val="16"/>
                <w:szCs w:val="16"/>
              </w:rPr>
              <w:t>WIR-REQ-296012/C-Receive requests from local controller</w:t>
            </w:r>
          </w:p>
        </w:tc>
        <w:tc>
          <w:tcPr>
            <w:tcW w:w="5911" w:type="dxa"/>
            <w:tcBorders>
              <w:top w:val="single" w:sz="6" w:space="0" w:color="auto"/>
              <w:left w:val="single" w:sz="6" w:space="0" w:color="auto"/>
              <w:bottom w:val="single" w:sz="6" w:space="0" w:color="auto"/>
              <w:right w:val="single" w:sz="6" w:space="0" w:color="auto"/>
            </w:tcBorders>
          </w:tcPr>
          <w:p w14:paraId="5C9F3139" w14:textId="77777777" w:rsidR="00E36F0E" w:rsidRPr="00BC6BE2" w:rsidRDefault="00393DC0" w:rsidP="00E36F0E">
            <w:pPr>
              <w:rPr>
                <w:sz w:val="16"/>
                <w:szCs w:val="16"/>
              </w:rPr>
            </w:pPr>
            <w:r w:rsidRPr="00BC6BE2">
              <w:rPr>
                <w:sz w:val="16"/>
                <w:szCs w:val="16"/>
              </w:rPr>
              <w:t>MBORREL4: Added WIRClient3</w:t>
            </w:r>
          </w:p>
        </w:tc>
      </w:tr>
      <w:tr w:rsidR="00E36F0E" w:rsidRPr="003C477A" w14:paraId="54E453DD" w14:textId="77777777" w:rsidTr="00E36F0E">
        <w:trPr>
          <w:trHeight w:val="245"/>
          <w:jc w:val="center"/>
        </w:trPr>
        <w:tc>
          <w:tcPr>
            <w:tcW w:w="1755" w:type="dxa"/>
            <w:tcBorders>
              <w:left w:val="single" w:sz="4" w:space="0" w:color="auto"/>
              <w:right w:val="single" w:sz="4" w:space="0" w:color="auto"/>
            </w:tcBorders>
          </w:tcPr>
          <w:p w14:paraId="6E5F743A"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EFAC550" w14:textId="77777777" w:rsidR="00E36F0E" w:rsidRPr="00BC6BE2" w:rsidRDefault="00393DC0" w:rsidP="00E36F0E">
            <w:pPr>
              <w:rPr>
                <w:sz w:val="16"/>
                <w:szCs w:val="16"/>
              </w:rPr>
            </w:pPr>
            <w:r w:rsidRPr="00BC6BE2">
              <w:rPr>
                <w:sz w:val="16"/>
                <w:szCs w:val="16"/>
              </w:rPr>
              <w:t>WIR-REQ-296015/B-Ability to control already provided interface</w:t>
            </w:r>
          </w:p>
        </w:tc>
        <w:tc>
          <w:tcPr>
            <w:tcW w:w="5911" w:type="dxa"/>
            <w:tcBorders>
              <w:top w:val="single" w:sz="6" w:space="0" w:color="auto"/>
              <w:left w:val="single" w:sz="6" w:space="0" w:color="auto"/>
              <w:bottom w:val="single" w:sz="6" w:space="0" w:color="auto"/>
              <w:right w:val="single" w:sz="6" w:space="0" w:color="auto"/>
            </w:tcBorders>
          </w:tcPr>
          <w:p w14:paraId="55706BCC" w14:textId="77777777" w:rsidR="00E36F0E" w:rsidRPr="00BC6BE2" w:rsidRDefault="00393DC0" w:rsidP="00E36F0E">
            <w:pPr>
              <w:rPr>
                <w:sz w:val="16"/>
                <w:szCs w:val="16"/>
              </w:rPr>
            </w:pPr>
            <w:r w:rsidRPr="00BC6BE2">
              <w:rPr>
                <w:sz w:val="16"/>
                <w:szCs w:val="16"/>
              </w:rPr>
              <w:t>MBORREL4: Added WIRClient3</w:t>
            </w:r>
          </w:p>
        </w:tc>
      </w:tr>
      <w:tr w:rsidR="00E36F0E" w:rsidRPr="003C477A" w14:paraId="7D816111" w14:textId="77777777" w:rsidTr="00E36F0E">
        <w:trPr>
          <w:trHeight w:val="245"/>
          <w:jc w:val="center"/>
        </w:trPr>
        <w:tc>
          <w:tcPr>
            <w:tcW w:w="1755" w:type="dxa"/>
            <w:tcBorders>
              <w:left w:val="single" w:sz="4" w:space="0" w:color="auto"/>
              <w:right w:val="single" w:sz="4" w:space="0" w:color="auto"/>
            </w:tcBorders>
          </w:tcPr>
          <w:p w14:paraId="56722E8F"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57105A7" w14:textId="77777777" w:rsidR="00E36F0E" w:rsidRPr="00BC6BE2" w:rsidRDefault="00393DC0" w:rsidP="00E36F0E">
            <w:pPr>
              <w:rPr>
                <w:sz w:val="16"/>
                <w:szCs w:val="16"/>
              </w:rPr>
            </w:pPr>
            <w:r w:rsidRPr="00BC6BE2">
              <w:rPr>
                <w:sz w:val="16"/>
                <w:szCs w:val="16"/>
              </w:rPr>
              <w:t>WIR-REQ-296016/B-Scheduling application requests</w:t>
            </w:r>
          </w:p>
        </w:tc>
        <w:tc>
          <w:tcPr>
            <w:tcW w:w="5911" w:type="dxa"/>
            <w:tcBorders>
              <w:top w:val="single" w:sz="6" w:space="0" w:color="auto"/>
              <w:left w:val="single" w:sz="6" w:space="0" w:color="auto"/>
              <w:bottom w:val="single" w:sz="6" w:space="0" w:color="auto"/>
              <w:right w:val="single" w:sz="6" w:space="0" w:color="auto"/>
            </w:tcBorders>
          </w:tcPr>
          <w:p w14:paraId="0BF2D27B" w14:textId="77777777" w:rsidR="00E36F0E" w:rsidRPr="00BC6BE2" w:rsidRDefault="00393DC0" w:rsidP="00E36F0E">
            <w:pPr>
              <w:rPr>
                <w:sz w:val="16"/>
                <w:szCs w:val="16"/>
              </w:rPr>
            </w:pPr>
            <w:r w:rsidRPr="00BC6BE2">
              <w:rPr>
                <w:sz w:val="16"/>
                <w:szCs w:val="16"/>
              </w:rPr>
              <w:t>MBORREL4: Added WIRClient3</w:t>
            </w:r>
          </w:p>
        </w:tc>
      </w:tr>
      <w:tr w:rsidR="00E36F0E" w:rsidRPr="003C477A" w14:paraId="22B26C58" w14:textId="77777777" w:rsidTr="00E36F0E">
        <w:trPr>
          <w:trHeight w:val="245"/>
          <w:jc w:val="center"/>
        </w:trPr>
        <w:tc>
          <w:tcPr>
            <w:tcW w:w="1755" w:type="dxa"/>
            <w:tcBorders>
              <w:left w:val="single" w:sz="4" w:space="0" w:color="auto"/>
              <w:right w:val="single" w:sz="4" w:space="0" w:color="auto"/>
            </w:tcBorders>
          </w:tcPr>
          <w:p w14:paraId="6775C5B4"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C2E8666" w14:textId="77777777" w:rsidR="00E36F0E" w:rsidRPr="00BC6BE2" w:rsidRDefault="00393DC0" w:rsidP="00E36F0E">
            <w:pPr>
              <w:rPr>
                <w:sz w:val="16"/>
                <w:szCs w:val="16"/>
              </w:rPr>
            </w:pPr>
            <w:r w:rsidRPr="00BC6BE2">
              <w:rPr>
                <w:sz w:val="16"/>
                <w:szCs w:val="16"/>
              </w:rPr>
              <w:t>WIR-UC-REQ-296096/B-Central controller provides connection interface to local controller</w:t>
            </w:r>
          </w:p>
        </w:tc>
        <w:tc>
          <w:tcPr>
            <w:tcW w:w="5911" w:type="dxa"/>
            <w:tcBorders>
              <w:top w:val="single" w:sz="6" w:space="0" w:color="auto"/>
              <w:left w:val="single" w:sz="6" w:space="0" w:color="auto"/>
              <w:bottom w:val="single" w:sz="6" w:space="0" w:color="auto"/>
              <w:right w:val="single" w:sz="6" w:space="0" w:color="auto"/>
            </w:tcBorders>
          </w:tcPr>
          <w:p w14:paraId="0FE6C223" w14:textId="77777777" w:rsidR="00E36F0E" w:rsidRPr="00BC6BE2" w:rsidRDefault="00393DC0" w:rsidP="00E36F0E">
            <w:pPr>
              <w:rPr>
                <w:sz w:val="16"/>
                <w:szCs w:val="16"/>
              </w:rPr>
            </w:pPr>
            <w:r w:rsidRPr="00BC6BE2">
              <w:rPr>
                <w:sz w:val="16"/>
                <w:szCs w:val="16"/>
              </w:rPr>
              <w:t>MBORREL4: Added WIRClient3</w:t>
            </w:r>
          </w:p>
        </w:tc>
      </w:tr>
      <w:tr w:rsidR="00E36F0E" w:rsidRPr="003C477A" w14:paraId="01680872" w14:textId="77777777" w:rsidTr="00E36F0E">
        <w:trPr>
          <w:trHeight w:val="245"/>
          <w:jc w:val="center"/>
        </w:trPr>
        <w:tc>
          <w:tcPr>
            <w:tcW w:w="1755" w:type="dxa"/>
            <w:tcBorders>
              <w:left w:val="single" w:sz="4" w:space="0" w:color="auto"/>
              <w:right w:val="single" w:sz="4" w:space="0" w:color="auto"/>
            </w:tcBorders>
          </w:tcPr>
          <w:p w14:paraId="31F32537"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7E78020" w14:textId="77777777" w:rsidR="00E36F0E" w:rsidRPr="00BC6BE2" w:rsidRDefault="00393DC0" w:rsidP="00E36F0E">
            <w:pPr>
              <w:rPr>
                <w:sz w:val="16"/>
                <w:szCs w:val="16"/>
              </w:rPr>
            </w:pPr>
            <w:r w:rsidRPr="00BC6BE2">
              <w:rPr>
                <w:sz w:val="16"/>
                <w:szCs w:val="16"/>
              </w:rPr>
              <w:t>WIR-UC-REQ-296097/B-Interface not available</w:t>
            </w:r>
          </w:p>
        </w:tc>
        <w:tc>
          <w:tcPr>
            <w:tcW w:w="5911" w:type="dxa"/>
            <w:tcBorders>
              <w:top w:val="single" w:sz="6" w:space="0" w:color="auto"/>
              <w:left w:val="single" w:sz="6" w:space="0" w:color="auto"/>
              <w:bottom w:val="single" w:sz="6" w:space="0" w:color="auto"/>
              <w:right w:val="single" w:sz="6" w:space="0" w:color="auto"/>
            </w:tcBorders>
          </w:tcPr>
          <w:p w14:paraId="672B40F6" w14:textId="77777777" w:rsidR="00E36F0E" w:rsidRPr="00BC6BE2" w:rsidRDefault="00393DC0" w:rsidP="00E36F0E">
            <w:pPr>
              <w:rPr>
                <w:sz w:val="16"/>
                <w:szCs w:val="16"/>
              </w:rPr>
            </w:pPr>
            <w:r w:rsidRPr="00BC6BE2">
              <w:rPr>
                <w:sz w:val="16"/>
                <w:szCs w:val="16"/>
              </w:rPr>
              <w:t>MBORREL4: Added WIRClient3</w:t>
            </w:r>
          </w:p>
        </w:tc>
      </w:tr>
      <w:tr w:rsidR="00E36F0E" w:rsidRPr="003C477A" w14:paraId="0A062EF3" w14:textId="77777777" w:rsidTr="00E36F0E">
        <w:trPr>
          <w:trHeight w:val="245"/>
          <w:jc w:val="center"/>
        </w:trPr>
        <w:tc>
          <w:tcPr>
            <w:tcW w:w="1755" w:type="dxa"/>
            <w:tcBorders>
              <w:left w:val="single" w:sz="4" w:space="0" w:color="auto"/>
              <w:right w:val="single" w:sz="4" w:space="0" w:color="auto"/>
            </w:tcBorders>
          </w:tcPr>
          <w:p w14:paraId="0F18A02F"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EC5E957" w14:textId="77777777" w:rsidR="00E36F0E" w:rsidRPr="00BC6BE2" w:rsidRDefault="00393DC0" w:rsidP="00E36F0E">
            <w:pPr>
              <w:rPr>
                <w:sz w:val="16"/>
                <w:szCs w:val="16"/>
              </w:rPr>
            </w:pPr>
            <w:r w:rsidRPr="00BC6BE2">
              <w:rPr>
                <w:sz w:val="16"/>
                <w:szCs w:val="16"/>
              </w:rPr>
              <w:t>WIR-REQ-296075/B-Boot up</w:t>
            </w:r>
          </w:p>
        </w:tc>
        <w:tc>
          <w:tcPr>
            <w:tcW w:w="5911" w:type="dxa"/>
            <w:tcBorders>
              <w:top w:val="single" w:sz="6" w:space="0" w:color="auto"/>
              <w:left w:val="single" w:sz="6" w:space="0" w:color="auto"/>
              <w:bottom w:val="single" w:sz="6" w:space="0" w:color="auto"/>
              <w:right w:val="single" w:sz="6" w:space="0" w:color="auto"/>
            </w:tcBorders>
          </w:tcPr>
          <w:p w14:paraId="499591C6" w14:textId="77777777" w:rsidR="00E36F0E" w:rsidRPr="00BC6BE2" w:rsidRDefault="00393DC0" w:rsidP="00E36F0E">
            <w:pPr>
              <w:rPr>
                <w:sz w:val="16"/>
                <w:szCs w:val="16"/>
              </w:rPr>
            </w:pPr>
            <w:r w:rsidRPr="00BC6BE2">
              <w:rPr>
                <w:sz w:val="16"/>
                <w:szCs w:val="16"/>
              </w:rPr>
              <w:t>MBORREL4: Added WIRClient3</w:t>
            </w:r>
          </w:p>
        </w:tc>
      </w:tr>
      <w:tr w:rsidR="00E36F0E" w:rsidRPr="003C477A" w14:paraId="2EE61CB6" w14:textId="77777777" w:rsidTr="00E36F0E">
        <w:trPr>
          <w:trHeight w:val="245"/>
          <w:jc w:val="center"/>
        </w:trPr>
        <w:tc>
          <w:tcPr>
            <w:tcW w:w="1755" w:type="dxa"/>
            <w:tcBorders>
              <w:left w:val="single" w:sz="4" w:space="0" w:color="auto"/>
              <w:bottom w:val="single" w:sz="4" w:space="0" w:color="auto"/>
              <w:right w:val="single" w:sz="4" w:space="0" w:color="auto"/>
            </w:tcBorders>
          </w:tcPr>
          <w:p w14:paraId="2A43E7D6"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A21C221" w14:textId="77777777" w:rsidR="00E36F0E" w:rsidRPr="00BC6BE2" w:rsidRDefault="00393DC0" w:rsidP="00E36F0E">
            <w:pPr>
              <w:rPr>
                <w:sz w:val="16"/>
                <w:szCs w:val="16"/>
              </w:rPr>
            </w:pPr>
            <w:r w:rsidRPr="00BC6BE2">
              <w:rPr>
                <w:sz w:val="16"/>
                <w:szCs w:val="16"/>
              </w:rPr>
              <w:t>WIR-REQ-296077/B-WIRServer, WIRClient1, WIRClient2, and WIRClient3 interfaces</w:t>
            </w:r>
          </w:p>
        </w:tc>
        <w:tc>
          <w:tcPr>
            <w:tcW w:w="5911" w:type="dxa"/>
            <w:tcBorders>
              <w:top w:val="single" w:sz="6" w:space="0" w:color="auto"/>
              <w:left w:val="single" w:sz="6" w:space="0" w:color="auto"/>
              <w:bottom w:val="single" w:sz="6" w:space="0" w:color="auto"/>
              <w:right w:val="single" w:sz="6" w:space="0" w:color="auto"/>
            </w:tcBorders>
          </w:tcPr>
          <w:p w14:paraId="4C21271B" w14:textId="77777777" w:rsidR="00E36F0E" w:rsidRPr="00BC6BE2" w:rsidRDefault="00393DC0" w:rsidP="00E36F0E">
            <w:pPr>
              <w:rPr>
                <w:sz w:val="16"/>
                <w:szCs w:val="16"/>
              </w:rPr>
            </w:pPr>
            <w:r w:rsidRPr="00BC6BE2">
              <w:rPr>
                <w:sz w:val="16"/>
                <w:szCs w:val="16"/>
              </w:rPr>
              <w:t>MBORREL4: Updated req name and added WIRClient3</w:t>
            </w:r>
          </w:p>
        </w:tc>
      </w:tr>
      <w:tr w:rsidR="00E36F0E" w14:paraId="3BB75A9F" w14:textId="77777777" w:rsidTr="00E36F0E">
        <w:trPr>
          <w:trHeight w:val="245"/>
          <w:jc w:val="center"/>
        </w:trPr>
        <w:tc>
          <w:tcPr>
            <w:tcW w:w="1755" w:type="dxa"/>
            <w:tcBorders>
              <w:top w:val="single" w:sz="6" w:space="0" w:color="auto"/>
              <w:left w:val="single" w:sz="6" w:space="0" w:color="auto"/>
              <w:bottom w:val="single" w:sz="6" w:space="0" w:color="auto"/>
              <w:right w:val="nil"/>
            </w:tcBorders>
            <w:shd w:val="thinDiagCross" w:color="auto" w:fill="D9D9D9" w:themeFill="background1" w:themeFillShade="D9"/>
          </w:tcPr>
          <w:p w14:paraId="4CE84D28" w14:textId="77777777" w:rsidR="00E36F0E" w:rsidRDefault="00E36F0E" w:rsidP="00E36F0E">
            <w:pPr>
              <w:spacing w:line="276" w:lineRule="auto"/>
              <w:rPr>
                <w:rFonts w:cs="Arial"/>
                <w:b/>
                <w:sz w:val="16"/>
                <w:szCs w:val="16"/>
              </w:rPr>
            </w:pPr>
          </w:p>
        </w:tc>
        <w:tc>
          <w:tcPr>
            <w:tcW w:w="650" w:type="dxa"/>
            <w:tcBorders>
              <w:top w:val="single" w:sz="6" w:space="0" w:color="auto"/>
              <w:left w:val="nil"/>
              <w:bottom w:val="single" w:sz="6" w:space="0" w:color="auto"/>
              <w:right w:val="nil"/>
            </w:tcBorders>
            <w:shd w:val="thinDiagCross" w:color="auto" w:fill="D9D9D9" w:themeFill="background1" w:themeFillShade="D9"/>
          </w:tcPr>
          <w:p w14:paraId="06E4C59C" w14:textId="77777777" w:rsidR="00E36F0E" w:rsidRDefault="00E36F0E" w:rsidP="00E36F0E">
            <w:pPr>
              <w:spacing w:line="276" w:lineRule="auto"/>
              <w:jc w:val="center"/>
              <w:rPr>
                <w:rFonts w:cs="Arial"/>
                <w:b/>
                <w:sz w:val="16"/>
                <w:lang w:val="fr-FR"/>
              </w:rPr>
            </w:pPr>
          </w:p>
        </w:tc>
        <w:tc>
          <w:tcPr>
            <w:tcW w:w="1749" w:type="dxa"/>
            <w:tcBorders>
              <w:top w:val="single" w:sz="6" w:space="0" w:color="auto"/>
              <w:left w:val="nil"/>
              <w:bottom w:val="single" w:sz="6" w:space="0" w:color="auto"/>
              <w:right w:val="nil"/>
            </w:tcBorders>
            <w:shd w:val="thinDiagCross" w:color="auto" w:fill="D9D9D9" w:themeFill="background1" w:themeFillShade="D9"/>
          </w:tcPr>
          <w:p w14:paraId="117DAF7E" w14:textId="77777777" w:rsidR="00E36F0E" w:rsidRDefault="00E36F0E" w:rsidP="00E36F0E">
            <w:pPr>
              <w:spacing w:line="276" w:lineRule="auto"/>
              <w:rPr>
                <w:rFonts w:cs="Arial"/>
                <w:b/>
                <w:sz w:val="16"/>
              </w:rPr>
            </w:pPr>
          </w:p>
        </w:tc>
        <w:tc>
          <w:tcPr>
            <w:tcW w:w="5911" w:type="dxa"/>
            <w:tcBorders>
              <w:top w:val="single" w:sz="6" w:space="0" w:color="auto"/>
              <w:left w:val="nil"/>
              <w:bottom w:val="single" w:sz="6" w:space="0" w:color="auto"/>
              <w:right w:val="single" w:sz="6" w:space="0" w:color="auto"/>
            </w:tcBorders>
            <w:shd w:val="thinDiagCross" w:color="auto" w:fill="D9D9D9" w:themeFill="background1" w:themeFillShade="D9"/>
          </w:tcPr>
          <w:p w14:paraId="1DC222A2" w14:textId="77777777" w:rsidR="00E36F0E" w:rsidRDefault="00E36F0E" w:rsidP="00E36F0E">
            <w:pPr>
              <w:spacing w:line="276" w:lineRule="auto"/>
              <w:rPr>
                <w:rFonts w:cs="Arial"/>
                <w:b/>
                <w:sz w:val="16"/>
              </w:rPr>
            </w:pPr>
          </w:p>
        </w:tc>
      </w:tr>
      <w:tr w:rsidR="00E36F0E" w:rsidRPr="008D5346" w14:paraId="65349E45" w14:textId="77777777" w:rsidTr="00E36F0E">
        <w:trPr>
          <w:trHeight w:val="245"/>
          <w:jc w:val="center"/>
        </w:trPr>
        <w:tc>
          <w:tcPr>
            <w:tcW w:w="1755" w:type="dxa"/>
            <w:tcBorders>
              <w:top w:val="single" w:sz="6" w:space="0" w:color="auto"/>
              <w:left w:val="single" w:sz="6" w:space="0" w:color="auto"/>
              <w:bottom w:val="single" w:sz="4" w:space="0" w:color="auto"/>
              <w:right w:val="single" w:sz="6" w:space="0" w:color="auto"/>
            </w:tcBorders>
            <w:hideMark/>
          </w:tcPr>
          <w:p w14:paraId="041C6154" w14:textId="77777777" w:rsidR="00E36F0E" w:rsidRPr="008D5346" w:rsidRDefault="00393DC0" w:rsidP="00E36F0E">
            <w:pPr>
              <w:spacing w:line="276" w:lineRule="auto"/>
              <w:rPr>
                <w:rFonts w:eastAsiaTheme="minorEastAsia" w:cstheme="minorBidi"/>
                <w:b/>
                <w:sz w:val="16"/>
                <w:szCs w:val="16"/>
              </w:rPr>
            </w:pPr>
            <w:r>
              <w:rPr>
                <w:rFonts w:eastAsiaTheme="minorEastAsia" w:cstheme="minorBidi"/>
                <w:b/>
                <w:sz w:val="16"/>
                <w:szCs w:val="16"/>
              </w:rPr>
              <w:t>November 22, 2019</w:t>
            </w:r>
          </w:p>
        </w:tc>
        <w:tc>
          <w:tcPr>
            <w:tcW w:w="650" w:type="dxa"/>
            <w:tcBorders>
              <w:top w:val="single" w:sz="6" w:space="0" w:color="auto"/>
              <w:left w:val="single" w:sz="6" w:space="0" w:color="auto"/>
              <w:bottom w:val="single" w:sz="6" w:space="0" w:color="auto"/>
              <w:right w:val="single" w:sz="6" w:space="0" w:color="auto"/>
            </w:tcBorders>
            <w:hideMark/>
          </w:tcPr>
          <w:p w14:paraId="4FCE85A4" w14:textId="77777777" w:rsidR="00E36F0E" w:rsidRPr="008D5346" w:rsidRDefault="00393DC0" w:rsidP="00E36F0E">
            <w:pPr>
              <w:spacing w:line="276" w:lineRule="auto"/>
              <w:jc w:val="center"/>
              <w:rPr>
                <w:rFonts w:eastAsiaTheme="minorEastAsia" w:cstheme="minorBidi"/>
                <w:b/>
                <w:sz w:val="16"/>
                <w:szCs w:val="16"/>
              </w:rPr>
            </w:pPr>
            <w:r>
              <w:rPr>
                <w:rFonts w:eastAsiaTheme="minorEastAsia" w:cstheme="minorBidi"/>
                <w:b/>
                <w:sz w:val="16"/>
                <w:szCs w:val="16"/>
              </w:rPr>
              <w:t>1.4</w:t>
            </w:r>
          </w:p>
        </w:tc>
        <w:tc>
          <w:tcPr>
            <w:tcW w:w="7660" w:type="dxa"/>
            <w:gridSpan w:val="2"/>
            <w:tcBorders>
              <w:top w:val="single" w:sz="6" w:space="0" w:color="auto"/>
              <w:left w:val="single" w:sz="6" w:space="0" w:color="auto"/>
              <w:bottom w:val="single" w:sz="6" w:space="0" w:color="auto"/>
              <w:right w:val="single" w:sz="6" w:space="0" w:color="auto"/>
            </w:tcBorders>
          </w:tcPr>
          <w:p w14:paraId="40E9D246" w14:textId="77777777" w:rsidR="00E36F0E" w:rsidRPr="008D5346" w:rsidRDefault="00E36F0E" w:rsidP="00E36F0E">
            <w:pPr>
              <w:spacing w:line="276" w:lineRule="auto"/>
              <w:rPr>
                <w:rFonts w:cs="Arial"/>
                <w:b/>
                <w:sz w:val="16"/>
                <w:szCs w:val="16"/>
              </w:rPr>
            </w:pPr>
          </w:p>
        </w:tc>
      </w:tr>
      <w:tr w:rsidR="00E36F0E" w:rsidRPr="00BC6BE2" w14:paraId="272D1446" w14:textId="77777777" w:rsidTr="00E36F0E">
        <w:trPr>
          <w:trHeight w:val="245"/>
          <w:jc w:val="center"/>
        </w:trPr>
        <w:tc>
          <w:tcPr>
            <w:tcW w:w="1755" w:type="dxa"/>
            <w:tcBorders>
              <w:top w:val="single" w:sz="4" w:space="0" w:color="auto"/>
              <w:left w:val="single" w:sz="4" w:space="0" w:color="auto"/>
              <w:right w:val="single" w:sz="4" w:space="0" w:color="auto"/>
            </w:tcBorders>
          </w:tcPr>
          <w:p w14:paraId="2EA8AAEA"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7B1916D" w14:textId="77777777" w:rsidR="00E36F0E" w:rsidRPr="00945D63" w:rsidRDefault="00393DC0" w:rsidP="00E36F0E">
            <w:pPr>
              <w:rPr>
                <w:sz w:val="16"/>
                <w:szCs w:val="16"/>
              </w:rPr>
            </w:pPr>
            <w:r w:rsidRPr="00945D63">
              <w:rPr>
                <w:sz w:val="16"/>
                <w:szCs w:val="16"/>
              </w:rPr>
              <w:t>STR-356400/C-Overview</w:t>
            </w:r>
          </w:p>
        </w:tc>
        <w:tc>
          <w:tcPr>
            <w:tcW w:w="5911" w:type="dxa"/>
            <w:tcBorders>
              <w:top w:val="single" w:sz="6" w:space="0" w:color="auto"/>
              <w:left w:val="single" w:sz="6" w:space="0" w:color="auto"/>
              <w:bottom w:val="single" w:sz="6" w:space="0" w:color="auto"/>
              <w:right w:val="single" w:sz="6" w:space="0" w:color="auto"/>
            </w:tcBorders>
          </w:tcPr>
          <w:p w14:paraId="1224C1D7" w14:textId="77777777" w:rsidR="00E36F0E" w:rsidRPr="00945D63" w:rsidRDefault="00393DC0" w:rsidP="00E36F0E">
            <w:pPr>
              <w:rPr>
                <w:sz w:val="16"/>
                <w:szCs w:val="16"/>
              </w:rPr>
            </w:pPr>
            <w:r w:rsidRPr="00945D63">
              <w:rPr>
                <w:sz w:val="16"/>
                <w:szCs w:val="16"/>
              </w:rPr>
              <w:t>MBORREL4: Updated text</w:t>
            </w:r>
          </w:p>
        </w:tc>
      </w:tr>
      <w:tr w:rsidR="00E36F0E" w:rsidRPr="00BC6BE2" w14:paraId="19AF80E9" w14:textId="77777777" w:rsidTr="00E36F0E">
        <w:trPr>
          <w:trHeight w:val="245"/>
          <w:jc w:val="center"/>
        </w:trPr>
        <w:tc>
          <w:tcPr>
            <w:tcW w:w="1755" w:type="dxa"/>
            <w:tcBorders>
              <w:left w:val="single" w:sz="4" w:space="0" w:color="auto"/>
              <w:right w:val="single" w:sz="4" w:space="0" w:color="auto"/>
            </w:tcBorders>
          </w:tcPr>
          <w:p w14:paraId="076F79A1"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A99D1CE" w14:textId="77777777" w:rsidR="00E36F0E" w:rsidRPr="00945D63" w:rsidRDefault="00393DC0" w:rsidP="00E36F0E">
            <w:pPr>
              <w:rPr>
                <w:sz w:val="16"/>
                <w:szCs w:val="16"/>
              </w:rPr>
            </w:pPr>
            <w:r w:rsidRPr="00945D63">
              <w:rPr>
                <w:sz w:val="16"/>
                <w:szCs w:val="16"/>
              </w:rPr>
              <w:t>STR-366262/C-Terminology and Abbreviations</w:t>
            </w:r>
          </w:p>
        </w:tc>
        <w:tc>
          <w:tcPr>
            <w:tcW w:w="5911" w:type="dxa"/>
            <w:tcBorders>
              <w:top w:val="single" w:sz="6" w:space="0" w:color="auto"/>
              <w:left w:val="single" w:sz="6" w:space="0" w:color="auto"/>
              <w:bottom w:val="single" w:sz="6" w:space="0" w:color="auto"/>
              <w:right w:val="single" w:sz="6" w:space="0" w:color="auto"/>
            </w:tcBorders>
          </w:tcPr>
          <w:p w14:paraId="5A12AE24" w14:textId="77777777" w:rsidR="00E36F0E" w:rsidRPr="00945D63" w:rsidRDefault="00393DC0" w:rsidP="00E36F0E">
            <w:pPr>
              <w:rPr>
                <w:sz w:val="16"/>
                <w:szCs w:val="16"/>
              </w:rPr>
            </w:pPr>
            <w:r w:rsidRPr="00945D63">
              <w:rPr>
                <w:sz w:val="16"/>
                <w:szCs w:val="16"/>
              </w:rPr>
              <w:t>MBORREL4: Updated table</w:t>
            </w:r>
          </w:p>
        </w:tc>
      </w:tr>
      <w:tr w:rsidR="00E36F0E" w:rsidRPr="00BC6BE2" w14:paraId="7006CA76" w14:textId="77777777" w:rsidTr="00E36F0E">
        <w:trPr>
          <w:trHeight w:val="245"/>
          <w:jc w:val="center"/>
        </w:trPr>
        <w:tc>
          <w:tcPr>
            <w:tcW w:w="1755" w:type="dxa"/>
            <w:tcBorders>
              <w:left w:val="single" w:sz="4" w:space="0" w:color="auto"/>
              <w:right w:val="single" w:sz="4" w:space="0" w:color="auto"/>
            </w:tcBorders>
          </w:tcPr>
          <w:p w14:paraId="7CF11859"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84006E4" w14:textId="77777777" w:rsidR="00E36F0E" w:rsidRPr="00945D63" w:rsidRDefault="00393DC0" w:rsidP="00E36F0E">
            <w:pPr>
              <w:rPr>
                <w:sz w:val="16"/>
                <w:szCs w:val="16"/>
              </w:rPr>
            </w:pPr>
            <w:r w:rsidRPr="00945D63">
              <w:rPr>
                <w:sz w:val="16"/>
                <w:szCs w:val="16"/>
              </w:rPr>
              <w:t>STR-487077/C-Architectural Design</w:t>
            </w:r>
          </w:p>
        </w:tc>
        <w:tc>
          <w:tcPr>
            <w:tcW w:w="5911" w:type="dxa"/>
            <w:tcBorders>
              <w:top w:val="single" w:sz="6" w:space="0" w:color="auto"/>
              <w:left w:val="single" w:sz="6" w:space="0" w:color="auto"/>
              <w:bottom w:val="single" w:sz="6" w:space="0" w:color="auto"/>
              <w:right w:val="single" w:sz="6" w:space="0" w:color="auto"/>
            </w:tcBorders>
          </w:tcPr>
          <w:p w14:paraId="5B553CB5" w14:textId="77777777" w:rsidR="00E36F0E" w:rsidRPr="00945D63" w:rsidRDefault="00393DC0" w:rsidP="00E36F0E">
            <w:pPr>
              <w:rPr>
                <w:sz w:val="16"/>
                <w:szCs w:val="16"/>
              </w:rPr>
            </w:pPr>
            <w:r w:rsidRPr="00945D63">
              <w:rPr>
                <w:sz w:val="16"/>
                <w:szCs w:val="16"/>
              </w:rPr>
              <w:t>MBORREL4: Added REQ-370364, REQ-370370</w:t>
            </w:r>
          </w:p>
        </w:tc>
      </w:tr>
      <w:tr w:rsidR="00E36F0E" w:rsidRPr="00BC6BE2" w14:paraId="2B78E0AB" w14:textId="77777777" w:rsidTr="00E36F0E">
        <w:trPr>
          <w:trHeight w:val="245"/>
          <w:jc w:val="center"/>
        </w:trPr>
        <w:tc>
          <w:tcPr>
            <w:tcW w:w="1755" w:type="dxa"/>
            <w:tcBorders>
              <w:left w:val="single" w:sz="4" w:space="0" w:color="auto"/>
              <w:right w:val="single" w:sz="4" w:space="0" w:color="auto"/>
            </w:tcBorders>
          </w:tcPr>
          <w:p w14:paraId="4F92017C"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F4FCC30" w14:textId="77777777" w:rsidR="00E36F0E" w:rsidRPr="00945D63" w:rsidRDefault="00393DC0" w:rsidP="00E36F0E">
            <w:pPr>
              <w:rPr>
                <w:sz w:val="16"/>
                <w:szCs w:val="16"/>
              </w:rPr>
            </w:pPr>
            <w:r w:rsidRPr="00945D63">
              <w:rPr>
                <w:sz w:val="16"/>
                <w:szCs w:val="16"/>
              </w:rPr>
              <w:t>WIR-CLD-REQ-276161/C-Wireless Interface Router Server</w:t>
            </w:r>
          </w:p>
        </w:tc>
        <w:tc>
          <w:tcPr>
            <w:tcW w:w="5911" w:type="dxa"/>
            <w:tcBorders>
              <w:top w:val="single" w:sz="6" w:space="0" w:color="auto"/>
              <w:left w:val="single" w:sz="6" w:space="0" w:color="auto"/>
              <w:bottom w:val="single" w:sz="6" w:space="0" w:color="auto"/>
              <w:right w:val="single" w:sz="6" w:space="0" w:color="auto"/>
            </w:tcBorders>
          </w:tcPr>
          <w:p w14:paraId="2359149F" w14:textId="77777777" w:rsidR="00E36F0E" w:rsidRPr="00945D63" w:rsidRDefault="00393DC0" w:rsidP="00E36F0E">
            <w:pPr>
              <w:rPr>
                <w:sz w:val="16"/>
                <w:szCs w:val="16"/>
              </w:rPr>
            </w:pPr>
            <w:r w:rsidRPr="00945D63">
              <w:rPr>
                <w:sz w:val="16"/>
                <w:szCs w:val="16"/>
              </w:rPr>
              <w:t>MBORREL4: Updated req.</w:t>
            </w:r>
          </w:p>
        </w:tc>
      </w:tr>
      <w:tr w:rsidR="00E36F0E" w:rsidRPr="00BC6BE2" w14:paraId="5D886208" w14:textId="77777777" w:rsidTr="00E36F0E">
        <w:trPr>
          <w:trHeight w:val="245"/>
          <w:jc w:val="center"/>
        </w:trPr>
        <w:tc>
          <w:tcPr>
            <w:tcW w:w="1755" w:type="dxa"/>
            <w:tcBorders>
              <w:left w:val="single" w:sz="4" w:space="0" w:color="auto"/>
              <w:right w:val="single" w:sz="4" w:space="0" w:color="auto"/>
            </w:tcBorders>
          </w:tcPr>
          <w:p w14:paraId="574FCFD8"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BE57580" w14:textId="77777777" w:rsidR="00E36F0E" w:rsidRPr="00945D63" w:rsidRDefault="00393DC0" w:rsidP="00E36F0E">
            <w:pPr>
              <w:rPr>
                <w:sz w:val="16"/>
                <w:szCs w:val="16"/>
              </w:rPr>
            </w:pPr>
            <w:r w:rsidRPr="00945D63">
              <w:rPr>
                <w:sz w:val="16"/>
                <w:szCs w:val="16"/>
              </w:rPr>
              <w:t>WIR-CLD-REQ-276162/D-Wireless Interface Router Client1</w:t>
            </w:r>
          </w:p>
        </w:tc>
        <w:tc>
          <w:tcPr>
            <w:tcW w:w="5911" w:type="dxa"/>
            <w:tcBorders>
              <w:top w:val="single" w:sz="6" w:space="0" w:color="auto"/>
              <w:left w:val="single" w:sz="6" w:space="0" w:color="auto"/>
              <w:bottom w:val="single" w:sz="6" w:space="0" w:color="auto"/>
              <w:right w:val="single" w:sz="6" w:space="0" w:color="auto"/>
            </w:tcBorders>
          </w:tcPr>
          <w:p w14:paraId="1CD975C9" w14:textId="77777777" w:rsidR="00E36F0E" w:rsidRPr="00945D63" w:rsidRDefault="00393DC0" w:rsidP="00E36F0E">
            <w:pPr>
              <w:rPr>
                <w:sz w:val="16"/>
                <w:szCs w:val="16"/>
              </w:rPr>
            </w:pPr>
            <w:r w:rsidRPr="00945D63">
              <w:rPr>
                <w:sz w:val="16"/>
                <w:szCs w:val="16"/>
              </w:rPr>
              <w:t>MBORREL4: Updated req.</w:t>
            </w:r>
          </w:p>
        </w:tc>
      </w:tr>
      <w:tr w:rsidR="00E36F0E" w:rsidRPr="00BC6BE2" w14:paraId="737BC7F7" w14:textId="77777777" w:rsidTr="00E36F0E">
        <w:trPr>
          <w:trHeight w:val="245"/>
          <w:jc w:val="center"/>
        </w:trPr>
        <w:tc>
          <w:tcPr>
            <w:tcW w:w="1755" w:type="dxa"/>
            <w:tcBorders>
              <w:left w:val="single" w:sz="4" w:space="0" w:color="auto"/>
              <w:right w:val="single" w:sz="4" w:space="0" w:color="auto"/>
            </w:tcBorders>
          </w:tcPr>
          <w:p w14:paraId="5425A7B8"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3A01D61" w14:textId="77777777" w:rsidR="00E36F0E" w:rsidRPr="00945D63" w:rsidRDefault="00393DC0" w:rsidP="00E36F0E">
            <w:pPr>
              <w:rPr>
                <w:sz w:val="16"/>
                <w:szCs w:val="16"/>
              </w:rPr>
            </w:pPr>
            <w:r w:rsidRPr="00945D63">
              <w:rPr>
                <w:sz w:val="16"/>
                <w:szCs w:val="16"/>
              </w:rPr>
              <w:t>WIR-CLD-REQ-289670/D-Wireless Interface Router Client2</w:t>
            </w:r>
          </w:p>
        </w:tc>
        <w:tc>
          <w:tcPr>
            <w:tcW w:w="5911" w:type="dxa"/>
            <w:tcBorders>
              <w:top w:val="single" w:sz="6" w:space="0" w:color="auto"/>
              <w:left w:val="single" w:sz="6" w:space="0" w:color="auto"/>
              <w:bottom w:val="single" w:sz="6" w:space="0" w:color="auto"/>
              <w:right w:val="single" w:sz="6" w:space="0" w:color="auto"/>
            </w:tcBorders>
          </w:tcPr>
          <w:p w14:paraId="7093DC6A" w14:textId="77777777" w:rsidR="00E36F0E" w:rsidRPr="00945D63" w:rsidRDefault="00393DC0" w:rsidP="00E36F0E">
            <w:pPr>
              <w:rPr>
                <w:sz w:val="16"/>
                <w:szCs w:val="16"/>
              </w:rPr>
            </w:pPr>
            <w:r w:rsidRPr="00945D63">
              <w:rPr>
                <w:sz w:val="16"/>
                <w:szCs w:val="16"/>
              </w:rPr>
              <w:t>MBORREL4: Updated req.</w:t>
            </w:r>
          </w:p>
        </w:tc>
      </w:tr>
      <w:tr w:rsidR="00E36F0E" w:rsidRPr="00BC6BE2" w14:paraId="175D2E1E" w14:textId="77777777" w:rsidTr="00E36F0E">
        <w:trPr>
          <w:trHeight w:val="245"/>
          <w:jc w:val="center"/>
        </w:trPr>
        <w:tc>
          <w:tcPr>
            <w:tcW w:w="1755" w:type="dxa"/>
            <w:tcBorders>
              <w:left w:val="single" w:sz="4" w:space="0" w:color="auto"/>
              <w:right w:val="single" w:sz="4" w:space="0" w:color="auto"/>
            </w:tcBorders>
          </w:tcPr>
          <w:p w14:paraId="6EB3398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CB1DD8E" w14:textId="77777777" w:rsidR="00E36F0E" w:rsidRPr="00945D63" w:rsidRDefault="00393DC0" w:rsidP="00E36F0E">
            <w:pPr>
              <w:rPr>
                <w:sz w:val="16"/>
                <w:szCs w:val="16"/>
              </w:rPr>
            </w:pPr>
            <w:r w:rsidRPr="00945D63">
              <w:rPr>
                <w:sz w:val="16"/>
                <w:szCs w:val="16"/>
              </w:rPr>
              <w:t>WIR-CLD-REQ-350862/B-Wireless Interface Router Client3</w:t>
            </w:r>
          </w:p>
        </w:tc>
        <w:tc>
          <w:tcPr>
            <w:tcW w:w="5911" w:type="dxa"/>
            <w:tcBorders>
              <w:top w:val="single" w:sz="6" w:space="0" w:color="auto"/>
              <w:left w:val="single" w:sz="6" w:space="0" w:color="auto"/>
              <w:bottom w:val="single" w:sz="6" w:space="0" w:color="auto"/>
              <w:right w:val="single" w:sz="6" w:space="0" w:color="auto"/>
            </w:tcBorders>
          </w:tcPr>
          <w:p w14:paraId="7E8D8CBD" w14:textId="77777777" w:rsidR="00E36F0E" w:rsidRPr="00945D63" w:rsidRDefault="00393DC0" w:rsidP="00E36F0E">
            <w:pPr>
              <w:rPr>
                <w:sz w:val="16"/>
                <w:szCs w:val="16"/>
              </w:rPr>
            </w:pPr>
            <w:r w:rsidRPr="00945D63">
              <w:rPr>
                <w:sz w:val="16"/>
                <w:szCs w:val="16"/>
              </w:rPr>
              <w:t>MBORREL4: New req.</w:t>
            </w:r>
          </w:p>
        </w:tc>
      </w:tr>
      <w:tr w:rsidR="00E36F0E" w:rsidRPr="00BC6BE2" w14:paraId="746662B5" w14:textId="77777777" w:rsidTr="00E36F0E">
        <w:trPr>
          <w:trHeight w:val="245"/>
          <w:jc w:val="center"/>
        </w:trPr>
        <w:tc>
          <w:tcPr>
            <w:tcW w:w="1755" w:type="dxa"/>
            <w:tcBorders>
              <w:left w:val="single" w:sz="4" w:space="0" w:color="auto"/>
              <w:right w:val="single" w:sz="4" w:space="0" w:color="auto"/>
            </w:tcBorders>
          </w:tcPr>
          <w:p w14:paraId="6CBEE753"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2BD3E5B" w14:textId="77777777" w:rsidR="00E36F0E" w:rsidRPr="00945D63" w:rsidRDefault="00393DC0" w:rsidP="00E36F0E">
            <w:pPr>
              <w:rPr>
                <w:sz w:val="16"/>
                <w:szCs w:val="16"/>
              </w:rPr>
            </w:pPr>
            <w:r w:rsidRPr="00945D63">
              <w:rPr>
                <w:sz w:val="16"/>
                <w:szCs w:val="16"/>
              </w:rPr>
              <w:t>WIR-CLD-REQ-370364/A-Wireless Interface Router Client4</w:t>
            </w:r>
          </w:p>
        </w:tc>
        <w:tc>
          <w:tcPr>
            <w:tcW w:w="5911" w:type="dxa"/>
            <w:tcBorders>
              <w:top w:val="single" w:sz="6" w:space="0" w:color="auto"/>
              <w:left w:val="single" w:sz="6" w:space="0" w:color="auto"/>
              <w:bottom w:val="single" w:sz="6" w:space="0" w:color="auto"/>
              <w:right w:val="single" w:sz="6" w:space="0" w:color="auto"/>
            </w:tcBorders>
          </w:tcPr>
          <w:p w14:paraId="610E15C7" w14:textId="77777777" w:rsidR="00E36F0E" w:rsidRPr="00945D63" w:rsidRDefault="00393DC0" w:rsidP="00E36F0E">
            <w:pPr>
              <w:rPr>
                <w:sz w:val="16"/>
                <w:szCs w:val="16"/>
              </w:rPr>
            </w:pPr>
            <w:r w:rsidRPr="00945D63">
              <w:rPr>
                <w:sz w:val="16"/>
                <w:szCs w:val="16"/>
              </w:rPr>
              <w:t>MBORREL4: New req.</w:t>
            </w:r>
          </w:p>
        </w:tc>
      </w:tr>
      <w:tr w:rsidR="00E36F0E" w:rsidRPr="00BC6BE2" w14:paraId="07A11383" w14:textId="77777777" w:rsidTr="00E36F0E">
        <w:trPr>
          <w:trHeight w:val="245"/>
          <w:jc w:val="center"/>
        </w:trPr>
        <w:tc>
          <w:tcPr>
            <w:tcW w:w="1755" w:type="dxa"/>
            <w:tcBorders>
              <w:left w:val="single" w:sz="4" w:space="0" w:color="auto"/>
              <w:right w:val="single" w:sz="4" w:space="0" w:color="auto"/>
            </w:tcBorders>
          </w:tcPr>
          <w:p w14:paraId="16E5BDC8"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6AE573C" w14:textId="77777777" w:rsidR="00E36F0E" w:rsidRPr="00945D63" w:rsidRDefault="00393DC0" w:rsidP="00E36F0E">
            <w:pPr>
              <w:rPr>
                <w:sz w:val="16"/>
                <w:szCs w:val="16"/>
              </w:rPr>
            </w:pPr>
            <w:r w:rsidRPr="00945D63">
              <w:rPr>
                <w:sz w:val="16"/>
                <w:szCs w:val="16"/>
              </w:rPr>
              <w:t>WIR-CLD-REQ-370370/A-Wireless Interface Router Client5</w:t>
            </w:r>
          </w:p>
        </w:tc>
        <w:tc>
          <w:tcPr>
            <w:tcW w:w="5911" w:type="dxa"/>
            <w:tcBorders>
              <w:top w:val="single" w:sz="6" w:space="0" w:color="auto"/>
              <w:left w:val="single" w:sz="6" w:space="0" w:color="auto"/>
              <w:bottom w:val="single" w:sz="6" w:space="0" w:color="auto"/>
              <w:right w:val="single" w:sz="6" w:space="0" w:color="auto"/>
            </w:tcBorders>
          </w:tcPr>
          <w:p w14:paraId="69554766" w14:textId="77777777" w:rsidR="00E36F0E" w:rsidRPr="00945D63" w:rsidRDefault="00393DC0" w:rsidP="00E36F0E">
            <w:pPr>
              <w:rPr>
                <w:sz w:val="16"/>
                <w:szCs w:val="16"/>
              </w:rPr>
            </w:pPr>
            <w:r w:rsidRPr="00945D63">
              <w:rPr>
                <w:sz w:val="16"/>
                <w:szCs w:val="16"/>
              </w:rPr>
              <w:t>MBORREL4: New req.</w:t>
            </w:r>
          </w:p>
        </w:tc>
      </w:tr>
      <w:tr w:rsidR="00E36F0E" w:rsidRPr="00BC6BE2" w14:paraId="40F3FCE4" w14:textId="77777777" w:rsidTr="00E36F0E">
        <w:trPr>
          <w:trHeight w:val="245"/>
          <w:jc w:val="center"/>
        </w:trPr>
        <w:tc>
          <w:tcPr>
            <w:tcW w:w="1755" w:type="dxa"/>
            <w:tcBorders>
              <w:left w:val="single" w:sz="4" w:space="0" w:color="auto"/>
              <w:right w:val="single" w:sz="4" w:space="0" w:color="auto"/>
            </w:tcBorders>
          </w:tcPr>
          <w:p w14:paraId="49763AF1"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7C00BC9" w14:textId="77777777" w:rsidR="00E36F0E" w:rsidRPr="00945D63" w:rsidRDefault="00393DC0" w:rsidP="00E36F0E">
            <w:pPr>
              <w:rPr>
                <w:sz w:val="16"/>
                <w:szCs w:val="16"/>
              </w:rPr>
            </w:pPr>
            <w:r w:rsidRPr="00945D63">
              <w:rPr>
                <w:sz w:val="16"/>
                <w:szCs w:val="16"/>
              </w:rPr>
              <w:t>STR-366290/D-Physical Mapping of Classes</w:t>
            </w:r>
          </w:p>
        </w:tc>
        <w:tc>
          <w:tcPr>
            <w:tcW w:w="5911" w:type="dxa"/>
            <w:tcBorders>
              <w:top w:val="single" w:sz="6" w:space="0" w:color="auto"/>
              <w:left w:val="single" w:sz="6" w:space="0" w:color="auto"/>
              <w:bottom w:val="single" w:sz="6" w:space="0" w:color="auto"/>
              <w:right w:val="single" w:sz="6" w:space="0" w:color="auto"/>
            </w:tcBorders>
          </w:tcPr>
          <w:p w14:paraId="7D910EDC" w14:textId="77777777" w:rsidR="00E36F0E" w:rsidRPr="00945D63" w:rsidRDefault="00393DC0" w:rsidP="00E36F0E">
            <w:pPr>
              <w:rPr>
                <w:sz w:val="16"/>
                <w:szCs w:val="16"/>
              </w:rPr>
            </w:pPr>
            <w:r w:rsidRPr="00945D63">
              <w:rPr>
                <w:sz w:val="16"/>
                <w:szCs w:val="16"/>
              </w:rPr>
              <w:t>MBORREL4: Updated table</w:t>
            </w:r>
          </w:p>
        </w:tc>
      </w:tr>
      <w:tr w:rsidR="00E36F0E" w:rsidRPr="00BC6BE2" w14:paraId="3C0D8828" w14:textId="77777777" w:rsidTr="00E36F0E">
        <w:trPr>
          <w:trHeight w:val="245"/>
          <w:jc w:val="center"/>
        </w:trPr>
        <w:tc>
          <w:tcPr>
            <w:tcW w:w="1755" w:type="dxa"/>
            <w:tcBorders>
              <w:left w:val="single" w:sz="4" w:space="0" w:color="auto"/>
              <w:right w:val="single" w:sz="4" w:space="0" w:color="auto"/>
            </w:tcBorders>
          </w:tcPr>
          <w:p w14:paraId="6B39911D"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A810105" w14:textId="77777777" w:rsidR="00E36F0E" w:rsidRPr="00945D63" w:rsidRDefault="00393DC0" w:rsidP="00E36F0E">
            <w:pPr>
              <w:rPr>
                <w:sz w:val="16"/>
                <w:szCs w:val="16"/>
              </w:rPr>
            </w:pPr>
            <w:r w:rsidRPr="00945D63">
              <w:rPr>
                <w:sz w:val="16"/>
                <w:szCs w:val="16"/>
              </w:rPr>
              <w:t>STR-503850/B-Functional Definition</w:t>
            </w:r>
          </w:p>
        </w:tc>
        <w:tc>
          <w:tcPr>
            <w:tcW w:w="5911" w:type="dxa"/>
            <w:tcBorders>
              <w:top w:val="single" w:sz="6" w:space="0" w:color="auto"/>
              <w:left w:val="single" w:sz="6" w:space="0" w:color="auto"/>
              <w:bottom w:val="single" w:sz="6" w:space="0" w:color="auto"/>
              <w:right w:val="single" w:sz="6" w:space="0" w:color="auto"/>
            </w:tcBorders>
          </w:tcPr>
          <w:p w14:paraId="6210DD7A" w14:textId="77777777" w:rsidR="00E36F0E" w:rsidRPr="00945D63" w:rsidRDefault="00393DC0" w:rsidP="00E36F0E">
            <w:pPr>
              <w:rPr>
                <w:sz w:val="16"/>
                <w:szCs w:val="16"/>
              </w:rPr>
            </w:pPr>
            <w:r w:rsidRPr="00945D63">
              <w:rPr>
                <w:sz w:val="16"/>
                <w:szCs w:val="16"/>
              </w:rPr>
              <w:t>MBORREL4: Added FUN-REQ-370034</w:t>
            </w:r>
          </w:p>
        </w:tc>
      </w:tr>
      <w:tr w:rsidR="00E36F0E" w:rsidRPr="00BC6BE2" w14:paraId="642BDDF8" w14:textId="77777777" w:rsidTr="00E36F0E">
        <w:trPr>
          <w:trHeight w:val="245"/>
          <w:jc w:val="center"/>
        </w:trPr>
        <w:tc>
          <w:tcPr>
            <w:tcW w:w="1755" w:type="dxa"/>
            <w:tcBorders>
              <w:left w:val="single" w:sz="4" w:space="0" w:color="auto"/>
              <w:right w:val="single" w:sz="4" w:space="0" w:color="auto"/>
            </w:tcBorders>
          </w:tcPr>
          <w:p w14:paraId="6E2D4384"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98408C0" w14:textId="77777777" w:rsidR="00E36F0E" w:rsidRPr="00945D63" w:rsidRDefault="00393DC0" w:rsidP="00E36F0E">
            <w:pPr>
              <w:rPr>
                <w:sz w:val="16"/>
                <w:szCs w:val="16"/>
              </w:rPr>
            </w:pPr>
            <w:r w:rsidRPr="00945D63">
              <w:rPr>
                <w:sz w:val="16"/>
                <w:szCs w:val="16"/>
              </w:rPr>
              <w:t>WIR-REQ-295914/C-Local Controller Purpose</w:t>
            </w:r>
          </w:p>
        </w:tc>
        <w:tc>
          <w:tcPr>
            <w:tcW w:w="5911" w:type="dxa"/>
            <w:tcBorders>
              <w:top w:val="single" w:sz="6" w:space="0" w:color="auto"/>
              <w:left w:val="single" w:sz="6" w:space="0" w:color="auto"/>
              <w:bottom w:val="single" w:sz="6" w:space="0" w:color="auto"/>
              <w:right w:val="single" w:sz="6" w:space="0" w:color="auto"/>
            </w:tcBorders>
          </w:tcPr>
          <w:p w14:paraId="395099DF" w14:textId="77777777" w:rsidR="00E36F0E" w:rsidRPr="00945D63" w:rsidRDefault="00393DC0" w:rsidP="00E36F0E">
            <w:pPr>
              <w:rPr>
                <w:sz w:val="16"/>
                <w:szCs w:val="16"/>
              </w:rPr>
            </w:pPr>
            <w:r w:rsidRPr="00945D63">
              <w:rPr>
                <w:sz w:val="16"/>
                <w:szCs w:val="16"/>
              </w:rPr>
              <w:t>MBORREL4: Updated req.</w:t>
            </w:r>
          </w:p>
        </w:tc>
      </w:tr>
      <w:tr w:rsidR="00E36F0E" w:rsidRPr="00BC6BE2" w14:paraId="11963BFA" w14:textId="77777777" w:rsidTr="00E36F0E">
        <w:trPr>
          <w:trHeight w:val="245"/>
          <w:jc w:val="center"/>
        </w:trPr>
        <w:tc>
          <w:tcPr>
            <w:tcW w:w="1755" w:type="dxa"/>
            <w:tcBorders>
              <w:left w:val="single" w:sz="4" w:space="0" w:color="auto"/>
              <w:right w:val="single" w:sz="4" w:space="0" w:color="auto"/>
            </w:tcBorders>
          </w:tcPr>
          <w:p w14:paraId="01EF6AC2"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8DF4B06" w14:textId="77777777" w:rsidR="00E36F0E" w:rsidRPr="00945D63" w:rsidRDefault="00393DC0" w:rsidP="00E36F0E">
            <w:pPr>
              <w:rPr>
                <w:sz w:val="16"/>
                <w:szCs w:val="16"/>
              </w:rPr>
            </w:pPr>
            <w:r w:rsidRPr="00945D63">
              <w:rPr>
                <w:sz w:val="16"/>
                <w:szCs w:val="16"/>
              </w:rPr>
              <w:t>WIR-UC-REQ-296107/C-Local controller provides connection interface to requesting application</w:t>
            </w:r>
          </w:p>
        </w:tc>
        <w:tc>
          <w:tcPr>
            <w:tcW w:w="5911" w:type="dxa"/>
            <w:tcBorders>
              <w:top w:val="single" w:sz="6" w:space="0" w:color="auto"/>
              <w:left w:val="single" w:sz="6" w:space="0" w:color="auto"/>
              <w:bottom w:val="single" w:sz="6" w:space="0" w:color="auto"/>
              <w:right w:val="single" w:sz="6" w:space="0" w:color="auto"/>
            </w:tcBorders>
          </w:tcPr>
          <w:p w14:paraId="094E0804" w14:textId="77777777" w:rsidR="00E36F0E" w:rsidRPr="00945D63" w:rsidRDefault="00393DC0" w:rsidP="00E36F0E">
            <w:pPr>
              <w:rPr>
                <w:sz w:val="16"/>
                <w:szCs w:val="16"/>
              </w:rPr>
            </w:pPr>
            <w:r w:rsidRPr="00945D63">
              <w:rPr>
                <w:sz w:val="16"/>
                <w:szCs w:val="16"/>
              </w:rPr>
              <w:t>MBORREL4: Updated req.</w:t>
            </w:r>
          </w:p>
        </w:tc>
      </w:tr>
      <w:tr w:rsidR="00E36F0E" w:rsidRPr="00BC6BE2" w14:paraId="3F105BB0" w14:textId="77777777" w:rsidTr="00E36F0E">
        <w:trPr>
          <w:trHeight w:val="245"/>
          <w:jc w:val="center"/>
        </w:trPr>
        <w:tc>
          <w:tcPr>
            <w:tcW w:w="1755" w:type="dxa"/>
            <w:tcBorders>
              <w:left w:val="single" w:sz="4" w:space="0" w:color="auto"/>
              <w:right w:val="single" w:sz="4" w:space="0" w:color="auto"/>
            </w:tcBorders>
          </w:tcPr>
          <w:p w14:paraId="4B8793FA"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B44B377" w14:textId="77777777" w:rsidR="00E36F0E" w:rsidRPr="00945D63" w:rsidRDefault="00393DC0" w:rsidP="00E36F0E">
            <w:pPr>
              <w:rPr>
                <w:sz w:val="16"/>
                <w:szCs w:val="16"/>
              </w:rPr>
            </w:pPr>
            <w:r w:rsidRPr="00945D63">
              <w:rPr>
                <w:sz w:val="16"/>
                <w:szCs w:val="16"/>
              </w:rPr>
              <w:t>WIR-UC-REQ-296108/C-Central controller not available</w:t>
            </w:r>
          </w:p>
        </w:tc>
        <w:tc>
          <w:tcPr>
            <w:tcW w:w="5911" w:type="dxa"/>
            <w:tcBorders>
              <w:top w:val="single" w:sz="6" w:space="0" w:color="auto"/>
              <w:left w:val="single" w:sz="6" w:space="0" w:color="auto"/>
              <w:bottom w:val="single" w:sz="6" w:space="0" w:color="auto"/>
              <w:right w:val="single" w:sz="6" w:space="0" w:color="auto"/>
            </w:tcBorders>
          </w:tcPr>
          <w:p w14:paraId="05A5A750" w14:textId="77777777" w:rsidR="00E36F0E" w:rsidRPr="00945D63" w:rsidRDefault="00393DC0" w:rsidP="00E36F0E">
            <w:pPr>
              <w:rPr>
                <w:sz w:val="16"/>
                <w:szCs w:val="16"/>
              </w:rPr>
            </w:pPr>
            <w:r w:rsidRPr="00945D63">
              <w:rPr>
                <w:sz w:val="16"/>
                <w:szCs w:val="16"/>
              </w:rPr>
              <w:t>MBORREL4: Updated req.</w:t>
            </w:r>
          </w:p>
        </w:tc>
      </w:tr>
      <w:tr w:rsidR="00E36F0E" w:rsidRPr="00BC6BE2" w14:paraId="65081EF8" w14:textId="77777777" w:rsidTr="00E36F0E">
        <w:trPr>
          <w:trHeight w:val="245"/>
          <w:jc w:val="center"/>
        </w:trPr>
        <w:tc>
          <w:tcPr>
            <w:tcW w:w="1755" w:type="dxa"/>
            <w:tcBorders>
              <w:left w:val="single" w:sz="4" w:space="0" w:color="auto"/>
              <w:right w:val="single" w:sz="4" w:space="0" w:color="auto"/>
            </w:tcBorders>
          </w:tcPr>
          <w:p w14:paraId="719A4E8B"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7C42202" w14:textId="77777777" w:rsidR="00E36F0E" w:rsidRPr="00945D63" w:rsidRDefault="00393DC0" w:rsidP="00E36F0E">
            <w:pPr>
              <w:rPr>
                <w:sz w:val="16"/>
                <w:szCs w:val="16"/>
              </w:rPr>
            </w:pPr>
            <w:r w:rsidRPr="00945D63">
              <w:rPr>
                <w:sz w:val="16"/>
                <w:szCs w:val="16"/>
              </w:rPr>
              <w:t>STR-503858/C-Requirements</w:t>
            </w:r>
          </w:p>
        </w:tc>
        <w:tc>
          <w:tcPr>
            <w:tcW w:w="5911" w:type="dxa"/>
            <w:tcBorders>
              <w:top w:val="single" w:sz="6" w:space="0" w:color="auto"/>
              <w:left w:val="single" w:sz="6" w:space="0" w:color="auto"/>
              <w:bottom w:val="single" w:sz="6" w:space="0" w:color="auto"/>
              <w:right w:val="single" w:sz="6" w:space="0" w:color="auto"/>
            </w:tcBorders>
          </w:tcPr>
          <w:p w14:paraId="4A5975C7" w14:textId="77777777" w:rsidR="00E36F0E" w:rsidRPr="00945D63" w:rsidRDefault="00393DC0" w:rsidP="00E36F0E">
            <w:pPr>
              <w:rPr>
                <w:sz w:val="16"/>
                <w:szCs w:val="16"/>
              </w:rPr>
            </w:pPr>
            <w:r w:rsidRPr="00945D63">
              <w:rPr>
                <w:sz w:val="16"/>
                <w:szCs w:val="16"/>
              </w:rPr>
              <w:t>MBORREL4: Added REQ-369964, REQ-370231</w:t>
            </w:r>
          </w:p>
        </w:tc>
      </w:tr>
      <w:tr w:rsidR="00E36F0E" w:rsidRPr="00BC6BE2" w14:paraId="66AAD4B7" w14:textId="77777777" w:rsidTr="00E36F0E">
        <w:trPr>
          <w:trHeight w:val="245"/>
          <w:jc w:val="center"/>
        </w:trPr>
        <w:tc>
          <w:tcPr>
            <w:tcW w:w="1755" w:type="dxa"/>
            <w:tcBorders>
              <w:left w:val="single" w:sz="4" w:space="0" w:color="auto"/>
              <w:right w:val="single" w:sz="4" w:space="0" w:color="auto"/>
            </w:tcBorders>
          </w:tcPr>
          <w:p w14:paraId="0398FB78"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EF3E93C" w14:textId="77777777" w:rsidR="00E36F0E" w:rsidRPr="00945D63" w:rsidRDefault="00393DC0" w:rsidP="00E36F0E">
            <w:pPr>
              <w:rPr>
                <w:sz w:val="16"/>
                <w:szCs w:val="16"/>
              </w:rPr>
            </w:pPr>
            <w:r w:rsidRPr="00945D63">
              <w:rPr>
                <w:sz w:val="16"/>
                <w:szCs w:val="16"/>
              </w:rPr>
              <w:t>WIR-REQ-295928/D-Types Of Intents</w:t>
            </w:r>
          </w:p>
        </w:tc>
        <w:tc>
          <w:tcPr>
            <w:tcW w:w="5911" w:type="dxa"/>
            <w:tcBorders>
              <w:top w:val="single" w:sz="6" w:space="0" w:color="auto"/>
              <w:left w:val="single" w:sz="6" w:space="0" w:color="auto"/>
              <w:bottom w:val="single" w:sz="6" w:space="0" w:color="auto"/>
              <w:right w:val="single" w:sz="6" w:space="0" w:color="auto"/>
            </w:tcBorders>
          </w:tcPr>
          <w:p w14:paraId="0E4776F2" w14:textId="77777777" w:rsidR="00E36F0E" w:rsidRPr="00945D63" w:rsidRDefault="00393DC0" w:rsidP="00E36F0E">
            <w:pPr>
              <w:rPr>
                <w:sz w:val="16"/>
                <w:szCs w:val="16"/>
              </w:rPr>
            </w:pPr>
            <w:r w:rsidRPr="00945D63">
              <w:rPr>
                <w:sz w:val="16"/>
                <w:szCs w:val="16"/>
              </w:rPr>
              <w:t>MBORREL4: Updated req.</w:t>
            </w:r>
          </w:p>
        </w:tc>
      </w:tr>
      <w:tr w:rsidR="00E36F0E" w:rsidRPr="00BC6BE2" w14:paraId="30802F05" w14:textId="77777777" w:rsidTr="00E36F0E">
        <w:trPr>
          <w:trHeight w:val="245"/>
          <w:jc w:val="center"/>
        </w:trPr>
        <w:tc>
          <w:tcPr>
            <w:tcW w:w="1755" w:type="dxa"/>
            <w:tcBorders>
              <w:left w:val="single" w:sz="4" w:space="0" w:color="auto"/>
              <w:right w:val="single" w:sz="4" w:space="0" w:color="auto"/>
            </w:tcBorders>
          </w:tcPr>
          <w:p w14:paraId="42AF502A"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AA3335F" w14:textId="77777777" w:rsidR="00E36F0E" w:rsidRPr="00945D63" w:rsidRDefault="00393DC0" w:rsidP="00E36F0E">
            <w:pPr>
              <w:rPr>
                <w:sz w:val="16"/>
                <w:szCs w:val="16"/>
              </w:rPr>
            </w:pPr>
            <w:r w:rsidRPr="00945D63">
              <w:rPr>
                <w:sz w:val="16"/>
                <w:szCs w:val="16"/>
              </w:rPr>
              <w:t>WIR-REQ-295932/C-Intent Structure</w:t>
            </w:r>
          </w:p>
        </w:tc>
        <w:tc>
          <w:tcPr>
            <w:tcW w:w="5911" w:type="dxa"/>
            <w:tcBorders>
              <w:top w:val="single" w:sz="6" w:space="0" w:color="auto"/>
              <w:left w:val="single" w:sz="6" w:space="0" w:color="auto"/>
              <w:bottom w:val="single" w:sz="6" w:space="0" w:color="auto"/>
              <w:right w:val="single" w:sz="6" w:space="0" w:color="auto"/>
            </w:tcBorders>
          </w:tcPr>
          <w:p w14:paraId="41F6B4BB" w14:textId="77777777" w:rsidR="00E36F0E" w:rsidRPr="00945D63" w:rsidRDefault="00393DC0" w:rsidP="00E36F0E">
            <w:pPr>
              <w:rPr>
                <w:sz w:val="16"/>
                <w:szCs w:val="16"/>
              </w:rPr>
            </w:pPr>
            <w:r w:rsidRPr="00945D63">
              <w:rPr>
                <w:sz w:val="16"/>
                <w:szCs w:val="16"/>
              </w:rPr>
              <w:t>MBORREL4: Updated req.</w:t>
            </w:r>
          </w:p>
        </w:tc>
      </w:tr>
      <w:tr w:rsidR="00E36F0E" w:rsidRPr="00BC6BE2" w14:paraId="14074423" w14:textId="77777777" w:rsidTr="00E36F0E">
        <w:trPr>
          <w:trHeight w:val="245"/>
          <w:jc w:val="center"/>
        </w:trPr>
        <w:tc>
          <w:tcPr>
            <w:tcW w:w="1755" w:type="dxa"/>
            <w:tcBorders>
              <w:left w:val="single" w:sz="4" w:space="0" w:color="auto"/>
              <w:right w:val="single" w:sz="4" w:space="0" w:color="auto"/>
            </w:tcBorders>
          </w:tcPr>
          <w:p w14:paraId="4098986D"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91C5D9F" w14:textId="77777777" w:rsidR="00E36F0E" w:rsidRPr="00945D63" w:rsidRDefault="00393DC0" w:rsidP="00E36F0E">
            <w:pPr>
              <w:rPr>
                <w:sz w:val="16"/>
                <w:szCs w:val="16"/>
              </w:rPr>
            </w:pPr>
            <w:r w:rsidRPr="00945D63">
              <w:rPr>
                <w:sz w:val="16"/>
                <w:szCs w:val="16"/>
              </w:rPr>
              <w:t>WIR-REQ-369964/A-Intent processing</w:t>
            </w:r>
          </w:p>
        </w:tc>
        <w:tc>
          <w:tcPr>
            <w:tcW w:w="5911" w:type="dxa"/>
            <w:tcBorders>
              <w:top w:val="single" w:sz="6" w:space="0" w:color="auto"/>
              <w:left w:val="single" w:sz="6" w:space="0" w:color="auto"/>
              <w:bottom w:val="single" w:sz="6" w:space="0" w:color="auto"/>
              <w:right w:val="single" w:sz="6" w:space="0" w:color="auto"/>
            </w:tcBorders>
          </w:tcPr>
          <w:p w14:paraId="1040764E" w14:textId="77777777" w:rsidR="00E36F0E" w:rsidRPr="00945D63" w:rsidRDefault="00393DC0" w:rsidP="00E36F0E">
            <w:pPr>
              <w:rPr>
                <w:sz w:val="16"/>
                <w:szCs w:val="16"/>
              </w:rPr>
            </w:pPr>
            <w:r w:rsidRPr="00945D63">
              <w:rPr>
                <w:sz w:val="16"/>
                <w:szCs w:val="16"/>
              </w:rPr>
              <w:t>MBORREL4: New req.</w:t>
            </w:r>
          </w:p>
        </w:tc>
      </w:tr>
      <w:tr w:rsidR="00E36F0E" w:rsidRPr="00BC6BE2" w14:paraId="5535CE06" w14:textId="77777777" w:rsidTr="00E36F0E">
        <w:trPr>
          <w:trHeight w:val="245"/>
          <w:jc w:val="center"/>
        </w:trPr>
        <w:tc>
          <w:tcPr>
            <w:tcW w:w="1755" w:type="dxa"/>
            <w:tcBorders>
              <w:left w:val="single" w:sz="4" w:space="0" w:color="auto"/>
              <w:right w:val="single" w:sz="4" w:space="0" w:color="auto"/>
            </w:tcBorders>
          </w:tcPr>
          <w:p w14:paraId="75CDB639"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FD49BCB" w14:textId="77777777" w:rsidR="00E36F0E" w:rsidRPr="00945D63" w:rsidRDefault="00393DC0" w:rsidP="00E36F0E">
            <w:pPr>
              <w:rPr>
                <w:sz w:val="16"/>
                <w:szCs w:val="16"/>
              </w:rPr>
            </w:pPr>
            <w:r w:rsidRPr="00945D63">
              <w:rPr>
                <w:sz w:val="16"/>
                <w:szCs w:val="16"/>
              </w:rPr>
              <w:t>WIR-REQ-295934/D-Intents And Possible Interfaces</w:t>
            </w:r>
          </w:p>
        </w:tc>
        <w:tc>
          <w:tcPr>
            <w:tcW w:w="5911" w:type="dxa"/>
            <w:tcBorders>
              <w:top w:val="single" w:sz="6" w:space="0" w:color="auto"/>
              <w:left w:val="single" w:sz="6" w:space="0" w:color="auto"/>
              <w:bottom w:val="single" w:sz="6" w:space="0" w:color="auto"/>
              <w:right w:val="single" w:sz="6" w:space="0" w:color="auto"/>
            </w:tcBorders>
          </w:tcPr>
          <w:p w14:paraId="4A69BAF3" w14:textId="77777777" w:rsidR="00E36F0E" w:rsidRPr="00945D63" w:rsidRDefault="00393DC0" w:rsidP="00E36F0E">
            <w:pPr>
              <w:rPr>
                <w:sz w:val="16"/>
                <w:szCs w:val="16"/>
              </w:rPr>
            </w:pPr>
            <w:r w:rsidRPr="00945D63">
              <w:rPr>
                <w:sz w:val="16"/>
                <w:szCs w:val="16"/>
              </w:rPr>
              <w:t>MBORREL4: Updated req.</w:t>
            </w:r>
          </w:p>
        </w:tc>
      </w:tr>
      <w:tr w:rsidR="00E36F0E" w:rsidRPr="00BC6BE2" w14:paraId="31535357" w14:textId="77777777" w:rsidTr="00E36F0E">
        <w:trPr>
          <w:trHeight w:val="245"/>
          <w:jc w:val="center"/>
        </w:trPr>
        <w:tc>
          <w:tcPr>
            <w:tcW w:w="1755" w:type="dxa"/>
            <w:tcBorders>
              <w:left w:val="single" w:sz="4" w:space="0" w:color="auto"/>
              <w:right w:val="single" w:sz="4" w:space="0" w:color="auto"/>
            </w:tcBorders>
          </w:tcPr>
          <w:p w14:paraId="0C2D9C8A"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CDB243D" w14:textId="77777777" w:rsidR="00E36F0E" w:rsidRPr="00945D63" w:rsidRDefault="00393DC0" w:rsidP="00E36F0E">
            <w:pPr>
              <w:rPr>
                <w:sz w:val="16"/>
                <w:szCs w:val="16"/>
              </w:rPr>
            </w:pPr>
            <w:r w:rsidRPr="00945D63">
              <w:rPr>
                <w:sz w:val="16"/>
                <w:szCs w:val="16"/>
              </w:rPr>
              <w:t>WIR-REQ-296061/D-Bandwidth Shaping</w:t>
            </w:r>
          </w:p>
        </w:tc>
        <w:tc>
          <w:tcPr>
            <w:tcW w:w="5911" w:type="dxa"/>
            <w:tcBorders>
              <w:top w:val="single" w:sz="6" w:space="0" w:color="auto"/>
              <w:left w:val="single" w:sz="6" w:space="0" w:color="auto"/>
              <w:bottom w:val="single" w:sz="6" w:space="0" w:color="auto"/>
              <w:right w:val="single" w:sz="6" w:space="0" w:color="auto"/>
            </w:tcBorders>
          </w:tcPr>
          <w:p w14:paraId="0E0A044A" w14:textId="77777777" w:rsidR="00E36F0E" w:rsidRPr="00945D63" w:rsidRDefault="00393DC0" w:rsidP="00E36F0E">
            <w:pPr>
              <w:rPr>
                <w:sz w:val="16"/>
                <w:szCs w:val="16"/>
              </w:rPr>
            </w:pPr>
            <w:r w:rsidRPr="00945D63">
              <w:rPr>
                <w:sz w:val="16"/>
                <w:szCs w:val="16"/>
              </w:rPr>
              <w:t>MBORREL4: Updated req.</w:t>
            </w:r>
          </w:p>
        </w:tc>
      </w:tr>
      <w:tr w:rsidR="00E36F0E" w:rsidRPr="00BC6BE2" w14:paraId="3CCCCB20" w14:textId="77777777" w:rsidTr="00E36F0E">
        <w:trPr>
          <w:trHeight w:val="245"/>
          <w:jc w:val="center"/>
        </w:trPr>
        <w:tc>
          <w:tcPr>
            <w:tcW w:w="1755" w:type="dxa"/>
            <w:tcBorders>
              <w:left w:val="single" w:sz="4" w:space="0" w:color="auto"/>
              <w:right w:val="single" w:sz="4" w:space="0" w:color="auto"/>
            </w:tcBorders>
          </w:tcPr>
          <w:p w14:paraId="64B0FCE1"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4E2407E" w14:textId="77777777" w:rsidR="00E36F0E" w:rsidRPr="00945D63" w:rsidRDefault="00393DC0" w:rsidP="00E36F0E">
            <w:pPr>
              <w:rPr>
                <w:sz w:val="16"/>
                <w:szCs w:val="16"/>
              </w:rPr>
            </w:pPr>
            <w:r w:rsidRPr="00945D63">
              <w:rPr>
                <w:sz w:val="16"/>
                <w:szCs w:val="16"/>
              </w:rPr>
              <w:t>WIR-REQ-370231/A-APN3 and APN4</w:t>
            </w:r>
          </w:p>
        </w:tc>
        <w:tc>
          <w:tcPr>
            <w:tcW w:w="5911" w:type="dxa"/>
            <w:tcBorders>
              <w:top w:val="single" w:sz="6" w:space="0" w:color="auto"/>
              <w:left w:val="single" w:sz="6" w:space="0" w:color="auto"/>
              <w:bottom w:val="single" w:sz="6" w:space="0" w:color="auto"/>
              <w:right w:val="single" w:sz="6" w:space="0" w:color="auto"/>
            </w:tcBorders>
          </w:tcPr>
          <w:p w14:paraId="26D10C2C" w14:textId="77777777" w:rsidR="00E36F0E" w:rsidRPr="00945D63" w:rsidRDefault="00393DC0" w:rsidP="00E36F0E">
            <w:pPr>
              <w:rPr>
                <w:sz w:val="16"/>
                <w:szCs w:val="16"/>
              </w:rPr>
            </w:pPr>
            <w:r w:rsidRPr="00945D63">
              <w:rPr>
                <w:sz w:val="16"/>
                <w:szCs w:val="16"/>
              </w:rPr>
              <w:t>MBORREL4: New req.</w:t>
            </w:r>
          </w:p>
        </w:tc>
      </w:tr>
      <w:tr w:rsidR="00E36F0E" w:rsidRPr="00BC6BE2" w14:paraId="2799F3AD" w14:textId="77777777" w:rsidTr="00E36F0E">
        <w:trPr>
          <w:trHeight w:val="245"/>
          <w:jc w:val="center"/>
        </w:trPr>
        <w:tc>
          <w:tcPr>
            <w:tcW w:w="1755" w:type="dxa"/>
            <w:tcBorders>
              <w:left w:val="single" w:sz="4" w:space="0" w:color="auto"/>
              <w:right w:val="single" w:sz="4" w:space="0" w:color="auto"/>
            </w:tcBorders>
          </w:tcPr>
          <w:p w14:paraId="17996DFC"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41D0A7A" w14:textId="77777777" w:rsidR="00E36F0E" w:rsidRPr="00945D63" w:rsidRDefault="00393DC0" w:rsidP="00E36F0E">
            <w:pPr>
              <w:rPr>
                <w:sz w:val="16"/>
                <w:szCs w:val="16"/>
              </w:rPr>
            </w:pPr>
            <w:r w:rsidRPr="00945D63">
              <w:rPr>
                <w:sz w:val="16"/>
                <w:szCs w:val="16"/>
              </w:rPr>
              <w:t>STR-503859/B-Use Cases</w:t>
            </w:r>
          </w:p>
        </w:tc>
        <w:tc>
          <w:tcPr>
            <w:tcW w:w="5911" w:type="dxa"/>
            <w:tcBorders>
              <w:top w:val="single" w:sz="6" w:space="0" w:color="auto"/>
              <w:left w:val="single" w:sz="6" w:space="0" w:color="auto"/>
              <w:bottom w:val="single" w:sz="6" w:space="0" w:color="auto"/>
              <w:right w:val="single" w:sz="6" w:space="0" w:color="auto"/>
            </w:tcBorders>
          </w:tcPr>
          <w:p w14:paraId="1927D16D" w14:textId="77777777" w:rsidR="00E36F0E" w:rsidRPr="00945D63" w:rsidRDefault="00393DC0" w:rsidP="00E36F0E">
            <w:pPr>
              <w:rPr>
                <w:sz w:val="16"/>
                <w:szCs w:val="16"/>
              </w:rPr>
            </w:pPr>
            <w:r w:rsidRPr="00945D63">
              <w:rPr>
                <w:sz w:val="16"/>
                <w:szCs w:val="16"/>
              </w:rPr>
              <w:t>MBORREL4: Added REQ-369967-369971</w:t>
            </w:r>
          </w:p>
        </w:tc>
      </w:tr>
      <w:tr w:rsidR="00E36F0E" w:rsidRPr="00BC6BE2" w14:paraId="26CCED67" w14:textId="77777777" w:rsidTr="00E36F0E">
        <w:trPr>
          <w:trHeight w:val="245"/>
          <w:jc w:val="center"/>
        </w:trPr>
        <w:tc>
          <w:tcPr>
            <w:tcW w:w="1755" w:type="dxa"/>
            <w:tcBorders>
              <w:left w:val="single" w:sz="4" w:space="0" w:color="auto"/>
              <w:right w:val="single" w:sz="4" w:space="0" w:color="auto"/>
            </w:tcBorders>
          </w:tcPr>
          <w:p w14:paraId="58260CB6"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6C28C4A" w14:textId="77777777" w:rsidR="00E36F0E" w:rsidRPr="00945D63" w:rsidRDefault="00393DC0" w:rsidP="00E36F0E">
            <w:pPr>
              <w:rPr>
                <w:sz w:val="16"/>
                <w:szCs w:val="16"/>
              </w:rPr>
            </w:pPr>
            <w:r w:rsidRPr="00945D63">
              <w:rPr>
                <w:sz w:val="16"/>
                <w:szCs w:val="16"/>
              </w:rPr>
              <w:t>WIR-UC-REQ-369967/A-Amazon application request special intent for WiFi</w:t>
            </w:r>
          </w:p>
        </w:tc>
        <w:tc>
          <w:tcPr>
            <w:tcW w:w="5911" w:type="dxa"/>
            <w:tcBorders>
              <w:top w:val="single" w:sz="6" w:space="0" w:color="auto"/>
              <w:left w:val="single" w:sz="6" w:space="0" w:color="auto"/>
              <w:bottom w:val="single" w:sz="6" w:space="0" w:color="auto"/>
              <w:right w:val="single" w:sz="6" w:space="0" w:color="auto"/>
            </w:tcBorders>
          </w:tcPr>
          <w:p w14:paraId="308CDB7C" w14:textId="77777777" w:rsidR="00E36F0E" w:rsidRPr="00945D63" w:rsidRDefault="00393DC0" w:rsidP="00E36F0E">
            <w:pPr>
              <w:rPr>
                <w:sz w:val="16"/>
                <w:szCs w:val="16"/>
              </w:rPr>
            </w:pPr>
            <w:r w:rsidRPr="00945D63">
              <w:rPr>
                <w:sz w:val="16"/>
                <w:szCs w:val="16"/>
              </w:rPr>
              <w:t>MBORREL4: New req.</w:t>
            </w:r>
          </w:p>
        </w:tc>
      </w:tr>
      <w:tr w:rsidR="00E36F0E" w:rsidRPr="00BC6BE2" w14:paraId="0B7CD4D9" w14:textId="77777777" w:rsidTr="00E36F0E">
        <w:trPr>
          <w:trHeight w:val="245"/>
          <w:jc w:val="center"/>
        </w:trPr>
        <w:tc>
          <w:tcPr>
            <w:tcW w:w="1755" w:type="dxa"/>
            <w:tcBorders>
              <w:left w:val="single" w:sz="4" w:space="0" w:color="auto"/>
              <w:right w:val="single" w:sz="4" w:space="0" w:color="auto"/>
            </w:tcBorders>
          </w:tcPr>
          <w:p w14:paraId="1EBC5B97"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B127B29" w14:textId="77777777" w:rsidR="00E36F0E" w:rsidRPr="00945D63" w:rsidRDefault="00393DC0" w:rsidP="00E36F0E">
            <w:pPr>
              <w:rPr>
                <w:sz w:val="16"/>
                <w:szCs w:val="16"/>
              </w:rPr>
            </w:pPr>
            <w:r w:rsidRPr="00945D63">
              <w:rPr>
                <w:sz w:val="16"/>
                <w:szCs w:val="16"/>
              </w:rPr>
              <w:t>WIR-UC-REQ-369968/A-WiFi HotSpot application request special intent</w:t>
            </w:r>
          </w:p>
        </w:tc>
        <w:tc>
          <w:tcPr>
            <w:tcW w:w="5911" w:type="dxa"/>
            <w:tcBorders>
              <w:top w:val="single" w:sz="6" w:space="0" w:color="auto"/>
              <w:left w:val="single" w:sz="6" w:space="0" w:color="auto"/>
              <w:bottom w:val="single" w:sz="6" w:space="0" w:color="auto"/>
              <w:right w:val="single" w:sz="6" w:space="0" w:color="auto"/>
            </w:tcBorders>
          </w:tcPr>
          <w:p w14:paraId="4F0B9C6D" w14:textId="77777777" w:rsidR="00E36F0E" w:rsidRPr="00945D63" w:rsidRDefault="00393DC0" w:rsidP="00E36F0E">
            <w:pPr>
              <w:rPr>
                <w:sz w:val="16"/>
                <w:szCs w:val="16"/>
              </w:rPr>
            </w:pPr>
            <w:r w:rsidRPr="00945D63">
              <w:rPr>
                <w:sz w:val="16"/>
                <w:szCs w:val="16"/>
              </w:rPr>
              <w:t>MBORREL4: New req.</w:t>
            </w:r>
          </w:p>
        </w:tc>
      </w:tr>
      <w:tr w:rsidR="00E36F0E" w:rsidRPr="00BC6BE2" w14:paraId="1C437CAB" w14:textId="77777777" w:rsidTr="00E36F0E">
        <w:trPr>
          <w:trHeight w:val="245"/>
          <w:jc w:val="center"/>
        </w:trPr>
        <w:tc>
          <w:tcPr>
            <w:tcW w:w="1755" w:type="dxa"/>
            <w:tcBorders>
              <w:left w:val="single" w:sz="4" w:space="0" w:color="auto"/>
              <w:right w:val="single" w:sz="4" w:space="0" w:color="auto"/>
            </w:tcBorders>
          </w:tcPr>
          <w:p w14:paraId="4EFE34BD"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93A2170" w14:textId="77777777" w:rsidR="00E36F0E" w:rsidRPr="00945D63" w:rsidRDefault="00393DC0" w:rsidP="00E36F0E">
            <w:pPr>
              <w:rPr>
                <w:sz w:val="16"/>
                <w:szCs w:val="16"/>
              </w:rPr>
            </w:pPr>
            <w:r w:rsidRPr="00945D63">
              <w:rPr>
                <w:sz w:val="16"/>
                <w:szCs w:val="16"/>
              </w:rPr>
              <w:t>WIR-UC-REQ-369969/A-FCI application request special intent</w:t>
            </w:r>
          </w:p>
        </w:tc>
        <w:tc>
          <w:tcPr>
            <w:tcW w:w="5911" w:type="dxa"/>
            <w:tcBorders>
              <w:top w:val="single" w:sz="6" w:space="0" w:color="auto"/>
              <w:left w:val="single" w:sz="6" w:space="0" w:color="auto"/>
              <w:bottom w:val="single" w:sz="6" w:space="0" w:color="auto"/>
              <w:right w:val="single" w:sz="6" w:space="0" w:color="auto"/>
            </w:tcBorders>
          </w:tcPr>
          <w:p w14:paraId="162172F2" w14:textId="77777777" w:rsidR="00E36F0E" w:rsidRPr="00945D63" w:rsidRDefault="00393DC0" w:rsidP="00E36F0E">
            <w:pPr>
              <w:rPr>
                <w:sz w:val="16"/>
                <w:szCs w:val="16"/>
              </w:rPr>
            </w:pPr>
            <w:r w:rsidRPr="00945D63">
              <w:rPr>
                <w:sz w:val="16"/>
                <w:szCs w:val="16"/>
              </w:rPr>
              <w:t>MBORREL4: New req.</w:t>
            </w:r>
          </w:p>
        </w:tc>
      </w:tr>
      <w:tr w:rsidR="00E36F0E" w:rsidRPr="00BC6BE2" w14:paraId="7AB847A6" w14:textId="77777777" w:rsidTr="00E36F0E">
        <w:trPr>
          <w:trHeight w:val="245"/>
          <w:jc w:val="center"/>
        </w:trPr>
        <w:tc>
          <w:tcPr>
            <w:tcW w:w="1755" w:type="dxa"/>
            <w:tcBorders>
              <w:left w:val="single" w:sz="4" w:space="0" w:color="auto"/>
              <w:right w:val="single" w:sz="4" w:space="0" w:color="auto"/>
            </w:tcBorders>
          </w:tcPr>
          <w:p w14:paraId="64125BEC"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F5D6898" w14:textId="77777777" w:rsidR="00E36F0E" w:rsidRPr="00945D63" w:rsidRDefault="00393DC0" w:rsidP="00E36F0E">
            <w:pPr>
              <w:rPr>
                <w:sz w:val="16"/>
                <w:szCs w:val="16"/>
              </w:rPr>
            </w:pPr>
            <w:r w:rsidRPr="00945D63">
              <w:rPr>
                <w:sz w:val="16"/>
                <w:szCs w:val="16"/>
              </w:rPr>
              <w:t>WIR-UC-REQ-369970/A-Wrong APN ID for special intent</w:t>
            </w:r>
          </w:p>
        </w:tc>
        <w:tc>
          <w:tcPr>
            <w:tcW w:w="5911" w:type="dxa"/>
            <w:tcBorders>
              <w:top w:val="single" w:sz="6" w:space="0" w:color="auto"/>
              <w:left w:val="single" w:sz="6" w:space="0" w:color="auto"/>
              <w:bottom w:val="single" w:sz="6" w:space="0" w:color="auto"/>
              <w:right w:val="single" w:sz="6" w:space="0" w:color="auto"/>
            </w:tcBorders>
          </w:tcPr>
          <w:p w14:paraId="2D824C5D" w14:textId="77777777" w:rsidR="00E36F0E" w:rsidRPr="00945D63" w:rsidRDefault="00393DC0" w:rsidP="00E36F0E">
            <w:pPr>
              <w:rPr>
                <w:sz w:val="16"/>
                <w:szCs w:val="16"/>
              </w:rPr>
            </w:pPr>
            <w:r w:rsidRPr="00945D63">
              <w:rPr>
                <w:sz w:val="16"/>
                <w:szCs w:val="16"/>
              </w:rPr>
              <w:t>MBORREL4: New req.</w:t>
            </w:r>
          </w:p>
        </w:tc>
      </w:tr>
      <w:tr w:rsidR="00E36F0E" w:rsidRPr="00BC6BE2" w14:paraId="06FEF6A9" w14:textId="77777777" w:rsidTr="00E36F0E">
        <w:trPr>
          <w:trHeight w:val="245"/>
          <w:jc w:val="center"/>
        </w:trPr>
        <w:tc>
          <w:tcPr>
            <w:tcW w:w="1755" w:type="dxa"/>
            <w:tcBorders>
              <w:left w:val="single" w:sz="4" w:space="0" w:color="auto"/>
              <w:right w:val="single" w:sz="4" w:space="0" w:color="auto"/>
            </w:tcBorders>
          </w:tcPr>
          <w:p w14:paraId="0AA1B088"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7FE0361" w14:textId="77777777" w:rsidR="00E36F0E" w:rsidRPr="00945D63" w:rsidRDefault="00393DC0" w:rsidP="00E36F0E">
            <w:pPr>
              <w:rPr>
                <w:sz w:val="16"/>
                <w:szCs w:val="16"/>
              </w:rPr>
            </w:pPr>
            <w:r w:rsidRPr="00945D63">
              <w:rPr>
                <w:sz w:val="16"/>
                <w:szCs w:val="16"/>
              </w:rPr>
              <w:t>WIR-UC-REQ-369971/A-Other application request special intent</w:t>
            </w:r>
          </w:p>
        </w:tc>
        <w:tc>
          <w:tcPr>
            <w:tcW w:w="5911" w:type="dxa"/>
            <w:tcBorders>
              <w:top w:val="single" w:sz="6" w:space="0" w:color="auto"/>
              <w:left w:val="single" w:sz="6" w:space="0" w:color="auto"/>
              <w:bottom w:val="single" w:sz="6" w:space="0" w:color="auto"/>
              <w:right w:val="single" w:sz="6" w:space="0" w:color="auto"/>
            </w:tcBorders>
          </w:tcPr>
          <w:p w14:paraId="66D4A65C" w14:textId="77777777" w:rsidR="00E36F0E" w:rsidRPr="00945D63" w:rsidRDefault="00393DC0" w:rsidP="00E36F0E">
            <w:pPr>
              <w:rPr>
                <w:sz w:val="16"/>
                <w:szCs w:val="16"/>
              </w:rPr>
            </w:pPr>
            <w:r w:rsidRPr="00945D63">
              <w:rPr>
                <w:sz w:val="16"/>
                <w:szCs w:val="16"/>
              </w:rPr>
              <w:t>MBORREL4: New req.</w:t>
            </w:r>
          </w:p>
        </w:tc>
      </w:tr>
      <w:tr w:rsidR="00E36F0E" w:rsidRPr="00BC6BE2" w14:paraId="58A8ADD6" w14:textId="77777777" w:rsidTr="00E36F0E">
        <w:trPr>
          <w:trHeight w:val="245"/>
          <w:jc w:val="center"/>
        </w:trPr>
        <w:tc>
          <w:tcPr>
            <w:tcW w:w="1755" w:type="dxa"/>
            <w:tcBorders>
              <w:left w:val="single" w:sz="4" w:space="0" w:color="auto"/>
              <w:right w:val="single" w:sz="4" w:space="0" w:color="auto"/>
            </w:tcBorders>
          </w:tcPr>
          <w:p w14:paraId="7E495FB2"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FE9399B" w14:textId="77777777" w:rsidR="00E36F0E" w:rsidRPr="00945D63" w:rsidRDefault="00393DC0" w:rsidP="00E36F0E">
            <w:pPr>
              <w:rPr>
                <w:sz w:val="16"/>
                <w:szCs w:val="16"/>
              </w:rPr>
            </w:pPr>
            <w:r w:rsidRPr="00945D63">
              <w:rPr>
                <w:sz w:val="16"/>
                <w:szCs w:val="16"/>
              </w:rPr>
              <w:t>STR-503861/C-Requirements</w:t>
            </w:r>
          </w:p>
        </w:tc>
        <w:tc>
          <w:tcPr>
            <w:tcW w:w="5911" w:type="dxa"/>
            <w:tcBorders>
              <w:top w:val="single" w:sz="6" w:space="0" w:color="auto"/>
              <w:left w:val="single" w:sz="6" w:space="0" w:color="auto"/>
              <w:bottom w:val="single" w:sz="6" w:space="0" w:color="auto"/>
              <w:right w:val="single" w:sz="6" w:space="0" w:color="auto"/>
            </w:tcBorders>
          </w:tcPr>
          <w:p w14:paraId="1153D896" w14:textId="77777777" w:rsidR="00E36F0E" w:rsidRPr="00945D63" w:rsidRDefault="00393DC0" w:rsidP="00E36F0E">
            <w:pPr>
              <w:rPr>
                <w:sz w:val="16"/>
                <w:szCs w:val="16"/>
              </w:rPr>
            </w:pPr>
            <w:r w:rsidRPr="00945D63">
              <w:rPr>
                <w:sz w:val="16"/>
                <w:szCs w:val="16"/>
              </w:rPr>
              <w:t>MBORREL4: Added REQ-369995-998, REQ-370380-381</w:t>
            </w:r>
          </w:p>
        </w:tc>
      </w:tr>
      <w:tr w:rsidR="00E36F0E" w:rsidRPr="00BC6BE2" w14:paraId="0FC2EBEA" w14:textId="77777777" w:rsidTr="00E36F0E">
        <w:trPr>
          <w:trHeight w:val="245"/>
          <w:jc w:val="center"/>
        </w:trPr>
        <w:tc>
          <w:tcPr>
            <w:tcW w:w="1755" w:type="dxa"/>
            <w:tcBorders>
              <w:left w:val="single" w:sz="4" w:space="0" w:color="auto"/>
              <w:right w:val="single" w:sz="4" w:space="0" w:color="auto"/>
            </w:tcBorders>
          </w:tcPr>
          <w:p w14:paraId="5A21BF2F"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BB0631C" w14:textId="77777777" w:rsidR="00E36F0E" w:rsidRPr="00945D63" w:rsidRDefault="00393DC0" w:rsidP="00E36F0E">
            <w:pPr>
              <w:rPr>
                <w:sz w:val="16"/>
                <w:szCs w:val="16"/>
              </w:rPr>
            </w:pPr>
            <w:r w:rsidRPr="00945D63">
              <w:rPr>
                <w:sz w:val="16"/>
                <w:szCs w:val="16"/>
              </w:rPr>
              <w:t>WIR-REQ-295936/C-Purpose</w:t>
            </w:r>
          </w:p>
        </w:tc>
        <w:tc>
          <w:tcPr>
            <w:tcW w:w="5911" w:type="dxa"/>
            <w:tcBorders>
              <w:top w:val="single" w:sz="6" w:space="0" w:color="auto"/>
              <w:left w:val="single" w:sz="6" w:space="0" w:color="auto"/>
              <w:bottom w:val="single" w:sz="6" w:space="0" w:color="auto"/>
              <w:right w:val="single" w:sz="6" w:space="0" w:color="auto"/>
            </w:tcBorders>
          </w:tcPr>
          <w:p w14:paraId="18D71EBD" w14:textId="77777777" w:rsidR="00E36F0E" w:rsidRPr="00945D63" w:rsidRDefault="00393DC0" w:rsidP="00E36F0E">
            <w:pPr>
              <w:rPr>
                <w:sz w:val="16"/>
                <w:szCs w:val="16"/>
              </w:rPr>
            </w:pPr>
            <w:r w:rsidRPr="00945D63">
              <w:rPr>
                <w:sz w:val="16"/>
                <w:szCs w:val="16"/>
              </w:rPr>
              <w:t>MBORREL4: Updated req.</w:t>
            </w:r>
          </w:p>
        </w:tc>
      </w:tr>
      <w:tr w:rsidR="00E36F0E" w:rsidRPr="00BC6BE2" w14:paraId="3576A62B" w14:textId="77777777" w:rsidTr="00E36F0E">
        <w:trPr>
          <w:trHeight w:val="245"/>
          <w:jc w:val="center"/>
        </w:trPr>
        <w:tc>
          <w:tcPr>
            <w:tcW w:w="1755" w:type="dxa"/>
            <w:tcBorders>
              <w:left w:val="single" w:sz="4" w:space="0" w:color="auto"/>
              <w:right w:val="single" w:sz="4" w:space="0" w:color="auto"/>
            </w:tcBorders>
          </w:tcPr>
          <w:p w14:paraId="43E12CC6"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07F8DAF" w14:textId="77777777" w:rsidR="00E36F0E" w:rsidRPr="00945D63" w:rsidRDefault="00393DC0" w:rsidP="00E36F0E">
            <w:pPr>
              <w:rPr>
                <w:sz w:val="16"/>
                <w:szCs w:val="16"/>
              </w:rPr>
            </w:pPr>
            <w:r w:rsidRPr="00945D63">
              <w:rPr>
                <w:sz w:val="16"/>
                <w:szCs w:val="16"/>
              </w:rPr>
              <w:t>WIR-REQ-295937/B-Global Application ID</w:t>
            </w:r>
          </w:p>
        </w:tc>
        <w:tc>
          <w:tcPr>
            <w:tcW w:w="5911" w:type="dxa"/>
            <w:tcBorders>
              <w:top w:val="single" w:sz="6" w:space="0" w:color="auto"/>
              <w:left w:val="single" w:sz="6" w:space="0" w:color="auto"/>
              <w:bottom w:val="single" w:sz="6" w:space="0" w:color="auto"/>
              <w:right w:val="single" w:sz="6" w:space="0" w:color="auto"/>
            </w:tcBorders>
          </w:tcPr>
          <w:p w14:paraId="286B3FAD" w14:textId="77777777" w:rsidR="00E36F0E" w:rsidRPr="00945D63" w:rsidRDefault="00393DC0" w:rsidP="00E36F0E">
            <w:pPr>
              <w:rPr>
                <w:sz w:val="16"/>
                <w:szCs w:val="16"/>
              </w:rPr>
            </w:pPr>
            <w:r w:rsidRPr="00945D63">
              <w:rPr>
                <w:sz w:val="16"/>
                <w:szCs w:val="16"/>
              </w:rPr>
              <w:t>MBORREL4: Updated title and req.</w:t>
            </w:r>
          </w:p>
        </w:tc>
      </w:tr>
      <w:tr w:rsidR="00E36F0E" w:rsidRPr="00BC6BE2" w14:paraId="5AF31D0B" w14:textId="77777777" w:rsidTr="00E36F0E">
        <w:trPr>
          <w:trHeight w:val="245"/>
          <w:jc w:val="center"/>
        </w:trPr>
        <w:tc>
          <w:tcPr>
            <w:tcW w:w="1755" w:type="dxa"/>
            <w:tcBorders>
              <w:left w:val="single" w:sz="4" w:space="0" w:color="auto"/>
              <w:right w:val="single" w:sz="4" w:space="0" w:color="auto"/>
            </w:tcBorders>
          </w:tcPr>
          <w:p w14:paraId="23D17CB1"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6A94733" w14:textId="77777777" w:rsidR="00E36F0E" w:rsidRPr="00945D63" w:rsidRDefault="00393DC0" w:rsidP="00E36F0E">
            <w:pPr>
              <w:rPr>
                <w:sz w:val="16"/>
                <w:szCs w:val="16"/>
              </w:rPr>
            </w:pPr>
            <w:r w:rsidRPr="00945D63">
              <w:rPr>
                <w:sz w:val="16"/>
                <w:szCs w:val="16"/>
              </w:rPr>
              <w:t>WIR-REQ-295939/B-Intent Policy Table Privilege Breakdown</w:t>
            </w:r>
          </w:p>
        </w:tc>
        <w:tc>
          <w:tcPr>
            <w:tcW w:w="5911" w:type="dxa"/>
            <w:tcBorders>
              <w:top w:val="single" w:sz="6" w:space="0" w:color="auto"/>
              <w:left w:val="single" w:sz="6" w:space="0" w:color="auto"/>
              <w:bottom w:val="single" w:sz="6" w:space="0" w:color="auto"/>
              <w:right w:val="single" w:sz="6" w:space="0" w:color="auto"/>
            </w:tcBorders>
          </w:tcPr>
          <w:p w14:paraId="171D5283" w14:textId="77777777" w:rsidR="00E36F0E" w:rsidRPr="00945D63" w:rsidRDefault="00393DC0" w:rsidP="00E36F0E">
            <w:pPr>
              <w:rPr>
                <w:sz w:val="16"/>
                <w:szCs w:val="16"/>
              </w:rPr>
            </w:pPr>
            <w:r w:rsidRPr="00945D63">
              <w:rPr>
                <w:sz w:val="16"/>
                <w:szCs w:val="16"/>
              </w:rPr>
              <w:t>MBORREL4: Updated req.</w:t>
            </w:r>
          </w:p>
        </w:tc>
      </w:tr>
      <w:tr w:rsidR="00E36F0E" w:rsidRPr="00BC6BE2" w14:paraId="01F9CB9E" w14:textId="77777777" w:rsidTr="00E36F0E">
        <w:trPr>
          <w:trHeight w:val="245"/>
          <w:jc w:val="center"/>
        </w:trPr>
        <w:tc>
          <w:tcPr>
            <w:tcW w:w="1755" w:type="dxa"/>
            <w:tcBorders>
              <w:left w:val="single" w:sz="4" w:space="0" w:color="auto"/>
              <w:right w:val="single" w:sz="4" w:space="0" w:color="auto"/>
            </w:tcBorders>
          </w:tcPr>
          <w:p w14:paraId="3BAE0457"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DE9532D" w14:textId="77777777" w:rsidR="00E36F0E" w:rsidRPr="00945D63" w:rsidRDefault="00393DC0" w:rsidP="00E36F0E">
            <w:pPr>
              <w:rPr>
                <w:sz w:val="16"/>
                <w:szCs w:val="16"/>
              </w:rPr>
            </w:pPr>
            <w:r w:rsidRPr="00945D63">
              <w:rPr>
                <w:sz w:val="16"/>
                <w:szCs w:val="16"/>
              </w:rPr>
              <w:t>WIR-REQ-295940/B-Intent Policy Table Structure</w:t>
            </w:r>
          </w:p>
        </w:tc>
        <w:tc>
          <w:tcPr>
            <w:tcW w:w="5911" w:type="dxa"/>
            <w:tcBorders>
              <w:top w:val="single" w:sz="6" w:space="0" w:color="auto"/>
              <w:left w:val="single" w:sz="6" w:space="0" w:color="auto"/>
              <w:bottom w:val="single" w:sz="6" w:space="0" w:color="auto"/>
              <w:right w:val="single" w:sz="6" w:space="0" w:color="auto"/>
            </w:tcBorders>
          </w:tcPr>
          <w:p w14:paraId="1B28A976" w14:textId="77777777" w:rsidR="00E36F0E" w:rsidRPr="00945D63" w:rsidRDefault="00393DC0" w:rsidP="00E36F0E">
            <w:pPr>
              <w:rPr>
                <w:sz w:val="16"/>
                <w:szCs w:val="16"/>
              </w:rPr>
            </w:pPr>
            <w:r w:rsidRPr="00945D63">
              <w:rPr>
                <w:sz w:val="16"/>
                <w:szCs w:val="16"/>
              </w:rPr>
              <w:t>MBORREL4: Updated req.</w:t>
            </w:r>
          </w:p>
        </w:tc>
      </w:tr>
      <w:tr w:rsidR="00E36F0E" w:rsidRPr="00BC6BE2" w14:paraId="10B6E1E0" w14:textId="77777777" w:rsidTr="00E36F0E">
        <w:trPr>
          <w:trHeight w:val="245"/>
          <w:jc w:val="center"/>
        </w:trPr>
        <w:tc>
          <w:tcPr>
            <w:tcW w:w="1755" w:type="dxa"/>
            <w:tcBorders>
              <w:left w:val="single" w:sz="4" w:space="0" w:color="auto"/>
              <w:right w:val="single" w:sz="4" w:space="0" w:color="auto"/>
            </w:tcBorders>
          </w:tcPr>
          <w:p w14:paraId="67052544"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B739CBD" w14:textId="77777777" w:rsidR="00E36F0E" w:rsidRPr="00945D63" w:rsidRDefault="00393DC0" w:rsidP="00E36F0E">
            <w:pPr>
              <w:rPr>
                <w:sz w:val="16"/>
                <w:szCs w:val="16"/>
              </w:rPr>
            </w:pPr>
            <w:r w:rsidRPr="00945D63">
              <w:rPr>
                <w:sz w:val="16"/>
                <w:szCs w:val="16"/>
              </w:rPr>
              <w:t>WIR-REQ-370380/A-WIRClient4 Policies</w:t>
            </w:r>
          </w:p>
        </w:tc>
        <w:tc>
          <w:tcPr>
            <w:tcW w:w="5911" w:type="dxa"/>
            <w:tcBorders>
              <w:top w:val="single" w:sz="6" w:space="0" w:color="auto"/>
              <w:left w:val="single" w:sz="6" w:space="0" w:color="auto"/>
              <w:bottom w:val="single" w:sz="6" w:space="0" w:color="auto"/>
              <w:right w:val="single" w:sz="6" w:space="0" w:color="auto"/>
            </w:tcBorders>
          </w:tcPr>
          <w:p w14:paraId="2D50D2E2" w14:textId="77777777" w:rsidR="00E36F0E" w:rsidRPr="00945D63" w:rsidRDefault="00393DC0" w:rsidP="00E36F0E">
            <w:pPr>
              <w:rPr>
                <w:sz w:val="16"/>
                <w:szCs w:val="16"/>
              </w:rPr>
            </w:pPr>
            <w:r w:rsidRPr="00945D63">
              <w:rPr>
                <w:sz w:val="16"/>
                <w:szCs w:val="16"/>
              </w:rPr>
              <w:t>MBORREL4: New req.</w:t>
            </w:r>
          </w:p>
        </w:tc>
      </w:tr>
      <w:tr w:rsidR="00E36F0E" w:rsidRPr="00BC6BE2" w14:paraId="213CC986" w14:textId="77777777" w:rsidTr="00E36F0E">
        <w:trPr>
          <w:trHeight w:val="245"/>
          <w:jc w:val="center"/>
        </w:trPr>
        <w:tc>
          <w:tcPr>
            <w:tcW w:w="1755" w:type="dxa"/>
            <w:tcBorders>
              <w:left w:val="single" w:sz="4" w:space="0" w:color="auto"/>
              <w:right w:val="single" w:sz="4" w:space="0" w:color="auto"/>
            </w:tcBorders>
          </w:tcPr>
          <w:p w14:paraId="53040393"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C09F6E4" w14:textId="77777777" w:rsidR="00E36F0E" w:rsidRPr="00945D63" w:rsidRDefault="00393DC0" w:rsidP="00E36F0E">
            <w:pPr>
              <w:rPr>
                <w:sz w:val="16"/>
                <w:szCs w:val="16"/>
              </w:rPr>
            </w:pPr>
            <w:r w:rsidRPr="00945D63">
              <w:rPr>
                <w:sz w:val="16"/>
                <w:szCs w:val="16"/>
              </w:rPr>
              <w:t>WIR-REQ-370381/A-Z2 Dual Modem Policy Limitation</w:t>
            </w:r>
          </w:p>
        </w:tc>
        <w:tc>
          <w:tcPr>
            <w:tcW w:w="5911" w:type="dxa"/>
            <w:tcBorders>
              <w:top w:val="single" w:sz="6" w:space="0" w:color="auto"/>
              <w:left w:val="single" w:sz="6" w:space="0" w:color="auto"/>
              <w:bottom w:val="single" w:sz="6" w:space="0" w:color="auto"/>
              <w:right w:val="single" w:sz="6" w:space="0" w:color="auto"/>
            </w:tcBorders>
          </w:tcPr>
          <w:p w14:paraId="05517687" w14:textId="77777777" w:rsidR="00E36F0E" w:rsidRPr="00945D63" w:rsidRDefault="00393DC0" w:rsidP="00E36F0E">
            <w:pPr>
              <w:rPr>
                <w:sz w:val="16"/>
                <w:szCs w:val="16"/>
              </w:rPr>
            </w:pPr>
            <w:r w:rsidRPr="00945D63">
              <w:rPr>
                <w:sz w:val="16"/>
                <w:szCs w:val="16"/>
              </w:rPr>
              <w:t>MBORREL4: New req.</w:t>
            </w:r>
          </w:p>
        </w:tc>
      </w:tr>
      <w:tr w:rsidR="00E36F0E" w:rsidRPr="00BC6BE2" w14:paraId="7B3F2384" w14:textId="77777777" w:rsidTr="00E36F0E">
        <w:trPr>
          <w:trHeight w:val="245"/>
          <w:jc w:val="center"/>
        </w:trPr>
        <w:tc>
          <w:tcPr>
            <w:tcW w:w="1755" w:type="dxa"/>
            <w:tcBorders>
              <w:left w:val="single" w:sz="4" w:space="0" w:color="auto"/>
              <w:right w:val="single" w:sz="4" w:space="0" w:color="auto"/>
            </w:tcBorders>
          </w:tcPr>
          <w:p w14:paraId="340BE12A"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6C9C6AC" w14:textId="77777777" w:rsidR="00E36F0E" w:rsidRPr="00945D63" w:rsidRDefault="00393DC0" w:rsidP="00E36F0E">
            <w:pPr>
              <w:rPr>
                <w:sz w:val="16"/>
                <w:szCs w:val="16"/>
              </w:rPr>
            </w:pPr>
            <w:r w:rsidRPr="00945D63">
              <w:rPr>
                <w:sz w:val="16"/>
                <w:szCs w:val="16"/>
              </w:rPr>
              <w:t>WIR-REQ-295942/B-Intent Policy Update</w:t>
            </w:r>
          </w:p>
        </w:tc>
        <w:tc>
          <w:tcPr>
            <w:tcW w:w="5911" w:type="dxa"/>
            <w:tcBorders>
              <w:top w:val="single" w:sz="6" w:space="0" w:color="auto"/>
              <w:left w:val="single" w:sz="6" w:space="0" w:color="auto"/>
              <w:bottom w:val="single" w:sz="6" w:space="0" w:color="auto"/>
              <w:right w:val="single" w:sz="6" w:space="0" w:color="auto"/>
            </w:tcBorders>
          </w:tcPr>
          <w:p w14:paraId="45D79A16" w14:textId="77777777" w:rsidR="00E36F0E" w:rsidRPr="00945D63" w:rsidRDefault="00393DC0" w:rsidP="00E36F0E">
            <w:pPr>
              <w:rPr>
                <w:sz w:val="16"/>
                <w:szCs w:val="16"/>
              </w:rPr>
            </w:pPr>
            <w:r w:rsidRPr="00945D63">
              <w:rPr>
                <w:sz w:val="16"/>
                <w:szCs w:val="16"/>
              </w:rPr>
              <w:t>MBORREL4: Updated req.</w:t>
            </w:r>
          </w:p>
        </w:tc>
      </w:tr>
      <w:tr w:rsidR="00E36F0E" w:rsidRPr="00BC6BE2" w14:paraId="651D87EF" w14:textId="77777777" w:rsidTr="00E36F0E">
        <w:trPr>
          <w:trHeight w:val="245"/>
          <w:jc w:val="center"/>
        </w:trPr>
        <w:tc>
          <w:tcPr>
            <w:tcW w:w="1755" w:type="dxa"/>
            <w:tcBorders>
              <w:left w:val="single" w:sz="4" w:space="0" w:color="auto"/>
              <w:right w:val="single" w:sz="4" w:space="0" w:color="auto"/>
            </w:tcBorders>
          </w:tcPr>
          <w:p w14:paraId="404283E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2CA0B34" w14:textId="77777777" w:rsidR="00E36F0E" w:rsidRPr="00945D63" w:rsidRDefault="00393DC0" w:rsidP="00E36F0E">
            <w:pPr>
              <w:rPr>
                <w:sz w:val="16"/>
                <w:szCs w:val="16"/>
              </w:rPr>
            </w:pPr>
            <w:r w:rsidRPr="00945D63">
              <w:rPr>
                <w:sz w:val="16"/>
                <w:szCs w:val="16"/>
              </w:rPr>
              <w:t>WIR-REQ-369995/A-Sends Error for Corrupt policy file</w:t>
            </w:r>
          </w:p>
        </w:tc>
        <w:tc>
          <w:tcPr>
            <w:tcW w:w="5911" w:type="dxa"/>
            <w:tcBorders>
              <w:top w:val="single" w:sz="6" w:space="0" w:color="auto"/>
              <w:left w:val="single" w:sz="6" w:space="0" w:color="auto"/>
              <w:bottom w:val="single" w:sz="6" w:space="0" w:color="auto"/>
              <w:right w:val="single" w:sz="6" w:space="0" w:color="auto"/>
            </w:tcBorders>
          </w:tcPr>
          <w:p w14:paraId="2C1CBA22" w14:textId="77777777" w:rsidR="00E36F0E" w:rsidRPr="00945D63" w:rsidRDefault="00393DC0" w:rsidP="00E36F0E">
            <w:pPr>
              <w:rPr>
                <w:sz w:val="16"/>
                <w:szCs w:val="16"/>
              </w:rPr>
            </w:pPr>
            <w:r w:rsidRPr="00945D63">
              <w:rPr>
                <w:sz w:val="16"/>
                <w:szCs w:val="16"/>
              </w:rPr>
              <w:t>MBORREL4: New req.</w:t>
            </w:r>
          </w:p>
        </w:tc>
      </w:tr>
      <w:tr w:rsidR="00E36F0E" w:rsidRPr="00BC6BE2" w14:paraId="0FA70228" w14:textId="77777777" w:rsidTr="00E36F0E">
        <w:trPr>
          <w:trHeight w:val="245"/>
          <w:jc w:val="center"/>
        </w:trPr>
        <w:tc>
          <w:tcPr>
            <w:tcW w:w="1755" w:type="dxa"/>
            <w:tcBorders>
              <w:left w:val="single" w:sz="4" w:space="0" w:color="auto"/>
              <w:right w:val="single" w:sz="4" w:space="0" w:color="auto"/>
            </w:tcBorders>
          </w:tcPr>
          <w:p w14:paraId="38F4D702"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3E932E2" w14:textId="77777777" w:rsidR="00E36F0E" w:rsidRPr="00945D63" w:rsidRDefault="00393DC0" w:rsidP="00E36F0E">
            <w:pPr>
              <w:rPr>
                <w:sz w:val="16"/>
                <w:szCs w:val="16"/>
              </w:rPr>
            </w:pPr>
            <w:r w:rsidRPr="00945D63">
              <w:rPr>
                <w:sz w:val="16"/>
                <w:szCs w:val="16"/>
              </w:rPr>
              <w:t>WIR-REQ-295943/D-Intent Policy Update Acknowledgement</w:t>
            </w:r>
          </w:p>
        </w:tc>
        <w:tc>
          <w:tcPr>
            <w:tcW w:w="5911" w:type="dxa"/>
            <w:tcBorders>
              <w:top w:val="single" w:sz="6" w:space="0" w:color="auto"/>
              <w:left w:val="single" w:sz="6" w:space="0" w:color="auto"/>
              <w:bottom w:val="single" w:sz="6" w:space="0" w:color="auto"/>
              <w:right w:val="single" w:sz="6" w:space="0" w:color="auto"/>
            </w:tcBorders>
          </w:tcPr>
          <w:p w14:paraId="4451C2B2" w14:textId="77777777" w:rsidR="00E36F0E" w:rsidRPr="00945D63" w:rsidRDefault="00393DC0" w:rsidP="00E36F0E">
            <w:pPr>
              <w:rPr>
                <w:sz w:val="16"/>
                <w:szCs w:val="16"/>
              </w:rPr>
            </w:pPr>
            <w:r w:rsidRPr="00945D63">
              <w:rPr>
                <w:sz w:val="16"/>
                <w:szCs w:val="16"/>
              </w:rPr>
              <w:t>MBORREL4: Updated req.</w:t>
            </w:r>
          </w:p>
        </w:tc>
      </w:tr>
      <w:tr w:rsidR="00E36F0E" w:rsidRPr="00BC6BE2" w14:paraId="13522123" w14:textId="77777777" w:rsidTr="00E36F0E">
        <w:trPr>
          <w:trHeight w:val="245"/>
          <w:jc w:val="center"/>
        </w:trPr>
        <w:tc>
          <w:tcPr>
            <w:tcW w:w="1755" w:type="dxa"/>
            <w:tcBorders>
              <w:left w:val="single" w:sz="4" w:space="0" w:color="auto"/>
              <w:right w:val="single" w:sz="4" w:space="0" w:color="auto"/>
            </w:tcBorders>
          </w:tcPr>
          <w:p w14:paraId="150A63B1"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A9F48C1" w14:textId="77777777" w:rsidR="00E36F0E" w:rsidRPr="00945D63" w:rsidRDefault="00393DC0" w:rsidP="00E36F0E">
            <w:pPr>
              <w:rPr>
                <w:sz w:val="16"/>
                <w:szCs w:val="16"/>
              </w:rPr>
            </w:pPr>
            <w:r w:rsidRPr="00945D63">
              <w:rPr>
                <w:sz w:val="16"/>
                <w:szCs w:val="16"/>
              </w:rPr>
              <w:t>WIR-REQ-369996/A-Major version and Minor version</w:t>
            </w:r>
          </w:p>
        </w:tc>
        <w:tc>
          <w:tcPr>
            <w:tcW w:w="5911" w:type="dxa"/>
            <w:tcBorders>
              <w:top w:val="single" w:sz="6" w:space="0" w:color="auto"/>
              <w:left w:val="single" w:sz="6" w:space="0" w:color="auto"/>
              <w:bottom w:val="single" w:sz="6" w:space="0" w:color="auto"/>
              <w:right w:val="single" w:sz="6" w:space="0" w:color="auto"/>
            </w:tcBorders>
          </w:tcPr>
          <w:p w14:paraId="5BB6EA94" w14:textId="77777777" w:rsidR="00E36F0E" w:rsidRPr="00945D63" w:rsidRDefault="00393DC0" w:rsidP="00E36F0E">
            <w:pPr>
              <w:rPr>
                <w:sz w:val="16"/>
                <w:szCs w:val="16"/>
              </w:rPr>
            </w:pPr>
            <w:r w:rsidRPr="00945D63">
              <w:rPr>
                <w:sz w:val="16"/>
                <w:szCs w:val="16"/>
              </w:rPr>
              <w:t>MBORREL4: New req.</w:t>
            </w:r>
          </w:p>
        </w:tc>
      </w:tr>
      <w:tr w:rsidR="00E36F0E" w:rsidRPr="00BC6BE2" w14:paraId="1253AD1C" w14:textId="77777777" w:rsidTr="00E36F0E">
        <w:trPr>
          <w:trHeight w:val="245"/>
          <w:jc w:val="center"/>
        </w:trPr>
        <w:tc>
          <w:tcPr>
            <w:tcW w:w="1755" w:type="dxa"/>
            <w:tcBorders>
              <w:left w:val="single" w:sz="4" w:space="0" w:color="auto"/>
              <w:right w:val="single" w:sz="4" w:space="0" w:color="auto"/>
            </w:tcBorders>
          </w:tcPr>
          <w:p w14:paraId="50CDE85F"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658683F" w14:textId="77777777" w:rsidR="00E36F0E" w:rsidRPr="00945D63" w:rsidRDefault="00393DC0" w:rsidP="00E36F0E">
            <w:pPr>
              <w:rPr>
                <w:sz w:val="16"/>
                <w:szCs w:val="16"/>
              </w:rPr>
            </w:pPr>
            <w:r w:rsidRPr="00945D63">
              <w:rPr>
                <w:sz w:val="16"/>
                <w:szCs w:val="16"/>
              </w:rPr>
              <w:t>WIR-REQ-369997/A-Default intent Policy file</w:t>
            </w:r>
          </w:p>
        </w:tc>
        <w:tc>
          <w:tcPr>
            <w:tcW w:w="5911" w:type="dxa"/>
            <w:tcBorders>
              <w:top w:val="single" w:sz="6" w:space="0" w:color="auto"/>
              <w:left w:val="single" w:sz="6" w:space="0" w:color="auto"/>
              <w:bottom w:val="single" w:sz="6" w:space="0" w:color="auto"/>
              <w:right w:val="single" w:sz="6" w:space="0" w:color="auto"/>
            </w:tcBorders>
          </w:tcPr>
          <w:p w14:paraId="08A3E34D" w14:textId="77777777" w:rsidR="00E36F0E" w:rsidRPr="00945D63" w:rsidRDefault="00393DC0" w:rsidP="00E36F0E">
            <w:pPr>
              <w:rPr>
                <w:sz w:val="16"/>
                <w:szCs w:val="16"/>
              </w:rPr>
            </w:pPr>
            <w:r w:rsidRPr="00945D63">
              <w:rPr>
                <w:sz w:val="16"/>
                <w:szCs w:val="16"/>
              </w:rPr>
              <w:t>MBORREL4: New req.</w:t>
            </w:r>
          </w:p>
        </w:tc>
      </w:tr>
      <w:tr w:rsidR="00E36F0E" w:rsidRPr="00BC6BE2" w14:paraId="4A92736C" w14:textId="77777777" w:rsidTr="00E36F0E">
        <w:trPr>
          <w:trHeight w:val="245"/>
          <w:jc w:val="center"/>
        </w:trPr>
        <w:tc>
          <w:tcPr>
            <w:tcW w:w="1755" w:type="dxa"/>
            <w:tcBorders>
              <w:left w:val="single" w:sz="4" w:space="0" w:color="auto"/>
              <w:right w:val="single" w:sz="4" w:space="0" w:color="auto"/>
            </w:tcBorders>
          </w:tcPr>
          <w:p w14:paraId="2F24BE2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F9E98E2" w14:textId="77777777" w:rsidR="00E36F0E" w:rsidRPr="00945D63" w:rsidRDefault="00393DC0" w:rsidP="00E36F0E">
            <w:pPr>
              <w:rPr>
                <w:sz w:val="16"/>
                <w:szCs w:val="16"/>
              </w:rPr>
            </w:pPr>
            <w:r w:rsidRPr="00945D63">
              <w:rPr>
                <w:sz w:val="16"/>
                <w:szCs w:val="16"/>
              </w:rPr>
              <w:t>WIR-REQ-369998/A-Intent policy update/rejection based on version</w:t>
            </w:r>
          </w:p>
        </w:tc>
        <w:tc>
          <w:tcPr>
            <w:tcW w:w="5911" w:type="dxa"/>
            <w:tcBorders>
              <w:top w:val="single" w:sz="6" w:space="0" w:color="auto"/>
              <w:left w:val="single" w:sz="6" w:space="0" w:color="auto"/>
              <w:bottom w:val="single" w:sz="6" w:space="0" w:color="auto"/>
              <w:right w:val="single" w:sz="6" w:space="0" w:color="auto"/>
            </w:tcBorders>
          </w:tcPr>
          <w:p w14:paraId="725BE5F9" w14:textId="77777777" w:rsidR="00E36F0E" w:rsidRPr="00945D63" w:rsidRDefault="00393DC0" w:rsidP="00E36F0E">
            <w:pPr>
              <w:rPr>
                <w:sz w:val="16"/>
                <w:szCs w:val="16"/>
              </w:rPr>
            </w:pPr>
            <w:r w:rsidRPr="00945D63">
              <w:rPr>
                <w:sz w:val="16"/>
                <w:szCs w:val="16"/>
              </w:rPr>
              <w:t>MBORREL4: New req.</w:t>
            </w:r>
          </w:p>
        </w:tc>
      </w:tr>
      <w:tr w:rsidR="00E36F0E" w:rsidRPr="00BC6BE2" w14:paraId="6DA7A0C3" w14:textId="77777777" w:rsidTr="00E36F0E">
        <w:trPr>
          <w:trHeight w:val="245"/>
          <w:jc w:val="center"/>
        </w:trPr>
        <w:tc>
          <w:tcPr>
            <w:tcW w:w="1755" w:type="dxa"/>
            <w:tcBorders>
              <w:left w:val="single" w:sz="4" w:space="0" w:color="auto"/>
              <w:right w:val="single" w:sz="4" w:space="0" w:color="auto"/>
            </w:tcBorders>
          </w:tcPr>
          <w:p w14:paraId="6F62DAB6"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E6D6836" w14:textId="77777777" w:rsidR="00E36F0E" w:rsidRPr="00945D63" w:rsidRDefault="00393DC0" w:rsidP="00E36F0E">
            <w:pPr>
              <w:rPr>
                <w:sz w:val="16"/>
                <w:szCs w:val="16"/>
              </w:rPr>
            </w:pPr>
            <w:r w:rsidRPr="00945D63">
              <w:rPr>
                <w:sz w:val="16"/>
                <w:szCs w:val="16"/>
              </w:rPr>
              <w:t>WIR-UC-REQ-296113/B-Cloud sends updated policy table to WIR</w:t>
            </w:r>
          </w:p>
        </w:tc>
        <w:tc>
          <w:tcPr>
            <w:tcW w:w="5911" w:type="dxa"/>
            <w:tcBorders>
              <w:top w:val="single" w:sz="6" w:space="0" w:color="auto"/>
              <w:left w:val="single" w:sz="6" w:space="0" w:color="auto"/>
              <w:bottom w:val="single" w:sz="6" w:space="0" w:color="auto"/>
              <w:right w:val="single" w:sz="6" w:space="0" w:color="auto"/>
            </w:tcBorders>
          </w:tcPr>
          <w:p w14:paraId="0643AF45" w14:textId="77777777" w:rsidR="00E36F0E" w:rsidRPr="00945D63" w:rsidRDefault="00393DC0" w:rsidP="00E36F0E">
            <w:pPr>
              <w:rPr>
                <w:sz w:val="16"/>
                <w:szCs w:val="16"/>
              </w:rPr>
            </w:pPr>
            <w:r w:rsidRPr="00945D63">
              <w:rPr>
                <w:sz w:val="16"/>
                <w:szCs w:val="16"/>
              </w:rPr>
              <w:t>MBORREL4: Updated req.</w:t>
            </w:r>
          </w:p>
        </w:tc>
      </w:tr>
      <w:tr w:rsidR="00E36F0E" w:rsidRPr="00BC6BE2" w14:paraId="20B970F0" w14:textId="77777777" w:rsidTr="00E36F0E">
        <w:trPr>
          <w:trHeight w:val="245"/>
          <w:jc w:val="center"/>
        </w:trPr>
        <w:tc>
          <w:tcPr>
            <w:tcW w:w="1755" w:type="dxa"/>
            <w:tcBorders>
              <w:left w:val="single" w:sz="4" w:space="0" w:color="auto"/>
              <w:right w:val="single" w:sz="4" w:space="0" w:color="auto"/>
            </w:tcBorders>
          </w:tcPr>
          <w:p w14:paraId="52CF499B"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547A762" w14:textId="77777777" w:rsidR="00E36F0E" w:rsidRPr="00945D63" w:rsidRDefault="00393DC0" w:rsidP="00E36F0E">
            <w:pPr>
              <w:rPr>
                <w:sz w:val="16"/>
                <w:szCs w:val="16"/>
              </w:rPr>
            </w:pPr>
            <w:r w:rsidRPr="00945D63">
              <w:rPr>
                <w:sz w:val="16"/>
                <w:szCs w:val="16"/>
              </w:rPr>
              <w:t>WIR-UC-REQ-296114/C-Policy not updated in WIRServer / WIRClients</w:t>
            </w:r>
          </w:p>
        </w:tc>
        <w:tc>
          <w:tcPr>
            <w:tcW w:w="5911" w:type="dxa"/>
            <w:tcBorders>
              <w:top w:val="single" w:sz="6" w:space="0" w:color="auto"/>
              <w:left w:val="single" w:sz="6" w:space="0" w:color="auto"/>
              <w:bottom w:val="single" w:sz="6" w:space="0" w:color="auto"/>
              <w:right w:val="single" w:sz="6" w:space="0" w:color="auto"/>
            </w:tcBorders>
          </w:tcPr>
          <w:p w14:paraId="58ED3FE7" w14:textId="77777777" w:rsidR="00E36F0E" w:rsidRPr="00945D63" w:rsidRDefault="00393DC0" w:rsidP="00E36F0E">
            <w:pPr>
              <w:rPr>
                <w:sz w:val="16"/>
                <w:szCs w:val="16"/>
              </w:rPr>
            </w:pPr>
            <w:r w:rsidRPr="00945D63">
              <w:rPr>
                <w:sz w:val="16"/>
                <w:szCs w:val="16"/>
              </w:rPr>
              <w:t>MBORREL4: Updated req.</w:t>
            </w:r>
          </w:p>
        </w:tc>
      </w:tr>
      <w:tr w:rsidR="00E36F0E" w:rsidRPr="00BC6BE2" w14:paraId="7E647A4D" w14:textId="77777777" w:rsidTr="00E36F0E">
        <w:trPr>
          <w:trHeight w:val="245"/>
          <w:jc w:val="center"/>
        </w:trPr>
        <w:tc>
          <w:tcPr>
            <w:tcW w:w="1755" w:type="dxa"/>
            <w:tcBorders>
              <w:left w:val="single" w:sz="4" w:space="0" w:color="auto"/>
              <w:right w:val="single" w:sz="4" w:space="0" w:color="auto"/>
            </w:tcBorders>
          </w:tcPr>
          <w:p w14:paraId="052E6FDF"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18678D4" w14:textId="77777777" w:rsidR="00E36F0E" w:rsidRPr="00945D63" w:rsidRDefault="00393DC0" w:rsidP="00E36F0E">
            <w:pPr>
              <w:rPr>
                <w:sz w:val="16"/>
                <w:szCs w:val="16"/>
              </w:rPr>
            </w:pPr>
            <w:r w:rsidRPr="00945D63">
              <w:rPr>
                <w:sz w:val="16"/>
                <w:szCs w:val="16"/>
              </w:rPr>
              <w:t>STR-503864/B-Requirements</w:t>
            </w:r>
          </w:p>
        </w:tc>
        <w:tc>
          <w:tcPr>
            <w:tcW w:w="5911" w:type="dxa"/>
            <w:tcBorders>
              <w:top w:val="single" w:sz="6" w:space="0" w:color="auto"/>
              <w:left w:val="single" w:sz="6" w:space="0" w:color="auto"/>
              <w:bottom w:val="single" w:sz="6" w:space="0" w:color="auto"/>
              <w:right w:val="single" w:sz="6" w:space="0" w:color="auto"/>
            </w:tcBorders>
          </w:tcPr>
          <w:p w14:paraId="7ED64D68" w14:textId="77777777" w:rsidR="00E36F0E" w:rsidRPr="00945D63" w:rsidRDefault="00393DC0" w:rsidP="00E36F0E">
            <w:pPr>
              <w:rPr>
                <w:sz w:val="16"/>
                <w:szCs w:val="16"/>
              </w:rPr>
            </w:pPr>
            <w:r w:rsidRPr="00945D63">
              <w:rPr>
                <w:sz w:val="16"/>
                <w:szCs w:val="16"/>
              </w:rPr>
              <w:t>MBORREL4: Added REQ-370382-383</w:t>
            </w:r>
          </w:p>
        </w:tc>
      </w:tr>
      <w:tr w:rsidR="00E36F0E" w:rsidRPr="00BC6BE2" w14:paraId="0FA1D68F" w14:textId="77777777" w:rsidTr="00E36F0E">
        <w:trPr>
          <w:trHeight w:val="245"/>
          <w:jc w:val="center"/>
        </w:trPr>
        <w:tc>
          <w:tcPr>
            <w:tcW w:w="1755" w:type="dxa"/>
            <w:tcBorders>
              <w:left w:val="single" w:sz="4" w:space="0" w:color="auto"/>
              <w:right w:val="single" w:sz="4" w:space="0" w:color="auto"/>
            </w:tcBorders>
          </w:tcPr>
          <w:p w14:paraId="6FB4CEFC"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67592DC" w14:textId="77777777" w:rsidR="00E36F0E" w:rsidRPr="00945D63" w:rsidRDefault="00393DC0" w:rsidP="00E36F0E">
            <w:pPr>
              <w:rPr>
                <w:sz w:val="16"/>
                <w:szCs w:val="16"/>
              </w:rPr>
            </w:pPr>
            <w:r w:rsidRPr="00945D63">
              <w:rPr>
                <w:sz w:val="16"/>
                <w:szCs w:val="16"/>
              </w:rPr>
              <w:t>WIR-REQ-295946/C-Purpose</w:t>
            </w:r>
          </w:p>
        </w:tc>
        <w:tc>
          <w:tcPr>
            <w:tcW w:w="5911" w:type="dxa"/>
            <w:tcBorders>
              <w:top w:val="single" w:sz="6" w:space="0" w:color="auto"/>
              <w:left w:val="single" w:sz="6" w:space="0" w:color="auto"/>
              <w:bottom w:val="single" w:sz="6" w:space="0" w:color="auto"/>
              <w:right w:val="single" w:sz="6" w:space="0" w:color="auto"/>
            </w:tcBorders>
          </w:tcPr>
          <w:p w14:paraId="678FB865" w14:textId="77777777" w:rsidR="00E36F0E" w:rsidRPr="00945D63" w:rsidRDefault="00393DC0" w:rsidP="00E36F0E">
            <w:pPr>
              <w:rPr>
                <w:sz w:val="16"/>
                <w:szCs w:val="16"/>
              </w:rPr>
            </w:pPr>
            <w:r w:rsidRPr="00945D63">
              <w:rPr>
                <w:sz w:val="16"/>
                <w:szCs w:val="16"/>
              </w:rPr>
              <w:t>MBORREL4: Updated req.</w:t>
            </w:r>
          </w:p>
        </w:tc>
      </w:tr>
      <w:tr w:rsidR="00E36F0E" w:rsidRPr="00BC6BE2" w14:paraId="47EC40C4" w14:textId="77777777" w:rsidTr="00E36F0E">
        <w:trPr>
          <w:trHeight w:val="245"/>
          <w:jc w:val="center"/>
        </w:trPr>
        <w:tc>
          <w:tcPr>
            <w:tcW w:w="1755" w:type="dxa"/>
            <w:tcBorders>
              <w:left w:val="single" w:sz="4" w:space="0" w:color="auto"/>
              <w:right w:val="single" w:sz="4" w:space="0" w:color="auto"/>
            </w:tcBorders>
          </w:tcPr>
          <w:p w14:paraId="4EB0D396"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0B1FEB3" w14:textId="77777777" w:rsidR="00E36F0E" w:rsidRPr="00945D63" w:rsidRDefault="00393DC0" w:rsidP="00E36F0E">
            <w:pPr>
              <w:rPr>
                <w:sz w:val="16"/>
                <w:szCs w:val="16"/>
              </w:rPr>
            </w:pPr>
            <w:r w:rsidRPr="00945D63">
              <w:rPr>
                <w:sz w:val="16"/>
                <w:szCs w:val="16"/>
              </w:rPr>
              <w:t>WIR-REQ-295948/B-WIRClients IP Address</w:t>
            </w:r>
          </w:p>
        </w:tc>
        <w:tc>
          <w:tcPr>
            <w:tcW w:w="5911" w:type="dxa"/>
            <w:tcBorders>
              <w:top w:val="single" w:sz="6" w:space="0" w:color="auto"/>
              <w:left w:val="single" w:sz="6" w:space="0" w:color="auto"/>
              <w:bottom w:val="single" w:sz="6" w:space="0" w:color="auto"/>
              <w:right w:val="single" w:sz="6" w:space="0" w:color="auto"/>
            </w:tcBorders>
          </w:tcPr>
          <w:p w14:paraId="778517BA" w14:textId="77777777" w:rsidR="00E36F0E" w:rsidRPr="00945D63" w:rsidRDefault="00393DC0" w:rsidP="00E36F0E">
            <w:pPr>
              <w:rPr>
                <w:sz w:val="16"/>
                <w:szCs w:val="16"/>
              </w:rPr>
            </w:pPr>
            <w:r w:rsidRPr="00945D63">
              <w:rPr>
                <w:sz w:val="16"/>
                <w:szCs w:val="16"/>
              </w:rPr>
              <w:t>MBORREL4: Updated title and req.</w:t>
            </w:r>
          </w:p>
        </w:tc>
      </w:tr>
      <w:tr w:rsidR="00E36F0E" w:rsidRPr="00BC6BE2" w14:paraId="45259212" w14:textId="77777777" w:rsidTr="00E36F0E">
        <w:trPr>
          <w:trHeight w:val="245"/>
          <w:jc w:val="center"/>
        </w:trPr>
        <w:tc>
          <w:tcPr>
            <w:tcW w:w="1755" w:type="dxa"/>
            <w:tcBorders>
              <w:left w:val="single" w:sz="4" w:space="0" w:color="auto"/>
              <w:right w:val="single" w:sz="4" w:space="0" w:color="auto"/>
            </w:tcBorders>
          </w:tcPr>
          <w:p w14:paraId="4D7D8554"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370D775" w14:textId="77777777" w:rsidR="00E36F0E" w:rsidRPr="00945D63" w:rsidRDefault="00393DC0" w:rsidP="00E36F0E">
            <w:pPr>
              <w:rPr>
                <w:sz w:val="16"/>
                <w:szCs w:val="16"/>
              </w:rPr>
            </w:pPr>
            <w:r w:rsidRPr="00945D63">
              <w:rPr>
                <w:sz w:val="16"/>
                <w:szCs w:val="16"/>
              </w:rPr>
              <w:t>WIR-REQ-295949/B-Ignition Cycle When Tunnel IP Address Is Already In Use</w:t>
            </w:r>
          </w:p>
        </w:tc>
        <w:tc>
          <w:tcPr>
            <w:tcW w:w="5911" w:type="dxa"/>
            <w:tcBorders>
              <w:top w:val="single" w:sz="6" w:space="0" w:color="auto"/>
              <w:left w:val="single" w:sz="6" w:space="0" w:color="auto"/>
              <w:bottom w:val="single" w:sz="6" w:space="0" w:color="auto"/>
              <w:right w:val="single" w:sz="6" w:space="0" w:color="auto"/>
            </w:tcBorders>
          </w:tcPr>
          <w:p w14:paraId="7B068B93" w14:textId="77777777" w:rsidR="00E36F0E" w:rsidRPr="00945D63" w:rsidRDefault="00393DC0" w:rsidP="00E36F0E">
            <w:pPr>
              <w:rPr>
                <w:sz w:val="16"/>
                <w:szCs w:val="16"/>
              </w:rPr>
            </w:pPr>
            <w:r w:rsidRPr="00945D63">
              <w:rPr>
                <w:sz w:val="16"/>
                <w:szCs w:val="16"/>
              </w:rPr>
              <w:t>MBORREL4: Updated req.</w:t>
            </w:r>
          </w:p>
        </w:tc>
      </w:tr>
      <w:tr w:rsidR="00E36F0E" w:rsidRPr="00BC6BE2" w14:paraId="4C2047B2" w14:textId="77777777" w:rsidTr="00E36F0E">
        <w:trPr>
          <w:trHeight w:val="245"/>
          <w:jc w:val="center"/>
        </w:trPr>
        <w:tc>
          <w:tcPr>
            <w:tcW w:w="1755" w:type="dxa"/>
            <w:tcBorders>
              <w:left w:val="single" w:sz="4" w:space="0" w:color="auto"/>
              <w:right w:val="single" w:sz="4" w:space="0" w:color="auto"/>
            </w:tcBorders>
          </w:tcPr>
          <w:p w14:paraId="4D618631"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165F4D9" w14:textId="77777777" w:rsidR="00E36F0E" w:rsidRPr="00945D63" w:rsidRDefault="00393DC0" w:rsidP="00E36F0E">
            <w:pPr>
              <w:rPr>
                <w:sz w:val="16"/>
                <w:szCs w:val="16"/>
              </w:rPr>
            </w:pPr>
            <w:r w:rsidRPr="00945D63">
              <w:rPr>
                <w:sz w:val="16"/>
                <w:szCs w:val="16"/>
              </w:rPr>
              <w:t>WIR-REQ-295950/B-IP Address Assignation</w:t>
            </w:r>
          </w:p>
        </w:tc>
        <w:tc>
          <w:tcPr>
            <w:tcW w:w="5911" w:type="dxa"/>
            <w:tcBorders>
              <w:top w:val="single" w:sz="6" w:space="0" w:color="auto"/>
              <w:left w:val="single" w:sz="6" w:space="0" w:color="auto"/>
              <w:bottom w:val="single" w:sz="6" w:space="0" w:color="auto"/>
              <w:right w:val="single" w:sz="6" w:space="0" w:color="auto"/>
            </w:tcBorders>
          </w:tcPr>
          <w:p w14:paraId="2F6EE3A7" w14:textId="77777777" w:rsidR="00E36F0E" w:rsidRPr="00945D63" w:rsidRDefault="00393DC0" w:rsidP="00E36F0E">
            <w:pPr>
              <w:rPr>
                <w:sz w:val="16"/>
                <w:szCs w:val="16"/>
              </w:rPr>
            </w:pPr>
            <w:r w:rsidRPr="00945D63">
              <w:rPr>
                <w:sz w:val="16"/>
                <w:szCs w:val="16"/>
              </w:rPr>
              <w:t>MBORREL4: Updated req.</w:t>
            </w:r>
          </w:p>
        </w:tc>
      </w:tr>
      <w:tr w:rsidR="00E36F0E" w:rsidRPr="00BC6BE2" w14:paraId="349F8B0C" w14:textId="77777777" w:rsidTr="00E36F0E">
        <w:trPr>
          <w:trHeight w:val="245"/>
          <w:jc w:val="center"/>
        </w:trPr>
        <w:tc>
          <w:tcPr>
            <w:tcW w:w="1755" w:type="dxa"/>
            <w:tcBorders>
              <w:left w:val="single" w:sz="4" w:space="0" w:color="auto"/>
              <w:right w:val="single" w:sz="4" w:space="0" w:color="auto"/>
            </w:tcBorders>
          </w:tcPr>
          <w:p w14:paraId="0D6B6331"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BC8F503" w14:textId="77777777" w:rsidR="00E36F0E" w:rsidRPr="00945D63" w:rsidRDefault="00393DC0" w:rsidP="00E36F0E">
            <w:pPr>
              <w:rPr>
                <w:sz w:val="16"/>
                <w:szCs w:val="16"/>
              </w:rPr>
            </w:pPr>
            <w:r w:rsidRPr="00945D63">
              <w:rPr>
                <w:sz w:val="16"/>
                <w:szCs w:val="16"/>
              </w:rPr>
              <w:t>WIR-REQ-295951/B-IP Aliasing</w:t>
            </w:r>
          </w:p>
        </w:tc>
        <w:tc>
          <w:tcPr>
            <w:tcW w:w="5911" w:type="dxa"/>
            <w:tcBorders>
              <w:top w:val="single" w:sz="6" w:space="0" w:color="auto"/>
              <w:left w:val="single" w:sz="6" w:space="0" w:color="auto"/>
              <w:bottom w:val="single" w:sz="6" w:space="0" w:color="auto"/>
              <w:right w:val="single" w:sz="6" w:space="0" w:color="auto"/>
            </w:tcBorders>
          </w:tcPr>
          <w:p w14:paraId="176C665C" w14:textId="77777777" w:rsidR="00E36F0E" w:rsidRPr="00945D63" w:rsidRDefault="00393DC0" w:rsidP="00E36F0E">
            <w:pPr>
              <w:rPr>
                <w:sz w:val="16"/>
                <w:szCs w:val="16"/>
              </w:rPr>
            </w:pPr>
            <w:r w:rsidRPr="00945D63">
              <w:rPr>
                <w:sz w:val="16"/>
                <w:szCs w:val="16"/>
              </w:rPr>
              <w:t>MBORREL4: Updated req.</w:t>
            </w:r>
          </w:p>
        </w:tc>
      </w:tr>
      <w:tr w:rsidR="00E36F0E" w:rsidRPr="00BC6BE2" w14:paraId="3478ED5C" w14:textId="77777777" w:rsidTr="00E36F0E">
        <w:trPr>
          <w:trHeight w:val="245"/>
          <w:jc w:val="center"/>
        </w:trPr>
        <w:tc>
          <w:tcPr>
            <w:tcW w:w="1755" w:type="dxa"/>
            <w:tcBorders>
              <w:left w:val="single" w:sz="4" w:space="0" w:color="auto"/>
              <w:right w:val="single" w:sz="4" w:space="0" w:color="auto"/>
            </w:tcBorders>
          </w:tcPr>
          <w:p w14:paraId="67A62AF7"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CCB3D3D" w14:textId="77777777" w:rsidR="00E36F0E" w:rsidRPr="00945D63" w:rsidRDefault="00393DC0" w:rsidP="00E36F0E">
            <w:pPr>
              <w:rPr>
                <w:sz w:val="16"/>
                <w:szCs w:val="16"/>
              </w:rPr>
            </w:pPr>
            <w:r w:rsidRPr="00945D63">
              <w:rPr>
                <w:sz w:val="16"/>
                <w:szCs w:val="16"/>
              </w:rPr>
              <w:t>WIR-REQ-370382/A-Allow WIRClient2 Edge Interface Access To Ethernet Connected ECU’s</w:t>
            </w:r>
          </w:p>
        </w:tc>
        <w:tc>
          <w:tcPr>
            <w:tcW w:w="5911" w:type="dxa"/>
            <w:tcBorders>
              <w:top w:val="single" w:sz="6" w:space="0" w:color="auto"/>
              <w:left w:val="single" w:sz="6" w:space="0" w:color="auto"/>
              <w:bottom w:val="single" w:sz="6" w:space="0" w:color="auto"/>
              <w:right w:val="single" w:sz="6" w:space="0" w:color="auto"/>
            </w:tcBorders>
          </w:tcPr>
          <w:p w14:paraId="4BF9427F" w14:textId="77777777" w:rsidR="00E36F0E" w:rsidRPr="00945D63" w:rsidRDefault="00393DC0" w:rsidP="00E36F0E">
            <w:pPr>
              <w:rPr>
                <w:sz w:val="16"/>
                <w:szCs w:val="16"/>
              </w:rPr>
            </w:pPr>
            <w:r w:rsidRPr="00945D63">
              <w:rPr>
                <w:sz w:val="16"/>
                <w:szCs w:val="16"/>
              </w:rPr>
              <w:t>MBORREL4: New req.</w:t>
            </w:r>
          </w:p>
        </w:tc>
      </w:tr>
      <w:tr w:rsidR="00E36F0E" w:rsidRPr="00BC6BE2" w14:paraId="0584A969" w14:textId="77777777" w:rsidTr="00E36F0E">
        <w:trPr>
          <w:trHeight w:val="245"/>
          <w:jc w:val="center"/>
        </w:trPr>
        <w:tc>
          <w:tcPr>
            <w:tcW w:w="1755" w:type="dxa"/>
            <w:tcBorders>
              <w:left w:val="single" w:sz="4" w:space="0" w:color="auto"/>
              <w:right w:val="single" w:sz="4" w:space="0" w:color="auto"/>
            </w:tcBorders>
          </w:tcPr>
          <w:p w14:paraId="1E36B97E"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476CCCC" w14:textId="77777777" w:rsidR="00E36F0E" w:rsidRPr="00945D63" w:rsidRDefault="00393DC0" w:rsidP="00E36F0E">
            <w:pPr>
              <w:rPr>
                <w:sz w:val="16"/>
                <w:szCs w:val="16"/>
              </w:rPr>
            </w:pPr>
            <w:r w:rsidRPr="00945D63">
              <w:rPr>
                <w:sz w:val="16"/>
                <w:szCs w:val="16"/>
              </w:rPr>
              <w:t>WIR-REQ-370383/A-Allow WIRClient5 Edge Interface Access To Ethernet Connected ECU’s</w:t>
            </w:r>
          </w:p>
        </w:tc>
        <w:tc>
          <w:tcPr>
            <w:tcW w:w="5911" w:type="dxa"/>
            <w:tcBorders>
              <w:top w:val="single" w:sz="6" w:space="0" w:color="auto"/>
              <w:left w:val="single" w:sz="6" w:space="0" w:color="auto"/>
              <w:bottom w:val="single" w:sz="6" w:space="0" w:color="auto"/>
              <w:right w:val="single" w:sz="6" w:space="0" w:color="auto"/>
            </w:tcBorders>
          </w:tcPr>
          <w:p w14:paraId="4C9B8686" w14:textId="77777777" w:rsidR="00E36F0E" w:rsidRPr="00945D63" w:rsidRDefault="00393DC0" w:rsidP="00E36F0E">
            <w:pPr>
              <w:rPr>
                <w:sz w:val="16"/>
                <w:szCs w:val="16"/>
              </w:rPr>
            </w:pPr>
            <w:r w:rsidRPr="00945D63">
              <w:rPr>
                <w:sz w:val="16"/>
                <w:szCs w:val="16"/>
              </w:rPr>
              <w:t>MBORREL4: New req.</w:t>
            </w:r>
          </w:p>
        </w:tc>
      </w:tr>
      <w:tr w:rsidR="00E36F0E" w:rsidRPr="00BC6BE2" w14:paraId="3BC24DBF" w14:textId="77777777" w:rsidTr="00E36F0E">
        <w:trPr>
          <w:trHeight w:val="245"/>
          <w:jc w:val="center"/>
        </w:trPr>
        <w:tc>
          <w:tcPr>
            <w:tcW w:w="1755" w:type="dxa"/>
            <w:tcBorders>
              <w:left w:val="single" w:sz="4" w:space="0" w:color="auto"/>
              <w:right w:val="single" w:sz="4" w:space="0" w:color="auto"/>
            </w:tcBorders>
          </w:tcPr>
          <w:p w14:paraId="4D63D5BE"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A0BC77F" w14:textId="77777777" w:rsidR="00E36F0E" w:rsidRPr="00945D63" w:rsidRDefault="00393DC0" w:rsidP="00E36F0E">
            <w:pPr>
              <w:rPr>
                <w:sz w:val="16"/>
                <w:szCs w:val="16"/>
              </w:rPr>
            </w:pPr>
            <w:r w:rsidRPr="00945D63">
              <w:rPr>
                <w:sz w:val="16"/>
                <w:szCs w:val="16"/>
              </w:rPr>
              <w:t>WIR-REQ-295953/B-Allow WIRClient Applications To Access Edge Interface Of Other Ethernet Connected ECU's</w:t>
            </w:r>
          </w:p>
        </w:tc>
        <w:tc>
          <w:tcPr>
            <w:tcW w:w="5911" w:type="dxa"/>
            <w:tcBorders>
              <w:top w:val="single" w:sz="6" w:space="0" w:color="auto"/>
              <w:left w:val="single" w:sz="6" w:space="0" w:color="auto"/>
              <w:bottom w:val="single" w:sz="6" w:space="0" w:color="auto"/>
              <w:right w:val="single" w:sz="6" w:space="0" w:color="auto"/>
            </w:tcBorders>
          </w:tcPr>
          <w:p w14:paraId="00F11514" w14:textId="77777777" w:rsidR="00E36F0E" w:rsidRPr="00945D63" w:rsidRDefault="00393DC0" w:rsidP="00E36F0E">
            <w:pPr>
              <w:rPr>
                <w:sz w:val="16"/>
                <w:szCs w:val="16"/>
              </w:rPr>
            </w:pPr>
            <w:r w:rsidRPr="00945D63">
              <w:rPr>
                <w:sz w:val="16"/>
                <w:szCs w:val="16"/>
              </w:rPr>
              <w:t>MBORREL4: Updated title and req.</w:t>
            </w:r>
          </w:p>
        </w:tc>
      </w:tr>
      <w:tr w:rsidR="00E36F0E" w:rsidRPr="00BC6BE2" w14:paraId="163E1AA5" w14:textId="77777777" w:rsidTr="00E36F0E">
        <w:trPr>
          <w:trHeight w:val="245"/>
          <w:jc w:val="center"/>
        </w:trPr>
        <w:tc>
          <w:tcPr>
            <w:tcW w:w="1755" w:type="dxa"/>
            <w:tcBorders>
              <w:left w:val="single" w:sz="4" w:space="0" w:color="auto"/>
              <w:right w:val="single" w:sz="4" w:space="0" w:color="auto"/>
            </w:tcBorders>
          </w:tcPr>
          <w:p w14:paraId="282D7C0B"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3FC8743" w14:textId="77777777" w:rsidR="00E36F0E" w:rsidRPr="00945D63" w:rsidRDefault="00393DC0" w:rsidP="00E36F0E">
            <w:pPr>
              <w:rPr>
                <w:sz w:val="16"/>
                <w:szCs w:val="16"/>
              </w:rPr>
            </w:pPr>
            <w:r w:rsidRPr="00945D63">
              <w:rPr>
                <w:sz w:val="16"/>
                <w:szCs w:val="16"/>
              </w:rPr>
              <w:t>STR-503867/B-Requirements</w:t>
            </w:r>
          </w:p>
        </w:tc>
        <w:tc>
          <w:tcPr>
            <w:tcW w:w="5911" w:type="dxa"/>
            <w:tcBorders>
              <w:top w:val="single" w:sz="6" w:space="0" w:color="auto"/>
              <w:left w:val="single" w:sz="6" w:space="0" w:color="auto"/>
              <w:bottom w:val="single" w:sz="6" w:space="0" w:color="auto"/>
              <w:right w:val="single" w:sz="6" w:space="0" w:color="auto"/>
            </w:tcBorders>
          </w:tcPr>
          <w:p w14:paraId="39DE0A4E" w14:textId="77777777" w:rsidR="00E36F0E" w:rsidRPr="00945D63" w:rsidRDefault="00393DC0" w:rsidP="00E36F0E">
            <w:pPr>
              <w:rPr>
                <w:sz w:val="16"/>
                <w:szCs w:val="16"/>
              </w:rPr>
            </w:pPr>
            <w:r w:rsidRPr="00945D63">
              <w:rPr>
                <w:sz w:val="16"/>
                <w:szCs w:val="16"/>
              </w:rPr>
              <w:t>MBORREL4: Added REQ-370232</w:t>
            </w:r>
          </w:p>
        </w:tc>
      </w:tr>
      <w:tr w:rsidR="00E36F0E" w:rsidRPr="00BC6BE2" w14:paraId="11F79E18" w14:textId="77777777" w:rsidTr="00E36F0E">
        <w:trPr>
          <w:trHeight w:val="245"/>
          <w:jc w:val="center"/>
        </w:trPr>
        <w:tc>
          <w:tcPr>
            <w:tcW w:w="1755" w:type="dxa"/>
            <w:tcBorders>
              <w:left w:val="single" w:sz="4" w:space="0" w:color="auto"/>
              <w:right w:val="single" w:sz="4" w:space="0" w:color="auto"/>
            </w:tcBorders>
          </w:tcPr>
          <w:p w14:paraId="6790EA48"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D78AACB" w14:textId="77777777" w:rsidR="00E36F0E" w:rsidRPr="00945D63" w:rsidRDefault="00393DC0" w:rsidP="00E36F0E">
            <w:pPr>
              <w:rPr>
                <w:sz w:val="16"/>
                <w:szCs w:val="16"/>
              </w:rPr>
            </w:pPr>
            <w:r w:rsidRPr="00945D63">
              <w:rPr>
                <w:sz w:val="16"/>
                <w:szCs w:val="16"/>
              </w:rPr>
              <w:t>WIR-REQ-295963/C-Diagnostics Information Storage</w:t>
            </w:r>
          </w:p>
        </w:tc>
        <w:tc>
          <w:tcPr>
            <w:tcW w:w="5911" w:type="dxa"/>
            <w:tcBorders>
              <w:top w:val="single" w:sz="6" w:space="0" w:color="auto"/>
              <w:left w:val="single" w:sz="6" w:space="0" w:color="auto"/>
              <w:bottom w:val="single" w:sz="6" w:space="0" w:color="auto"/>
              <w:right w:val="single" w:sz="6" w:space="0" w:color="auto"/>
            </w:tcBorders>
          </w:tcPr>
          <w:p w14:paraId="593CF108" w14:textId="77777777" w:rsidR="00E36F0E" w:rsidRPr="00945D63" w:rsidRDefault="00393DC0" w:rsidP="00E36F0E">
            <w:pPr>
              <w:rPr>
                <w:sz w:val="16"/>
                <w:szCs w:val="16"/>
              </w:rPr>
            </w:pPr>
            <w:r w:rsidRPr="00945D63">
              <w:rPr>
                <w:sz w:val="16"/>
                <w:szCs w:val="16"/>
              </w:rPr>
              <w:t>MBORREL4: Updated req.</w:t>
            </w:r>
          </w:p>
        </w:tc>
      </w:tr>
      <w:tr w:rsidR="00E36F0E" w:rsidRPr="00BC6BE2" w14:paraId="6A257808" w14:textId="77777777" w:rsidTr="00E36F0E">
        <w:trPr>
          <w:trHeight w:val="245"/>
          <w:jc w:val="center"/>
        </w:trPr>
        <w:tc>
          <w:tcPr>
            <w:tcW w:w="1755" w:type="dxa"/>
            <w:tcBorders>
              <w:left w:val="single" w:sz="4" w:space="0" w:color="auto"/>
              <w:right w:val="single" w:sz="4" w:space="0" w:color="auto"/>
            </w:tcBorders>
          </w:tcPr>
          <w:p w14:paraId="6378BE8E"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A334480" w14:textId="77777777" w:rsidR="00E36F0E" w:rsidRPr="00945D63" w:rsidRDefault="00393DC0" w:rsidP="00E36F0E">
            <w:pPr>
              <w:rPr>
                <w:sz w:val="16"/>
                <w:szCs w:val="16"/>
              </w:rPr>
            </w:pPr>
            <w:r w:rsidRPr="00945D63">
              <w:rPr>
                <w:sz w:val="16"/>
                <w:szCs w:val="16"/>
              </w:rPr>
              <w:t>WIR-REQ-370232/A-On demand diagnostic request</w:t>
            </w:r>
          </w:p>
        </w:tc>
        <w:tc>
          <w:tcPr>
            <w:tcW w:w="5911" w:type="dxa"/>
            <w:tcBorders>
              <w:top w:val="single" w:sz="6" w:space="0" w:color="auto"/>
              <w:left w:val="single" w:sz="6" w:space="0" w:color="auto"/>
              <w:bottom w:val="single" w:sz="6" w:space="0" w:color="auto"/>
              <w:right w:val="single" w:sz="6" w:space="0" w:color="auto"/>
            </w:tcBorders>
          </w:tcPr>
          <w:p w14:paraId="0BD7A018" w14:textId="77777777" w:rsidR="00E36F0E" w:rsidRPr="00945D63" w:rsidRDefault="00393DC0" w:rsidP="00E36F0E">
            <w:pPr>
              <w:rPr>
                <w:sz w:val="16"/>
                <w:szCs w:val="16"/>
              </w:rPr>
            </w:pPr>
            <w:r w:rsidRPr="00945D63">
              <w:rPr>
                <w:sz w:val="16"/>
                <w:szCs w:val="16"/>
              </w:rPr>
              <w:t>MBORREL4: New req.</w:t>
            </w:r>
          </w:p>
        </w:tc>
      </w:tr>
      <w:tr w:rsidR="00E36F0E" w:rsidRPr="00BC6BE2" w14:paraId="3DEEADD2" w14:textId="77777777" w:rsidTr="00E36F0E">
        <w:trPr>
          <w:trHeight w:val="245"/>
          <w:jc w:val="center"/>
        </w:trPr>
        <w:tc>
          <w:tcPr>
            <w:tcW w:w="1755" w:type="dxa"/>
            <w:tcBorders>
              <w:left w:val="single" w:sz="4" w:space="0" w:color="auto"/>
              <w:right w:val="single" w:sz="4" w:space="0" w:color="auto"/>
            </w:tcBorders>
          </w:tcPr>
          <w:p w14:paraId="3A7AB767"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0DAC4DC" w14:textId="77777777" w:rsidR="00E36F0E" w:rsidRPr="00945D63" w:rsidRDefault="00393DC0" w:rsidP="00E36F0E">
            <w:pPr>
              <w:rPr>
                <w:sz w:val="16"/>
                <w:szCs w:val="16"/>
              </w:rPr>
            </w:pPr>
            <w:r w:rsidRPr="00945D63">
              <w:rPr>
                <w:sz w:val="16"/>
                <w:szCs w:val="16"/>
              </w:rPr>
              <w:t>WIR-UC-REQ-296112/D-WIR provides diagnostics information to cloud based on request from Cloud</w:t>
            </w:r>
          </w:p>
        </w:tc>
        <w:tc>
          <w:tcPr>
            <w:tcW w:w="5911" w:type="dxa"/>
            <w:tcBorders>
              <w:top w:val="single" w:sz="6" w:space="0" w:color="auto"/>
              <w:left w:val="single" w:sz="6" w:space="0" w:color="auto"/>
              <w:bottom w:val="single" w:sz="6" w:space="0" w:color="auto"/>
              <w:right w:val="single" w:sz="6" w:space="0" w:color="auto"/>
            </w:tcBorders>
          </w:tcPr>
          <w:p w14:paraId="33BEE89D" w14:textId="77777777" w:rsidR="00E36F0E" w:rsidRPr="00945D63" w:rsidRDefault="00393DC0" w:rsidP="00E36F0E">
            <w:pPr>
              <w:rPr>
                <w:sz w:val="16"/>
                <w:szCs w:val="16"/>
              </w:rPr>
            </w:pPr>
            <w:r w:rsidRPr="00945D63">
              <w:rPr>
                <w:sz w:val="16"/>
                <w:szCs w:val="16"/>
              </w:rPr>
              <w:t>MBORREL4: Updated req.</w:t>
            </w:r>
          </w:p>
        </w:tc>
      </w:tr>
      <w:tr w:rsidR="00E36F0E" w:rsidRPr="00BC6BE2" w14:paraId="7795D413" w14:textId="77777777" w:rsidTr="00E36F0E">
        <w:trPr>
          <w:trHeight w:val="245"/>
          <w:jc w:val="center"/>
        </w:trPr>
        <w:tc>
          <w:tcPr>
            <w:tcW w:w="1755" w:type="dxa"/>
            <w:tcBorders>
              <w:left w:val="single" w:sz="4" w:space="0" w:color="auto"/>
              <w:right w:val="single" w:sz="4" w:space="0" w:color="auto"/>
            </w:tcBorders>
          </w:tcPr>
          <w:p w14:paraId="088F2284"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62BD188" w14:textId="77777777" w:rsidR="00E36F0E" w:rsidRPr="00945D63" w:rsidRDefault="00393DC0" w:rsidP="00E36F0E">
            <w:pPr>
              <w:rPr>
                <w:sz w:val="16"/>
                <w:szCs w:val="16"/>
              </w:rPr>
            </w:pPr>
            <w:r w:rsidRPr="00945D63">
              <w:rPr>
                <w:sz w:val="16"/>
                <w:szCs w:val="16"/>
              </w:rPr>
              <w:t>STR-503870/B-Requirements</w:t>
            </w:r>
          </w:p>
        </w:tc>
        <w:tc>
          <w:tcPr>
            <w:tcW w:w="5911" w:type="dxa"/>
            <w:tcBorders>
              <w:top w:val="single" w:sz="6" w:space="0" w:color="auto"/>
              <w:left w:val="single" w:sz="6" w:space="0" w:color="auto"/>
              <w:bottom w:val="single" w:sz="6" w:space="0" w:color="auto"/>
              <w:right w:val="single" w:sz="6" w:space="0" w:color="auto"/>
            </w:tcBorders>
          </w:tcPr>
          <w:p w14:paraId="0A12355D" w14:textId="77777777" w:rsidR="00E36F0E" w:rsidRPr="00945D63" w:rsidRDefault="00393DC0" w:rsidP="00E36F0E">
            <w:pPr>
              <w:rPr>
                <w:sz w:val="16"/>
                <w:szCs w:val="16"/>
              </w:rPr>
            </w:pPr>
            <w:r w:rsidRPr="00945D63">
              <w:rPr>
                <w:sz w:val="16"/>
                <w:szCs w:val="16"/>
              </w:rPr>
              <w:t>MBORREL4: Added REQ-369999</w:t>
            </w:r>
          </w:p>
        </w:tc>
      </w:tr>
      <w:tr w:rsidR="00E36F0E" w:rsidRPr="00BC6BE2" w14:paraId="4741BAA0" w14:textId="77777777" w:rsidTr="00E36F0E">
        <w:trPr>
          <w:trHeight w:val="245"/>
          <w:jc w:val="center"/>
        </w:trPr>
        <w:tc>
          <w:tcPr>
            <w:tcW w:w="1755" w:type="dxa"/>
            <w:tcBorders>
              <w:left w:val="single" w:sz="4" w:space="0" w:color="auto"/>
              <w:right w:val="single" w:sz="4" w:space="0" w:color="auto"/>
            </w:tcBorders>
          </w:tcPr>
          <w:p w14:paraId="49F5CBF2"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59DE43E" w14:textId="77777777" w:rsidR="00E36F0E" w:rsidRPr="00945D63" w:rsidRDefault="00393DC0" w:rsidP="00E36F0E">
            <w:pPr>
              <w:rPr>
                <w:sz w:val="16"/>
                <w:szCs w:val="16"/>
              </w:rPr>
            </w:pPr>
            <w:r w:rsidRPr="00945D63">
              <w:rPr>
                <w:sz w:val="16"/>
                <w:szCs w:val="16"/>
              </w:rPr>
              <w:t>WIR-REQ-295967/C-Data usage calculation</w:t>
            </w:r>
          </w:p>
        </w:tc>
        <w:tc>
          <w:tcPr>
            <w:tcW w:w="5911" w:type="dxa"/>
            <w:tcBorders>
              <w:top w:val="single" w:sz="6" w:space="0" w:color="auto"/>
              <w:left w:val="single" w:sz="6" w:space="0" w:color="auto"/>
              <w:bottom w:val="single" w:sz="6" w:space="0" w:color="auto"/>
              <w:right w:val="single" w:sz="6" w:space="0" w:color="auto"/>
            </w:tcBorders>
          </w:tcPr>
          <w:p w14:paraId="454A1CDA" w14:textId="77777777" w:rsidR="00E36F0E" w:rsidRPr="00945D63" w:rsidRDefault="00393DC0" w:rsidP="00E36F0E">
            <w:pPr>
              <w:rPr>
                <w:sz w:val="16"/>
                <w:szCs w:val="16"/>
              </w:rPr>
            </w:pPr>
            <w:r w:rsidRPr="00945D63">
              <w:rPr>
                <w:sz w:val="16"/>
                <w:szCs w:val="16"/>
              </w:rPr>
              <w:t>MBORREL4: Updated req.</w:t>
            </w:r>
          </w:p>
        </w:tc>
      </w:tr>
      <w:tr w:rsidR="00E36F0E" w:rsidRPr="00BC6BE2" w14:paraId="093C2548" w14:textId="77777777" w:rsidTr="00E36F0E">
        <w:trPr>
          <w:trHeight w:val="245"/>
          <w:jc w:val="center"/>
        </w:trPr>
        <w:tc>
          <w:tcPr>
            <w:tcW w:w="1755" w:type="dxa"/>
            <w:tcBorders>
              <w:left w:val="single" w:sz="4" w:space="0" w:color="auto"/>
              <w:right w:val="single" w:sz="4" w:space="0" w:color="auto"/>
            </w:tcBorders>
          </w:tcPr>
          <w:p w14:paraId="3FA16763"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E0823F2" w14:textId="77777777" w:rsidR="00E36F0E" w:rsidRPr="00945D63" w:rsidRDefault="00393DC0" w:rsidP="00E36F0E">
            <w:pPr>
              <w:rPr>
                <w:sz w:val="16"/>
                <w:szCs w:val="16"/>
              </w:rPr>
            </w:pPr>
            <w:r w:rsidRPr="00945D63">
              <w:rPr>
                <w:sz w:val="16"/>
                <w:szCs w:val="16"/>
              </w:rPr>
              <w:t>WIR-REQ-295968/C-Data usage calculation scope</w:t>
            </w:r>
          </w:p>
        </w:tc>
        <w:tc>
          <w:tcPr>
            <w:tcW w:w="5911" w:type="dxa"/>
            <w:tcBorders>
              <w:top w:val="single" w:sz="6" w:space="0" w:color="auto"/>
              <w:left w:val="single" w:sz="6" w:space="0" w:color="auto"/>
              <w:bottom w:val="single" w:sz="6" w:space="0" w:color="auto"/>
              <w:right w:val="single" w:sz="6" w:space="0" w:color="auto"/>
            </w:tcBorders>
          </w:tcPr>
          <w:p w14:paraId="0957D2BC" w14:textId="77777777" w:rsidR="00E36F0E" w:rsidRPr="00945D63" w:rsidRDefault="00393DC0" w:rsidP="00E36F0E">
            <w:pPr>
              <w:rPr>
                <w:sz w:val="16"/>
                <w:szCs w:val="16"/>
              </w:rPr>
            </w:pPr>
            <w:r w:rsidRPr="00945D63">
              <w:rPr>
                <w:sz w:val="16"/>
                <w:szCs w:val="16"/>
              </w:rPr>
              <w:t>MBORREL4: Updated req.</w:t>
            </w:r>
          </w:p>
        </w:tc>
      </w:tr>
      <w:tr w:rsidR="00E36F0E" w:rsidRPr="00BC6BE2" w14:paraId="7D4E9934" w14:textId="77777777" w:rsidTr="00E36F0E">
        <w:trPr>
          <w:trHeight w:val="245"/>
          <w:jc w:val="center"/>
        </w:trPr>
        <w:tc>
          <w:tcPr>
            <w:tcW w:w="1755" w:type="dxa"/>
            <w:tcBorders>
              <w:left w:val="single" w:sz="4" w:space="0" w:color="auto"/>
              <w:right w:val="single" w:sz="4" w:space="0" w:color="auto"/>
            </w:tcBorders>
          </w:tcPr>
          <w:p w14:paraId="636EEA5C"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121B5E5" w14:textId="77777777" w:rsidR="00E36F0E" w:rsidRPr="00945D63" w:rsidRDefault="00393DC0" w:rsidP="00E36F0E">
            <w:pPr>
              <w:rPr>
                <w:sz w:val="16"/>
                <w:szCs w:val="16"/>
              </w:rPr>
            </w:pPr>
            <w:r w:rsidRPr="00945D63">
              <w:rPr>
                <w:sz w:val="16"/>
                <w:szCs w:val="16"/>
              </w:rPr>
              <w:t>WIR-REQ-295969/C-Data usage aggregation per application</w:t>
            </w:r>
          </w:p>
        </w:tc>
        <w:tc>
          <w:tcPr>
            <w:tcW w:w="5911" w:type="dxa"/>
            <w:tcBorders>
              <w:top w:val="single" w:sz="6" w:space="0" w:color="auto"/>
              <w:left w:val="single" w:sz="6" w:space="0" w:color="auto"/>
              <w:bottom w:val="single" w:sz="6" w:space="0" w:color="auto"/>
              <w:right w:val="single" w:sz="6" w:space="0" w:color="auto"/>
            </w:tcBorders>
          </w:tcPr>
          <w:p w14:paraId="754BF04C" w14:textId="77777777" w:rsidR="00E36F0E" w:rsidRPr="00945D63" w:rsidRDefault="00393DC0" w:rsidP="00E36F0E">
            <w:pPr>
              <w:rPr>
                <w:sz w:val="16"/>
                <w:szCs w:val="16"/>
              </w:rPr>
            </w:pPr>
            <w:r w:rsidRPr="00945D63">
              <w:rPr>
                <w:sz w:val="16"/>
                <w:szCs w:val="16"/>
              </w:rPr>
              <w:t>MBORREL4: Updated req.</w:t>
            </w:r>
          </w:p>
        </w:tc>
      </w:tr>
      <w:tr w:rsidR="00E36F0E" w:rsidRPr="00BC6BE2" w14:paraId="3BC2F82C" w14:textId="77777777" w:rsidTr="00E36F0E">
        <w:trPr>
          <w:trHeight w:val="245"/>
          <w:jc w:val="center"/>
        </w:trPr>
        <w:tc>
          <w:tcPr>
            <w:tcW w:w="1755" w:type="dxa"/>
            <w:tcBorders>
              <w:left w:val="single" w:sz="4" w:space="0" w:color="auto"/>
              <w:right w:val="single" w:sz="4" w:space="0" w:color="auto"/>
            </w:tcBorders>
          </w:tcPr>
          <w:p w14:paraId="4B585AFF"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7A7D343" w14:textId="77777777" w:rsidR="00E36F0E" w:rsidRPr="00945D63" w:rsidRDefault="00393DC0" w:rsidP="00E36F0E">
            <w:pPr>
              <w:rPr>
                <w:sz w:val="16"/>
                <w:szCs w:val="16"/>
              </w:rPr>
            </w:pPr>
            <w:r w:rsidRPr="00945D63">
              <w:rPr>
                <w:sz w:val="16"/>
                <w:szCs w:val="16"/>
              </w:rPr>
              <w:t>WIR-REQ-295970/D-Data usage and edge interface</w:t>
            </w:r>
          </w:p>
        </w:tc>
        <w:tc>
          <w:tcPr>
            <w:tcW w:w="5911" w:type="dxa"/>
            <w:tcBorders>
              <w:top w:val="single" w:sz="6" w:space="0" w:color="auto"/>
              <w:left w:val="single" w:sz="6" w:space="0" w:color="auto"/>
              <w:bottom w:val="single" w:sz="6" w:space="0" w:color="auto"/>
              <w:right w:val="single" w:sz="6" w:space="0" w:color="auto"/>
            </w:tcBorders>
          </w:tcPr>
          <w:p w14:paraId="1C607707" w14:textId="77777777" w:rsidR="00E36F0E" w:rsidRPr="00945D63" w:rsidRDefault="00393DC0" w:rsidP="00E36F0E">
            <w:pPr>
              <w:rPr>
                <w:sz w:val="16"/>
                <w:szCs w:val="16"/>
              </w:rPr>
            </w:pPr>
            <w:r w:rsidRPr="00945D63">
              <w:rPr>
                <w:sz w:val="16"/>
                <w:szCs w:val="16"/>
              </w:rPr>
              <w:t>MBORREL4: Updated req.</w:t>
            </w:r>
          </w:p>
        </w:tc>
      </w:tr>
      <w:tr w:rsidR="00E36F0E" w:rsidRPr="00BC6BE2" w14:paraId="3CC248C2" w14:textId="77777777" w:rsidTr="00E36F0E">
        <w:trPr>
          <w:trHeight w:val="245"/>
          <w:jc w:val="center"/>
        </w:trPr>
        <w:tc>
          <w:tcPr>
            <w:tcW w:w="1755" w:type="dxa"/>
            <w:tcBorders>
              <w:left w:val="single" w:sz="4" w:space="0" w:color="auto"/>
              <w:right w:val="single" w:sz="4" w:space="0" w:color="auto"/>
            </w:tcBorders>
          </w:tcPr>
          <w:p w14:paraId="41B78567"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8859CF5" w14:textId="77777777" w:rsidR="00E36F0E" w:rsidRPr="00945D63" w:rsidRDefault="00393DC0" w:rsidP="00E36F0E">
            <w:pPr>
              <w:rPr>
                <w:sz w:val="16"/>
                <w:szCs w:val="16"/>
              </w:rPr>
            </w:pPr>
            <w:r w:rsidRPr="00945D63">
              <w:rPr>
                <w:sz w:val="16"/>
                <w:szCs w:val="16"/>
              </w:rPr>
              <w:t>WIR-REQ-295981/B-SiriusXM data usage report</w:t>
            </w:r>
          </w:p>
        </w:tc>
        <w:tc>
          <w:tcPr>
            <w:tcW w:w="5911" w:type="dxa"/>
            <w:tcBorders>
              <w:top w:val="single" w:sz="6" w:space="0" w:color="auto"/>
              <w:left w:val="single" w:sz="6" w:space="0" w:color="auto"/>
              <w:bottom w:val="single" w:sz="6" w:space="0" w:color="auto"/>
              <w:right w:val="single" w:sz="6" w:space="0" w:color="auto"/>
            </w:tcBorders>
          </w:tcPr>
          <w:p w14:paraId="78E322FD" w14:textId="77777777" w:rsidR="00E36F0E" w:rsidRPr="00945D63" w:rsidRDefault="00393DC0" w:rsidP="00E36F0E">
            <w:pPr>
              <w:rPr>
                <w:sz w:val="16"/>
                <w:szCs w:val="16"/>
              </w:rPr>
            </w:pPr>
            <w:r w:rsidRPr="00945D63">
              <w:rPr>
                <w:sz w:val="16"/>
                <w:szCs w:val="16"/>
              </w:rPr>
              <w:t>MBORREL4: Changed title and content</w:t>
            </w:r>
          </w:p>
        </w:tc>
      </w:tr>
      <w:tr w:rsidR="00E36F0E" w:rsidRPr="00BC6BE2" w14:paraId="4CB60E74" w14:textId="77777777" w:rsidTr="00E36F0E">
        <w:trPr>
          <w:trHeight w:val="245"/>
          <w:jc w:val="center"/>
        </w:trPr>
        <w:tc>
          <w:tcPr>
            <w:tcW w:w="1755" w:type="dxa"/>
            <w:tcBorders>
              <w:left w:val="single" w:sz="4" w:space="0" w:color="auto"/>
              <w:right w:val="single" w:sz="4" w:space="0" w:color="auto"/>
            </w:tcBorders>
          </w:tcPr>
          <w:p w14:paraId="046E1645"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E58F5BD" w14:textId="77777777" w:rsidR="00E36F0E" w:rsidRPr="00945D63" w:rsidRDefault="00393DC0" w:rsidP="00E36F0E">
            <w:pPr>
              <w:rPr>
                <w:sz w:val="16"/>
                <w:szCs w:val="16"/>
              </w:rPr>
            </w:pPr>
            <w:r w:rsidRPr="00945D63">
              <w:rPr>
                <w:sz w:val="16"/>
                <w:szCs w:val="16"/>
              </w:rPr>
              <w:t>WIR-REQ-369999/A-Sending Data Usage Information to cloud on Ignition OFF using an FTCP alert</w:t>
            </w:r>
          </w:p>
        </w:tc>
        <w:tc>
          <w:tcPr>
            <w:tcW w:w="5911" w:type="dxa"/>
            <w:tcBorders>
              <w:top w:val="single" w:sz="6" w:space="0" w:color="auto"/>
              <w:left w:val="single" w:sz="6" w:space="0" w:color="auto"/>
              <w:bottom w:val="single" w:sz="6" w:space="0" w:color="auto"/>
              <w:right w:val="single" w:sz="6" w:space="0" w:color="auto"/>
            </w:tcBorders>
          </w:tcPr>
          <w:p w14:paraId="05D80EA2" w14:textId="77777777" w:rsidR="00E36F0E" w:rsidRPr="00945D63" w:rsidRDefault="00393DC0" w:rsidP="00E36F0E">
            <w:pPr>
              <w:rPr>
                <w:sz w:val="16"/>
                <w:szCs w:val="16"/>
              </w:rPr>
            </w:pPr>
            <w:r w:rsidRPr="00945D63">
              <w:rPr>
                <w:sz w:val="16"/>
                <w:szCs w:val="16"/>
              </w:rPr>
              <w:t>MBORREL4: New req.</w:t>
            </w:r>
          </w:p>
        </w:tc>
      </w:tr>
      <w:tr w:rsidR="00E36F0E" w:rsidRPr="00BC6BE2" w14:paraId="7054670C" w14:textId="77777777" w:rsidTr="00E36F0E">
        <w:trPr>
          <w:trHeight w:val="245"/>
          <w:jc w:val="center"/>
        </w:trPr>
        <w:tc>
          <w:tcPr>
            <w:tcW w:w="1755" w:type="dxa"/>
            <w:tcBorders>
              <w:left w:val="single" w:sz="4" w:space="0" w:color="auto"/>
              <w:right w:val="single" w:sz="4" w:space="0" w:color="auto"/>
            </w:tcBorders>
          </w:tcPr>
          <w:p w14:paraId="7F555B6B"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8A10B90" w14:textId="77777777" w:rsidR="00E36F0E" w:rsidRPr="00945D63" w:rsidRDefault="00393DC0" w:rsidP="00E36F0E">
            <w:pPr>
              <w:rPr>
                <w:sz w:val="16"/>
                <w:szCs w:val="16"/>
              </w:rPr>
            </w:pPr>
            <w:r w:rsidRPr="00945D63">
              <w:rPr>
                <w:sz w:val="16"/>
                <w:szCs w:val="16"/>
              </w:rPr>
              <w:t>WIR-REQ-295984/C-Trigger</w:t>
            </w:r>
          </w:p>
        </w:tc>
        <w:tc>
          <w:tcPr>
            <w:tcW w:w="5911" w:type="dxa"/>
            <w:tcBorders>
              <w:top w:val="single" w:sz="6" w:space="0" w:color="auto"/>
              <w:left w:val="single" w:sz="6" w:space="0" w:color="auto"/>
              <w:bottom w:val="single" w:sz="6" w:space="0" w:color="auto"/>
              <w:right w:val="single" w:sz="6" w:space="0" w:color="auto"/>
            </w:tcBorders>
          </w:tcPr>
          <w:p w14:paraId="2545582C" w14:textId="77777777" w:rsidR="00E36F0E" w:rsidRPr="00945D63" w:rsidRDefault="00393DC0" w:rsidP="00E36F0E">
            <w:pPr>
              <w:rPr>
                <w:sz w:val="16"/>
                <w:szCs w:val="16"/>
              </w:rPr>
            </w:pPr>
            <w:r w:rsidRPr="00945D63">
              <w:rPr>
                <w:sz w:val="16"/>
                <w:szCs w:val="16"/>
              </w:rPr>
              <w:t>MBORREL4: Updated req.</w:t>
            </w:r>
          </w:p>
        </w:tc>
      </w:tr>
      <w:tr w:rsidR="00E36F0E" w:rsidRPr="00BC6BE2" w14:paraId="30BCC225" w14:textId="77777777" w:rsidTr="00E36F0E">
        <w:trPr>
          <w:trHeight w:val="245"/>
          <w:jc w:val="center"/>
        </w:trPr>
        <w:tc>
          <w:tcPr>
            <w:tcW w:w="1755" w:type="dxa"/>
            <w:tcBorders>
              <w:left w:val="single" w:sz="4" w:space="0" w:color="auto"/>
              <w:right w:val="single" w:sz="4" w:space="0" w:color="auto"/>
            </w:tcBorders>
          </w:tcPr>
          <w:p w14:paraId="71023A1B"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D7C1CA9" w14:textId="77777777" w:rsidR="00E36F0E" w:rsidRPr="00945D63" w:rsidRDefault="00393DC0" w:rsidP="00E36F0E">
            <w:pPr>
              <w:rPr>
                <w:sz w:val="16"/>
                <w:szCs w:val="16"/>
              </w:rPr>
            </w:pPr>
            <w:r w:rsidRPr="00945D63">
              <w:rPr>
                <w:sz w:val="16"/>
                <w:szCs w:val="16"/>
              </w:rPr>
              <w:t>WIR-REQ-295986/B-WIFI Connect Reminder Popup User Action</w:t>
            </w:r>
          </w:p>
        </w:tc>
        <w:tc>
          <w:tcPr>
            <w:tcW w:w="5911" w:type="dxa"/>
            <w:tcBorders>
              <w:top w:val="single" w:sz="6" w:space="0" w:color="auto"/>
              <w:left w:val="single" w:sz="6" w:space="0" w:color="auto"/>
              <w:bottom w:val="single" w:sz="6" w:space="0" w:color="auto"/>
              <w:right w:val="single" w:sz="6" w:space="0" w:color="auto"/>
            </w:tcBorders>
          </w:tcPr>
          <w:p w14:paraId="1D646D2B" w14:textId="77777777" w:rsidR="00E36F0E" w:rsidRPr="00945D63" w:rsidRDefault="00393DC0" w:rsidP="00E36F0E">
            <w:pPr>
              <w:rPr>
                <w:sz w:val="16"/>
                <w:szCs w:val="16"/>
              </w:rPr>
            </w:pPr>
            <w:r w:rsidRPr="00945D63">
              <w:rPr>
                <w:sz w:val="16"/>
                <w:szCs w:val="16"/>
              </w:rPr>
              <w:t>MBORREL4: Updated req.</w:t>
            </w:r>
          </w:p>
        </w:tc>
      </w:tr>
      <w:tr w:rsidR="00E36F0E" w:rsidRPr="00BC6BE2" w14:paraId="6874FE08" w14:textId="77777777" w:rsidTr="00E36F0E">
        <w:trPr>
          <w:trHeight w:val="245"/>
          <w:jc w:val="center"/>
        </w:trPr>
        <w:tc>
          <w:tcPr>
            <w:tcW w:w="1755" w:type="dxa"/>
            <w:tcBorders>
              <w:left w:val="single" w:sz="4" w:space="0" w:color="auto"/>
              <w:right w:val="single" w:sz="4" w:space="0" w:color="auto"/>
            </w:tcBorders>
          </w:tcPr>
          <w:p w14:paraId="5470CFC5"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6DF999A" w14:textId="77777777" w:rsidR="00E36F0E" w:rsidRPr="00945D63" w:rsidRDefault="00393DC0" w:rsidP="00E36F0E">
            <w:pPr>
              <w:rPr>
                <w:sz w:val="16"/>
                <w:szCs w:val="16"/>
              </w:rPr>
            </w:pPr>
            <w:r w:rsidRPr="00945D63">
              <w:rPr>
                <w:sz w:val="16"/>
                <w:szCs w:val="16"/>
              </w:rPr>
              <w:t>WIR-REQ-295987/B-User Selects OK</w:t>
            </w:r>
          </w:p>
        </w:tc>
        <w:tc>
          <w:tcPr>
            <w:tcW w:w="5911" w:type="dxa"/>
            <w:tcBorders>
              <w:top w:val="single" w:sz="6" w:space="0" w:color="auto"/>
              <w:left w:val="single" w:sz="6" w:space="0" w:color="auto"/>
              <w:bottom w:val="single" w:sz="6" w:space="0" w:color="auto"/>
              <w:right w:val="single" w:sz="6" w:space="0" w:color="auto"/>
            </w:tcBorders>
          </w:tcPr>
          <w:p w14:paraId="4B14650A" w14:textId="77777777" w:rsidR="00E36F0E" w:rsidRPr="00945D63" w:rsidRDefault="00393DC0" w:rsidP="00E36F0E">
            <w:pPr>
              <w:rPr>
                <w:sz w:val="16"/>
                <w:szCs w:val="16"/>
              </w:rPr>
            </w:pPr>
            <w:r w:rsidRPr="00945D63">
              <w:rPr>
                <w:sz w:val="16"/>
                <w:szCs w:val="16"/>
              </w:rPr>
              <w:t>MBORREL4: Updated req.</w:t>
            </w:r>
          </w:p>
        </w:tc>
      </w:tr>
      <w:tr w:rsidR="00E36F0E" w:rsidRPr="00BC6BE2" w14:paraId="166FC32E" w14:textId="77777777" w:rsidTr="00E36F0E">
        <w:trPr>
          <w:trHeight w:val="245"/>
          <w:jc w:val="center"/>
        </w:trPr>
        <w:tc>
          <w:tcPr>
            <w:tcW w:w="1755" w:type="dxa"/>
            <w:tcBorders>
              <w:left w:val="single" w:sz="4" w:space="0" w:color="auto"/>
              <w:right w:val="single" w:sz="4" w:space="0" w:color="auto"/>
            </w:tcBorders>
          </w:tcPr>
          <w:p w14:paraId="6B426B18"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E137106" w14:textId="77777777" w:rsidR="00E36F0E" w:rsidRPr="00945D63" w:rsidRDefault="00393DC0" w:rsidP="00E36F0E">
            <w:pPr>
              <w:rPr>
                <w:sz w:val="16"/>
                <w:szCs w:val="16"/>
              </w:rPr>
            </w:pPr>
            <w:r w:rsidRPr="00945D63">
              <w:rPr>
                <w:sz w:val="16"/>
                <w:szCs w:val="16"/>
              </w:rPr>
              <w:t>WIR-REQ-295988/B-User Selects Remind Me Later</w:t>
            </w:r>
          </w:p>
        </w:tc>
        <w:tc>
          <w:tcPr>
            <w:tcW w:w="5911" w:type="dxa"/>
            <w:tcBorders>
              <w:top w:val="single" w:sz="6" w:space="0" w:color="auto"/>
              <w:left w:val="single" w:sz="6" w:space="0" w:color="auto"/>
              <w:bottom w:val="single" w:sz="6" w:space="0" w:color="auto"/>
              <w:right w:val="single" w:sz="6" w:space="0" w:color="auto"/>
            </w:tcBorders>
          </w:tcPr>
          <w:p w14:paraId="7AE3F660" w14:textId="77777777" w:rsidR="00E36F0E" w:rsidRPr="00945D63" w:rsidRDefault="00393DC0" w:rsidP="00E36F0E">
            <w:pPr>
              <w:rPr>
                <w:sz w:val="16"/>
                <w:szCs w:val="16"/>
              </w:rPr>
            </w:pPr>
            <w:r w:rsidRPr="00945D63">
              <w:rPr>
                <w:sz w:val="16"/>
                <w:szCs w:val="16"/>
              </w:rPr>
              <w:t>MBORREL4: Updated req.</w:t>
            </w:r>
          </w:p>
        </w:tc>
      </w:tr>
      <w:tr w:rsidR="00E36F0E" w:rsidRPr="00BC6BE2" w14:paraId="31A3DAA3" w14:textId="77777777" w:rsidTr="00E36F0E">
        <w:trPr>
          <w:trHeight w:val="245"/>
          <w:jc w:val="center"/>
        </w:trPr>
        <w:tc>
          <w:tcPr>
            <w:tcW w:w="1755" w:type="dxa"/>
            <w:tcBorders>
              <w:left w:val="single" w:sz="4" w:space="0" w:color="auto"/>
              <w:right w:val="single" w:sz="4" w:space="0" w:color="auto"/>
            </w:tcBorders>
          </w:tcPr>
          <w:p w14:paraId="589F6A64"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6C15E62" w14:textId="77777777" w:rsidR="00E36F0E" w:rsidRPr="00945D63" w:rsidRDefault="00393DC0" w:rsidP="00E36F0E">
            <w:pPr>
              <w:rPr>
                <w:sz w:val="16"/>
                <w:szCs w:val="16"/>
              </w:rPr>
            </w:pPr>
            <w:r w:rsidRPr="00945D63">
              <w:rPr>
                <w:sz w:val="16"/>
                <w:szCs w:val="16"/>
              </w:rPr>
              <w:t>WIR-REQ-295990/B-User Selects “No” Check Box</w:t>
            </w:r>
          </w:p>
        </w:tc>
        <w:tc>
          <w:tcPr>
            <w:tcW w:w="5911" w:type="dxa"/>
            <w:tcBorders>
              <w:top w:val="single" w:sz="6" w:space="0" w:color="auto"/>
              <w:left w:val="single" w:sz="6" w:space="0" w:color="auto"/>
              <w:bottom w:val="single" w:sz="6" w:space="0" w:color="auto"/>
              <w:right w:val="single" w:sz="6" w:space="0" w:color="auto"/>
            </w:tcBorders>
          </w:tcPr>
          <w:p w14:paraId="734ED08E" w14:textId="77777777" w:rsidR="00E36F0E" w:rsidRPr="00945D63" w:rsidRDefault="00393DC0" w:rsidP="00E36F0E">
            <w:pPr>
              <w:rPr>
                <w:sz w:val="16"/>
                <w:szCs w:val="16"/>
              </w:rPr>
            </w:pPr>
            <w:r w:rsidRPr="00945D63">
              <w:rPr>
                <w:sz w:val="16"/>
                <w:szCs w:val="16"/>
              </w:rPr>
              <w:t>MBORREL4: Updated title and req.</w:t>
            </w:r>
          </w:p>
        </w:tc>
      </w:tr>
      <w:tr w:rsidR="00E36F0E" w:rsidRPr="00BC6BE2" w14:paraId="605608D6" w14:textId="77777777" w:rsidTr="00E36F0E">
        <w:trPr>
          <w:trHeight w:val="245"/>
          <w:jc w:val="center"/>
        </w:trPr>
        <w:tc>
          <w:tcPr>
            <w:tcW w:w="1755" w:type="dxa"/>
            <w:tcBorders>
              <w:left w:val="single" w:sz="4" w:space="0" w:color="auto"/>
              <w:right w:val="single" w:sz="4" w:space="0" w:color="auto"/>
            </w:tcBorders>
          </w:tcPr>
          <w:p w14:paraId="76076D36"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5F5B432" w14:textId="77777777" w:rsidR="00E36F0E" w:rsidRPr="00945D63" w:rsidRDefault="00393DC0" w:rsidP="00E36F0E">
            <w:pPr>
              <w:rPr>
                <w:sz w:val="16"/>
                <w:szCs w:val="16"/>
              </w:rPr>
            </w:pPr>
            <w:r w:rsidRPr="00945D63">
              <w:rPr>
                <w:sz w:val="16"/>
                <w:szCs w:val="16"/>
              </w:rPr>
              <w:t>WIR-REQ-295991/B-Master Reset</w:t>
            </w:r>
          </w:p>
        </w:tc>
        <w:tc>
          <w:tcPr>
            <w:tcW w:w="5911" w:type="dxa"/>
            <w:tcBorders>
              <w:top w:val="single" w:sz="6" w:space="0" w:color="auto"/>
              <w:left w:val="single" w:sz="6" w:space="0" w:color="auto"/>
              <w:bottom w:val="single" w:sz="6" w:space="0" w:color="auto"/>
              <w:right w:val="single" w:sz="6" w:space="0" w:color="auto"/>
            </w:tcBorders>
          </w:tcPr>
          <w:p w14:paraId="0E0E9425" w14:textId="77777777" w:rsidR="00E36F0E" w:rsidRPr="00945D63" w:rsidRDefault="00393DC0" w:rsidP="00E36F0E">
            <w:pPr>
              <w:rPr>
                <w:sz w:val="16"/>
                <w:szCs w:val="16"/>
              </w:rPr>
            </w:pPr>
            <w:r w:rsidRPr="00945D63">
              <w:rPr>
                <w:sz w:val="16"/>
                <w:szCs w:val="16"/>
              </w:rPr>
              <w:t>MBORREL4: Updated req.</w:t>
            </w:r>
          </w:p>
        </w:tc>
      </w:tr>
      <w:tr w:rsidR="00E36F0E" w:rsidRPr="00BC6BE2" w14:paraId="483BB3B4" w14:textId="77777777" w:rsidTr="00E36F0E">
        <w:trPr>
          <w:trHeight w:val="245"/>
          <w:jc w:val="center"/>
        </w:trPr>
        <w:tc>
          <w:tcPr>
            <w:tcW w:w="1755" w:type="dxa"/>
            <w:tcBorders>
              <w:left w:val="single" w:sz="4" w:space="0" w:color="auto"/>
              <w:right w:val="single" w:sz="4" w:space="0" w:color="auto"/>
            </w:tcBorders>
          </w:tcPr>
          <w:p w14:paraId="5F9DD8D3"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59403BF" w14:textId="77777777" w:rsidR="00E36F0E" w:rsidRPr="00945D63" w:rsidRDefault="00393DC0" w:rsidP="00E36F0E">
            <w:pPr>
              <w:rPr>
                <w:sz w:val="16"/>
                <w:szCs w:val="16"/>
              </w:rPr>
            </w:pPr>
            <w:r w:rsidRPr="00945D63">
              <w:rPr>
                <w:sz w:val="16"/>
                <w:szCs w:val="16"/>
              </w:rPr>
              <w:t>STR-503985/B-Requirements</w:t>
            </w:r>
          </w:p>
        </w:tc>
        <w:tc>
          <w:tcPr>
            <w:tcW w:w="5911" w:type="dxa"/>
            <w:tcBorders>
              <w:top w:val="single" w:sz="6" w:space="0" w:color="auto"/>
              <w:left w:val="single" w:sz="6" w:space="0" w:color="auto"/>
              <w:bottom w:val="single" w:sz="6" w:space="0" w:color="auto"/>
              <w:right w:val="single" w:sz="6" w:space="0" w:color="auto"/>
            </w:tcBorders>
          </w:tcPr>
          <w:p w14:paraId="5A60A235" w14:textId="77777777" w:rsidR="00E36F0E" w:rsidRPr="00945D63" w:rsidRDefault="00393DC0" w:rsidP="00E36F0E">
            <w:pPr>
              <w:rPr>
                <w:sz w:val="16"/>
                <w:szCs w:val="16"/>
              </w:rPr>
            </w:pPr>
            <w:r w:rsidRPr="00945D63">
              <w:rPr>
                <w:sz w:val="16"/>
                <w:szCs w:val="16"/>
              </w:rPr>
              <w:t>MBORREL4: Added REQ-370384</w:t>
            </w:r>
          </w:p>
        </w:tc>
      </w:tr>
      <w:tr w:rsidR="00E36F0E" w:rsidRPr="00BC6BE2" w14:paraId="13F6CC40" w14:textId="77777777" w:rsidTr="00E36F0E">
        <w:trPr>
          <w:trHeight w:val="245"/>
          <w:jc w:val="center"/>
        </w:trPr>
        <w:tc>
          <w:tcPr>
            <w:tcW w:w="1755" w:type="dxa"/>
            <w:tcBorders>
              <w:left w:val="single" w:sz="4" w:space="0" w:color="auto"/>
              <w:right w:val="single" w:sz="4" w:space="0" w:color="auto"/>
            </w:tcBorders>
          </w:tcPr>
          <w:p w14:paraId="3569E22C"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A168D66" w14:textId="77777777" w:rsidR="00E36F0E" w:rsidRPr="00945D63" w:rsidRDefault="00393DC0" w:rsidP="00E36F0E">
            <w:pPr>
              <w:rPr>
                <w:sz w:val="16"/>
                <w:szCs w:val="16"/>
              </w:rPr>
            </w:pPr>
            <w:r w:rsidRPr="00945D63">
              <w:rPr>
                <w:sz w:val="16"/>
                <w:szCs w:val="16"/>
              </w:rPr>
              <w:t>WIR-REQ-296012/D-Receive requests from local controller</w:t>
            </w:r>
          </w:p>
        </w:tc>
        <w:tc>
          <w:tcPr>
            <w:tcW w:w="5911" w:type="dxa"/>
            <w:tcBorders>
              <w:top w:val="single" w:sz="6" w:space="0" w:color="auto"/>
              <w:left w:val="single" w:sz="6" w:space="0" w:color="auto"/>
              <w:bottom w:val="single" w:sz="6" w:space="0" w:color="auto"/>
              <w:right w:val="single" w:sz="6" w:space="0" w:color="auto"/>
            </w:tcBorders>
          </w:tcPr>
          <w:p w14:paraId="0E3B4C9D" w14:textId="77777777" w:rsidR="00E36F0E" w:rsidRPr="00945D63" w:rsidRDefault="00393DC0" w:rsidP="00E36F0E">
            <w:pPr>
              <w:rPr>
                <w:sz w:val="16"/>
                <w:szCs w:val="16"/>
              </w:rPr>
            </w:pPr>
            <w:r w:rsidRPr="00945D63">
              <w:rPr>
                <w:sz w:val="16"/>
                <w:szCs w:val="16"/>
              </w:rPr>
              <w:t>MBORREL4: Updated req.</w:t>
            </w:r>
          </w:p>
        </w:tc>
      </w:tr>
      <w:tr w:rsidR="00E36F0E" w:rsidRPr="00BC6BE2" w14:paraId="0AF4E319" w14:textId="77777777" w:rsidTr="00E36F0E">
        <w:trPr>
          <w:trHeight w:val="245"/>
          <w:jc w:val="center"/>
        </w:trPr>
        <w:tc>
          <w:tcPr>
            <w:tcW w:w="1755" w:type="dxa"/>
            <w:tcBorders>
              <w:left w:val="single" w:sz="4" w:space="0" w:color="auto"/>
              <w:right w:val="single" w:sz="4" w:space="0" w:color="auto"/>
            </w:tcBorders>
          </w:tcPr>
          <w:p w14:paraId="7E0662FA"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61005B5" w14:textId="77777777" w:rsidR="00E36F0E" w:rsidRPr="00945D63" w:rsidRDefault="00393DC0" w:rsidP="00E36F0E">
            <w:pPr>
              <w:rPr>
                <w:sz w:val="16"/>
                <w:szCs w:val="16"/>
              </w:rPr>
            </w:pPr>
            <w:r w:rsidRPr="00945D63">
              <w:rPr>
                <w:sz w:val="16"/>
                <w:szCs w:val="16"/>
              </w:rPr>
              <w:t>WIR-REQ-296015/C-Ability to control already provided interface</w:t>
            </w:r>
          </w:p>
        </w:tc>
        <w:tc>
          <w:tcPr>
            <w:tcW w:w="5911" w:type="dxa"/>
            <w:tcBorders>
              <w:top w:val="single" w:sz="6" w:space="0" w:color="auto"/>
              <w:left w:val="single" w:sz="6" w:space="0" w:color="auto"/>
              <w:bottom w:val="single" w:sz="6" w:space="0" w:color="auto"/>
              <w:right w:val="single" w:sz="6" w:space="0" w:color="auto"/>
            </w:tcBorders>
          </w:tcPr>
          <w:p w14:paraId="3FB7D861" w14:textId="77777777" w:rsidR="00E36F0E" w:rsidRPr="00945D63" w:rsidRDefault="00393DC0" w:rsidP="00E36F0E">
            <w:pPr>
              <w:rPr>
                <w:sz w:val="16"/>
                <w:szCs w:val="16"/>
              </w:rPr>
            </w:pPr>
            <w:r w:rsidRPr="00945D63">
              <w:rPr>
                <w:sz w:val="16"/>
                <w:szCs w:val="16"/>
              </w:rPr>
              <w:t>MBORREL4: Updated req.</w:t>
            </w:r>
          </w:p>
        </w:tc>
      </w:tr>
      <w:tr w:rsidR="00E36F0E" w:rsidRPr="00BC6BE2" w14:paraId="281A3A83" w14:textId="77777777" w:rsidTr="00E36F0E">
        <w:trPr>
          <w:trHeight w:val="245"/>
          <w:jc w:val="center"/>
        </w:trPr>
        <w:tc>
          <w:tcPr>
            <w:tcW w:w="1755" w:type="dxa"/>
            <w:tcBorders>
              <w:left w:val="single" w:sz="4" w:space="0" w:color="auto"/>
              <w:right w:val="single" w:sz="4" w:space="0" w:color="auto"/>
            </w:tcBorders>
          </w:tcPr>
          <w:p w14:paraId="6FB8F219"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52C95E1" w14:textId="77777777" w:rsidR="00E36F0E" w:rsidRPr="00945D63" w:rsidRDefault="00393DC0" w:rsidP="00E36F0E">
            <w:pPr>
              <w:rPr>
                <w:sz w:val="16"/>
                <w:szCs w:val="16"/>
              </w:rPr>
            </w:pPr>
            <w:r w:rsidRPr="00945D63">
              <w:rPr>
                <w:sz w:val="16"/>
                <w:szCs w:val="16"/>
              </w:rPr>
              <w:t>WIR-REQ-296016/C-Scheduling application requests</w:t>
            </w:r>
          </w:p>
        </w:tc>
        <w:tc>
          <w:tcPr>
            <w:tcW w:w="5911" w:type="dxa"/>
            <w:tcBorders>
              <w:top w:val="single" w:sz="6" w:space="0" w:color="auto"/>
              <w:left w:val="single" w:sz="6" w:space="0" w:color="auto"/>
              <w:bottom w:val="single" w:sz="6" w:space="0" w:color="auto"/>
              <w:right w:val="single" w:sz="6" w:space="0" w:color="auto"/>
            </w:tcBorders>
          </w:tcPr>
          <w:p w14:paraId="3A7EA8B0" w14:textId="77777777" w:rsidR="00E36F0E" w:rsidRPr="00945D63" w:rsidRDefault="00393DC0" w:rsidP="00E36F0E">
            <w:pPr>
              <w:rPr>
                <w:sz w:val="16"/>
                <w:szCs w:val="16"/>
              </w:rPr>
            </w:pPr>
            <w:r w:rsidRPr="00945D63">
              <w:rPr>
                <w:sz w:val="16"/>
                <w:szCs w:val="16"/>
              </w:rPr>
              <w:t>MBORREL4: Updated req.</w:t>
            </w:r>
          </w:p>
        </w:tc>
      </w:tr>
      <w:tr w:rsidR="00E36F0E" w:rsidRPr="00BC6BE2" w14:paraId="2FA9785F" w14:textId="77777777" w:rsidTr="00E36F0E">
        <w:trPr>
          <w:trHeight w:val="245"/>
          <w:jc w:val="center"/>
        </w:trPr>
        <w:tc>
          <w:tcPr>
            <w:tcW w:w="1755" w:type="dxa"/>
            <w:tcBorders>
              <w:left w:val="single" w:sz="4" w:space="0" w:color="auto"/>
              <w:right w:val="single" w:sz="4" w:space="0" w:color="auto"/>
            </w:tcBorders>
          </w:tcPr>
          <w:p w14:paraId="11436D83"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2CCFDB9" w14:textId="77777777" w:rsidR="00E36F0E" w:rsidRPr="00945D63" w:rsidRDefault="00393DC0" w:rsidP="00E36F0E">
            <w:pPr>
              <w:rPr>
                <w:sz w:val="16"/>
                <w:szCs w:val="16"/>
              </w:rPr>
            </w:pPr>
            <w:r w:rsidRPr="00945D63">
              <w:rPr>
                <w:sz w:val="16"/>
                <w:szCs w:val="16"/>
              </w:rPr>
              <w:t>WIR-REQ-370384/A-Z2 Modem Limitation</w:t>
            </w:r>
          </w:p>
        </w:tc>
        <w:tc>
          <w:tcPr>
            <w:tcW w:w="5911" w:type="dxa"/>
            <w:tcBorders>
              <w:top w:val="single" w:sz="6" w:space="0" w:color="auto"/>
              <w:left w:val="single" w:sz="6" w:space="0" w:color="auto"/>
              <w:bottom w:val="single" w:sz="6" w:space="0" w:color="auto"/>
              <w:right w:val="single" w:sz="6" w:space="0" w:color="auto"/>
            </w:tcBorders>
          </w:tcPr>
          <w:p w14:paraId="6D2E98D1" w14:textId="77777777" w:rsidR="00E36F0E" w:rsidRPr="00945D63" w:rsidRDefault="00393DC0" w:rsidP="00E36F0E">
            <w:pPr>
              <w:rPr>
                <w:sz w:val="16"/>
                <w:szCs w:val="16"/>
              </w:rPr>
            </w:pPr>
            <w:r w:rsidRPr="00945D63">
              <w:rPr>
                <w:sz w:val="16"/>
                <w:szCs w:val="16"/>
              </w:rPr>
              <w:t>MBORREL4: New req.</w:t>
            </w:r>
          </w:p>
        </w:tc>
      </w:tr>
      <w:tr w:rsidR="00E36F0E" w:rsidRPr="00BC6BE2" w14:paraId="10A29899" w14:textId="77777777" w:rsidTr="00E36F0E">
        <w:trPr>
          <w:trHeight w:val="245"/>
          <w:jc w:val="center"/>
        </w:trPr>
        <w:tc>
          <w:tcPr>
            <w:tcW w:w="1755" w:type="dxa"/>
            <w:tcBorders>
              <w:left w:val="single" w:sz="4" w:space="0" w:color="auto"/>
              <w:right w:val="single" w:sz="4" w:space="0" w:color="auto"/>
            </w:tcBorders>
          </w:tcPr>
          <w:p w14:paraId="137BA477"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9611571" w14:textId="77777777" w:rsidR="00E36F0E" w:rsidRPr="00945D63" w:rsidRDefault="00393DC0" w:rsidP="00E36F0E">
            <w:pPr>
              <w:rPr>
                <w:sz w:val="16"/>
                <w:szCs w:val="16"/>
              </w:rPr>
            </w:pPr>
            <w:r w:rsidRPr="00945D63">
              <w:rPr>
                <w:sz w:val="16"/>
                <w:szCs w:val="16"/>
              </w:rPr>
              <w:t>WIR-UC-REQ-296096/C-Central controller provides connection interface to local controller</w:t>
            </w:r>
          </w:p>
        </w:tc>
        <w:tc>
          <w:tcPr>
            <w:tcW w:w="5911" w:type="dxa"/>
            <w:tcBorders>
              <w:top w:val="single" w:sz="6" w:space="0" w:color="auto"/>
              <w:left w:val="single" w:sz="6" w:space="0" w:color="auto"/>
              <w:bottom w:val="single" w:sz="6" w:space="0" w:color="auto"/>
              <w:right w:val="single" w:sz="6" w:space="0" w:color="auto"/>
            </w:tcBorders>
          </w:tcPr>
          <w:p w14:paraId="6C8049F8" w14:textId="77777777" w:rsidR="00E36F0E" w:rsidRPr="00945D63" w:rsidRDefault="00393DC0" w:rsidP="00E36F0E">
            <w:pPr>
              <w:rPr>
                <w:sz w:val="16"/>
                <w:szCs w:val="16"/>
              </w:rPr>
            </w:pPr>
            <w:r w:rsidRPr="00945D63">
              <w:rPr>
                <w:sz w:val="16"/>
                <w:szCs w:val="16"/>
              </w:rPr>
              <w:t>MBORREL4: Updated req.</w:t>
            </w:r>
          </w:p>
        </w:tc>
      </w:tr>
      <w:tr w:rsidR="00E36F0E" w:rsidRPr="00BC6BE2" w14:paraId="00CE16F1" w14:textId="77777777" w:rsidTr="00E36F0E">
        <w:trPr>
          <w:trHeight w:val="245"/>
          <w:jc w:val="center"/>
        </w:trPr>
        <w:tc>
          <w:tcPr>
            <w:tcW w:w="1755" w:type="dxa"/>
            <w:tcBorders>
              <w:left w:val="single" w:sz="4" w:space="0" w:color="auto"/>
              <w:right w:val="single" w:sz="4" w:space="0" w:color="auto"/>
            </w:tcBorders>
          </w:tcPr>
          <w:p w14:paraId="48C4CF77"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157F6AD" w14:textId="77777777" w:rsidR="00E36F0E" w:rsidRPr="00945D63" w:rsidRDefault="00393DC0" w:rsidP="00E36F0E">
            <w:pPr>
              <w:rPr>
                <w:sz w:val="16"/>
                <w:szCs w:val="16"/>
              </w:rPr>
            </w:pPr>
            <w:r w:rsidRPr="00945D63">
              <w:rPr>
                <w:sz w:val="16"/>
                <w:szCs w:val="16"/>
              </w:rPr>
              <w:t>WIR-UC-REQ-296097/C-Interface not available</w:t>
            </w:r>
          </w:p>
        </w:tc>
        <w:tc>
          <w:tcPr>
            <w:tcW w:w="5911" w:type="dxa"/>
            <w:tcBorders>
              <w:top w:val="single" w:sz="6" w:space="0" w:color="auto"/>
              <w:left w:val="single" w:sz="6" w:space="0" w:color="auto"/>
              <w:bottom w:val="single" w:sz="6" w:space="0" w:color="auto"/>
              <w:right w:val="single" w:sz="6" w:space="0" w:color="auto"/>
            </w:tcBorders>
          </w:tcPr>
          <w:p w14:paraId="669F1AA5" w14:textId="77777777" w:rsidR="00E36F0E" w:rsidRPr="00945D63" w:rsidRDefault="00393DC0" w:rsidP="00E36F0E">
            <w:pPr>
              <w:rPr>
                <w:sz w:val="16"/>
                <w:szCs w:val="16"/>
              </w:rPr>
            </w:pPr>
            <w:r w:rsidRPr="00945D63">
              <w:rPr>
                <w:sz w:val="16"/>
                <w:szCs w:val="16"/>
              </w:rPr>
              <w:t>MBORREL4: Updated req.</w:t>
            </w:r>
          </w:p>
        </w:tc>
      </w:tr>
      <w:tr w:rsidR="00E36F0E" w:rsidRPr="00BC6BE2" w14:paraId="7975D2A2" w14:textId="77777777" w:rsidTr="00E36F0E">
        <w:trPr>
          <w:trHeight w:val="245"/>
          <w:jc w:val="center"/>
        </w:trPr>
        <w:tc>
          <w:tcPr>
            <w:tcW w:w="1755" w:type="dxa"/>
            <w:tcBorders>
              <w:left w:val="single" w:sz="4" w:space="0" w:color="auto"/>
              <w:right w:val="single" w:sz="4" w:space="0" w:color="auto"/>
            </w:tcBorders>
          </w:tcPr>
          <w:p w14:paraId="7D52DDB6"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F1077DE" w14:textId="77777777" w:rsidR="00E36F0E" w:rsidRPr="00945D63" w:rsidRDefault="00393DC0" w:rsidP="00E36F0E">
            <w:pPr>
              <w:rPr>
                <w:sz w:val="16"/>
                <w:szCs w:val="16"/>
              </w:rPr>
            </w:pPr>
            <w:r w:rsidRPr="00945D63">
              <w:rPr>
                <w:sz w:val="16"/>
                <w:szCs w:val="16"/>
              </w:rPr>
              <w:t>WIR-REQ-310878/B-Requests during offpeak</w:t>
            </w:r>
          </w:p>
        </w:tc>
        <w:tc>
          <w:tcPr>
            <w:tcW w:w="5911" w:type="dxa"/>
            <w:tcBorders>
              <w:top w:val="single" w:sz="6" w:space="0" w:color="auto"/>
              <w:left w:val="single" w:sz="6" w:space="0" w:color="auto"/>
              <w:bottom w:val="single" w:sz="6" w:space="0" w:color="auto"/>
              <w:right w:val="single" w:sz="6" w:space="0" w:color="auto"/>
            </w:tcBorders>
          </w:tcPr>
          <w:p w14:paraId="65D3627A" w14:textId="77777777" w:rsidR="00E36F0E" w:rsidRPr="00945D63" w:rsidRDefault="00393DC0" w:rsidP="00E36F0E">
            <w:pPr>
              <w:rPr>
                <w:sz w:val="16"/>
                <w:szCs w:val="16"/>
              </w:rPr>
            </w:pPr>
            <w:r w:rsidRPr="00945D63">
              <w:rPr>
                <w:sz w:val="16"/>
                <w:szCs w:val="16"/>
              </w:rPr>
              <w:t>MBORREL4: Updated req.</w:t>
            </w:r>
          </w:p>
        </w:tc>
      </w:tr>
      <w:tr w:rsidR="00E36F0E" w:rsidRPr="00BC6BE2" w14:paraId="3AD0A1A7" w14:textId="77777777" w:rsidTr="00E36F0E">
        <w:trPr>
          <w:trHeight w:val="245"/>
          <w:jc w:val="center"/>
        </w:trPr>
        <w:tc>
          <w:tcPr>
            <w:tcW w:w="1755" w:type="dxa"/>
            <w:tcBorders>
              <w:left w:val="single" w:sz="4" w:space="0" w:color="auto"/>
              <w:right w:val="single" w:sz="4" w:space="0" w:color="auto"/>
            </w:tcBorders>
          </w:tcPr>
          <w:p w14:paraId="381E9BC5"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94AA56B" w14:textId="77777777" w:rsidR="00E36F0E" w:rsidRPr="00945D63" w:rsidRDefault="00393DC0" w:rsidP="00E36F0E">
            <w:pPr>
              <w:rPr>
                <w:sz w:val="16"/>
                <w:szCs w:val="16"/>
              </w:rPr>
            </w:pPr>
            <w:r w:rsidRPr="00945D63">
              <w:rPr>
                <w:sz w:val="16"/>
                <w:szCs w:val="16"/>
              </w:rPr>
              <w:t>STR-503988/C-Requirements</w:t>
            </w:r>
          </w:p>
        </w:tc>
        <w:tc>
          <w:tcPr>
            <w:tcW w:w="5911" w:type="dxa"/>
            <w:tcBorders>
              <w:top w:val="single" w:sz="6" w:space="0" w:color="auto"/>
              <w:left w:val="single" w:sz="6" w:space="0" w:color="auto"/>
              <w:bottom w:val="single" w:sz="6" w:space="0" w:color="auto"/>
              <w:right w:val="single" w:sz="6" w:space="0" w:color="auto"/>
            </w:tcBorders>
          </w:tcPr>
          <w:p w14:paraId="0FB8ACFA" w14:textId="77777777" w:rsidR="00E36F0E" w:rsidRPr="00945D63" w:rsidRDefault="00393DC0" w:rsidP="00E36F0E">
            <w:pPr>
              <w:rPr>
                <w:sz w:val="16"/>
                <w:szCs w:val="16"/>
              </w:rPr>
            </w:pPr>
            <w:r w:rsidRPr="00945D63">
              <w:rPr>
                <w:sz w:val="16"/>
                <w:szCs w:val="16"/>
              </w:rPr>
              <w:t>MBORREL4: Added REQ-370000-002, REQ-370266-267, REQ-370385</w:t>
            </w:r>
          </w:p>
        </w:tc>
      </w:tr>
      <w:tr w:rsidR="00E36F0E" w:rsidRPr="00BC6BE2" w14:paraId="0C235DBE" w14:textId="77777777" w:rsidTr="00E36F0E">
        <w:trPr>
          <w:trHeight w:val="245"/>
          <w:jc w:val="center"/>
        </w:trPr>
        <w:tc>
          <w:tcPr>
            <w:tcW w:w="1755" w:type="dxa"/>
            <w:tcBorders>
              <w:left w:val="single" w:sz="4" w:space="0" w:color="auto"/>
              <w:right w:val="single" w:sz="4" w:space="0" w:color="auto"/>
            </w:tcBorders>
          </w:tcPr>
          <w:p w14:paraId="70D64B4C"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8139553" w14:textId="77777777" w:rsidR="00E36F0E" w:rsidRPr="00945D63" w:rsidRDefault="00393DC0" w:rsidP="00E36F0E">
            <w:pPr>
              <w:rPr>
                <w:sz w:val="16"/>
                <w:szCs w:val="16"/>
              </w:rPr>
            </w:pPr>
            <w:r w:rsidRPr="00945D63">
              <w:rPr>
                <w:sz w:val="16"/>
                <w:szCs w:val="16"/>
              </w:rPr>
              <w:t>WIR-REQ-370385/A-WIRClient5 WIFI status</w:t>
            </w:r>
          </w:p>
        </w:tc>
        <w:tc>
          <w:tcPr>
            <w:tcW w:w="5911" w:type="dxa"/>
            <w:tcBorders>
              <w:top w:val="single" w:sz="6" w:space="0" w:color="auto"/>
              <w:left w:val="single" w:sz="6" w:space="0" w:color="auto"/>
              <w:bottom w:val="single" w:sz="6" w:space="0" w:color="auto"/>
              <w:right w:val="single" w:sz="6" w:space="0" w:color="auto"/>
            </w:tcBorders>
          </w:tcPr>
          <w:p w14:paraId="52546E96" w14:textId="77777777" w:rsidR="00E36F0E" w:rsidRPr="00945D63" w:rsidRDefault="00393DC0" w:rsidP="00E36F0E">
            <w:pPr>
              <w:rPr>
                <w:sz w:val="16"/>
                <w:szCs w:val="16"/>
              </w:rPr>
            </w:pPr>
            <w:r w:rsidRPr="00945D63">
              <w:rPr>
                <w:sz w:val="16"/>
                <w:szCs w:val="16"/>
              </w:rPr>
              <w:t>MBORREL4: New req.</w:t>
            </w:r>
          </w:p>
        </w:tc>
      </w:tr>
      <w:tr w:rsidR="00E36F0E" w:rsidRPr="00BC6BE2" w14:paraId="5DE615A9" w14:textId="77777777" w:rsidTr="00E36F0E">
        <w:trPr>
          <w:trHeight w:val="245"/>
          <w:jc w:val="center"/>
        </w:trPr>
        <w:tc>
          <w:tcPr>
            <w:tcW w:w="1755" w:type="dxa"/>
            <w:tcBorders>
              <w:left w:val="single" w:sz="4" w:space="0" w:color="auto"/>
              <w:right w:val="single" w:sz="4" w:space="0" w:color="auto"/>
            </w:tcBorders>
          </w:tcPr>
          <w:p w14:paraId="43CFEF0E"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B12CC4C" w14:textId="77777777" w:rsidR="00E36F0E" w:rsidRPr="00945D63" w:rsidRDefault="00393DC0" w:rsidP="00E36F0E">
            <w:pPr>
              <w:rPr>
                <w:sz w:val="16"/>
                <w:szCs w:val="16"/>
              </w:rPr>
            </w:pPr>
            <w:r w:rsidRPr="00945D63">
              <w:rPr>
                <w:sz w:val="16"/>
                <w:szCs w:val="16"/>
              </w:rPr>
              <w:t>WIR-REQ-311553/B-User initiated scan</w:t>
            </w:r>
          </w:p>
        </w:tc>
        <w:tc>
          <w:tcPr>
            <w:tcW w:w="5911" w:type="dxa"/>
            <w:tcBorders>
              <w:top w:val="single" w:sz="6" w:space="0" w:color="auto"/>
              <w:left w:val="single" w:sz="6" w:space="0" w:color="auto"/>
              <w:bottom w:val="single" w:sz="6" w:space="0" w:color="auto"/>
              <w:right w:val="single" w:sz="6" w:space="0" w:color="auto"/>
            </w:tcBorders>
          </w:tcPr>
          <w:p w14:paraId="3B343BC7" w14:textId="77777777" w:rsidR="00E36F0E" w:rsidRPr="00945D63" w:rsidRDefault="00393DC0" w:rsidP="00E36F0E">
            <w:pPr>
              <w:rPr>
                <w:sz w:val="16"/>
                <w:szCs w:val="16"/>
              </w:rPr>
            </w:pPr>
            <w:r w:rsidRPr="00945D63">
              <w:rPr>
                <w:sz w:val="16"/>
                <w:szCs w:val="16"/>
              </w:rPr>
              <w:t>MBORREL4: Updated req.</w:t>
            </w:r>
          </w:p>
        </w:tc>
      </w:tr>
      <w:tr w:rsidR="00E36F0E" w:rsidRPr="00BC6BE2" w14:paraId="1F7DB985" w14:textId="77777777" w:rsidTr="00E36F0E">
        <w:trPr>
          <w:trHeight w:val="245"/>
          <w:jc w:val="center"/>
        </w:trPr>
        <w:tc>
          <w:tcPr>
            <w:tcW w:w="1755" w:type="dxa"/>
            <w:tcBorders>
              <w:left w:val="single" w:sz="4" w:space="0" w:color="auto"/>
              <w:right w:val="single" w:sz="4" w:space="0" w:color="auto"/>
            </w:tcBorders>
          </w:tcPr>
          <w:p w14:paraId="5ED9E276"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7D1C28C" w14:textId="77777777" w:rsidR="00E36F0E" w:rsidRPr="00945D63" w:rsidRDefault="00393DC0" w:rsidP="00E36F0E">
            <w:pPr>
              <w:rPr>
                <w:sz w:val="16"/>
                <w:szCs w:val="16"/>
              </w:rPr>
            </w:pPr>
            <w:r w:rsidRPr="00945D63">
              <w:rPr>
                <w:sz w:val="16"/>
                <w:szCs w:val="16"/>
              </w:rPr>
              <w:t>WIR-REQ-311554/B-User initiated connect to an access point</w:t>
            </w:r>
          </w:p>
        </w:tc>
        <w:tc>
          <w:tcPr>
            <w:tcW w:w="5911" w:type="dxa"/>
            <w:tcBorders>
              <w:top w:val="single" w:sz="6" w:space="0" w:color="auto"/>
              <w:left w:val="single" w:sz="6" w:space="0" w:color="auto"/>
              <w:bottom w:val="single" w:sz="6" w:space="0" w:color="auto"/>
              <w:right w:val="single" w:sz="6" w:space="0" w:color="auto"/>
            </w:tcBorders>
          </w:tcPr>
          <w:p w14:paraId="75217476" w14:textId="77777777" w:rsidR="00E36F0E" w:rsidRPr="00945D63" w:rsidRDefault="00393DC0" w:rsidP="00E36F0E">
            <w:pPr>
              <w:rPr>
                <w:sz w:val="16"/>
                <w:szCs w:val="16"/>
              </w:rPr>
            </w:pPr>
            <w:r w:rsidRPr="00945D63">
              <w:rPr>
                <w:sz w:val="16"/>
                <w:szCs w:val="16"/>
              </w:rPr>
              <w:t>MBORREL4: Updated req.</w:t>
            </w:r>
          </w:p>
        </w:tc>
      </w:tr>
      <w:tr w:rsidR="00E36F0E" w:rsidRPr="00BC6BE2" w14:paraId="43939DF9" w14:textId="77777777" w:rsidTr="00E36F0E">
        <w:trPr>
          <w:trHeight w:val="245"/>
          <w:jc w:val="center"/>
        </w:trPr>
        <w:tc>
          <w:tcPr>
            <w:tcW w:w="1755" w:type="dxa"/>
            <w:tcBorders>
              <w:left w:val="single" w:sz="4" w:space="0" w:color="auto"/>
              <w:right w:val="single" w:sz="4" w:space="0" w:color="auto"/>
            </w:tcBorders>
          </w:tcPr>
          <w:p w14:paraId="3542F776"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51C4308" w14:textId="77777777" w:rsidR="00E36F0E" w:rsidRPr="00945D63" w:rsidRDefault="00393DC0" w:rsidP="00E36F0E">
            <w:pPr>
              <w:rPr>
                <w:sz w:val="16"/>
                <w:szCs w:val="16"/>
              </w:rPr>
            </w:pPr>
            <w:r w:rsidRPr="00945D63">
              <w:rPr>
                <w:sz w:val="16"/>
                <w:szCs w:val="16"/>
              </w:rPr>
              <w:t>WIR-REQ-311555/B-User initiated disconnect from an access point</w:t>
            </w:r>
          </w:p>
        </w:tc>
        <w:tc>
          <w:tcPr>
            <w:tcW w:w="5911" w:type="dxa"/>
            <w:tcBorders>
              <w:top w:val="single" w:sz="6" w:space="0" w:color="auto"/>
              <w:left w:val="single" w:sz="6" w:space="0" w:color="auto"/>
              <w:bottom w:val="single" w:sz="6" w:space="0" w:color="auto"/>
              <w:right w:val="single" w:sz="6" w:space="0" w:color="auto"/>
            </w:tcBorders>
          </w:tcPr>
          <w:p w14:paraId="08446998" w14:textId="77777777" w:rsidR="00E36F0E" w:rsidRPr="00945D63" w:rsidRDefault="00393DC0" w:rsidP="00E36F0E">
            <w:pPr>
              <w:rPr>
                <w:sz w:val="16"/>
                <w:szCs w:val="16"/>
              </w:rPr>
            </w:pPr>
            <w:r w:rsidRPr="00945D63">
              <w:rPr>
                <w:sz w:val="16"/>
                <w:szCs w:val="16"/>
              </w:rPr>
              <w:t>MBORREL4: Updated req.</w:t>
            </w:r>
          </w:p>
        </w:tc>
      </w:tr>
      <w:tr w:rsidR="00E36F0E" w:rsidRPr="00BC6BE2" w14:paraId="17E6F389" w14:textId="77777777" w:rsidTr="00E36F0E">
        <w:trPr>
          <w:trHeight w:val="245"/>
          <w:jc w:val="center"/>
        </w:trPr>
        <w:tc>
          <w:tcPr>
            <w:tcW w:w="1755" w:type="dxa"/>
            <w:tcBorders>
              <w:left w:val="single" w:sz="4" w:space="0" w:color="auto"/>
              <w:right w:val="single" w:sz="4" w:space="0" w:color="auto"/>
            </w:tcBorders>
          </w:tcPr>
          <w:p w14:paraId="1120245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91DD626" w14:textId="77777777" w:rsidR="00E36F0E" w:rsidRPr="00945D63" w:rsidRDefault="00393DC0" w:rsidP="00E36F0E">
            <w:pPr>
              <w:rPr>
                <w:sz w:val="16"/>
                <w:szCs w:val="16"/>
              </w:rPr>
            </w:pPr>
            <w:r w:rsidRPr="00945D63">
              <w:rPr>
                <w:sz w:val="16"/>
                <w:szCs w:val="16"/>
              </w:rPr>
              <w:t>WIR-REQ-311556/B-Selecting An Access Point</w:t>
            </w:r>
          </w:p>
        </w:tc>
        <w:tc>
          <w:tcPr>
            <w:tcW w:w="5911" w:type="dxa"/>
            <w:tcBorders>
              <w:top w:val="single" w:sz="6" w:space="0" w:color="auto"/>
              <w:left w:val="single" w:sz="6" w:space="0" w:color="auto"/>
              <w:bottom w:val="single" w:sz="6" w:space="0" w:color="auto"/>
              <w:right w:val="single" w:sz="6" w:space="0" w:color="auto"/>
            </w:tcBorders>
          </w:tcPr>
          <w:p w14:paraId="28AD356A" w14:textId="77777777" w:rsidR="00E36F0E" w:rsidRPr="00945D63" w:rsidRDefault="00393DC0" w:rsidP="00E36F0E">
            <w:pPr>
              <w:rPr>
                <w:sz w:val="16"/>
                <w:szCs w:val="16"/>
              </w:rPr>
            </w:pPr>
            <w:r w:rsidRPr="00945D63">
              <w:rPr>
                <w:sz w:val="16"/>
                <w:szCs w:val="16"/>
              </w:rPr>
              <w:t>MBORREL4: Updated req.</w:t>
            </w:r>
          </w:p>
        </w:tc>
      </w:tr>
      <w:tr w:rsidR="00E36F0E" w:rsidRPr="00BC6BE2" w14:paraId="5F29BE18" w14:textId="77777777" w:rsidTr="00E36F0E">
        <w:trPr>
          <w:trHeight w:val="245"/>
          <w:jc w:val="center"/>
        </w:trPr>
        <w:tc>
          <w:tcPr>
            <w:tcW w:w="1755" w:type="dxa"/>
            <w:tcBorders>
              <w:left w:val="single" w:sz="4" w:space="0" w:color="auto"/>
              <w:right w:val="single" w:sz="4" w:space="0" w:color="auto"/>
            </w:tcBorders>
          </w:tcPr>
          <w:p w14:paraId="121981F3"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79AFD13" w14:textId="77777777" w:rsidR="00E36F0E" w:rsidRPr="00945D63" w:rsidRDefault="00393DC0" w:rsidP="00E36F0E">
            <w:pPr>
              <w:rPr>
                <w:sz w:val="16"/>
                <w:szCs w:val="16"/>
              </w:rPr>
            </w:pPr>
            <w:r w:rsidRPr="00945D63">
              <w:rPr>
                <w:sz w:val="16"/>
                <w:szCs w:val="16"/>
              </w:rPr>
              <w:t>WIR-REQ-296040/C-Arbitration between WIRClients WIFI</w:t>
            </w:r>
          </w:p>
        </w:tc>
        <w:tc>
          <w:tcPr>
            <w:tcW w:w="5911" w:type="dxa"/>
            <w:tcBorders>
              <w:top w:val="single" w:sz="6" w:space="0" w:color="auto"/>
              <w:left w:val="single" w:sz="6" w:space="0" w:color="auto"/>
              <w:bottom w:val="single" w:sz="6" w:space="0" w:color="auto"/>
              <w:right w:val="single" w:sz="6" w:space="0" w:color="auto"/>
            </w:tcBorders>
          </w:tcPr>
          <w:p w14:paraId="0FEBABC7" w14:textId="77777777" w:rsidR="00E36F0E" w:rsidRPr="00945D63" w:rsidRDefault="00393DC0" w:rsidP="00E36F0E">
            <w:pPr>
              <w:rPr>
                <w:sz w:val="16"/>
                <w:szCs w:val="16"/>
              </w:rPr>
            </w:pPr>
            <w:r w:rsidRPr="00945D63">
              <w:rPr>
                <w:sz w:val="16"/>
                <w:szCs w:val="16"/>
              </w:rPr>
              <w:t>MBORREL4: Updated title and content</w:t>
            </w:r>
          </w:p>
        </w:tc>
      </w:tr>
      <w:tr w:rsidR="00E36F0E" w:rsidRPr="00BC6BE2" w14:paraId="461B7140" w14:textId="77777777" w:rsidTr="00E36F0E">
        <w:trPr>
          <w:trHeight w:val="245"/>
          <w:jc w:val="center"/>
        </w:trPr>
        <w:tc>
          <w:tcPr>
            <w:tcW w:w="1755" w:type="dxa"/>
            <w:tcBorders>
              <w:left w:val="single" w:sz="4" w:space="0" w:color="auto"/>
              <w:right w:val="single" w:sz="4" w:space="0" w:color="auto"/>
            </w:tcBorders>
          </w:tcPr>
          <w:p w14:paraId="5F6E7F86"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D1F2B98" w14:textId="77777777" w:rsidR="00E36F0E" w:rsidRPr="00945D63" w:rsidRDefault="00393DC0" w:rsidP="00E36F0E">
            <w:pPr>
              <w:rPr>
                <w:sz w:val="16"/>
                <w:szCs w:val="16"/>
              </w:rPr>
            </w:pPr>
            <w:r w:rsidRPr="00945D63">
              <w:rPr>
                <w:sz w:val="16"/>
                <w:szCs w:val="16"/>
              </w:rPr>
              <w:t>WIR-REQ-296041/C-WIFI and special policy</w:t>
            </w:r>
          </w:p>
        </w:tc>
        <w:tc>
          <w:tcPr>
            <w:tcW w:w="5911" w:type="dxa"/>
            <w:tcBorders>
              <w:top w:val="single" w:sz="6" w:space="0" w:color="auto"/>
              <w:left w:val="single" w:sz="6" w:space="0" w:color="auto"/>
              <w:bottom w:val="single" w:sz="6" w:space="0" w:color="auto"/>
              <w:right w:val="single" w:sz="6" w:space="0" w:color="auto"/>
            </w:tcBorders>
          </w:tcPr>
          <w:p w14:paraId="1FD83FFC" w14:textId="77777777" w:rsidR="00E36F0E" w:rsidRPr="00945D63" w:rsidRDefault="00393DC0" w:rsidP="00E36F0E">
            <w:pPr>
              <w:rPr>
                <w:sz w:val="16"/>
                <w:szCs w:val="16"/>
              </w:rPr>
            </w:pPr>
            <w:r w:rsidRPr="00945D63">
              <w:rPr>
                <w:sz w:val="16"/>
                <w:szCs w:val="16"/>
              </w:rPr>
              <w:t>MBORREL4: Updated req.</w:t>
            </w:r>
          </w:p>
        </w:tc>
      </w:tr>
      <w:tr w:rsidR="00E36F0E" w:rsidRPr="00BC6BE2" w14:paraId="386603FC" w14:textId="77777777" w:rsidTr="00E36F0E">
        <w:trPr>
          <w:trHeight w:val="245"/>
          <w:jc w:val="center"/>
        </w:trPr>
        <w:tc>
          <w:tcPr>
            <w:tcW w:w="1755" w:type="dxa"/>
            <w:tcBorders>
              <w:left w:val="single" w:sz="4" w:space="0" w:color="auto"/>
              <w:right w:val="single" w:sz="4" w:space="0" w:color="auto"/>
            </w:tcBorders>
          </w:tcPr>
          <w:p w14:paraId="25D481C3"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482E3B0" w14:textId="77777777" w:rsidR="00E36F0E" w:rsidRPr="00945D63" w:rsidRDefault="00393DC0" w:rsidP="00E36F0E">
            <w:pPr>
              <w:rPr>
                <w:sz w:val="16"/>
                <w:szCs w:val="16"/>
              </w:rPr>
            </w:pPr>
            <w:r w:rsidRPr="00945D63">
              <w:rPr>
                <w:sz w:val="16"/>
                <w:szCs w:val="16"/>
              </w:rPr>
              <w:t>WIR-REQ-296042/C-WIFI disconnect</w:t>
            </w:r>
          </w:p>
        </w:tc>
        <w:tc>
          <w:tcPr>
            <w:tcW w:w="5911" w:type="dxa"/>
            <w:tcBorders>
              <w:top w:val="single" w:sz="6" w:space="0" w:color="auto"/>
              <w:left w:val="single" w:sz="6" w:space="0" w:color="auto"/>
              <w:bottom w:val="single" w:sz="6" w:space="0" w:color="auto"/>
              <w:right w:val="single" w:sz="6" w:space="0" w:color="auto"/>
            </w:tcBorders>
          </w:tcPr>
          <w:p w14:paraId="0C65CC94" w14:textId="77777777" w:rsidR="00E36F0E" w:rsidRPr="00945D63" w:rsidRDefault="00393DC0" w:rsidP="00E36F0E">
            <w:pPr>
              <w:rPr>
                <w:sz w:val="16"/>
                <w:szCs w:val="16"/>
              </w:rPr>
            </w:pPr>
            <w:r w:rsidRPr="00945D63">
              <w:rPr>
                <w:sz w:val="16"/>
                <w:szCs w:val="16"/>
              </w:rPr>
              <w:t>MBORREL4: Updated req.</w:t>
            </w:r>
          </w:p>
        </w:tc>
      </w:tr>
      <w:tr w:rsidR="00E36F0E" w:rsidRPr="00BC6BE2" w14:paraId="1FC7B787" w14:textId="77777777" w:rsidTr="00E36F0E">
        <w:trPr>
          <w:trHeight w:val="245"/>
          <w:jc w:val="center"/>
        </w:trPr>
        <w:tc>
          <w:tcPr>
            <w:tcW w:w="1755" w:type="dxa"/>
            <w:tcBorders>
              <w:left w:val="single" w:sz="4" w:space="0" w:color="auto"/>
              <w:right w:val="single" w:sz="4" w:space="0" w:color="auto"/>
            </w:tcBorders>
          </w:tcPr>
          <w:p w14:paraId="3CB3B98E"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5E262B6" w14:textId="77777777" w:rsidR="00E36F0E" w:rsidRPr="00945D63" w:rsidRDefault="00393DC0" w:rsidP="00E36F0E">
            <w:pPr>
              <w:rPr>
                <w:sz w:val="16"/>
                <w:szCs w:val="16"/>
              </w:rPr>
            </w:pPr>
            <w:r w:rsidRPr="00945D63">
              <w:rPr>
                <w:sz w:val="16"/>
                <w:szCs w:val="16"/>
              </w:rPr>
              <w:t>WIR-REQ-296043/C-Connecting multiple WIRClients WIFI to same access point</w:t>
            </w:r>
          </w:p>
        </w:tc>
        <w:tc>
          <w:tcPr>
            <w:tcW w:w="5911" w:type="dxa"/>
            <w:tcBorders>
              <w:top w:val="single" w:sz="6" w:space="0" w:color="auto"/>
              <w:left w:val="single" w:sz="6" w:space="0" w:color="auto"/>
              <w:bottom w:val="single" w:sz="6" w:space="0" w:color="auto"/>
              <w:right w:val="single" w:sz="6" w:space="0" w:color="auto"/>
            </w:tcBorders>
          </w:tcPr>
          <w:p w14:paraId="68F1D00F" w14:textId="77777777" w:rsidR="00E36F0E" w:rsidRPr="00945D63" w:rsidRDefault="00393DC0" w:rsidP="00E36F0E">
            <w:pPr>
              <w:rPr>
                <w:sz w:val="16"/>
                <w:szCs w:val="16"/>
              </w:rPr>
            </w:pPr>
            <w:r w:rsidRPr="00945D63">
              <w:rPr>
                <w:sz w:val="16"/>
                <w:szCs w:val="16"/>
              </w:rPr>
              <w:t>MBORREL4: Updated title and content</w:t>
            </w:r>
          </w:p>
        </w:tc>
      </w:tr>
      <w:tr w:rsidR="00E36F0E" w:rsidRPr="00BC6BE2" w14:paraId="11122239" w14:textId="77777777" w:rsidTr="00E36F0E">
        <w:trPr>
          <w:trHeight w:val="245"/>
          <w:jc w:val="center"/>
        </w:trPr>
        <w:tc>
          <w:tcPr>
            <w:tcW w:w="1755" w:type="dxa"/>
            <w:tcBorders>
              <w:left w:val="single" w:sz="4" w:space="0" w:color="auto"/>
              <w:right w:val="single" w:sz="4" w:space="0" w:color="auto"/>
            </w:tcBorders>
          </w:tcPr>
          <w:p w14:paraId="4BD874FB"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A0CB133" w14:textId="77777777" w:rsidR="00E36F0E" w:rsidRPr="00945D63" w:rsidRDefault="00393DC0" w:rsidP="00E36F0E">
            <w:pPr>
              <w:rPr>
                <w:sz w:val="16"/>
                <w:szCs w:val="16"/>
              </w:rPr>
            </w:pPr>
            <w:r w:rsidRPr="00945D63">
              <w:rPr>
                <w:sz w:val="16"/>
                <w:szCs w:val="16"/>
              </w:rPr>
              <w:t>WIR-REQ-370000/A-WIFI scan when gear moved park and engine is not running</w:t>
            </w:r>
          </w:p>
        </w:tc>
        <w:tc>
          <w:tcPr>
            <w:tcW w:w="5911" w:type="dxa"/>
            <w:tcBorders>
              <w:top w:val="single" w:sz="6" w:space="0" w:color="auto"/>
              <w:left w:val="single" w:sz="6" w:space="0" w:color="auto"/>
              <w:bottom w:val="single" w:sz="6" w:space="0" w:color="auto"/>
              <w:right w:val="single" w:sz="6" w:space="0" w:color="auto"/>
            </w:tcBorders>
          </w:tcPr>
          <w:p w14:paraId="63F6E092" w14:textId="77777777" w:rsidR="00E36F0E" w:rsidRPr="00945D63" w:rsidRDefault="00393DC0" w:rsidP="00E36F0E">
            <w:pPr>
              <w:rPr>
                <w:sz w:val="16"/>
                <w:szCs w:val="16"/>
              </w:rPr>
            </w:pPr>
            <w:r w:rsidRPr="00945D63">
              <w:rPr>
                <w:sz w:val="16"/>
                <w:szCs w:val="16"/>
              </w:rPr>
              <w:t>MBORREL4: New req.</w:t>
            </w:r>
          </w:p>
        </w:tc>
      </w:tr>
      <w:tr w:rsidR="00E36F0E" w:rsidRPr="00BC6BE2" w14:paraId="4722196C" w14:textId="77777777" w:rsidTr="00E36F0E">
        <w:trPr>
          <w:trHeight w:val="245"/>
          <w:jc w:val="center"/>
        </w:trPr>
        <w:tc>
          <w:tcPr>
            <w:tcW w:w="1755" w:type="dxa"/>
            <w:tcBorders>
              <w:left w:val="single" w:sz="4" w:space="0" w:color="auto"/>
              <w:right w:val="single" w:sz="4" w:space="0" w:color="auto"/>
            </w:tcBorders>
          </w:tcPr>
          <w:p w14:paraId="7FB7AEBC"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4B74DD2" w14:textId="77777777" w:rsidR="00E36F0E" w:rsidRPr="00945D63" w:rsidRDefault="00393DC0" w:rsidP="00E36F0E">
            <w:pPr>
              <w:rPr>
                <w:sz w:val="16"/>
                <w:szCs w:val="16"/>
              </w:rPr>
            </w:pPr>
            <w:r w:rsidRPr="00945D63">
              <w:rPr>
                <w:sz w:val="16"/>
                <w:szCs w:val="16"/>
              </w:rPr>
              <w:t>WIR-REQ-370001/A-WIFI scan when driver restriction is disabled and engine is running</w:t>
            </w:r>
          </w:p>
        </w:tc>
        <w:tc>
          <w:tcPr>
            <w:tcW w:w="5911" w:type="dxa"/>
            <w:tcBorders>
              <w:top w:val="single" w:sz="6" w:space="0" w:color="auto"/>
              <w:left w:val="single" w:sz="6" w:space="0" w:color="auto"/>
              <w:bottom w:val="single" w:sz="6" w:space="0" w:color="auto"/>
              <w:right w:val="single" w:sz="6" w:space="0" w:color="auto"/>
            </w:tcBorders>
          </w:tcPr>
          <w:p w14:paraId="47313DF1" w14:textId="77777777" w:rsidR="00E36F0E" w:rsidRPr="00945D63" w:rsidRDefault="00393DC0" w:rsidP="00E36F0E">
            <w:pPr>
              <w:rPr>
                <w:sz w:val="16"/>
                <w:szCs w:val="16"/>
              </w:rPr>
            </w:pPr>
            <w:r w:rsidRPr="00945D63">
              <w:rPr>
                <w:sz w:val="16"/>
                <w:szCs w:val="16"/>
              </w:rPr>
              <w:t>MBORREL4: New req.</w:t>
            </w:r>
          </w:p>
        </w:tc>
      </w:tr>
      <w:tr w:rsidR="00E36F0E" w:rsidRPr="00BC6BE2" w14:paraId="244AD607" w14:textId="77777777" w:rsidTr="00E36F0E">
        <w:trPr>
          <w:trHeight w:val="245"/>
          <w:jc w:val="center"/>
        </w:trPr>
        <w:tc>
          <w:tcPr>
            <w:tcW w:w="1755" w:type="dxa"/>
            <w:tcBorders>
              <w:left w:val="single" w:sz="4" w:space="0" w:color="auto"/>
              <w:right w:val="single" w:sz="4" w:space="0" w:color="auto"/>
            </w:tcBorders>
          </w:tcPr>
          <w:p w14:paraId="02361A08"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091578E" w14:textId="77777777" w:rsidR="00E36F0E" w:rsidRPr="00945D63" w:rsidRDefault="00393DC0" w:rsidP="00E36F0E">
            <w:pPr>
              <w:rPr>
                <w:sz w:val="16"/>
                <w:szCs w:val="16"/>
              </w:rPr>
            </w:pPr>
            <w:r w:rsidRPr="00945D63">
              <w:rPr>
                <w:sz w:val="16"/>
                <w:szCs w:val="16"/>
              </w:rPr>
              <w:t>WIR-REQ-370002/A-Excluding WIRClient1 projection mode AP from scan result</w:t>
            </w:r>
          </w:p>
        </w:tc>
        <w:tc>
          <w:tcPr>
            <w:tcW w:w="5911" w:type="dxa"/>
            <w:tcBorders>
              <w:top w:val="single" w:sz="6" w:space="0" w:color="auto"/>
              <w:left w:val="single" w:sz="6" w:space="0" w:color="auto"/>
              <w:bottom w:val="single" w:sz="6" w:space="0" w:color="auto"/>
              <w:right w:val="single" w:sz="6" w:space="0" w:color="auto"/>
            </w:tcBorders>
          </w:tcPr>
          <w:p w14:paraId="12D8DAB4" w14:textId="77777777" w:rsidR="00E36F0E" w:rsidRPr="00945D63" w:rsidRDefault="00393DC0" w:rsidP="00E36F0E">
            <w:pPr>
              <w:rPr>
                <w:sz w:val="16"/>
                <w:szCs w:val="16"/>
              </w:rPr>
            </w:pPr>
            <w:r w:rsidRPr="00945D63">
              <w:rPr>
                <w:sz w:val="16"/>
                <w:szCs w:val="16"/>
              </w:rPr>
              <w:t>MBORREL4: New req.</w:t>
            </w:r>
          </w:p>
        </w:tc>
      </w:tr>
      <w:tr w:rsidR="00E36F0E" w:rsidRPr="00BC6BE2" w14:paraId="6DBC4E65" w14:textId="77777777" w:rsidTr="00E36F0E">
        <w:trPr>
          <w:trHeight w:val="245"/>
          <w:jc w:val="center"/>
        </w:trPr>
        <w:tc>
          <w:tcPr>
            <w:tcW w:w="1755" w:type="dxa"/>
            <w:tcBorders>
              <w:left w:val="single" w:sz="4" w:space="0" w:color="auto"/>
              <w:right w:val="single" w:sz="4" w:space="0" w:color="auto"/>
            </w:tcBorders>
          </w:tcPr>
          <w:p w14:paraId="66018B94"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454A014" w14:textId="77777777" w:rsidR="00E36F0E" w:rsidRPr="00945D63" w:rsidRDefault="00393DC0" w:rsidP="00E36F0E">
            <w:pPr>
              <w:rPr>
                <w:sz w:val="16"/>
                <w:szCs w:val="16"/>
              </w:rPr>
            </w:pPr>
            <w:r w:rsidRPr="00945D63">
              <w:rPr>
                <w:sz w:val="16"/>
                <w:szCs w:val="16"/>
              </w:rPr>
              <w:t>WIR-REQ-370266/A-Scan and connecting to an AP while WIRServer or WIRClient2 is not provisioned</w:t>
            </w:r>
          </w:p>
        </w:tc>
        <w:tc>
          <w:tcPr>
            <w:tcW w:w="5911" w:type="dxa"/>
            <w:tcBorders>
              <w:top w:val="single" w:sz="6" w:space="0" w:color="auto"/>
              <w:left w:val="single" w:sz="6" w:space="0" w:color="auto"/>
              <w:bottom w:val="single" w:sz="6" w:space="0" w:color="auto"/>
              <w:right w:val="single" w:sz="6" w:space="0" w:color="auto"/>
            </w:tcBorders>
          </w:tcPr>
          <w:p w14:paraId="1D8E0E03" w14:textId="77777777" w:rsidR="00E36F0E" w:rsidRPr="00945D63" w:rsidRDefault="00393DC0" w:rsidP="00E36F0E">
            <w:pPr>
              <w:rPr>
                <w:sz w:val="16"/>
                <w:szCs w:val="16"/>
              </w:rPr>
            </w:pPr>
            <w:r w:rsidRPr="00945D63">
              <w:rPr>
                <w:sz w:val="16"/>
                <w:szCs w:val="16"/>
              </w:rPr>
              <w:t>MBORREL4: New req.</w:t>
            </w:r>
          </w:p>
        </w:tc>
      </w:tr>
      <w:tr w:rsidR="00E36F0E" w:rsidRPr="00BC6BE2" w14:paraId="0F8B31C6" w14:textId="77777777" w:rsidTr="00E36F0E">
        <w:trPr>
          <w:trHeight w:val="245"/>
          <w:jc w:val="center"/>
        </w:trPr>
        <w:tc>
          <w:tcPr>
            <w:tcW w:w="1755" w:type="dxa"/>
            <w:tcBorders>
              <w:left w:val="single" w:sz="4" w:space="0" w:color="auto"/>
              <w:right w:val="single" w:sz="4" w:space="0" w:color="auto"/>
            </w:tcBorders>
          </w:tcPr>
          <w:p w14:paraId="6C187991"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1FC99B4" w14:textId="77777777" w:rsidR="00E36F0E" w:rsidRPr="00945D63" w:rsidRDefault="00393DC0" w:rsidP="00E36F0E">
            <w:pPr>
              <w:rPr>
                <w:sz w:val="16"/>
                <w:szCs w:val="16"/>
              </w:rPr>
            </w:pPr>
            <w:r w:rsidRPr="00945D63">
              <w:rPr>
                <w:sz w:val="16"/>
                <w:szCs w:val="16"/>
              </w:rPr>
              <w:t>WIR-REQ-370267/A-Factory WiFi network support</w:t>
            </w:r>
          </w:p>
        </w:tc>
        <w:tc>
          <w:tcPr>
            <w:tcW w:w="5911" w:type="dxa"/>
            <w:tcBorders>
              <w:top w:val="single" w:sz="6" w:space="0" w:color="auto"/>
              <w:left w:val="single" w:sz="6" w:space="0" w:color="auto"/>
              <w:bottom w:val="single" w:sz="6" w:space="0" w:color="auto"/>
              <w:right w:val="single" w:sz="6" w:space="0" w:color="auto"/>
            </w:tcBorders>
          </w:tcPr>
          <w:p w14:paraId="52A142C4" w14:textId="77777777" w:rsidR="00E36F0E" w:rsidRPr="00945D63" w:rsidRDefault="00393DC0" w:rsidP="00E36F0E">
            <w:pPr>
              <w:rPr>
                <w:sz w:val="16"/>
                <w:szCs w:val="16"/>
              </w:rPr>
            </w:pPr>
            <w:r w:rsidRPr="00945D63">
              <w:rPr>
                <w:sz w:val="16"/>
                <w:szCs w:val="16"/>
              </w:rPr>
              <w:t>MBORREL4: New req.</w:t>
            </w:r>
          </w:p>
        </w:tc>
      </w:tr>
      <w:tr w:rsidR="00E36F0E" w:rsidRPr="00BC6BE2" w14:paraId="453848A8" w14:textId="77777777" w:rsidTr="00E36F0E">
        <w:trPr>
          <w:trHeight w:val="245"/>
          <w:jc w:val="center"/>
        </w:trPr>
        <w:tc>
          <w:tcPr>
            <w:tcW w:w="1755" w:type="dxa"/>
            <w:tcBorders>
              <w:left w:val="single" w:sz="4" w:space="0" w:color="auto"/>
              <w:right w:val="single" w:sz="4" w:space="0" w:color="auto"/>
            </w:tcBorders>
          </w:tcPr>
          <w:p w14:paraId="6A0137DE"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BC92FAA" w14:textId="77777777" w:rsidR="00E36F0E" w:rsidRPr="00945D63" w:rsidRDefault="00393DC0" w:rsidP="00E36F0E">
            <w:pPr>
              <w:rPr>
                <w:sz w:val="16"/>
                <w:szCs w:val="16"/>
              </w:rPr>
            </w:pPr>
            <w:r w:rsidRPr="00945D63">
              <w:rPr>
                <w:sz w:val="16"/>
                <w:szCs w:val="16"/>
              </w:rPr>
              <w:t>STR-503989/B-Use Cases</w:t>
            </w:r>
          </w:p>
        </w:tc>
        <w:tc>
          <w:tcPr>
            <w:tcW w:w="5911" w:type="dxa"/>
            <w:tcBorders>
              <w:top w:val="single" w:sz="6" w:space="0" w:color="auto"/>
              <w:left w:val="single" w:sz="6" w:space="0" w:color="auto"/>
              <w:bottom w:val="single" w:sz="6" w:space="0" w:color="auto"/>
              <w:right w:val="single" w:sz="6" w:space="0" w:color="auto"/>
            </w:tcBorders>
          </w:tcPr>
          <w:p w14:paraId="00367BCE" w14:textId="77777777" w:rsidR="00E36F0E" w:rsidRPr="00945D63" w:rsidRDefault="00393DC0" w:rsidP="00E36F0E">
            <w:pPr>
              <w:rPr>
                <w:sz w:val="16"/>
                <w:szCs w:val="16"/>
              </w:rPr>
            </w:pPr>
            <w:r w:rsidRPr="00945D63">
              <w:rPr>
                <w:sz w:val="16"/>
                <w:szCs w:val="16"/>
              </w:rPr>
              <w:t>MBORREL4: Added REQ-370030-033, REQ-370386-389</w:t>
            </w:r>
          </w:p>
        </w:tc>
      </w:tr>
      <w:tr w:rsidR="00E36F0E" w:rsidRPr="00BC6BE2" w14:paraId="55EAAE2E" w14:textId="77777777" w:rsidTr="00E36F0E">
        <w:trPr>
          <w:trHeight w:val="245"/>
          <w:jc w:val="center"/>
        </w:trPr>
        <w:tc>
          <w:tcPr>
            <w:tcW w:w="1755" w:type="dxa"/>
            <w:tcBorders>
              <w:left w:val="single" w:sz="4" w:space="0" w:color="auto"/>
              <w:right w:val="single" w:sz="4" w:space="0" w:color="auto"/>
            </w:tcBorders>
          </w:tcPr>
          <w:p w14:paraId="1B481F1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8DC7C5C" w14:textId="77777777" w:rsidR="00E36F0E" w:rsidRPr="00945D63" w:rsidRDefault="00393DC0" w:rsidP="00E36F0E">
            <w:pPr>
              <w:rPr>
                <w:sz w:val="16"/>
                <w:szCs w:val="16"/>
              </w:rPr>
            </w:pPr>
            <w:r w:rsidRPr="00945D63">
              <w:rPr>
                <w:sz w:val="16"/>
                <w:szCs w:val="16"/>
              </w:rPr>
              <w:t>WIR-UC-REQ-296102/B-Connect to WIFI Access point</w:t>
            </w:r>
          </w:p>
        </w:tc>
        <w:tc>
          <w:tcPr>
            <w:tcW w:w="5911" w:type="dxa"/>
            <w:tcBorders>
              <w:top w:val="single" w:sz="6" w:space="0" w:color="auto"/>
              <w:left w:val="single" w:sz="6" w:space="0" w:color="auto"/>
              <w:bottom w:val="single" w:sz="6" w:space="0" w:color="auto"/>
              <w:right w:val="single" w:sz="6" w:space="0" w:color="auto"/>
            </w:tcBorders>
          </w:tcPr>
          <w:p w14:paraId="7D9B9D33" w14:textId="77777777" w:rsidR="00E36F0E" w:rsidRPr="00945D63" w:rsidRDefault="00393DC0" w:rsidP="00E36F0E">
            <w:pPr>
              <w:rPr>
                <w:sz w:val="16"/>
                <w:szCs w:val="16"/>
              </w:rPr>
            </w:pPr>
            <w:r w:rsidRPr="00945D63">
              <w:rPr>
                <w:sz w:val="16"/>
                <w:szCs w:val="16"/>
              </w:rPr>
              <w:t>MBORREL4: Updated req.</w:t>
            </w:r>
          </w:p>
        </w:tc>
      </w:tr>
      <w:tr w:rsidR="00E36F0E" w:rsidRPr="00BC6BE2" w14:paraId="78C3BDC8" w14:textId="77777777" w:rsidTr="00E36F0E">
        <w:trPr>
          <w:trHeight w:val="245"/>
          <w:jc w:val="center"/>
        </w:trPr>
        <w:tc>
          <w:tcPr>
            <w:tcW w:w="1755" w:type="dxa"/>
            <w:tcBorders>
              <w:left w:val="single" w:sz="4" w:space="0" w:color="auto"/>
              <w:right w:val="single" w:sz="4" w:space="0" w:color="auto"/>
            </w:tcBorders>
          </w:tcPr>
          <w:p w14:paraId="2728EFE8"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8885EE9" w14:textId="77777777" w:rsidR="00E36F0E" w:rsidRPr="00945D63" w:rsidRDefault="00393DC0" w:rsidP="00E36F0E">
            <w:pPr>
              <w:rPr>
                <w:sz w:val="16"/>
                <w:szCs w:val="16"/>
              </w:rPr>
            </w:pPr>
            <w:r w:rsidRPr="00945D63">
              <w:rPr>
                <w:sz w:val="16"/>
                <w:szCs w:val="16"/>
              </w:rPr>
              <w:t>WIR-UC-REQ-296103/B-WIRClient1 WI-FI is not available</w:t>
            </w:r>
          </w:p>
        </w:tc>
        <w:tc>
          <w:tcPr>
            <w:tcW w:w="5911" w:type="dxa"/>
            <w:tcBorders>
              <w:top w:val="single" w:sz="6" w:space="0" w:color="auto"/>
              <w:left w:val="single" w:sz="6" w:space="0" w:color="auto"/>
              <w:bottom w:val="single" w:sz="6" w:space="0" w:color="auto"/>
              <w:right w:val="single" w:sz="6" w:space="0" w:color="auto"/>
            </w:tcBorders>
          </w:tcPr>
          <w:p w14:paraId="52AE035C" w14:textId="77777777" w:rsidR="00E36F0E" w:rsidRPr="00945D63" w:rsidRDefault="00393DC0" w:rsidP="00E36F0E">
            <w:pPr>
              <w:rPr>
                <w:sz w:val="16"/>
                <w:szCs w:val="16"/>
              </w:rPr>
            </w:pPr>
            <w:r w:rsidRPr="00945D63">
              <w:rPr>
                <w:sz w:val="16"/>
                <w:szCs w:val="16"/>
              </w:rPr>
              <w:t>MBORREL4: Updated req.</w:t>
            </w:r>
          </w:p>
        </w:tc>
      </w:tr>
      <w:tr w:rsidR="00E36F0E" w:rsidRPr="00BC6BE2" w14:paraId="4FBE48A1" w14:textId="77777777" w:rsidTr="00E36F0E">
        <w:trPr>
          <w:trHeight w:val="245"/>
          <w:jc w:val="center"/>
        </w:trPr>
        <w:tc>
          <w:tcPr>
            <w:tcW w:w="1755" w:type="dxa"/>
            <w:tcBorders>
              <w:left w:val="single" w:sz="4" w:space="0" w:color="auto"/>
              <w:right w:val="single" w:sz="4" w:space="0" w:color="auto"/>
            </w:tcBorders>
          </w:tcPr>
          <w:p w14:paraId="085487F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DEFB36B" w14:textId="77777777" w:rsidR="00E36F0E" w:rsidRPr="00945D63" w:rsidRDefault="00393DC0" w:rsidP="00E36F0E">
            <w:pPr>
              <w:rPr>
                <w:sz w:val="16"/>
                <w:szCs w:val="16"/>
              </w:rPr>
            </w:pPr>
            <w:r w:rsidRPr="00945D63">
              <w:rPr>
                <w:sz w:val="16"/>
                <w:szCs w:val="16"/>
              </w:rPr>
              <w:t>WIR-UC-REQ-296104/B-WIRClient2 WI-FI is not available</w:t>
            </w:r>
          </w:p>
        </w:tc>
        <w:tc>
          <w:tcPr>
            <w:tcW w:w="5911" w:type="dxa"/>
            <w:tcBorders>
              <w:top w:val="single" w:sz="6" w:space="0" w:color="auto"/>
              <w:left w:val="single" w:sz="6" w:space="0" w:color="auto"/>
              <w:bottom w:val="single" w:sz="6" w:space="0" w:color="auto"/>
              <w:right w:val="single" w:sz="6" w:space="0" w:color="auto"/>
            </w:tcBorders>
          </w:tcPr>
          <w:p w14:paraId="5FC2D04F" w14:textId="77777777" w:rsidR="00E36F0E" w:rsidRPr="00945D63" w:rsidRDefault="00393DC0" w:rsidP="00E36F0E">
            <w:pPr>
              <w:rPr>
                <w:sz w:val="16"/>
                <w:szCs w:val="16"/>
              </w:rPr>
            </w:pPr>
            <w:r w:rsidRPr="00945D63">
              <w:rPr>
                <w:sz w:val="16"/>
                <w:szCs w:val="16"/>
              </w:rPr>
              <w:t>MBORREL4: Updated req.</w:t>
            </w:r>
          </w:p>
        </w:tc>
      </w:tr>
      <w:tr w:rsidR="00E36F0E" w:rsidRPr="00BC6BE2" w14:paraId="58B96136" w14:textId="77777777" w:rsidTr="00E36F0E">
        <w:trPr>
          <w:trHeight w:val="245"/>
          <w:jc w:val="center"/>
        </w:trPr>
        <w:tc>
          <w:tcPr>
            <w:tcW w:w="1755" w:type="dxa"/>
            <w:tcBorders>
              <w:left w:val="single" w:sz="4" w:space="0" w:color="auto"/>
              <w:right w:val="single" w:sz="4" w:space="0" w:color="auto"/>
            </w:tcBorders>
          </w:tcPr>
          <w:p w14:paraId="51F531D6"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685C76B" w14:textId="77777777" w:rsidR="00E36F0E" w:rsidRPr="00945D63" w:rsidRDefault="00393DC0" w:rsidP="00E36F0E">
            <w:pPr>
              <w:rPr>
                <w:sz w:val="16"/>
                <w:szCs w:val="16"/>
              </w:rPr>
            </w:pPr>
            <w:r w:rsidRPr="00945D63">
              <w:rPr>
                <w:sz w:val="16"/>
                <w:szCs w:val="16"/>
              </w:rPr>
              <w:t>WIR-UC-REQ-370386/A-WIRClient5 WI-FI is not available</w:t>
            </w:r>
          </w:p>
        </w:tc>
        <w:tc>
          <w:tcPr>
            <w:tcW w:w="5911" w:type="dxa"/>
            <w:tcBorders>
              <w:top w:val="single" w:sz="6" w:space="0" w:color="auto"/>
              <w:left w:val="single" w:sz="6" w:space="0" w:color="auto"/>
              <w:bottom w:val="single" w:sz="6" w:space="0" w:color="auto"/>
              <w:right w:val="single" w:sz="6" w:space="0" w:color="auto"/>
            </w:tcBorders>
          </w:tcPr>
          <w:p w14:paraId="15402432" w14:textId="77777777" w:rsidR="00E36F0E" w:rsidRPr="00945D63" w:rsidRDefault="00393DC0" w:rsidP="00E36F0E">
            <w:pPr>
              <w:rPr>
                <w:sz w:val="16"/>
                <w:szCs w:val="16"/>
              </w:rPr>
            </w:pPr>
            <w:r w:rsidRPr="00945D63">
              <w:rPr>
                <w:sz w:val="16"/>
                <w:szCs w:val="16"/>
              </w:rPr>
              <w:t>MBORREL4: New req.</w:t>
            </w:r>
          </w:p>
        </w:tc>
      </w:tr>
      <w:tr w:rsidR="00E36F0E" w:rsidRPr="00BC6BE2" w14:paraId="0850BD62" w14:textId="77777777" w:rsidTr="00E36F0E">
        <w:trPr>
          <w:trHeight w:val="245"/>
          <w:jc w:val="center"/>
        </w:trPr>
        <w:tc>
          <w:tcPr>
            <w:tcW w:w="1755" w:type="dxa"/>
            <w:tcBorders>
              <w:left w:val="single" w:sz="4" w:space="0" w:color="auto"/>
              <w:right w:val="single" w:sz="4" w:space="0" w:color="auto"/>
            </w:tcBorders>
          </w:tcPr>
          <w:p w14:paraId="5AD346A8"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64A8667" w14:textId="77777777" w:rsidR="00E36F0E" w:rsidRPr="00945D63" w:rsidRDefault="00393DC0" w:rsidP="00E36F0E">
            <w:pPr>
              <w:rPr>
                <w:sz w:val="16"/>
                <w:szCs w:val="16"/>
              </w:rPr>
            </w:pPr>
            <w:r w:rsidRPr="00945D63">
              <w:rPr>
                <w:sz w:val="16"/>
                <w:szCs w:val="16"/>
              </w:rPr>
              <w:t>WIR-UC-REQ-296105/B-WIRClient1 and WIRClient2 WI-FI are not available</w:t>
            </w:r>
          </w:p>
        </w:tc>
        <w:tc>
          <w:tcPr>
            <w:tcW w:w="5911" w:type="dxa"/>
            <w:tcBorders>
              <w:top w:val="single" w:sz="6" w:space="0" w:color="auto"/>
              <w:left w:val="single" w:sz="6" w:space="0" w:color="auto"/>
              <w:bottom w:val="single" w:sz="6" w:space="0" w:color="auto"/>
              <w:right w:val="single" w:sz="6" w:space="0" w:color="auto"/>
            </w:tcBorders>
          </w:tcPr>
          <w:p w14:paraId="2413026C" w14:textId="77777777" w:rsidR="00E36F0E" w:rsidRPr="00945D63" w:rsidRDefault="00393DC0" w:rsidP="00E36F0E">
            <w:pPr>
              <w:rPr>
                <w:sz w:val="16"/>
                <w:szCs w:val="16"/>
              </w:rPr>
            </w:pPr>
            <w:r w:rsidRPr="00945D63">
              <w:rPr>
                <w:sz w:val="16"/>
                <w:szCs w:val="16"/>
              </w:rPr>
              <w:t>MBORREL4: Updated req.</w:t>
            </w:r>
          </w:p>
        </w:tc>
      </w:tr>
      <w:tr w:rsidR="00E36F0E" w:rsidRPr="00BC6BE2" w14:paraId="24E0462B" w14:textId="77777777" w:rsidTr="00E36F0E">
        <w:trPr>
          <w:trHeight w:val="245"/>
          <w:jc w:val="center"/>
        </w:trPr>
        <w:tc>
          <w:tcPr>
            <w:tcW w:w="1755" w:type="dxa"/>
            <w:tcBorders>
              <w:left w:val="single" w:sz="4" w:space="0" w:color="auto"/>
              <w:right w:val="single" w:sz="4" w:space="0" w:color="auto"/>
            </w:tcBorders>
          </w:tcPr>
          <w:p w14:paraId="1C7E0B68"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A884E1A" w14:textId="77777777" w:rsidR="00E36F0E" w:rsidRPr="00945D63" w:rsidRDefault="00393DC0" w:rsidP="00E36F0E">
            <w:pPr>
              <w:rPr>
                <w:sz w:val="16"/>
                <w:szCs w:val="16"/>
              </w:rPr>
            </w:pPr>
            <w:r w:rsidRPr="00945D63">
              <w:rPr>
                <w:sz w:val="16"/>
                <w:szCs w:val="16"/>
              </w:rPr>
              <w:t>WIR-UC-REQ-370387/A-WIRClient1 and WIRClient5 WI-FI are not available</w:t>
            </w:r>
          </w:p>
        </w:tc>
        <w:tc>
          <w:tcPr>
            <w:tcW w:w="5911" w:type="dxa"/>
            <w:tcBorders>
              <w:top w:val="single" w:sz="6" w:space="0" w:color="auto"/>
              <w:left w:val="single" w:sz="6" w:space="0" w:color="auto"/>
              <w:bottom w:val="single" w:sz="6" w:space="0" w:color="auto"/>
              <w:right w:val="single" w:sz="6" w:space="0" w:color="auto"/>
            </w:tcBorders>
          </w:tcPr>
          <w:p w14:paraId="4A291390" w14:textId="77777777" w:rsidR="00E36F0E" w:rsidRPr="00945D63" w:rsidRDefault="00393DC0" w:rsidP="00E36F0E">
            <w:pPr>
              <w:rPr>
                <w:sz w:val="16"/>
                <w:szCs w:val="16"/>
              </w:rPr>
            </w:pPr>
            <w:r w:rsidRPr="00945D63">
              <w:rPr>
                <w:sz w:val="16"/>
                <w:szCs w:val="16"/>
              </w:rPr>
              <w:t>MBORREL4: New req.</w:t>
            </w:r>
          </w:p>
        </w:tc>
      </w:tr>
      <w:tr w:rsidR="00E36F0E" w:rsidRPr="00BC6BE2" w14:paraId="307442BD" w14:textId="77777777" w:rsidTr="00E36F0E">
        <w:trPr>
          <w:trHeight w:val="245"/>
          <w:jc w:val="center"/>
        </w:trPr>
        <w:tc>
          <w:tcPr>
            <w:tcW w:w="1755" w:type="dxa"/>
            <w:tcBorders>
              <w:left w:val="single" w:sz="4" w:space="0" w:color="auto"/>
              <w:right w:val="single" w:sz="4" w:space="0" w:color="auto"/>
            </w:tcBorders>
          </w:tcPr>
          <w:p w14:paraId="4AF0A4B4"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CEB795E" w14:textId="77777777" w:rsidR="00E36F0E" w:rsidRPr="00945D63" w:rsidRDefault="00393DC0" w:rsidP="00E36F0E">
            <w:pPr>
              <w:rPr>
                <w:sz w:val="16"/>
                <w:szCs w:val="16"/>
              </w:rPr>
            </w:pPr>
            <w:r w:rsidRPr="00945D63">
              <w:rPr>
                <w:sz w:val="16"/>
                <w:szCs w:val="16"/>
              </w:rPr>
              <w:t>WIR-UC-REQ-370388/A-WIRClient2 and WIRClient5 WI-FI are not available</w:t>
            </w:r>
          </w:p>
        </w:tc>
        <w:tc>
          <w:tcPr>
            <w:tcW w:w="5911" w:type="dxa"/>
            <w:tcBorders>
              <w:top w:val="single" w:sz="6" w:space="0" w:color="auto"/>
              <w:left w:val="single" w:sz="6" w:space="0" w:color="auto"/>
              <w:bottom w:val="single" w:sz="6" w:space="0" w:color="auto"/>
              <w:right w:val="single" w:sz="6" w:space="0" w:color="auto"/>
            </w:tcBorders>
          </w:tcPr>
          <w:p w14:paraId="409BB4CF" w14:textId="77777777" w:rsidR="00E36F0E" w:rsidRPr="00945D63" w:rsidRDefault="00393DC0" w:rsidP="00E36F0E">
            <w:pPr>
              <w:rPr>
                <w:sz w:val="16"/>
                <w:szCs w:val="16"/>
              </w:rPr>
            </w:pPr>
            <w:r w:rsidRPr="00945D63">
              <w:rPr>
                <w:sz w:val="16"/>
                <w:szCs w:val="16"/>
              </w:rPr>
              <w:t>MBORREL4: New req.</w:t>
            </w:r>
          </w:p>
        </w:tc>
      </w:tr>
      <w:tr w:rsidR="00E36F0E" w:rsidRPr="00BC6BE2" w14:paraId="31F79242" w14:textId="77777777" w:rsidTr="00E36F0E">
        <w:trPr>
          <w:trHeight w:val="245"/>
          <w:jc w:val="center"/>
        </w:trPr>
        <w:tc>
          <w:tcPr>
            <w:tcW w:w="1755" w:type="dxa"/>
            <w:tcBorders>
              <w:left w:val="single" w:sz="4" w:space="0" w:color="auto"/>
              <w:right w:val="single" w:sz="4" w:space="0" w:color="auto"/>
            </w:tcBorders>
          </w:tcPr>
          <w:p w14:paraId="773128D2"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3F7EA2A" w14:textId="77777777" w:rsidR="00E36F0E" w:rsidRPr="00945D63" w:rsidRDefault="00393DC0" w:rsidP="00E36F0E">
            <w:pPr>
              <w:rPr>
                <w:sz w:val="16"/>
                <w:szCs w:val="16"/>
              </w:rPr>
            </w:pPr>
            <w:r w:rsidRPr="00945D63">
              <w:rPr>
                <w:sz w:val="16"/>
                <w:szCs w:val="16"/>
              </w:rPr>
              <w:t>WIR-UC-REQ-370389/A-WIRClient1, WIRClient2 and WIRClient5 WI-FI are not available</w:t>
            </w:r>
          </w:p>
        </w:tc>
        <w:tc>
          <w:tcPr>
            <w:tcW w:w="5911" w:type="dxa"/>
            <w:tcBorders>
              <w:top w:val="single" w:sz="6" w:space="0" w:color="auto"/>
              <w:left w:val="single" w:sz="6" w:space="0" w:color="auto"/>
              <w:bottom w:val="single" w:sz="6" w:space="0" w:color="auto"/>
              <w:right w:val="single" w:sz="6" w:space="0" w:color="auto"/>
            </w:tcBorders>
          </w:tcPr>
          <w:p w14:paraId="48DF1A0F" w14:textId="77777777" w:rsidR="00E36F0E" w:rsidRPr="00945D63" w:rsidRDefault="00393DC0" w:rsidP="00E36F0E">
            <w:pPr>
              <w:rPr>
                <w:sz w:val="16"/>
                <w:szCs w:val="16"/>
              </w:rPr>
            </w:pPr>
            <w:r w:rsidRPr="00945D63">
              <w:rPr>
                <w:sz w:val="16"/>
                <w:szCs w:val="16"/>
              </w:rPr>
              <w:t>MBORREL4: New req.</w:t>
            </w:r>
          </w:p>
        </w:tc>
      </w:tr>
      <w:tr w:rsidR="00E36F0E" w:rsidRPr="00BC6BE2" w14:paraId="6B26206E" w14:textId="77777777" w:rsidTr="00E36F0E">
        <w:trPr>
          <w:trHeight w:val="245"/>
          <w:jc w:val="center"/>
        </w:trPr>
        <w:tc>
          <w:tcPr>
            <w:tcW w:w="1755" w:type="dxa"/>
            <w:tcBorders>
              <w:left w:val="single" w:sz="4" w:space="0" w:color="auto"/>
              <w:right w:val="single" w:sz="4" w:space="0" w:color="auto"/>
            </w:tcBorders>
          </w:tcPr>
          <w:p w14:paraId="01B2BB88"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0D103CF" w14:textId="77777777" w:rsidR="00E36F0E" w:rsidRPr="00945D63" w:rsidRDefault="00393DC0" w:rsidP="00E36F0E">
            <w:pPr>
              <w:rPr>
                <w:sz w:val="16"/>
                <w:szCs w:val="16"/>
              </w:rPr>
            </w:pPr>
            <w:r w:rsidRPr="00945D63">
              <w:rPr>
                <w:sz w:val="16"/>
                <w:szCs w:val="16"/>
              </w:rPr>
              <w:t>WIR-UC-REQ-296106/B-Known access point not available</w:t>
            </w:r>
          </w:p>
        </w:tc>
        <w:tc>
          <w:tcPr>
            <w:tcW w:w="5911" w:type="dxa"/>
            <w:tcBorders>
              <w:top w:val="single" w:sz="6" w:space="0" w:color="auto"/>
              <w:left w:val="single" w:sz="6" w:space="0" w:color="auto"/>
              <w:bottom w:val="single" w:sz="6" w:space="0" w:color="auto"/>
              <w:right w:val="single" w:sz="6" w:space="0" w:color="auto"/>
            </w:tcBorders>
          </w:tcPr>
          <w:p w14:paraId="2D8BE6E8" w14:textId="77777777" w:rsidR="00E36F0E" w:rsidRPr="00945D63" w:rsidRDefault="00393DC0" w:rsidP="00E36F0E">
            <w:pPr>
              <w:rPr>
                <w:sz w:val="16"/>
                <w:szCs w:val="16"/>
              </w:rPr>
            </w:pPr>
            <w:r w:rsidRPr="00945D63">
              <w:rPr>
                <w:sz w:val="16"/>
                <w:szCs w:val="16"/>
              </w:rPr>
              <w:t>MBORREL4: Updated req.</w:t>
            </w:r>
          </w:p>
        </w:tc>
      </w:tr>
      <w:tr w:rsidR="00E36F0E" w:rsidRPr="00BC6BE2" w14:paraId="44286360" w14:textId="77777777" w:rsidTr="00E36F0E">
        <w:trPr>
          <w:trHeight w:val="245"/>
          <w:jc w:val="center"/>
        </w:trPr>
        <w:tc>
          <w:tcPr>
            <w:tcW w:w="1755" w:type="dxa"/>
            <w:tcBorders>
              <w:left w:val="single" w:sz="4" w:space="0" w:color="auto"/>
              <w:right w:val="single" w:sz="4" w:space="0" w:color="auto"/>
            </w:tcBorders>
          </w:tcPr>
          <w:p w14:paraId="30B7071C"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8988D6B" w14:textId="77777777" w:rsidR="00E36F0E" w:rsidRPr="00945D63" w:rsidRDefault="00393DC0" w:rsidP="00E36F0E">
            <w:pPr>
              <w:rPr>
                <w:sz w:val="16"/>
                <w:szCs w:val="16"/>
              </w:rPr>
            </w:pPr>
            <w:r w:rsidRPr="00945D63">
              <w:rPr>
                <w:sz w:val="16"/>
                <w:szCs w:val="16"/>
              </w:rPr>
              <w:t>WIR-UC-REQ-370033/A-Driver restriction is disabled and engine is off</w:t>
            </w:r>
          </w:p>
        </w:tc>
        <w:tc>
          <w:tcPr>
            <w:tcW w:w="5911" w:type="dxa"/>
            <w:tcBorders>
              <w:top w:val="single" w:sz="6" w:space="0" w:color="auto"/>
              <w:left w:val="single" w:sz="6" w:space="0" w:color="auto"/>
              <w:bottom w:val="single" w:sz="6" w:space="0" w:color="auto"/>
              <w:right w:val="single" w:sz="6" w:space="0" w:color="auto"/>
            </w:tcBorders>
          </w:tcPr>
          <w:p w14:paraId="0F763052" w14:textId="77777777" w:rsidR="00E36F0E" w:rsidRPr="00945D63" w:rsidRDefault="00393DC0" w:rsidP="00E36F0E">
            <w:pPr>
              <w:rPr>
                <w:sz w:val="16"/>
                <w:szCs w:val="16"/>
              </w:rPr>
            </w:pPr>
            <w:r w:rsidRPr="00945D63">
              <w:rPr>
                <w:sz w:val="16"/>
                <w:szCs w:val="16"/>
              </w:rPr>
              <w:t>MBORREL4: New req.</w:t>
            </w:r>
          </w:p>
        </w:tc>
      </w:tr>
      <w:tr w:rsidR="00E36F0E" w:rsidRPr="00BC6BE2" w14:paraId="48DCD281" w14:textId="77777777" w:rsidTr="00E36F0E">
        <w:trPr>
          <w:trHeight w:val="245"/>
          <w:jc w:val="center"/>
        </w:trPr>
        <w:tc>
          <w:tcPr>
            <w:tcW w:w="1755" w:type="dxa"/>
            <w:tcBorders>
              <w:left w:val="single" w:sz="4" w:space="0" w:color="auto"/>
              <w:right w:val="single" w:sz="4" w:space="0" w:color="auto"/>
            </w:tcBorders>
          </w:tcPr>
          <w:p w14:paraId="5C792C72"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FAAF1B3" w14:textId="77777777" w:rsidR="00E36F0E" w:rsidRPr="00945D63" w:rsidRDefault="00393DC0" w:rsidP="00E36F0E">
            <w:pPr>
              <w:rPr>
                <w:sz w:val="16"/>
                <w:szCs w:val="16"/>
              </w:rPr>
            </w:pPr>
            <w:r w:rsidRPr="00945D63">
              <w:rPr>
                <w:sz w:val="16"/>
                <w:szCs w:val="16"/>
              </w:rPr>
              <w:t>WIR-UC-REQ-370030/A-WiFi is connected but no application is requesting WiFi connection</w:t>
            </w:r>
          </w:p>
        </w:tc>
        <w:tc>
          <w:tcPr>
            <w:tcW w:w="5911" w:type="dxa"/>
            <w:tcBorders>
              <w:top w:val="single" w:sz="6" w:space="0" w:color="auto"/>
              <w:left w:val="single" w:sz="6" w:space="0" w:color="auto"/>
              <w:bottom w:val="single" w:sz="6" w:space="0" w:color="auto"/>
              <w:right w:val="single" w:sz="6" w:space="0" w:color="auto"/>
            </w:tcBorders>
          </w:tcPr>
          <w:p w14:paraId="4C07232A" w14:textId="77777777" w:rsidR="00E36F0E" w:rsidRPr="00945D63" w:rsidRDefault="00393DC0" w:rsidP="00E36F0E">
            <w:pPr>
              <w:rPr>
                <w:sz w:val="16"/>
                <w:szCs w:val="16"/>
              </w:rPr>
            </w:pPr>
            <w:r w:rsidRPr="00945D63">
              <w:rPr>
                <w:sz w:val="16"/>
                <w:szCs w:val="16"/>
              </w:rPr>
              <w:t>MBORREL4: New req.</w:t>
            </w:r>
          </w:p>
        </w:tc>
      </w:tr>
      <w:tr w:rsidR="00E36F0E" w:rsidRPr="00BC6BE2" w14:paraId="10665EE1" w14:textId="77777777" w:rsidTr="00E36F0E">
        <w:trPr>
          <w:trHeight w:val="245"/>
          <w:jc w:val="center"/>
        </w:trPr>
        <w:tc>
          <w:tcPr>
            <w:tcW w:w="1755" w:type="dxa"/>
            <w:tcBorders>
              <w:left w:val="single" w:sz="4" w:space="0" w:color="auto"/>
              <w:right w:val="single" w:sz="4" w:space="0" w:color="auto"/>
            </w:tcBorders>
          </w:tcPr>
          <w:p w14:paraId="5A848D4E"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A2DDF80" w14:textId="77777777" w:rsidR="00E36F0E" w:rsidRPr="00945D63" w:rsidRDefault="00393DC0" w:rsidP="00E36F0E">
            <w:pPr>
              <w:rPr>
                <w:sz w:val="16"/>
                <w:szCs w:val="16"/>
              </w:rPr>
            </w:pPr>
            <w:r w:rsidRPr="00945D63">
              <w:rPr>
                <w:sz w:val="16"/>
                <w:szCs w:val="16"/>
              </w:rPr>
              <w:t>WIR-UC-REQ-370031/A-WIRServer disconnected from an AP and an application requests WiFi connection</w:t>
            </w:r>
          </w:p>
        </w:tc>
        <w:tc>
          <w:tcPr>
            <w:tcW w:w="5911" w:type="dxa"/>
            <w:tcBorders>
              <w:top w:val="single" w:sz="6" w:space="0" w:color="auto"/>
              <w:left w:val="single" w:sz="6" w:space="0" w:color="auto"/>
              <w:bottom w:val="single" w:sz="6" w:space="0" w:color="auto"/>
              <w:right w:val="single" w:sz="6" w:space="0" w:color="auto"/>
            </w:tcBorders>
          </w:tcPr>
          <w:p w14:paraId="3CE3F623" w14:textId="77777777" w:rsidR="00E36F0E" w:rsidRPr="00945D63" w:rsidRDefault="00393DC0" w:rsidP="00E36F0E">
            <w:pPr>
              <w:rPr>
                <w:sz w:val="16"/>
                <w:szCs w:val="16"/>
              </w:rPr>
            </w:pPr>
            <w:r w:rsidRPr="00945D63">
              <w:rPr>
                <w:sz w:val="16"/>
                <w:szCs w:val="16"/>
              </w:rPr>
              <w:t>MBORREL4: New req.</w:t>
            </w:r>
          </w:p>
        </w:tc>
      </w:tr>
      <w:tr w:rsidR="00E36F0E" w:rsidRPr="00BC6BE2" w14:paraId="77E46206" w14:textId="77777777" w:rsidTr="00E36F0E">
        <w:trPr>
          <w:trHeight w:val="245"/>
          <w:jc w:val="center"/>
        </w:trPr>
        <w:tc>
          <w:tcPr>
            <w:tcW w:w="1755" w:type="dxa"/>
            <w:tcBorders>
              <w:left w:val="single" w:sz="4" w:space="0" w:color="auto"/>
              <w:right w:val="single" w:sz="4" w:space="0" w:color="auto"/>
            </w:tcBorders>
          </w:tcPr>
          <w:p w14:paraId="4252A02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6D5C2EA" w14:textId="77777777" w:rsidR="00E36F0E" w:rsidRPr="00945D63" w:rsidRDefault="00393DC0" w:rsidP="00E36F0E">
            <w:pPr>
              <w:rPr>
                <w:sz w:val="16"/>
                <w:szCs w:val="16"/>
              </w:rPr>
            </w:pPr>
            <w:r w:rsidRPr="00945D63">
              <w:rPr>
                <w:sz w:val="16"/>
                <w:szCs w:val="16"/>
              </w:rPr>
              <w:t>WIR-UC-REQ-370032/A-Last application releases WIR WiFi connection</w:t>
            </w:r>
          </w:p>
        </w:tc>
        <w:tc>
          <w:tcPr>
            <w:tcW w:w="5911" w:type="dxa"/>
            <w:tcBorders>
              <w:top w:val="single" w:sz="6" w:space="0" w:color="auto"/>
              <w:left w:val="single" w:sz="6" w:space="0" w:color="auto"/>
              <w:bottom w:val="single" w:sz="6" w:space="0" w:color="auto"/>
              <w:right w:val="single" w:sz="6" w:space="0" w:color="auto"/>
            </w:tcBorders>
          </w:tcPr>
          <w:p w14:paraId="01A37C4E" w14:textId="77777777" w:rsidR="00E36F0E" w:rsidRPr="00945D63" w:rsidRDefault="00393DC0" w:rsidP="00E36F0E">
            <w:pPr>
              <w:rPr>
                <w:sz w:val="16"/>
                <w:szCs w:val="16"/>
              </w:rPr>
            </w:pPr>
            <w:r w:rsidRPr="00945D63">
              <w:rPr>
                <w:sz w:val="16"/>
                <w:szCs w:val="16"/>
              </w:rPr>
              <w:t>MBORREL4: New req.</w:t>
            </w:r>
          </w:p>
        </w:tc>
      </w:tr>
      <w:tr w:rsidR="00E36F0E" w:rsidRPr="00BC6BE2" w14:paraId="5F912EC7" w14:textId="77777777" w:rsidTr="00E36F0E">
        <w:trPr>
          <w:trHeight w:val="245"/>
          <w:jc w:val="center"/>
        </w:trPr>
        <w:tc>
          <w:tcPr>
            <w:tcW w:w="1755" w:type="dxa"/>
            <w:tcBorders>
              <w:left w:val="single" w:sz="4" w:space="0" w:color="auto"/>
              <w:right w:val="single" w:sz="4" w:space="0" w:color="auto"/>
            </w:tcBorders>
          </w:tcPr>
          <w:p w14:paraId="0F916809"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850D6D8" w14:textId="77777777" w:rsidR="00E36F0E" w:rsidRPr="00945D63" w:rsidRDefault="00393DC0" w:rsidP="00E36F0E">
            <w:pPr>
              <w:rPr>
                <w:sz w:val="16"/>
                <w:szCs w:val="16"/>
              </w:rPr>
            </w:pPr>
            <w:r w:rsidRPr="00945D63">
              <w:rPr>
                <w:sz w:val="16"/>
                <w:szCs w:val="16"/>
              </w:rPr>
              <w:t>WIR-REQ-296075/C-Boot up</w:t>
            </w:r>
          </w:p>
        </w:tc>
        <w:tc>
          <w:tcPr>
            <w:tcW w:w="5911" w:type="dxa"/>
            <w:tcBorders>
              <w:top w:val="single" w:sz="6" w:space="0" w:color="auto"/>
              <w:left w:val="single" w:sz="6" w:space="0" w:color="auto"/>
              <w:bottom w:val="single" w:sz="6" w:space="0" w:color="auto"/>
              <w:right w:val="single" w:sz="6" w:space="0" w:color="auto"/>
            </w:tcBorders>
          </w:tcPr>
          <w:p w14:paraId="304EF170" w14:textId="77777777" w:rsidR="00E36F0E" w:rsidRPr="00945D63" w:rsidRDefault="00393DC0" w:rsidP="00E36F0E">
            <w:pPr>
              <w:rPr>
                <w:sz w:val="16"/>
                <w:szCs w:val="16"/>
              </w:rPr>
            </w:pPr>
            <w:r w:rsidRPr="00945D63">
              <w:rPr>
                <w:sz w:val="16"/>
                <w:szCs w:val="16"/>
              </w:rPr>
              <w:t>MBORREL4: Updated req.</w:t>
            </w:r>
          </w:p>
        </w:tc>
      </w:tr>
      <w:tr w:rsidR="00E36F0E" w:rsidRPr="00BC6BE2" w14:paraId="2A130339" w14:textId="77777777" w:rsidTr="00E36F0E">
        <w:trPr>
          <w:trHeight w:val="245"/>
          <w:jc w:val="center"/>
        </w:trPr>
        <w:tc>
          <w:tcPr>
            <w:tcW w:w="1755" w:type="dxa"/>
            <w:tcBorders>
              <w:left w:val="single" w:sz="4" w:space="0" w:color="auto"/>
              <w:right w:val="single" w:sz="4" w:space="0" w:color="auto"/>
            </w:tcBorders>
          </w:tcPr>
          <w:p w14:paraId="5FBC6102"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8E265F6" w14:textId="77777777" w:rsidR="00E36F0E" w:rsidRPr="00945D63" w:rsidRDefault="00393DC0" w:rsidP="00E36F0E">
            <w:pPr>
              <w:rPr>
                <w:sz w:val="16"/>
                <w:szCs w:val="16"/>
              </w:rPr>
            </w:pPr>
            <w:r w:rsidRPr="00945D63">
              <w:rPr>
                <w:sz w:val="16"/>
                <w:szCs w:val="16"/>
              </w:rPr>
              <w:t>WIR-REQ-296077/C-WIRServer, WIRClient1, WIRClient2, WIRClient3, WIRClient4 and WIRClient5 interfaces</w:t>
            </w:r>
          </w:p>
        </w:tc>
        <w:tc>
          <w:tcPr>
            <w:tcW w:w="5911" w:type="dxa"/>
            <w:tcBorders>
              <w:top w:val="single" w:sz="6" w:space="0" w:color="auto"/>
              <w:left w:val="single" w:sz="6" w:space="0" w:color="auto"/>
              <w:bottom w:val="single" w:sz="6" w:space="0" w:color="auto"/>
              <w:right w:val="single" w:sz="6" w:space="0" w:color="auto"/>
            </w:tcBorders>
          </w:tcPr>
          <w:p w14:paraId="006E7F37" w14:textId="77777777" w:rsidR="00E36F0E" w:rsidRPr="00945D63" w:rsidRDefault="00393DC0" w:rsidP="00E36F0E">
            <w:pPr>
              <w:rPr>
                <w:sz w:val="16"/>
                <w:szCs w:val="16"/>
              </w:rPr>
            </w:pPr>
            <w:r w:rsidRPr="00945D63">
              <w:rPr>
                <w:sz w:val="16"/>
                <w:szCs w:val="16"/>
              </w:rPr>
              <w:t>MBORREL4: Updated req.</w:t>
            </w:r>
          </w:p>
        </w:tc>
      </w:tr>
      <w:tr w:rsidR="00E36F0E" w:rsidRPr="00BC6BE2" w14:paraId="12FB84A7" w14:textId="77777777" w:rsidTr="00E36F0E">
        <w:trPr>
          <w:trHeight w:val="245"/>
          <w:jc w:val="center"/>
        </w:trPr>
        <w:tc>
          <w:tcPr>
            <w:tcW w:w="1755" w:type="dxa"/>
            <w:tcBorders>
              <w:left w:val="single" w:sz="4" w:space="0" w:color="auto"/>
              <w:right w:val="single" w:sz="4" w:space="0" w:color="auto"/>
            </w:tcBorders>
          </w:tcPr>
          <w:p w14:paraId="366F7BEC"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DF1E662" w14:textId="77777777" w:rsidR="00E36F0E" w:rsidRPr="00945D63" w:rsidRDefault="00393DC0" w:rsidP="00E36F0E">
            <w:pPr>
              <w:rPr>
                <w:sz w:val="16"/>
                <w:szCs w:val="16"/>
              </w:rPr>
            </w:pPr>
            <w:r w:rsidRPr="00945D63">
              <w:rPr>
                <w:sz w:val="16"/>
                <w:szCs w:val="16"/>
              </w:rPr>
              <w:t>WIR-FUN-REQ-370034/A-Captive Portal Check</w:t>
            </w:r>
          </w:p>
        </w:tc>
        <w:tc>
          <w:tcPr>
            <w:tcW w:w="5911" w:type="dxa"/>
            <w:tcBorders>
              <w:top w:val="single" w:sz="6" w:space="0" w:color="auto"/>
              <w:left w:val="single" w:sz="6" w:space="0" w:color="auto"/>
              <w:bottom w:val="single" w:sz="6" w:space="0" w:color="auto"/>
              <w:right w:val="single" w:sz="6" w:space="0" w:color="auto"/>
            </w:tcBorders>
          </w:tcPr>
          <w:p w14:paraId="7420376F" w14:textId="77777777" w:rsidR="00E36F0E" w:rsidRPr="00945D63" w:rsidRDefault="00393DC0" w:rsidP="00E36F0E">
            <w:pPr>
              <w:rPr>
                <w:sz w:val="16"/>
                <w:szCs w:val="16"/>
              </w:rPr>
            </w:pPr>
            <w:r w:rsidRPr="00945D63">
              <w:rPr>
                <w:sz w:val="16"/>
                <w:szCs w:val="16"/>
              </w:rPr>
              <w:t>MBORREL4: New function</w:t>
            </w:r>
          </w:p>
        </w:tc>
      </w:tr>
      <w:tr w:rsidR="00E36F0E" w:rsidRPr="00BC6BE2" w14:paraId="63363C9B" w14:textId="77777777" w:rsidTr="00E36F0E">
        <w:trPr>
          <w:trHeight w:val="245"/>
          <w:jc w:val="center"/>
        </w:trPr>
        <w:tc>
          <w:tcPr>
            <w:tcW w:w="1755" w:type="dxa"/>
            <w:tcBorders>
              <w:left w:val="single" w:sz="4" w:space="0" w:color="auto"/>
              <w:right w:val="single" w:sz="4" w:space="0" w:color="auto"/>
            </w:tcBorders>
          </w:tcPr>
          <w:p w14:paraId="561CC0BA"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81A730B" w14:textId="77777777" w:rsidR="00E36F0E" w:rsidRPr="00945D63" w:rsidRDefault="00393DC0" w:rsidP="00E36F0E">
            <w:pPr>
              <w:rPr>
                <w:sz w:val="16"/>
                <w:szCs w:val="16"/>
              </w:rPr>
            </w:pPr>
            <w:r w:rsidRPr="00945D63">
              <w:rPr>
                <w:sz w:val="16"/>
                <w:szCs w:val="16"/>
              </w:rPr>
              <w:t>STR-705251/A-Requirements</w:t>
            </w:r>
          </w:p>
        </w:tc>
        <w:tc>
          <w:tcPr>
            <w:tcW w:w="5911" w:type="dxa"/>
            <w:tcBorders>
              <w:top w:val="single" w:sz="6" w:space="0" w:color="auto"/>
              <w:left w:val="single" w:sz="6" w:space="0" w:color="auto"/>
              <w:bottom w:val="single" w:sz="6" w:space="0" w:color="auto"/>
              <w:right w:val="single" w:sz="6" w:space="0" w:color="auto"/>
            </w:tcBorders>
          </w:tcPr>
          <w:p w14:paraId="19BC2DD0" w14:textId="77777777" w:rsidR="00E36F0E" w:rsidRPr="00945D63" w:rsidRDefault="00393DC0" w:rsidP="00E36F0E">
            <w:pPr>
              <w:rPr>
                <w:sz w:val="16"/>
                <w:szCs w:val="16"/>
              </w:rPr>
            </w:pPr>
            <w:r w:rsidRPr="00945D63">
              <w:rPr>
                <w:sz w:val="16"/>
                <w:szCs w:val="16"/>
              </w:rPr>
              <w:t>MBORREL4: New STR</w:t>
            </w:r>
          </w:p>
        </w:tc>
      </w:tr>
      <w:tr w:rsidR="00E36F0E" w:rsidRPr="00BC6BE2" w14:paraId="7AB7665E" w14:textId="77777777" w:rsidTr="00E36F0E">
        <w:trPr>
          <w:trHeight w:val="245"/>
          <w:jc w:val="center"/>
        </w:trPr>
        <w:tc>
          <w:tcPr>
            <w:tcW w:w="1755" w:type="dxa"/>
            <w:tcBorders>
              <w:left w:val="single" w:sz="4" w:space="0" w:color="auto"/>
              <w:right w:val="single" w:sz="4" w:space="0" w:color="auto"/>
            </w:tcBorders>
          </w:tcPr>
          <w:p w14:paraId="32C0016B"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B032A0F" w14:textId="77777777" w:rsidR="00E36F0E" w:rsidRPr="00945D63" w:rsidRDefault="00393DC0" w:rsidP="00E36F0E">
            <w:pPr>
              <w:rPr>
                <w:sz w:val="16"/>
                <w:szCs w:val="16"/>
              </w:rPr>
            </w:pPr>
            <w:r w:rsidRPr="00945D63">
              <w:rPr>
                <w:sz w:val="16"/>
                <w:szCs w:val="16"/>
              </w:rPr>
              <w:t>WIR-REQ-370003/A-Requesting WLAN connection</w:t>
            </w:r>
          </w:p>
        </w:tc>
        <w:tc>
          <w:tcPr>
            <w:tcW w:w="5911" w:type="dxa"/>
            <w:tcBorders>
              <w:top w:val="single" w:sz="6" w:space="0" w:color="auto"/>
              <w:left w:val="single" w:sz="6" w:space="0" w:color="auto"/>
              <w:bottom w:val="single" w:sz="6" w:space="0" w:color="auto"/>
              <w:right w:val="single" w:sz="6" w:space="0" w:color="auto"/>
            </w:tcBorders>
          </w:tcPr>
          <w:p w14:paraId="1371402B" w14:textId="77777777" w:rsidR="00E36F0E" w:rsidRPr="00945D63" w:rsidRDefault="00393DC0" w:rsidP="00E36F0E">
            <w:pPr>
              <w:rPr>
                <w:sz w:val="16"/>
                <w:szCs w:val="16"/>
              </w:rPr>
            </w:pPr>
            <w:r w:rsidRPr="00945D63">
              <w:rPr>
                <w:sz w:val="16"/>
                <w:szCs w:val="16"/>
              </w:rPr>
              <w:t>MBORREL4: New req.</w:t>
            </w:r>
          </w:p>
        </w:tc>
      </w:tr>
      <w:tr w:rsidR="00E36F0E" w:rsidRPr="00BC6BE2" w14:paraId="004F9E47" w14:textId="77777777" w:rsidTr="00E36F0E">
        <w:trPr>
          <w:trHeight w:val="245"/>
          <w:jc w:val="center"/>
        </w:trPr>
        <w:tc>
          <w:tcPr>
            <w:tcW w:w="1755" w:type="dxa"/>
            <w:tcBorders>
              <w:left w:val="single" w:sz="4" w:space="0" w:color="auto"/>
              <w:right w:val="single" w:sz="4" w:space="0" w:color="auto"/>
            </w:tcBorders>
          </w:tcPr>
          <w:p w14:paraId="68DF1F8E"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2CA6AB8" w14:textId="77777777" w:rsidR="00E36F0E" w:rsidRPr="00945D63" w:rsidRDefault="00393DC0" w:rsidP="00E36F0E">
            <w:pPr>
              <w:rPr>
                <w:sz w:val="16"/>
                <w:szCs w:val="16"/>
              </w:rPr>
            </w:pPr>
            <w:r w:rsidRPr="00945D63">
              <w:rPr>
                <w:sz w:val="16"/>
                <w:szCs w:val="16"/>
              </w:rPr>
              <w:t>WIR-REQ-370004/A-Caching WiFi Hotspot password</w:t>
            </w:r>
          </w:p>
        </w:tc>
        <w:tc>
          <w:tcPr>
            <w:tcW w:w="5911" w:type="dxa"/>
            <w:tcBorders>
              <w:top w:val="single" w:sz="6" w:space="0" w:color="auto"/>
              <w:left w:val="single" w:sz="6" w:space="0" w:color="auto"/>
              <w:bottom w:val="single" w:sz="6" w:space="0" w:color="auto"/>
              <w:right w:val="single" w:sz="6" w:space="0" w:color="auto"/>
            </w:tcBorders>
          </w:tcPr>
          <w:p w14:paraId="3A6CF068" w14:textId="77777777" w:rsidR="00E36F0E" w:rsidRPr="00945D63" w:rsidRDefault="00393DC0" w:rsidP="00E36F0E">
            <w:pPr>
              <w:rPr>
                <w:sz w:val="16"/>
                <w:szCs w:val="16"/>
              </w:rPr>
            </w:pPr>
            <w:r w:rsidRPr="00945D63">
              <w:rPr>
                <w:sz w:val="16"/>
                <w:szCs w:val="16"/>
              </w:rPr>
              <w:t>MBORREL4: New req.</w:t>
            </w:r>
          </w:p>
        </w:tc>
      </w:tr>
      <w:tr w:rsidR="00E36F0E" w:rsidRPr="00BC6BE2" w14:paraId="20C6FF06" w14:textId="77777777" w:rsidTr="00E36F0E">
        <w:trPr>
          <w:trHeight w:val="245"/>
          <w:jc w:val="center"/>
        </w:trPr>
        <w:tc>
          <w:tcPr>
            <w:tcW w:w="1755" w:type="dxa"/>
            <w:tcBorders>
              <w:left w:val="single" w:sz="4" w:space="0" w:color="auto"/>
              <w:right w:val="single" w:sz="4" w:space="0" w:color="auto"/>
            </w:tcBorders>
          </w:tcPr>
          <w:p w14:paraId="0977AAC4"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EDED1AF" w14:textId="77777777" w:rsidR="00E36F0E" w:rsidRPr="00945D63" w:rsidRDefault="00393DC0" w:rsidP="00E36F0E">
            <w:pPr>
              <w:rPr>
                <w:sz w:val="16"/>
                <w:szCs w:val="16"/>
              </w:rPr>
            </w:pPr>
            <w:r w:rsidRPr="00945D63">
              <w:rPr>
                <w:sz w:val="16"/>
                <w:szCs w:val="16"/>
              </w:rPr>
              <w:t>WIR-REQ-370005/A-Retrieving saved WiFi Hotspot password</w:t>
            </w:r>
          </w:p>
        </w:tc>
        <w:tc>
          <w:tcPr>
            <w:tcW w:w="5911" w:type="dxa"/>
            <w:tcBorders>
              <w:top w:val="single" w:sz="6" w:space="0" w:color="auto"/>
              <w:left w:val="single" w:sz="6" w:space="0" w:color="auto"/>
              <w:bottom w:val="single" w:sz="6" w:space="0" w:color="auto"/>
              <w:right w:val="single" w:sz="6" w:space="0" w:color="auto"/>
            </w:tcBorders>
          </w:tcPr>
          <w:p w14:paraId="551EFC6F" w14:textId="77777777" w:rsidR="00E36F0E" w:rsidRPr="00945D63" w:rsidRDefault="00393DC0" w:rsidP="00E36F0E">
            <w:pPr>
              <w:rPr>
                <w:sz w:val="16"/>
                <w:szCs w:val="16"/>
              </w:rPr>
            </w:pPr>
            <w:r w:rsidRPr="00945D63">
              <w:rPr>
                <w:sz w:val="16"/>
                <w:szCs w:val="16"/>
              </w:rPr>
              <w:t>MBORREL4: New req.</w:t>
            </w:r>
          </w:p>
        </w:tc>
      </w:tr>
      <w:tr w:rsidR="00E36F0E" w:rsidRPr="00BC6BE2" w14:paraId="58B43BF8" w14:textId="77777777" w:rsidTr="00E36F0E">
        <w:trPr>
          <w:trHeight w:val="245"/>
          <w:jc w:val="center"/>
        </w:trPr>
        <w:tc>
          <w:tcPr>
            <w:tcW w:w="1755" w:type="dxa"/>
            <w:tcBorders>
              <w:left w:val="single" w:sz="4" w:space="0" w:color="auto"/>
              <w:right w:val="single" w:sz="4" w:space="0" w:color="auto"/>
            </w:tcBorders>
          </w:tcPr>
          <w:p w14:paraId="0D3254B6"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EE88130" w14:textId="77777777" w:rsidR="00E36F0E" w:rsidRPr="00945D63" w:rsidRDefault="00393DC0" w:rsidP="00E36F0E">
            <w:pPr>
              <w:rPr>
                <w:sz w:val="16"/>
                <w:szCs w:val="16"/>
              </w:rPr>
            </w:pPr>
            <w:r w:rsidRPr="00945D63">
              <w:rPr>
                <w:sz w:val="16"/>
                <w:szCs w:val="16"/>
              </w:rPr>
              <w:t>WIR-REQ-370006/A-Common WiFi Hotspot SSID/password database</w:t>
            </w:r>
          </w:p>
        </w:tc>
        <w:tc>
          <w:tcPr>
            <w:tcW w:w="5911" w:type="dxa"/>
            <w:tcBorders>
              <w:top w:val="single" w:sz="6" w:space="0" w:color="auto"/>
              <w:left w:val="single" w:sz="6" w:space="0" w:color="auto"/>
              <w:bottom w:val="single" w:sz="6" w:space="0" w:color="auto"/>
              <w:right w:val="single" w:sz="6" w:space="0" w:color="auto"/>
            </w:tcBorders>
          </w:tcPr>
          <w:p w14:paraId="18B0FBB0" w14:textId="77777777" w:rsidR="00E36F0E" w:rsidRPr="00945D63" w:rsidRDefault="00393DC0" w:rsidP="00E36F0E">
            <w:pPr>
              <w:rPr>
                <w:sz w:val="16"/>
                <w:szCs w:val="16"/>
              </w:rPr>
            </w:pPr>
            <w:r w:rsidRPr="00945D63">
              <w:rPr>
                <w:sz w:val="16"/>
                <w:szCs w:val="16"/>
              </w:rPr>
              <w:t>MBORREL4: New req.</w:t>
            </w:r>
          </w:p>
        </w:tc>
      </w:tr>
      <w:tr w:rsidR="00E36F0E" w:rsidRPr="00BC6BE2" w14:paraId="4A6ED381" w14:textId="77777777" w:rsidTr="00E36F0E">
        <w:trPr>
          <w:trHeight w:val="245"/>
          <w:jc w:val="center"/>
        </w:trPr>
        <w:tc>
          <w:tcPr>
            <w:tcW w:w="1755" w:type="dxa"/>
            <w:tcBorders>
              <w:left w:val="single" w:sz="4" w:space="0" w:color="auto"/>
              <w:right w:val="single" w:sz="4" w:space="0" w:color="auto"/>
            </w:tcBorders>
          </w:tcPr>
          <w:p w14:paraId="156D794E"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3D36181" w14:textId="77777777" w:rsidR="00E36F0E" w:rsidRPr="00945D63" w:rsidRDefault="00393DC0" w:rsidP="00E36F0E">
            <w:pPr>
              <w:rPr>
                <w:sz w:val="16"/>
                <w:szCs w:val="16"/>
              </w:rPr>
            </w:pPr>
            <w:r w:rsidRPr="00945D63">
              <w:rPr>
                <w:sz w:val="16"/>
                <w:szCs w:val="16"/>
              </w:rPr>
              <w:t>WIR-REQ-370007/A-Captive portal check request</w:t>
            </w:r>
          </w:p>
        </w:tc>
        <w:tc>
          <w:tcPr>
            <w:tcW w:w="5911" w:type="dxa"/>
            <w:tcBorders>
              <w:top w:val="single" w:sz="6" w:space="0" w:color="auto"/>
              <w:left w:val="single" w:sz="6" w:space="0" w:color="auto"/>
              <w:bottom w:val="single" w:sz="6" w:space="0" w:color="auto"/>
              <w:right w:val="single" w:sz="6" w:space="0" w:color="auto"/>
            </w:tcBorders>
          </w:tcPr>
          <w:p w14:paraId="7F50663B" w14:textId="77777777" w:rsidR="00E36F0E" w:rsidRPr="00945D63" w:rsidRDefault="00393DC0" w:rsidP="00E36F0E">
            <w:pPr>
              <w:rPr>
                <w:sz w:val="16"/>
                <w:szCs w:val="16"/>
              </w:rPr>
            </w:pPr>
            <w:r w:rsidRPr="00945D63">
              <w:rPr>
                <w:sz w:val="16"/>
                <w:szCs w:val="16"/>
              </w:rPr>
              <w:t>MBORREL4: New req.</w:t>
            </w:r>
          </w:p>
        </w:tc>
      </w:tr>
      <w:tr w:rsidR="00E36F0E" w:rsidRPr="00BC6BE2" w14:paraId="106316C2" w14:textId="77777777" w:rsidTr="00E36F0E">
        <w:trPr>
          <w:trHeight w:val="245"/>
          <w:jc w:val="center"/>
        </w:trPr>
        <w:tc>
          <w:tcPr>
            <w:tcW w:w="1755" w:type="dxa"/>
            <w:tcBorders>
              <w:left w:val="single" w:sz="4" w:space="0" w:color="auto"/>
              <w:right w:val="single" w:sz="4" w:space="0" w:color="auto"/>
            </w:tcBorders>
          </w:tcPr>
          <w:p w14:paraId="18B4CF43"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B7FF72F" w14:textId="77777777" w:rsidR="00E36F0E" w:rsidRPr="00945D63" w:rsidRDefault="00393DC0" w:rsidP="00E36F0E">
            <w:pPr>
              <w:rPr>
                <w:sz w:val="16"/>
                <w:szCs w:val="16"/>
              </w:rPr>
            </w:pPr>
            <w:r w:rsidRPr="00945D63">
              <w:rPr>
                <w:sz w:val="16"/>
                <w:szCs w:val="16"/>
              </w:rPr>
              <w:t>WIR-REQ-370008/A-CPC procedure</w:t>
            </w:r>
          </w:p>
        </w:tc>
        <w:tc>
          <w:tcPr>
            <w:tcW w:w="5911" w:type="dxa"/>
            <w:tcBorders>
              <w:top w:val="single" w:sz="6" w:space="0" w:color="auto"/>
              <w:left w:val="single" w:sz="6" w:space="0" w:color="auto"/>
              <w:bottom w:val="single" w:sz="6" w:space="0" w:color="auto"/>
              <w:right w:val="single" w:sz="6" w:space="0" w:color="auto"/>
            </w:tcBorders>
          </w:tcPr>
          <w:p w14:paraId="273AA89B" w14:textId="77777777" w:rsidR="00E36F0E" w:rsidRPr="00945D63" w:rsidRDefault="00393DC0" w:rsidP="00E36F0E">
            <w:pPr>
              <w:rPr>
                <w:sz w:val="16"/>
                <w:szCs w:val="16"/>
              </w:rPr>
            </w:pPr>
            <w:r w:rsidRPr="00945D63">
              <w:rPr>
                <w:sz w:val="16"/>
                <w:szCs w:val="16"/>
              </w:rPr>
              <w:t>MBORREL4: New req.</w:t>
            </w:r>
          </w:p>
        </w:tc>
      </w:tr>
      <w:tr w:rsidR="00E36F0E" w:rsidRPr="00BC6BE2" w14:paraId="2C150128" w14:textId="77777777" w:rsidTr="00E36F0E">
        <w:trPr>
          <w:trHeight w:val="245"/>
          <w:jc w:val="center"/>
        </w:trPr>
        <w:tc>
          <w:tcPr>
            <w:tcW w:w="1755" w:type="dxa"/>
            <w:tcBorders>
              <w:left w:val="single" w:sz="4" w:space="0" w:color="auto"/>
              <w:right w:val="single" w:sz="4" w:space="0" w:color="auto"/>
            </w:tcBorders>
          </w:tcPr>
          <w:p w14:paraId="446CB8CA"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9F9EC96" w14:textId="77777777" w:rsidR="00E36F0E" w:rsidRPr="00945D63" w:rsidRDefault="00393DC0" w:rsidP="00E36F0E">
            <w:pPr>
              <w:rPr>
                <w:sz w:val="16"/>
                <w:szCs w:val="16"/>
              </w:rPr>
            </w:pPr>
            <w:r w:rsidRPr="00945D63">
              <w:rPr>
                <w:sz w:val="16"/>
                <w:szCs w:val="16"/>
              </w:rPr>
              <w:t>WIR-REQ-370009/A-Central controller</w:t>
            </w:r>
          </w:p>
        </w:tc>
        <w:tc>
          <w:tcPr>
            <w:tcW w:w="5911" w:type="dxa"/>
            <w:tcBorders>
              <w:top w:val="single" w:sz="6" w:space="0" w:color="auto"/>
              <w:left w:val="single" w:sz="6" w:space="0" w:color="auto"/>
              <w:bottom w:val="single" w:sz="6" w:space="0" w:color="auto"/>
              <w:right w:val="single" w:sz="6" w:space="0" w:color="auto"/>
            </w:tcBorders>
          </w:tcPr>
          <w:p w14:paraId="23F5E9BF" w14:textId="77777777" w:rsidR="00E36F0E" w:rsidRPr="00945D63" w:rsidRDefault="00393DC0" w:rsidP="00E36F0E">
            <w:pPr>
              <w:rPr>
                <w:sz w:val="16"/>
                <w:szCs w:val="16"/>
              </w:rPr>
            </w:pPr>
            <w:r w:rsidRPr="00945D63">
              <w:rPr>
                <w:sz w:val="16"/>
                <w:szCs w:val="16"/>
              </w:rPr>
              <w:t>MBORREL4: New req.</w:t>
            </w:r>
          </w:p>
        </w:tc>
      </w:tr>
      <w:tr w:rsidR="00E36F0E" w:rsidRPr="00BC6BE2" w14:paraId="6534E6E1" w14:textId="77777777" w:rsidTr="00E36F0E">
        <w:trPr>
          <w:trHeight w:val="245"/>
          <w:jc w:val="center"/>
        </w:trPr>
        <w:tc>
          <w:tcPr>
            <w:tcW w:w="1755" w:type="dxa"/>
            <w:tcBorders>
              <w:left w:val="single" w:sz="4" w:space="0" w:color="auto"/>
              <w:right w:val="single" w:sz="4" w:space="0" w:color="auto"/>
            </w:tcBorders>
          </w:tcPr>
          <w:p w14:paraId="3CDA1AEC"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6479CD7" w14:textId="77777777" w:rsidR="00E36F0E" w:rsidRPr="00945D63" w:rsidRDefault="00393DC0" w:rsidP="00E36F0E">
            <w:pPr>
              <w:rPr>
                <w:sz w:val="16"/>
                <w:szCs w:val="16"/>
              </w:rPr>
            </w:pPr>
            <w:r w:rsidRPr="00945D63">
              <w:rPr>
                <w:sz w:val="16"/>
                <w:szCs w:val="16"/>
              </w:rPr>
              <w:t>WIR-REQ-370010/A-Request WEB engine to display landing page</w:t>
            </w:r>
          </w:p>
        </w:tc>
        <w:tc>
          <w:tcPr>
            <w:tcW w:w="5911" w:type="dxa"/>
            <w:tcBorders>
              <w:top w:val="single" w:sz="6" w:space="0" w:color="auto"/>
              <w:left w:val="single" w:sz="6" w:space="0" w:color="auto"/>
              <w:bottom w:val="single" w:sz="6" w:space="0" w:color="auto"/>
              <w:right w:val="single" w:sz="6" w:space="0" w:color="auto"/>
            </w:tcBorders>
          </w:tcPr>
          <w:p w14:paraId="5458940F" w14:textId="77777777" w:rsidR="00E36F0E" w:rsidRPr="00945D63" w:rsidRDefault="00393DC0" w:rsidP="00E36F0E">
            <w:pPr>
              <w:rPr>
                <w:sz w:val="16"/>
                <w:szCs w:val="16"/>
              </w:rPr>
            </w:pPr>
            <w:r w:rsidRPr="00945D63">
              <w:rPr>
                <w:sz w:val="16"/>
                <w:szCs w:val="16"/>
              </w:rPr>
              <w:t>MBORREL4: New req.</w:t>
            </w:r>
          </w:p>
        </w:tc>
      </w:tr>
      <w:tr w:rsidR="00E36F0E" w:rsidRPr="00BC6BE2" w14:paraId="14316D59" w14:textId="77777777" w:rsidTr="00E36F0E">
        <w:trPr>
          <w:trHeight w:val="245"/>
          <w:jc w:val="center"/>
        </w:trPr>
        <w:tc>
          <w:tcPr>
            <w:tcW w:w="1755" w:type="dxa"/>
            <w:tcBorders>
              <w:left w:val="single" w:sz="4" w:space="0" w:color="auto"/>
              <w:right w:val="single" w:sz="4" w:space="0" w:color="auto"/>
            </w:tcBorders>
          </w:tcPr>
          <w:p w14:paraId="398A210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320DFFC" w14:textId="77777777" w:rsidR="00E36F0E" w:rsidRPr="00945D63" w:rsidRDefault="00393DC0" w:rsidP="00E36F0E">
            <w:pPr>
              <w:rPr>
                <w:sz w:val="16"/>
                <w:szCs w:val="16"/>
              </w:rPr>
            </w:pPr>
            <w:r w:rsidRPr="00945D63">
              <w:rPr>
                <w:sz w:val="16"/>
                <w:szCs w:val="16"/>
              </w:rPr>
              <w:t>WIR-REQ-370011/A-WLAN internet connection lost</w:t>
            </w:r>
          </w:p>
        </w:tc>
        <w:tc>
          <w:tcPr>
            <w:tcW w:w="5911" w:type="dxa"/>
            <w:tcBorders>
              <w:top w:val="single" w:sz="6" w:space="0" w:color="auto"/>
              <w:left w:val="single" w:sz="6" w:space="0" w:color="auto"/>
              <w:bottom w:val="single" w:sz="6" w:space="0" w:color="auto"/>
              <w:right w:val="single" w:sz="6" w:space="0" w:color="auto"/>
            </w:tcBorders>
          </w:tcPr>
          <w:p w14:paraId="1F3D7800" w14:textId="77777777" w:rsidR="00E36F0E" w:rsidRPr="00945D63" w:rsidRDefault="00393DC0" w:rsidP="00E36F0E">
            <w:pPr>
              <w:rPr>
                <w:sz w:val="16"/>
                <w:szCs w:val="16"/>
              </w:rPr>
            </w:pPr>
            <w:r w:rsidRPr="00945D63">
              <w:rPr>
                <w:sz w:val="16"/>
                <w:szCs w:val="16"/>
              </w:rPr>
              <w:t>MBORREL4: New req.</w:t>
            </w:r>
          </w:p>
        </w:tc>
      </w:tr>
      <w:tr w:rsidR="00E36F0E" w:rsidRPr="00BC6BE2" w14:paraId="36B17469" w14:textId="77777777" w:rsidTr="00E36F0E">
        <w:trPr>
          <w:trHeight w:val="245"/>
          <w:jc w:val="center"/>
        </w:trPr>
        <w:tc>
          <w:tcPr>
            <w:tcW w:w="1755" w:type="dxa"/>
            <w:tcBorders>
              <w:left w:val="single" w:sz="4" w:space="0" w:color="auto"/>
              <w:right w:val="single" w:sz="4" w:space="0" w:color="auto"/>
            </w:tcBorders>
          </w:tcPr>
          <w:p w14:paraId="473CB58A"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F0D5089" w14:textId="77777777" w:rsidR="00E36F0E" w:rsidRPr="00945D63" w:rsidRDefault="00393DC0" w:rsidP="00E36F0E">
            <w:pPr>
              <w:rPr>
                <w:sz w:val="16"/>
                <w:szCs w:val="16"/>
              </w:rPr>
            </w:pPr>
            <w:r w:rsidRPr="00945D63">
              <w:rPr>
                <w:sz w:val="16"/>
                <w:szCs w:val="16"/>
              </w:rPr>
              <w:t>WIR-REQ-370012/A-CPC check procedure</w:t>
            </w:r>
          </w:p>
        </w:tc>
        <w:tc>
          <w:tcPr>
            <w:tcW w:w="5911" w:type="dxa"/>
            <w:tcBorders>
              <w:top w:val="single" w:sz="6" w:space="0" w:color="auto"/>
              <w:left w:val="single" w:sz="6" w:space="0" w:color="auto"/>
              <w:bottom w:val="single" w:sz="6" w:space="0" w:color="auto"/>
              <w:right w:val="single" w:sz="6" w:space="0" w:color="auto"/>
            </w:tcBorders>
          </w:tcPr>
          <w:p w14:paraId="3CD79D11" w14:textId="77777777" w:rsidR="00E36F0E" w:rsidRPr="00945D63" w:rsidRDefault="00393DC0" w:rsidP="00E36F0E">
            <w:pPr>
              <w:rPr>
                <w:sz w:val="16"/>
                <w:szCs w:val="16"/>
              </w:rPr>
            </w:pPr>
            <w:r w:rsidRPr="00945D63">
              <w:rPr>
                <w:sz w:val="16"/>
                <w:szCs w:val="16"/>
              </w:rPr>
              <w:t>MBORREL4: New req.</w:t>
            </w:r>
          </w:p>
        </w:tc>
      </w:tr>
      <w:tr w:rsidR="00E36F0E" w:rsidRPr="00BC6BE2" w14:paraId="4A971F88" w14:textId="77777777" w:rsidTr="00E36F0E">
        <w:trPr>
          <w:trHeight w:val="245"/>
          <w:jc w:val="center"/>
        </w:trPr>
        <w:tc>
          <w:tcPr>
            <w:tcW w:w="1755" w:type="dxa"/>
            <w:tcBorders>
              <w:left w:val="single" w:sz="4" w:space="0" w:color="auto"/>
              <w:right w:val="single" w:sz="4" w:space="0" w:color="auto"/>
            </w:tcBorders>
          </w:tcPr>
          <w:p w14:paraId="50CBB4D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1E47325" w14:textId="77777777" w:rsidR="00E36F0E" w:rsidRPr="00945D63" w:rsidRDefault="00393DC0" w:rsidP="00E36F0E">
            <w:pPr>
              <w:rPr>
                <w:sz w:val="16"/>
                <w:szCs w:val="16"/>
              </w:rPr>
            </w:pPr>
            <w:r w:rsidRPr="00945D63">
              <w:rPr>
                <w:sz w:val="16"/>
                <w:szCs w:val="16"/>
              </w:rPr>
              <w:t>STR-705252/A-Use Cases</w:t>
            </w:r>
          </w:p>
        </w:tc>
        <w:tc>
          <w:tcPr>
            <w:tcW w:w="5911" w:type="dxa"/>
            <w:tcBorders>
              <w:top w:val="single" w:sz="6" w:space="0" w:color="auto"/>
              <w:left w:val="single" w:sz="6" w:space="0" w:color="auto"/>
              <w:bottom w:val="single" w:sz="6" w:space="0" w:color="auto"/>
              <w:right w:val="single" w:sz="6" w:space="0" w:color="auto"/>
            </w:tcBorders>
          </w:tcPr>
          <w:p w14:paraId="24221548" w14:textId="77777777" w:rsidR="00E36F0E" w:rsidRPr="00945D63" w:rsidRDefault="00393DC0" w:rsidP="00E36F0E">
            <w:pPr>
              <w:rPr>
                <w:sz w:val="16"/>
                <w:szCs w:val="16"/>
              </w:rPr>
            </w:pPr>
            <w:r w:rsidRPr="00945D63">
              <w:rPr>
                <w:sz w:val="16"/>
                <w:szCs w:val="16"/>
              </w:rPr>
              <w:t>MBORREL4: New STR</w:t>
            </w:r>
          </w:p>
        </w:tc>
      </w:tr>
      <w:tr w:rsidR="00E36F0E" w:rsidRPr="00BC6BE2" w14:paraId="77D19761" w14:textId="77777777" w:rsidTr="00E36F0E">
        <w:trPr>
          <w:trHeight w:val="245"/>
          <w:jc w:val="center"/>
        </w:trPr>
        <w:tc>
          <w:tcPr>
            <w:tcW w:w="1755" w:type="dxa"/>
            <w:tcBorders>
              <w:left w:val="single" w:sz="4" w:space="0" w:color="auto"/>
              <w:right w:val="single" w:sz="4" w:space="0" w:color="auto"/>
            </w:tcBorders>
          </w:tcPr>
          <w:p w14:paraId="22A17CF9"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8442AC2" w14:textId="77777777" w:rsidR="00E36F0E" w:rsidRPr="00945D63" w:rsidRDefault="00393DC0" w:rsidP="00E36F0E">
            <w:pPr>
              <w:rPr>
                <w:sz w:val="16"/>
                <w:szCs w:val="16"/>
              </w:rPr>
            </w:pPr>
            <w:r w:rsidRPr="00945D63">
              <w:rPr>
                <w:sz w:val="16"/>
                <w:szCs w:val="16"/>
              </w:rPr>
              <w:t>WIR-UC-REQ-369972/A-WIRClient1 Wi-Fi connected to a Wi-Fi Hotspot first time and redirected to landing page</w:t>
            </w:r>
          </w:p>
        </w:tc>
        <w:tc>
          <w:tcPr>
            <w:tcW w:w="5911" w:type="dxa"/>
            <w:tcBorders>
              <w:top w:val="single" w:sz="6" w:space="0" w:color="auto"/>
              <w:left w:val="single" w:sz="6" w:space="0" w:color="auto"/>
              <w:bottom w:val="single" w:sz="6" w:space="0" w:color="auto"/>
              <w:right w:val="single" w:sz="6" w:space="0" w:color="auto"/>
            </w:tcBorders>
          </w:tcPr>
          <w:p w14:paraId="5A292732" w14:textId="77777777" w:rsidR="00E36F0E" w:rsidRPr="00945D63" w:rsidRDefault="00393DC0" w:rsidP="00E36F0E">
            <w:pPr>
              <w:rPr>
                <w:sz w:val="16"/>
                <w:szCs w:val="16"/>
              </w:rPr>
            </w:pPr>
            <w:r w:rsidRPr="00945D63">
              <w:rPr>
                <w:sz w:val="16"/>
                <w:szCs w:val="16"/>
              </w:rPr>
              <w:t>MBORREL4: New req.</w:t>
            </w:r>
          </w:p>
        </w:tc>
      </w:tr>
      <w:tr w:rsidR="00E36F0E" w:rsidRPr="00BC6BE2" w14:paraId="1E2751AA" w14:textId="77777777" w:rsidTr="00E36F0E">
        <w:trPr>
          <w:trHeight w:val="245"/>
          <w:jc w:val="center"/>
        </w:trPr>
        <w:tc>
          <w:tcPr>
            <w:tcW w:w="1755" w:type="dxa"/>
            <w:tcBorders>
              <w:left w:val="single" w:sz="4" w:space="0" w:color="auto"/>
              <w:right w:val="single" w:sz="4" w:space="0" w:color="auto"/>
            </w:tcBorders>
          </w:tcPr>
          <w:p w14:paraId="3EA96BDC"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49BA813" w14:textId="77777777" w:rsidR="00E36F0E" w:rsidRPr="00945D63" w:rsidRDefault="00393DC0" w:rsidP="00E36F0E">
            <w:pPr>
              <w:rPr>
                <w:sz w:val="16"/>
                <w:szCs w:val="16"/>
              </w:rPr>
            </w:pPr>
            <w:r w:rsidRPr="00945D63">
              <w:rPr>
                <w:sz w:val="16"/>
                <w:szCs w:val="16"/>
              </w:rPr>
              <w:t>WIR-UC-REQ-369973/A-WIRClient1 Wi-Fi connected to an Wi-Fi Hotspot first time and Wi-Fi Hotspot doesn’t have landing page</w:t>
            </w:r>
          </w:p>
        </w:tc>
        <w:tc>
          <w:tcPr>
            <w:tcW w:w="5911" w:type="dxa"/>
            <w:tcBorders>
              <w:top w:val="single" w:sz="6" w:space="0" w:color="auto"/>
              <w:left w:val="single" w:sz="6" w:space="0" w:color="auto"/>
              <w:bottom w:val="single" w:sz="6" w:space="0" w:color="auto"/>
              <w:right w:val="single" w:sz="6" w:space="0" w:color="auto"/>
            </w:tcBorders>
          </w:tcPr>
          <w:p w14:paraId="628B8983" w14:textId="77777777" w:rsidR="00E36F0E" w:rsidRPr="00945D63" w:rsidRDefault="00393DC0" w:rsidP="00E36F0E">
            <w:pPr>
              <w:rPr>
                <w:sz w:val="16"/>
                <w:szCs w:val="16"/>
              </w:rPr>
            </w:pPr>
            <w:r w:rsidRPr="00945D63">
              <w:rPr>
                <w:sz w:val="16"/>
                <w:szCs w:val="16"/>
              </w:rPr>
              <w:t>MBORREL4: New req.</w:t>
            </w:r>
          </w:p>
        </w:tc>
      </w:tr>
      <w:tr w:rsidR="00E36F0E" w:rsidRPr="00BC6BE2" w14:paraId="128DA960" w14:textId="77777777" w:rsidTr="00E36F0E">
        <w:trPr>
          <w:trHeight w:val="245"/>
          <w:jc w:val="center"/>
        </w:trPr>
        <w:tc>
          <w:tcPr>
            <w:tcW w:w="1755" w:type="dxa"/>
            <w:tcBorders>
              <w:left w:val="single" w:sz="4" w:space="0" w:color="auto"/>
              <w:right w:val="single" w:sz="4" w:space="0" w:color="auto"/>
            </w:tcBorders>
          </w:tcPr>
          <w:p w14:paraId="6574AFE3"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88C7C18" w14:textId="77777777" w:rsidR="00E36F0E" w:rsidRPr="00945D63" w:rsidRDefault="00393DC0" w:rsidP="00E36F0E">
            <w:pPr>
              <w:rPr>
                <w:sz w:val="16"/>
                <w:szCs w:val="16"/>
              </w:rPr>
            </w:pPr>
            <w:r w:rsidRPr="00945D63">
              <w:rPr>
                <w:sz w:val="16"/>
                <w:szCs w:val="16"/>
              </w:rPr>
              <w:t>WIR-UC-REQ-369974/A-WIRClient1/WIRClient2 Wi-Fi connected to a Wi-Fi Hotspot connected previously</w:t>
            </w:r>
          </w:p>
        </w:tc>
        <w:tc>
          <w:tcPr>
            <w:tcW w:w="5911" w:type="dxa"/>
            <w:tcBorders>
              <w:top w:val="single" w:sz="6" w:space="0" w:color="auto"/>
              <w:left w:val="single" w:sz="6" w:space="0" w:color="auto"/>
              <w:bottom w:val="single" w:sz="6" w:space="0" w:color="auto"/>
              <w:right w:val="single" w:sz="6" w:space="0" w:color="auto"/>
            </w:tcBorders>
          </w:tcPr>
          <w:p w14:paraId="50817C62" w14:textId="77777777" w:rsidR="00E36F0E" w:rsidRPr="00945D63" w:rsidRDefault="00393DC0" w:rsidP="00E36F0E">
            <w:pPr>
              <w:rPr>
                <w:sz w:val="16"/>
                <w:szCs w:val="16"/>
              </w:rPr>
            </w:pPr>
            <w:r w:rsidRPr="00945D63">
              <w:rPr>
                <w:sz w:val="16"/>
                <w:szCs w:val="16"/>
              </w:rPr>
              <w:t>MBORREL4: New req.</w:t>
            </w:r>
          </w:p>
        </w:tc>
      </w:tr>
      <w:tr w:rsidR="00E36F0E" w:rsidRPr="00BC6BE2" w14:paraId="1ECB8F1B" w14:textId="77777777" w:rsidTr="00E36F0E">
        <w:trPr>
          <w:trHeight w:val="245"/>
          <w:jc w:val="center"/>
        </w:trPr>
        <w:tc>
          <w:tcPr>
            <w:tcW w:w="1755" w:type="dxa"/>
            <w:tcBorders>
              <w:left w:val="single" w:sz="4" w:space="0" w:color="auto"/>
              <w:right w:val="single" w:sz="4" w:space="0" w:color="auto"/>
            </w:tcBorders>
          </w:tcPr>
          <w:p w14:paraId="5FA77F52"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7CC5684" w14:textId="77777777" w:rsidR="00E36F0E" w:rsidRPr="00945D63" w:rsidRDefault="00393DC0" w:rsidP="00E36F0E">
            <w:pPr>
              <w:rPr>
                <w:sz w:val="16"/>
                <w:szCs w:val="16"/>
              </w:rPr>
            </w:pPr>
            <w:r w:rsidRPr="00945D63">
              <w:rPr>
                <w:sz w:val="16"/>
                <w:szCs w:val="16"/>
              </w:rPr>
              <w:t>WIR-UC-REQ-369975/A-WIRClient1/WIRClient2 Wi-Fi connected to an open Wi-Fi Hotspot connected previously and redirected to landing page</w:t>
            </w:r>
          </w:p>
        </w:tc>
        <w:tc>
          <w:tcPr>
            <w:tcW w:w="5911" w:type="dxa"/>
            <w:tcBorders>
              <w:top w:val="single" w:sz="6" w:space="0" w:color="auto"/>
              <w:left w:val="single" w:sz="6" w:space="0" w:color="auto"/>
              <w:bottom w:val="single" w:sz="6" w:space="0" w:color="auto"/>
              <w:right w:val="single" w:sz="6" w:space="0" w:color="auto"/>
            </w:tcBorders>
          </w:tcPr>
          <w:p w14:paraId="351FC4BE" w14:textId="77777777" w:rsidR="00E36F0E" w:rsidRPr="00945D63" w:rsidRDefault="00393DC0" w:rsidP="00E36F0E">
            <w:pPr>
              <w:rPr>
                <w:sz w:val="16"/>
                <w:szCs w:val="16"/>
              </w:rPr>
            </w:pPr>
            <w:r w:rsidRPr="00945D63">
              <w:rPr>
                <w:sz w:val="16"/>
                <w:szCs w:val="16"/>
              </w:rPr>
              <w:t>MBORREL4: New req.</w:t>
            </w:r>
          </w:p>
        </w:tc>
      </w:tr>
      <w:tr w:rsidR="00E36F0E" w:rsidRPr="00BC6BE2" w14:paraId="02FCF5B8" w14:textId="77777777" w:rsidTr="00E36F0E">
        <w:trPr>
          <w:trHeight w:val="245"/>
          <w:jc w:val="center"/>
        </w:trPr>
        <w:tc>
          <w:tcPr>
            <w:tcW w:w="1755" w:type="dxa"/>
            <w:tcBorders>
              <w:left w:val="single" w:sz="4" w:space="0" w:color="auto"/>
              <w:right w:val="single" w:sz="4" w:space="0" w:color="auto"/>
            </w:tcBorders>
          </w:tcPr>
          <w:p w14:paraId="023DCFBC"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857195E" w14:textId="77777777" w:rsidR="00E36F0E" w:rsidRPr="00945D63" w:rsidRDefault="00393DC0" w:rsidP="00E36F0E">
            <w:pPr>
              <w:rPr>
                <w:sz w:val="16"/>
                <w:szCs w:val="16"/>
              </w:rPr>
            </w:pPr>
            <w:r w:rsidRPr="00945D63">
              <w:rPr>
                <w:sz w:val="16"/>
                <w:szCs w:val="16"/>
              </w:rPr>
              <w:t>WIR-UC-REQ-369976/A-WIRClient1/WIRClient2 Wi-Fi connected to password protected Wi-Fi Hotspot first time</w:t>
            </w:r>
          </w:p>
        </w:tc>
        <w:tc>
          <w:tcPr>
            <w:tcW w:w="5911" w:type="dxa"/>
            <w:tcBorders>
              <w:top w:val="single" w:sz="6" w:space="0" w:color="auto"/>
              <w:left w:val="single" w:sz="6" w:space="0" w:color="auto"/>
              <w:bottom w:val="single" w:sz="6" w:space="0" w:color="auto"/>
              <w:right w:val="single" w:sz="6" w:space="0" w:color="auto"/>
            </w:tcBorders>
          </w:tcPr>
          <w:p w14:paraId="6074FC39" w14:textId="77777777" w:rsidR="00E36F0E" w:rsidRPr="00945D63" w:rsidRDefault="00393DC0" w:rsidP="00E36F0E">
            <w:pPr>
              <w:rPr>
                <w:sz w:val="16"/>
                <w:szCs w:val="16"/>
              </w:rPr>
            </w:pPr>
            <w:r w:rsidRPr="00945D63">
              <w:rPr>
                <w:sz w:val="16"/>
                <w:szCs w:val="16"/>
              </w:rPr>
              <w:t>MBORREL4: New req.</w:t>
            </w:r>
          </w:p>
        </w:tc>
      </w:tr>
      <w:tr w:rsidR="00E36F0E" w:rsidRPr="00BC6BE2" w14:paraId="19E989C1" w14:textId="77777777" w:rsidTr="00E36F0E">
        <w:trPr>
          <w:trHeight w:val="245"/>
          <w:jc w:val="center"/>
        </w:trPr>
        <w:tc>
          <w:tcPr>
            <w:tcW w:w="1755" w:type="dxa"/>
            <w:tcBorders>
              <w:left w:val="single" w:sz="4" w:space="0" w:color="auto"/>
              <w:right w:val="single" w:sz="4" w:space="0" w:color="auto"/>
            </w:tcBorders>
          </w:tcPr>
          <w:p w14:paraId="3D6B539C"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9735141" w14:textId="77777777" w:rsidR="00E36F0E" w:rsidRPr="00945D63" w:rsidRDefault="00393DC0" w:rsidP="00E36F0E">
            <w:pPr>
              <w:rPr>
                <w:sz w:val="16"/>
                <w:szCs w:val="16"/>
              </w:rPr>
            </w:pPr>
            <w:r w:rsidRPr="00945D63">
              <w:rPr>
                <w:sz w:val="16"/>
                <w:szCs w:val="16"/>
              </w:rPr>
              <w:t>WIR-UC-REQ-369977/A-WIRClient1/WIRClient2 Wi-Fi connected to password protected Wi-Fi Hotspot first time and customer enters verification code recei</w:t>
            </w:r>
          </w:p>
        </w:tc>
        <w:tc>
          <w:tcPr>
            <w:tcW w:w="5911" w:type="dxa"/>
            <w:tcBorders>
              <w:top w:val="single" w:sz="6" w:space="0" w:color="auto"/>
              <w:left w:val="single" w:sz="6" w:space="0" w:color="auto"/>
              <w:bottom w:val="single" w:sz="6" w:space="0" w:color="auto"/>
              <w:right w:val="single" w:sz="6" w:space="0" w:color="auto"/>
            </w:tcBorders>
          </w:tcPr>
          <w:p w14:paraId="38010354" w14:textId="77777777" w:rsidR="00E36F0E" w:rsidRPr="00945D63" w:rsidRDefault="00393DC0" w:rsidP="00E36F0E">
            <w:pPr>
              <w:rPr>
                <w:sz w:val="16"/>
                <w:szCs w:val="16"/>
              </w:rPr>
            </w:pPr>
            <w:r w:rsidRPr="00945D63">
              <w:rPr>
                <w:sz w:val="16"/>
                <w:szCs w:val="16"/>
              </w:rPr>
              <w:t>MBORREL4: New req.</w:t>
            </w:r>
          </w:p>
        </w:tc>
      </w:tr>
      <w:tr w:rsidR="00E36F0E" w:rsidRPr="00BC6BE2" w14:paraId="326C58CD" w14:textId="77777777" w:rsidTr="00E36F0E">
        <w:trPr>
          <w:trHeight w:val="245"/>
          <w:jc w:val="center"/>
        </w:trPr>
        <w:tc>
          <w:tcPr>
            <w:tcW w:w="1755" w:type="dxa"/>
            <w:tcBorders>
              <w:left w:val="single" w:sz="4" w:space="0" w:color="auto"/>
              <w:right w:val="single" w:sz="4" w:space="0" w:color="auto"/>
            </w:tcBorders>
          </w:tcPr>
          <w:p w14:paraId="2F567B98"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3D03ED4" w14:textId="77777777" w:rsidR="00E36F0E" w:rsidRPr="00945D63" w:rsidRDefault="00393DC0" w:rsidP="00E36F0E">
            <w:pPr>
              <w:rPr>
                <w:sz w:val="16"/>
                <w:szCs w:val="16"/>
              </w:rPr>
            </w:pPr>
            <w:r w:rsidRPr="00945D63">
              <w:rPr>
                <w:sz w:val="16"/>
                <w:szCs w:val="16"/>
              </w:rPr>
              <w:t>WIR-UC-REQ-369978/A-WIRClient1/WIRClient2 Wi-Fi connected to password protected Wi-Fi Hotspot first time and lading page displayed</w:t>
            </w:r>
          </w:p>
        </w:tc>
        <w:tc>
          <w:tcPr>
            <w:tcW w:w="5911" w:type="dxa"/>
            <w:tcBorders>
              <w:top w:val="single" w:sz="6" w:space="0" w:color="auto"/>
              <w:left w:val="single" w:sz="6" w:space="0" w:color="auto"/>
              <w:bottom w:val="single" w:sz="6" w:space="0" w:color="auto"/>
              <w:right w:val="single" w:sz="6" w:space="0" w:color="auto"/>
            </w:tcBorders>
          </w:tcPr>
          <w:p w14:paraId="0706FEDF" w14:textId="77777777" w:rsidR="00E36F0E" w:rsidRPr="00945D63" w:rsidRDefault="00393DC0" w:rsidP="00E36F0E">
            <w:pPr>
              <w:rPr>
                <w:sz w:val="16"/>
                <w:szCs w:val="16"/>
              </w:rPr>
            </w:pPr>
            <w:r w:rsidRPr="00945D63">
              <w:rPr>
                <w:sz w:val="16"/>
                <w:szCs w:val="16"/>
              </w:rPr>
              <w:t>MBORREL4: New req.</w:t>
            </w:r>
          </w:p>
        </w:tc>
      </w:tr>
      <w:tr w:rsidR="00E36F0E" w:rsidRPr="00BC6BE2" w14:paraId="635D71AF" w14:textId="77777777" w:rsidTr="00E36F0E">
        <w:trPr>
          <w:trHeight w:val="245"/>
          <w:jc w:val="center"/>
        </w:trPr>
        <w:tc>
          <w:tcPr>
            <w:tcW w:w="1755" w:type="dxa"/>
            <w:tcBorders>
              <w:left w:val="single" w:sz="4" w:space="0" w:color="auto"/>
              <w:right w:val="single" w:sz="4" w:space="0" w:color="auto"/>
            </w:tcBorders>
          </w:tcPr>
          <w:p w14:paraId="01977543"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A7A3514" w14:textId="77777777" w:rsidR="00E36F0E" w:rsidRPr="00945D63" w:rsidRDefault="00393DC0" w:rsidP="00E36F0E">
            <w:pPr>
              <w:rPr>
                <w:sz w:val="16"/>
                <w:szCs w:val="16"/>
              </w:rPr>
            </w:pPr>
            <w:r w:rsidRPr="00945D63">
              <w:rPr>
                <w:sz w:val="16"/>
                <w:szCs w:val="16"/>
              </w:rPr>
              <w:t>WIR-UC-REQ-369979/A-WIRClient1/WIRClient2 Wi-Fi connected to password protected Wi-Fi Hotspot first time and customer enters password with on-screen</w:t>
            </w:r>
          </w:p>
        </w:tc>
        <w:tc>
          <w:tcPr>
            <w:tcW w:w="5911" w:type="dxa"/>
            <w:tcBorders>
              <w:top w:val="single" w:sz="6" w:space="0" w:color="auto"/>
              <w:left w:val="single" w:sz="6" w:space="0" w:color="auto"/>
              <w:bottom w:val="single" w:sz="6" w:space="0" w:color="auto"/>
              <w:right w:val="single" w:sz="6" w:space="0" w:color="auto"/>
            </w:tcBorders>
          </w:tcPr>
          <w:p w14:paraId="2D52FA6A" w14:textId="77777777" w:rsidR="00E36F0E" w:rsidRPr="00945D63" w:rsidRDefault="00393DC0" w:rsidP="00E36F0E">
            <w:pPr>
              <w:rPr>
                <w:sz w:val="16"/>
                <w:szCs w:val="16"/>
              </w:rPr>
            </w:pPr>
            <w:r w:rsidRPr="00945D63">
              <w:rPr>
                <w:sz w:val="16"/>
                <w:szCs w:val="16"/>
              </w:rPr>
              <w:t>MBORREL4: New req.</w:t>
            </w:r>
          </w:p>
        </w:tc>
      </w:tr>
      <w:tr w:rsidR="00E36F0E" w:rsidRPr="00BC6BE2" w14:paraId="152654C6" w14:textId="77777777" w:rsidTr="00E36F0E">
        <w:trPr>
          <w:trHeight w:val="245"/>
          <w:jc w:val="center"/>
        </w:trPr>
        <w:tc>
          <w:tcPr>
            <w:tcW w:w="1755" w:type="dxa"/>
            <w:tcBorders>
              <w:left w:val="single" w:sz="4" w:space="0" w:color="auto"/>
              <w:right w:val="single" w:sz="4" w:space="0" w:color="auto"/>
            </w:tcBorders>
          </w:tcPr>
          <w:p w14:paraId="12DF3F79"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992CE8A" w14:textId="77777777" w:rsidR="00E36F0E" w:rsidRPr="00945D63" w:rsidRDefault="00393DC0" w:rsidP="00E36F0E">
            <w:pPr>
              <w:rPr>
                <w:sz w:val="16"/>
                <w:szCs w:val="16"/>
              </w:rPr>
            </w:pPr>
            <w:r w:rsidRPr="00945D63">
              <w:rPr>
                <w:sz w:val="16"/>
                <w:szCs w:val="16"/>
              </w:rPr>
              <w:t>WIR-UC-REQ-369980/A-WIRClient1/WIRClient2 Wi-Fi connected to password protected Wi-Fi Hotspot again</w:t>
            </w:r>
          </w:p>
        </w:tc>
        <w:tc>
          <w:tcPr>
            <w:tcW w:w="5911" w:type="dxa"/>
            <w:tcBorders>
              <w:top w:val="single" w:sz="6" w:space="0" w:color="auto"/>
              <w:left w:val="single" w:sz="6" w:space="0" w:color="auto"/>
              <w:bottom w:val="single" w:sz="6" w:space="0" w:color="auto"/>
              <w:right w:val="single" w:sz="6" w:space="0" w:color="auto"/>
            </w:tcBorders>
          </w:tcPr>
          <w:p w14:paraId="300A45D9" w14:textId="77777777" w:rsidR="00E36F0E" w:rsidRPr="00945D63" w:rsidRDefault="00393DC0" w:rsidP="00E36F0E">
            <w:pPr>
              <w:rPr>
                <w:sz w:val="16"/>
                <w:szCs w:val="16"/>
              </w:rPr>
            </w:pPr>
            <w:r w:rsidRPr="00945D63">
              <w:rPr>
                <w:sz w:val="16"/>
                <w:szCs w:val="16"/>
              </w:rPr>
              <w:t>MBORREL4: New req.</w:t>
            </w:r>
          </w:p>
        </w:tc>
      </w:tr>
      <w:tr w:rsidR="00E36F0E" w:rsidRPr="00BC6BE2" w14:paraId="7B9B6863" w14:textId="77777777" w:rsidTr="00E36F0E">
        <w:trPr>
          <w:trHeight w:val="245"/>
          <w:jc w:val="center"/>
        </w:trPr>
        <w:tc>
          <w:tcPr>
            <w:tcW w:w="1755" w:type="dxa"/>
            <w:tcBorders>
              <w:left w:val="single" w:sz="4" w:space="0" w:color="auto"/>
              <w:right w:val="single" w:sz="4" w:space="0" w:color="auto"/>
            </w:tcBorders>
          </w:tcPr>
          <w:p w14:paraId="7A8EF995"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A09B82C" w14:textId="77777777" w:rsidR="00E36F0E" w:rsidRPr="00945D63" w:rsidRDefault="00393DC0" w:rsidP="00E36F0E">
            <w:pPr>
              <w:rPr>
                <w:sz w:val="16"/>
                <w:szCs w:val="16"/>
              </w:rPr>
            </w:pPr>
            <w:r w:rsidRPr="00945D63">
              <w:rPr>
                <w:sz w:val="16"/>
                <w:szCs w:val="16"/>
              </w:rPr>
              <w:t>WIR-UC-REQ-369981/A-WIRClient1/WIRClient2 Wi-Fi connected to password protected Wi-Fi Hotspot again and landing page displayed</w:t>
            </w:r>
          </w:p>
        </w:tc>
        <w:tc>
          <w:tcPr>
            <w:tcW w:w="5911" w:type="dxa"/>
            <w:tcBorders>
              <w:top w:val="single" w:sz="6" w:space="0" w:color="auto"/>
              <w:left w:val="single" w:sz="6" w:space="0" w:color="auto"/>
              <w:bottom w:val="single" w:sz="6" w:space="0" w:color="auto"/>
              <w:right w:val="single" w:sz="6" w:space="0" w:color="auto"/>
            </w:tcBorders>
          </w:tcPr>
          <w:p w14:paraId="41EB5151" w14:textId="77777777" w:rsidR="00E36F0E" w:rsidRPr="00945D63" w:rsidRDefault="00393DC0" w:rsidP="00E36F0E">
            <w:pPr>
              <w:rPr>
                <w:sz w:val="16"/>
                <w:szCs w:val="16"/>
              </w:rPr>
            </w:pPr>
            <w:r w:rsidRPr="00945D63">
              <w:rPr>
                <w:sz w:val="16"/>
                <w:szCs w:val="16"/>
              </w:rPr>
              <w:t>MBORREL4: New req.</w:t>
            </w:r>
          </w:p>
        </w:tc>
      </w:tr>
      <w:tr w:rsidR="00E36F0E" w:rsidRPr="00BC6BE2" w14:paraId="2508CDE2" w14:textId="77777777" w:rsidTr="00E36F0E">
        <w:trPr>
          <w:trHeight w:val="245"/>
          <w:jc w:val="center"/>
        </w:trPr>
        <w:tc>
          <w:tcPr>
            <w:tcW w:w="1755" w:type="dxa"/>
            <w:tcBorders>
              <w:left w:val="single" w:sz="4" w:space="0" w:color="auto"/>
              <w:right w:val="single" w:sz="4" w:space="0" w:color="auto"/>
            </w:tcBorders>
          </w:tcPr>
          <w:p w14:paraId="1400A79C"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82AD912" w14:textId="77777777" w:rsidR="00E36F0E" w:rsidRPr="00945D63" w:rsidRDefault="00393DC0" w:rsidP="00E36F0E">
            <w:pPr>
              <w:rPr>
                <w:sz w:val="16"/>
                <w:szCs w:val="16"/>
              </w:rPr>
            </w:pPr>
            <w:r w:rsidRPr="00945D63">
              <w:rPr>
                <w:sz w:val="16"/>
                <w:szCs w:val="16"/>
              </w:rPr>
              <w:t>WIR-UC-REQ-369982/A-WIRClient1/WIRClient2 Wi-Fi connected to password protected Wi-Fi Hotspot again but authentication fails</w:t>
            </w:r>
          </w:p>
        </w:tc>
        <w:tc>
          <w:tcPr>
            <w:tcW w:w="5911" w:type="dxa"/>
            <w:tcBorders>
              <w:top w:val="single" w:sz="6" w:space="0" w:color="auto"/>
              <w:left w:val="single" w:sz="6" w:space="0" w:color="auto"/>
              <w:bottom w:val="single" w:sz="6" w:space="0" w:color="auto"/>
              <w:right w:val="single" w:sz="6" w:space="0" w:color="auto"/>
            </w:tcBorders>
          </w:tcPr>
          <w:p w14:paraId="1ED679BB" w14:textId="77777777" w:rsidR="00E36F0E" w:rsidRPr="00945D63" w:rsidRDefault="00393DC0" w:rsidP="00E36F0E">
            <w:pPr>
              <w:rPr>
                <w:sz w:val="16"/>
                <w:szCs w:val="16"/>
              </w:rPr>
            </w:pPr>
            <w:r w:rsidRPr="00945D63">
              <w:rPr>
                <w:sz w:val="16"/>
                <w:szCs w:val="16"/>
              </w:rPr>
              <w:t>MBORREL4: New req.</w:t>
            </w:r>
          </w:p>
        </w:tc>
      </w:tr>
      <w:tr w:rsidR="00E36F0E" w:rsidRPr="00BC6BE2" w14:paraId="14184867" w14:textId="77777777" w:rsidTr="00E36F0E">
        <w:trPr>
          <w:trHeight w:val="245"/>
          <w:jc w:val="center"/>
        </w:trPr>
        <w:tc>
          <w:tcPr>
            <w:tcW w:w="1755" w:type="dxa"/>
            <w:tcBorders>
              <w:left w:val="single" w:sz="4" w:space="0" w:color="auto"/>
              <w:right w:val="single" w:sz="4" w:space="0" w:color="auto"/>
            </w:tcBorders>
          </w:tcPr>
          <w:p w14:paraId="5DCF0D7F"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B45BC64" w14:textId="77777777" w:rsidR="00E36F0E" w:rsidRPr="00945D63" w:rsidRDefault="00393DC0" w:rsidP="00E36F0E">
            <w:pPr>
              <w:rPr>
                <w:sz w:val="16"/>
                <w:szCs w:val="16"/>
              </w:rPr>
            </w:pPr>
            <w:r w:rsidRPr="00945D63">
              <w:rPr>
                <w:sz w:val="16"/>
                <w:szCs w:val="16"/>
              </w:rPr>
              <w:t>WIR-UC-REQ-369983/A-Wi-Fi connection lost after Wi-Fi Hotspot timeout</w:t>
            </w:r>
          </w:p>
        </w:tc>
        <w:tc>
          <w:tcPr>
            <w:tcW w:w="5911" w:type="dxa"/>
            <w:tcBorders>
              <w:top w:val="single" w:sz="6" w:space="0" w:color="auto"/>
              <w:left w:val="single" w:sz="6" w:space="0" w:color="auto"/>
              <w:bottom w:val="single" w:sz="6" w:space="0" w:color="auto"/>
              <w:right w:val="single" w:sz="6" w:space="0" w:color="auto"/>
            </w:tcBorders>
          </w:tcPr>
          <w:p w14:paraId="6D5940CF" w14:textId="77777777" w:rsidR="00E36F0E" w:rsidRPr="00945D63" w:rsidRDefault="00393DC0" w:rsidP="00E36F0E">
            <w:pPr>
              <w:rPr>
                <w:sz w:val="16"/>
                <w:szCs w:val="16"/>
              </w:rPr>
            </w:pPr>
            <w:r w:rsidRPr="00945D63">
              <w:rPr>
                <w:sz w:val="16"/>
                <w:szCs w:val="16"/>
              </w:rPr>
              <w:t>MBORREL4: New req.</w:t>
            </w:r>
          </w:p>
        </w:tc>
      </w:tr>
      <w:tr w:rsidR="00E36F0E" w:rsidRPr="00BC6BE2" w14:paraId="60DF76C0" w14:textId="77777777" w:rsidTr="00E36F0E">
        <w:trPr>
          <w:trHeight w:val="245"/>
          <w:jc w:val="center"/>
        </w:trPr>
        <w:tc>
          <w:tcPr>
            <w:tcW w:w="1755" w:type="dxa"/>
            <w:tcBorders>
              <w:left w:val="single" w:sz="4" w:space="0" w:color="auto"/>
              <w:right w:val="single" w:sz="4" w:space="0" w:color="auto"/>
            </w:tcBorders>
          </w:tcPr>
          <w:p w14:paraId="029E4CFF"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DFC813F" w14:textId="77777777" w:rsidR="00E36F0E" w:rsidRPr="00945D63" w:rsidRDefault="00393DC0" w:rsidP="00E36F0E">
            <w:pPr>
              <w:rPr>
                <w:sz w:val="16"/>
                <w:szCs w:val="16"/>
              </w:rPr>
            </w:pPr>
            <w:r w:rsidRPr="00945D63">
              <w:rPr>
                <w:sz w:val="16"/>
                <w:szCs w:val="16"/>
              </w:rPr>
              <w:t>WIR-UC-REQ-369984/A-Wi-Fi connection lost due to Wi-Fi signal becomes too weak</w:t>
            </w:r>
          </w:p>
        </w:tc>
        <w:tc>
          <w:tcPr>
            <w:tcW w:w="5911" w:type="dxa"/>
            <w:tcBorders>
              <w:top w:val="single" w:sz="6" w:space="0" w:color="auto"/>
              <w:left w:val="single" w:sz="6" w:space="0" w:color="auto"/>
              <w:bottom w:val="single" w:sz="6" w:space="0" w:color="auto"/>
              <w:right w:val="single" w:sz="6" w:space="0" w:color="auto"/>
            </w:tcBorders>
          </w:tcPr>
          <w:p w14:paraId="2AF7009E" w14:textId="77777777" w:rsidR="00E36F0E" w:rsidRPr="00945D63" w:rsidRDefault="00393DC0" w:rsidP="00E36F0E">
            <w:pPr>
              <w:rPr>
                <w:sz w:val="16"/>
                <w:szCs w:val="16"/>
              </w:rPr>
            </w:pPr>
            <w:r w:rsidRPr="00945D63">
              <w:rPr>
                <w:sz w:val="16"/>
                <w:szCs w:val="16"/>
              </w:rPr>
              <w:t>MBORREL4: New req.</w:t>
            </w:r>
          </w:p>
        </w:tc>
      </w:tr>
      <w:tr w:rsidR="00E36F0E" w:rsidRPr="00BC6BE2" w14:paraId="32250D31" w14:textId="77777777" w:rsidTr="00E36F0E">
        <w:trPr>
          <w:trHeight w:val="245"/>
          <w:jc w:val="center"/>
        </w:trPr>
        <w:tc>
          <w:tcPr>
            <w:tcW w:w="1755" w:type="dxa"/>
            <w:tcBorders>
              <w:left w:val="single" w:sz="4" w:space="0" w:color="auto"/>
              <w:right w:val="single" w:sz="4" w:space="0" w:color="auto"/>
            </w:tcBorders>
          </w:tcPr>
          <w:p w14:paraId="77DB9D48"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F2DC4D3" w14:textId="77777777" w:rsidR="00E36F0E" w:rsidRPr="00945D63" w:rsidRDefault="00393DC0" w:rsidP="00E36F0E">
            <w:pPr>
              <w:rPr>
                <w:sz w:val="16"/>
                <w:szCs w:val="16"/>
              </w:rPr>
            </w:pPr>
            <w:r w:rsidRPr="00945D63">
              <w:rPr>
                <w:sz w:val="16"/>
                <w:szCs w:val="16"/>
              </w:rPr>
              <w:t>WIR-UC-REQ-369985/A-Wi-Fi connection lost during connection setup due to Wi-Fi signal becomes weak</w:t>
            </w:r>
          </w:p>
        </w:tc>
        <w:tc>
          <w:tcPr>
            <w:tcW w:w="5911" w:type="dxa"/>
            <w:tcBorders>
              <w:top w:val="single" w:sz="6" w:space="0" w:color="auto"/>
              <w:left w:val="single" w:sz="6" w:space="0" w:color="auto"/>
              <w:bottom w:val="single" w:sz="6" w:space="0" w:color="auto"/>
              <w:right w:val="single" w:sz="6" w:space="0" w:color="auto"/>
            </w:tcBorders>
          </w:tcPr>
          <w:p w14:paraId="59E49B42" w14:textId="77777777" w:rsidR="00E36F0E" w:rsidRPr="00945D63" w:rsidRDefault="00393DC0" w:rsidP="00E36F0E">
            <w:pPr>
              <w:rPr>
                <w:sz w:val="16"/>
                <w:szCs w:val="16"/>
              </w:rPr>
            </w:pPr>
            <w:r w:rsidRPr="00945D63">
              <w:rPr>
                <w:sz w:val="16"/>
                <w:szCs w:val="16"/>
              </w:rPr>
              <w:t>MBORREL4: New req.</w:t>
            </w:r>
          </w:p>
        </w:tc>
      </w:tr>
      <w:tr w:rsidR="00E36F0E" w:rsidRPr="00BC6BE2" w14:paraId="3480112C" w14:textId="77777777" w:rsidTr="00E36F0E">
        <w:trPr>
          <w:trHeight w:val="245"/>
          <w:jc w:val="center"/>
        </w:trPr>
        <w:tc>
          <w:tcPr>
            <w:tcW w:w="1755" w:type="dxa"/>
            <w:tcBorders>
              <w:left w:val="single" w:sz="4" w:space="0" w:color="auto"/>
              <w:right w:val="single" w:sz="4" w:space="0" w:color="auto"/>
            </w:tcBorders>
          </w:tcPr>
          <w:p w14:paraId="5277DEF3"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BB0FB6C" w14:textId="77777777" w:rsidR="00E36F0E" w:rsidRPr="00945D63" w:rsidRDefault="00393DC0" w:rsidP="00E36F0E">
            <w:pPr>
              <w:rPr>
                <w:sz w:val="16"/>
                <w:szCs w:val="16"/>
              </w:rPr>
            </w:pPr>
            <w:r w:rsidRPr="00945D63">
              <w:rPr>
                <w:sz w:val="16"/>
                <w:szCs w:val="16"/>
              </w:rPr>
              <w:t>WIR-UC-REQ-369986/A-Customer selects other screen while landing page displayed</w:t>
            </w:r>
          </w:p>
        </w:tc>
        <w:tc>
          <w:tcPr>
            <w:tcW w:w="5911" w:type="dxa"/>
            <w:tcBorders>
              <w:top w:val="single" w:sz="6" w:space="0" w:color="auto"/>
              <w:left w:val="single" w:sz="6" w:space="0" w:color="auto"/>
              <w:bottom w:val="single" w:sz="6" w:space="0" w:color="auto"/>
              <w:right w:val="single" w:sz="6" w:space="0" w:color="auto"/>
            </w:tcBorders>
          </w:tcPr>
          <w:p w14:paraId="2FAA54B3" w14:textId="77777777" w:rsidR="00E36F0E" w:rsidRPr="00945D63" w:rsidRDefault="00393DC0" w:rsidP="00E36F0E">
            <w:pPr>
              <w:rPr>
                <w:sz w:val="16"/>
                <w:szCs w:val="16"/>
              </w:rPr>
            </w:pPr>
            <w:r w:rsidRPr="00945D63">
              <w:rPr>
                <w:sz w:val="16"/>
                <w:szCs w:val="16"/>
              </w:rPr>
              <w:t>MBORREL4: New req.</w:t>
            </w:r>
          </w:p>
        </w:tc>
      </w:tr>
      <w:tr w:rsidR="00E36F0E" w:rsidRPr="00BC6BE2" w14:paraId="77A1A8DA" w14:textId="77777777" w:rsidTr="00E36F0E">
        <w:trPr>
          <w:trHeight w:val="245"/>
          <w:jc w:val="center"/>
        </w:trPr>
        <w:tc>
          <w:tcPr>
            <w:tcW w:w="1755" w:type="dxa"/>
            <w:tcBorders>
              <w:left w:val="single" w:sz="4" w:space="0" w:color="auto"/>
              <w:right w:val="single" w:sz="4" w:space="0" w:color="auto"/>
            </w:tcBorders>
          </w:tcPr>
          <w:p w14:paraId="301F9D07"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7D7D96E" w14:textId="77777777" w:rsidR="00E36F0E" w:rsidRPr="00945D63" w:rsidRDefault="00393DC0" w:rsidP="00E36F0E">
            <w:pPr>
              <w:rPr>
                <w:sz w:val="16"/>
                <w:szCs w:val="16"/>
              </w:rPr>
            </w:pPr>
            <w:r w:rsidRPr="00945D63">
              <w:rPr>
                <w:sz w:val="16"/>
                <w:szCs w:val="16"/>
              </w:rPr>
              <w:t>WIR-UC-REQ-369987/A-Other screen overrides while landing page displayed</w:t>
            </w:r>
          </w:p>
        </w:tc>
        <w:tc>
          <w:tcPr>
            <w:tcW w:w="5911" w:type="dxa"/>
            <w:tcBorders>
              <w:top w:val="single" w:sz="6" w:space="0" w:color="auto"/>
              <w:left w:val="single" w:sz="6" w:space="0" w:color="auto"/>
              <w:bottom w:val="single" w:sz="6" w:space="0" w:color="auto"/>
              <w:right w:val="single" w:sz="6" w:space="0" w:color="auto"/>
            </w:tcBorders>
          </w:tcPr>
          <w:p w14:paraId="3EBD1A2B" w14:textId="77777777" w:rsidR="00E36F0E" w:rsidRPr="00945D63" w:rsidRDefault="00393DC0" w:rsidP="00E36F0E">
            <w:pPr>
              <w:rPr>
                <w:sz w:val="16"/>
                <w:szCs w:val="16"/>
              </w:rPr>
            </w:pPr>
            <w:r w:rsidRPr="00945D63">
              <w:rPr>
                <w:sz w:val="16"/>
                <w:szCs w:val="16"/>
              </w:rPr>
              <w:t>MBORREL4: New req.</w:t>
            </w:r>
          </w:p>
        </w:tc>
      </w:tr>
      <w:tr w:rsidR="00E36F0E" w:rsidRPr="00BC6BE2" w14:paraId="27D98574" w14:textId="77777777" w:rsidTr="00E36F0E">
        <w:trPr>
          <w:trHeight w:val="245"/>
          <w:jc w:val="center"/>
        </w:trPr>
        <w:tc>
          <w:tcPr>
            <w:tcW w:w="1755" w:type="dxa"/>
            <w:tcBorders>
              <w:left w:val="single" w:sz="4" w:space="0" w:color="auto"/>
              <w:right w:val="single" w:sz="4" w:space="0" w:color="auto"/>
            </w:tcBorders>
          </w:tcPr>
          <w:p w14:paraId="0FD7AD1B"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018ACAA" w14:textId="77777777" w:rsidR="00E36F0E" w:rsidRPr="00945D63" w:rsidRDefault="00393DC0" w:rsidP="00E36F0E">
            <w:pPr>
              <w:rPr>
                <w:sz w:val="16"/>
                <w:szCs w:val="16"/>
              </w:rPr>
            </w:pPr>
            <w:r w:rsidRPr="00945D63">
              <w:rPr>
                <w:sz w:val="16"/>
                <w:szCs w:val="16"/>
              </w:rPr>
              <w:t>WIR-UC-REQ-369988/A-WEB engine supports different WIRClient1 screen size</w:t>
            </w:r>
          </w:p>
        </w:tc>
        <w:tc>
          <w:tcPr>
            <w:tcW w:w="5911" w:type="dxa"/>
            <w:tcBorders>
              <w:top w:val="single" w:sz="6" w:space="0" w:color="auto"/>
              <w:left w:val="single" w:sz="6" w:space="0" w:color="auto"/>
              <w:bottom w:val="single" w:sz="6" w:space="0" w:color="auto"/>
              <w:right w:val="single" w:sz="6" w:space="0" w:color="auto"/>
            </w:tcBorders>
          </w:tcPr>
          <w:p w14:paraId="2DA4D704" w14:textId="77777777" w:rsidR="00E36F0E" w:rsidRPr="00945D63" w:rsidRDefault="00393DC0" w:rsidP="00E36F0E">
            <w:pPr>
              <w:rPr>
                <w:sz w:val="16"/>
                <w:szCs w:val="16"/>
              </w:rPr>
            </w:pPr>
            <w:r w:rsidRPr="00945D63">
              <w:rPr>
                <w:sz w:val="16"/>
                <w:szCs w:val="16"/>
              </w:rPr>
              <w:t>MBORREL4: New req.</w:t>
            </w:r>
          </w:p>
        </w:tc>
      </w:tr>
      <w:tr w:rsidR="00E36F0E" w:rsidRPr="00BC6BE2" w14:paraId="19EE6164" w14:textId="77777777" w:rsidTr="00E36F0E">
        <w:trPr>
          <w:trHeight w:val="245"/>
          <w:jc w:val="center"/>
        </w:trPr>
        <w:tc>
          <w:tcPr>
            <w:tcW w:w="1755" w:type="dxa"/>
            <w:tcBorders>
              <w:left w:val="single" w:sz="4" w:space="0" w:color="auto"/>
              <w:right w:val="single" w:sz="4" w:space="0" w:color="auto"/>
            </w:tcBorders>
          </w:tcPr>
          <w:p w14:paraId="5EE1742D"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A32D5AA" w14:textId="77777777" w:rsidR="00E36F0E" w:rsidRPr="00945D63" w:rsidRDefault="00393DC0" w:rsidP="00E36F0E">
            <w:pPr>
              <w:rPr>
                <w:sz w:val="16"/>
                <w:szCs w:val="16"/>
              </w:rPr>
            </w:pPr>
            <w:r w:rsidRPr="00945D63">
              <w:rPr>
                <w:sz w:val="16"/>
                <w:szCs w:val="16"/>
              </w:rPr>
              <w:t>WIR-UC-REQ-369989/A-CPC get internet connection success after multiple try</w:t>
            </w:r>
          </w:p>
        </w:tc>
        <w:tc>
          <w:tcPr>
            <w:tcW w:w="5911" w:type="dxa"/>
            <w:tcBorders>
              <w:top w:val="single" w:sz="6" w:space="0" w:color="auto"/>
              <w:left w:val="single" w:sz="6" w:space="0" w:color="auto"/>
              <w:bottom w:val="single" w:sz="6" w:space="0" w:color="auto"/>
              <w:right w:val="single" w:sz="6" w:space="0" w:color="auto"/>
            </w:tcBorders>
          </w:tcPr>
          <w:p w14:paraId="5B3BA323" w14:textId="77777777" w:rsidR="00E36F0E" w:rsidRPr="00945D63" w:rsidRDefault="00393DC0" w:rsidP="00E36F0E">
            <w:pPr>
              <w:rPr>
                <w:sz w:val="16"/>
                <w:szCs w:val="16"/>
              </w:rPr>
            </w:pPr>
            <w:r w:rsidRPr="00945D63">
              <w:rPr>
                <w:sz w:val="16"/>
                <w:szCs w:val="16"/>
              </w:rPr>
              <w:t>MBORREL4: New req.</w:t>
            </w:r>
          </w:p>
        </w:tc>
      </w:tr>
      <w:tr w:rsidR="00E36F0E" w:rsidRPr="00BC6BE2" w14:paraId="602D9D72" w14:textId="77777777" w:rsidTr="00E36F0E">
        <w:trPr>
          <w:trHeight w:val="245"/>
          <w:jc w:val="center"/>
        </w:trPr>
        <w:tc>
          <w:tcPr>
            <w:tcW w:w="1755" w:type="dxa"/>
            <w:tcBorders>
              <w:left w:val="single" w:sz="4" w:space="0" w:color="auto"/>
              <w:right w:val="single" w:sz="4" w:space="0" w:color="auto"/>
            </w:tcBorders>
          </w:tcPr>
          <w:p w14:paraId="691AED7A"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9154B58" w14:textId="77777777" w:rsidR="00E36F0E" w:rsidRPr="00945D63" w:rsidRDefault="00393DC0" w:rsidP="00E36F0E">
            <w:pPr>
              <w:rPr>
                <w:sz w:val="16"/>
                <w:szCs w:val="16"/>
              </w:rPr>
            </w:pPr>
            <w:r w:rsidRPr="00945D63">
              <w:rPr>
                <w:sz w:val="16"/>
                <w:szCs w:val="16"/>
              </w:rPr>
              <w:t>WIR-UC-REQ-369990/A-CPC get internet connection failure after max try</w:t>
            </w:r>
          </w:p>
        </w:tc>
        <w:tc>
          <w:tcPr>
            <w:tcW w:w="5911" w:type="dxa"/>
            <w:tcBorders>
              <w:top w:val="single" w:sz="6" w:space="0" w:color="auto"/>
              <w:left w:val="single" w:sz="6" w:space="0" w:color="auto"/>
              <w:bottom w:val="single" w:sz="6" w:space="0" w:color="auto"/>
              <w:right w:val="single" w:sz="6" w:space="0" w:color="auto"/>
            </w:tcBorders>
          </w:tcPr>
          <w:p w14:paraId="50F849A2" w14:textId="77777777" w:rsidR="00E36F0E" w:rsidRPr="00945D63" w:rsidRDefault="00393DC0" w:rsidP="00E36F0E">
            <w:pPr>
              <w:rPr>
                <w:sz w:val="16"/>
                <w:szCs w:val="16"/>
              </w:rPr>
            </w:pPr>
            <w:r w:rsidRPr="00945D63">
              <w:rPr>
                <w:sz w:val="16"/>
                <w:szCs w:val="16"/>
              </w:rPr>
              <w:t>MBORREL4: New req.</w:t>
            </w:r>
          </w:p>
        </w:tc>
      </w:tr>
      <w:tr w:rsidR="00E36F0E" w:rsidRPr="00BC6BE2" w14:paraId="50C6409D" w14:textId="77777777" w:rsidTr="00E36F0E">
        <w:trPr>
          <w:trHeight w:val="245"/>
          <w:jc w:val="center"/>
        </w:trPr>
        <w:tc>
          <w:tcPr>
            <w:tcW w:w="1755" w:type="dxa"/>
            <w:tcBorders>
              <w:left w:val="single" w:sz="4" w:space="0" w:color="auto"/>
              <w:right w:val="single" w:sz="4" w:space="0" w:color="auto"/>
            </w:tcBorders>
          </w:tcPr>
          <w:p w14:paraId="50FE1733"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ECCD1E0" w14:textId="77777777" w:rsidR="00E36F0E" w:rsidRPr="00945D63" w:rsidRDefault="00393DC0" w:rsidP="00E36F0E">
            <w:pPr>
              <w:rPr>
                <w:sz w:val="16"/>
                <w:szCs w:val="16"/>
              </w:rPr>
            </w:pPr>
            <w:r w:rsidRPr="00945D63">
              <w:rPr>
                <w:sz w:val="16"/>
                <w:szCs w:val="16"/>
              </w:rPr>
              <w:t>WIR-UC-REQ-369991/A-Password enter screen interrupted by other screen</w:t>
            </w:r>
          </w:p>
        </w:tc>
        <w:tc>
          <w:tcPr>
            <w:tcW w:w="5911" w:type="dxa"/>
            <w:tcBorders>
              <w:top w:val="single" w:sz="6" w:space="0" w:color="auto"/>
              <w:left w:val="single" w:sz="6" w:space="0" w:color="auto"/>
              <w:bottom w:val="single" w:sz="6" w:space="0" w:color="auto"/>
              <w:right w:val="single" w:sz="6" w:space="0" w:color="auto"/>
            </w:tcBorders>
          </w:tcPr>
          <w:p w14:paraId="529C49C1" w14:textId="77777777" w:rsidR="00E36F0E" w:rsidRPr="00945D63" w:rsidRDefault="00393DC0" w:rsidP="00E36F0E">
            <w:pPr>
              <w:rPr>
                <w:sz w:val="16"/>
                <w:szCs w:val="16"/>
              </w:rPr>
            </w:pPr>
            <w:r w:rsidRPr="00945D63">
              <w:rPr>
                <w:sz w:val="16"/>
                <w:szCs w:val="16"/>
              </w:rPr>
              <w:t>MBORREL4: New req.</w:t>
            </w:r>
          </w:p>
        </w:tc>
      </w:tr>
      <w:tr w:rsidR="00E36F0E" w:rsidRPr="00BC6BE2" w14:paraId="002B92FC" w14:textId="77777777" w:rsidTr="00E36F0E">
        <w:trPr>
          <w:trHeight w:val="245"/>
          <w:jc w:val="center"/>
        </w:trPr>
        <w:tc>
          <w:tcPr>
            <w:tcW w:w="1755" w:type="dxa"/>
            <w:tcBorders>
              <w:left w:val="single" w:sz="4" w:space="0" w:color="auto"/>
              <w:right w:val="single" w:sz="4" w:space="0" w:color="auto"/>
            </w:tcBorders>
          </w:tcPr>
          <w:p w14:paraId="60A99628"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4F2758A" w14:textId="77777777" w:rsidR="00E36F0E" w:rsidRPr="00945D63" w:rsidRDefault="00393DC0" w:rsidP="00E36F0E">
            <w:pPr>
              <w:rPr>
                <w:sz w:val="16"/>
                <w:szCs w:val="16"/>
              </w:rPr>
            </w:pPr>
            <w:r w:rsidRPr="00945D63">
              <w:rPr>
                <w:sz w:val="16"/>
                <w:szCs w:val="16"/>
              </w:rPr>
              <w:t>WIR-UC-REQ-369992/A-WEB engine fails to display landing page</w:t>
            </w:r>
          </w:p>
        </w:tc>
        <w:tc>
          <w:tcPr>
            <w:tcW w:w="5911" w:type="dxa"/>
            <w:tcBorders>
              <w:top w:val="single" w:sz="6" w:space="0" w:color="auto"/>
              <w:left w:val="single" w:sz="6" w:space="0" w:color="auto"/>
              <w:bottom w:val="single" w:sz="6" w:space="0" w:color="auto"/>
              <w:right w:val="single" w:sz="6" w:space="0" w:color="auto"/>
            </w:tcBorders>
          </w:tcPr>
          <w:p w14:paraId="44941662" w14:textId="77777777" w:rsidR="00E36F0E" w:rsidRPr="00945D63" w:rsidRDefault="00393DC0" w:rsidP="00E36F0E">
            <w:pPr>
              <w:rPr>
                <w:sz w:val="16"/>
                <w:szCs w:val="16"/>
              </w:rPr>
            </w:pPr>
            <w:r w:rsidRPr="00945D63">
              <w:rPr>
                <w:sz w:val="16"/>
                <w:szCs w:val="16"/>
              </w:rPr>
              <w:t>MBORREL4: New req.</w:t>
            </w:r>
          </w:p>
        </w:tc>
      </w:tr>
      <w:tr w:rsidR="00E36F0E" w:rsidRPr="00BC6BE2" w14:paraId="04E5CEF3" w14:textId="77777777" w:rsidTr="00E36F0E">
        <w:trPr>
          <w:trHeight w:val="245"/>
          <w:jc w:val="center"/>
        </w:trPr>
        <w:tc>
          <w:tcPr>
            <w:tcW w:w="1755" w:type="dxa"/>
            <w:tcBorders>
              <w:left w:val="single" w:sz="4" w:space="0" w:color="auto"/>
              <w:right w:val="single" w:sz="4" w:space="0" w:color="auto"/>
            </w:tcBorders>
          </w:tcPr>
          <w:p w14:paraId="22B277CF"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3AB04C3" w14:textId="77777777" w:rsidR="00E36F0E" w:rsidRPr="00945D63" w:rsidRDefault="00393DC0" w:rsidP="00E36F0E">
            <w:pPr>
              <w:rPr>
                <w:sz w:val="16"/>
                <w:szCs w:val="16"/>
              </w:rPr>
            </w:pPr>
            <w:r w:rsidRPr="00945D63">
              <w:rPr>
                <w:sz w:val="16"/>
                <w:szCs w:val="16"/>
              </w:rPr>
              <w:t>WIR-UC-REQ-369993/A-WEB engine opens 2nd WEB page while landing page is displayed---TBD</w:t>
            </w:r>
          </w:p>
        </w:tc>
        <w:tc>
          <w:tcPr>
            <w:tcW w:w="5911" w:type="dxa"/>
            <w:tcBorders>
              <w:top w:val="single" w:sz="6" w:space="0" w:color="auto"/>
              <w:left w:val="single" w:sz="6" w:space="0" w:color="auto"/>
              <w:bottom w:val="single" w:sz="6" w:space="0" w:color="auto"/>
              <w:right w:val="single" w:sz="6" w:space="0" w:color="auto"/>
            </w:tcBorders>
          </w:tcPr>
          <w:p w14:paraId="42E2766B" w14:textId="77777777" w:rsidR="00E36F0E" w:rsidRPr="00945D63" w:rsidRDefault="00393DC0" w:rsidP="00E36F0E">
            <w:pPr>
              <w:rPr>
                <w:sz w:val="16"/>
                <w:szCs w:val="16"/>
              </w:rPr>
            </w:pPr>
            <w:r w:rsidRPr="00945D63">
              <w:rPr>
                <w:sz w:val="16"/>
                <w:szCs w:val="16"/>
              </w:rPr>
              <w:t>MBORREL4: New req.</w:t>
            </w:r>
          </w:p>
        </w:tc>
      </w:tr>
      <w:tr w:rsidR="00E36F0E" w:rsidRPr="00BC6BE2" w14:paraId="7D929556" w14:textId="77777777" w:rsidTr="00E36F0E">
        <w:trPr>
          <w:trHeight w:val="245"/>
          <w:jc w:val="center"/>
        </w:trPr>
        <w:tc>
          <w:tcPr>
            <w:tcW w:w="1755" w:type="dxa"/>
            <w:tcBorders>
              <w:left w:val="single" w:sz="4" w:space="0" w:color="auto"/>
              <w:right w:val="single" w:sz="4" w:space="0" w:color="auto"/>
            </w:tcBorders>
          </w:tcPr>
          <w:p w14:paraId="7F40FF37"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B8BD0FF" w14:textId="77777777" w:rsidR="00E36F0E" w:rsidRPr="00945D63" w:rsidRDefault="00393DC0" w:rsidP="00E36F0E">
            <w:pPr>
              <w:rPr>
                <w:sz w:val="16"/>
                <w:szCs w:val="16"/>
              </w:rPr>
            </w:pPr>
            <w:r w:rsidRPr="00945D63">
              <w:rPr>
                <w:sz w:val="16"/>
                <w:szCs w:val="16"/>
              </w:rPr>
              <w:t>STR-705253/A-White Box View</w:t>
            </w:r>
          </w:p>
        </w:tc>
        <w:tc>
          <w:tcPr>
            <w:tcW w:w="5911" w:type="dxa"/>
            <w:tcBorders>
              <w:top w:val="single" w:sz="6" w:space="0" w:color="auto"/>
              <w:left w:val="single" w:sz="6" w:space="0" w:color="auto"/>
              <w:bottom w:val="single" w:sz="6" w:space="0" w:color="auto"/>
              <w:right w:val="single" w:sz="6" w:space="0" w:color="auto"/>
            </w:tcBorders>
          </w:tcPr>
          <w:p w14:paraId="3DDDB5C1" w14:textId="77777777" w:rsidR="00E36F0E" w:rsidRPr="00945D63" w:rsidRDefault="00393DC0" w:rsidP="00E36F0E">
            <w:pPr>
              <w:rPr>
                <w:sz w:val="16"/>
                <w:szCs w:val="16"/>
              </w:rPr>
            </w:pPr>
            <w:r w:rsidRPr="00945D63">
              <w:rPr>
                <w:sz w:val="16"/>
                <w:szCs w:val="16"/>
              </w:rPr>
              <w:t>MBORREL4: New STR</w:t>
            </w:r>
          </w:p>
        </w:tc>
      </w:tr>
      <w:tr w:rsidR="00E36F0E" w:rsidRPr="00BC6BE2" w14:paraId="26F1E267" w14:textId="77777777" w:rsidTr="00E36F0E">
        <w:trPr>
          <w:trHeight w:val="245"/>
          <w:jc w:val="center"/>
        </w:trPr>
        <w:tc>
          <w:tcPr>
            <w:tcW w:w="1755" w:type="dxa"/>
            <w:tcBorders>
              <w:left w:val="single" w:sz="4" w:space="0" w:color="auto"/>
              <w:right w:val="single" w:sz="4" w:space="0" w:color="auto"/>
            </w:tcBorders>
          </w:tcPr>
          <w:p w14:paraId="7B77F77B"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45E119C" w14:textId="77777777" w:rsidR="00E36F0E" w:rsidRPr="00945D63" w:rsidRDefault="00393DC0" w:rsidP="00E36F0E">
            <w:pPr>
              <w:rPr>
                <w:sz w:val="16"/>
                <w:szCs w:val="16"/>
              </w:rPr>
            </w:pPr>
            <w:r w:rsidRPr="00945D63">
              <w:rPr>
                <w:sz w:val="16"/>
                <w:szCs w:val="16"/>
              </w:rPr>
              <w:t>STR-504086/B-Requirements</w:t>
            </w:r>
          </w:p>
        </w:tc>
        <w:tc>
          <w:tcPr>
            <w:tcW w:w="5911" w:type="dxa"/>
            <w:tcBorders>
              <w:top w:val="single" w:sz="6" w:space="0" w:color="auto"/>
              <w:left w:val="single" w:sz="6" w:space="0" w:color="auto"/>
              <w:bottom w:val="single" w:sz="6" w:space="0" w:color="auto"/>
              <w:right w:val="single" w:sz="6" w:space="0" w:color="auto"/>
            </w:tcBorders>
          </w:tcPr>
          <w:p w14:paraId="67D6651C" w14:textId="77777777" w:rsidR="00E36F0E" w:rsidRPr="00945D63" w:rsidRDefault="00393DC0" w:rsidP="00E36F0E">
            <w:pPr>
              <w:rPr>
                <w:sz w:val="16"/>
                <w:szCs w:val="16"/>
              </w:rPr>
            </w:pPr>
            <w:r w:rsidRPr="00945D63">
              <w:rPr>
                <w:sz w:val="16"/>
                <w:szCs w:val="16"/>
              </w:rPr>
              <w:t>MBORREL4: Added REQ-370035</w:t>
            </w:r>
          </w:p>
        </w:tc>
      </w:tr>
      <w:tr w:rsidR="00E36F0E" w:rsidRPr="00BC6BE2" w14:paraId="041FA048" w14:textId="77777777" w:rsidTr="00E36F0E">
        <w:trPr>
          <w:trHeight w:val="245"/>
          <w:jc w:val="center"/>
        </w:trPr>
        <w:tc>
          <w:tcPr>
            <w:tcW w:w="1755" w:type="dxa"/>
            <w:tcBorders>
              <w:left w:val="single" w:sz="4" w:space="0" w:color="auto"/>
              <w:right w:val="single" w:sz="4" w:space="0" w:color="auto"/>
            </w:tcBorders>
          </w:tcPr>
          <w:p w14:paraId="28874D3B"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9AA92AB" w14:textId="77777777" w:rsidR="00E36F0E" w:rsidRPr="00945D63" w:rsidRDefault="00393DC0" w:rsidP="00E36F0E">
            <w:pPr>
              <w:rPr>
                <w:sz w:val="16"/>
                <w:szCs w:val="16"/>
              </w:rPr>
            </w:pPr>
            <w:r w:rsidRPr="00945D63">
              <w:rPr>
                <w:sz w:val="16"/>
                <w:szCs w:val="16"/>
              </w:rPr>
              <w:t>WIR-REQ-296095/C-Configuration Parameters</w:t>
            </w:r>
          </w:p>
        </w:tc>
        <w:tc>
          <w:tcPr>
            <w:tcW w:w="5911" w:type="dxa"/>
            <w:tcBorders>
              <w:top w:val="single" w:sz="6" w:space="0" w:color="auto"/>
              <w:left w:val="single" w:sz="6" w:space="0" w:color="auto"/>
              <w:bottom w:val="single" w:sz="6" w:space="0" w:color="auto"/>
              <w:right w:val="single" w:sz="6" w:space="0" w:color="auto"/>
            </w:tcBorders>
          </w:tcPr>
          <w:p w14:paraId="4FC999D7" w14:textId="77777777" w:rsidR="00E36F0E" w:rsidRPr="00945D63" w:rsidRDefault="00393DC0" w:rsidP="00E36F0E">
            <w:pPr>
              <w:rPr>
                <w:sz w:val="16"/>
                <w:szCs w:val="16"/>
              </w:rPr>
            </w:pPr>
            <w:r w:rsidRPr="00945D63">
              <w:rPr>
                <w:sz w:val="16"/>
                <w:szCs w:val="16"/>
              </w:rPr>
              <w:t>MBORREL4: Updated req.</w:t>
            </w:r>
          </w:p>
        </w:tc>
      </w:tr>
      <w:tr w:rsidR="00E36F0E" w:rsidRPr="00BC6BE2" w14:paraId="73AC186D" w14:textId="77777777" w:rsidTr="00E36F0E">
        <w:trPr>
          <w:trHeight w:val="245"/>
          <w:jc w:val="center"/>
        </w:trPr>
        <w:tc>
          <w:tcPr>
            <w:tcW w:w="1755" w:type="dxa"/>
            <w:tcBorders>
              <w:left w:val="single" w:sz="4" w:space="0" w:color="auto"/>
              <w:bottom w:val="single" w:sz="4" w:space="0" w:color="auto"/>
              <w:right w:val="single" w:sz="4" w:space="0" w:color="auto"/>
            </w:tcBorders>
          </w:tcPr>
          <w:p w14:paraId="4C548F18"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3027A9C" w14:textId="77777777" w:rsidR="00E36F0E" w:rsidRPr="00945D63" w:rsidRDefault="00393DC0" w:rsidP="00E36F0E">
            <w:pPr>
              <w:rPr>
                <w:sz w:val="16"/>
                <w:szCs w:val="16"/>
              </w:rPr>
            </w:pPr>
            <w:r w:rsidRPr="00945D63">
              <w:rPr>
                <w:sz w:val="16"/>
                <w:szCs w:val="16"/>
              </w:rPr>
              <w:t>WIR-REQ-370035/A-Master Reset and Configuration Parameters</w:t>
            </w:r>
          </w:p>
        </w:tc>
        <w:tc>
          <w:tcPr>
            <w:tcW w:w="5911" w:type="dxa"/>
            <w:tcBorders>
              <w:top w:val="single" w:sz="6" w:space="0" w:color="auto"/>
              <w:left w:val="single" w:sz="6" w:space="0" w:color="auto"/>
              <w:bottom w:val="single" w:sz="6" w:space="0" w:color="auto"/>
              <w:right w:val="single" w:sz="6" w:space="0" w:color="auto"/>
            </w:tcBorders>
          </w:tcPr>
          <w:p w14:paraId="7126AC47" w14:textId="77777777" w:rsidR="00E36F0E" w:rsidRPr="00945D63" w:rsidRDefault="00393DC0" w:rsidP="00E36F0E">
            <w:pPr>
              <w:rPr>
                <w:sz w:val="16"/>
                <w:szCs w:val="16"/>
              </w:rPr>
            </w:pPr>
            <w:r w:rsidRPr="00945D63">
              <w:rPr>
                <w:sz w:val="16"/>
                <w:szCs w:val="16"/>
              </w:rPr>
              <w:t>MBORREL4: New req.</w:t>
            </w:r>
          </w:p>
        </w:tc>
      </w:tr>
      <w:tr w:rsidR="00E36F0E" w14:paraId="59BC718B" w14:textId="77777777" w:rsidTr="00E36F0E">
        <w:trPr>
          <w:trHeight w:val="245"/>
          <w:jc w:val="center"/>
        </w:trPr>
        <w:tc>
          <w:tcPr>
            <w:tcW w:w="1755" w:type="dxa"/>
            <w:tcBorders>
              <w:top w:val="single" w:sz="6" w:space="0" w:color="auto"/>
              <w:left w:val="single" w:sz="6" w:space="0" w:color="auto"/>
              <w:bottom w:val="single" w:sz="6" w:space="0" w:color="auto"/>
              <w:right w:val="nil"/>
            </w:tcBorders>
            <w:shd w:val="thinDiagCross" w:color="auto" w:fill="D9D9D9" w:themeFill="background1" w:themeFillShade="D9"/>
          </w:tcPr>
          <w:p w14:paraId="2C31F886" w14:textId="77777777" w:rsidR="00E36F0E" w:rsidRDefault="00E36F0E" w:rsidP="00E36F0E">
            <w:pPr>
              <w:spacing w:line="276" w:lineRule="auto"/>
              <w:rPr>
                <w:rFonts w:cs="Arial"/>
                <w:b/>
                <w:sz w:val="16"/>
                <w:szCs w:val="16"/>
              </w:rPr>
            </w:pPr>
          </w:p>
        </w:tc>
        <w:tc>
          <w:tcPr>
            <w:tcW w:w="650" w:type="dxa"/>
            <w:tcBorders>
              <w:top w:val="single" w:sz="6" w:space="0" w:color="auto"/>
              <w:left w:val="nil"/>
              <w:bottom w:val="single" w:sz="6" w:space="0" w:color="auto"/>
              <w:right w:val="nil"/>
            </w:tcBorders>
            <w:shd w:val="thinDiagCross" w:color="auto" w:fill="D9D9D9" w:themeFill="background1" w:themeFillShade="D9"/>
          </w:tcPr>
          <w:p w14:paraId="1417E7F3" w14:textId="77777777" w:rsidR="00E36F0E" w:rsidRDefault="00E36F0E" w:rsidP="00E36F0E">
            <w:pPr>
              <w:spacing w:line="276" w:lineRule="auto"/>
              <w:jc w:val="center"/>
              <w:rPr>
                <w:rFonts w:cs="Arial"/>
                <w:b/>
                <w:sz w:val="16"/>
                <w:lang w:val="fr-FR"/>
              </w:rPr>
            </w:pPr>
          </w:p>
        </w:tc>
        <w:tc>
          <w:tcPr>
            <w:tcW w:w="1749" w:type="dxa"/>
            <w:tcBorders>
              <w:top w:val="single" w:sz="6" w:space="0" w:color="auto"/>
              <w:left w:val="nil"/>
              <w:bottom w:val="single" w:sz="6" w:space="0" w:color="auto"/>
              <w:right w:val="nil"/>
            </w:tcBorders>
            <w:shd w:val="thinDiagCross" w:color="auto" w:fill="D9D9D9" w:themeFill="background1" w:themeFillShade="D9"/>
          </w:tcPr>
          <w:p w14:paraId="742A22C0" w14:textId="77777777" w:rsidR="00E36F0E" w:rsidRDefault="00E36F0E" w:rsidP="00E36F0E">
            <w:pPr>
              <w:spacing w:line="276" w:lineRule="auto"/>
              <w:rPr>
                <w:rFonts w:cs="Arial"/>
                <w:b/>
                <w:sz w:val="16"/>
              </w:rPr>
            </w:pPr>
          </w:p>
        </w:tc>
        <w:tc>
          <w:tcPr>
            <w:tcW w:w="5911" w:type="dxa"/>
            <w:tcBorders>
              <w:top w:val="single" w:sz="6" w:space="0" w:color="auto"/>
              <w:left w:val="nil"/>
              <w:bottom w:val="single" w:sz="6" w:space="0" w:color="auto"/>
              <w:right w:val="single" w:sz="6" w:space="0" w:color="auto"/>
            </w:tcBorders>
            <w:shd w:val="thinDiagCross" w:color="auto" w:fill="D9D9D9" w:themeFill="background1" w:themeFillShade="D9"/>
          </w:tcPr>
          <w:p w14:paraId="0F8418EA" w14:textId="77777777" w:rsidR="00E36F0E" w:rsidRDefault="00E36F0E" w:rsidP="00E36F0E">
            <w:pPr>
              <w:spacing w:line="276" w:lineRule="auto"/>
              <w:rPr>
                <w:rFonts w:cs="Arial"/>
                <w:b/>
                <w:sz w:val="16"/>
              </w:rPr>
            </w:pPr>
          </w:p>
        </w:tc>
      </w:tr>
      <w:tr w:rsidR="00E36F0E" w:rsidRPr="008D5346" w14:paraId="5F11000F" w14:textId="77777777" w:rsidTr="00E36F0E">
        <w:trPr>
          <w:trHeight w:val="245"/>
          <w:jc w:val="center"/>
        </w:trPr>
        <w:tc>
          <w:tcPr>
            <w:tcW w:w="1755" w:type="dxa"/>
            <w:tcBorders>
              <w:top w:val="single" w:sz="6" w:space="0" w:color="auto"/>
              <w:left w:val="single" w:sz="6" w:space="0" w:color="auto"/>
              <w:bottom w:val="single" w:sz="4" w:space="0" w:color="auto"/>
              <w:right w:val="single" w:sz="6" w:space="0" w:color="auto"/>
            </w:tcBorders>
            <w:hideMark/>
          </w:tcPr>
          <w:p w14:paraId="2D5CC59A" w14:textId="77777777" w:rsidR="00E36F0E" w:rsidRPr="008D5346" w:rsidRDefault="00393DC0" w:rsidP="00E36F0E">
            <w:pPr>
              <w:spacing w:line="276" w:lineRule="auto"/>
              <w:rPr>
                <w:rFonts w:eastAsiaTheme="minorEastAsia" w:cstheme="minorBidi"/>
                <w:b/>
                <w:sz w:val="16"/>
                <w:szCs w:val="16"/>
              </w:rPr>
            </w:pPr>
            <w:r>
              <w:rPr>
                <w:rFonts w:eastAsiaTheme="minorEastAsia" w:cstheme="minorBidi"/>
                <w:b/>
                <w:sz w:val="16"/>
                <w:szCs w:val="16"/>
              </w:rPr>
              <w:t>May 22, 2020</w:t>
            </w:r>
          </w:p>
        </w:tc>
        <w:tc>
          <w:tcPr>
            <w:tcW w:w="650" w:type="dxa"/>
            <w:tcBorders>
              <w:top w:val="single" w:sz="6" w:space="0" w:color="auto"/>
              <w:left w:val="single" w:sz="6" w:space="0" w:color="auto"/>
              <w:bottom w:val="single" w:sz="6" w:space="0" w:color="auto"/>
              <w:right w:val="single" w:sz="6" w:space="0" w:color="auto"/>
            </w:tcBorders>
            <w:hideMark/>
          </w:tcPr>
          <w:p w14:paraId="5B157232" w14:textId="77777777" w:rsidR="00E36F0E" w:rsidRPr="008D5346" w:rsidRDefault="00393DC0" w:rsidP="00E36F0E">
            <w:pPr>
              <w:spacing w:line="276" w:lineRule="auto"/>
              <w:jc w:val="center"/>
              <w:rPr>
                <w:rFonts w:eastAsiaTheme="minorEastAsia" w:cstheme="minorBidi"/>
                <w:b/>
                <w:sz w:val="16"/>
                <w:szCs w:val="16"/>
              </w:rPr>
            </w:pPr>
            <w:r>
              <w:rPr>
                <w:rFonts w:eastAsiaTheme="minorEastAsia" w:cstheme="minorBidi"/>
                <w:b/>
                <w:sz w:val="16"/>
                <w:szCs w:val="16"/>
              </w:rPr>
              <w:t>1.5</w:t>
            </w:r>
          </w:p>
        </w:tc>
        <w:tc>
          <w:tcPr>
            <w:tcW w:w="7660" w:type="dxa"/>
            <w:gridSpan w:val="2"/>
            <w:tcBorders>
              <w:top w:val="single" w:sz="6" w:space="0" w:color="auto"/>
              <w:left w:val="single" w:sz="6" w:space="0" w:color="auto"/>
              <w:bottom w:val="single" w:sz="6" w:space="0" w:color="auto"/>
              <w:right w:val="single" w:sz="6" w:space="0" w:color="auto"/>
            </w:tcBorders>
          </w:tcPr>
          <w:p w14:paraId="60CACC6B" w14:textId="77777777" w:rsidR="00E36F0E" w:rsidRPr="008D5346" w:rsidRDefault="00E36F0E" w:rsidP="00E36F0E">
            <w:pPr>
              <w:spacing w:line="276" w:lineRule="auto"/>
              <w:rPr>
                <w:rFonts w:cs="Arial"/>
                <w:b/>
                <w:sz w:val="16"/>
                <w:szCs w:val="16"/>
              </w:rPr>
            </w:pPr>
          </w:p>
        </w:tc>
      </w:tr>
      <w:tr w:rsidR="00E36F0E" w:rsidRPr="00945D63" w14:paraId="4CBE9FED" w14:textId="77777777" w:rsidTr="00E36F0E">
        <w:trPr>
          <w:trHeight w:val="245"/>
          <w:jc w:val="center"/>
        </w:trPr>
        <w:tc>
          <w:tcPr>
            <w:tcW w:w="1755" w:type="dxa"/>
            <w:tcBorders>
              <w:top w:val="single" w:sz="4" w:space="0" w:color="auto"/>
              <w:left w:val="single" w:sz="4" w:space="0" w:color="auto"/>
              <w:right w:val="single" w:sz="4" w:space="0" w:color="auto"/>
            </w:tcBorders>
          </w:tcPr>
          <w:p w14:paraId="2A3C1B76"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EF659CD" w14:textId="77777777" w:rsidR="00E36F0E" w:rsidRPr="00291ABA" w:rsidRDefault="00393DC0" w:rsidP="00E36F0E">
            <w:pPr>
              <w:rPr>
                <w:sz w:val="16"/>
                <w:szCs w:val="16"/>
              </w:rPr>
            </w:pPr>
            <w:r w:rsidRPr="00291ABA">
              <w:rPr>
                <w:sz w:val="16"/>
                <w:szCs w:val="16"/>
              </w:rPr>
              <w:t>WIR-CLD-REQ-276161/D-Wireless Interface Router Server+</w:t>
            </w:r>
          </w:p>
        </w:tc>
        <w:tc>
          <w:tcPr>
            <w:tcW w:w="5911" w:type="dxa"/>
            <w:tcBorders>
              <w:top w:val="single" w:sz="6" w:space="0" w:color="auto"/>
              <w:left w:val="single" w:sz="6" w:space="0" w:color="auto"/>
              <w:bottom w:val="single" w:sz="6" w:space="0" w:color="auto"/>
              <w:right w:val="single" w:sz="6" w:space="0" w:color="auto"/>
            </w:tcBorders>
          </w:tcPr>
          <w:p w14:paraId="2BE008CE" w14:textId="77777777" w:rsidR="00E36F0E" w:rsidRPr="00291ABA" w:rsidRDefault="00393DC0" w:rsidP="00E36F0E">
            <w:pPr>
              <w:rPr>
                <w:sz w:val="16"/>
                <w:szCs w:val="16"/>
              </w:rPr>
            </w:pPr>
            <w:r w:rsidRPr="00291ABA">
              <w:rPr>
                <w:sz w:val="16"/>
                <w:szCs w:val="16"/>
              </w:rPr>
              <w:t>MBORREL4: Updated to include AV roles</w:t>
            </w:r>
          </w:p>
        </w:tc>
      </w:tr>
      <w:tr w:rsidR="00E36F0E" w:rsidRPr="00945D63" w14:paraId="5C72AD3F" w14:textId="77777777" w:rsidTr="00E36F0E">
        <w:trPr>
          <w:trHeight w:val="245"/>
          <w:jc w:val="center"/>
        </w:trPr>
        <w:tc>
          <w:tcPr>
            <w:tcW w:w="1755" w:type="dxa"/>
            <w:tcBorders>
              <w:left w:val="single" w:sz="4" w:space="0" w:color="auto"/>
              <w:right w:val="single" w:sz="4" w:space="0" w:color="auto"/>
            </w:tcBorders>
          </w:tcPr>
          <w:p w14:paraId="480A1FD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7734ACD" w14:textId="77777777" w:rsidR="00E36F0E" w:rsidRPr="00291ABA" w:rsidRDefault="00393DC0" w:rsidP="00E36F0E">
            <w:pPr>
              <w:rPr>
                <w:sz w:val="16"/>
                <w:szCs w:val="16"/>
              </w:rPr>
            </w:pPr>
            <w:r w:rsidRPr="00291ABA">
              <w:rPr>
                <w:sz w:val="16"/>
                <w:szCs w:val="16"/>
              </w:rPr>
              <w:t>WIR-CLD-REQ-276161/E-Wireless Interface Router Server</w:t>
            </w:r>
          </w:p>
        </w:tc>
        <w:tc>
          <w:tcPr>
            <w:tcW w:w="5911" w:type="dxa"/>
            <w:tcBorders>
              <w:top w:val="single" w:sz="6" w:space="0" w:color="auto"/>
              <w:left w:val="single" w:sz="6" w:space="0" w:color="auto"/>
              <w:bottom w:val="single" w:sz="6" w:space="0" w:color="auto"/>
              <w:right w:val="single" w:sz="6" w:space="0" w:color="auto"/>
            </w:tcBorders>
          </w:tcPr>
          <w:p w14:paraId="2D0964F4" w14:textId="77777777" w:rsidR="00E36F0E" w:rsidRPr="00291ABA" w:rsidRDefault="00393DC0" w:rsidP="00E36F0E">
            <w:pPr>
              <w:rPr>
                <w:sz w:val="16"/>
                <w:szCs w:val="16"/>
              </w:rPr>
            </w:pPr>
            <w:r w:rsidRPr="00291ABA">
              <w:rPr>
                <w:sz w:val="16"/>
                <w:szCs w:val="16"/>
              </w:rPr>
              <w:t>MBORREL4: Removed token line item</w:t>
            </w:r>
          </w:p>
        </w:tc>
      </w:tr>
      <w:tr w:rsidR="00E36F0E" w:rsidRPr="00945D63" w14:paraId="6503CF3F" w14:textId="77777777" w:rsidTr="00E36F0E">
        <w:trPr>
          <w:trHeight w:val="245"/>
          <w:jc w:val="center"/>
        </w:trPr>
        <w:tc>
          <w:tcPr>
            <w:tcW w:w="1755" w:type="dxa"/>
            <w:tcBorders>
              <w:left w:val="single" w:sz="4" w:space="0" w:color="auto"/>
              <w:right w:val="single" w:sz="4" w:space="0" w:color="auto"/>
            </w:tcBorders>
          </w:tcPr>
          <w:p w14:paraId="366D241A"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40EC799" w14:textId="77777777" w:rsidR="00E36F0E" w:rsidRPr="00291ABA" w:rsidRDefault="00393DC0" w:rsidP="00E36F0E">
            <w:pPr>
              <w:rPr>
                <w:sz w:val="16"/>
                <w:szCs w:val="16"/>
              </w:rPr>
            </w:pPr>
            <w:r w:rsidRPr="00291ABA">
              <w:rPr>
                <w:sz w:val="16"/>
                <w:szCs w:val="16"/>
              </w:rPr>
              <w:t>WIR-CLD-REQ-276162/E-Wireless Interface Router Client1</w:t>
            </w:r>
          </w:p>
        </w:tc>
        <w:tc>
          <w:tcPr>
            <w:tcW w:w="5911" w:type="dxa"/>
            <w:tcBorders>
              <w:top w:val="single" w:sz="6" w:space="0" w:color="auto"/>
              <w:left w:val="single" w:sz="6" w:space="0" w:color="auto"/>
              <w:bottom w:val="single" w:sz="6" w:space="0" w:color="auto"/>
              <w:right w:val="single" w:sz="6" w:space="0" w:color="auto"/>
            </w:tcBorders>
          </w:tcPr>
          <w:p w14:paraId="160BFD5E" w14:textId="77777777" w:rsidR="00E36F0E" w:rsidRPr="00291ABA" w:rsidRDefault="00393DC0" w:rsidP="00E36F0E">
            <w:pPr>
              <w:rPr>
                <w:sz w:val="16"/>
                <w:szCs w:val="16"/>
              </w:rPr>
            </w:pPr>
            <w:r w:rsidRPr="00291ABA">
              <w:rPr>
                <w:sz w:val="16"/>
                <w:szCs w:val="16"/>
              </w:rPr>
              <w:t>MBORREL4: Updated to include AV roles</w:t>
            </w:r>
          </w:p>
        </w:tc>
      </w:tr>
      <w:tr w:rsidR="00E36F0E" w:rsidRPr="00945D63" w14:paraId="1D38E248" w14:textId="77777777" w:rsidTr="00E36F0E">
        <w:trPr>
          <w:trHeight w:val="245"/>
          <w:jc w:val="center"/>
        </w:trPr>
        <w:tc>
          <w:tcPr>
            <w:tcW w:w="1755" w:type="dxa"/>
            <w:tcBorders>
              <w:left w:val="single" w:sz="4" w:space="0" w:color="auto"/>
              <w:right w:val="single" w:sz="4" w:space="0" w:color="auto"/>
            </w:tcBorders>
          </w:tcPr>
          <w:p w14:paraId="5E328465"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30DEEBB" w14:textId="77777777" w:rsidR="00E36F0E" w:rsidRPr="00291ABA" w:rsidRDefault="00393DC0" w:rsidP="00E36F0E">
            <w:pPr>
              <w:rPr>
                <w:sz w:val="16"/>
                <w:szCs w:val="16"/>
              </w:rPr>
            </w:pPr>
            <w:r w:rsidRPr="00291ABA">
              <w:rPr>
                <w:sz w:val="16"/>
                <w:szCs w:val="16"/>
              </w:rPr>
              <w:t>WIR-CLD-REQ-289670/E-Wireless Interface Router Client2+</w:t>
            </w:r>
          </w:p>
        </w:tc>
        <w:tc>
          <w:tcPr>
            <w:tcW w:w="5911" w:type="dxa"/>
            <w:tcBorders>
              <w:top w:val="single" w:sz="6" w:space="0" w:color="auto"/>
              <w:left w:val="single" w:sz="6" w:space="0" w:color="auto"/>
              <w:bottom w:val="single" w:sz="6" w:space="0" w:color="auto"/>
              <w:right w:val="single" w:sz="6" w:space="0" w:color="auto"/>
            </w:tcBorders>
          </w:tcPr>
          <w:p w14:paraId="588C662E" w14:textId="77777777" w:rsidR="00E36F0E" w:rsidRPr="00291ABA" w:rsidRDefault="00393DC0" w:rsidP="00E36F0E">
            <w:pPr>
              <w:rPr>
                <w:sz w:val="16"/>
                <w:szCs w:val="16"/>
              </w:rPr>
            </w:pPr>
            <w:r w:rsidRPr="00291ABA">
              <w:rPr>
                <w:sz w:val="16"/>
                <w:szCs w:val="16"/>
              </w:rPr>
              <w:t>MBORREL4: Updated to include AV roles</w:t>
            </w:r>
          </w:p>
        </w:tc>
      </w:tr>
      <w:tr w:rsidR="00E36F0E" w:rsidRPr="00945D63" w14:paraId="685401D2" w14:textId="77777777" w:rsidTr="00E36F0E">
        <w:trPr>
          <w:trHeight w:val="245"/>
          <w:jc w:val="center"/>
        </w:trPr>
        <w:tc>
          <w:tcPr>
            <w:tcW w:w="1755" w:type="dxa"/>
            <w:tcBorders>
              <w:left w:val="single" w:sz="4" w:space="0" w:color="auto"/>
              <w:right w:val="single" w:sz="4" w:space="0" w:color="auto"/>
            </w:tcBorders>
          </w:tcPr>
          <w:p w14:paraId="2A4DA964"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06834E1" w14:textId="77777777" w:rsidR="00E36F0E" w:rsidRPr="00291ABA" w:rsidRDefault="00393DC0" w:rsidP="00E36F0E">
            <w:pPr>
              <w:rPr>
                <w:sz w:val="16"/>
                <w:szCs w:val="16"/>
              </w:rPr>
            </w:pPr>
            <w:r w:rsidRPr="00291ABA">
              <w:rPr>
                <w:sz w:val="16"/>
                <w:szCs w:val="16"/>
              </w:rPr>
              <w:t>WIR-CLD-REQ-289670/F-Wireless Interface Router Client2</w:t>
            </w:r>
          </w:p>
        </w:tc>
        <w:tc>
          <w:tcPr>
            <w:tcW w:w="5911" w:type="dxa"/>
            <w:tcBorders>
              <w:top w:val="single" w:sz="6" w:space="0" w:color="auto"/>
              <w:left w:val="single" w:sz="6" w:space="0" w:color="auto"/>
              <w:bottom w:val="single" w:sz="6" w:space="0" w:color="auto"/>
              <w:right w:val="single" w:sz="6" w:space="0" w:color="auto"/>
            </w:tcBorders>
          </w:tcPr>
          <w:p w14:paraId="38C13D28" w14:textId="77777777" w:rsidR="00E36F0E" w:rsidRPr="00291ABA" w:rsidRDefault="00393DC0" w:rsidP="00E36F0E">
            <w:pPr>
              <w:rPr>
                <w:sz w:val="16"/>
                <w:szCs w:val="16"/>
              </w:rPr>
            </w:pPr>
            <w:r w:rsidRPr="00291ABA">
              <w:rPr>
                <w:sz w:val="16"/>
                <w:szCs w:val="16"/>
              </w:rPr>
              <w:t>MBORREL4: Removed APN3/4</w:t>
            </w:r>
          </w:p>
        </w:tc>
      </w:tr>
      <w:tr w:rsidR="00E36F0E" w:rsidRPr="00945D63" w14:paraId="7DDAB945" w14:textId="77777777" w:rsidTr="00E36F0E">
        <w:trPr>
          <w:trHeight w:val="245"/>
          <w:jc w:val="center"/>
        </w:trPr>
        <w:tc>
          <w:tcPr>
            <w:tcW w:w="1755" w:type="dxa"/>
            <w:tcBorders>
              <w:left w:val="single" w:sz="4" w:space="0" w:color="auto"/>
              <w:right w:val="single" w:sz="4" w:space="0" w:color="auto"/>
            </w:tcBorders>
          </w:tcPr>
          <w:p w14:paraId="79D6B8CA"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D7C25FA" w14:textId="77777777" w:rsidR="00E36F0E" w:rsidRPr="00291ABA" w:rsidRDefault="00393DC0" w:rsidP="00E36F0E">
            <w:pPr>
              <w:rPr>
                <w:sz w:val="16"/>
                <w:szCs w:val="16"/>
              </w:rPr>
            </w:pPr>
            <w:r w:rsidRPr="00291ABA">
              <w:rPr>
                <w:sz w:val="16"/>
                <w:szCs w:val="16"/>
              </w:rPr>
              <w:t>WIR-CLD-REQ-350862/C-Wireless Interface Router Client3</w:t>
            </w:r>
          </w:p>
        </w:tc>
        <w:tc>
          <w:tcPr>
            <w:tcW w:w="5911" w:type="dxa"/>
            <w:tcBorders>
              <w:top w:val="single" w:sz="6" w:space="0" w:color="auto"/>
              <w:left w:val="single" w:sz="6" w:space="0" w:color="auto"/>
              <w:bottom w:val="single" w:sz="6" w:space="0" w:color="auto"/>
              <w:right w:val="single" w:sz="6" w:space="0" w:color="auto"/>
            </w:tcBorders>
          </w:tcPr>
          <w:p w14:paraId="5EC9C6C1" w14:textId="77777777" w:rsidR="00E36F0E" w:rsidRPr="00291ABA" w:rsidRDefault="00393DC0" w:rsidP="00E36F0E">
            <w:pPr>
              <w:rPr>
                <w:sz w:val="16"/>
                <w:szCs w:val="16"/>
              </w:rPr>
            </w:pPr>
            <w:r w:rsidRPr="00291ABA">
              <w:rPr>
                <w:sz w:val="16"/>
                <w:szCs w:val="16"/>
              </w:rPr>
              <w:t>MBORREL4: Updated to include AV roles</w:t>
            </w:r>
          </w:p>
        </w:tc>
      </w:tr>
      <w:tr w:rsidR="00E36F0E" w:rsidRPr="00945D63" w14:paraId="7BAA89FD" w14:textId="77777777" w:rsidTr="00E36F0E">
        <w:trPr>
          <w:trHeight w:val="245"/>
          <w:jc w:val="center"/>
        </w:trPr>
        <w:tc>
          <w:tcPr>
            <w:tcW w:w="1755" w:type="dxa"/>
            <w:tcBorders>
              <w:left w:val="single" w:sz="4" w:space="0" w:color="auto"/>
              <w:right w:val="single" w:sz="4" w:space="0" w:color="auto"/>
            </w:tcBorders>
          </w:tcPr>
          <w:p w14:paraId="4B028021"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9FA59C4" w14:textId="77777777" w:rsidR="00E36F0E" w:rsidRPr="00291ABA" w:rsidRDefault="00393DC0" w:rsidP="00E36F0E">
            <w:pPr>
              <w:rPr>
                <w:sz w:val="16"/>
                <w:szCs w:val="16"/>
              </w:rPr>
            </w:pPr>
            <w:r w:rsidRPr="00291ABA">
              <w:rPr>
                <w:sz w:val="16"/>
                <w:szCs w:val="16"/>
              </w:rPr>
              <w:t>WIR-CLD-REQ-370364/B-Wireless Interface Router Client4</w:t>
            </w:r>
          </w:p>
        </w:tc>
        <w:tc>
          <w:tcPr>
            <w:tcW w:w="5911" w:type="dxa"/>
            <w:tcBorders>
              <w:top w:val="single" w:sz="6" w:space="0" w:color="auto"/>
              <w:left w:val="single" w:sz="6" w:space="0" w:color="auto"/>
              <w:bottom w:val="single" w:sz="6" w:space="0" w:color="auto"/>
              <w:right w:val="single" w:sz="6" w:space="0" w:color="auto"/>
            </w:tcBorders>
          </w:tcPr>
          <w:p w14:paraId="54527DA2" w14:textId="77777777" w:rsidR="00E36F0E" w:rsidRPr="00291ABA" w:rsidRDefault="00393DC0" w:rsidP="00E36F0E">
            <w:pPr>
              <w:rPr>
                <w:sz w:val="16"/>
                <w:szCs w:val="16"/>
              </w:rPr>
            </w:pPr>
            <w:r w:rsidRPr="00291ABA">
              <w:rPr>
                <w:sz w:val="16"/>
                <w:szCs w:val="16"/>
              </w:rPr>
              <w:t>MBORREL4: Updated to include AV roles</w:t>
            </w:r>
          </w:p>
        </w:tc>
      </w:tr>
      <w:tr w:rsidR="00E36F0E" w:rsidRPr="00945D63" w14:paraId="51A52075" w14:textId="77777777" w:rsidTr="00E36F0E">
        <w:trPr>
          <w:trHeight w:val="245"/>
          <w:jc w:val="center"/>
        </w:trPr>
        <w:tc>
          <w:tcPr>
            <w:tcW w:w="1755" w:type="dxa"/>
            <w:tcBorders>
              <w:left w:val="single" w:sz="4" w:space="0" w:color="auto"/>
              <w:right w:val="single" w:sz="4" w:space="0" w:color="auto"/>
            </w:tcBorders>
          </w:tcPr>
          <w:p w14:paraId="587C9C74"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F8AFD8F" w14:textId="77777777" w:rsidR="00E36F0E" w:rsidRPr="00291ABA" w:rsidRDefault="00393DC0" w:rsidP="00E36F0E">
            <w:pPr>
              <w:rPr>
                <w:sz w:val="16"/>
                <w:szCs w:val="16"/>
              </w:rPr>
            </w:pPr>
            <w:r w:rsidRPr="00291ABA">
              <w:rPr>
                <w:sz w:val="16"/>
                <w:szCs w:val="16"/>
              </w:rPr>
              <w:t>WIR-CLD-REQ-370370/B-Wireless Interface Router Client5</w:t>
            </w:r>
          </w:p>
        </w:tc>
        <w:tc>
          <w:tcPr>
            <w:tcW w:w="5911" w:type="dxa"/>
            <w:tcBorders>
              <w:top w:val="single" w:sz="6" w:space="0" w:color="auto"/>
              <w:left w:val="single" w:sz="6" w:space="0" w:color="auto"/>
              <w:bottom w:val="single" w:sz="6" w:space="0" w:color="auto"/>
              <w:right w:val="single" w:sz="6" w:space="0" w:color="auto"/>
            </w:tcBorders>
          </w:tcPr>
          <w:p w14:paraId="522E349C" w14:textId="77777777" w:rsidR="00E36F0E" w:rsidRPr="00291ABA" w:rsidRDefault="00393DC0" w:rsidP="00E36F0E">
            <w:pPr>
              <w:rPr>
                <w:sz w:val="16"/>
                <w:szCs w:val="16"/>
              </w:rPr>
            </w:pPr>
            <w:r w:rsidRPr="00291ABA">
              <w:rPr>
                <w:sz w:val="16"/>
                <w:szCs w:val="16"/>
              </w:rPr>
              <w:t>MBORREL4: Updated to include AV roles</w:t>
            </w:r>
          </w:p>
        </w:tc>
      </w:tr>
      <w:tr w:rsidR="00E36F0E" w:rsidRPr="00945D63" w14:paraId="3D9ECC3E" w14:textId="77777777" w:rsidTr="00E36F0E">
        <w:trPr>
          <w:trHeight w:val="245"/>
          <w:jc w:val="center"/>
        </w:trPr>
        <w:tc>
          <w:tcPr>
            <w:tcW w:w="1755" w:type="dxa"/>
            <w:tcBorders>
              <w:left w:val="single" w:sz="4" w:space="0" w:color="auto"/>
              <w:right w:val="single" w:sz="4" w:space="0" w:color="auto"/>
            </w:tcBorders>
          </w:tcPr>
          <w:p w14:paraId="46DB15E6"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DE3F9E3" w14:textId="77777777" w:rsidR="00E36F0E" w:rsidRPr="00291ABA" w:rsidRDefault="00393DC0" w:rsidP="00E36F0E">
            <w:pPr>
              <w:rPr>
                <w:sz w:val="16"/>
                <w:szCs w:val="16"/>
              </w:rPr>
            </w:pPr>
            <w:r w:rsidRPr="00291ABA">
              <w:rPr>
                <w:sz w:val="16"/>
                <w:szCs w:val="16"/>
              </w:rPr>
              <w:t>WIR-IIR-REQ-289531/B-WIRServer_Tx</w:t>
            </w:r>
          </w:p>
        </w:tc>
        <w:tc>
          <w:tcPr>
            <w:tcW w:w="5911" w:type="dxa"/>
            <w:tcBorders>
              <w:top w:val="single" w:sz="6" w:space="0" w:color="auto"/>
              <w:left w:val="single" w:sz="6" w:space="0" w:color="auto"/>
              <w:bottom w:val="single" w:sz="6" w:space="0" w:color="auto"/>
              <w:right w:val="single" w:sz="6" w:space="0" w:color="auto"/>
            </w:tcBorders>
          </w:tcPr>
          <w:p w14:paraId="0DF6516F" w14:textId="77777777" w:rsidR="00E36F0E" w:rsidRPr="00291ABA" w:rsidRDefault="00393DC0" w:rsidP="00E36F0E">
            <w:pPr>
              <w:rPr>
                <w:sz w:val="16"/>
                <w:szCs w:val="16"/>
              </w:rPr>
            </w:pPr>
            <w:r w:rsidRPr="00291ABA">
              <w:rPr>
                <w:sz w:val="16"/>
                <w:szCs w:val="16"/>
              </w:rPr>
              <w:t>MBORREL4: Added REQ-386195. Added all SoA API's</w:t>
            </w:r>
          </w:p>
        </w:tc>
      </w:tr>
      <w:tr w:rsidR="00E36F0E" w:rsidRPr="00945D63" w14:paraId="0A9BD38F" w14:textId="77777777" w:rsidTr="00E36F0E">
        <w:trPr>
          <w:trHeight w:val="245"/>
          <w:jc w:val="center"/>
        </w:trPr>
        <w:tc>
          <w:tcPr>
            <w:tcW w:w="1755" w:type="dxa"/>
            <w:tcBorders>
              <w:left w:val="single" w:sz="4" w:space="0" w:color="auto"/>
              <w:right w:val="single" w:sz="4" w:space="0" w:color="auto"/>
            </w:tcBorders>
          </w:tcPr>
          <w:p w14:paraId="100E33DA"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BE7F70F" w14:textId="77777777" w:rsidR="00E36F0E" w:rsidRPr="00291ABA" w:rsidRDefault="00393DC0" w:rsidP="00E36F0E">
            <w:pPr>
              <w:rPr>
                <w:sz w:val="16"/>
                <w:szCs w:val="16"/>
              </w:rPr>
            </w:pPr>
            <w:r w:rsidRPr="00291ABA">
              <w:rPr>
                <w:sz w:val="16"/>
                <w:szCs w:val="16"/>
              </w:rPr>
              <w:t>WIR-IIR-REQ-289532/D-WIRServer_Rx</w:t>
            </w:r>
          </w:p>
        </w:tc>
        <w:tc>
          <w:tcPr>
            <w:tcW w:w="5911" w:type="dxa"/>
            <w:tcBorders>
              <w:top w:val="single" w:sz="6" w:space="0" w:color="auto"/>
              <w:left w:val="single" w:sz="6" w:space="0" w:color="auto"/>
              <w:bottom w:val="single" w:sz="6" w:space="0" w:color="auto"/>
              <w:right w:val="single" w:sz="6" w:space="0" w:color="auto"/>
            </w:tcBorders>
          </w:tcPr>
          <w:p w14:paraId="5CFDAB27" w14:textId="77777777" w:rsidR="00E36F0E" w:rsidRPr="00291ABA" w:rsidRDefault="00393DC0" w:rsidP="00E36F0E">
            <w:pPr>
              <w:rPr>
                <w:sz w:val="16"/>
                <w:szCs w:val="16"/>
              </w:rPr>
            </w:pPr>
            <w:r w:rsidRPr="00291ABA">
              <w:rPr>
                <w:sz w:val="16"/>
                <w:szCs w:val="16"/>
              </w:rPr>
              <w:t>MBORREL4: Added all SoA API's</w:t>
            </w:r>
          </w:p>
        </w:tc>
      </w:tr>
      <w:tr w:rsidR="00E36F0E" w:rsidRPr="00945D63" w14:paraId="2D3E59E1" w14:textId="77777777" w:rsidTr="00E36F0E">
        <w:trPr>
          <w:trHeight w:val="245"/>
          <w:jc w:val="center"/>
        </w:trPr>
        <w:tc>
          <w:tcPr>
            <w:tcW w:w="1755" w:type="dxa"/>
            <w:tcBorders>
              <w:left w:val="single" w:sz="4" w:space="0" w:color="auto"/>
              <w:right w:val="single" w:sz="4" w:space="0" w:color="auto"/>
            </w:tcBorders>
          </w:tcPr>
          <w:p w14:paraId="170FC701"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35231BA" w14:textId="77777777" w:rsidR="00E36F0E" w:rsidRPr="00291ABA" w:rsidRDefault="00393DC0" w:rsidP="00E36F0E">
            <w:pPr>
              <w:rPr>
                <w:sz w:val="16"/>
                <w:szCs w:val="16"/>
              </w:rPr>
            </w:pPr>
            <w:r w:rsidRPr="00291ABA">
              <w:rPr>
                <w:sz w:val="16"/>
                <w:szCs w:val="16"/>
              </w:rPr>
              <w:t>WIR-REQ-295914/D-Local Controller Purpose</w:t>
            </w:r>
          </w:p>
        </w:tc>
        <w:tc>
          <w:tcPr>
            <w:tcW w:w="5911" w:type="dxa"/>
            <w:tcBorders>
              <w:top w:val="single" w:sz="6" w:space="0" w:color="auto"/>
              <w:left w:val="single" w:sz="6" w:space="0" w:color="auto"/>
              <w:bottom w:val="single" w:sz="6" w:space="0" w:color="auto"/>
              <w:right w:val="single" w:sz="6" w:space="0" w:color="auto"/>
            </w:tcBorders>
          </w:tcPr>
          <w:p w14:paraId="134A8789" w14:textId="77777777" w:rsidR="00E36F0E" w:rsidRPr="00291ABA" w:rsidRDefault="00393DC0" w:rsidP="00E36F0E">
            <w:pPr>
              <w:rPr>
                <w:sz w:val="16"/>
                <w:szCs w:val="16"/>
              </w:rPr>
            </w:pPr>
            <w:r w:rsidRPr="00291ABA">
              <w:rPr>
                <w:sz w:val="16"/>
                <w:szCs w:val="16"/>
              </w:rPr>
              <w:t>GDOUGHE1: Updated req to make common MBORREL4: Updated req.</w:t>
            </w:r>
          </w:p>
        </w:tc>
      </w:tr>
      <w:tr w:rsidR="00E36F0E" w:rsidRPr="00945D63" w14:paraId="366B6BCF" w14:textId="77777777" w:rsidTr="00E36F0E">
        <w:trPr>
          <w:trHeight w:val="245"/>
          <w:jc w:val="center"/>
        </w:trPr>
        <w:tc>
          <w:tcPr>
            <w:tcW w:w="1755" w:type="dxa"/>
            <w:tcBorders>
              <w:left w:val="single" w:sz="4" w:space="0" w:color="auto"/>
              <w:right w:val="single" w:sz="4" w:space="0" w:color="auto"/>
            </w:tcBorders>
          </w:tcPr>
          <w:p w14:paraId="4C0ACEAD"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5A796B1" w14:textId="77777777" w:rsidR="00E36F0E" w:rsidRPr="00291ABA" w:rsidRDefault="00393DC0" w:rsidP="00E36F0E">
            <w:pPr>
              <w:rPr>
                <w:sz w:val="16"/>
                <w:szCs w:val="16"/>
              </w:rPr>
            </w:pPr>
            <w:r w:rsidRPr="00291ABA">
              <w:rPr>
                <w:sz w:val="16"/>
                <w:szCs w:val="16"/>
              </w:rPr>
              <w:t>WIR-REQ-295918/B-Return Unique Id</w:t>
            </w:r>
          </w:p>
        </w:tc>
        <w:tc>
          <w:tcPr>
            <w:tcW w:w="5911" w:type="dxa"/>
            <w:tcBorders>
              <w:top w:val="single" w:sz="6" w:space="0" w:color="auto"/>
              <w:left w:val="single" w:sz="6" w:space="0" w:color="auto"/>
              <w:bottom w:val="single" w:sz="6" w:space="0" w:color="auto"/>
              <w:right w:val="single" w:sz="6" w:space="0" w:color="auto"/>
            </w:tcBorders>
          </w:tcPr>
          <w:p w14:paraId="194CE7F5" w14:textId="77777777" w:rsidR="00E36F0E" w:rsidRPr="00291ABA" w:rsidRDefault="00393DC0" w:rsidP="00E36F0E">
            <w:pPr>
              <w:rPr>
                <w:sz w:val="16"/>
                <w:szCs w:val="16"/>
              </w:rPr>
            </w:pPr>
            <w:r w:rsidRPr="00291ABA">
              <w:rPr>
                <w:sz w:val="16"/>
                <w:szCs w:val="16"/>
              </w:rPr>
              <w:t>MBORREL4: Updated req.</w:t>
            </w:r>
          </w:p>
        </w:tc>
      </w:tr>
      <w:tr w:rsidR="00E36F0E" w:rsidRPr="00945D63" w14:paraId="69744913" w14:textId="77777777" w:rsidTr="00E36F0E">
        <w:trPr>
          <w:trHeight w:val="245"/>
          <w:jc w:val="center"/>
        </w:trPr>
        <w:tc>
          <w:tcPr>
            <w:tcW w:w="1755" w:type="dxa"/>
            <w:tcBorders>
              <w:left w:val="single" w:sz="4" w:space="0" w:color="auto"/>
              <w:right w:val="single" w:sz="4" w:space="0" w:color="auto"/>
            </w:tcBorders>
          </w:tcPr>
          <w:p w14:paraId="5213BAD1"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9F2BCDD" w14:textId="77777777" w:rsidR="00E36F0E" w:rsidRPr="00291ABA" w:rsidRDefault="00393DC0" w:rsidP="00E36F0E">
            <w:pPr>
              <w:rPr>
                <w:sz w:val="16"/>
                <w:szCs w:val="16"/>
              </w:rPr>
            </w:pPr>
            <w:r w:rsidRPr="00291ABA">
              <w:rPr>
                <w:sz w:val="16"/>
                <w:szCs w:val="16"/>
              </w:rPr>
              <w:t>WIR-REQ-295919/B-Flow</w:t>
            </w:r>
          </w:p>
        </w:tc>
        <w:tc>
          <w:tcPr>
            <w:tcW w:w="5911" w:type="dxa"/>
            <w:tcBorders>
              <w:top w:val="single" w:sz="6" w:space="0" w:color="auto"/>
              <w:left w:val="single" w:sz="6" w:space="0" w:color="auto"/>
              <w:bottom w:val="single" w:sz="6" w:space="0" w:color="auto"/>
              <w:right w:val="single" w:sz="6" w:space="0" w:color="auto"/>
            </w:tcBorders>
          </w:tcPr>
          <w:p w14:paraId="50445B6D" w14:textId="77777777" w:rsidR="00E36F0E" w:rsidRPr="00291ABA" w:rsidRDefault="00393DC0" w:rsidP="00E36F0E">
            <w:pPr>
              <w:rPr>
                <w:sz w:val="16"/>
                <w:szCs w:val="16"/>
              </w:rPr>
            </w:pPr>
            <w:r w:rsidRPr="00291ABA">
              <w:rPr>
                <w:sz w:val="16"/>
                <w:szCs w:val="16"/>
              </w:rPr>
              <w:t>MBORREL4: Updated req.</w:t>
            </w:r>
          </w:p>
        </w:tc>
      </w:tr>
      <w:tr w:rsidR="00E36F0E" w:rsidRPr="00945D63" w14:paraId="3091CE89" w14:textId="77777777" w:rsidTr="00E36F0E">
        <w:trPr>
          <w:trHeight w:val="245"/>
          <w:jc w:val="center"/>
        </w:trPr>
        <w:tc>
          <w:tcPr>
            <w:tcW w:w="1755" w:type="dxa"/>
            <w:tcBorders>
              <w:left w:val="single" w:sz="4" w:space="0" w:color="auto"/>
              <w:right w:val="single" w:sz="4" w:space="0" w:color="auto"/>
            </w:tcBorders>
          </w:tcPr>
          <w:p w14:paraId="2D244DFF"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4D0FF49" w14:textId="77777777" w:rsidR="00E36F0E" w:rsidRPr="00291ABA" w:rsidRDefault="00393DC0" w:rsidP="00E36F0E">
            <w:pPr>
              <w:rPr>
                <w:sz w:val="16"/>
                <w:szCs w:val="16"/>
              </w:rPr>
            </w:pPr>
            <w:r w:rsidRPr="00291ABA">
              <w:rPr>
                <w:sz w:val="16"/>
                <w:szCs w:val="16"/>
              </w:rPr>
              <w:t>WIR-REQ-295920/B-Maintain AllocationID’s</w:t>
            </w:r>
          </w:p>
        </w:tc>
        <w:tc>
          <w:tcPr>
            <w:tcW w:w="5911" w:type="dxa"/>
            <w:tcBorders>
              <w:top w:val="single" w:sz="6" w:space="0" w:color="auto"/>
              <w:left w:val="single" w:sz="6" w:space="0" w:color="auto"/>
              <w:bottom w:val="single" w:sz="6" w:space="0" w:color="auto"/>
              <w:right w:val="single" w:sz="6" w:space="0" w:color="auto"/>
            </w:tcBorders>
          </w:tcPr>
          <w:p w14:paraId="40DE7095" w14:textId="77777777" w:rsidR="00E36F0E" w:rsidRPr="00291ABA" w:rsidRDefault="00393DC0" w:rsidP="00E36F0E">
            <w:pPr>
              <w:rPr>
                <w:sz w:val="16"/>
                <w:szCs w:val="16"/>
              </w:rPr>
            </w:pPr>
            <w:r w:rsidRPr="00291ABA">
              <w:rPr>
                <w:sz w:val="16"/>
                <w:szCs w:val="16"/>
              </w:rPr>
              <w:t>MBORREL4: Updated req. and title</w:t>
            </w:r>
          </w:p>
        </w:tc>
      </w:tr>
      <w:tr w:rsidR="00E36F0E" w:rsidRPr="00945D63" w14:paraId="1D4C0028" w14:textId="77777777" w:rsidTr="00E36F0E">
        <w:trPr>
          <w:trHeight w:val="245"/>
          <w:jc w:val="center"/>
        </w:trPr>
        <w:tc>
          <w:tcPr>
            <w:tcW w:w="1755" w:type="dxa"/>
            <w:tcBorders>
              <w:left w:val="single" w:sz="4" w:space="0" w:color="auto"/>
              <w:right w:val="single" w:sz="4" w:space="0" w:color="auto"/>
            </w:tcBorders>
          </w:tcPr>
          <w:p w14:paraId="64AD1F68"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09AB71D" w14:textId="77777777" w:rsidR="00E36F0E" w:rsidRPr="00291ABA" w:rsidRDefault="00393DC0" w:rsidP="00E36F0E">
            <w:pPr>
              <w:rPr>
                <w:sz w:val="16"/>
                <w:szCs w:val="16"/>
              </w:rPr>
            </w:pPr>
            <w:r w:rsidRPr="00291ABA">
              <w:rPr>
                <w:sz w:val="16"/>
                <w:szCs w:val="16"/>
              </w:rPr>
              <w:t>WIR-REQ-295921/B-Remove AllocationID’s From Queue Once Application Notifies It Is No Longer Needed</w:t>
            </w:r>
          </w:p>
        </w:tc>
        <w:tc>
          <w:tcPr>
            <w:tcW w:w="5911" w:type="dxa"/>
            <w:tcBorders>
              <w:top w:val="single" w:sz="6" w:space="0" w:color="auto"/>
              <w:left w:val="single" w:sz="6" w:space="0" w:color="auto"/>
              <w:bottom w:val="single" w:sz="6" w:space="0" w:color="auto"/>
              <w:right w:val="single" w:sz="6" w:space="0" w:color="auto"/>
            </w:tcBorders>
          </w:tcPr>
          <w:p w14:paraId="2A6FC7AD" w14:textId="77777777" w:rsidR="00E36F0E" w:rsidRPr="00291ABA" w:rsidRDefault="00393DC0" w:rsidP="00E36F0E">
            <w:pPr>
              <w:rPr>
                <w:sz w:val="16"/>
                <w:szCs w:val="16"/>
              </w:rPr>
            </w:pPr>
            <w:r w:rsidRPr="00291ABA">
              <w:rPr>
                <w:sz w:val="16"/>
                <w:szCs w:val="16"/>
              </w:rPr>
              <w:t>MBORREL4: Updated req. and title</w:t>
            </w:r>
          </w:p>
        </w:tc>
      </w:tr>
      <w:tr w:rsidR="00E36F0E" w:rsidRPr="00945D63" w14:paraId="2587B30B" w14:textId="77777777" w:rsidTr="00E36F0E">
        <w:trPr>
          <w:trHeight w:val="245"/>
          <w:jc w:val="center"/>
        </w:trPr>
        <w:tc>
          <w:tcPr>
            <w:tcW w:w="1755" w:type="dxa"/>
            <w:tcBorders>
              <w:left w:val="single" w:sz="4" w:space="0" w:color="auto"/>
              <w:right w:val="single" w:sz="4" w:space="0" w:color="auto"/>
            </w:tcBorders>
          </w:tcPr>
          <w:p w14:paraId="07AEBCE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59095A5" w14:textId="77777777" w:rsidR="00E36F0E" w:rsidRPr="00291ABA" w:rsidRDefault="00393DC0" w:rsidP="00E36F0E">
            <w:pPr>
              <w:rPr>
                <w:sz w:val="16"/>
                <w:szCs w:val="16"/>
              </w:rPr>
            </w:pPr>
            <w:r w:rsidRPr="00291ABA">
              <w:rPr>
                <w:sz w:val="16"/>
                <w:szCs w:val="16"/>
              </w:rPr>
              <w:t>WIR-REQ-295922/C-Responding To Queries From Applications Requesting Connectivity</w:t>
            </w:r>
          </w:p>
        </w:tc>
        <w:tc>
          <w:tcPr>
            <w:tcW w:w="5911" w:type="dxa"/>
            <w:tcBorders>
              <w:top w:val="single" w:sz="6" w:space="0" w:color="auto"/>
              <w:left w:val="single" w:sz="6" w:space="0" w:color="auto"/>
              <w:bottom w:val="single" w:sz="6" w:space="0" w:color="auto"/>
              <w:right w:val="single" w:sz="6" w:space="0" w:color="auto"/>
            </w:tcBorders>
          </w:tcPr>
          <w:p w14:paraId="26C9C498" w14:textId="77777777" w:rsidR="00E36F0E" w:rsidRPr="00291ABA" w:rsidRDefault="00393DC0" w:rsidP="00E36F0E">
            <w:pPr>
              <w:rPr>
                <w:sz w:val="16"/>
                <w:szCs w:val="16"/>
              </w:rPr>
            </w:pPr>
            <w:r w:rsidRPr="00291ABA">
              <w:rPr>
                <w:sz w:val="16"/>
                <w:szCs w:val="16"/>
              </w:rPr>
              <w:t>MBORREL4: Updated req.</w:t>
            </w:r>
          </w:p>
        </w:tc>
      </w:tr>
      <w:tr w:rsidR="00E36F0E" w:rsidRPr="00945D63" w14:paraId="3B14576C" w14:textId="77777777" w:rsidTr="00E36F0E">
        <w:trPr>
          <w:trHeight w:val="245"/>
          <w:jc w:val="center"/>
        </w:trPr>
        <w:tc>
          <w:tcPr>
            <w:tcW w:w="1755" w:type="dxa"/>
            <w:tcBorders>
              <w:left w:val="single" w:sz="4" w:space="0" w:color="auto"/>
              <w:right w:val="single" w:sz="4" w:space="0" w:color="auto"/>
            </w:tcBorders>
          </w:tcPr>
          <w:p w14:paraId="61EC6CD5"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6181E4A" w14:textId="77777777" w:rsidR="00E36F0E" w:rsidRPr="00291ABA" w:rsidRDefault="00393DC0" w:rsidP="00E36F0E">
            <w:pPr>
              <w:rPr>
                <w:sz w:val="16"/>
                <w:szCs w:val="16"/>
              </w:rPr>
            </w:pPr>
            <w:r w:rsidRPr="00291ABA">
              <w:rPr>
                <w:sz w:val="16"/>
                <w:szCs w:val="16"/>
              </w:rPr>
              <w:t>WIR-UC-REQ-296107/D-Local controller provides connection interface to requesting application</w:t>
            </w:r>
          </w:p>
        </w:tc>
        <w:tc>
          <w:tcPr>
            <w:tcW w:w="5911" w:type="dxa"/>
            <w:tcBorders>
              <w:top w:val="single" w:sz="6" w:space="0" w:color="auto"/>
              <w:left w:val="single" w:sz="6" w:space="0" w:color="auto"/>
              <w:bottom w:val="single" w:sz="6" w:space="0" w:color="auto"/>
              <w:right w:val="single" w:sz="6" w:space="0" w:color="auto"/>
            </w:tcBorders>
          </w:tcPr>
          <w:p w14:paraId="264EE0D7" w14:textId="77777777" w:rsidR="00E36F0E" w:rsidRPr="00291ABA" w:rsidRDefault="00393DC0" w:rsidP="00E36F0E">
            <w:pPr>
              <w:rPr>
                <w:sz w:val="16"/>
                <w:szCs w:val="16"/>
              </w:rPr>
            </w:pPr>
            <w:r w:rsidRPr="00291ABA">
              <w:rPr>
                <w:sz w:val="16"/>
                <w:szCs w:val="16"/>
              </w:rPr>
              <w:t>GDOUGHE1: Updated req to make common</w:t>
            </w:r>
          </w:p>
        </w:tc>
      </w:tr>
      <w:tr w:rsidR="00E36F0E" w:rsidRPr="00945D63" w14:paraId="52B3E2A5" w14:textId="77777777" w:rsidTr="00E36F0E">
        <w:trPr>
          <w:trHeight w:val="245"/>
          <w:jc w:val="center"/>
        </w:trPr>
        <w:tc>
          <w:tcPr>
            <w:tcW w:w="1755" w:type="dxa"/>
            <w:tcBorders>
              <w:left w:val="single" w:sz="4" w:space="0" w:color="auto"/>
              <w:right w:val="single" w:sz="4" w:space="0" w:color="auto"/>
            </w:tcBorders>
          </w:tcPr>
          <w:p w14:paraId="166A905F"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1314097" w14:textId="77777777" w:rsidR="00E36F0E" w:rsidRPr="00291ABA" w:rsidRDefault="00393DC0" w:rsidP="00E36F0E">
            <w:pPr>
              <w:rPr>
                <w:sz w:val="16"/>
                <w:szCs w:val="16"/>
              </w:rPr>
            </w:pPr>
            <w:r w:rsidRPr="00291ABA">
              <w:rPr>
                <w:sz w:val="16"/>
                <w:szCs w:val="16"/>
              </w:rPr>
              <w:t>WIR-UC-REQ-296108/D-Central controller not available</w:t>
            </w:r>
          </w:p>
        </w:tc>
        <w:tc>
          <w:tcPr>
            <w:tcW w:w="5911" w:type="dxa"/>
            <w:tcBorders>
              <w:top w:val="single" w:sz="6" w:space="0" w:color="auto"/>
              <w:left w:val="single" w:sz="6" w:space="0" w:color="auto"/>
              <w:bottom w:val="single" w:sz="6" w:space="0" w:color="auto"/>
              <w:right w:val="single" w:sz="6" w:space="0" w:color="auto"/>
            </w:tcBorders>
          </w:tcPr>
          <w:p w14:paraId="29879D8D" w14:textId="77777777" w:rsidR="00E36F0E" w:rsidRPr="00291ABA" w:rsidRDefault="00393DC0" w:rsidP="00E36F0E">
            <w:pPr>
              <w:rPr>
                <w:sz w:val="16"/>
                <w:szCs w:val="16"/>
              </w:rPr>
            </w:pPr>
            <w:r w:rsidRPr="00291ABA">
              <w:rPr>
                <w:sz w:val="16"/>
                <w:szCs w:val="16"/>
              </w:rPr>
              <w:t>GDOUGHE1: Updated req to make common</w:t>
            </w:r>
          </w:p>
        </w:tc>
      </w:tr>
      <w:tr w:rsidR="00E36F0E" w:rsidRPr="00945D63" w14:paraId="10B6D931" w14:textId="77777777" w:rsidTr="00E36F0E">
        <w:trPr>
          <w:trHeight w:val="245"/>
          <w:jc w:val="center"/>
        </w:trPr>
        <w:tc>
          <w:tcPr>
            <w:tcW w:w="1755" w:type="dxa"/>
            <w:tcBorders>
              <w:left w:val="single" w:sz="4" w:space="0" w:color="auto"/>
              <w:right w:val="single" w:sz="4" w:space="0" w:color="auto"/>
            </w:tcBorders>
          </w:tcPr>
          <w:p w14:paraId="5A0AA52A"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56F1233" w14:textId="77777777" w:rsidR="00E36F0E" w:rsidRPr="00291ABA" w:rsidRDefault="00393DC0" w:rsidP="00E36F0E">
            <w:pPr>
              <w:rPr>
                <w:sz w:val="16"/>
                <w:szCs w:val="16"/>
              </w:rPr>
            </w:pPr>
            <w:r w:rsidRPr="00291ABA">
              <w:rPr>
                <w:sz w:val="16"/>
                <w:szCs w:val="16"/>
              </w:rPr>
              <w:t>STR-503858/D-Requirements</w:t>
            </w:r>
          </w:p>
        </w:tc>
        <w:tc>
          <w:tcPr>
            <w:tcW w:w="5911" w:type="dxa"/>
            <w:tcBorders>
              <w:top w:val="single" w:sz="6" w:space="0" w:color="auto"/>
              <w:left w:val="single" w:sz="6" w:space="0" w:color="auto"/>
              <w:bottom w:val="single" w:sz="6" w:space="0" w:color="auto"/>
              <w:right w:val="single" w:sz="6" w:space="0" w:color="auto"/>
            </w:tcBorders>
          </w:tcPr>
          <w:p w14:paraId="711A157A" w14:textId="77777777" w:rsidR="00E36F0E" w:rsidRPr="00291ABA" w:rsidRDefault="00393DC0" w:rsidP="00E36F0E">
            <w:pPr>
              <w:rPr>
                <w:sz w:val="16"/>
                <w:szCs w:val="16"/>
              </w:rPr>
            </w:pPr>
            <w:r w:rsidRPr="00291ABA">
              <w:rPr>
                <w:sz w:val="16"/>
                <w:szCs w:val="16"/>
              </w:rPr>
              <w:t>GDOUGHE1: Updated reqs to make common MBORREL4: Removed REQ-370231, REQ-295933. Added REQ-385871</w:t>
            </w:r>
          </w:p>
        </w:tc>
      </w:tr>
      <w:tr w:rsidR="00E36F0E" w:rsidRPr="00945D63" w14:paraId="3FB2C8EF" w14:textId="77777777" w:rsidTr="00E36F0E">
        <w:trPr>
          <w:trHeight w:val="245"/>
          <w:jc w:val="center"/>
        </w:trPr>
        <w:tc>
          <w:tcPr>
            <w:tcW w:w="1755" w:type="dxa"/>
            <w:tcBorders>
              <w:left w:val="single" w:sz="4" w:space="0" w:color="auto"/>
              <w:right w:val="single" w:sz="4" w:space="0" w:color="auto"/>
            </w:tcBorders>
          </w:tcPr>
          <w:p w14:paraId="51B6E79E"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0E088CA" w14:textId="77777777" w:rsidR="00E36F0E" w:rsidRPr="00291ABA" w:rsidRDefault="00393DC0" w:rsidP="00E36F0E">
            <w:pPr>
              <w:rPr>
                <w:sz w:val="16"/>
                <w:szCs w:val="16"/>
              </w:rPr>
            </w:pPr>
            <w:r w:rsidRPr="00291ABA">
              <w:rPr>
                <w:sz w:val="16"/>
                <w:szCs w:val="16"/>
              </w:rPr>
              <w:t>WIR-REQ-295927/B-Intent Purpose</w:t>
            </w:r>
          </w:p>
        </w:tc>
        <w:tc>
          <w:tcPr>
            <w:tcW w:w="5911" w:type="dxa"/>
            <w:tcBorders>
              <w:top w:val="single" w:sz="6" w:space="0" w:color="auto"/>
              <w:left w:val="single" w:sz="6" w:space="0" w:color="auto"/>
              <w:bottom w:val="single" w:sz="6" w:space="0" w:color="auto"/>
              <w:right w:val="single" w:sz="6" w:space="0" w:color="auto"/>
            </w:tcBorders>
          </w:tcPr>
          <w:p w14:paraId="70EC98E7" w14:textId="77777777" w:rsidR="00E36F0E" w:rsidRPr="00291ABA" w:rsidRDefault="00393DC0" w:rsidP="00E36F0E">
            <w:pPr>
              <w:rPr>
                <w:sz w:val="16"/>
                <w:szCs w:val="16"/>
              </w:rPr>
            </w:pPr>
            <w:r w:rsidRPr="00291ABA">
              <w:rPr>
                <w:sz w:val="16"/>
                <w:szCs w:val="16"/>
              </w:rPr>
              <w:t>MBORREL4: Updated req.</w:t>
            </w:r>
          </w:p>
        </w:tc>
      </w:tr>
      <w:tr w:rsidR="00E36F0E" w:rsidRPr="00945D63" w14:paraId="4593D657" w14:textId="77777777" w:rsidTr="00E36F0E">
        <w:trPr>
          <w:trHeight w:val="245"/>
          <w:jc w:val="center"/>
        </w:trPr>
        <w:tc>
          <w:tcPr>
            <w:tcW w:w="1755" w:type="dxa"/>
            <w:tcBorders>
              <w:left w:val="single" w:sz="4" w:space="0" w:color="auto"/>
              <w:right w:val="single" w:sz="4" w:space="0" w:color="auto"/>
            </w:tcBorders>
          </w:tcPr>
          <w:p w14:paraId="48D34BC5"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D0EA153" w14:textId="77777777" w:rsidR="00E36F0E" w:rsidRPr="00291ABA" w:rsidRDefault="00393DC0" w:rsidP="00E36F0E">
            <w:pPr>
              <w:rPr>
                <w:sz w:val="16"/>
                <w:szCs w:val="16"/>
              </w:rPr>
            </w:pPr>
            <w:r w:rsidRPr="00291ABA">
              <w:rPr>
                <w:sz w:val="16"/>
                <w:szCs w:val="16"/>
              </w:rPr>
              <w:t>WIR-REQ-295928/E-Types Of Intents</w:t>
            </w:r>
          </w:p>
        </w:tc>
        <w:tc>
          <w:tcPr>
            <w:tcW w:w="5911" w:type="dxa"/>
            <w:tcBorders>
              <w:top w:val="single" w:sz="6" w:space="0" w:color="auto"/>
              <w:left w:val="single" w:sz="6" w:space="0" w:color="auto"/>
              <w:bottom w:val="single" w:sz="6" w:space="0" w:color="auto"/>
              <w:right w:val="single" w:sz="6" w:space="0" w:color="auto"/>
            </w:tcBorders>
          </w:tcPr>
          <w:p w14:paraId="654FE868" w14:textId="77777777" w:rsidR="00E36F0E" w:rsidRPr="00291ABA" w:rsidRDefault="00393DC0" w:rsidP="00E36F0E">
            <w:pPr>
              <w:rPr>
                <w:sz w:val="16"/>
                <w:szCs w:val="16"/>
              </w:rPr>
            </w:pPr>
            <w:r w:rsidRPr="00291ABA">
              <w:rPr>
                <w:sz w:val="16"/>
                <w:szCs w:val="16"/>
              </w:rPr>
              <w:t>GDOUGHE1: Removed off peak for client3/4/5 MBORREL4: Removed special policy</w:t>
            </w:r>
          </w:p>
        </w:tc>
      </w:tr>
      <w:tr w:rsidR="00E36F0E" w:rsidRPr="00945D63" w14:paraId="25C71DCC" w14:textId="77777777" w:rsidTr="00E36F0E">
        <w:trPr>
          <w:trHeight w:val="245"/>
          <w:jc w:val="center"/>
        </w:trPr>
        <w:tc>
          <w:tcPr>
            <w:tcW w:w="1755" w:type="dxa"/>
            <w:tcBorders>
              <w:left w:val="single" w:sz="4" w:space="0" w:color="auto"/>
              <w:right w:val="single" w:sz="4" w:space="0" w:color="auto"/>
            </w:tcBorders>
          </w:tcPr>
          <w:p w14:paraId="5392AB69"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CC6B2E3" w14:textId="77777777" w:rsidR="00E36F0E" w:rsidRPr="00291ABA" w:rsidRDefault="00393DC0" w:rsidP="00E36F0E">
            <w:pPr>
              <w:rPr>
                <w:sz w:val="16"/>
                <w:szCs w:val="16"/>
              </w:rPr>
            </w:pPr>
            <w:r w:rsidRPr="00291ABA">
              <w:rPr>
                <w:sz w:val="16"/>
                <w:szCs w:val="16"/>
              </w:rPr>
              <w:t>WIR-REQ-295932/D-Intent Structure</w:t>
            </w:r>
          </w:p>
        </w:tc>
        <w:tc>
          <w:tcPr>
            <w:tcW w:w="5911" w:type="dxa"/>
            <w:tcBorders>
              <w:top w:val="single" w:sz="6" w:space="0" w:color="auto"/>
              <w:left w:val="single" w:sz="6" w:space="0" w:color="auto"/>
              <w:bottom w:val="single" w:sz="6" w:space="0" w:color="auto"/>
              <w:right w:val="single" w:sz="6" w:space="0" w:color="auto"/>
            </w:tcBorders>
          </w:tcPr>
          <w:p w14:paraId="2DC97CD7" w14:textId="77777777" w:rsidR="00E36F0E" w:rsidRPr="00291ABA" w:rsidRDefault="00393DC0" w:rsidP="00E36F0E">
            <w:pPr>
              <w:rPr>
                <w:sz w:val="16"/>
                <w:szCs w:val="16"/>
              </w:rPr>
            </w:pPr>
            <w:r w:rsidRPr="00291ABA">
              <w:rPr>
                <w:sz w:val="16"/>
                <w:szCs w:val="16"/>
              </w:rPr>
              <w:t>GDOUGHE1: Removed APN3/4 MBORREL4: Updated table</w:t>
            </w:r>
          </w:p>
        </w:tc>
      </w:tr>
      <w:tr w:rsidR="00E36F0E" w:rsidRPr="00945D63" w14:paraId="6EEE7087" w14:textId="77777777" w:rsidTr="00E36F0E">
        <w:trPr>
          <w:trHeight w:val="245"/>
          <w:jc w:val="center"/>
        </w:trPr>
        <w:tc>
          <w:tcPr>
            <w:tcW w:w="1755" w:type="dxa"/>
            <w:tcBorders>
              <w:left w:val="single" w:sz="4" w:space="0" w:color="auto"/>
              <w:right w:val="single" w:sz="4" w:space="0" w:color="auto"/>
            </w:tcBorders>
          </w:tcPr>
          <w:p w14:paraId="62CEDED8"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547E61A" w14:textId="77777777" w:rsidR="00E36F0E" w:rsidRPr="00291ABA" w:rsidRDefault="00393DC0" w:rsidP="00E36F0E">
            <w:pPr>
              <w:rPr>
                <w:sz w:val="16"/>
                <w:szCs w:val="16"/>
              </w:rPr>
            </w:pPr>
            <w:r w:rsidRPr="00291ABA">
              <w:rPr>
                <w:sz w:val="16"/>
                <w:szCs w:val="16"/>
              </w:rPr>
              <w:t>WIR-REQ-369964/B-Intent processing</w:t>
            </w:r>
          </w:p>
        </w:tc>
        <w:tc>
          <w:tcPr>
            <w:tcW w:w="5911" w:type="dxa"/>
            <w:tcBorders>
              <w:top w:val="single" w:sz="6" w:space="0" w:color="auto"/>
              <w:left w:val="single" w:sz="6" w:space="0" w:color="auto"/>
              <w:bottom w:val="single" w:sz="6" w:space="0" w:color="auto"/>
              <w:right w:val="single" w:sz="6" w:space="0" w:color="auto"/>
            </w:tcBorders>
          </w:tcPr>
          <w:p w14:paraId="225340EC" w14:textId="77777777" w:rsidR="00E36F0E" w:rsidRPr="00291ABA" w:rsidRDefault="00393DC0" w:rsidP="00E36F0E">
            <w:pPr>
              <w:rPr>
                <w:sz w:val="16"/>
                <w:szCs w:val="16"/>
              </w:rPr>
            </w:pPr>
            <w:r w:rsidRPr="00291ABA">
              <w:rPr>
                <w:sz w:val="16"/>
                <w:szCs w:val="16"/>
              </w:rPr>
              <w:t>GDOUGHE1: Updated foreground processing MBORREL4: Updated req.</w:t>
            </w:r>
          </w:p>
        </w:tc>
      </w:tr>
      <w:tr w:rsidR="00E36F0E" w:rsidRPr="00945D63" w14:paraId="37F0FE06" w14:textId="77777777" w:rsidTr="00E36F0E">
        <w:trPr>
          <w:trHeight w:val="245"/>
          <w:jc w:val="center"/>
        </w:trPr>
        <w:tc>
          <w:tcPr>
            <w:tcW w:w="1755" w:type="dxa"/>
            <w:tcBorders>
              <w:left w:val="single" w:sz="4" w:space="0" w:color="auto"/>
              <w:right w:val="single" w:sz="4" w:space="0" w:color="auto"/>
            </w:tcBorders>
          </w:tcPr>
          <w:p w14:paraId="4C5FE03B"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52A1493" w14:textId="77777777" w:rsidR="00E36F0E" w:rsidRPr="00291ABA" w:rsidRDefault="00393DC0" w:rsidP="00E36F0E">
            <w:pPr>
              <w:rPr>
                <w:sz w:val="16"/>
                <w:szCs w:val="16"/>
              </w:rPr>
            </w:pPr>
            <w:r w:rsidRPr="00291ABA">
              <w:rPr>
                <w:sz w:val="16"/>
                <w:szCs w:val="16"/>
              </w:rPr>
              <w:t>WIR-REQ-295934/E-Intents And Possible Interfaces</w:t>
            </w:r>
          </w:p>
        </w:tc>
        <w:tc>
          <w:tcPr>
            <w:tcW w:w="5911" w:type="dxa"/>
            <w:tcBorders>
              <w:top w:val="single" w:sz="6" w:space="0" w:color="auto"/>
              <w:left w:val="single" w:sz="6" w:space="0" w:color="auto"/>
              <w:bottom w:val="single" w:sz="6" w:space="0" w:color="auto"/>
              <w:right w:val="single" w:sz="6" w:space="0" w:color="auto"/>
            </w:tcBorders>
          </w:tcPr>
          <w:p w14:paraId="0A63F66A" w14:textId="77777777" w:rsidR="00E36F0E" w:rsidRPr="00291ABA" w:rsidRDefault="00393DC0" w:rsidP="00E36F0E">
            <w:pPr>
              <w:rPr>
                <w:sz w:val="16"/>
                <w:szCs w:val="16"/>
              </w:rPr>
            </w:pPr>
            <w:r w:rsidRPr="00291ABA">
              <w:rPr>
                <w:sz w:val="16"/>
                <w:szCs w:val="16"/>
              </w:rPr>
              <w:t>GDOUGHE1: Removed APN3/4 MBORREL4: Removed APN3/4 and special intent</w:t>
            </w:r>
          </w:p>
        </w:tc>
      </w:tr>
      <w:tr w:rsidR="00E36F0E" w:rsidRPr="00945D63" w14:paraId="53E69EE0" w14:textId="77777777" w:rsidTr="00E36F0E">
        <w:trPr>
          <w:trHeight w:val="245"/>
          <w:jc w:val="center"/>
        </w:trPr>
        <w:tc>
          <w:tcPr>
            <w:tcW w:w="1755" w:type="dxa"/>
            <w:tcBorders>
              <w:left w:val="single" w:sz="4" w:space="0" w:color="auto"/>
              <w:right w:val="single" w:sz="4" w:space="0" w:color="auto"/>
            </w:tcBorders>
          </w:tcPr>
          <w:p w14:paraId="334E0AE4"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4049715" w14:textId="77777777" w:rsidR="00E36F0E" w:rsidRPr="00291ABA" w:rsidRDefault="00393DC0" w:rsidP="00E36F0E">
            <w:pPr>
              <w:rPr>
                <w:sz w:val="16"/>
                <w:szCs w:val="16"/>
              </w:rPr>
            </w:pPr>
            <w:r w:rsidRPr="00291ABA">
              <w:rPr>
                <w:sz w:val="16"/>
                <w:szCs w:val="16"/>
              </w:rPr>
              <w:t>WIR-REQ-296061/E-Bandwidth Shaping</w:t>
            </w:r>
          </w:p>
        </w:tc>
        <w:tc>
          <w:tcPr>
            <w:tcW w:w="5911" w:type="dxa"/>
            <w:tcBorders>
              <w:top w:val="single" w:sz="6" w:space="0" w:color="auto"/>
              <w:left w:val="single" w:sz="6" w:space="0" w:color="auto"/>
              <w:bottom w:val="single" w:sz="6" w:space="0" w:color="auto"/>
              <w:right w:val="single" w:sz="6" w:space="0" w:color="auto"/>
            </w:tcBorders>
          </w:tcPr>
          <w:p w14:paraId="4F24DAB1" w14:textId="77777777" w:rsidR="00E36F0E" w:rsidRPr="00291ABA" w:rsidRDefault="00393DC0" w:rsidP="00E36F0E">
            <w:pPr>
              <w:rPr>
                <w:sz w:val="16"/>
                <w:szCs w:val="16"/>
              </w:rPr>
            </w:pPr>
            <w:r w:rsidRPr="00291ABA">
              <w:rPr>
                <w:sz w:val="16"/>
                <w:szCs w:val="16"/>
              </w:rPr>
              <w:t>GDOUGHE1: Updated req to make common</w:t>
            </w:r>
          </w:p>
        </w:tc>
      </w:tr>
      <w:tr w:rsidR="00E36F0E" w:rsidRPr="00945D63" w14:paraId="01AD1ED2" w14:textId="77777777" w:rsidTr="00E36F0E">
        <w:trPr>
          <w:trHeight w:val="245"/>
          <w:jc w:val="center"/>
        </w:trPr>
        <w:tc>
          <w:tcPr>
            <w:tcW w:w="1755" w:type="dxa"/>
            <w:tcBorders>
              <w:left w:val="single" w:sz="4" w:space="0" w:color="auto"/>
              <w:right w:val="single" w:sz="4" w:space="0" w:color="auto"/>
            </w:tcBorders>
          </w:tcPr>
          <w:p w14:paraId="5169EAC4"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760308D" w14:textId="77777777" w:rsidR="00E36F0E" w:rsidRPr="00291ABA" w:rsidRDefault="00393DC0" w:rsidP="00E36F0E">
            <w:pPr>
              <w:rPr>
                <w:sz w:val="16"/>
                <w:szCs w:val="16"/>
              </w:rPr>
            </w:pPr>
            <w:r w:rsidRPr="00291ABA">
              <w:rPr>
                <w:sz w:val="16"/>
                <w:szCs w:val="16"/>
              </w:rPr>
              <w:t>WIR-REQ-385871/A-China Basic Service and Entertainment Service</w:t>
            </w:r>
          </w:p>
        </w:tc>
        <w:tc>
          <w:tcPr>
            <w:tcW w:w="5911" w:type="dxa"/>
            <w:tcBorders>
              <w:top w:val="single" w:sz="6" w:space="0" w:color="auto"/>
              <w:left w:val="single" w:sz="6" w:space="0" w:color="auto"/>
              <w:bottom w:val="single" w:sz="6" w:space="0" w:color="auto"/>
              <w:right w:val="single" w:sz="6" w:space="0" w:color="auto"/>
            </w:tcBorders>
          </w:tcPr>
          <w:p w14:paraId="703378C5" w14:textId="77777777" w:rsidR="00E36F0E" w:rsidRPr="00291ABA" w:rsidRDefault="00393DC0" w:rsidP="00E36F0E">
            <w:pPr>
              <w:rPr>
                <w:sz w:val="16"/>
                <w:szCs w:val="16"/>
              </w:rPr>
            </w:pPr>
            <w:r w:rsidRPr="00291ABA">
              <w:rPr>
                <w:sz w:val="16"/>
                <w:szCs w:val="16"/>
              </w:rPr>
              <w:t>MBORREL4: New req.</w:t>
            </w:r>
          </w:p>
        </w:tc>
      </w:tr>
      <w:tr w:rsidR="00E36F0E" w:rsidRPr="00945D63" w14:paraId="1C4E6F33" w14:textId="77777777" w:rsidTr="00E36F0E">
        <w:trPr>
          <w:trHeight w:val="245"/>
          <w:jc w:val="center"/>
        </w:trPr>
        <w:tc>
          <w:tcPr>
            <w:tcW w:w="1755" w:type="dxa"/>
            <w:tcBorders>
              <w:left w:val="single" w:sz="4" w:space="0" w:color="auto"/>
              <w:right w:val="single" w:sz="4" w:space="0" w:color="auto"/>
            </w:tcBorders>
          </w:tcPr>
          <w:p w14:paraId="69841E8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C9307E5" w14:textId="77777777" w:rsidR="00E36F0E" w:rsidRPr="00291ABA" w:rsidRDefault="00393DC0" w:rsidP="00E36F0E">
            <w:pPr>
              <w:rPr>
                <w:sz w:val="16"/>
                <w:szCs w:val="16"/>
              </w:rPr>
            </w:pPr>
            <w:r w:rsidRPr="00291ABA">
              <w:rPr>
                <w:sz w:val="16"/>
                <w:szCs w:val="16"/>
              </w:rPr>
              <w:t>STR-503859/C-Use Cases</w:t>
            </w:r>
          </w:p>
        </w:tc>
        <w:tc>
          <w:tcPr>
            <w:tcW w:w="5911" w:type="dxa"/>
            <w:tcBorders>
              <w:top w:val="single" w:sz="6" w:space="0" w:color="auto"/>
              <w:left w:val="single" w:sz="6" w:space="0" w:color="auto"/>
              <w:bottom w:val="single" w:sz="6" w:space="0" w:color="auto"/>
              <w:right w:val="single" w:sz="6" w:space="0" w:color="auto"/>
            </w:tcBorders>
          </w:tcPr>
          <w:p w14:paraId="7FA29C2D" w14:textId="77777777" w:rsidR="00E36F0E" w:rsidRPr="00291ABA" w:rsidRDefault="00393DC0" w:rsidP="00E36F0E">
            <w:pPr>
              <w:rPr>
                <w:sz w:val="16"/>
                <w:szCs w:val="16"/>
              </w:rPr>
            </w:pPr>
            <w:r w:rsidRPr="00291ABA">
              <w:rPr>
                <w:sz w:val="16"/>
                <w:szCs w:val="16"/>
              </w:rPr>
              <w:t>MBORREL4: Removed REQ-369967-971</w:t>
            </w:r>
          </w:p>
        </w:tc>
      </w:tr>
      <w:tr w:rsidR="00E36F0E" w:rsidRPr="00945D63" w14:paraId="37987FE4" w14:textId="77777777" w:rsidTr="00E36F0E">
        <w:trPr>
          <w:trHeight w:val="245"/>
          <w:jc w:val="center"/>
        </w:trPr>
        <w:tc>
          <w:tcPr>
            <w:tcW w:w="1755" w:type="dxa"/>
            <w:tcBorders>
              <w:left w:val="single" w:sz="4" w:space="0" w:color="auto"/>
              <w:right w:val="single" w:sz="4" w:space="0" w:color="auto"/>
            </w:tcBorders>
          </w:tcPr>
          <w:p w14:paraId="080CACF4"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953D3AC" w14:textId="77777777" w:rsidR="00E36F0E" w:rsidRPr="00291ABA" w:rsidRDefault="00393DC0" w:rsidP="00E36F0E">
            <w:pPr>
              <w:rPr>
                <w:sz w:val="16"/>
                <w:szCs w:val="16"/>
              </w:rPr>
            </w:pPr>
            <w:r w:rsidRPr="00291ABA">
              <w:rPr>
                <w:sz w:val="16"/>
                <w:szCs w:val="16"/>
              </w:rPr>
              <w:t>STR-503861/D-Requirements</w:t>
            </w:r>
          </w:p>
        </w:tc>
        <w:tc>
          <w:tcPr>
            <w:tcW w:w="5911" w:type="dxa"/>
            <w:tcBorders>
              <w:top w:val="single" w:sz="6" w:space="0" w:color="auto"/>
              <w:left w:val="single" w:sz="6" w:space="0" w:color="auto"/>
              <w:bottom w:val="single" w:sz="6" w:space="0" w:color="auto"/>
              <w:right w:val="single" w:sz="6" w:space="0" w:color="auto"/>
            </w:tcBorders>
          </w:tcPr>
          <w:p w14:paraId="4FEC4ED1" w14:textId="77777777" w:rsidR="00E36F0E" w:rsidRPr="00291ABA" w:rsidRDefault="00393DC0" w:rsidP="00E36F0E">
            <w:pPr>
              <w:rPr>
                <w:sz w:val="16"/>
                <w:szCs w:val="16"/>
              </w:rPr>
            </w:pPr>
            <w:r w:rsidRPr="00291ABA">
              <w:rPr>
                <w:sz w:val="16"/>
                <w:szCs w:val="16"/>
              </w:rPr>
              <w:t>GDOUGHE1: Updated reqs to make common MBORREL4: Added REQ-385872</w:t>
            </w:r>
          </w:p>
        </w:tc>
      </w:tr>
      <w:tr w:rsidR="00E36F0E" w:rsidRPr="00945D63" w14:paraId="34D71391" w14:textId="77777777" w:rsidTr="00E36F0E">
        <w:trPr>
          <w:trHeight w:val="245"/>
          <w:jc w:val="center"/>
        </w:trPr>
        <w:tc>
          <w:tcPr>
            <w:tcW w:w="1755" w:type="dxa"/>
            <w:tcBorders>
              <w:left w:val="single" w:sz="4" w:space="0" w:color="auto"/>
              <w:right w:val="single" w:sz="4" w:space="0" w:color="auto"/>
            </w:tcBorders>
          </w:tcPr>
          <w:p w14:paraId="706F311B"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4BBCC7F" w14:textId="77777777" w:rsidR="00E36F0E" w:rsidRPr="00291ABA" w:rsidRDefault="00393DC0" w:rsidP="00E36F0E">
            <w:pPr>
              <w:rPr>
                <w:sz w:val="16"/>
                <w:szCs w:val="16"/>
              </w:rPr>
            </w:pPr>
            <w:r w:rsidRPr="00291ABA">
              <w:rPr>
                <w:sz w:val="16"/>
                <w:szCs w:val="16"/>
              </w:rPr>
              <w:t>WIR-REQ-295936/D-Purpose</w:t>
            </w:r>
          </w:p>
        </w:tc>
        <w:tc>
          <w:tcPr>
            <w:tcW w:w="5911" w:type="dxa"/>
            <w:tcBorders>
              <w:top w:val="single" w:sz="6" w:space="0" w:color="auto"/>
              <w:left w:val="single" w:sz="6" w:space="0" w:color="auto"/>
              <w:bottom w:val="single" w:sz="6" w:space="0" w:color="auto"/>
              <w:right w:val="single" w:sz="6" w:space="0" w:color="auto"/>
            </w:tcBorders>
          </w:tcPr>
          <w:p w14:paraId="63A10F5B" w14:textId="77777777" w:rsidR="00E36F0E" w:rsidRPr="00291ABA" w:rsidRDefault="00393DC0" w:rsidP="00E36F0E">
            <w:pPr>
              <w:rPr>
                <w:sz w:val="16"/>
                <w:szCs w:val="16"/>
              </w:rPr>
            </w:pPr>
            <w:r w:rsidRPr="00291ABA">
              <w:rPr>
                <w:sz w:val="16"/>
                <w:szCs w:val="16"/>
              </w:rPr>
              <w:t>GDOUGHE1: Update to make common MBORREL4: Updated req.</w:t>
            </w:r>
          </w:p>
        </w:tc>
      </w:tr>
      <w:tr w:rsidR="00E36F0E" w:rsidRPr="00945D63" w14:paraId="1124271E" w14:textId="77777777" w:rsidTr="00E36F0E">
        <w:trPr>
          <w:trHeight w:val="245"/>
          <w:jc w:val="center"/>
        </w:trPr>
        <w:tc>
          <w:tcPr>
            <w:tcW w:w="1755" w:type="dxa"/>
            <w:tcBorders>
              <w:left w:val="single" w:sz="4" w:space="0" w:color="auto"/>
              <w:right w:val="single" w:sz="4" w:space="0" w:color="auto"/>
            </w:tcBorders>
          </w:tcPr>
          <w:p w14:paraId="3A165EAB"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73A9A6B" w14:textId="77777777" w:rsidR="00E36F0E" w:rsidRPr="00291ABA" w:rsidRDefault="00393DC0" w:rsidP="00E36F0E">
            <w:pPr>
              <w:rPr>
                <w:sz w:val="16"/>
                <w:szCs w:val="16"/>
              </w:rPr>
            </w:pPr>
            <w:r w:rsidRPr="00291ABA">
              <w:rPr>
                <w:sz w:val="16"/>
                <w:szCs w:val="16"/>
              </w:rPr>
              <w:t>WIR-REQ-295937/C-Global Application ID</w:t>
            </w:r>
          </w:p>
        </w:tc>
        <w:tc>
          <w:tcPr>
            <w:tcW w:w="5911" w:type="dxa"/>
            <w:tcBorders>
              <w:top w:val="single" w:sz="6" w:space="0" w:color="auto"/>
              <w:left w:val="single" w:sz="6" w:space="0" w:color="auto"/>
              <w:bottom w:val="single" w:sz="6" w:space="0" w:color="auto"/>
              <w:right w:val="single" w:sz="6" w:space="0" w:color="auto"/>
            </w:tcBorders>
          </w:tcPr>
          <w:p w14:paraId="6E42BB9B" w14:textId="77777777" w:rsidR="00E36F0E" w:rsidRPr="00291ABA" w:rsidRDefault="00393DC0" w:rsidP="00E36F0E">
            <w:pPr>
              <w:rPr>
                <w:sz w:val="16"/>
                <w:szCs w:val="16"/>
              </w:rPr>
            </w:pPr>
            <w:r w:rsidRPr="00291ABA">
              <w:rPr>
                <w:sz w:val="16"/>
                <w:szCs w:val="16"/>
              </w:rPr>
              <w:t>MBORREL4: Updated req.</w:t>
            </w:r>
          </w:p>
        </w:tc>
      </w:tr>
      <w:tr w:rsidR="00E36F0E" w:rsidRPr="00945D63" w14:paraId="149F4C0B" w14:textId="77777777" w:rsidTr="00E36F0E">
        <w:trPr>
          <w:trHeight w:val="245"/>
          <w:jc w:val="center"/>
        </w:trPr>
        <w:tc>
          <w:tcPr>
            <w:tcW w:w="1755" w:type="dxa"/>
            <w:tcBorders>
              <w:left w:val="single" w:sz="4" w:space="0" w:color="auto"/>
              <w:right w:val="single" w:sz="4" w:space="0" w:color="auto"/>
            </w:tcBorders>
          </w:tcPr>
          <w:p w14:paraId="32FD5C7A"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CD17F19" w14:textId="77777777" w:rsidR="00E36F0E" w:rsidRPr="00291ABA" w:rsidRDefault="00393DC0" w:rsidP="00E36F0E">
            <w:pPr>
              <w:rPr>
                <w:sz w:val="16"/>
                <w:szCs w:val="16"/>
              </w:rPr>
            </w:pPr>
            <w:r w:rsidRPr="00291ABA">
              <w:rPr>
                <w:sz w:val="16"/>
                <w:szCs w:val="16"/>
              </w:rPr>
              <w:t>WIR-REQ-295939/C-Intent Policy Table Privilege Breakdown</w:t>
            </w:r>
          </w:p>
        </w:tc>
        <w:tc>
          <w:tcPr>
            <w:tcW w:w="5911" w:type="dxa"/>
            <w:tcBorders>
              <w:top w:val="single" w:sz="6" w:space="0" w:color="auto"/>
              <w:left w:val="single" w:sz="6" w:space="0" w:color="auto"/>
              <w:bottom w:val="single" w:sz="6" w:space="0" w:color="auto"/>
              <w:right w:val="single" w:sz="6" w:space="0" w:color="auto"/>
            </w:tcBorders>
          </w:tcPr>
          <w:p w14:paraId="4C05C68F" w14:textId="77777777" w:rsidR="00E36F0E" w:rsidRPr="00291ABA" w:rsidRDefault="00393DC0" w:rsidP="00E36F0E">
            <w:pPr>
              <w:rPr>
                <w:sz w:val="16"/>
                <w:szCs w:val="16"/>
              </w:rPr>
            </w:pPr>
            <w:r w:rsidRPr="00291ABA">
              <w:rPr>
                <w:sz w:val="16"/>
                <w:szCs w:val="16"/>
              </w:rPr>
              <w:t>GDOUGHE1: Removed APN3/4 MBORREL4: Updated table</w:t>
            </w:r>
          </w:p>
        </w:tc>
      </w:tr>
      <w:tr w:rsidR="00E36F0E" w:rsidRPr="00945D63" w14:paraId="43CD5B34" w14:textId="77777777" w:rsidTr="00E36F0E">
        <w:trPr>
          <w:trHeight w:val="245"/>
          <w:jc w:val="center"/>
        </w:trPr>
        <w:tc>
          <w:tcPr>
            <w:tcW w:w="1755" w:type="dxa"/>
            <w:tcBorders>
              <w:left w:val="single" w:sz="4" w:space="0" w:color="auto"/>
              <w:right w:val="single" w:sz="4" w:space="0" w:color="auto"/>
            </w:tcBorders>
          </w:tcPr>
          <w:p w14:paraId="3E3511A5"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4F2C401" w14:textId="77777777" w:rsidR="00E36F0E" w:rsidRPr="00291ABA" w:rsidRDefault="00393DC0" w:rsidP="00E36F0E">
            <w:pPr>
              <w:rPr>
                <w:sz w:val="16"/>
                <w:szCs w:val="16"/>
              </w:rPr>
            </w:pPr>
            <w:r w:rsidRPr="00291ABA">
              <w:rPr>
                <w:sz w:val="16"/>
                <w:szCs w:val="16"/>
              </w:rPr>
              <w:t>WIR-REQ-295941/B-Intent Policy Storage</w:t>
            </w:r>
          </w:p>
        </w:tc>
        <w:tc>
          <w:tcPr>
            <w:tcW w:w="5911" w:type="dxa"/>
            <w:tcBorders>
              <w:top w:val="single" w:sz="6" w:space="0" w:color="auto"/>
              <w:left w:val="single" w:sz="6" w:space="0" w:color="auto"/>
              <w:bottom w:val="single" w:sz="6" w:space="0" w:color="auto"/>
              <w:right w:val="single" w:sz="6" w:space="0" w:color="auto"/>
            </w:tcBorders>
          </w:tcPr>
          <w:p w14:paraId="405624C4" w14:textId="77777777" w:rsidR="00E36F0E" w:rsidRPr="00291ABA" w:rsidRDefault="00393DC0" w:rsidP="00E36F0E">
            <w:pPr>
              <w:rPr>
                <w:sz w:val="16"/>
                <w:szCs w:val="16"/>
              </w:rPr>
            </w:pPr>
            <w:r w:rsidRPr="00291ABA">
              <w:rPr>
                <w:sz w:val="16"/>
                <w:szCs w:val="16"/>
              </w:rPr>
              <w:t>GDOUGHE1: Updated req to make common</w:t>
            </w:r>
          </w:p>
        </w:tc>
      </w:tr>
      <w:tr w:rsidR="00E36F0E" w:rsidRPr="00945D63" w14:paraId="288EA26C" w14:textId="77777777" w:rsidTr="00E36F0E">
        <w:trPr>
          <w:trHeight w:val="245"/>
          <w:jc w:val="center"/>
        </w:trPr>
        <w:tc>
          <w:tcPr>
            <w:tcW w:w="1755" w:type="dxa"/>
            <w:tcBorders>
              <w:left w:val="single" w:sz="4" w:space="0" w:color="auto"/>
              <w:right w:val="single" w:sz="4" w:space="0" w:color="auto"/>
            </w:tcBorders>
          </w:tcPr>
          <w:p w14:paraId="3830B83A"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01856D9" w14:textId="77777777" w:rsidR="00E36F0E" w:rsidRPr="00291ABA" w:rsidRDefault="00393DC0" w:rsidP="00E36F0E">
            <w:pPr>
              <w:rPr>
                <w:sz w:val="16"/>
                <w:szCs w:val="16"/>
              </w:rPr>
            </w:pPr>
            <w:r w:rsidRPr="00291ABA">
              <w:rPr>
                <w:sz w:val="16"/>
                <w:szCs w:val="16"/>
              </w:rPr>
              <w:t>WIR-REQ-295942/C-Intent Policy Update</w:t>
            </w:r>
          </w:p>
        </w:tc>
        <w:tc>
          <w:tcPr>
            <w:tcW w:w="5911" w:type="dxa"/>
            <w:tcBorders>
              <w:top w:val="single" w:sz="6" w:space="0" w:color="auto"/>
              <w:left w:val="single" w:sz="6" w:space="0" w:color="auto"/>
              <w:bottom w:val="single" w:sz="6" w:space="0" w:color="auto"/>
              <w:right w:val="single" w:sz="6" w:space="0" w:color="auto"/>
            </w:tcBorders>
          </w:tcPr>
          <w:p w14:paraId="00C88B24" w14:textId="77777777" w:rsidR="00E36F0E" w:rsidRPr="00291ABA" w:rsidRDefault="00393DC0" w:rsidP="00E36F0E">
            <w:pPr>
              <w:rPr>
                <w:sz w:val="16"/>
                <w:szCs w:val="16"/>
              </w:rPr>
            </w:pPr>
            <w:r w:rsidRPr="00291ABA">
              <w:rPr>
                <w:sz w:val="16"/>
                <w:szCs w:val="16"/>
              </w:rPr>
              <w:t>GDOUGHE1: Updated req to make common</w:t>
            </w:r>
          </w:p>
        </w:tc>
      </w:tr>
      <w:tr w:rsidR="00E36F0E" w:rsidRPr="00945D63" w14:paraId="04CABD51" w14:textId="77777777" w:rsidTr="00E36F0E">
        <w:trPr>
          <w:trHeight w:val="245"/>
          <w:jc w:val="center"/>
        </w:trPr>
        <w:tc>
          <w:tcPr>
            <w:tcW w:w="1755" w:type="dxa"/>
            <w:tcBorders>
              <w:left w:val="single" w:sz="4" w:space="0" w:color="auto"/>
              <w:right w:val="single" w:sz="4" w:space="0" w:color="auto"/>
            </w:tcBorders>
          </w:tcPr>
          <w:p w14:paraId="02F9C183"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2816704" w14:textId="77777777" w:rsidR="00E36F0E" w:rsidRPr="00291ABA" w:rsidRDefault="00393DC0" w:rsidP="00E36F0E">
            <w:pPr>
              <w:rPr>
                <w:sz w:val="16"/>
                <w:szCs w:val="16"/>
              </w:rPr>
            </w:pPr>
            <w:r w:rsidRPr="00291ABA">
              <w:rPr>
                <w:sz w:val="16"/>
                <w:szCs w:val="16"/>
              </w:rPr>
              <w:t>WIR-REQ-295943/E-Intent Policy Update Acknowledgement</w:t>
            </w:r>
          </w:p>
        </w:tc>
        <w:tc>
          <w:tcPr>
            <w:tcW w:w="5911" w:type="dxa"/>
            <w:tcBorders>
              <w:top w:val="single" w:sz="6" w:space="0" w:color="auto"/>
              <w:left w:val="single" w:sz="6" w:space="0" w:color="auto"/>
              <w:bottom w:val="single" w:sz="6" w:space="0" w:color="auto"/>
              <w:right w:val="single" w:sz="6" w:space="0" w:color="auto"/>
            </w:tcBorders>
          </w:tcPr>
          <w:p w14:paraId="7959CAEC" w14:textId="77777777" w:rsidR="00E36F0E" w:rsidRPr="00291ABA" w:rsidRDefault="00393DC0" w:rsidP="00E36F0E">
            <w:pPr>
              <w:rPr>
                <w:sz w:val="16"/>
                <w:szCs w:val="16"/>
              </w:rPr>
            </w:pPr>
            <w:r w:rsidRPr="00291ABA">
              <w:rPr>
                <w:sz w:val="16"/>
                <w:szCs w:val="16"/>
              </w:rPr>
              <w:t>GDOUGHE1: Updated req to make common MBORREL4: Updated req.</w:t>
            </w:r>
          </w:p>
        </w:tc>
      </w:tr>
      <w:tr w:rsidR="00E36F0E" w:rsidRPr="00945D63" w14:paraId="2B1CDF77" w14:textId="77777777" w:rsidTr="00E36F0E">
        <w:trPr>
          <w:trHeight w:val="245"/>
          <w:jc w:val="center"/>
        </w:trPr>
        <w:tc>
          <w:tcPr>
            <w:tcW w:w="1755" w:type="dxa"/>
            <w:tcBorders>
              <w:left w:val="single" w:sz="4" w:space="0" w:color="auto"/>
              <w:right w:val="single" w:sz="4" w:space="0" w:color="auto"/>
            </w:tcBorders>
          </w:tcPr>
          <w:p w14:paraId="70CD9062"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928F624" w14:textId="77777777" w:rsidR="00E36F0E" w:rsidRPr="00291ABA" w:rsidRDefault="00393DC0" w:rsidP="00E36F0E">
            <w:pPr>
              <w:rPr>
                <w:sz w:val="16"/>
                <w:szCs w:val="16"/>
              </w:rPr>
            </w:pPr>
            <w:r w:rsidRPr="00291ABA">
              <w:rPr>
                <w:sz w:val="16"/>
                <w:szCs w:val="16"/>
              </w:rPr>
              <w:t>WIR-REQ-295944/B-Intent Policy Update Notification To Applications</w:t>
            </w:r>
          </w:p>
        </w:tc>
        <w:tc>
          <w:tcPr>
            <w:tcW w:w="5911" w:type="dxa"/>
            <w:tcBorders>
              <w:top w:val="single" w:sz="6" w:space="0" w:color="auto"/>
              <w:left w:val="single" w:sz="6" w:space="0" w:color="auto"/>
              <w:bottom w:val="single" w:sz="6" w:space="0" w:color="auto"/>
              <w:right w:val="single" w:sz="6" w:space="0" w:color="auto"/>
            </w:tcBorders>
          </w:tcPr>
          <w:p w14:paraId="53778457" w14:textId="77777777" w:rsidR="00E36F0E" w:rsidRPr="00291ABA" w:rsidRDefault="00393DC0" w:rsidP="00E36F0E">
            <w:pPr>
              <w:rPr>
                <w:sz w:val="16"/>
                <w:szCs w:val="16"/>
              </w:rPr>
            </w:pPr>
            <w:r w:rsidRPr="00291ABA">
              <w:rPr>
                <w:sz w:val="16"/>
                <w:szCs w:val="16"/>
              </w:rPr>
              <w:t>MBORREL4: Updated req.</w:t>
            </w:r>
          </w:p>
        </w:tc>
      </w:tr>
      <w:tr w:rsidR="00E36F0E" w:rsidRPr="00945D63" w14:paraId="0A091541" w14:textId="77777777" w:rsidTr="00E36F0E">
        <w:trPr>
          <w:trHeight w:val="245"/>
          <w:jc w:val="center"/>
        </w:trPr>
        <w:tc>
          <w:tcPr>
            <w:tcW w:w="1755" w:type="dxa"/>
            <w:tcBorders>
              <w:left w:val="single" w:sz="4" w:space="0" w:color="auto"/>
              <w:right w:val="single" w:sz="4" w:space="0" w:color="auto"/>
            </w:tcBorders>
          </w:tcPr>
          <w:p w14:paraId="0DB5944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A0521B0" w14:textId="77777777" w:rsidR="00E36F0E" w:rsidRPr="00291ABA" w:rsidRDefault="00393DC0" w:rsidP="00E36F0E">
            <w:pPr>
              <w:rPr>
                <w:sz w:val="16"/>
                <w:szCs w:val="16"/>
              </w:rPr>
            </w:pPr>
            <w:r w:rsidRPr="00291ABA">
              <w:rPr>
                <w:sz w:val="16"/>
                <w:szCs w:val="16"/>
              </w:rPr>
              <w:t>WIR-REQ-385872/A-Intent policy update pull request</w:t>
            </w:r>
          </w:p>
        </w:tc>
        <w:tc>
          <w:tcPr>
            <w:tcW w:w="5911" w:type="dxa"/>
            <w:tcBorders>
              <w:top w:val="single" w:sz="6" w:space="0" w:color="auto"/>
              <w:left w:val="single" w:sz="6" w:space="0" w:color="auto"/>
              <w:bottom w:val="single" w:sz="6" w:space="0" w:color="auto"/>
              <w:right w:val="single" w:sz="6" w:space="0" w:color="auto"/>
            </w:tcBorders>
          </w:tcPr>
          <w:p w14:paraId="01EA0687" w14:textId="77777777" w:rsidR="00E36F0E" w:rsidRPr="00291ABA" w:rsidRDefault="00393DC0" w:rsidP="00E36F0E">
            <w:pPr>
              <w:rPr>
                <w:sz w:val="16"/>
                <w:szCs w:val="16"/>
              </w:rPr>
            </w:pPr>
            <w:r w:rsidRPr="00291ABA">
              <w:rPr>
                <w:sz w:val="16"/>
                <w:szCs w:val="16"/>
              </w:rPr>
              <w:t>GDOUGHE1: Updated req to remove DID and replace with hardwired value MBORREL4: New req.</w:t>
            </w:r>
          </w:p>
        </w:tc>
      </w:tr>
      <w:tr w:rsidR="00E36F0E" w:rsidRPr="00945D63" w14:paraId="75150AAA" w14:textId="77777777" w:rsidTr="00E36F0E">
        <w:trPr>
          <w:trHeight w:val="245"/>
          <w:jc w:val="center"/>
        </w:trPr>
        <w:tc>
          <w:tcPr>
            <w:tcW w:w="1755" w:type="dxa"/>
            <w:tcBorders>
              <w:left w:val="single" w:sz="4" w:space="0" w:color="auto"/>
              <w:right w:val="single" w:sz="4" w:space="0" w:color="auto"/>
            </w:tcBorders>
          </w:tcPr>
          <w:p w14:paraId="1981188A"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89719E7" w14:textId="77777777" w:rsidR="00E36F0E" w:rsidRPr="00291ABA" w:rsidRDefault="00393DC0" w:rsidP="00E36F0E">
            <w:pPr>
              <w:rPr>
                <w:sz w:val="16"/>
                <w:szCs w:val="16"/>
              </w:rPr>
            </w:pPr>
            <w:r w:rsidRPr="00291ABA">
              <w:rPr>
                <w:sz w:val="16"/>
                <w:szCs w:val="16"/>
              </w:rPr>
              <w:t>WIR-UC-REQ-296113/C-Cloud sends updated policy table to WIR</w:t>
            </w:r>
          </w:p>
        </w:tc>
        <w:tc>
          <w:tcPr>
            <w:tcW w:w="5911" w:type="dxa"/>
            <w:tcBorders>
              <w:top w:val="single" w:sz="6" w:space="0" w:color="auto"/>
              <w:left w:val="single" w:sz="6" w:space="0" w:color="auto"/>
              <w:bottom w:val="single" w:sz="6" w:space="0" w:color="auto"/>
              <w:right w:val="single" w:sz="6" w:space="0" w:color="auto"/>
            </w:tcBorders>
          </w:tcPr>
          <w:p w14:paraId="27C96ADB" w14:textId="77777777" w:rsidR="00E36F0E" w:rsidRPr="00291ABA" w:rsidRDefault="00393DC0" w:rsidP="00E36F0E">
            <w:pPr>
              <w:rPr>
                <w:sz w:val="16"/>
                <w:szCs w:val="16"/>
              </w:rPr>
            </w:pPr>
            <w:r w:rsidRPr="00291ABA">
              <w:rPr>
                <w:sz w:val="16"/>
                <w:szCs w:val="16"/>
              </w:rPr>
              <w:t>GDOUGHE1: Updated req to make common</w:t>
            </w:r>
          </w:p>
        </w:tc>
      </w:tr>
      <w:tr w:rsidR="00E36F0E" w:rsidRPr="00945D63" w14:paraId="50D61847" w14:textId="77777777" w:rsidTr="00E36F0E">
        <w:trPr>
          <w:trHeight w:val="245"/>
          <w:jc w:val="center"/>
        </w:trPr>
        <w:tc>
          <w:tcPr>
            <w:tcW w:w="1755" w:type="dxa"/>
            <w:tcBorders>
              <w:left w:val="single" w:sz="4" w:space="0" w:color="auto"/>
              <w:right w:val="single" w:sz="4" w:space="0" w:color="auto"/>
            </w:tcBorders>
          </w:tcPr>
          <w:p w14:paraId="43471FAB"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A96C7C1" w14:textId="77777777" w:rsidR="00E36F0E" w:rsidRPr="00291ABA" w:rsidRDefault="00393DC0" w:rsidP="00E36F0E">
            <w:pPr>
              <w:rPr>
                <w:sz w:val="16"/>
                <w:szCs w:val="16"/>
              </w:rPr>
            </w:pPr>
            <w:r w:rsidRPr="00291ABA">
              <w:rPr>
                <w:sz w:val="16"/>
                <w:szCs w:val="16"/>
              </w:rPr>
              <w:t>WIR-UC-REQ-296114/D-Policy not updated in WIRServer / WIRClients</w:t>
            </w:r>
          </w:p>
        </w:tc>
        <w:tc>
          <w:tcPr>
            <w:tcW w:w="5911" w:type="dxa"/>
            <w:tcBorders>
              <w:top w:val="single" w:sz="6" w:space="0" w:color="auto"/>
              <w:left w:val="single" w:sz="6" w:space="0" w:color="auto"/>
              <w:bottom w:val="single" w:sz="6" w:space="0" w:color="auto"/>
              <w:right w:val="single" w:sz="6" w:space="0" w:color="auto"/>
            </w:tcBorders>
          </w:tcPr>
          <w:p w14:paraId="2579E86B" w14:textId="77777777" w:rsidR="00E36F0E" w:rsidRPr="00291ABA" w:rsidRDefault="00393DC0" w:rsidP="00E36F0E">
            <w:pPr>
              <w:rPr>
                <w:sz w:val="16"/>
                <w:szCs w:val="16"/>
              </w:rPr>
            </w:pPr>
            <w:r w:rsidRPr="00291ABA">
              <w:rPr>
                <w:sz w:val="16"/>
                <w:szCs w:val="16"/>
              </w:rPr>
              <w:t>GDOUGHE1: Updated req to make common</w:t>
            </w:r>
          </w:p>
        </w:tc>
      </w:tr>
      <w:tr w:rsidR="00E36F0E" w:rsidRPr="00945D63" w14:paraId="2D8D7283" w14:textId="77777777" w:rsidTr="00E36F0E">
        <w:trPr>
          <w:trHeight w:val="245"/>
          <w:jc w:val="center"/>
        </w:trPr>
        <w:tc>
          <w:tcPr>
            <w:tcW w:w="1755" w:type="dxa"/>
            <w:tcBorders>
              <w:left w:val="single" w:sz="4" w:space="0" w:color="auto"/>
              <w:right w:val="single" w:sz="4" w:space="0" w:color="auto"/>
            </w:tcBorders>
          </w:tcPr>
          <w:p w14:paraId="406E399A"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FA4B2AB" w14:textId="77777777" w:rsidR="00E36F0E" w:rsidRPr="00291ABA" w:rsidRDefault="00393DC0" w:rsidP="00E36F0E">
            <w:pPr>
              <w:rPr>
                <w:sz w:val="16"/>
                <w:szCs w:val="16"/>
              </w:rPr>
            </w:pPr>
            <w:r w:rsidRPr="00291ABA">
              <w:rPr>
                <w:sz w:val="16"/>
                <w:szCs w:val="16"/>
              </w:rPr>
              <w:t>WIR-REQ-295946/D-Purpose</w:t>
            </w:r>
          </w:p>
        </w:tc>
        <w:tc>
          <w:tcPr>
            <w:tcW w:w="5911" w:type="dxa"/>
            <w:tcBorders>
              <w:top w:val="single" w:sz="6" w:space="0" w:color="auto"/>
              <w:left w:val="single" w:sz="6" w:space="0" w:color="auto"/>
              <w:bottom w:val="single" w:sz="6" w:space="0" w:color="auto"/>
              <w:right w:val="single" w:sz="6" w:space="0" w:color="auto"/>
            </w:tcBorders>
          </w:tcPr>
          <w:p w14:paraId="4C672F46" w14:textId="77777777" w:rsidR="00E36F0E" w:rsidRPr="00291ABA" w:rsidRDefault="00393DC0" w:rsidP="00E36F0E">
            <w:pPr>
              <w:rPr>
                <w:sz w:val="16"/>
                <w:szCs w:val="16"/>
              </w:rPr>
            </w:pPr>
            <w:r w:rsidRPr="00291ABA">
              <w:rPr>
                <w:sz w:val="16"/>
                <w:szCs w:val="16"/>
              </w:rPr>
              <w:t>GDOUGHE1: Updated req to make common</w:t>
            </w:r>
          </w:p>
        </w:tc>
      </w:tr>
      <w:tr w:rsidR="00E36F0E" w:rsidRPr="00945D63" w14:paraId="72C65E9E" w14:textId="77777777" w:rsidTr="00E36F0E">
        <w:trPr>
          <w:trHeight w:val="245"/>
          <w:jc w:val="center"/>
        </w:trPr>
        <w:tc>
          <w:tcPr>
            <w:tcW w:w="1755" w:type="dxa"/>
            <w:tcBorders>
              <w:left w:val="single" w:sz="4" w:space="0" w:color="auto"/>
              <w:right w:val="single" w:sz="4" w:space="0" w:color="auto"/>
            </w:tcBorders>
          </w:tcPr>
          <w:p w14:paraId="266EDC84"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60E6E07" w14:textId="77777777" w:rsidR="00E36F0E" w:rsidRPr="00291ABA" w:rsidRDefault="00393DC0" w:rsidP="00E36F0E">
            <w:pPr>
              <w:rPr>
                <w:sz w:val="16"/>
                <w:szCs w:val="16"/>
              </w:rPr>
            </w:pPr>
            <w:r w:rsidRPr="00291ABA">
              <w:rPr>
                <w:sz w:val="16"/>
                <w:szCs w:val="16"/>
              </w:rPr>
              <w:t>WIR-REQ-295948/C-WIRClients IP Address</w:t>
            </w:r>
          </w:p>
        </w:tc>
        <w:tc>
          <w:tcPr>
            <w:tcW w:w="5911" w:type="dxa"/>
            <w:tcBorders>
              <w:top w:val="single" w:sz="6" w:space="0" w:color="auto"/>
              <w:left w:val="single" w:sz="6" w:space="0" w:color="auto"/>
              <w:bottom w:val="single" w:sz="6" w:space="0" w:color="auto"/>
              <w:right w:val="single" w:sz="6" w:space="0" w:color="auto"/>
            </w:tcBorders>
          </w:tcPr>
          <w:p w14:paraId="729FAD40" w14:textId="77777777" w:rsidR="00E36F0E" w:rsidRPr="00291ABA" w:rsidRDefault="00393DC0" w:rsidP="00E36F0E">
            <w:pPr>
              <w:rPr>
                <w:sz w:val="16"/>
                <w:szCs w:val="16"/>
              </w:rPr>
            </w:pPr>
            <w:r w:rsidRPr="00291ABA">
              <w:rPr>
                <w:sz w:val="16"/>
                <w:szCs w:val="16"/>
              </w:rPr>
              <w:t>GDOUGHE1: Updated req to make common</w:t>
            </w:r>
          </w:p>
        </w:tc>
      </w:tr>
      <w:tr w:rsidR="00E36F0E" w:rsidRPr="00945D63" w14:paraId="1C1F49AD" w14:textId="77777777" w:rsidTr="00E36F0E">
        <w:trPr>
          <w:trHeight w:val="245"/>
          <w:jc w:val="center"/>
        </w:trPr>
        <w:tc>
          <w:tcPr>
            <w:tcW w:w="1755" w:type="dxa"/>
            <w:tcBorders>
              <w:left w:val="single" w:sz="4" w:space="0" w:color="auto"/>
              <w:right w:val="single" w:sz="4" w:space="0" w:color="auto"/>
            </w:tcBorders>
          </w:tcPr>
          <w:p w14:paraId="3F28C2AB"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9C0E9EC" w14:textId="77777777" w:rsidR="00E36F0E" w:rsidRPr="00291ABA" w:rsidRDefault="00393DC0" w:rsidP="00E36F0E">
            <w:pPr>
              <w:rPr>
                <w:sz w:val="16"/>
                <w:szCs w:val="16"/>
              </w:rPr>
            </w:pPr>
            <w:r w:rsidRPr="00291ABA">
              <w:rPr>
                <w:sz w:val="16"/>
                <w:szCs w:val="16"/>
              </w:rPr>
              <w:t>WIR-REQ-295949/C-Ignition Cycle When Tunnel IP Address Is Already In Use</w:t>
            </w:r>
          </w:p>
        </w:tc>
        <w:tc>
          <w:tcPr>
            <w:tcW w:w="5911" w:type="dxa"/>
            <w:tcBorders>
              <w:top w:val="single" w:sz="6" w:space="0" w:color="auto"/>
              <w:left w:val="single" w:sz="6" w:space="0" w:color="auto"/>
              <w:bottom w:val="single" w:sz="6" w:space="0" w:color="auto"/>
              <w:right w:val="single" w:sz="6" w:space="0" w:color="auto"/>
            </w:tcBorders>
          </w:tcPr>
          <w:p w14:paraId="18DAC75F" w14:textId="77777777" w:rsidR="00E36F0E" w:rsidRPr="00291ABA" w:rsidRDefault="00393DC0" w:rsidP="00E36F0E">
            <w:pPr>
              <w:rPr>
                <w:sz w:val="16"/>
                <w:szCs w:val="16"/>
              </w:rPr>
            </w:pPr>
            <w:r w:rsidRPr="00291ABA">
              <w:rPr>
                <w:sz w:val="16"/>
                <w:szCs w:val="16"/>
              </w:rPr>
              <w:t>GDOUGHE1: Updated req to make common</w:t>
            </w:r>
          </w:p>
        </w:tc>
      </w:tr>
      <w:tr w:rsidR="00E36F0E" w:rsidRPr="00945D63" w14:paraId="4FD70671" w14:textId="77777777" w:rsidTr="00E36F0E">
        <w:trPr>
          <w:trHeight w:val="245"/>
          <w:jc w:val="center"/>
        </w:trPr>
        <w:tc>
          <w:tcPr>
            <w:tcW w:w="1755" w:type="dxa"/>
            <w:tcBorders>
              <w:left w:val="single" w:sz="4" w:space="0" w:color="auto"/>
              <w:right w:val="single" w:sz="4" w:space="0" w:color="auto"/>
            </w:tcBorders>
          </w:tcPr>
          <w:p w14:paraId="775A343B"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A92B916" w14:textId="77777777" w:rsidR="00E36F0E" w:rsidRPr="00291ABA" w:rsidRDefault="00393DC0" w:rsidP="00E36F0E">
            <w:pPr>
              <w:rPr>
                <w:sz w:val="16"/>
                <w:szCs w:val="16"/>
              </w:rPr>
            </w:pPr>
            <w:r w:rsidRPr="00291ABA">
              <w:rPr>
                <w:sz w:val="16"/>
                <w:szCs w:val="16"/>
              </w:rPr>
              <w:t>WIR-REQ-295950/C-IP Address Assignation</w:t>
            </w:r>
          </w:p>
        </w:tc>
        <w:tc>
          <w:tcPr>
            <w:tcW w:w="5911" w:type="dxa"/>
            <w:tcBorders>
              <w:top w:val="single" w:sz="6" w:space="0" w:color="auto"/>
              <w:left w:val="single" w:sz="6" w:space="0" w:color="auto"/>
              <w:bottom w:val="single" w:sz="6" w:space="0" w:color="auto"/>
              <w:right w:val="single" w:sz="6" w:space="0" w:color="auto"/>
            </w:tcBorders>
          </w:tcPr>
          <w:p w14:paraId="49D3725C" w14:textId="77777777" w:rsidR="00E36F0E" w:rsidRPr="00291ABA" w:rsidRDefault="00393DC0" w:rsidP="00E36F0E">
            <w:pPr>
              <w:rPr>
                <w:sz w:val="16"/>
                <w:szCs w:val="16"/>
              </w:rPr>
            </w:pPr>
            <w:r w:rsidRPr="00291ABA">
              <w:rPr>
                <w:sz w:val="16"/>
                <w:szCs w:val="16"/>
              </w:rPr>
              <w:t>GDOUGHE1: Updated req to make common</w:t>
            </w:r>
          </w:p>
        </w:tc>
      </w:tr>
      <w:tr w:rsidR="00E36F0E" w:rsidRPr="00945D63" w14:paraId="0BEF88D2" w14:textId="77777777" w:rsidTr="00E36F0E">
        <w:trPr>
          <w:trHeight w:val="245"/>
          <w:jc w:val="center"/>
        </w:trPr>
        <w:tc>
          <w:tcPr>
            <w:tcW w:w="1755" w:type="dxa"/>
            <w:tcBorders>
              <w:left w:val="single" w:sz="4" w:space="0" w:color="auto"/>
              <w:right w:val="single" w:sz="4" w:space="0" w:color="auto"/>
            </w:tcBorders>
          </w:tcPr>
          <w:p w14:paraId="071F00C9"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B6DC96E" w14:textId="77777777" w:rsidR="00E36F0E" w:rsidRPr="00291ABA" w:rsidRDefault="00393DC0" w:rsidP="00E36F0E">
            <w:pPr>
              <w:rPr>
                <w:sz w:val="16"/>
                <w:szCs w:val="16"/>
              </w:rPr>
            </w:pPr>
            <w:r w:rsidRPr="00291ABA">
              <w:rPr>
                <w:sz w:val="16"/>
                <w:szCs w:val="16"/>
              </w:rPr>
              <w:t>WIR-REQ-295951/C-IP Aliasing</w:t>
            </w:r>
          </w:p>
        </w:tc>
        <w:tc>
          <w:tcPr>
            <w:tcW w:w="5911" w:type="dxa"/>
            <w:tcBorders>
              <w:top w:val="single" w:sz="6" w:space="0" w:color="auto"/>
              <w:left w:val="single" w:sz="6" w:space="0" w:color="auto"/>
              <w:bottom w:val="single" w:sz="6" w:space="0" w:color="auto"/>
              <w:right w:val="single" w:sz="6" w:space="0" w:color="auto"/>
            </w:tcBorders>
          </w:tcPr>
          <w:p w14:paraId="4DD55375" w14:textId="77777777" w:rsidR="00E36F0E" w:rsidRPr="00291ABA" w:rsidRDefault="00393DC0" w:rsidP="00E36F0E">
            <w:pPr>
              <w:rPr>
                <w:sz w:val="16"/>
                <w:szCs w:val="16"/>
              </w:rPr>
            </w:pPr>
            <w:r w:rsidRPr="00291ABA">
              <w:rPr>
                <w:sz w:val="16"/>
                <w:szCs w:val="16"/>
              </w:rPr>
              <w:t>GDOUGHE1: Updated req to make common</w:t>
            </w:r>
          </w:p>
        </w:tc>
      </w:tr>
      <w:tr w:rsidR="00E36F0E" w:rsidRPr="00945D63" w14:paraId="27C5B3B4" w14:textId="77777777" w:rsidTr="00E36F0E">
        <w:trPr>
          <w:trHeight w:val="245"/>
          <w:jc w:val="center"/>
        </w:trPr>
        <w:tc>
          <w:tcPr>
            <w:tcW w:w="1755" w:type="dxa"/>
            <w:tcBorders>
              <w:left w:val="single" w:sz="4" w:space="0" w:color="auto"/>
              <w:right w:val="single" w:sz="4" w:space="0" w:color="auto"/>
            </w:tcBorders>
          </w:tcPr>
          <w:p w14:paraId="7F60A78B"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A0875BC" w14:textId="77777777" w:rsidR="00E36F0E" w:rsidRPr="00291ABA" w:rsidRDefault="00393DC0" w:rsidP="00E36F0E">
            <w:pPr>
              <w:rPr>
                <w:sz w:val="16"/>
                <w:szCs w:val="16"/>
              </w:rPr>
            </w:pPr>
            <w:r w:rsidRPr="00291ABA">
              <w:rPr>
                <w:sz w:val="16"/>
                <w:szCs w:val="16"/>
              </w:rPr>
              <w:t xml:space="preserve">WIR-REQ-295953/C-Allow WIRClient Applications To Access Edge Interface Of </w:t>
            </w:r>
            <w:r w:rsidRPr="00291ABA">
              <w:rPr>
                <w:sz w:val="16"/>
                <w:szCs w:val="16"/>
              </w:rPr>
              <w:lastRenderedPageBreak/>
              <w:t>Other Ethernet Connected ECU's</w:t>
            </w:r>
          </w:p>
        </w:tc>
        <w:tc>
          <w:tcPr>
            <w:tcW w:w="5911" w:type="dxa"/>
            <w:tcBorders>
              <w:top w:val="single" w:sz="6" w:space="0" w:color="auto"/>
              <w:left w:val="single" w:sz="6" w:space="0" w:color="auto"/>
              <w:bottom w:val="single" w:sz="6" w:space="0" w:color="auto"/>
              <w:right w:val="single" w:sz="6" w:space="0" w:color="auto"/>
            </w:tcBorders>
          </w:tcPr>
          <w:p w14:paraId="7199790C" w14:textId="77777777" w:rsidR="00E36F0E" w:rsidRPr="00291ABA" w:rsidRDefault="00393DC0" w:rsidP="00E36F0E">
            <w:pPr>
              <w:rPr>
                <w:sz w:val="16"/>
                <w:szCs w:val="16"/>
              </w:rPr>
            </w:pPr>
            <w:r w:rsidRPr="00291ABA">
              <w:rPr>
                <w:sz w:val="16"/>
                <w:szCs w:val="16"/>
              </w:rPr>
              <w:lastRenderedPageBreak/>
              <w:t>GDOUGHE1: Updated req to make common</w:t>
            </w:r>
          </w:p>
        </w:tc>
      </w:tr>
      <w:tr w:rsidR="00E36F0E" w:rsidRPr="00945D63" w14:paraId="60054266" w14:textId="77777777" w:rsidTr="00E36F0E">
        <w:trPr>
          <w:trHeight w:val="245"/>
          <w:jc w:val="center"/>
        </w:trPr>
        <w:tc>
          <w:tcPr>
            <w:tcW w:w="1755" w:type="dxa"/>
            <w:tcBorders>
              <w:left w:val="single" w:sz="4" w:space="0" w:color="auto"/>
              <w:right w:val="single" w:sz="4" w:space="0" w:color="auto"/>
            </w:tcBorders>
          </w:tcPr>
          <w:p w14:paraId="668BBB0F"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99410E8" w14:textId="77777777" w:rsidR="00E36F0E" w:rsidRPr="00291ABA" w:rsidRDefault="00393DC0" w:rsidP="00E36F0E">
            <w:pPr>
              <w:rPr>
                <w:sz w:val="16"/>
                <w:szCs w:val="16"/>
              </w:rPr>
            </w:pPr>
            <w:r w:rsidRPr="00291ABA">
              <w:rPr>
                <w:sz w:val="16"/>
                <w:szCs w:val="16"/>
              </w:rPr>
              <w:t>WIR-REQ-295954/B-WIRClient Interfacing With WIRServer Example</w:t>
            </w:r>
          </w:p>
        </w:tc>
        <w:tc>
          <w:tcPr>
            <w:tcW w:w="5911" w:type="dxa"/>
            <w:tcBorders>
              <w:top w:val="single" w:sz="6" w:space="0" w:color="auto"/>
              <w:left w:val="single" w:sz="6" w:space="0" w:color="auto"/>
              <w:bottom w:val="single" w:sz="6" w:space="0" w:color="auto"/>
              <w:right w:val="single" w:sz="6" w:space="0" w:color="auto"/>
            </w:tcBorders>
          </w:tcPr>
          <w:p w14:paraId="605961AE" w14:textId="77777777" w:rsidR="00E36F0E" w:rsidRPr="00291ABA" w:rsidRDefault="00393DC0" w:rsidP="00E36F0E">
            <w:pPr>
              <w:rPr>
                <w:sz w:val="16"/>
                <w:szCs w:val="16"/>
              </w:rPr>
            </w:pPr>
            <w:r w:rsidRPr="00291ABA">
              <w:rPr>
                <w:sz w:val="16"/>
                <w:szCs w:val="16"/>
              </w:rPr>
              <w:t>GDOUGHE1: Updated req to make common</w:t>
            </w:r>
          </w:p>
        </w:tc>
      </w:tr>
      <w:tr w:rsidR="00E36F0E" w:rsidRPr="00945D63" w14:paraId="02C8493D" w14:textId="77777777" w:rsidTr="00E36F0E">
        <w:trPr>
          <w:trHeight w:val="245"/>
          <w:jc w:val="center"/>
        </w:trPr>
        <w:tc>
          <w:tcPr>
            <w:tcW w:w="1755" w:type="dxa"/>
            <w:tcBorders>
              <w:left w:val="single" w:sz="4" w:space="0" w:color="auto"/>
              <w:right w:val="single" w:sz="4" w:space="0" w:color="auto"/>
            </w:tcBorders>
          </w:tcPr>
          <w:p w14:paraId="44D13C5D"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A05988C" w14:textId="77777777" w:rsidR="00E36F0E" w:rsidRPr="00291ABA" w:rsidRDefault="00393DC0" w:rsidP="00E36F0E">
            <w:pPr>
              <w:rPr>
                <w:sz w:val="16"/>
                <w:szCs w:val="16"/>
              </w:rPr>
            </w:pPr>
            <w:r w:rsidRPr="00291ABA">
              <w:rPr>
                <w:sz w:val="16"/>
                <w:szCs w:val="16"/>
              </w:rPr>
              <w:t>WIR-REQ-295956/B-Forwarding The Request To WIRClient WIFI Example Proposal</w:t>
            </w:r>
          </w:p>
        </w:tc>
        <w:tc>
          <w:tcPr>
            <w:tcW w:w="5911" w:type="dxa"/>
            <w:tcBorders>
              <w:top w:val="single" w:sz="6" w:space="0" w:color="auto"/>
              <w:left w:val="single" w:sz="6" w:space="0" w:color="auto"/>
              <w:bottom w:val="single" w:sz="6" w:space="0" w:color="auto"/>
              <w:right w:val="single" w:sz="6" w:space="0" w:color="auto"/>
            </w:tcBorders>
          </w:tcPr>
          <w:p w14:paraId="33BA07C1" w14:textId="77777777" w:rsidR="00E36F0E" w:rsidRPr="00291ABA" w:rsidRDefault="00393DC0" w:rsidP="00E36F0E">
            <w:pPr>
              <w:rPr>
                <w:sz w:val="16"/>
                <w:szCs w:val="16"/>
              </w:rPr>
            </w:pPr>
            <w:r w:rsidRPr="00291ABA">
              <w:rPr>
                <w:sz w:val="16"/>
                <w:szCs w:val="16"/>
              </w:rPr>
              <w:t>GDOUGHE1: Updated req to make common</w:t>
            </w:r>
          </w:p>
        </w:tc>
      </w:tr>
      <w:tr w:rsidR="00E36F0E" w:rsidRPr="00945D63" w14:paraId="4FAC6331" w14:textId="77777777" w:rsidTr="00E36F0E">
        <w:trPr>
          <w:trHeight w:val="245"/>
          <w:jc w:val="center"/>
        </w:trPr>
        <w:tc>
          <w:tcPr>
            <w:tcW w:w="1755" w:type="dxa"/>
            <w:tcBorders>
              <w:left w:val="single" w:sz="4" w:space="0" w:color="auto"/>
              <w:right w:val="single" w:sz="4" w:space="0" w:color="auto"/>
            </w:tcBorders>
          </w:tcPr>
          <w:p w14:paraId="58AE5FA2"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497A5B8" w14:textId="77777777" w:rsidR="00E36F0E" w:rsidRPr="00291ABA" w:rsidRDefault="00393DC0" w:rsidP="00E36F0E">
            <w:pPr>
              <w:rPr>
                <w:sz w:val="16"/>
                <w:szCs w:val="16"/>
              </w:rPr>
            </w:pPr>
            <w:r w:rsidRPr="00291ABA">
              <w:rPr>
                <w:sz w:val="16"/>
                <w:szCs w:val="16"/>
              </w:rPr>
              <w:t>WIR-REQ-295957/B-Receiving Response On WIRClient Module Example Proposal</w:t>
            </w:r>
          </w:p>
        </w:tc>
        <w:tc>
          <w:tcPr>
            <w:tcW w:w="5911" w:type="dxa"/>
            <w:tcBorders>
              <w:top w:val="single" w:sz="6" w:space="0" w:color="auto"/>
              <w:left w:val="single" w:sz="6" w:space="0" w:color="auto"/>
              <w:bottom w:val="single" w:sz="6" w:space="0" w:color="auto"/>
              <w:right w:val="single" w:sz="6" w:space="0" w:color="auto"/>
            </w:tcBorders>
          </w:tcPr>
          <w:p w14:paraId="38BD427C" w14:textId="77777777" w:rsidR="00E36F0E" w:rsidRPr="00291ABA" w:rsidRDefault="00393DC0" w:rsidP="00E36F0E">
            <w:pPr>
              <w:rPr>
                <w:sz w:val="16"/>
                <w:szCs w:val="16"/>
              </w:rPr>
            </w:pPr>
            <w:r w:rsidRPr="00291ABA">
              <w:rPr>
                <w:sz w:val="16"/>
                <w:szCs w:val="16"/>
              </w:rPr>
              <w:t>GDOUGHE1: Updated req to make common</w:t>
            </w:r>
          </w:p>
        </w:tc>
      </w:tr>
      <w:tr w:rsidR="00E36F0E" w:rsidRPr="00945D63" w14:paraId="686954FA" w14:textId="77777777" w:rsidTr="00E36F0E">
        <w:trPr>
          <w:trHeight w:val="245"/>
          <w:jc w:val="center"/>
        </w:trPr>
        <w:tc>
          <w:tcPr>
            <w:tcW w:w="1755" w:type="dxa"/>
            <w:tcBorders>
              <w:left w:val="single" w:sz="4" w:space="0" w:color="auto"/>
              <w:right w:val="single" w:sz="4" w:space="0" w:color="auto"/>
            </w:tcBorders>
          </w:tcPr>
          <w:p w14:paraId="236627F8"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1180E6B" w14:textId="77777777" w:rsidR="00E36F0E" w:rsidRPr="00291ABA" w:rsidRDefault="00393DC0" w:rsidP="00E36F0E">
            <w:pPr>
              <w:rPr>
                <w:sz w:val="16"/>
                <w:szCs w:val="16"/>
              </w:rPr>
            </w:pPr>
            <w:r w:rsidRPr="00291ABA">
              <w:rPr>
                <w:sz w:val="16"/>
                <w:szCs w:val="16"/>
              </w:rPr>
              <w:t>STR-503867/C-Requirements</w:t>
            </w:r>
          </w:p>
        </w:tc>
        <w:tc>
          <w:tcPr>
            <w:tcW w:w="5911" w:type="dxa"/>
            <w:tcBorders>
              <w:top w:val="single" w:sz="6" w:space="0" w:color="auto"/>
              <w:left w:val="single" w:sz="6" w:space="0" w:color="auto"/>
              <w:bottom w:val="single" w:sz="6" w:space="0" w:color="auto"/>
              <w:right w:val="single" w:sz="6" w:space="0" w:color="auto"/>
            </w:tcBorders>
          </w:tcPr>
          <w:p w14:paraId="32EDD0A0" w14:textId="77777777" w:rsidR="00E36F0E" w:rsidRPr="00291ABA" w:rsidRDefault="00393DC0" w:rsidP="00E36F0E">
            <w:pPr>
              <w:rPr>
                <w:sz w:val="16"/>
                <w:szCs w:val="16"/>
              </w:rPr>
            </w:pPr>
            <w:r w:rsidRPr="00291ABA">
              <w:rPr>
                <w:sz w:val="16"/>
                <w:szCs w:val="16"/>
              </w:rPr>
              <w:t>GDOUGHE1: Updated reqs to make common MBORREL4: Removed REQ-295962</w:t>
            </w:r>
          </w:p>
        </w:tc>
      </w:tr>
      <w:tr w:rsidR="00E36F0E" w:rsidRPr="00945D63" w14:paraId="3A4F0A8D" w14:textId="77777777" w:rsidTr="00E36F0E">
        <w:trPr>
          <w:trHeight w:val="245"/>
          <w:jc w:val="center"/>
        </w:trPr>
        <w:tc>
          <w:tcPr>
            <w:tcW w:w="1755" w:type="dxa"/>
            <w:tcBorders>
              <w:left w:val="single" w:sz="4" w:space="0" w:color="auto"/>
              <w:right w:val="single" w:sz="4" w:space="0" w:color="auto"/>
            </w:tcBorders>
          </w:tcPr>
          <w:p w14:paraId="2BEDE645"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0A7AAAC" w14:textId="77777777" w:rsidR="00E36F0E" w:rsidRPr="00291ABA" w:rsidRDefault="00393DC0" w:rsidP="00E36F0E">
            <w:pPr>
              <w:rPr>
                <w:sz w:val="16"/>
                <w:szCs w:val="16"/>
              </w:rPr>
            </w:pPr>
            <w:r w:rsidRPr="00291ABA">
              <w:rPr>
                <w:sz w:val="16"/>
                <w:szCs w:val="16"/>
              </w:rPr>
              <w:t>WIR-REQ-295961/B-WIFI Diagnostics</w:t>
            </w:r>
          </w:p>
        </w:tc>
        <w:tc>
          <w:tcPr>
            <w:tcW w:w="5911" w:type="dxa"/>
            <w:tcBorders>
              <w:top w:val="single" w:sz="6" w:space="0" w:color="auto"/>
              <w:left w:val="single" w:sz="6" w:space="0" w:color="auto"/>
              <w:bottom w:val="single" w:sz="6" w:space="0" w:color="auto"/>
              <w:right w:val="single" w:sz="6" w:space="0" w:color="auto"/>
            </w:tcBorders>
          </w:tcPr>
          <w:p w14:paraId="1B4B7EE0" w14:textId="77777777" w:rsidR="00E36F0E" w:rsidRPr="00291ABA" w:rsidRDefault="00393DC0" w:rsidP="00E36F0E">
            <w:pPr>
              <w:rPr>
                <w:sz w:val="16"/>
                <w:szCs w:val="16"/>
              </w:rPr>
            </w:pPr>
            <w:r w:rsidRPr="00291ABA">
              <w:rPr>
                <w:sz w:val="16"/>
                <w:szCs w:val="16"/>
              </w:rPr>
              <w:t>GDOUGHE1: Updated req to make common</w:t>
            </w:r>
          </w:p>
        </w:tc>
      </w:tr>
      <w:tr w:rsidR="00E36F0E" w:rsidRPr="00945D63" w14:paraId="25F68333" w14:textId="77777777" w:rsidTr="00E36F0E">
        <w:trPr>
          <w:trHeight w:val="245"/>
          <w:jc w:val="center"/>
        </w:trPr>
        <w:tc>
          <w:tcPr>
            <w:tcW w:w="1755" w:type="dxa"/>
            <w:tcBorders>
              <w:left w:val="single" w:sz="4" w:space="0" w:color="auto"/>
              <w:right w:val="single" w:sz="4" w:space="0" w:color="auto"/>
            </w:tcBorders>
          </w:tcPr>
          <w:p w14:paraId="05549F63"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A735C7A" w14:textId="77777777" w:rsidR="00E36F0E" w:rsidRPr="00291ABA" w:rsidRDefault="00393DC0" w:rsidP="00E36F0E">
            <w:pPr>
              <w:rPr>
                <w:sz w:val="16"/>
                <w:szCs w:val="16"/>
              </w:rPr>
            </w:pPr>
            <w:r w:rsidRPr="00291ABA">
              <w:rPr>
                <w:sz w:val="16"/>
                <w:szCs w:val="16"/>
              </w:rPr>
              <w:t>WIR-REQ-388321/A-Reporting WiFi Connection Event to SDN</w:t>
            </w:r>
          </w:p>
        </w:tc>
        <w:tc>
          <w:tcPr>
            <w:tcW w:w="5911" w:type="dxa"/>
            <w:tcBorders>
              <w:top w:val="single" w:sz="6" w:space="0" w:color="auto"/>
              <w:left w:val="single" w:sz="6" w:space="0" w:color="auto"/>
              <w:bottom w:val="single" w:sz="6" w:space="0" w:color="auto"/>
              <w:right w:val="single" w:sz="6" w:space="0" w:color="auto"/>
            </w:tcBorders>
          </w:tcPr>
          <w:p w14:paraId="56AF810C" w14:textId="77777777" w:rsidR="00E36F0E" w:rsidRPr="00291ABA" w:rsidRDefault="00393DC0" w:rsidP="00E36F0E">
            <w:pPr>
              <w:rPr>
                <w:sz w:val="16"/>
                <w:szCs w:val="16"/>
              </w:rPr>
            </w:pPr>
            <w:r w:rsidRPr="00291ABA">
              <w:rPr>
                <w:sz w:val="16"/>
                <w:szCs w:val="16"/>
              </w:rPr>
              <w:t>GDOUGHE1: New req</w:t>
            </w:r>
          </w:p>
        </w:tc>
      </w:tr>
      <w:tr w:rsidR="00E36F0E" w:rsidRPr="00945D63" w14:paraId="1541D035" w14:textId="77777777" w:rsidTr="00E36F0E">
        <w:trPr>
          <w:trHeight w:val="245"/>
          <w:jc w:val="center"/>
        </w:trPr>
        <w:tc>
          <w:tcPr>
            <w:tcW w:w="1755" w:type="dxa"/>
            <w:tcBorders>
              <w:left w:val="single" w:sz="4" w:space="0" w:color="auto"/>
              <w:right w:val="single" w:sz="4" w:space="0" w:color="auto"/>
            </w:tcBorders>
          </w:tcPr>
          <w:p w14:paraId="7D140D32"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54B36EC" w14:textId="77777777" w:rsidR="00E36F0E" w:rsidRPr="00291ABA" w:rsidRDefault="00393DC0" w:rsidP="00E36F0E">
            <w:pPr>
              <w:rPr>
                <w:sz w:val="16"/>
                <w:szCs w:val="16"/>
              </w:rPr>
            </w:pPr>
            <w:r w:rsidRPr="00291ABA">
              <w:rPr>
                <w:sz w:val="16"/>
                <w:szCs w:val="16"/>
              </w:rPr>
              <w:t>WIR-REQ-295965/C-Sending The App Requests And Interfaces Provided To App To WIRServer Central Controller</w:t>
            </w:r>
          </w:p>
        </w:tc>
        <w:tc>
          <w:tcPr>
            <w:tcW w:w="5911" w:type="dxa"/>
            <w:tcBorders>
              <w:top w:val="single" w:sz="6" w:space="0" w:color="auto"/>
              <w:left w:val="single" w:sz="6" w:space="0" w:color="auto"/>
              <w:bottom w:val="single" w:sz="6" w:space="0" w:color="auto"/>
              <w:right w:val="single" w:sz="6" w:space="0" w:color="auto"/>
            </w:tcBorders>
          </w:tcPr>
          <w:p w14:paraId="3186A3AC" w14:textId="77777777" w:rsidR="00E36F0E" w:rsidRPr="00291ABA" w:rsidRDefault="00393DC0" w:rsidP="00E36F0E">
            <w:pPr>
              <w:rPr>
                <w:sz w:val="16"/>
                <w:szCs w:val="16"/>
              </w:rPr>
            </w:pPr>
            <w:r w:rsidRPr="00291ABA">
              <w:rPr>
                <w:sz w:val="16"/>
                <w:szCs w:val="16"/>
              </w:rPr>
              <w:t>MBORREL4: Updated req.</w:t>
            </w:r>
          </w:p>
        </w:tc>
      </w:tr>
      <w:tr w:rsidR="00E36F0E" w:rsidRPr="00945D63" w14:paraId="5EE7927A" w14:textId="77777777" w:rsidTr="00E36F0E">
        <w:trPr>
          <w:trHeight w:val="245"/>
          <w:jc w:val="center"/>
        </w:trPr>
        <w:tc>
          <w:tcPr>
            <w:tcW w:w="1755" w:type="dxa"/>
            <w:tcBorders>
              <w:left w:val="single" w:sz="4" w:space="0" w:color="auto"/>
              <w:right w:val="single" w:sz="4" w:space="0" w:color="auto"/>
            </w:tcBorders>
          </w:tcPr>
          <w:p w14:paraId="18DD491D"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C4A986D" w14:textId="77777777" w:rsidR="00E36F0E" w:rsidRPr="00291ABA" w:rsidRDefault="00393DC0" w:rsidP="00E36F0E">
            <w:pPr>
              <w:rPr>
                <w:sz w:val="16"/>
                <w:szCs w:val="16"/>
              </w:rPr>
            </w:pPr>
            <w:r w:rsidRPr="00291ABA">
              <w:rPr>
                <w:sz w:val="16"/>
                <w:szCs w:val="16"/>
              </w:rPr>
              <w:t>STR-503868/B-Use Cases</w:t>
            </w:r>
          </w:p>
        </w:tc>
        <w:tc>
          <w:tcPr>
            <w:tcW w:w="5911" w:type="dxa"/>
            <w:tcBorders>
              <w:top w:val="single" w:sz="6" w:space="0" w:color="auto"/>
              <w:left w:val="single" w:sz="6" w:space="0" w:color="auto"/>
              <w:bottom w:val="single" w:sz="6" w:space="0" w:color="auto"/>
              <w:right w:val="single" w:sz="6" w:space="0" w:color="auto"/>
            </w:tcBorders>
          </w:tcPr>
          <w:p w14:paraId="54C684F5" w14:textId="77777777" w:rsidR="00E36F0E" w:rsidRPr="00291ABA" w:rsidRDefault="00393DC0" w:rsidP="00E36F0E">
            <w:pPr>
              <w:rPr>
                <w:sz w:val="16"/>
                <w:szCs w:val="16"/>
              </w:rPr>
            </w:pPr>
            <w:r w:rsidRPr="00291ABA">
              <w:rPr>
                <w:sz w:val="16"/>
                <w:szCs w:val="16"/>
              </w:rPr>
              <w:t>GDOUGHE1: Updated req to make common</w:t>
            </w:r>
          </w:p>
        </w:tc>
      </w:tr>
      <w:tr w:rsidR="00E36F0E" w:rsidRPr="00945D63" w14:paraId="3F26A812" w14:textId="77777777" w:rsidTr="00E36F0E">
        <w:trPr>
          <w:trHeight w:val="245"/>
          <w:jc w:val="center"/>
        </w:trPr>
        <w:tc>
          <w:tcPr>
            <w:tcW w:w="1755" w:type="dxa"/>
            <w:tcBorders>
              <w:left w:val="single" w:sz="4" w:space="0" w:color="auto"/>
              <w:right w:val="single" w:sz="4" w:space="0" w:color="auto"/>
            </w:tcBorders>
          </w:tcPr>
          <w:p w14:paraId="74EB4C9A"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1E69A93" w14:textId="77777777" w:rsidR="00E36F0E" w:rsidRPr="00291ABA" w:rsidRDefault="00393DC0" w:rsidP="00E36F0E">
            <w:pPr>
              <w:rPr>
                <w:sz w:val="16"/>
                <w:szCs w:val="16"/>
              </w:rPr>
            </w:pPr>
            <w:r w:rsidRPr="00291ABA">
              <w:rPr>
                <w:sz w:val="16"/>
                <w:szCs w:val="16"/>
              </w:rPr>
              <w:t>WIR-UC-REQ-296112/E-WIR provides diagnostics information to cloud based on request from Cloud</w:t>
            </w:r>
          </w:p>
        </w:tc>
        <w:tc>
          <w:tcPr>
            <w:tcW w:w="5911" w:type="dxa"/>
            <w:tcBorders>
              <w:top w:val="single" w:sz="6" w:space="0" w:color="auto"/>
              <w:left w:val="single" w:sz="6" w:space="0" w:color="auto"/>
              <w:bottom w:val="single" w:sz="6" w:space="0" w:color="auto"/>
              <w:right w:val="single" w:sz="6" w:space="0" w:color="auto"/>
            </w:tcBorders>
          </w:tcPr>
          <w:p w14:paraId="06C498CD" w14:textId="77777777" w:rsidR="00E36F0E" w:rsidRPr="00291ABA" w:rsidRDefault="00393DC0" w:rsidP="00E36F0E">
            <w:pPr>
              <w:rPr>
                <w:sz w:val="16"/>
                <w:szCs w:val="16"/>
              </w:rPr>
            </w:pPr>
            <w:r w:rsidRPr="00291ABA">
              <w:rPr>
                <w:sz w:val="16"/>
                <w:szCs w:val="16"/>
              </w:rPr>
              <w:t>GDOUGHE1: Updated req to make common</w:t>
            </w:r>
          </w:p>
        </w:tc>
      </w:tr>
      <w:tr w:rsidR="00E36F0E" w:rsidRPr="00945D63" w14:paraId="62056EE4" w14:textId="77777777" w:rsidTr="00E36F0E">
        <w:trPr>
          <w:trHeight w:val="245"/>
          <w:jc w:val="center"/>
        </w:trPr>
        <w:tc>
          <w:tcPr>
            <w:tcW w:w="1755" w:type="dxa"/>
            <w:tcBorders>
              <w:left w:val="single" w:sz="4" w:space="0" w:color="auto"/>
              <w:right w:val="single" w:sz="4" w:space="0" w:color="auto"/>
            </w:tcBorders>
          </w:tcPr>
          <w:p w14:paraId="490AA2D4"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81589F0" w14:textId="77777777" w:rsidR="00E36F0E" w:rsidRPr="00291ABA" w:rsidRDefault="00393DC0" w:rsidP="00E36F0E">
            <w:pPr>
              <w:rPr>
                <w:sz w:val="16"/>
                <w:szCs w:val="16"/>
              </w:rPr>
            </w:pPr>
            <w:r w:rsidRPr="00291ABA">
              <w:rPr>
                <w:sz w:val="16"/>
                <w:szCs w:val="16"/>
              </w:rPr>
              <w:t>STR-503870/C-Requirements</w:t>
            </w:r>
          </w:p>
        </w:tc>
        <w:tc>
          <w:tcPr>
            <w:tcW w:w="5911" w:type="dxa"/>
            <w:tcBorders>
              <w:top w:val="single" w:sz="6" w:space="0" w:color="auto"/>
              <w:left w:val="single" w:sz="6" w:space="0" w:color="auto"/>
              <w:bottom w:val="single" w:sz="6" w:space="0" w:color="auto"/>
              <w:right w:val="single" w:sz="6" w:space="0" w:color="auto"/>
            </w:tcBorders>
          </w:tcPr>
          <w:p w14:paraId="2D599DBF" w14:textId="77777777" w:rsidR="00E36F0E" w:rsidRPr="00291ABA" w:rsidRDefault="00393DC0" w:rsidP="00E36F0E">
            <w:pPr>
              <w:rPr>
                <w:sz w:val="16"/>
                <w:szCs w:val="16"/>
              </w:rPr>
            </w:pPr>
            <w:r w:rsidRPr="00291ABA">
              <w:rPr>
                <w:sz w:val="16"/>
                <w:szCs w:val="16"/>
              </w:rPr>
              <w:t>GDOUGHE1: Updated reqs to make common</w:t>
            </w:r>
          </w:p>
        </w:tc>
      </w:tr>
      <w:tr w:rsidR="00E36F0E" w:rsidRPr="00945D63" w14:paraId="045FE8DA" w14:textId="77777777" w:rsidTr="00E36F0E">
        <w:trPr>
          <w:trHeight w:val="245"/>
          <w:jc w:val="center"/>
        </w:trPr>
        <w:tc>
          <w:tcPr>
            <w:tcW w:w="1755" w:type="dxa"/>
            <w:tcBorders>
              <w:left w:val="single" w:sz="4" w:space="0" w:color="auto"/>
              <w:right w:val="single" w:sz="4" w:space="0" w:color="auto"/>
            </w:tcBorders>
          </w:tcPr>
          <w:p w14:paraId="057C1E1D"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59BE6A0" w14:textId="77777777" w:rsidR="00E36F0E" w:rsidRPr="00291ABA" w:rsidRDefault="00393DC0" w:rsidP="00E36F0E">
            <w:pPr>
              <w:rPr>
                <w:sz w:val="16"/>
                <w:szCs w:val="16"/>
              </w:rPr>
            </w:pPr>
            <w:r w:rsidRPr="00291ABA">
              <w:rPr>
                <w:sz w:val="16"/>
                <w:szCs w:val="16"/>
              </w:rPr>
              <w:t>WIR-REQ-295967/D-Data usage calculation</w:t>
            </w:r>
          </w:p>
        </w:tc>
        <w:tc>
          <w:tcPr>
            <w:tcW w:w="5911" w:type="dxa"/>
            <w:tcBorders>
              <w:top w:val="single" w:sz="6" w:space="0" w:color="auto"/>
              <w:left w:val="single" w:sz="6" w:space="0" w:color="auto"/>
              <w:bottom w:val="single" w:sz="6" w:space="0" w:color="auto"/>
              <w:right w:val="single" w:sz="6" w:space="0" w:color="auto"/>
            </w:tcBorders>
          </w:tcPr>
          <w:p w14:paraId="48EB426B" w14:textId="77777777" w:rsidR="00E36F0E" w:rsidRPr="00291ABA" w:rsidRDefault="00393DC0" w:rsidP="00E36F0E">
            <w:pPr>
              <w:rPr>
                <w:sz w:val="16"/>
                <w:szCs w:val="16"/>
              </w:rPr>
            </w:pPr>
            <w:r w:rsidRPr="00291ABA">
              <w:rPr>
                <w:sz w:val="16"/>
                <w:szCs w:val="16"/>
              </w:rPr>
              <w:t>GDOUGHE1: Updated req to make common</w:t>
            </w:r>
          </w:p>
        </w:tc>
      </w:tr>
      <w:tr w:rsidR="00E36F0E" w:rsidRPr="00945D63" w14:paraId="77EFE2EE" w14:textId="77777777" w:rsidTr="00E36F0E">
        <w:trPr>
          <w:trHeight w:val="245"/>
          <w:jc w:val="center"/>
        </w:trPr>
        <w:tc>
          <w:tcPr>
            <w:tcW w:w="1755" w:type="dxa"/>
            <w:tcBorders>
              <w:left w:val="single" w:sz="4" w:space="0" w:color="auto"/>
              <w:right w:val="single" w:sz="4" w:space="0" w:color="auto"/>
            </w:tcBorders>
          </w:tcPr>
          <w:p w14:paraId="6E74AED6"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D643810" w14:textId="77777777" w:rsidR="00E36F0E" w:rsidRPr="00291ABA" w:rsidRDefault="00393DC0" w:rsidP="00E36F0E">
            <w:pPr>
              <w:rPr>
                <w:sz w:val="16"/>
                <w:szCs w:val="16"/>
              </w:rPr>
            </w:pPr>
            <w:r w:rsidRPr="00291ABA">
              <w:rPr>
                <w:sz w:val="16"/>
                <w:szCs w:val="16"/>
              </w:rPr>
              <w:t>WIR-REQ-295968/D-Data usage calculation scope</w:t>
            </w:r>
          </w:p>
        </w:tc>
        <w:tc>
          <w:tcPr>
            <w:tcW w:w="5911" w:type="dxa"/>
            <w:tcBorders>
              <w:top w:val="single" w:sz="6" w:space="0" w:color="auto"/>
              <w:left w:val="single" w:sz="6" w:space="0" w:color="auto"/>
              <w:bottom w:val="single" w:sz="6" w:space="0" w:color="auto"/>
              <w:right w:val="single" w:sz="6" w:space="0" w:color="auto"/>
            </w:tcBorders>
          </w:tcPr>
          <w:p w14:paraId="58C77C14" w14:textId="77777777" w:rsidR="00E36F0E" w:rsidRPr="00291ABA" w:rsidRDefault="00393DC0" w:rsidP="00E36F0E">
            <w:pPr>
              <w:rPr>
                <w:sz w:val="16"/>
                <w:szCs w:val="16"/>
              </w:rPr>
            </w:pPr>
            <w:r w:rsidRPr="00291ABA">
              <w:rPr>
                <w:sz w:val="16"/>
                <w:szCs w:val="16"/>
              </w:rPr>
              <w:t>GDOUGHE1: Updated req to make common</w:t>
            </w:r>
          </w:p>
        </w:tc>
      </w:tr>
      <w:tr w:rsidR="00E36F0E" w:rsidRPr="00945D63" w14:paraId="774A3AED" w14:textId="77777777" w:rsidTr="00E36F0E">
        <w:trPr>
          <w:trHeight w:val="245"/>
          <w:jc w:val="center"/>
        </w:trPr>
        <w:tc>
          <w:tcPr>
            <w:tcW w:w="1755" w:type="dxa"/>
            <w:tcBorders>
              <w:left w:val="single" w:sz="4" w:space="0" w:color="auto"/>
              <w:right w:val="single" w:sz="4" w:space="0" w:color="auto"/>
            </w:tcBorders>
          </w:tcPr>
          <w:p w14:paraId="48E1B23B"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57F5F52" w14:textId="77777777" w:rsidR="00E36F0E" w:rsidRPr="00291ABA" w:rsidRDefault="00393DC0" w:rsidP="00E36F0E">
            <w:pPr>
              <w:rPr>
                <w:sz w:val="16"/>
                <w:szCs w:val="16"/>
              </w:rPr>
            </w:pPr>
            <w:r w:rsidRPr="00291ABA">
              <w:rPr>
                <w:sz w:val="16"/>
                <w:szCs w:val="16"/>
              </w:rPr>
              <w:t>WIR-REQ-295969/D-Data usage aggregation per application</w:t>
            </w:r>
          </w:p>
        </w:tc>
        <w:tc>
          <w:tcPr>
            <w:tcW w:w="5911" w:type="dxa"/>
            <w:tcBorders>
              <w:top w:val="single" w:sz="6" w:space="0" w:color="auto"/>
              <w:left w:val="single" w:sz="6" w:space="0" w:color="auto"/>
              <w:bottom w:val="single" w:sz="6" w:space="0" w:color="auto"/>
              <w:right w:val="single" w:sz="6" w:space="0" w:color="auto"/>
            </w:tcBorders>
          </w:tcPr>
          <w:p w14:paraId="5278971E" w14:textId="77777777" w:rsidR="00E36F0E" w:rsidRPr="00291ABA" w:rsidRDefault="00393DC0" w:rsidP="00E36F0E">
            <w:pPr>
              <w:rPr>
                <w:sz w:val="16"/>
                <w:szCs w:val="16"/>
              </w:rPr>
            </w:pPr>
            <w:r w:rsidRPr="00291ABA">
              <w:rPr>
                <w:sz w:val="16"/>
                <w:szCs w:val="16"/>
              </w:rPr>
              <w:t>GDOUGHE1: Updated req to make common</w:t>
            </w:r>
          </w:p>
        </w:tc>
      </w:tr>
      <w:tr w:rsidR="00E36F0E" w:rsidRPr="00945D63" w14:paraId="45BA0E26" w14:textId="77777777" w:rsidTr="00E36F0E">
        <w:trPr>
          <w:trHeight w:val="245"/>
          <w:jc w:val="center"/>
        </w:trPr>
        <w:tc>
          <w:tcPr>
            <w:tcW w:w="1755" w:type="dxa"/>
            <w:tcBorders>
              <w:left w:val="single" w:sz="4" w:space="0" w:color="auto"/>
              <w:right w:val="single" w:sz="4" w:space="0" w:color="auto"/>
            </w:tcBorders>
          </w:tcPr>
          <w:p w14:paraId="75C39EEA"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CB46AEB" w14:textId="77777777" w:rsidR="00E36F0E" w:rsidRPr="00291ABA" w:rsidRDefault="00393DC0" w:rsidP="00E36F0E">
            <w:pPr>
              <w:rPr>
                <w:sz w:val="16"/>
                <w:szCs w:val="16"/>
              </w:rPr>
            </w:pPr>
            <w:r w:rsidRPr="00291ABA">
              <w:rPr>
                <w:sz w:val="16"/>
                <w:szCs w:val="16"/>
              </w:rPr>
              <w:t>WIR-REQ-295970/E-Data usage and edge interface</w:t>
            </w:r>
          </w:p>
        </w:tc>
        <w:tc>
          <w:tcPr>
            <w:tcW w:w="5911" w:type="dxa"/>
            <w:tcBorders>
              <w:top w:val="single" w:sz="6" w:space="0" w:color="auto"/>
              <w:left w:val="single" w:sz="6" w:space="0" w:color="auto"/>
              <w:bottom w:val="single" w:sz="6" w:space="0" w:color="auto"/>
              <w:right w:val="single" w:sz="6" w:space="0" w:color="auto"/>
            </w:tcBorders>
          </w:tcPr>
          <w:p w14:paraId="6076B992" w14:textId="77777777" w:rsidR="00E36F0E" w:rsidRPr="00291ABA" w:rsidRDefault="00393DC0" w:rsidP="00E36F0E">
            <w:pPr>
              <w:rPr>
                <w:sz w:val="16"/>
                <w:szCs w:val="16"/>
              </w:rPr>
            </w:pPr>
            <w:r w:rsidRPr="00291ABA">
              <w:rPr>
                <w:sz w:val="16"/>
                <w:szCs w:val="16"/>
              </w:rPr>
              <w:t>MBORREL4: Removed APN3/4, updated table</w:t>
            </w:r>
          </w:p>
        </w:tc>
      </w:tr>
      <w:tr w:rsidR="00E36F0E" w:rsidRPr="00945D63" w14:paraId="57188D76" w14:textId="77777777" w:rsidTr="00E36F0E">
        <w:trPr>
          <w:trHeight w:val="245"/>
          <w:jc w:val="center"/>
        </w:trPr>
        <w:tc>
          <w:tcPr>
            <w:tcW w:w="1755" w:type="dxa"/>
            <w:tcBorders>
              <w:left w:val="single" w:sz="4" w:space="0" w:color="auto"/>
              <w:right w:val="single" w:sz="4" w:space="0" w:color="auto"/>
            </w:tcBorders>
          </w:tcPr>
          <w:p w14:paraId="0DBDA82A"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FE91D5D" w14:textId="77777777" w:rsidR="00E36F0E" w:rsidRPr="00291ABA" w:rsidRDefault="00393DC0" w:rsidP="00E36F0E">
            <w:pPr>
              <w:rPr>
                <w:sz w:val="16"/>
                <w:szCs w:val="16"/>
              </w:rPr>
            </w:pPr>
            <w:r w:rsidRPr="00291ABA">
              <w:rPr>
                <w:sz w:val="16"/>
                <w:szCs w:val="16"/>
              </w:rPr>
              <w:t>WIR-REQ-295972/B-Data usage storage</w:t>
            </w:r>
          </w:p>
        </w:tc>
        <w:tc>
          <w:tcPr>
            <w:tcW w:w="5911" w:type="dxa"/>
            <w:tcBorders>
              <w:top w:val="single" w:sz="6" w:space="0" w:color="auto"/>
              <w:left w:val="single" w:sz="6" w:space="0" w:color="auto"/>
              <w:bottom w:val="single" w:sz="6" w:space="0" w:color="auto"/>
              <w:right w:val="single" w:sz="6" w:space="0" w:color="auto"/>
            </w:tcBorders>
          </w:tcPr>
          <w:p w14:paraId="6D1844E9" w14:textId="77777777" w:rsidR="00E36F0E" w:rsidRPr="00291ABA" w:rsidRDefault="00393DC0" w:rsidP="00E36F0E">
            <w:pPr>
              <w:rPr>
                <w:sz w:val="16"/>
                <w:szCs w:val="16"/>
              </w:rPr>
            </w:pPr>
            <w:r w:rsidRPr="00291ABA">
              <w:rPr>
                <w:sz w:val="16"/>
                <w:szCs w:val="16"/>
              </w:rPr>
              <w:t>GDOUGHE1: Updated req</w:t>
            </w:r>
          </w:p>
        </w:tc>
      </w:tr>
      <w:tr w:rsidR="00E36F0E" w:rsidRPr="00945D63" w14:paraId="44806F74" w14:textId="77777777" w:rsidTr="00E36F0E">
        <w:trPr>
          <w:trHeight w:val="245"/>
          <w:jc w:val="center"/>
        </w:trPr>
        <w:tc>
          <w:tcPr>
            <w:tcW w:w="1755" w:type="dxa"/>
            <w:tcBorders>
              <w:left w:val="single" w:sz="4" w:space="0" w:color="auto"/>
              <w:right w:val="single" w:sz="4" w:space="0" w:color="auto"/>
            </w:tcBorders>
          </w:tcPr>
          <w:p w14:paraId="63F7DA95"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689637E" w14:textId="77777777" w:rsidR="00E36F0E" w:rsidRPr="00291ABA" w:rsidRDefault="00393DC0" w:rsidP="00E36F0E">
            <w:pPr>
              <w:rPr>
                <w:sz w:val="16"/>
                <w:szCs w:val="16"/>
              </w:rPr>
            </w:pPr>
            <w:r w:rsidRPr="00291ABA">
              <w:rPr>
                <w:sz w:val="16"/>
                <w:szCs w:val="16"/>
              </w:rPr>
              <w:t>STR-503985/C-Requirements</w:t>
            </w:r>
          </w:p>
        </w:tc>
        <w:tc>
          <w:tcPr>
            <w:tcW w:w="5911" w:type="dxa"/>
            <w:tcBorders>
              <w:top w:val="single" w:sz="6" w:space="0" w:color="auto"/>
              <w:left w:val="single" w:sz="6" w:space="0" w:color="auto"/>
              <w:bottom w:val="single" w:sz="6" w:space="0" w:color="auto"/>
              <w:right w:val="single" w:sz="6" w:space="0" w:color="auto"/>
            </w:tcBorders>
          </w:tcPr>
          <w:p w14:paraId="4FBA98B0" w14:textId="77777777" w:rsidR="00E36F0E" w:rsidRPr="00291ABA" w:rsidRDefault="00393DC0" w:rsidP="00E36F0E">
            <w:pPr>
              <w:rPr>
                <w:sz w:val="16"/>
                <w:szCs w:val="16"/>
              </w:rPr>
            </w:pPr>
            <w:r w:rsidRPr="00291ABA">
              <w:rPr>
                <w:sz w:val="16"/>
                <w:szCs w:val="16"/>
              </w:rPr>
              <w:t>GDOUGHE1: Updated reqs to make common</w:t>
            </w:r>
          </w:p>
        </w:tc>
      </w:tr>
      <w:tr w:rsidR="00E36F0E" w:rsidRPr="00945D63" w14:paraId="31DE2EBA" w14:textId="77777777" w:rsidTr="00E36F0E">
        <w:trPr>
          <w:trHeight w:val="245"/>
          <w:jc w:val="center"/>
        </w:trPr>
        <w:tc>
          <w:tcPr>
            <w:tcW w:w="1755" w:type="dxa"/>
            <w:tcBorders>
              <w:left w:val="single" w:sz="4" w:space="0" w:color="auto"/>
              <w:right w:val="single" w:sz="4" w:space="0" w:color="auto"/>
            </w:tcBorders>
          </w:tcPr>
          <w:p w14:paraId="0E4094FA"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E9FFA82" w14:textId="77777777" w:rsidR="00E36F0E" w:rsidRPr="00291ABA" w:rsidRDefault="00393DC0" w:rsidP="00E36F0E">
            <w:pPr>
              <w:rPr>
                <w:sz w:val="16"/>
                <w:szCs w:val="16"/>
              </w:rPr>
            </w:pPr>
            <w:r w:rsidRPr="00291ABA">
              <w:rPr>
                <w:sz w:val="16"/>
                <w:szCs w:val="16"/>
              </w:rPr>
              <w:t>WIR-REQ-296012/E-Receive requests from local controller</w:t>
            </w:r>
          </w:p>
        </w:tc>
        <w:tc>
          <w:tcPr>
            <w:tcW w:w="5911" w:type="dxa"/>
            <w:tcBorders>
              <w:top w:val="single" w:sz="6" w:space="0" w:color="auto"/>
              <w:left w:val="single" w:sz="6" w:space="0" w:color="auto"/>
              <w:bottom w:val="single" w:sz="6" w:space="0" w:color="auto"/>
              <w:right w:val="single" w:sz="6" w:space="0" w:color="auto"/>
            </w:tcBorders>
          </w:tcPr>
          <w:p w14:paraId="3A5A3634" w14:textId="77777777" w:rsidR="00E36F0E" w:rsidRPr="00291ABA" w:rsidRDefault="00393DC0" w:rsidP="00E36F0E">
            <w:pPr>
              <w:rPr>
                <w:sz w:val="16"/>
                <w:szCs w:val="16"/>
              </w:rPr>
            </w:pPr>
            <w:r w:rsidRPr="00291ABA">
              <w:rPr>
                <w:sz w:val="16"/>
                <w:szCs w:val="16"/>
              </w:rPr>
              <w:t>GDOUGHE1: Updated req to make common</w:t>
            </w:r>
          </w:p>
        </w:tc>
      </w:tr>
      <w:tr w:rsidR="00E36F0E" w:rsidRPr="00945D63" w14:paraId="16C166D9" w14:textId="77777777" w:rsidTr="00E36F0E">
        <w:trPr>
          <w:trHeight w:val="245"/>
          <w:jc w:val="center"/>
        </w:trPr>
        <w:tc>
          <w:tcPr>
            <w:tcW w:w="1755" w:type="dxa"/>
            <w:tcBorders>
              <w:left w:val="single" w:sz="4" w:space="0" w:color="auto"/>
              <w:right w:val="single" w:sz="4" w:space="0" w:color="auto"/>
            </w:tcBorders>
          </w:tcPr>
          <w:p w14:paraId="33B35423"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1AF8FE5" w14:textId="77777777" w:rsidR="00E36F0E" w:rsidRPr="00291ABA" w:rsidRDefault="00393DC0" w:rsidP="00E36F0E">
            <w:pPr>
              <w:rPr>
                <w:sz w:val="16"/>
                <w:szCs w:val="16"/>
              </w:rPr>
            </w:pPr>
            <w:r w:rsidRPr="00291ABA">
              <w:rPr>
                <w:sz w:val="16"/>
                <w:szCs w:val="16"/>
              </w:rPr>
              <w:t>WIR-REQ-296013/C-Process requests from Local controller:</w:t>
            </w:r>
          </w:p>
        </w:tc>
        <w:tc>
          <w:tcPr>
            <w:tcW w:w="5911" w:type="dxa"/>
            <w:tcBorders>
              <w:top w:val="single" w:sz="6" w:space="0" w:color="auto"/>
              <w:left w:val="single" w:sz="6" w:space="0" w:color="auto"/>
              <w:bottom w:val="single" w:sz="6" w:space="0" w:color="auto"/>
              <w:right w:val="single" w:sz="6" w:space="0" w:color="auto"/>
            </w:tcBorders>
          </w:tcPr>
          <w:p w14:paraId="472FFB1D" w14:textId="77777777" w:rsidR="00E36F0E" w:rsidRPr="00291ABA" w:rsidRDefault="00393DC0" w:rsidP="00E36F0E">
            <w:pPr>
              <w:rPr>
                <w:sz w:val="16"/>
                <w:szCs w:val="16"/>
              </w:rPr>
            </w:pPr>
            <w:r w:rsidRPr="00291ABA">
              <w:rPr>
                <w:sz w:val="16"/>
                <w:szCs w:val="16"/>
              </w:rPr>
              <w:t>GDOUGHE1: Removed special intent</w:t>
            </w:r>
          </w:p>
        </w:tc>
      </w:tr>
      <w:tr w:rsidR="00E36F0E" w:rsidRPr="00945D63" w14:paraId="36C40642" w14:textId="77777777" w:rsidTr="00E36F0E">
        <w:trPr>
          <w:trHeight w:val="245"/>
          <w:jc w:val="center"/>
        </w:trPr>
        <w:tc>
          <w:tcPr>
            <w:tcW w:w="1755" w:type="dxa"/>
            <w:tcBorders>
              <w:left w:val="single" w:sz="4" w:space="0" w:color="auto"/>
              <w:right w:val="single" w:sz="4" w:space="0" w:color="auto"/>
            </w:tcBorders>
          </w:tcPr>
          <w:p w14:paraId="14935F1D"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4B48B90" w14:textId="77777777" w:rsidR="00E36F0E" w:rsidRPr="00291ABA" w:rsidRDefault="00393DC0" w:rsidP="00E36F0E">
            <w:pPr>
              <w:rPr>
                <w:sz w:val="16"/>
                <w:szCs w:val="16"/>
              </w:rPr>
            </w:pPr>
            <w:r w:rsidRPr="00291ABA">
              <w:rPr>
                <w:sz w:val="16"/>
                <w:szCs w:val="16"/>
              </w:rPr>
              <w:t>WIR-REQ-296015/D-Ability to control already provided interface</w:t>
            </w:r>
          </w:p>
        </w:tc>
        <w:tc>
          <w:tcPr>
            <w:tcW w:w="5911" w:type="dxa"/>
            <w:tcBorders>
              <w:top w:val="single" w:sz="6" w:space="0" w:color="auto"/>
              <w:left w:val="single" w:sz="6" w:space="0" w:color="auto"/>
              <w:bottom w:val="single" w:sz="6" w:space="0" w:color="auto"/>
              <w:right w:val="single" w:sz="6" w:space="0" w:color="auto"/>
            </w:tcBorders>
          </w:tcPr>
          <w:p w14:paraId="4D5AFDB6" w14:textId="77777777" w:rsidR="00E36F0E" w:rsidRPr="00291ABA" w:rsidRDefault="00393DC0" w:rsidP="00E36F0E">
            <w:pPr>
              <w:rPr>
                <w:sz w:val="16"/>
                <w:szCs w:val="16"/>
              </w:rPr>
            </w:pPr>
            <w:r w:rsidRPr="00291ABA">
              <w:rPr>
                <w:sz w:val="16"/>
                <w:szCs w:val="16"/>
              </w:rPr>
              <w:t>GDOUGHE1: Updated req to make common</w:t>
            </w:r>
          </w:p>
        </w:tc>
      </w:tr>
      <w:tr w:rsidR="00E36F0E" w:rsidRPr="00945D63" w14:paraId="587BE86F" w14:textId="77777777" w:rsidTr="00E36F0E">
        <w:trPr>
          <w:trHeight w:val="245"/>
          <w:jc w:val="center"/>
        </w:trPr>
        <w:tc>
          <w:tcPr>
            <w:tcW w:w="1755" w:type="dxa"/>
            <w:tcBorders>
              <w:left w:val="single" w:sz="4" w:space="0" w:color="auto"/>
              <w:right w:val="single" w:sz="4" w:space="0" w:color="auto"/>
            </w:tcBorders>
          </w:tcPr>
          <w:p w14:paraId="1930F556"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640922D" w14:textId="77777777" w:rsidR="00E36F0E" w:rsidRPr="00291ABA" w:rsidRDefault="00393DC0" w:rsidP="00E36F0E">
            <w:pPr>
              <w:rPr>
                <w:sz w:val="16"/>
                <w:szCs w:val="16"/>
              </w:rPr>
            </w:pPr>
            <w:r w:rsidRPr="00291ABA">
              <w:rPr>
                <w:sz w:val="16"/>
                <w:szCs w:val="16"/>
              </w:rPr>
              <w:t>WIR-REQ-296016/D-Scheduling application requests</w:t>
            </w:r>
          </w:p>
        </w:tc>
        <w:tc>
          <w:tcPr>
            <w:tcW w:w="5911" w:type="dxa"/>
            <w:tcBorders>
              <w:top w:val="single" w:sz="6" w:space="0" w:color="auto"/>
              <w:left w:val="single" w:sz="6" w:space="0" w:color="auto"/>
              <w:bottom w:val="single" w:sz="6" w:space="0" w:color="auto"/>
              <w:right w:val="single" w:sz="6" w:space="0" w:color="auto"/>
            </w:tcBorders>
          </w:tcPr>
          <w:p w14:paraId="76348915" w14:textId="77777777" w:rsidR="00E36F0E" w:rsidRPr="00291ABA" w:rsidRDefault="00393DC0" w:rsidP="00E36F0E">
            <w:pPr>
              <w:rPr>
                <w:sz w:val="16"/>
                <w:szCs w:val="16"/>
              </w:rPr>
            </w:pPr>
            <w:r w:rsidRPr="00291ABA">
              <w:rPr>
                <w:sz w:val="16"/>
                <w:szCs w:val="16"/>
              </w:rPr>
              <w:t>GDOUGHE1: Updated req to make common</w:t>
            </w:r>
          </w:p>
        </w:tc>
      </w:tr>
      <w:tr w:rsidR="00E36F0E" w:rsidRPr="00945D63" w14:paraId="254C1DFD" w14:textId="77777777" w:rsidTr="00E36F0E">
        <w:trPr>
          <w:trHeight w:val="245"/>
          <w:jc w:val="center"/>
        </w:trPr>
        <w:tc>
          <w:tcPr>
            <w:tcW w:w="1755" w:type="dxa"/>
            <w:tcBorders>
              <w:left w:val="single" w:sz="4" w:space="0" w:color="auto"/>
              <w:right w:val="single" w:sz="4" w:space="0" w:color="auto"/>
            </w:tcBorders>
          </w:tcPr>
          <w:p w14:paraId="2490C344"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09FD27B" w14:textId="77777777" w:rsidR="00E36F0E" w:rsidRPr="00291ABA" w:rsidRDefault="00393DC0" w:rsidP="00E36F0E">
            <w:pPr>
              <w:rPr>
                <w:sz w:val="16"/>
                <w:szCs w:val="16"/>
              </w:rPr>
            </w:pPr>
            <w:r w:rsidRPr="00291ABA">
              <w:rPr>
                <w:sz w:val="16"/>
                <w:szCs w:val="16"/>
              </w:rPr>
              <w:t>WIR-REQ-388353/A-Disabling cellular or WiFi for non-connected vehicle</w:t>
            </w:r>
          </w:p>
        </w:tc>
        <w:tc>
          <w:tcPr>
            <w:tcW w:w="5911" w:type="dxa"/>
            <w:tcBorders>
              <w:top w:val="single" w:sz="6" w:space="0" w:color="auto"/>
              <w:left w:val="single" w:sz="6" w:space="0" w:color="auto"/>
              <w:bottom w:val="single" w:sz="6" w:space="0" w:color="auto"/>
              <w:right w:val="single" w:sz="6" w:space="0" w:color="auto"/>
            </w:tcBorders>
          </w:tcPr>
          <w:p w14:paraId="6E5A9D29" w14:textId="77777777" w:rsidR="00E36F0E" w:rsidRPr="00291ABA" w:rsidRDefault="00393DC0" w:rsidP="00E36F0E">
            <w:pPr>
              <w:rPr>
                <w:sz w:val="16"/>
                <w:szCs w:val="16"/>
              </w:rPr>
            </w:pPr>
            <w:r w:rsidRPr="00291ABA">
              <w:rPr>
                <w:sz w:val="16"/>
                <w:szCs w:val="16"/>
              </w:rPr>
              <w:t>GDOUGHE1: New req</w:t>
            </w:r>
          </w:p>
        </w:tc>
      </w:tr>
      <w:tr w:rsidR="00E36F0E" w:rsidRPr="00945D63" w14:paraId="50A2DF84" w14:textId="77777777" w:rsidTr="00E36F0E">
        <w:trPr>
          <w:trHeight w:val="245"/>
          <w:jc w:val="center"/>
        </w:trPr>
        <w:tc>
          <w:tcPr>
            <w:tcW w:w="1755" w:type="dxa"/>
            <w:tcBorders>
              <w:left w:val="single" w:sz="4" w:space="0" w:color="auto"/>
              <w:right w:val="single" w:sz="4" w:space="0" w:color="auto"/>
            </w:tcBorders>
          </w:tcPr>
          <w:p w14:paraId="7427428E"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1314503" w14:textId="77777777" w:rsidR="00E36F0E" w:rsidRPr="00291ABA" w:rsidRDefault="00393DC0" w:rsidP="00E36F0E">
            <w:pPr>
              <w:rPr>
                <w:sz w:val="16"/>
                <w:szCs w:val="16"/>
              </w:rPr>
            </w:pPr>
            <w:r w:rsidRPr="00291ABA">
              <w:rPr>
                <w:sz w:val="16"/>
                <w:szCs w:val="16"/>
              </w:rPr>
              <w:t>WIR-UC-REQ-296096/D-Central controller provides connection interface to local controller</w:t>
            </w:r>
          </w:p>
        </w:tc>
        <w:tc>
          <w:tcPr>
            <w:tcW w:w="5911" w:type="dxa"/>
            <w:tcBorders>
              <w:top w:val="single" w:sz="6" w:space="0" w:color="auto"/>
              <w:left w:val="single" w:sz="6" w:space="0" w:color="auto"/>
              <w:bottom w:val="single" w:sz="6" w:space="0" w:color="auto"/>
              <w:right w:val="single" w:sz="6" w:space="0" w:color="auto"/>
            </w:tcBorders>
          </w:tcPr>
          <w:p w14:paraId="7A314EA4" w14:textId="77777777" w:rsidR="00E36F0E" w:rsidRPr="00291ABA" w:rsidRDefault="00393DC0" w:rsidP="00E36F0E">
            <w:pPr>
              <w:rPr>
                <w:sz w:val="16"/>
                <w:szCs w:val="16"/>
              </w:rPr>
            </w:pPr>
            <w:r w:rsidRPr="00291ABA">
              <w:rPr>
                <w:sz w:val="16"/>
                <w:szCs w:val="16"/>
              </w:rPr>
              <w:t>GDOUGHE1: Updated req to make common</w:t>
            </w:r>
          </w:p>
        </w:tc>
      </w:tr>
      <w:tr w:rsidR="00E36F0E" w:rsidRPr="00945D63" w14:paraId="58EA01D5" w14:textId="77777777" w:rsidTr="00E36F0E">
        <w:trPr>
          <w:trHeight w:val="245"/>
          <w:jc w:val="center"/>
        </w:trPr>
        <w:tc>
          <w:tcPr>
            <w:tcW w:w="1755" w:type="dxa"/>
            <w:tcBorders>
              <w:left w:val="single" w:sz="4" w:space="0" w:color="auto"/>
              <w:right w:val="single" w:sz="4" w:space="0" w:color="auto"/>
            </w:tcBorders>
          </w:tcPr>
          <w:p w14:paraId="1365A133"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CE5D7A0" w14:textId="77777777" w:rsidR="00E36F0E" w:rsidRPr="00291ABA" w:rsidRDefault="00393DC0" w:rsidP="00E36F0E">
            <w:pPr>
              <w:rPr>
                <w:sz w:val="16"/>
                <w:szCs w:val="16"/>
              </w:rPr>
            </w:pPr>
            <w:r w:rsidRPr="00291ABA">
              <w:rPr>
                <w:sz w:val="16"/>
                <w:szCs w:val="16"/>
              </w:rPr>
              <w:t>WIR-UC-REQ-296097/D-Interface not available</w:t>
            </w:r>
          </w:p>
        </w:tc>
        <w:tc>
          <w:tcPr>
            <w:tcW w:w="5911" w:type="dxa"/>
            <w:tcBorders>
              <w:top w:val="single" w:sz="6" w:space="0" w:color="auto"/>
              <w:left w:val="single" w:sz="6" w:space="0" w:color="auto"/>
              <w:bottom w:val="single" w:sz="6" w:space="0" w:color="auto"/>
              <w:right w:val="single" w:sz="6" w:space="0" w:color="auto"/>
            </w:tcBorders>
          </w:tcPr>
          <w:p w14:paraId="588DF482" w14:textId="77777777" w:rsidR="00E36F0E" w:rsidRPr="00291ABA" w:rsidRDefault="00393DC0" w:rsidP="00E36F0E">
            <w:pPr>
              <w:rPr>
                <w:sz w:val="16"/>
                <w:szCs w:val="16"/>
              </w:rPr>
            </w:pPr>
            <w:r w:rsidRPr="00291ABA">
              <w:rPr>
                <w:sz w:val="16"/>
                <w:szCs w:val="16"/>
              </w:rPr>
              <w:t>GDOUGHE1: Updated req to make common</w:t>
            </w:r>
          </w:p>
        </w:tc>
      </w:tr>
      <w:tr w:rsidR="00E36F0E" w:rsidRPr="00945D63" w14:paraId="24B0EAD3" w14:textId="77777777" w:rsidTr="00E36F0E">
        <w:trPr>
          <w:trHeight w:val="245"/>
          <w:jc w:val="center"/>
        </w:trPr>
        <w:tc>
          <w:tcPr>
            <w:tcW w:w="1755" w:type="dxa"/>
            <w:tcBorders>
              <w:left w:val="single" w:sz="4" w:space="0" w:color="auto"/>
              <w:right w:val="single" w:sz="4" w:space="0" w:color="auto"/>
            </w:tcBorders>
          </w:tcPr>
          <w:p w14:paraId="245523B8"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1480D6D" w14:textId="77777777" w:rsidR="00E36F0E" w:rsidRPr="00291ABA" w:rsidRDefault="00393DC0" w:rsidP="00E36F0E">
            <w:pPr>
              <w:rPr>
                <w:sz w:val="16"/>
                <w:szCs w:val="16"/>
              </w:rPr>
            </w:pPr>
            <w:r w:rsidRPr="00291ABA">
              <w:rPr>
                <w:sz w:val="16"/>
                <w:szCs w:val="16"/>
              </w:rPr>
              <w:t>STR-503991/D-Requirements</w:t>
            </w:r>
          </w:p>
        </w:tc>
        <w:tc>
          <w:tcPr>
            <w:tcW w:w="5911" w:type="dxa"/>
            <w:tcBorders>
              <w:top w:val="single" w:sz="6" w:space="0" w:color="auto"/>
              <w:left w:val="single" w:sz="6" w:space="0" w:color="auto"/>
              <w:bottom w:val="single" w:sz="6" w:space="0" w:color="auto"/>
              <w:right w:val="single" w:sz="6" w:space="0" w:color="auto"/>
            </w:tcBorders>
          </w:tcPr>
          <w:p w14:paraId="743808A7" w14:textId="77777777" w:rsidR="00E36F0E" w:rsidRPr="00291ABA" w:rsidRDefault="00393DC0" w:rsidP="00E36F0E">
            <w:pPr>
              <w:rPr>
                <w:sz w:val="16"/>
                <w:szCs w:val="16"/>
              </w:rPr>
            </w:pPr>
            <w:r w:rsidRPr="00291ABA">
              <w:rPr>
                <w:sz w:val="16"/>
                <w:szCs w:val="16"/>
              </w:rPr>
              <w:t>MBORREL4: Added REQ-385873</w:t>
            </w:r>
          </w:p>
        </w:tc>
      </w:tr>
      <w:tr w:rsidR="00E36F0E" w:rsidRPr="00945D63" w14:paraId="15A1EE09" w14:textId="77777777" w:rsidTr="00E36F0E">
        <w:trPr>
          <w:trHeight w:val="245"/>
          <w:jc w:val="center"/>
        </w:trPr>
        <w:tc>
          <w:tcPr>
            <w:tcW w:w="1755" w:type="dxa"/>
            <w:tcBorders>
              <w:left w:val="single" w:sz="4" w:space="0" w:color="auto"/>
              <w:right w:val="single" w:sz="4" w:space="0" w:color="auto"/>
            </w:tcBorders>
          </w:tcPr>
          <w:p w14:paraId="322D79BE"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5A446BE" w14:textId="77777777" w:rsidR="00E36F0E" w:rsidRPr="00291ABA" w:rsidRDefault="00393DC0" w:rsidP="00E36F0E">
            <w:pPr>
              <w:rPr>
                <w:sz w:val="16"/>
                <w:szCs w:val="16"/>
              </w:rPr>
            </w:pPr>
            <w:r w:rsidRPr="00291ABA">
              <w:rPr>
                <w:sz w:val="16"/>
                <w:szCs w:val="16"/>
              </w:rPr>
              <w:t>WIR-REQ-385873/A-VPSM subscription and callback handling during off-peak service</w:t>
            </w:r>
          </w:p>
        </w:tc>
        <w:tc>
          <w:tcPr>
            <w:tcW w:w="5911" w:type="dxa"/>
            <w:tcBorders>
              <w:top w:val="single" w:sz="6" w:space="0" w:color="auto"/>
              <w:left w:val="single" w:sz="6" w:space="0" w:color="auto"/>
              <w:bottom w:val="single" w:sz="6" w:space="0" w:color="auto"/>
              <w:right w:val="single" w:sz="6" w:space="0" w:color="auto"/>
            </w:tcBorders>
          </w:tcPr>
          <w:p w14:paraId="5A3A9CE5" w14:textId="77777777" w:rsidR="00E36F0E" w:rsidRPr="00291ABA" w:rsidRDefault="00393DC0" w:rsidP="00E36F0E">
            <w:pPr>
              <w:rPr>
                <w:sz w:val="16"/>
                <w:szCs w:val="16"/>
              </w:rPr>
            </w:pPr>
            <w:r w:rsidRPr="00291ABA">
              <w:rPr>
                <w:sz w:val="16"/>
                <w:szCs w:val="16"/>
              </w:rPr>
              <w:t>MBORREL4: New req.</w:t>
            </w:r>
          </w:p>
        </w:tc>
      </w:tr>
      <w:tr w:rsidR="00E36F0E" w:rsidRPr="00945D63" w14:paraId="7EDB68E5" w14:textId="77777777" w:rsidTr="00E36F0E">
        <w:trPr>
          <w:trHeight w:val="245"/>
          <w:jc w:val="center"/>
        </w:trPr>
        <w:tc>
          <w:tcPr>
            <w:tcW w:w="1755" w:type="dxa"/>
            <w:tcBorders>
              <w:left w:val="single" w:sz="4" w:space="0" w:color="auto"/>
              <w:right w:val="single" w:sz="4" w:space="0" w:color="auto"/>
            </w:tcBorders>
          </w:tcPr>
          <w:p w14:paraId="003597E1"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3104697" w14:textId="77777777" w:rsidR="00E36F0E" w:rsidRPr="00291ABA" w:rsidRDefault="00393DC0" w:rsidP="00E36F0E">
            <w:pPr>
              <w:rPr>
                <w:sz w:val="16"/>
                <w:szCs w:val="16"/>
              </w:rPr>
            </w:pPr>
            <w:r w:rsidRPr="00291ABA">
              <w:rPr>
                <w:sz w:val="16"/>
                <w:szCs w:val="16"/>
              </w:rPr>
              <w:t>STR-503988/D-Requirements</w:t>
            </w:r>
          </w:p>
        </w:tc>
        <w:tc>
          <w:tcPr>
            <w:tcW w:w="5911" w:type="dxa"/>
            <w:tcBorders>
              <w:top w:val="single" w:sz="6" w:space="0" w:color="auto"/>
              <w:left w:val="single" w:sz="6" w:space="0" w:color="auto"/>
              <w:bottom w:val="single" w:sz="6" w:space="0" w:color="auto"/>
              <w:right w:val="single" w:sz="6" w:space="0" w:color="auto"/>
            </w:tcBorders>
          </w:tcPr>
          <w:p w14:paraId="4270DD02" w14:textId="77777777" w:rsidR="00E36F0E" w:rsidRPr="00291ABA" w:rsidRDefault="00393DC0" w:rsidP="00E36F0E">
            <w:pPr>
              <w:rPr>
                <w:sz w:val="16"/>
                <w:szCs w:val="16"/>
              </w:rPr>
            </w:pPr>
            <w:r w:rsidRPr="00291ABA">
              <w:rPr>
                <w:sz w:val="16"/>
                <w:szCs w:val="16"/>
              </w:rPr>
              <w:t>GDOUGHE1: Updated reqs to make common</w:t>
            </w:r>
          </w:p>
        </w:tc>
      </w:tr>
      <w:tr w:rsidR="00E36F0E" w:rsidRPr="00945D63" w14:paraId="6E594520" w14:textId="77777777" w:rsidTr="00E36F0E">
        <w:trPr>
          <w:trHeight w:val="245"/>
          <w:jc w:val="center"/>
        </w:trPr>
        <w:tc>
          <w:tcPr>
            <w:tcW w:w="1755" w:type="dxa"/>
            <w:tcBorders>
              <w:left w:val="single" w:sz="4" w:space="0" w:color="auto"/>
              <w:right w:val="single" w:sz="4" w:space="0" w:color="auto"/>
            </w:tcBorders>
          </w:tcPr>
          <w:p w14:paraId="42540ADC"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D316287" w14:textId="77777777" w:rsidR="00E36F0E" w:rsidRPr="00291ABA" w:rsidRDefault="00393DC0" w:rsidP="00E36F0E">
            <w:pPr>
              <w:rPr>
                <w:sz w:val="16"/>
                <w:szCs w:val="16"/>
              </w:rPr>
            </w:pPr>
            <w:r w:rsidRPr="00291ABA">
              <w:rPr>
                <w:sz w:val="16"/>
                <w:szCs w:val="16"/>
              </w:rPr>
              <w:t>WIR-REQ-370385/B-WIRClient5 WIFI status</w:t>
            </w:r>
          </w:p>
        </w:tc>
        <w:tc>
          <w:tcPr>
            <w:tcW w:w="5911" w:type="dxa"/>
            <w:tcBorders>
              <w:top w:val="single" w:sz="6" w:space="0" w:color="auto"/>
              <w:left w:val="single" w:sz="6" w:space="0" w:color="auto"/>
              <w:bottom w:val="single" w:sz="6" w:space="0" w:color="auto"/>
              <w:right w:val="single" w:sz="6" w:space="0" w:color="auto"/>
            </w:tcBorders>
          </w:tcPr>
          <w:p w14:paraId="5A9DAF41" w14:textId="77777777" w:rsidR="00E36F0E" w:rsidRPr="00291ABA" w:rsidRDefault="00393DC0" w:rsidP="00E36F0E">
            <w:pPr>
              <w:rPr>
                <w:sz w:val="16"/>
                <w:szCs w:val="16"/>
              </w:rPr>
            </w:pPr>
            <w:r w:rsidRPr="00291ABA">
              <w:rPr>
                <w:sz w:val="16"/>
                <w:szCs w:val="16"/>
              </w:rPr>
              <w:t>GDOUGHE1: Updated req</w:t>
            </w:r>
          </w:p>
        </w:tc>
      </w:tr>
      <w:tr w:rsidR="00E36F0E" w:rsidRPr="00945D63" w14:paraId="13EFD66B" w14:textId="77777777" w:rsidTr="00E36F0E">
        <w:trPr>
          <w:trHeight w:val="245"/>
          <w:jc w:val="center"/>
        </w:trPr>
        <w:tc>
          <w:tcPr>
            <w:tcW w:w="1755" w:type="dxa"/>
            <w:tcBorders>
              <w:left w:val="single" w:sz="4" w:space="0" w:color="auto"/>
              <w:right w:val="single" w:sz="4" w:space="0" w:color="auto"/>
            </w:tcBorders>
          </w:tcPr>
          <w:p w14:paraId="71BDC7C5"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8A5C72E" w14:textId="77777777" w:rsidR="00E36F0E" w:rsidRPr="00291ABA" w:rsidRDefault="00393DC0" w:rsidP="00E36F0E">
            <w:pPr>
              <w:rPr>
                <w:sz w:val="16"/>
                <w:szCs w:val="16"/>
              </w:rPr>
            </w:pPr>
            <w:r w:rsidRPr="00291ABA">
              <w:rPr>
                <w:sz w:val="16"/>
                <w:szCs w:val="16"/>
              </w:rPr>
              <w:t>WIR-REQ-311553/C-User initiated scan</w:t>
            </w:r>
          </w:p>
        </w:tc>
        <w:tc>
          <w:tcPr>
            <w:tcW w:w="5911" w:type="dxa"/>
            <w:tcBorders>
              <w:top w:val="single" w:sz="6" w:space="0" w:color="auto"/>
              <w:left w:val="single" w:sz="6" w:space="0" w:color="auto"/>
              <w:bottom w:val="single" w:sz="6" w:space="0" w:color="auto"/>
              <w:right w:val="single" w:sz="6" w:space="0" w:color="auto"/>
            </w:tcBorders>
          </w:tcPr>
          <w:p w14:paraId="2AD6F7DE" w14:textId="77777777" w:rsidR="00E36F0E" w:rsidRPr="00291ABA" w:rsidRDefault="00393DC0" w:rsidP="00E36F0E">
            <w:pPr>
              <w:rPr>
                <w:sz w:val="16"/>
                <w:szCs w:val="16"/>
              </w:rPr>
            </w:pPr>
            <w:r w:rsidRPr="00291ABA">
              <w:rPr>
                <w:sz w:val="16"/>
                <w:szCs w:val="16"/>
              </w:rPr>
              <w:t>GDOUGHE1: Updated req</w:t>
            </w:r>
          </w:p>
        </w:tc>
      </w:tr>
      <w:tr w:rsidR="00E36F0E" w:rsidRPr="00945D63" w14:paraId="7E03AA9E" w14:textId="77777777" w:rsidTr="00E36F0E">
        <w:trPr>
          <w:trHeight w:val="245"/>
          <w:jc w:val="center"/>
        </w:trPr>
        <w:tc>
          <w:tcPr>
            <w:tcW w:w="1755" w:type="dxa"/>
            <w:tcBorders>
              <w:left w:val="single" w:sz="4" w:space="0" w:color="auto"/>
              <w:right w:val="single" w:sz="4" w:space="0" w:color="auto"/>
            </w:tcBorders>
          </w:tcPr>
          <w:p w14:paraId="73018762"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CB3A381" w14:textId="77777777" w:rsidR="00E36F0E" w:rsidRPr="00291ABA" w:rsidRDefault="00393DC0" w:rsidP="00E36F0E">
            <w:pPr>
              <w:rPr>
                <w:sz w:val="16"/>
                <w:szCs w:val="16"/>
              </w:rPr>
            </w:pPr>
            <w:r w:rsidRPr="00291ABA">
              <w:rPr>
                <w:sz w:val="16"/>
                <w:szCs w:val="16"/>
              </w:rPr>
              <w:t>WIR-REQ-311554/C-User initiated connect to an access point</w:t>
            </w:r>
          </w:p>
        </w:tc>
        <w:tc>
          <w:tcPr>
            <w:tcW w:w="5911" w:type="dxa"/>
            <w:tcBorders>
              <w:top w:val="single" w:sz="6" w:space="0" w:color="auto"/>
              <w:left w:val="single" w:sz="6" w:space="0" w:color="auto"/>
              <w:bottom w:val="single" w:sz="6" w:space="0" w:color="auto"/>
              <w:right w:val="single" w:sz="6" w:space="0" w:color="auto"/>
            </w:tcBorders>
          </w:tcPr>
          <w:p w14:paraId="32944ABB" w14:textId="77777777" w:rsidR="00E36F0E" w:rsidRPr="00291ABA" w:rsidRDefault="00393DC0" w:rsidP="00E36F0E">
            <w:pPr>
              <w:rPr>
                <w:sz w:val="16"/>
                <w:szCs w:val="16"/>
              </w:rPr>
            </w:pPr>
            <w:r w:rsidRPr="00291ABA">
              <w:rPr>
                <w:sz w:val="16"/>
                <w:szCs w:val="16"/>
              </w:rPr>
              <w:t>GDOUGHE1: Updated req</w:t>
            </w:r>
          </w:p>
        </w:tc>
      </w:tr>
      <w:tr w:rsidR="00E36F0E" w:rsidRPr="00945D63" w14:paraId="1E418017" w14:textId="77777777" w:rsidTr="00E36F0E">
        <w:trPr>
          <w:trHeight w:val="245"/>
          <w:jc w:val="center"/>
        </w:trPr>
        <w:tc>
          <w:tcPr>
            <w:tcW w:w="1755" w:type="dxa"/>
            <w:tcBorders>
              <w:left w:val="single" w:sz="4" w:space="0" w:color="auto"/>
              <w:right w:val="single" w:sz="4" w:space="0" w:color="auto"/>
            </w:tcBorders>
          </w:tcPr>
          <w:p w14:paraId="6DB5629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2930F31" w14:textId="77777777" w:rsidR="00E36F0E" w:rsidRPr="00291ABA" w:rsidRDefault="00393DC0" w:rsidP="00E36F0E">
            <w:pPr>
              <w:rPr>
                <w:sz w:val="16"/>
                <w:szCs w:val="16"/>
              </w:rPr>
            </w:pPr>
            <w:r w:rsidRPr="00291ABA">
              <w:rPr>
                <w:sz w:val="16"/>
                <w:szCs w:val="16"/>
              </w:rPr>
              <w:t>WIR-REQ-311555/C-User initiated disconnect from an access point</w:t>
            </w:r>
          </w:p>
        </w:tc>
        <w:tc>
          <w:tcPr>
            <w:tcW w:w="5911" w:type="dxa"/>
            <w:tcBorders>
              <w:top w:val="single" w:sz="6" w:space="0" w:color="auto"/>
              <w:left w:val="single" w:sz="6" w:space="0" w:color="auto"/>
              <w:bottom w:val="single" w:sz="6" w:space="0" w:color="auto"/>
              <w:right w:val="single" w:sz="6" w:space="0" w:color="auto"/>
            </w:tcBorders>
          </w:tcPr>
          <w:p w14:paraId="3EBAC5C2" w14:textId="77777777" w:rsidR="00E36F0E" w:rsidRPr="00291ABA" w:rsidRDefault="00393DC0" w:rsidP="00E36F0E">
            <w:pPr>
              <w:rPr>
                <w:sz w:val="16"/>
                <w:szCs w:val="16"/>
              </w:rPr>
            </w:pPr>
            <w:r w:rsidRPr="00291ABA">
              <w:rPr>
                <w:sz w:val="16"/>
                <w:szCs w:val="16"/>
              </w:rPr>
              <w:t>GDOUGHE1: Updated req</w:t>
            </w:r>
          </w:p>
        </w:tc>
      </w:tr>
      <w:tr w:rsidR="00E36F0E" w:rsidRPr="00945D63" w14:paraId="0D16558F" w14:textId="77777777" w:rsidTr="00E36F0E">
        <w:trPr>
          <w:trHeight w:val="245"/>
          <w:jc w:val="center"/>
        </w:trPr>
        <w:tc>
          <w:tcPr>
            <w:tcW w:w="1755" w:type="dxa"/>
            <w:tcBorders>
              <w:left w:val="single" w:sz="4" w:space="0" w:color="auto"/>
              <w:right w:val="single" w:sz="4" w:space="0" w:color="auto"/>
            </w:tcBorders>
          </w:tcPr>
          <w:p w14:paraId="51DBB95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5610C6C" w14:textId="77777777" w:rsidR="00E36F0E" w:rsidRPr="00291ABA" w:rsidRDefault="00393DC0" w:rsidP="00E36F0E">
            <w:pPr>
              <w:rPr>
                <w:sz w:val="16"/>
                <w:szCs w:val="16"/>
              </w:rPr>
            </w:pPr>
            <w:r w:rsidRPr="00291ABA">
              <w:rPr>
                <w:sz w:val="16"/>
                <w:szCs w:val="16"/>
              </w:rPr>
              <w:t>WIR-REQ-296040/D-Arbitration between WIRClients WIFI</w:t>
            </w:r>
          </w:p>
        </w:tc>
        <w:tc>
          <w:tcPr>
            <w:tcW w:w="5911" w:type="dxa"/>
            <w:tcBorders>
              <w:top w:val="single" w:sz="6" w:space="0" w:color="auto"/>
              <w:left w:val="single" w:sz="6" w:space="0" w:color="auto"/>
              <w:bottom w:val="single" w:sz="6" w:space="0" w:color="auto"/>
              <w:right w:val="single" w:sz="6" w:space="0" w:color="auto"/>
            </w:tcBorders>
          </w:tcPr>
          <w:p w14:paraId="27268DB0" w14:textId="77777777" w:rsidR="00E36F0E" w:rsidRPr="00291ABA" w:rsidRDefault="00393DC0" w:rsidP="00E36F0E">
            <w:pPr>
              <w:rPr>
                <w:sz w:val="16"/>
                <w:szCs w:val="16"/>
              </w:rPr>
            </w:pPr>
            <w:r w:rsidRPr="00291ABA">
              <w:rPr>
                <w:sz w:val="16"/>
                <w:szCs w:val="16"/>
              </w:rPr>
              <w:t>GDOUGHE1: Updated req</w:t>
            </w:r>
          </w:p>
        </w:tc>
      </w:tr>
      <w:tr w:rsidR="00E36F0E" w:rsidRPr="00945D63" w14:paraId="232DFA42" w14:textId="77777777" w:rsidTr="00E36F0E">
        <w:trPr>
          <w:trHeight w:val="245"/>
          <w:jc w:val="center"/>
        </w:trPr>
        <w:tc>
          <w:tcPr>
            <w:tcW w:w="1755" w:type="dxa"/>
            <w:tcBorders>
              <w:left w:val="single" w:sz="4" w:space="0" w:color="auto"/>
              <w:right w:val="single" w:sz="4" w:space="0" w:color="auto"/>
            </w:tcBorders>
          </w:tcPr>
          <w:p w14:paraId="2CDD0067"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56544C3" w14:textId="77777777" w:rsidR="00E36F0E" w:rsidRPr="00291ABA" w:rsidRDefault="00393DC0" w:rsidP="00E36F0E">
            <w:pPr>
              <w:rPr>
                <w:sz w:val="16"/>
                <w:szCs w:val="16"/>
              </w:rPr>
            </w:pPr>
            <w:r w:rsidRPr="00291ABA">
              <w:rPr>
                <w:sz w:val="16"/>
                <w:szCs w:val="16"/>
              </w:rPr>
              <w:t>WIR-REQ-370000/B-WIFI scan when gear moved park and engine is not running</w:t>
            </w:r>
          </w:p>
        </w:tc>
        <w:tc>
          <w:tcPr>
            <w:tcW w:w="5911" w:type="dxa"/>
            <w:tcBorders>
              <w:top w:val="single" w:sz="6" w:space="0" w:color="auto"/>
              <w:left w:val="single" w:sz="6" w:space="0" w:color="auto"/>
              <w:bottom w:val="single" w:sz="6" w:space="0" w:color="auto"/>
              <w:right w:val="single" w:sz="6" w:space="0" w:color="auto"/>
            </w:tcBorders>
          </w:tcPr>
          <w:p w14:paraId="090BC269" w14:textId="77777777" w:rsidR="00E36F0E" w:rsidRPr="00291ABA" w:rsidRDefault="00393DC0" w:rsidP="00E36F0E">
            <w:pPr>
              <w:rPr>
                <w:sz w:val="16"/>
                <w:szCs w:val="16"/>
              </w:rPr>
            </w:pPr>
            <w:r w:rsidRPr="00291ABA">
              <w:rPr>
                <w:sz w:val="16"/>
                <w:szCs w:val="16"/>
              </w:rPr>
              <w:t>MBORREL4: Updated req.</w:t>
            </w:r>
          </w:p>
        </w:tc>
      </w:tr>
      <w:tr w:rsidR="00E36F0E" w:rsidRPr="00945D63" w14:paraId="7CA9C66C" w14:textId="77777777" w:rsidTr="00E36F0E">
        <w:trPr>
          <w:trHeight w:val="245"/>
          <w:jc w:val="center"/>
        </w:trPr>
        <w:tc>
          <w:tcPr>
            <w:tcW w:w="1755" w:type="dxa"/>
            <w:tcBorders>
              <w:left w:val="single" w:sz="4" w:space="0" w:color="auto"/>
              <w:right w:val="single" w:sz="4" w:space="0" w:color="auto"/>
            </w:tcBorders>
          </w:tcPr>
          <w:p w14:paraId="35E66DB9"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40C3170" w14:textId="77777777" w:rsidR="00E36F0E" w:rsidRPr="00291ABA" w:rsidRDefault="00393DC0" w:rsidP="00E36F0E">
            <w:pPr>
              <w:rPr>
                <w:sz w:val="16"/>
                <w:szCs w:val="16"/>
              </w:rPr>
            </w:pPr>
            <w:r w:rsidRPr="00291ABA">
              <w:rPr>
                <w:sz w:val="16"/>
                <w:szCs w:val="16"/>
              </w:rPr>
              <w:t>WIR-REQ-370001/B-WIFI scan when driver restriction is disabled and engine is running</w:t>
            </w:r>
          </w:p>
        </w:tc>
        <w:tc>
          <w:tcPr>
            <w:tcW w:w="5911" w:type="dxa"/>
            <w:tcBorders>
              <w:top w:val="single" w:sz="6" w:space="0" w:color="auto"/>
              <w:left w:val="single" w:sz="6" w:space="0" w:color="auto"/>
              <w:bottom w:val="single" w:sz="6" w:space="0" w:color="auto"/>
              <w:right w:val="single" w:sz="6" w:space="0" w:color="auto"/>
            </w:tcBorders>
          </w:tcPr>
          <w:p w14:paraId="42D190B8" w14:textId="77777777" w:rsidR="00E36F0E" w:rsidRPr="00291ABA" w:rsidRDefault="00393DC0" w:rsidP="00E36F0E">
            <w:pPr>
              <w:rPr>
                <w:sz w:val="16"/>
                <w:szCs w:val="16"/>
              </w:rPr>
            </w:pPr>
            <w:r w:rsidRPr="00291ABA">
              <w:rPr>
                <w:sz w:val="16"/>
                <w:szCs w:val="16"/>
              </w:rPr>
              <w:t>GDOUGHE1: Updated req</w:t>
            </w:r>
          </w:p>
        </w:tc>
      </w:tr>
      <w:tr w:rsidR="00E36F0E" w:rsidRPr="00945D63" w14:paraId="64DF2089" w14:textId="77777777" w:rsidTr="00E36F0E">
        <w:trPr>
          <w:trHeight w:val="245"/>
          <w:jc w:val="center"/>
        </w:trPr>
        <w:tc>
          <w:tcPr>
            <w:tcW w:w="1755" w:type="dxa"/>
            <w:tcBorders>
              <w:left w:val="single" w:sz="4" w:space="0" w:color="auto"/>
              <w:right w:val="single" w:sz="4" w:space="0" w:color="auto"/>
            </w:tcBorders>
          </w:tcPr>
          <w:p w14:paraId="182E067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8B9AB10" w14:textId="77777777" w:rsidR="00E36F0E" w:rsidRPr="00291ABA" w:rsidRDefault="00393DC0" w:rsidP="00E36F0E">
            <w:pPr>
              <w:rPr>
                <w:sz w:val="16"/>
                <w:szCs w:val="16"/>
              </w:rPr>
            </w:pPr>
            <w:r w:rsidRPr="00291ABA">
              <w:rPr>
                <w:sz w:val="16"/>
                <w:szCs w:val="16"/>
              </w:rPr>
              <w:t>WIR-REQ-296075/D-Boot up</w:t>
            </w:r>
          </w:p>
        </w:tc>
        <w:tc>
          <w:tcPr>
            <w:tcW w:w="5911" w:type="dxa"/>
            <w:tcBorders>
              <w:top w:val="single" w:sz="6" w:space="0" w:color="auto"/>
              <w:left w:val="single" w:sz="6" w:space="0" w:color="auto"/>
              <w:bottom w:val="single" w:sz="6" w:space="0" w:color="auto"/>
              <w:right w:val="single" w:sz="6" w:space="0" w:color="auto"/>
            </w:tcBorders>
          </w:tcPr>
          <w:p w14:paraId="45E45D61" w14:textId="77777777" w:rsidR="00E36F0E" w:rsidRPr="00291ABA" w:rsidRDefault="00393DC0" w:rsidP="00E36F0E">
            <w:pPr>
              <w:rPr>
                <w:sz w:val="16"/>
                <w:szCs w:val="16"/>
              </w:rPr>
            </w:pPr>
            <w:r w:rsidRPr="00291ABA">
              <w:rPr>
                <w:sz w:val="16"/>
                <w:szCs w:val="16"/>
              </w:rPr>
              <w:t>GDOUGHE1: Updated req to make common</w:t>
            </w:r>
          </w:p>
        </w:tc>
      </w:tr>
      <w:tr w:rsidR="00E36F0E" w:rsidRPr="00945D63" w14:paraId="3501C834" w14:textId="77777777" w:rsidTr="00E36F0E">
        <w:trPr>
          <w:trHeight w:val="245"/>
          <w:jc w:val="center"/>
        </w:trPr>
        <w:tc>
          <w:tcPr>
            <w:tcW w:w="1755" w:type="dxa"/>
            <w:tcBorders>
              <w:left w:val="single" w:sz="4" w:space="0" w:color="auto"/>
              <w:right w:val="single" w:sz="4" w:space="0" w:color="auto"/>
            </w:tcBorders>
          </w:tcPr>
          <w:p w14:paraId="5EF020DA"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D29396A" w14:textId="77777777" w:rsidR="00E36F0E" w:rsidRPr="00291ABA" w:rsidRDefault="00393DC0" w:rsidP="00E36F0E">
            <w:pPr>
              <w:rPr>
                <w:sz w:val="16"/>
                <w:szCs w:val="16"/>
              </w:rPr>
            </w:pPr>
            <w:r w:rsidRPr="00291ABA">
              <w:rPr>
                <w:sz w:val="16"/>
                <w:szCs w:val="16"/>
              </w:rPr>
              <w:t>WIR-REQ-296077/D-WIRServer and WIRClient interfaces</w:t>
            </w:r>
          </w:p>
        </w:tc>
        <w:tc>
          <w:tcPr>
            <w:tcW w:w="5911" w:type="dxa"/>
            <w:tcBorders>
              <w:top w:val="single" w:sz="6" w:space="0" w:color="auto"/>
              <w:left w:val="single" w:sz="6" w:space="0" w:color="auto"/>
              <w:bottom w:val="single" w:sz="6" w:space="0" w:color="auto"/>
              <w:right w:val="single" w:sz="6" w:space="0" w:color="auto"/>
            </w:tcBorders>
          </w:tcPr>
          <w:p w14:paraId="718C78C3" w14:textId="77777777" w:rsidR="00E36F0E" w:rsidRPr="00291ABA" w:rsidRDefault="00393DC0" w:rsidP="00E36F0E">
            <w:pPr>
              <w:rPr>
                <w:sz w:val="16"/>
                <w:szCs w:val="16"/>
              </w:rPr>
            </w:pPr>
            <w:r w:rsidRPr="00291ABA">
              <w:rPr>
                <w:sz w:val="16"/>
                <w:szCs w:val="16"/>
              </w:rPr>
              <w:t>GDOUGHE1: Updated req to make common</w:t>
            </w:r>
          </w:p>
        </w:tc>
      </w:tr>
      <w:tr w:rsidR="00E36F0E" w:rsidRPr="00945D63" w14:paraId="45F47057" w14:textId="77777777" w:rsidTr="00E36F0E">
        <w:trPr>
          <w:trHeight w:val="245"/>
          <w:jc w:val="center"/>
        </w:trPr>
        <w:tc>
          <w:tcPr>
            <w:tcW w:w="1755" w:type="dxa"/>
            <w:tcBorders>
              <w:left w:val="single" w:sz="4" w:space="0" w:color="auto"/>
              <w:right w:val="single" w:sz="4" w:space="0" w:color="auto"/>
            </w:tcBorders>
          </w:tcPr>
          <w:p w14:paraId="206A3401"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559DE49" w14:textId="77777777" w:rsidR="00E36F0E" w:rsidRPr="00291ABA" w:rsidRDefault="00393DC0" w:rsidP="00E36F0E">
            <w:pPr>
              <w:rPr>
                <w:sz w:val="16"/>
                <w:szCs w:val="16"/>
              </w:rPr>
            </w:pPr>
            <w:r w:rsidRPr="00291ABA">
              <w:rPr>
                <w:sz w:val="16"/>
                <w:szCs w:val="16"/>
              </w:rPr>
              <w:t>WIR-REQ-310883/B-eCall / Emergency assistance / ERA-GLONASS / Emergency Connect related requirements</w:t>
            </w:r>
          </w:p>
        </w:tc>
        <w:tc>
          <w:tcPr>
            <w:tcW w:w="5911" w:type="dxa"/>
            <w:tcBorders>
              <w:top w:val="single" w:sz="6" w:space="0" w:color="auto"/>
              <w:left w:val="single" w:sz="6" w:space="0" w:color="auto"/>
              <w:bottom w:val="single" w:sz="6" w:space="0" w:color="auto"/>
              <w:right w:val="single" w:sz="6" w:space="0" w:color="auto"/>
            </w:tcBorders>
          </w:tcPr>
          <w:p w14:paraId="03B15AC9" w14:textId="77777777" w:rsidR="00E36F0E" w:rsidRPr="00291ABA" w:rsidRDefault="00393DC0" w:rsidP="00E36F0E">
            <w:pPr>
              <w:rPr>
                <w:sz w:val="16"/>
                <w:szCs w:val="16"/>
              </w:rPr>
            </w:pPr>
            <w:r w:rsidRPr="00291ABA">
              <w:rPr>
                <w:sz w:val="16"/>
                <w:szCs w:val="16"/>
              </w:rPr>
              <w:t>GDOUGHE1: Updated req to make common</w:t>
            </w:r>
          </w:p>
        </w:tc>
      </w:tr>
      <w:tr w:rsidR="00E36F0E" w:rsidRPr="00945D63" w14:paraId="5EA1451F" w14:textId="77777777" w:rsidTr="00E36F0E">
        <w:trPr>
          <w:trHeight w:val="245"/>
          <w:jc w:val="center"/>
        </w:trPr>
        <w:tc>
          <w:tcPr>
            <w:tcW w:w="1755" w:type="dxa"/>
            <w:tcBorders>
              <w:left w:val="single" w:sz="4" w:space="0" w:color="auto"/>
              <w:bottom w:val="single" w:sz="4" w:space="0" w:color="auto"/>
              <w:right w:val="single" w:sz="4" w:space="0" w:color="auto"/>
            </w:tcBorders>
          </w:tcPr>
          <w:p w14:paraId="4D869099"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E661300" w14:textId="77777777" w:rsidR="00E36F0E" w:rsidRPr="00291ABA" w:rsidRDefault="00393DC0" w:rsidP="00E36F0E">
            <w:pPr>
              <w:rPr>
                <w:sz w:val="16"/>
                <w:szCs w:val="16"/>
              </w:rPr>
            </w:pPr>
            <w:r w:rsidRPr="00291ABA">
              <w:rPr>
                <w:sz w:val="16"/>
                <w:szCs w:val="16"/>
              </w:rPr>
              <w:t>WIR-REQ-296095/D-Configuration Parameters</w:t>
            </w:r>
          </w:p>
        </w:tc>
        <w:tc>
          <w:tcPr>
            <w:tcW w:w="5911" w:type="dxa"/>
            <w:tcBorders>
              <w:top w:val="single" w:sz="6" w:space="0" w:color="auto"/>
              <w:left w:val="single" w:sz="6" w:space="0" w:color="auto"/>
              <w:bottom w:val="single" w:sz="6" w:space="0" w:color="auto"/>
              <w:right w:val="single" w:sz="6" w:space="0" w:color="auto"/>
            </w:tcBorders>
          </w:tcPr>
          <w:p w14:paraId="6CF3C389" w14:textId="77777777" w:rsidR="00E36F0E" w:rsidRPr="00291ABA" w:rsidRDefault="00393DC0" w:rsidP="00E36F0E">
            <w:pPr>
              <w:rPr>
                <w:sz w:val="16"/>
                <w:szCs w:val="16"/>
              </w:rPr>
            </w:pPr>
            <w:r w:rsidRPr="00291ABA">
              <w:rPr>
                <w:sz w:val="16"/>
                <w:szCs w:val="16"/>
              </w:rPr>
              <w:t>GDOUGHE1: Added WiFi Connect Interval DID MBORREL4: Updated table</w:t>
            </w:r>
          </w:p>
        </w:tc>
      </w:tr>
      <w:tr w:rsidR="00E36F0E" w14:paraId="18BC1553" w14:textId="77777777" w:rsidTr="00E36F0E">
        <w:trPr>
          <w:trHeight w:val="245"/>
          <w:jc w:val="center"/>
        </w:trPr>
        <w:tc>
          <w:tcPr>
            <w:tcW w:w="1755" w:type="dxa"/>
            <w:tcBorders>
              <w:top w:val="single" w:sz="6" w:space="0" w:color="auto"/>
              <w:left w:val="single" w:sz="6" w:space="0" w:color="auto"/>
              <w:bottom w:val="single" w:sz="6" w:space="0" w:color="auto"/>
              <w:right w:val="nil"/>
            </w:tcBorders>
            <w:shd w:val="thinDiagCross" w:color="auto" w:fill="D9D9D9" w:themeFill="background1" w:themeFillShade="D9"/>
          </w:tcPr>
          <w:p w14:paraId="6BE594E5" w14:textId="77777777" w:rsidR="00E36F0E" w:rsidRDefault="00E36F0E" w:rsidP="00E36F0E">
            <w:pPr>
              <w:spacing w:line="276" w:lineRule="auto"/>
              <w:rPr>
                <w:rFonts w:cs="Arial"/>
                <w:b/>
                <w:sz w:val="16"/>
                <w:szCs w:val="16"/>
              </w:rPr>
            </w:pPr>
          </w:p>
        </w:tc>
        <w:tc>
          <w:tcPr>
            <w:tcW w:w="650" w:type="dxa"/>
            <w:tcBorders>
              <w:top w:val="single" w:sz="6" w:space="0" w:color="auto"/>
              <w:left w:val="nil"/>
              <w:bottom w:val="single" w:sz="6" w:space="0" w:color="auto"/>
              <w:right w:val="nil"/>
            </w:tcBorders>
            <w:shd w:val="thinDiagCross" w:color="auto" w:fill="D9D9D9" w:themeFill="background1" w:themeFillShade="D9"/>
          </w:tcPr>
          <w:p w14:paraId="618DFED7" w14:textId="77777777" w:rsidR="00E36F0E" w:rsidRDefault="00E36F0E" w:rsidP="00E36F0E">
            <w:pPr>
              <w:spacing w:line="276" w:lineRule="auto"/>
              <w:jc w:val="center"/>
              <w:rPr>
                <w:rFonts w:cs="Arial"/>
                <w:b/>
                <w:sz w:val="16"/>
                <w:lang w:val="fr-FR"/>
              </w:rPr>
            </w:pPr>
          </w:p>
        </w:tc>
        <w:tc>
          <w:tcPr>
            <w:tcW w:w="1749" w:type="dxa"/>
            <w:tcBorders>
              <w:top w:val="single" w:sz="6" w:space="0" w:color="auto"/>
              <w:left w:val="nil"/>
              <w:bottom w:val="single" w:sz="6" w:space="0" w:color="auto"/>
              <w:right w:val="nil"/>
            </w:tcBorders>
            <w:shd w:val="thinDiagCross" w:color="auto" w:fill="D9D9D9" w:themeFill="background1" w:themeFillShade="D9"/>
          </w:tcPr>
          <w:p w14:paraId="1F765C71" w14:textId="77777777" w:rsidR="00E36F0E" w:rsidRDefault="00E36F0E" w:rsidP="00E36F0E">
            <w:pPr>
              <w:spacing w:line="276" w:lineRule="auto"/>
              <w:rPr>
                <w:rFonts w:cs="Arial"/>
                <w:b/>
                <w:sz w:val="16"/>
              </w:rPr>
            </w:pPr>
          </w:p>
        </w:tc>
        <w:tc>
          <w:tcPr>
            <w:tcW w:w="5911" w:type="dxa"/>
            <w:tcBorders>
              <w:top w:val="single" w:sz="6" w:space="0" w:color="auto"/>
              <w:left w:val="nil"/>
              <w:bottom w:val="single" w:sz="6" w:space="0" w:color="auto"/>
              <w:right w:val="single" w:sz="6" w:space="0" w:color="auto"/>
            </w:tcBorders>
            <w:shd w:val="thinDiagCross" w:color="auto" w:fill="D9D9D9" w:themeFill="background1" w:themeFillShade="D9"/>
          </w:tcPr>
          <w:p w14:paraId="1AC528D4" w14:textId="77777777" w:rsidR="00E36F0E" w:rsidRDefault="00E36F0E" w:rsidP="00E36F0E">
            <w:pPr>
              <w:spacing w:line="276" w:lineRule="auto"/>
              <w:rPr>
                <w:rFonts w:cs="Arial"/>
                <w:b/>
                <w:sz w:val="16"/>
              </w:rPr>
            </w:pPr>
          </w:p>
        </w:tc>
      </w:tr>
      <w:tr w:rsidR="00E36F0E" w:rsidRPr="008D5346" w14:paraId="476D5F26" w14:textId="77777777" w:rsidTr="00E36F0E">
        <w:trPr>
          <w:trHeight w:val="245"/>
          <w:jc w:val="center"/>
        </w:trPr>
        <w:tc>
          <w:tcPr>
            <w:tcW w:w="1755" w:type="dxa"/>
            <w:tcBorders>
              <w:top w:val="single" w:sz="6" w:space="0" w:color="auto"/>
              <w:left w:val="single" w:sz="6" w:space="0" w:color="auto"/>
              <w:bottom w:val="single" w:sz="4" w:space="0" w:color="auto"/>
              <w:right w:val="single" w:sz="6" w:space="0" w:color="auto"/>
            </w:tcBorders>
            <w:hideMark/>
          </w:tcPr>
          <w:p w14:paraId="028ACF7F" w14:textId="77777777" w:rsidR="00E36F0E" w:rsidRPr="008D5346" w:rsidRDefault="00393DC0" w:rsidP="00E36F0E">
            <w:pPr>
              <w:spacing w:line="276" w:lineRule="auto"/>
              <w:rPr>
                <w:rFonts w:eastAsiaTheme="minorEastAsia" w:cstheme="minorBidi"/>
                <w:b/>
                <w:sz w:val="16"/>
                <w:szCs w:val="16"/>
              </w:rPr>
            </w:pPr>
            <w:r>
              <w:rPr>
                <w:rFonts w:eastAsiaTheme="minorEastAsia" w:cstheme="minorBidi"/>
                <w:b/>
                <w:sz w:val="16"/>
                <w:szCs w:val="16"/>
              </w:rPr>
              <w:t>July 6, 2020</w:t>
            </w:r>
          </w:p>
        </w:tc>
        <w:tc>
          <w:tcPr>
            <w:tcW w:w="650" w:type="dxa"/>
            <w:tcBorders>
              <w:top w:val="single" w:sz="6" w:space="0" w:color="auto"/>
              <w:left w:val="single" w:sz="6" w:space="0" w:color="auto"/>
              <w:bottom w:val="single" w:sz="6" w:space="0" w:color="auto"/>
              <w:right w:val="single" w:sz="6" w:space="0" w:color="auto"/>
            </w:tcBorders>
            <w:hideMark/>
          </w:tcPr>
          <w:p w14:paraId="2246F369" w14:textId="77777777" w:rsidR="00E36F0E" w:rsidRPr="008D5346" w:rsidRDefault="00393DC0" w:rsidP="00E36F0E">
            <w:pPr>
              <w:spacing w:line="276" w:lineRule="auto"/>
              <w:jc w:val="center"/>
              <w:rPr>
                <w:rFonts w:eastAsiaTheme="minorEastAsia" w:cstheme="minorBidi"/>
                <w:b/>
                <w:sz w:val="16"/>
                <w:szCs w:val="16"/>
              </w:rPr>
            </w:pPr>
            <w:r>
              <w:rPr>
                <w:rFonts w:eastAsiaTheme="minorEastAsia" w:cstheme="minorBidi"/>
                <w:b/>
                <w:sz w:val="16"/>
                <w:szCs w:val="16"/>
              </w:rPr>
              <w:t>1.6</w:t>
            </w:r>
          </w:p>
        </w:tc>
        <w:tc>
          <w:tcPr>
            <w:tcW w:w="7660" w:type="dxa"/>
            <w:gridSpan w:val="2"/>
            <w:tcBorders>
              <w:top w:val="single" w:sz="6" w:space="0" w:color="auto"/>
              <w:left w:val="single" w:sz="6" w:space="0" w:color="auto"/>
              <w:bottom w:val="single" w:sz="6" w:space="0" w:color="auto"/>
              <w:right w:val="single" w:sz="6" w:space="0" w:color="auto"/>
            </w:tcBorders>
          </w:tcPr>
          <w:p w14:paraId="16F4C66F" w14:textId="77777777" w:rsidR="00E36F0E" w:rsidRPr="008D5346" w:rsidRDefault="00E36F0E" w:rsidP="00E36F0E">
            <w:pPr>
              <w:spacing w:line="276" w:lineRule="auto"/>
              <w:rPr>
                <w:rFonts w:cs="Arial"/>
                <w:b/>
                <w:sz w:val="16"/>
                <w:szCs w:val="16"/>
              </w:rPr>
            </w:pPr>
          </w:p>
        </w:tc>
      </w:tr>
      <w:tr w:rsidR="00E36F0E" w:rsidRPr="00291ABA" w14:paraId="724335BE" w14:textId="77777777" w:rsidTr="00E36F0E">
        <w:trPr>
          <w:trHeight w:val="245"/>
          <w:jc w:val="center"/>
        </w:trPr>
        <w:tc>
          <w:tcPr>
            <w:tcW w:w="1755" w:type="dxa"/>
            <w:tcBorders>
              <w:top w:val="single" w:sz="4" w:space="0" w:color="auto"/>
              <w:left w:val="single" w:sz="4" w:space="0" w:color="auto"/>
              <w:right w:val="single" w:sz="4" w:space="0" w:color="auto"/>
            </w:tcBorders>
          </w:tcPr>
          <w:p w14:paraId="49E811F1"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7051BEC" w14:textId="77777777" w:rsidR="00E36F0E" w:rsidRPr="0065276D" w:rsidRDefault="00393DC0" w:rsidP="00E36F0E">
            <w:pPr>
              <w:rPr>
                <w:sz w:val="16"/>
                <w:szCs w:val="16"/>
              </w:rPr>
            </w:pPr>
            <w:r w:rsidRPr="0065276D">
              <w:rPr>
                <w:sz w:val="16"/>
                <w:szCs w:val="16"/>
              </w:rPr>
              <w:t>MD-REQ-386195/B-PolicyTablePullRequestQuery</w:t>
            </w:r>
          </w:p>
        </w:tc>
        <w:tc>
          <w:tcPr>
            <w:tcW w:w="5911" w:type="dxa"/>
            <w:tcBorders>
              <w:top w:val="single" w:sz="6" w:space="0" w:color="auto"/>
              <w:left w:val="single" w:sz="6" w:space="0" w:color="auto"/>
              <w:bottom w:val="single" w:sz="6" w:space="0" w:color="auto"/>
              <w:right w:val="single" w:sz="6" w:space="0" w:color="auto"/>
            </w:tcBorders>
          </w:tcPr>
          <w:p w14:paraId="4A0D109D" w14:textId="77777777" w:rsidR="00E36F0E" w:rsidRPr="0065276D" w:rsidRDefault="00393DC0" w:rsidP="00E36F0E">
            <w:pPr>
              <w:rPr>
                <w:sz w:val="16"/>
                <w:szCs w:val="16"/>
              </w:rPr>
            </w:pPr>
            <w:r w:rsidRPr="0065276D">
              <w:rPr>
                <w:sz w:val="16"/>
                <w:szCs w:val="16"/>
              </w:rPr>
              <w:t>MBORREL4: Changed to Query</w:t>
            </w:r>
          </w:p>
        </w:tc>
      </w:tr>
      <w:tr w:rsidR="00E36F0E" w:rsidRPr="00291ABA" w14:paraId="1AF66E9A" w14:textId="77777777" w:rsidTr="00E36F0E">
        <w:trPr>
          <w:trHeight w:val="245"/>
          <w:jc w:val="center"/>
        </w:trPr>
        <w:tc>
          <w:tcPr>
            <w:tcW w:w="1755" w:type="dxa"/>
            <w:tcBorders>
              <w:left w:val="single" w:sz="4" w:space="0" w:color="auto"/>
              <w:right w:val="single" w:sz="4" w:space="0" w:color="auto"/>
            </w:tcBorders>
          </w:tcPr>
          <w:p w14:paraId="1771AAA5"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EAC2FB7" w14:textId="77777777" w:rsidR="00E36F0E" w:rsidRPr="0065276D" w:rsidRDefault="00393DC0" w:rsidP="00E36F0E">
            <w:pPr>
              <w:rPr>
                <w:sz w:val="16"/>
                <w:szCs w:val="16"/>
              </w:rPr>
            </w:pPr>
            <w:r w:rsidRPr="0065276D">
              <w:rPr>
                <w:sz w:val="16"/>
                <w:szCs w:val="16"/>
              </w:rPr>
              <w:t>MD-REQ-380265/C-NetworkInterfaceAllocation</w:t>
            </w:r>
          </w:p>
        </w:tc>
        <w:tc>
          <w:tcPr>
            <w:tcW w:w="5911" w:type="dxa"/>
            <w:tcBorders>
              <w:top w:val="single" w:sz="6" w:space="0" w:color="auto"/>
              <w:left w:val="single" w:sz="6" w:space="0" w:color="auto"/>
              <w:bottom w:val="single" w:sz="6" w:space="0" w:color="auto"/>
              <w:right w:val="single" w:sz="6" w:space="0" w:color="auto"/>
            </w:tcBorders>
          </w:tcPr>
          <w:p w14:paraId="2EAF6D07" w14:textId="77777777" w:rsidR="00E36F0E" w:rsidRPr="0065276D" w:rsidRDefault="00393DC0" w:rsidP="00E36F0E">
            <w:pPr>
              <w:rPr>
                <w:sz w:val="16"/>
                <w:szCs w:val="16"/>
              </w:rPr>
            </w:pPr>
            <w:r w:rsidRPr="0065276D">
              <w:rPr>
                <w:sz w:val="16"/>
                <w:szCs w:val="16"/>
              </w:rPr>
              <w:t>MBORREL4: Removed LanPreferred Flag</w:t>
            </w:r>
          </w:p>
        </w:tc>
      </w:tr>
      <w:tr w:rsidR="00E36F0E" w:rsidRPr="00291ABA" w14:paraId="515928FF" w14:textId="77777777" w:rsidTr="00E36F0E">
        <w:trPr>
          <w:trHeight w:val="245"/>
          <w:jc w:val="center"/>
        </w:trPr>
        <w:tc>
          <w:tcPr>
            <w:tcW w:w="1755" w:type="dxa"/>
            <w:tcBorders>
              <w:left w:val="single" w:sz="4" w:space="0" w:color="auto"/>
              <w:right w:val="single" w:sz="4" w:space="0" w:color="auto"/>
            </w:tcBorders>
          </w:tcPr>
          <w:p w14:paraId="7AFDC13D"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3EB434F" w14:textId="77777777" w:rsidR="00E36F0E" w:rsidRPr="0065276D" w:rsidRDefault="00393DC0" w:rsidP="00E36F0E">
            <w:pPr>
              <w:rPr>
                <w:sz w:val="16"/>
                <w:szCs w:val="16"/>
              </w:rPr>
            </w:pPr>
            <w:r w:rsidRPr="0065276D">
              <w:rPr>
                <w:sz w:val="16"/>
                <w:szCs w:val="16"/>
              </w:rPr>
              <w:t>MD-REQ-380265/C-NetworkInterfaceAllocation</w:t>
            </w:r>
          </w:p>
        </w:tc>
        <w:tc>
          <w:tcPr>
            <w:tcW w:w="5911" w:type="dxa"/>
            <w:tcBorders>
              <w:top w:val="single" w:sz="6" w:space="0" w:color="auto"/>
              <w:left w:val="single" w:sz="6" w:space="0" w:color="auto"/>
              <w:bottom w:val="single" w:sz="6" w:space="0" w:color="auto"/>
              <w:right w:val="single" w:sz="6" w:space="0" w:color="auto"/>
            </w:tcBorders>
          </w:tcPr>
          <w:p w14:paraId="23821B2C" w14:textId="77777777" w:rsidR="00E36F0E" w:rsidRPr="0065276D" w:rsidRDefault="00393DC0" w:rsidP="00E36F0E">
            <w:pPr>
              <w:rPr>
                <w:sz w:val="16"/>
                <w:szCs w:val="16"/>
              </w:rPr>
            </w:pPr>
            <w:r w:rsidRPr="0065276D">
              <w:rPr>
                <w:sz w:val="16"/>
                <w:szCs w:val="16"/>
              </w:rPr>
              <w:t>MBORREL4: Removed LanPreferred Flag</w:t>
            </w:r>
          </w:p>
        </w:tc>
      </w:tr>
      <w:tr w:rsidR="00E36F0E" w:rsidRPr="00291ABA" w14:paraId="035B989F" w14:textId="77777777" w:rsidTr="00E36F0E">
        <w:trPr>
          <w:trHeight w:val="245"/>
          <w:jc w:val="center"/>
        </w:trPr>
        <w:tc>
          <w:tcPr>
            <w:tcW w:w="1755" w:type="dxa"/>
            <w:tcBorders>
              <w:left w:val="single" w:sz="4" w:space="0" w:color="auto"/>
              <w:right w:val="single" w:sz="4" w:space="0" w:color="auto"/>
            </w:tcBorders>
          </w:tcPr>
          <w:p w14:paraId="64869973"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AB9B050" w14:textId="77777777" w:rsidR="00E36F0E" w:rsidRPr="0065276D" w:rsidRDefault="00393DC0" w:rsidP="00E36F0E">
            <w:pPr>
              <w:rPr>
                <w:sz w:val="16"/>
                <w:szCs w:val="16"/>
              </w:rPr>
            </w:pPr>
            <w:r w:rsidRPr="0065276D">
              <w:rPr>
                <w:sz w:val="16"/>
                <w:szCs w:val="16"/>
              </w:rPr>
              <w:t>STR-503850/C-Functional Definition</w:t>
            </w:r>
          </w:p>
        </w:tc>
        <w:tc>
          <w:tcPr>
            <w:tcW w:w="5911" w:type="dxa"/>
            <w:tcBorders>
              <w:top w:val="single" w:sz="6" w:space="0" w:color="auto"/>
              <w:left w:val="single" w:sz="6" w:space="0" w:color="auto"/>
              <w:bottom w:val="single" w:sz="6" w:space="0" w:color="auto"/>
              <w:right w:val="single" w:sz="6" w:space="0" w:color="auto"/>
            </w:tcBorders>
          </w:tcPr>
          <w:p w14:paraId="60ADB73D" w14:textId="77777777" w:rsidR="00E36F0E" w:rsidRPr="0065276D" w:rsidRDefault="00393DC0" w:rsidP="00E36F0E">
            <w:pPr>
              <w:rPr>
                <w:sz w:val="16"/>
                <w:szCs w:val="16"/>
              </w:rPr>
            </w:pPr>
            <w:r w:rsidRPr="0065276D">
              <w:rPr>
                <w:sz w:val="16"/>
                <w:szCs w:val="16"/>
              </w:rPr>
              <w:t>MBORREL4: Added REQ-391547</w:t>
            </w:r>
          </w:p>
        </w:tc>
      </w:tr>
      <w:tr w:rsidR="00E36F0E" w:rsidRPr="00291ABA" w14:paraId="38D6FD49" w14:textId="77777777" w:rsidTr="00E36F0E">
        <w:trPr>
          <w:trHeight w:val="245"/>
          <w:jc w:val="center"/>
        </w:trPr>
        <w:tc>
          <w:tcPr>
            <w:tcW w:w="1755" w:type="dxa"/>
            <w:tcBorders>
              <w:left w:val="single" w:sz="4" w:space="0" w:color="auto"/>
              <w:right w:val="single" w:sz="4" w:space="0" w:color="auto"/>
            </w:tcBorders>
          </w:tcPr>
          <w:p w14:paraId="6BFAD018"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00E1BBD" w14:textId="77777777" w:rsidR="00E36F0E" w:rsidRPr="0065276D" w:rsidRDefault="00393DC0" w:rsidP="00E36F0E">
            <w:pPr>
              <w:rPr>
                <w:sz w:val="16"/>
                <w:szCs w:val="16"/>
              </w:rPr>
            </w:pPr>
            <w:r w:rsidRPr="0065276D">
              <w:rPr>
                <w:sz w:val="16"/>
                <w:szCs w:val="16"/>
              </w:rPr>
              <w:t>WIR-REQ-295939/D-Intent Policy Table Privilege Breakdown</w:t>
            </w:r>
          </w:p>
        </w:tc>
        <w:tc>
          <w:tcPr>
            <w:tcW w:w="5911" w:type="dxa"/>
            <w:tcBorders>
              <w:top w:val="single" w:sz="6" w:space="0" w:color="auto"/>
              <w:left w:val="single" w:sz="6" w:space="0" w:color="auto"/>
              <w:bottom w:val="single" w:sz="6" w:space="0" w:color="auto"/>
              <w:right w:val="single" w:sz="6" w:space="0" w:color="auto"/>
            </w:tcBorders>
          </w:tcPr>
          <w:p w14:paraId="084ACE3F" w14:textId="77777777" w:rsidR="00E36F0E" w:rsidRPr="0065276D" w:rsidRDefault="00393DC0" w:rsidP="00E36F0E">
            <w:pPr>
              <w:rPr>
                <w:sz w:val="16"/>
                <w:szCs w:val="16"/>
              </w:rPr>
            </w:pPr>
            <w:r w:rsidRPr="0065276D">
              <w:rPr>
                <w:sz w:val="16"/>
                <w:szCs w:val="16"/>
              </w:rPr>
              <w:t>MBORREL4: Updated table and req</w:t>
            </w:r>
          </w:p>
        </w:tc>
      </w:tr>
      <w:tr w:rsidR="00E36F0E" w:rsidRPr="00291ABA" w14:paraId="3B32EF04" w14:textId="77777777" w:rsidTr="00E36F0E">
        <w:trPr>
          <w:trHeight w:val="245"/>
          <w:jc w:val="center"/>
        </w:trPr>
        <w:tc>
          <w:tcPr>
            <w:tcW w:w="1755" w:type="dxa"/>
            <w:tcBorders>
              <w:left w:val="single" w:sz="4" w:space="0" w:color="auto"/>
              <w:right w:val="single" w:sz="4" w:space="0" w:color="auto"/>
            </w:tcBorders>
          </w:tcPr>
          <w:p w14:paraId="2ABFAE6A"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692EAA2" w14:textId="77777777" w:rsidR="00E36F0E" w:rsidRPr="0065276D" w:rsidRDefault="00393DC0" w:rsidP="00E36F0E">
            <w:pPr>
              <w:rPr>
                <w:sz w:val="16"/>
                <w:szCs w:val="16"/>
              </w:rPr>
            </w:pPr>
            <w:r w:rsidRPr="0065276D">
              <w:rPr>
                <w:sz w:val="16"/>
                <w:szCs w:val="16"/>
              </w:rPr>
              <w:t>WIR-REQ-385872/B-Intent policy update pull request+</w:t>
            </w:r>
          </w:p>
        </w:tc>
        <w:tc>
          <w:tcPr>
            <w:tcW w:w="5911" w:type="dxa"/>
            <w:tcBorders>
              <w:top w:val="single" w:sz="6" w:space="0" w:color="auto"/>
              <w:left w:val="single" w:sz="6" w:space="0" w:color="auto"/>
              <w:bottom w:val="single" w:sz="6" w:space="0" w:color="auto"/>
              <w:right w:val="single" w:sz="6" w:space="0" w:color="auto"/>
            </w:tcBorders>
          </w:tcPr>
          <w:p w14:paraId="1D3FFF54" w14:textId="77777777" w:rsidR="00E36F0E" w:rsidRPr="0065276D" w:rsidRDefault="00393DC0" w:rsidP="00E36F0E">
            <w:pPr>
              <w:rPr>
                <w:sz w:val="16"/>
                <w:szCs w:val="16"/>
              </w:rPr>
            </w:pPr>
            <w:r w:rsidRPr="0065276D">
              <w:rPr>
                <w:sz w:val="16"/>
                <w:szCs w:val="16"/>
              </w:rPr>
              <w:t>MBORREL4: Updated req.</w:t>
            </w:r>
          </w:p>
        </w:tc>
      </w:tr>
      <w:tr w:rsidR="00E36F0E" w:rsidRPr="00291ABA" w14:paraId="13F8B308" w14:textId="77777777" w:rsidTr="00E36F0E">
        <w:trPr>
          <w:trHeight w:val="245"/>
          <w:jc w:val="center"/>
        </w:trPr>
        <w:tc>
          <w:tcPr>
            <w:tcW w:w="1755" w:type="dxa"/>
            <w:tcBorders>
              <w:left w:val="single" w:sz="4" w:space="0" w:color="auto"/>
              <w:right w:val="single" w:sz="4" w:space="0" w:color="auto"/>
            </w:tcBorders>
          </w:tcPr>
          <w:p w14:paraId="2C083A74"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2B7515A" w14:textId="77777777" w:rsidR="00E36F0E" w:rsidRPr="0065276D" w:rsidRDefault="00393DC0" w:rsidP="00E36F0E">
            <w:pPr>
              <w:rPr>
                <w:sz w:val="16"/>
                <w:szCs w:val="16"/>
              </w:rPr>
            </w:pPr>
            <w:r w:rsidRPr="0065276D">
              <w:rPr>
                <w:sz w:val="16"/>
                <w:szCs w:val="16"/>
              </w:rPr>
              <w:t>WIR-REQ-385872/C-Intent policy update pull request</w:t>
            </w:r>
          </w:p>
        </w:tc>
        <w:tc>
          <w:tcPr>
            <w:tcW w:w="5911" w:type="dxa"/>
            <w:tcBorders>
              <w:top w:val="single" w:sz="6" w:space="0" w:color="auto"/>
              <w:left w:val="single" w:sz="6" w:space="0" w:color="auto"/>
              <w:bottom w:val="single" w:sz="6" w:space="0" w:color="auto"/>
              <w:right w:val="single" w:sz="6" w:space="0" w:color="auto"/>
            </w:tcBorders>
          </w:tcPr>
          <w:p w14:paraId="5DB8C209" w14:textId="77777777" w:rsidR="00E36F0E" w:rsidRPr="0065276D" w:rsidRDefault="00393DC0" w:rsidP="00E36F0E">
            <w:pPr>
              <w:rPr>
                <w:sz w:val="16"/>
                <w:szCs w:val="16"/>
              </w:rPr>
            </w:pPr>
            <w:r w:rsidRPr="0065276D">
              <w:rPr>
                <w:sz w:val="16"/>
                <w:szCs w:val="16"/>
              </w:rPr>
              <w:t>MBORREL4: Updated req.</w:t>
            </w:r>
          </w:p>
        </w:tc>
      </w:tr>
      <w:tr w:rsidR="00E36F0E" w:rsidRPr="00291ABA" w14:paraId="59225CB5" w14:textId="77777777" w:rsidTr="00E36F0E">
        <w:trPr>
          <w:trHeight w:val="245"/>
          <w:jc w:val="center"/>
        </w:trPr>
        <w:tc>
          <w:tcPr>
            <w:tcW w:w="1755" w:type="dxa"/>
            <w:tcBorders>
              <w:left w:val="single" w:sz="4" w:space="0" w:color="auto"/>
              <w:right w:val="single" w:sz="4" w:space="0" w:color="auto"/>
            </w:tcBorders>
          </w:tcPr>
          <w:p w14:paraId="46F8F2A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780D138" w14:textId="77777777" w:rsidR="00E36F0E" w:rsidRPr="0065276D" w:rsidRDefault="00393DC0" w:rsidP="00E36F0E">
            <w:pPr>
              <w:rPr>
                <w:sz w:val="16"/>
                <w:szCs w:val="16"/>
              </w:rPr>
            </w:pPr>
            <w:r w:rsidRPr="0065276D">
              <w:rPr>
                <w:sz w:val="16"/>
                <w:szCs w:val="16"/>
              </w:rPr>
              <w:t>STR-503870/D-Requirements</w:t>
            </w:r>
          </w:p>
        </w:tc>
        <w:tc>
          <w:tcPr>
            <w:tcW w:w="5911" w:type="dxa"/>
            <w:tcBorders>
              <w:top w:val="single" w:sz="6" w:space="0" w:color="auto"/>
              <w:left w:val="single" w:sz="6" w:space="0" w:color="auto"/>
              <w:bottom w:val="single" w:sz="6" w:space="0" w:color="auto"/>
              <w:right w:val="single" w:sz="6" w:space="0" w:color="auto"/>
            </w:tcBorders>
          </w:tcPr>
          <w:p w14:paraId="03E73D2B" w14:textId="77777777" w:rsidR="00E36F0E" w:rsidRPr="0065276D" w:rsidRDefault="00393DC0" w:rsidP="00E36F0E">
            <w:pPr>
              <w:rPr>
                <w:sz w:val="16"/>
                <w:szCs w:val="16"/>
              </w:rPr>
            </w:pPr>
            <w:r w:rsidRPr="0065276D">
              <w:rPr>
                <w:sz w:val="16"/>
                <w:szCs w:val="16"/>
              </w:rPr>
              <w:t>MBORREL4: Removed REQ-295981</w:t>
            </w:r>
          </w:p>
        </w:tc>
      </w:tr>
      <w:tr w:rsidR="00E36F0E" w:rsidRPr="00291ABA" w14:paraId="66E62D0F" w14:textId="77777777" w:rsidTr="00E36F0E">
        <w:trPr>
          <w:trHeight w:val="245"/>
          <w:jc w:val="center"/>
        </w:trPr>
        <w:tc>
          <w:tcPr>
            <w:tcW w:w="1755" w:type="dxa"/>
            <w:tcBorders>
              <w:left w:val="single" w:sz="4" w:space="0" w:color="auto"/>
              <w:right w:val="single" w:sz="4" w:space="0" w:color="auto"/>
            </w:tcBorders>
          </w:tcPr>
          <w:p w14:paraId="164B6D8A"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6B5FC2E" w14:textId="77777777" w:rsidR="00E36F0E" w:rsidRPr="0065276D" w:rsidRDefault="00393DC0" w:rsidP="00E36F0E">
            <w:pPr>
              <w:rPr>
                <w:sz w:val="16"/>
                <w:szCs w:val="16"/>
              </w:rPr>
            </w:pPr>
            <w:r w:rsidRPr="0065276D">
              <w:rPr>
                <w:sz w:val="16"/>
                <w:szCs w:val="16"/>
              </w:rPr>
              <w:t>WIR-REQ-295970/F-Data usage and edge interface</w:t>
            </w:r>
          </w:p>
        </w:tc>
        <w:tc>
          <w:tcPr>
            <w:tcW w:w="5911" w:type="dxa"/>
            <w:tcBorders>
              <w:top w:val="single" w:sz="6" w:space="0" w:color="auto"/>
              <w:left w:val="single" w:sz="6" w:space="0" w:color="auto"/>
              <w:bottom w:val="single" w:sz="6" w:space="0" w:color="auto"/>
              <w:right w:val="single" w:sz="6" w:space="0" w:color="auto"/>
            </w:tcBorders>
          </w:tcPr>
          <w:p w14:paraId="6E9861A0" w14:textId="77777777" w:rsidR="00E36F0E" w:rsidRPr="0065276D" w:rsidRDefault="00393DC0" w:rsidP="00E36F0E">
            <w:pPr>
              <w:rPr>
                <w:sz w:val="16"/>
                <w:szCs w:val="16"/>
              </w:rPr>
            </w:pPr>
            <w:r w:rsidRPr="0065276D">
              <w:rPr>
                <w:sz w:val="16"/>
                <w:szCs w:val="16"/>
              </w:rPr>
              <w:t>MBORREL4: Updated req.</w:t>
            </w:r>
          </w:p>
        </w:tc>
      </w:tr>
      <w:tr w:rsidR="00E36F0E" w:rsidRPr="00291ABA" w14:paraId="318FA535" w14:textId="77777777" w:rsidTr="00E36F0E">
        <w:trPr>
          <w:trHeight w:val="245"/>
          <w:jc w:val="center"/>
        </w:trPr>
        <w:tc>
          <w:tcPr>
            <w:tcW w:w="1755" w:type="dxa"/>
            <w:tcBorders>
              <w:left w:val="single" w:sz="4" w:space="0" w:color="auto"/>
              <w:right w:val="single" w:sz="4" w:space="0" w:color="auto"/>
            </w:tcBorders>
          </w:tcPr>
          <w:p w14:paraId="275B950F"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F72168B" w14:textId="77777777" w:rsidR="00E36F0E" w:rsidRPr="0065276D" w:rsidRDefault="00393DC0" w:rsidP="00E36F0E">
            <w:pPr>
              <w:rPr>
                <w:sz w:val="16"/>
                <w:szCs w:val="16"/>
              </w:rPr>
            </w:pPr>
            <w:r w:rsidRPr="0065276D">
              <w:rPr>
                <w:sz w:val="16"/>
                <w:szCs w:val="16"/>
              </w:rPr>
              <w:t>STR-503988/E-Requirements</w:t>
            </w:r>
          </w:p>
        </w:tc>
        <w:tc>
          <w:tcPr>
            <w:tcW w:w="5911" w:type="dxa"/>
            <w:tcBorders>
              <w:top w:val="single" w:sz="6" w:space="0" w:color="auto"/>
              <w:left w:val="single" w:sz="6" w:space="0" w:color="auto"/>
              <w:bottom w:val="single" w:sz="6" w:space="0" w:color="auto"/>
              <w:right w:val="single" w:sz="6" w:space="0" w:color="auto"/>
            </w:tcBorders>
          </w:tcPr>
          <w:p w14:paraId="56D7D83E" w14:textId="77777777" w:rsidR="00E36F0E" w:rsidRPr="0065276D" w:rsidRDefault="00393DC0" w:rsidP="00E36F0E">
            <w:pPr>
              <w:rPr>
                <w:sz w:val="16"/>
                <w:szCs w:val="16"/>
              </w:rPr>
            </w:pPr>
            <w:r w:rsidRPr="0065276D">
              <w:rPr>
                <w:sz w:val="16"/>
                <w:szCs w:val="16"/>
              </w:rPr>
              <w:t>MBORREL4: Added REQ-392769, REQ-392787</w:t>
            </w:r>
          </w:p>
        </w:tc>
      </w:tr>
      <w:tr w:rsidR="00E36F0E" w:rsidRPr="00291ABA" w14:paraId="5EC28709" w14:textId="77777777" w:rsidTr="00E36F0E">
        <w:trPr>
          <w:trHeight w:val="245"/>
          <w:jc w:val="center"/>
        </w:trPr>
        <w:tc>
          <w:tcPr>
            <w:tcW w:w="1755" w:type="dxa"/>
            <w:tcBorders>
              <w:left w:val="single" w:sz="4" w:space="0" w:color="auto"/>
              <w:right w:val="single" w:sz="4" w:space="0" w:color="auto"/>
            </w:tcBorders>
          </w:tcPr>
          <w:p w14:paraId="6EC19E32"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4DEC9FF" w14:textId="77777777" w:rsidR="00E36F0E" w:rsidRPr="0065276D" w:rsidRDefault="00393DC0" w:rsidP="00E36F0E">
            <w:pPr>
              <w:rPr>
                <w:sz w:val="16"/>
                <w:szCs w:val="16"/>
              </w:rPr>
            </w:pPr>
            <w:r w:rsidRPr="0065276D">
              <w:rPr>
                <w:sz w:val="16"/>
                <w:szCs w:val="16"/>
              </w:rPr>
              <w:t>WIR-REQ-370385/C-WIRClient5 WIFI status</w:t>
            </w:r>
          </w:p>
        </w:tc>
        <w:tc>
          <w:tcPr>
            <w:tcW w:w="5911" w:type="dxa"/>
            <w:tcBorders>
              <w:top w:val="single" w:sz="6" w:space="0" w:color="auto"/>
              <w:left w:val="single" w:sz="6" w:space="0" w:color="auto"/>
              <w:bottom w:val="single" w:sz="6" w:space="0" w:color="auto"/>
              <w:right w:val="single" w:sz="6" w:space="0" w:color="auto"/>
            </w:tcBorders>
          </w:tcPr>
          <w:p w14:paraId="41F7E96B" w14:textId="77777777" w:rsidR="00E36F0E" w:rsidRPr="0065276D" w:rsidRDefault="00393DC0" w:rsidP="00E36F0E">
            <w:pPr>
              <w:rPr>
                <w:sz w:val="16"/>
                <w:szCs w:val="16"/>
              </w:rPr>
            </w:pPr>
            <w:r w:rsidRPr="0065276D">
              <w:rPr>
                <w:sz w:val="16"/>
                <w:szCs w:val="16"/>
              </w:rPr>
              <w:t>MBORREL4: Updated req.</w:t>
            </w:r>
          </w:p>
        </w:tc>
      </w:tr>
      <w:tr w:rsidR="00E36F0E" w:rsidRPr="00291ABA" w14:paraId="67D7C1F6" w14:textId="77777777" w:rsidTr="00E36F0E">
        <w:trPr>
          <w:trHeight w:val="245"/>
          <w:jc w:val="center"/>
        </w:trPr>
        <w:tc>
          <w:tcPr>
            <w:tcW w:w="1755" w:type="dxa"/>
            <w:tcBorders>
              <w:left w:val="single" w:sz="4" w:space="0" w:color="auto"/>
              <w:right w:val="single" w:sz="4" w:space="0" w:color="auto"/>
            </w:tcBorders>
          </w:tcPr>
          <w:p w14:paraId="67C343F3"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912BFC2" w14:textId="77777777" w:rsidR="00E36F0E" w:rsidRPr="0065276D" w:rsidRDefault="00393DC0" w:rsidP="00E36F0E">
            <w:pPr>
              <w:rPr>
                <w:sz w:val="16"/>
                <w:szCs w:val="16"/>
              </w:rPr>
            </w:pPr>
            <w:r w:rsidRPr="0065276D">
              <w:rPr>
                <w:sz w:val="16"/>
                <w:szCs w:val="16"/>
              </w:rPr>
              <w:t>WIR-REQ-311553/D-User initiated scan</w:t>
            </w:r>
          </w:p>
        </w:tc>
        <w:tc>
          <w:tcPr>
            <w:tcW w:w="5911" w:type="dxa"/>
            <w:tcBorders>
              <w:top w:val="single" w:sz="6" w:space="0" w:color="auto"/>
              <w:left w:val="single" w:sz="6" w:space="0" w:color="auto"/>
              <w:bottom w:val="single" w:sz="6" w:space="0" w:color="auto"/>
              <w:right w:val="single" w:sz="6" w:space="0" w:color="auto"/>
            </w:tcBorders>
          </w:tcPr>
          <w:p w14:paraId="6F534054" w14:textId="77777777" w:rsidR="00E36F0E" w:rsidRPr="0065276D" w:rsidRDefault="00393DC0" w:rsidP="00E36F0E">
            <w:pPr>
              <w:rPr>
                <w:sz w:val="16"/>
                <w:szCs w:val="16"/>
              </w:rPr>
            </w:pPr>
            <w:r w:rsidRPr="0065276D">
              <w:rPr>
                <w:sz w:val="16"/>
                <w:szCs w:val="16"/>
              </w:rPr>
              <w:t>MBORREL4: Updated req.</w:t>
            </w:r>
          </w:p>
        </w:tc>
      </w:tr>
      <w:tr w:rsidR="00E36F0E" w:rsidRPr="00291ABA" w14:paraId="0C7E3A1D" w14:textId="77777777" w:rsidTr="00E36F0E">
        <w:trPr>
          <w:trHeight w:val="245"/>
          <w:jc w:val="center"/>
        </w:trPr>
        <w:tc>
          <w:tcPr>
            <w:tcW w:w="1755" w:type="dxa"/>
            <w:tcBorders>
              <w:left w:val="single" w:sz="4" w:space="0" w:color="auto"/>
              <w:right w:val="single" w:sz="4" w:space="0" w:color="auto"/>
            </w:tcBorders>
          </w:tcPr>
          <w:p w14:paraId="5B38E67D"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0EF275F" w14:textId="77777777" w:rsidR="00E36F0E" w:rsidRPr="0065276D" w:rsidRDefault="00393DC0" w:rsidP="00E36F0E">
            <w:pPr>
              <w:rPr>
                <w:sz w:val="16"/>
                <w:szCs w:val="16"/>
              </w:rPr>
            </w:pPr>
            <w:r w:rsidRPr="0065276D">
              <w:rPr>
                <w:sz w:val="16"/>
                <w:szCs w:val="16"/>
              </w:rPr>
              <w:t>WIR-REQ-296040/E-Arbitration between WIRClients WIFI</w:t>
            </w:r>
          </w:p>
        </w:tc>
        <w:tc>
          <w:tcPr>
            <w:tcW w:w="5911" w:type="dxa"/>
            <w:tcBorders>
              <w:top w:val="single" w:sz="6" w:space="0" w:color="auto"/>
              <w:left w:val="single" w:sz="6" w:space="0" w:color="auto"/>
              <w:bottom w:val="single" w:sz="6" w:space="0" w:color="auto"/>
              <w:right w:val="single" w:sz="6" w:space="0" w:color="auto"/>
            </w:tcBorders>
          </w:tcPr>
          <w:p w14:paraId="61C638CF" w14:textId="77777777" w:rsidR="00E36F0E" w:rsidRPr="0065276D" w:rsidRDefault="00393DC0" w:rsidP="00E36F0E">
            <w:pPr>
              <w:rPr>
                <w:sz w:val="16"/>
                <w:szCs w:val="16"/>
              </w:rPr>
            </w:pPr>
            <w:r w:rsidRPr="0065276D">
              <w:rPr>
                <w:sz w:val="16"/>
                <w:szCs w:val="16"/>
              </w:rPr>
              <w:t>MBORREL4: Updated req.</w:t>
            </w:r>
          </w:p>
        </w:tc>
      </w:tr>
      <w:tr w:rsidR="00E36F0E" w:rsidRPr="00291ABA" w14:paraId="0186C1FF" w14:textId="77777777" w:rsidTr="00E36F0E">
        <w:trPr>
          <w:trHeight w:val="245"/>
          <w:jc w:val="center"/>
        </w:trPr>
        <w:tc>
          <w:tcPr>
            <w:tcW w:w="1755" w:type="dxa"/>
            <w:tcBorders>
              <w:left w:val="single" w:sz="4" w:space="0" w:color="auto"/>
              <w:right w:val="single" w:sz="4" w:space="0" w:color="auto"/>
            </w:tcBorders>
          </w:tcPr>
          <w:p w14:paraId="6188270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F4D1B3E" w14:textId="77777777" w:rsidR="00E36F0E" w:rsidRPr="0065276D" w:rsidRDefault="00393DC0" w:rsidP="00E36F0E">
            <w:pPr>
              <w:rPr>
                <w:sz w:val="16"/>
                <w:szCs w:val="16"/>
              </w:rPr>
            </w:pPr>
            <w:r w:rsidRPr="0065276D">
              <w:rPr>
                <w:sz w:val="16"/>
                <w:szCs w:val="16"/>
              </w:rPr>
              <w:t>WIR-REQ-311558/C-WIFI hotspot SSID in HMI display</w:t>
            </w:r>
          </w:p>
        </w:tc>
        <w:tc>
          <w:tcPr>
            <w:tcW w:w="5911" w:type="dxa"/>
            <w:tcBorders>
              <w:top w:val="single" w:sz="6" w:space="0" w:color="auto"/>
              <w:left w:val="single" w:sz="6" w:space="0" w:color="auto"/>
              <w:bottom w:val="single" w:sz="6" w:space="0" w:color="auto"/>
              <w:right w:val="single" w:sz="6" w:space="0" w:color="auto"/>
            </w:tcBorders>
          </w:tcPr>
          <w:p w14:paraId="0C1AF71D" w14:textId="77777777" w:rsidR="00E36F0E" w:rsidRPr="0065276D" w:rsidRDefault="00393DC0" w:rsidP="00E36F0E">
            <w:pPr>
              <w:rPr>
                <w:sz w:val="16"/>
                <w:szCs w:val="16"/>
              </w:rPr>
            </w:pPr>
            <w:r w:rsidRPr="0065276D">
              <w:rPr>
                <w:sz w:val="16"/>
                <w:szCs w:val="16"/>
              </w:rPr>
              <w:t>MBORREL4: Updated req.</w:t>
            </w:r>
          </w:p>
        </w:tc>
      </w:tr>
      <w:tr w:rsidR="00E36F0E" w:rsidRPr="00291ABA" w14:paraId="08EFDB9D" w14:textId="77777777" w:rsidTr="00E36F0E">
        <w:trPr>
          <w:trHeight w:val="245"/>
          <w:jc w:val="center"/>
        </w:trPr>
        <w:tc>
          <w:tcPr>
            <w:tcW w:w="1755" w:type="dxa"/>
            <w:tcBorders>
              <w:left w:val="single" w:sz="4" w:space="0" w:color="auto"/>
              <w:right w:val="single" w:sz="4" w:space="0" w:color="auto"/>
            </w:tcBorders>
          </w:tcPr>
          <w:p w14:paraId="29CCF86E"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7634E8F" w14:textId="77777777" w:rsidR="00E36F0E" w:rsidRPr="0065276D" w:rsidRDefault="00393DC0" w:rsidP="00E36F0E">
            <w:pPr>
              <w:rPr>
                <w:sz w:val="16"/>
                <w:szCs w:val="16"/>
              </w:rPr>
            </w:pPr>
            <w:r w:rsidRPr="0065276D">
              <w:rPr>
                <w:sz w:val="16"/>
                <w:szCs w:val="16"/>
              </w:rPr>
              <w:t>WIR-REQ-370002/B-Excluding WIRClient1 projection mode AP from scan result</w:t>
            </w:r>
          </w:p>
        </w:tc>
        <w:tc>
          <w:tcPr>
            <w:tcW w:w="5911" w:type="dxa"/>
            <w:tcBorders>
              <w:top w:val="single" w:sz="6" w:space="0" w:color="auto"/>
              <w:left w:val="single" w:sz="6" w:space="0" w:color="auto"/>
              <w:bottom w:val="single" w:sz="6" w:space="0" w:color="auto"/>
              <w:right w:val="single" w:sz="6" w:space="0" w:color="auto"/>
            </w:tcBorders>
          </w:tcPr>
          <w:p w14:paraId="77C98492" w14:textId="77777777" w:rsidR="00E36F0E" w:rsidRPr="0065276D" w:rsidRDefault="00393DC0" w:rsidP="00E36F0E">
            <w:pPr>
              <w:rPr>
                <w:sz w:val="16"/>
                <w:szCs w:val="16"/>
              </w:rPr>
            </w:pPr>
            <w:r w:rsidRPr="0065276D">
              <w:rPr>
                <w:sz w:val="16"/>
                <w:szCs w:val="16"/>
              </w:rPr>
              <w:t>MBORREL4: Updated req.</w:t>
            </w:r>
          </w:p>
        </w:tc>
      </w:tr>
      <w:tr w:rsidR="00E36F0E" w:rsidRPr="00291ABA" w14:paraId="351A9A6C" w14:textId="77777777" w:rsidTr="00E36F0E">
        <w:trPr>
          <w:trHeight w:val="245"/>
          <w:jc w:val="center"/>
        </w:trPr>
        <w:tc>
          <w:tcPr>
            <w:tcW w:w="1755" w:type="dxa"/>
            <w:tcBorders>
              <w:left w:val="single" w:sz="4" w:space="0" w:color="auto"/>
              <w:right w:val="single" w:sz="4" w:space="0" w:color="auto"/>
            </w:tcBorders>
          </w:tcPr>
          <w:p w14:paraId="74C8D233"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734E942" w14:textId="77777777" w:rsidR="00E36F0E" w:rsidRPr="0065276D" w:rsidRDefault="00393DC0" w:rsidP="00E36F0E">
            <w:pPr>
              <w:rPr>
                <w:sz w:val="16"/>
                <w:szCs w:val="16"/>
              </w:rPr>
            </w:pPr>
            <w:r w:rsidRPr="0065276D">
              <w:rPr>
                <w:sz w:val="16"/>
                <w:szCs w:val="16"/>
              </w:rPr>
              <w:t>WIR-REQ-370267/B-Factory WiFi network support</w:t>
            </w:r>
          </w:p>
        </w:tc>
        <w:tc>
          <w:tcPr>
            <w:tcW w:w="5911" w:type="dxa"/>
            <w:tcBorders>
              <w:top w:val="single" w:sz="6" w:space="0" w:color="auto"/>
              <w:left w:val="single" w:sz="6" w:space="0" w:color="auto"/>
              <w:bottom w:val="single" w:sz="6" w:space="0" w:color="auto"/>
              <w:right w:val="single" w:sz="6" w:space="0" w:color="auto"/>
            </w:tcBorders>
          </w:tcPr>
          <w:p w14:paraId="23E57733" w14:textId="77777777" w:rsidR="00E36F0E" w:rsidRPr="0065276D" w:rsidRDefault="00393DC0" w:rsidP="00E36F0E">
            <w:pPr>
              <w:rPr>
                <w:sz w:val="16"/>
                <w:szCs w:val="16"/>
              </w:rPr>
            </w:pPr>
            <w:r w:rsidRPr="0065276D">
              <w:rPr>
                <w:sz w:val="16"/>
                <w:szCs w:val="16"/>
              </w:rPr>
              <w:t>MBORREL4: Updated req.</w:t>
            </w:r>
          </w:p>
        </w:tc>
      </w:tr>
      <w:tr w:rsidR="00E36F0E" w:rsidRPr="00291ABA" w14:paraId="34FF031F" w14:textId="77777777" w:rsidTr="00E36F0E">
        <w:trPr>
          <w:trHeight w:val="245"/>
          <w:jc w:val="center"/>
        </w:trPr>
        <w:tc>
          <w:tcPr>
            <w:tcW w:w="1755" w:type="dxa"/>
            <w:tcBorders>
              <w:left w:val="single" w:sz="4" w:space="0" w:color="auto"/>
              <w:right w:val="single" w:sz="4" w:space="0" w:color="auto"/>
            </w:tcBorders>
          </w:tcPr>
          <w:p w14:paraId="58A2F23B"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E33A8D5" w14:textId="77777777" w:rsidR="00E36F0E" w:rsidRPr="0065276D" w:rsidRDefault="00393DC0" w:rsidP="00E36F0E">
            <w:pPr>
              <w:rPr>
                <w:sz w:val="16"/>
                <w:szCs w:val="16"/>
              </w:rPr>
            </w:pPr>
            <w:r w:rsidRPr="0065276D">
              <w:rPr>
                <w:sz w:val="16"/>
                <w:szCs w:val="16"/>
              </w:rPr>
              <w:t>WIR-REQ-392769/A-Network connection password failure</w:t>
            </w:r>
          </w:p>
        </w:tc>
        <w:tc>
          <w:tcPr>
            <w:tcW w:w="5911" w:type="dxa"/>
            <w:tcBorders>
              <w:top w:val="single" w:sz="6" w:space="0" w:color="auto"/>
              <w:left w:val="single" w:sz="6" w:space="0" w:color="auto"/>
              <w:bottom w:val="single" w:sz="6" w:space="0" w:color="auto"/>
              <w:right w:val="single" w:sz="6" w:space="0" w:color="auto"/>
            </w:tcBorders>
          </w:tcPr>
          <w:p w14:paraId="1EE0E6B2" w14:textId="77777777" w:rsidR="00E36F0E" w:rsidRPr="0065276D" w:rsidRDefault="00393DC0" w:rsidP="00E36F0E">
            <w:pPr>
              <w:rPr>
                <w:sz w:val="16"/>
                <w:szCs w:val="16"/>
              </w:rPr>
            </w:pPr>
            <w:r w:rsidRPr="0065276D">
              <w:rPr>
                <w:sz w:val="16"/>
                <w:szCs w:val="16"/>
              </w:rPr>
              <w:t>MBORREL4: New req.</w:t>
            </w:r>
          </w:p>
        </w:tc>
      </w:tr>
      <w:tr w:rsidR="00E36F0E" w:rsidRPr="00291ABA" w14:paraId="6CB0C568" w14:textId="77777777" w:rsidTr="00E36F0E">
        <w:trPr>
          <w:trHeight w:val="245"/>
          <w:jc w:val="center"/>
        </w:trPr>
        <w:tc>
          <w:tcPr>
            <w:tcW w:w="1755" w:type="dxa"/>
            <w:tcBorders>
              <w:left w:val="single" w:sz="4" w:space="0" w:color="auto"/>
              <w:right w:val="single" w:sz="4" w:space="0" w:color="auto"/>
            </w:tcBorders>
          </w:tcPr>
          <w:p w14:paraId="3627888A"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5ADEC87" w14:textId="77777777" w:rsidR="00E36F0E" w:rsidRPr="0065276D" w:rsidRDefault="00393DC0" w:rsidP="00E36F0E">
            <w:pPr>
              <w:rPr>
                <w:sz w:val="16"/>
                <w:szCs w:val="16"/>
              </w:rPr>
            </w:pPr>
            <w:r w:rsidRPr="0065276D">
              <w:rPr>
                <w:sz w:val="16"/>
                <w:szCs w:val="16"/>
              </w:rPr>
              <w:t>WIR-REQ-392787/A-Hidden network display after disconnect</w:t>
            </w:r>
          </w:p>
        </w:tc>
        <w:tc>
          <w:tcPr>
            <w:tcW w:w="5911" w:type="dxa"/>
            <w:tcBorders>
              <w:top w:val="single" w:sz="6" w:space="0" w:color="auto"/>
              <w:left w:val="single" w:sz="6" w:space="0" w:color="auto"/>
              <w:bottom w:val="single" w:sz="6" w:space="0" w:color="auto"/>
              <w:right w:val="single" w:sz="6" w:space="0" w:color="auto"/>
            </w:tcBorders>
          </w:tcPr>
          <w:p w14:paraId="1C57BB15" w14:textId="77777777" w:rsidR="00E36F0E" w:rsidRPr="0065276D" w:rsidRDefault="00393DC0" w:rsidP="00E36F0E">
            <w:pPr>
              <w:rPr>
                <w:sz w:val="16"/>
                <w:szCs w:val="16"/>
              </w:rPr>
            </w:pPr>
            <w:r w:rsidRPr="0065276D">
              <w:rPr>
                <w:sz w:val="16"/>
                <w:szCs w:val="16"/>
              </w:rPr>
              <w:t>MBORREL4: New req.</w:t>
            </w:r>
          </w:p>
        </w:tc>
      </w:tr>
      <w:tr w:rsidR="00E36F0E" w:rsidRPr="00291ABA" w14:paraId="03F9143E" w14:textId="77777777" w:rsidTr="00E36F0E">
        <w:trPr>
          <w:trHeight w:val="245"/>
          <w:jc w:val="center"/>
        </w:trPr>
        <w:tc>
          <w:tcPr>
            <w:tcW w:w="1755" w:type="dxa"/>
            <w:tcBorders>
              <w:left w:val="single" w:sz="4" w:space="0" w:color="auto"/>
              <w:right w:val="single" w:sz="4" w:space="0" w:color="auto"/>
            </w:tcBorders>
          </w:tcPr>
          <w:p w14:paraId="54920A23"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19BB52A" w14:textId="77777777" w:rsidR="00E36F0E" w:rsidRPr="0065276D" w:rsidRDefault="00393DC0" w:rsidP="00E36F0E">
            <w:pPr>
              <w:rPr>
                <w:sz w:val="16"/>
                <w:szCs w:val="16"/>
              </w:rPr>
            </w:pPr>
            <w:r w:rsidRPr="0065276D">
              <w:rPr>
                <w:sz w:val="16"/>
                <w:szCs w:val="16"/>
              </w:rPr>
              <w:t>STR-504083/C-Requirements</w:t>
            </w:r>
          </w:p>
        </w:tc>
        <w:tc>
          <w:tcPr>
            <w:tcW w:w="5911" w:type="dxa"/>
            <w:tcBorders>
              <w:top w:val="single" w:sz="6" w:space="0" w:color="auto"/>
              <w:left w:val="single" w:sz="6" w:space="0" w:color="auto"/>
              <w:bottom w:val="single" w:sz="6" w:space="0" w:color="auto"/>
              <w:right w:val="single" w:sz="6" w:space="0" w:color="auto"/>
            </w:tcBorders>
          </w:tcPr>
          <w:p w14:paraId="4D81B492" w14:textId="77777777" w:rsidR="00E36F0E" w:rsidRPr="0065276D" w:rsidRDefault="00393DC0" w:rsidP="00E36F0E">
            <w:pPr>
              <w:rPr>
                <w:sz w:val="16"/>
                <w:szCs w:val="16"/>
              </w:rPr>
            </w:pPr>
            <w:r w:rsidRPr="0065276D">
              <w:rPr>
                <w:sz w:val="16"/>
                <w:szCs w:val="16"/>
              </w:rPr>
              <w:t>MBORREL4: Removed REQ-311562</w:t>
            </w:r>
          </w:p>
        </w:tc>
      </w:tr>
      <w:tr w:rsidR="00E36F0E" w:rsidRPr="00291ABA" w14:paraId="4A278404" w14:textId="77777777" w:rsidTr="00E36F0E">
        <w:trPr>
          <w:trHeight w:val="245"/>
          <w:jc w:val="center"/>
        </w:trPr>
        <w:tc>
          <w:tcPr>
            <w:tcW w:w="1755" w:type="dxa"/>
            <w:tcBorders>
              <w:left w:val="single" w:sz="4" w:space="0" w:color="auto"/>
              <w:right w:val="single" w:sz="4" w:space="0" w:color="auto"/>
            </w:tcBorders>
          </w:tcPr>
          <w:p w14:paraId="058A4D3E"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5C1F846" w14:textId="77777777" w:rsidR="00E36F0E" w:rsidRPr="0065276D" w:rsidRDefault="00393DC0" w:rsidP="00E36F0E">
            <w:pPr>
              <w:rPr>
                <w:sz w:val="16"/>
                <w:szCs w:val="16"/>
              </w:rPr>
            </w:pPr>
            <w:r w:rsidRPr="0065276D">
              <w:rPr>
                <w:sz w:val="16"/>
                <w:szCs w:val="16"/>
              </w:rPr>
              <w:t>WIR-REQ-310882/B-Response to privacy mode settings</w:t>
            </w:r>
          </w:p>
        </w:tc>
        <w:tc>
          <w:tcPr>
            <w:tcW w:w="5911" w:type="dxa"/>
            <w:tcBorders>
              <w:top w:val="single" w:sz="6" w:space="0" w:color="auto"/>
              <w:left w:val="single" w:sz="6" w:space="0" w:color="auto"/>
              <w:bottom w:val="single" w:sz="6" w:space="0" w:color="auto"/>
              <w:right w:val="single" w:sz="6" w:space="0" w:color="auto"/>
            </w:tcBorders>
          </w:tcPr>
          <w:p w14:paraId="1D5E6A7A" w14:textId="77777777" w:rsidR="00E36F0E" w:rsidRPr="0065276D" w:rsidRDefault="00393DC0" w:rsidP="00E36F0E">
            <w:pPr>
              <w:rPr>
                <w:sz w:val="16"/>
                <w:szCs w:val="16"/>
              </w:rPr>
            </w:pPr>
            <w:r w:rsidRPr="0065276D">
              <w:rPr>
                <w:sz w:val="16"/>
                <w:szCs w:val="16"/>
              </w:rPr>
              <w:t>MBORREL4: Updated req.</w:t>
            </w:r>
          </w:p>
        </w:tc>
      </w:tr>
      <w:tr w:rsidR="00E36F0E" w:rsidRPr="00291ABA" w14:paraId="73D4E9DE" w14:textId="77777777" w:rsidTr="00E36F0E">
        <w:trPr>
          <w:trHeight w:val="245"/>
          <w:jc w:val="center"/>
        </w:trPr>
        <w:tc>
          <w:tcPr>
            <w:tcW w:w="1755" w:type="dxa"/>
            <w:tcBorders>
              <w:left w:val="single" w:sz="4" w:space="0" w:color="auto"/>
              <w:right w:val="single" w:sz="4" w:space="0" w:color="auto"/>
            </w:tcBorders>
          </w:tcPr>
          <w:p w14:paraId="6900620C"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EBE42F8" w14:textId="77777777" w:rsidR="00E36F0E" w:rsidRPr="0065276D" w:rsidRDefault="00393DC0" w:rsidP="00E36F0E">
            <w:pPr>
              <w:rPr>
                <w:sz w:val="16"/>
                <w:szCs w:val="16"/>
              </w:rPr>
            </w:pPr>
            <w:r w:rsidRPr="0065276D">
              <w:rPr>
                <w:sz w:val="16"/>
                <w:szCs w:val="16"/>
              </w:rPr>
              <w:t>WIR-REQ-310883/C-eCall / Emergency assistance / ERA-GLONASS / Emergency Connect related requirements</w:t>
            </w:r>
          </w:p>
        </w:tc>
        <w:tc>
          <w:tcPr>
            <w:tcW w:w="5911" w:type="dxa"/>
            <w:tcBorders>
              <w:top w:val="single" w:sz="6" w:space="0" w:color="auto"/>
              <w:left w:val="single" w:sz="6" w:space="0" w:color="auto"/>
              <w:bottom w:val="single" w:sz="6" w:space="0" w:color="auto"/>
              <w:right w:val="single" w:sz="6" w:space="0" w:color="auto"/>
            </w:tcBorders>
          </w:tcPr>
          <w:p w14:paraId="741C1169" w14:textId="77777777" w:rsidR="00E36F0E" w:rsidRPr="0065276D" w:rsidRDefault="00393DC0" w:rsidP="00E36F0E">
            <w:pPr>
              <w:rPr>
                <w:sz w:val="16"/>
                <w:szCs w:val="16"/>
              </w:rPr>
            </w:pPr>
            <w:r w:rsidRPr="0065276D">
              <w:rPr>
                <w:sz w:val="16"/>
                <w:szCs w:val="16"/>
              </w:rPr>
              <w:t>MBORREL4: Updated req.</w:t>
            </w:r>
          </w:p>
        </w:tc>
      </w:tr>
      <w:tr w:rsidR="00E36F0E" w:rsidRPr="00291ABA" w14:paraId="2DEE8D3D" w14:textId="77777777" w:rsidTr="00E36F0E">
        <w:trPr>
          <w:trHeight w:val="245"/>
          <w:jc w:val="center"/>
        </w:trPr>
        <w:tc>
          <w:tcPr>
            <w:tcW w:w="1755" w:type="dxa"/>
            <w:tcBorders>
              <w:left w:val="single" w:sz="4" w:space="0" w:color="auto"/>
              <w:right w:val="single" w:sz="4" w:space="0" w:color="auto"/>
            </w:tcBorders>
          </w:tcPr>
          <w:p w14:paraId="4A1CEC4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2A01DCE" w14:textId="77777777" w:rsidR="00E36F0E" w:rsidRPr="0065276D" w:rsidRDefault="00393DC0" w:rsidP="00E36F0E">
            <w:pPr>
              <w:rPr>
                <w:sz w:val="16"/>
                <w:szCs w:val="16"/>
              </w:rPr>
            </w:pPr>
            <w:r w:rsidRPr="0065276D">
              <w:rPr>
                <w:sz w:val="16"/>
                <w:szCs w:val="16"/>
              </w:rPr>
              <w:t>WIR-REQ-370003/B-Requesting WLAN connection</w:t>
            </w:r>
          </w:p>
        </w:tc>
        <w:tc>
          <w:tcPr>
            <w:tcW w:w="5911" w:type="dxa"/>
            <w:tcBorders>
              <w:top w:val="single" w:sz="6" w:space="0" w:color="auto"/>
              <w:left w:val="single" w:sz="6" w:space="0" w:color="auto"/>
              <w:bottom w:val="single" w:sz="6" w:space="0" w:color="auto"/>
              <w:right w:val="single" w:sz="6" w:space="0" w:color="auto"/>
            </w:tcBorders>
          </w:tcPr>
          <w:p w14:paraId="63A43768" w14:textId="77777777" w:rsidR="00E36F0E" w:rsidRPr="0065276D" w:rsidRDefault="00393DC0" w:rsidP="00E36F0E">
            <w:pPr>
              <w:rPr>
                <w:sz w:val="16"/>
                <w:szCs w:val="16"/>
              </w:rPr>
            </w:pPr>
            <w:r w:rsidRPr="0065276D">
              <w:rPr>
                <w:sz w:val="16"/>
                <w:szCs w:val="16"/>
              </w:rPr>
              <w:t>MBORREL4: Generalized the content</w:t>
            </w:r>
          </w:p>
        </w:tc>
      </w:tr>
      <w:tr w:rsidR="00E36F0E" w:rsidRPr="00291ABA" w14:paraId="0E83FFFC" w14:textId="77777777" w:rsidTr="00E36F0E">
        <w:trPr>
          <w:trHeight w:val="245"/>
          <w:jc w:val="center"/>
        </w:trPr>
        <w:tc>
          <w:tcPr>
            <w:tcW w:w="1755" w:type="dxa"/>
            <w:tcBorders>
              <w:left w:val="single" w:sz="4" w:space="0" w:color="auto"/>
              <w:right w:val="single" w:sz="4" w:space="0" w:color="auto"/>
            </w:tcBorders>
          </w:tcPr>
          <w:p w14:paraId="33AD2BB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571C034" w14:textId="77777777" w:rsidR="00E36F0E" w:rsidRPr="0065276D" w:rsidRDefault="00393DC0" w:rsidP="00E36F0E">
            <w:pPr>
              <w:rPr>
                <w:sz w:val="16"/>
                <w:szCs w:val="16"/>
              </w:rPr>
            </w:pPr>
            <w:r w:rsidRPr="0065276D">
              <w:rPr>
                <w:sz w:val="16"/>
                <w:szCs w:val="16"/>
              </w:rPr>
              <w:t>WIR-REQ-370004/B-Caching WiFi Hotspot password</w:t>
            </w:r>
          </w:p>
        </w:tc>
        <w:tc>
          <w:tcPr>
            <w:tcW w:w="5911" w:type="dxa"/>
            <w:tcBorders>
              <w:top w:val="single" w:sz="6" w:space="0" w:color="auto"/>
              <w:left w:val="single" w:sz="6" w:space="0" w:color="auto"/>
              <w:bottom w:val="single" w:sz="6" w:space="0" w:color="auto"/>
              <w:right w:val="single" w:sz="6" w:space="0" w:color="auto"/>
            </w:tcBorders>
          </w:tcPr>
          <w:p w14:paraId="47E74662" w14:textId="77777777" w:rsidR="00E36F0E" w:rsidRPr="0065276D" w:rsidRDefault="00393DC0" w:rsidP="00E36F0E">
            <w:pPr>
              <w:rPr>
                <w:sz w:val="16"/>
                <w:szCs w:val="16"/>
              </w:rPr>
            </w:pPr>
            <w:r w:rsidRPr="0065276D">
              <w:rPr>
                <w:sz w:val="16"/>
                <w:szCs w:val="16"/>
              </w:rPr>
              <w:t>MBORREL4: Generalized the content</w:t>
            </w:r>
          </w:p>
        </w:tc>
      </w:tr>
      <w:tr w:rsidR="00E36F0E" w:rsidRPr="00291ABA" w14:paraId="44E290E3" w14:textId="77777777" w:rsidTr="00E36F0E">
        <w:trPr>
          <w:trHeight w:val="245"/>
          <w:jc w:val="center"/>
        </w:trPr>
        <w:tc>
          <w:tcPr>
            <w:tcW w:w="1755" w:type="dxa"/>
            <w:tcBorders>
              <w:left w:val="single" w:sz="4" w:space="0" w:color="auto"/>
              <w:right w:val="single" w:sz="4" w:space="0" w:color="auto"/>
            </w:tcBorders>
          </w:tcPr>
          <w:p w14:paraId="79002CFA"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6CA6923" w14:textId="77777777" w:rsidR="00E36F0E" w:rsidRPr="0065276D" w:rsidRDefault="00393DC0" w:rsidP="00E36F0E">
            <w:pPr>
              <w:rPr>
                <w:sz w:val="16"/>
                <w:szCs w:val="16"/>
              </w:rPr>
            </w:pPr>
            <w:r w:rsidRPr="0065276D">
              <w:rPr>
                <w:sz w:val="16"/>
                <w:szCs w:val="16"/>
              </w:rPr>
              <w:t>WIR-REQ-370005/B-Retrieving saved WiFi Hotspot password</w:t>
            </w:r>
          </w:p>
        </w:tc>
        <w:tc>
          <w:tcPr>
            <w:tcW w:w="5911" w:type="dxa"/>
            <w:tcBorders>
              <w:top w:val="single" w:sz="6" w:space="0" w:color="auto"/>
              <w:left w:val="single" w:sz="6" w:space="0" w:color="auto"/>
              <w:bottom w:val="single" w:sz="6" w:space="0" w:color="auto"/>
              <w:right w:val="single" w:sz="6" w:space="0" w:color="auto"/>
            </w:tcBorders>
          </w:tcPr>
          <w:p w14:paraId="6E300FFF" w14:textId="77777777" w:rsidR="00E36F0E" w:rsidRPr="0065276D" w:rsidRDefault="00393DC0" w:rsidP="00E36F0E">
            <w:pPr>
              <w:rPr>
                <w:sz w:val="16"/>
                <w:szCs w:val="16"/>
              </w:rPr>
            </w:pPr>
            <w:r w:rsidRPr="0065276D">
              <w:rPr>
                <w:sz w:val="16"/>
                <w:szCs w:val="16"/>
              </w:rPr>
              <w:t>MBORREL4: Generalized the content</w:t>
            </w:r>
          </w:p>
        </w:tc>
      </w:tr>
      <w:tr w:rsidR="00E36F0E" w:rsidRPr="00291ABA" w14:paraId="4576F2C1" w14:textId="77777777" w:rsidTr="00E36F0E">
        <w:trPr>
          <w:trHeight w:val="245"/>
          <w:jc w:val="center"/>
        </w:trPr>
        <w:tc>
          <w:tcPr>
            <w:tcW w:w="1755" w:type="dxa"/>
            <w:tcBorders>
              <w:left w:val="single" w:sz="4" w:space="0" w:color="auto"/>
              <w:right w:val="single" w:sz="4" w:space="0" w:color="auto"/>
            </w:tcBorders>
          </w:tcPr>
          <w:p w14:paraId="42DD39FE"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C06A3D5" w14:textId="77777777" w:rsidR="00E36F0E" w:rsidRPr="0065276D" w:rsidRDefault="00393DC0" w:rsidP="00E36F0E">
            <w:pPr>
              <w:rPr>
                <w:sz w:val="16"/>
                <w:szCs w:val="16"/>
              </w:rPr>
            </w:pPr>
            <w:r w:rsidRPr="0065276D">
              <w:rPr>
                <w:sz w:val="16"/>
                <w:szCs w:val="16"/>
              </w:rPr>
              <w:t>WIR-REQ-370006/B-Common WiFi Hotspot SSID/password database</w:t>
            </w:r>
          </w:p>
        </w:tc>
        <w:tc>
          <w:tcPr>
            <w:tcW w:w="5911" w:type="dxa"/>
            <w:tcBorders>
              <w:top w:val="single" w:sz="6" w:space="0" w:color="auto"/>
              <w:left w:val="single" w:sz="6" w:space="0" w:color="auto"/>
              <w:bottom w:val="single" w:sz="6" w:space="0" w:color="auto"/>
              <w:right w:val="single" w:sz="6" w:space="0" w:color="auto"/>
            </w:tcBorders>
          </w:tcPr>
          <w:p w14:paraId="65C8050F" w14:textId="77777777" w:rsidR="00E36F0E" w:rsidRPr="0065276D" w:rsidRDefault="00393DC0" w:rsidP="00E36F0E">
            <w:pPr>
              <w:rPr>
                <w:sz w:val="16"/>
                <w:szCs w:val="16"/>
              </w:rPr>
            </w:pPr>
            <w:r w:rsidRPr="0065276D">
              <w:rPr>
                <w:sz w:val="16"/>
                <w:szCs w:val="16"/>
              </w:rPr>
              <w:t>MBORREL4: Generalized the content</w:t>
            </w:r>
          </w:p>
        </w:tc>
      </w:tr>
      <w:tr w:rsidR="00E36F0E" w:rsidRPr="00291ABA" w14:paraId="79F22B8C" w14:textId="77777777" w:rsidTr="00E36F0E">
        <w:trPr>
          <w:trHeight w:val="245"/>
          <w:jc w:val="center"/>
        </w:trPr>
        <w:tc>
          <w:tcPr>
            <w:tcW w:w="1755" w:type="dxa"/>
            <w:tcBorders>
              <w:left w:val="single" w:sz="4" w:space="0" w:color="auto"/>
              <w:right w:val="single" w:sz="4" w:space="0" w:color="auto"/>
            </w:tcBorders>
          </w:tcPr>
          <w:p w14:paraId="7F4BBBF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775E0A0" w14:textId="77777777" w:rsidR="00E36F0E" w:rsidRPr="0065276D" w:rsidRDefault="00393DC0" w:rsidP="00E36F0E">
            <w:pPr>
              <w:rPr>
                <w:sz w:val="16"/>
                <w:szCs w:val="16"/>
              </w:rPr>
            </w:pPr>
            <w:r w:rsidRPr="0065276D">
              <w:rPr>
                <w:sz w:val="16"/>
                <w:szCs w:val="16"/>
              </w:rPr>
              <w:t>WIR-REQ-370007/B-Captive portal check request</w:t>
            </w:r>
          </w:p>
        </w:tc>
        <w:tc>
          <w:tcPr>
            <w:tcW w:w="5911" w:type="dxa"/>
            <w:tcBorders>
              <w:top w:val="single" w:sz="6" w:space="0" w:color="auto"/>
              <w:left w:val="single" w:sz="6" w:space="0" w:color="auto"/>
              <w:bottom w:val="single" w:sz="6" w:space="0" w:color="auto"/>
              <w:right w:val="single" w:sz="6" w:space="0" w:color="auto"/>
            </w:tcBorders>
          </w:tcPr>
          <w:p w14:paraId="2037061C" w14:textId="77777777" w:rsidR="00E36F0E" w:rsidRPr="0065276D" w:rsidRDefault="00393DC0" w:rsidP="00E36F0E">
            <w:pPr>
              <w:rPr>
                <w:sz w:val="16"/>
                <w:szCs w:val="16"/>
              </w:rPr>
            </w:pPr>
            <w:r w:rsidRPr="0065276D">
              <w:rPr>
                <w:sz w:val="16"/>
                <w:szCs w:val="16"/>
              </w:rPr>
              <w:t>MBORREL4: Generalized the content</w:t>
            </w:r>
          </w:p>
        </w:tc>
      </w:tr>
      <w:tr w:rsidR="00E36F0E" w:rsidRPr="00291ABA" w14:paraId="1D50EBD3" w14:textId="77777777" w:rsidTr="00E36F0E">
        <w:trPr>
          <w:trHeight w:val="245"/>
          <w:jc w:val="center"/>
        </w:trPr>
        <w:tc>
          <w:tcPr>
            <w:tcW w:w="1755" w:type="dxa"/>
            <w:tcBorders>
              <w:left w:val="single" w:sz="4" w:space="0" w:color="auto"/>
              <w:right w:val="single" w:sz="4" w:space="0" w:color="auto"/>
            </w:tcBorders>
          </w:tcPr>
          <w:p w14:paraId="5A7D8FB8"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DFF7B69" w14:textId="77777777" w:rsidR="00E36F0E" w:rsidRPr="0065276D" w:rsidRDefault="00393DC0" w:rsidP="00E36F0E">
            <w:pPr>
              <w:rPr>
                <w:sz w:val="16"/>
                <w:szCs w:val="16"/>
              </w:rPr>
            </w:pPr>
            <w:r w:rsidRPr="0065276D">
              <w:rPr>
                <w:sz w:val="16"/>
                <w:szCs w:val="16"/>
              </w:rPr>
              <w:t>WIR-UC-REQ-369974/B-WIRClient Wi-Fi connected to a Wi-Fi Hotspot connected previously</w:t>
            </w:r>
          </w:p>
        </w:tc>
        <w:tc>
          <w:tcPr>
            <w:tcW w:w="5911" w:type="dxa"/>
            <w:tcBorders>
              <w:top w:val="single" w:sz="6" w:space="0" w:color="auto"/>
              <w:left w:val="single" w:sz="6" w:space="0" w:color="auto"/>
              <w:bottom w:val="single" w:sz="6" w:space="0" w:color="auto"/>
              <w:right w:val="single" w:sz="6" w:space="0" w:color="auto"/>
            </w:tcBorders>
          </w:tcPr>
          <w:p w14:paraId="6D2E1E65" w14:textId="77777777" w:rsidR="00E36F0E" w:rsidRPr="0065276D" w:rsidRDefault="00393DC0" w:rsidP="00E36F0E">
            <w:pPr>
              <w:rPr>
                <w:sz w:val="16"/>
                <w:szCs w:val="16"/>
              </w:rPr>
            </w:pPr>
            <w:r w:rsidRPr="0065276D">
              <w:rPr>
                <w:sz w:val="16"/>
                <w:szCs w:val="16"/>
              </w:rPr>
              <w:t>MBORREL4: Updated title, added Client5</w:t>
            </w:r>
          </w:p>
        </w:tc>
      </w:tr>
      <w:tr w:rsidR="00E36F0E" w:rsidRPr="00291ABA" w14:paraId="28B699B0" w14:textId="77777777" w:rsidTr="00E36F0E">
        <w:trPr>
          <w:trHeight w:val="245"/>
          <w:jc w:val="center"/>
        </w:trPr>
        <w:tc>
          <w:tcPr>
            <w:tcW w:w="1755" w:type="dxa"/>
            <w:tcBorders>
              <w:left w:val="single" w:sz="4" w:space="0" w:color="auto"/>
              <w:right w:val="single" w:sz="4" w:space="0" w:color="auto"/>
            </w:tcBorders>
          </w:tcPr>
          <w:p w14:paraId="4473BD1E"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72AFBF8" w14:textId="77777777" w:rsidR="00E36F0E" w:rsidRPr="0065276D" w:rsidRDefault="00393DC0" w:rsidP="00E36F0E">
            <w:pPr>
              <w:rPr>
                <w:sz w:val="16"/>
                <w:szCs w:val="16"/>
              </w:rPr>
            </w:pPr>
            <w:r w:rsidRPr="0065276D">
              <w:rPr>
                <w:sz w:val="16"/>
                <w:szCs w:val="16"/>
              </w:rPr>
              <w:t>WIR-UC-REQ-369975/B-WIRClient Wi-Fi connected to an open Wi-Fi Hotspot connected previously and redirected to landing page</w:t>
            </w:r>
          </w:p>
        </w:tc>
        <w:tc>
          <w:tcPr>
            <w:tcW w:w="5911" w:type="dxa"/>
            <w:tcBorders>
              <w:top w:val="single" w:sz="6" w:space="0" w:color="auto"/>
              <w:left w:val="single" w:sz="6" w:space="0" w:color="auto"/>
              <w:bottom w:val="single" w:sz="6" w:space="0" w:color="auto"/>
              <w:right w:val="single" w:sz="6" w:space="0" w:color="auto"/>
            </w:tcBorders>
          </w:tcPr>
          <w:p w14:paraId="37112B4A" w14:textId="77777777" w:rsidR="00E36F0E" w:rsidRPr="0065276D" w:rsidRDefault="00393DC0" w:rsidP="00E36F0E">
            <w:pPr>
              <w:rPr>
                <w:sz w:val="16"/>
                <w:szCs w:val="16"/>
              </w:rPr>
            </w:pPr>
            <w:r w:rsidRPr="0065276D">
              <w:rPr>
                <w:sz w:val="16"/>
                <w:szCs w:val="16"/>
              </w:rPr>
              <w:t>MBORREL4: Updated title, added Client5</w:t>
            </w:r>
          </w:p>
        </w:tc>
      </w:tr>
      <w:tr w:rsidR="00E36F0E" w:rsidRPr="00291ABA" w14:paraId="6E630631" w14:textId="77777777" w:rsidTr="00E36F0E">
        <w:trPr>
          <w:trHeight w:val="245"/>
          <w:jc w:val="center"/>
        </w:trPr>
        <w:tc>
          <w:tcPr>
            <w:tcW w:w="1755" w:type="dxa"/>
            <w:tcBorders>
              <w:left w:val="single" w:sz="4" w:space="0" w:color="auto"/>
              <w:right w:val="single" w:sz="4" w:space="0" w:color="auto"/>
            </w:tcBorders>
          </w:tcPr>
          <w:p w14:paraId="0032CCAF"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7E2FD96" w14:textId="77777777" w:rsidR="00E36F0E" w:rsidRPr="0065276D" w:rsidRDefault="00393DC0" w:rsidP="00E36F0E">
            <w:pPr>
              <w:rPr>
                <w:sz w:val="16"/>
                <w:szCs w:val="16"/>
              </w:rPr>
            </w:pPr>
            <w:r w:rsidRPr="0065276D">
              <w:rPr>
                <w:sz w:val="16"/>
                <w:szCs w:val="16"/>
              </w:rPr>
              <w:t>WIR-UC-REQ-369976/B-WIRClient Wi-Fi connected to password protected Wi-Fi Hotspot first time</w:t>
            </w:r>
          </w:p>
        </w:tc>
        <w:tc>
          <w:tcPr>
            <w:tcW w:w="5911" w:type="dxa"/>
            <w:tcBorders>
              <w:top w:val="single" w:sz="6" w:space="0" w:color="auto"/>
              <w:left w:val="single" w:sz="6" w:space="0" w:color="auto"/>
              <w:bottom w:val="single" w:sz="6" w:space="0" w:color="auto"/>
              <w:right w:val="single" w:sz="6" w:space="0" w:color="auto"/>
            </w:tcBorders>
          </w:tcPr>
          <w:p w14:paraId="1A273D2F" w14:textId="77777777" w:rsidR="00E36F0E" w:rsidRPr="0065276D" w:rsidRDefault="00393DC0" w:rsidP="00E36F0E">
            <w:pPr>
              <w:rPr>
                <w:sz w:val="16"/>
                <w:szCs w:val="16"/>
              </w:rPr>
            </w:pPr>
            <w:r w:rsidRPr="0065276D">
              <w:rPr>
                <w:sz w:val="16"/>
                <w:szCs w:val="16"/>
              </w:rPr>
              <w:t>MBORREL4: Updated title, added Client5</w:t>
            </w:r>
          </w:p>
        </w:tc>
      </w:tr>
      <w:tr w:rsidR="00E36F0E" w:rsidRPr="00291ABA" w14:paraId="7F9B939E" w14:textId="77777777" w:rsidTr="00E36F0E">
        <w:trPr>
          <w:trHeight w:val="245"/>
          <w:jc w:val="center"/>
        </w:trPr>
        <w:tc>
          <w:tcPr>
            <w:tcW w:w="1755" w:type="dxa"/>
            <w:tcBorders>
              <w:left w:val="single" w:sz="4" w:space="0" w:color="auto"/>
              <w:right w:val="single" w:sz="4" w:space="0" w:color="auto"/>
            </w:tcBorders>
          </w:tcPr>
          <w:p w14:paraId="67F1890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821A0F0" w14:textId="77777777" w:rsidR="00E36F0E" w:rsidRPr="0065276D" w:rsidRDefault="00393DC0" w:rsidP="00E36F0E">
            <w:pPr>
              <w:rPr>
                <w:sz w:val="16"/>
                <w:szCs w:val="16"/>
              </w:rPr>
            </w:pPr>
            <w:r w:rsidRPr="0065276D">
              <w:rPr>
                <w:sz w:val="16"/>
                <w:szCs w:val="16"/>
              </w:rPr>
              <w:t>WIR-UC-REQ-369977/B-WIRClient Wi-Fi connected to password protected Wi-Fi Hotspot first time and customer enters verification code recei</w:t>
            </w:r>
          </w:p>
        </w:tc>
        <w:tc>
          <w:tcPr>
            <w:tcW w:w="5911" w:type="dxa"/>
            <w:tcBorders>
              <w:top w:val="single" w:sz="6" w:space="0" w:color="auto"/>
              <w:left w:val="single" w:sz="6" w:space="0" w:color="auto"/>
              <w:bottom w:val="single" w:sz="6" w:space="0" w:color="auto"/>
              <w:right w:val="single" w:sz="6" w:space="0" w:color="auto"/>
            </w:tcBorders>
          </w:tcPr>
          <w:p w14:paraId="7D27EC27" w14:textId="77777777" w:rsidR="00E36F0E" w:rsidRPr="0065276D" w:rsidRDefault="00393DC0" w:rsidP="00E36F0E">
            <w:pPr>
              <w:rPr>
                <w:sz w:val="16"/>
                <w:szCs w:val="16"/>
              </w:rPr>
            </w:pPr>
            <w:r w:rsidRPr="0065276D">
              <w:rPr>
                <w:sz w:val="16"/>
                <w:szCs w:val="16"/>
              </w:rPr>
              <w:t>MBORREL4: Updated title, added Client5</w:t>
            </w:r>
          </w:p>
        </w:tc>
      </w:tr>
      <w:tr w:rsidR="00E36F0E" w:rsidRPr="00291ABA" w14:paraId="39B4F9A9" w14:textId="77777777" w:rsidTr="00E36F0E">
        <w:trPr>
          <w:trHeight w:val="245"/>
          <w:jc w:val="center"/>
        </w:trPr>
        <w:tc>
          <w:tcPr>
            <w:tcW w:w="1755" w:type="dxa"/>
            <w:tcBorders>
              <w:left w:val="single" w:sz="4" w:space="0" w:color="auto"/>
              <w:right w:val="single" w:sz="4" w:space="0" w:color="auto"/>
            </w:tcBorders>
          </w:tcPr>
          <w:p w14:paraId="0E7B138E"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2A9EB81" w14:textId="77777777" w:rsidR="00E36F0E" w:rsidRPr="0065276D" w:rsidRDefault="00393DC0" w:rsidP="00E36F0E">
            <w:pPr>
              <w:rPr>
                <w:sz w:val="16"/>
                <w:szCs w:val="16"/>
              </w:rPr>
            </w:pPr>
            <w:r w:rsidRPr="0065276D">
              <w:rPr>
                <w:sz w:val="16"/>
                <w:szCs w:val="16"/>
              </w:rPr>
              <w:t>WIR-UC-REQ-369978/B-WIRClient Wi-Fi connected to password protected Wi-Fi Hotspot first time and lading page displayed</w:t>
            </w:r>
          </w:p>
        </w:tc>
        <w:tc>
          <w:tcPr>
            <w:tcW w:w="5911" w:type="dxa"/>
            <w:tcBorders>
              <w:top w:val="single" w:sz="6" w:space="0" w:color="auto"/>
              <w:left w:val="single" w:sz="6" w:space="0" w:color="auto"/>
              <w:bottom w:val="single" w:sz="6" w:space="0" w:color="auto"/>
              <w:right w:val="single" w:sz="6" w:space="0" w:color="auto"/>
            </w:tcBorders>
          </w:tcPr>
          <w:p w14:paraId="6BBC8130" w14:textId="77777777" w:rsidR="00E36F0E" w:rsidRPr="0065276D" w:rsidRDefault="00393DC0" w:rsidP="00E36F0E">
            <w:pPr>
              <w:rPr>
                <w:sz w:val="16"/>
                <w:szCs w:val="16"/>
              </w:rPr>
            </w:pPr>
            <w:r w:rsidRPr="0065276D">
              <w:rPr>
                <w:sz w:val="16"/>
                <w:szCs w:val="16"/>
              </w:rPr>
              <w:t>MBORREL4: Updated title, added Client5</w:t>
            </w:r>
          </w:p>
        </w:tc>
      </w:tr>
      <w:tr w:rsidR="00E36F0E" w:rsidRPr="00291ABA" w14:paraId="5FEFBF36" w14:textId="77777777" w:rsidTr="00E36F0E">
        <w:trPr>
          <w:trHeight w:val="245"/>
          <w:jc w:val="center"/>
        </w:trPr>
        <w:tc>
          <w:tcPr>
            <w:tcW w:w="1755" w:type="dxa"/>
            <w:tcBorders>
              <w:left w:val="single" w:sz="4" w:space="0" w:color="auto"/>
              <w:right w:val="single" w:sz="4" w:space="0" w:color="auto"/>
            </w:tcBorders>
          </w:tcPr>
          <w:p w14:paraId="6EDA9F89"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4272E20" w14:textId="77777777" w:rsidR="00E36F0E" w:rsidRPr="0065276D" w:rsidRDefault="00393DC0" w:rsidP="00E36F0E">
            <w:pPr>
              <w:rPr>
                <w:sz w:val="16"/>
                <w:szCs w:val="16"/>
              </w:rPr>
            </w:pPr>
            <w:r w:rsidRPr="0065276D">
              <w:rPr>
                <w:sz w:val="16"/>
                <w:szCs w:val="16"/>
              </w:rPr>
              <w:t>WIR-UC-REQ-369979/B-WIRClient Wi-Fi connected to password protected Wi-Fi Hotspot first time and customer enters password with on-screen</w:t>
            </w:r>
          </w:p>
        </w:tc>
        <w:tc>
          <w:tcPr>
            <w:tcW w:w="5911" w:type="dxa"/>
            <w:tcBorders>
              <w:top w:val="single" w:sz="6" w:space="0" w:color="auto"/>
              <w:left w:val="single" w:sz="6" w:space="0" w:color="auto"/>
              <w:bottom w:val="single" w:sz="6" w:space="0" w:color="auto"/>
              <w:right w:val="single" w:sz="6" w:space="0" w:color="auto"/>
            </w:tcBorders>
          </w:tcPr>
          <w:p w14:paraId="7E215611" w14:textId="77777777" w:rsidR="00E36F0E" w:rsidRPr="0065276D" w:rsidRDefault="00393DC0" w:rsidP="00E36F0E">
            <w:pPr>
              <w:rPr>
                <w:sz w:val="16"/>
                <w:szCs w:val="16"/>
              </w:rPr>
            </w:pPr>
            <w:r w:rsidRPr="0065276D">
              <w:rPr>
                <w:sz w:val="16"/>
                <w:szCs w:val="16"/>
              </w:rPr>
              <w:t>MBORREL4: Updated title, added Client5</w:t>
            </w:r>
          </w:p>
        </w:tc>
      </w:tr>
      <w:tr w:rsidR="00E36F0E" w:rsidRPr="00291ABA" w14:paraId="2D20D551" w14:textId="77777777" w:rsidTr="00E36F0E">
        <w:trPr>
          <w:trHeight w:val="245"/>
          <w:jc w:val="center"/>
        </w:trPr>
        <w:tc>
          <w:tcPr>
            <w:tcW w:w="1755" w:type="dxa"/>
            <w:tcBorders>
              <w:left w:val="single" w:sz="4" w:space="0" w:color="auto"/>
              <w:right w:val="single" w:sz="4" w:space="0" w:color="auto"/>
            </w:tcBorders>
          </w:tcPr>
          <w:p w14:paraId="0B877055"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5ED2E11" w14:textId="77777777" w:rsidR="00E36F0E" w:rsidRPr="0065276D" w:rsidRDefault="00393DC0" w:rsidP="00E36F0E">
            <w:pPr>
              <w:rPr>
                <w:sz w:val="16"/>
                <w:szCs w:val="16"/>
              </w:rPr>
            </w:pPr>
            <w:r w:rsidRPr="0065276D">
              <w:rPr>
                <w:sz w:val="16"/>
                <w:szCs w:val="16"/>
              </w:rPr>
              <w:t>WIR-UC-REQ-369980/B-WIRClient Wi-Fi connected to password protected Wi-Fi Hotspot again</w:t>
            </w:r>
          </w:p>
        </w:tc>
        <w:tc>
          <w:tcPr>
            <w:tcW w:w="5911" w:type="dxa"/>
            <w:tcBorders>
              <w:top w:val="single" w:sz="6" w:space="0" w:color="auto"/>
              <w:left w:val="single" w:sz="6" w:space="0" w:color="auto"/>
              <w:bottom w:val="single" w:sz="6" w:space="0" w:color="auto"/>
              <w:right w:val="single" w:sz="6" w:space="0" w:color="auto"/>
            </w:tcBorders>
          </w:tcPr>
          <w:p w14:paraId="570D1D10" w14:textId="77777777" w:rsidR="00E36F0E" w:rsidRPr="0065276D" w:rsidRDefault="00393DC0" w:rsidP="00E36F0E">
            <w:pPr>
              <w:rPr>
                <w:sz w:val="16"/>
                <w:szCs w:val="16"/>
              </w:rPr>
            </w:pPr>
            <w:r w:rsidRPr="0065276D">
              <w:rPr>
                <w:sz w:val="16"/>
                <w:szCs w:val="16"/>
              </w:rPr>
              <w:t>MBORREL4: Updated title, added Client5</w:t>
            </w:r>
          </w:p>
        </w:tc>
      </w:tr>
      <w:tr w:rsidR="00E36F0E" w:rsidRPr="00291ABA" w14:paraId="19617D67" w14:textId="77777777" w:rsidTr="00E36F0E">
        <w:trPr>
          <w:trHeight w:val="245"/>
          <w:jc w:val="center"/>
        </w:trPr>
        <w:tc>
          <w:tcPr>
            <w:tcW w:w="1755" w:type="dxa"/>
            <w:tcBorders>
              <w:left w:val="single" w:sz="4" w:space="0" w:color="auto"/>
              <w:right w:val="single" w:sz="4" w:space="0" w:color="auto"/>
            </w:tcBorders>
          </w:tcPr>
          <w:p w14:paraId="5FA44A7B"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CCA4A84" w14:textId="77777777" w:rsidR="00E36F0E" w:rsidRPr="0065276D" w:rsidRDefault="00393DC0" w:rsidP="00E36F0E">
            <w:pPr>
              <w:rPr>
                <w:sz w:val="16"/>
                <w:szCs w:val="16"/>
              </w:rPr>
            </w:pPr>
            <w:r w:rsidRPr="0065276D">
              <w:rPr>
                <w:sz w:val="16"/>
                <w:szCs w:val="16"/>
              </w:rPr>
              <w:t>WIR-UC-REQ-369981/B-WIRClient Wi-Fi connected to password protected Wi-Fi Hotspot again and landing page displayed</w:t>
            </w:r>
          </w:p>
        </w:tc>
        <w:tc>
          <w:tcPr>
            <w:tcW w:w="5911" w:type="dxa"/>
            <w:tcBorders>
              <w:top w:val="single" w:sz="6" w:space="0" w:color="auto"/>
              <w:left w:val="single" w:sz="6" w:space="0" w:color="auto"/>
              <w:bottom w:val="single" w:sz="6" w:space="0" w:color="auto"/>
              <w:right w:val="single" w:sz="6" w:space="0" w:color="auto"/>
            </w:tcBorders>
          </w:tcPr>
          <w:p w14:paraId="37999121" w14:textId="77777777" w:rsidR="00E36F0E" w:rsidRPr="0065276D" w:rsidRDefault="00393DC0" w:rsidP="00E36F0E">
            <w:pPr>
              <w:rPr>
                <w:sz w:val="16"/>
                <w:szCs w:val="16"/>
              </w:rPr>
            </w:pPr>
            <w:r w:rsidRPr="0065276D">
              <w:rPr>
                <w:sz w:val="16"/>
                <w:szCs w:val="16"/>
              </w:rPr>
              <w:t>MBORREL4: Updated title, added Client5</w:t>
            </w:r>
          </w:p>
        </w:tc>
      </w:tr>
      <w:tr w:rsidR="00E36F0E" w:rsidRPr="00291ABA" w14:paraId="0958914A" w14:textId="77777777" w:rsidTr="00E36F0E">
        <w:trPr>
          <w:trHeight w:val="245"/>
          <w:jc w:val="center"/>
        </w:trPr>
        <w:tc>
          <w:tcPr>
            <w:tcW w:w="1755" w:type="dxa"/>
            <w:tcBorders>
              <w:left w:val="single" w:sz="4" w:space="0" w:color="auto"/>
              <w:right w:val="single" w:sz="4" w:space="0" w:color="auto"/>
            </w:tcBorders>
          </w:tcPr>
          <w:p w14:paraId="4C1486CC"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A842AA8" w14:textId="77777777" w:rsidR="00E36F0E" w:rsidRPr="0065276D" w:rsidRDefault="00393DC0" w:rsidP="00E36F0E">
            <w:pPr>
              <w:rPr>
                <w:sz w:val="16"/>
                <w:szCs w:val="16"/>
              </w:rPr>
            </w:pPr>
            <w:r w:rsidRPr="0065276D">
              <w:rPr>
                <w:sz w:val="16"/>
                <w:szCs w:val="16"/>
              </w:rPr>
              <w:t>WIR-UC-REQ-369982/B-WIRClient Wi-Fi connected to password protected Wi-Fi Hotspot again but authentication fails</w:t>
            </w:r>
          </w:p>
        </w:tc>
        <w:tc>
          <w:tcPr>
            <w:tcW w:w="5911" w:type="dxa"/>
            <w:tcBorders>
              <w:top w:val="single" w:sz="6" w:space="0" w:color="auto"/>
              <w:left w:val="single" w:sz="6" w:space="0" w:color="auto"/>
              <w:bottom w:val="single" w:sz="6" w:space="0" w:color="auto"/>
              <w:right w:val="single" w:sz="6" w:space="0" w:color="auto"/>
            </w:tcBorders>
          </w:tcPr>
          <w:p w14:paraId="4B65541C" w14:textId="77777777" w:rsidR="00E36F0E" w:rsidRPr="0065276D" w:rsidRDefault="00393DC0" w:rsidP="00E36F0E">
            <w:pPr>
              <w:rPr>
                <w:sz w:val="16"/>
                <w:szCs w:val="16"/>
              </w:rPr>
            </w:pPr>
            <w:r w:rsidRPr="0065276D">
              <w:rPr>
                <w:sz w:val="16"/>
                <w:szCs w:val="16"/>
              </w:rPr>
              <w:t>MBORREL4: Updated title, added Client5</w:t>
            </w:r>
          </w:p>
        </w:tc>
      </w:tr>
      <w:tr w:rsidR="00E36F0E" w:rsidRPr="00291ABA" w14:paraId="1E21636C" w14:textId="77777777" w:rsidTr="00E36F0E">
        <w:trPr>
          <w:trHeight w:val="245"/>
          <w:jc w:val="center"/>
        </w:trPr>
        <w:tc>
          <w:tcPr>
            <w:tcW w:w="1755" w:type="dxa"/>
            <w:tcBorders>
              <w:left w:val="single" w:sz="4" w:space="0" w:color="auto"/>
              <w:right w:val="single" w:sz="4" w:space="0" w:color="auto"/>
            </w:tcBorders>
          </w:tcPr>
          <w:p w14:paraId="25CA7291"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299DE5E" w14:textId="77777777" w:rsidR="00E36F0E" w:rsidRPr="0065276D" w:rsidRDefault="00393DC0" w:rsidP="00E36F0E">
            <w:pPr>
              <w:rPr>
                <w:sz w:val="16"/>
                <w:szCs w:val="16"/>
              </w:rPr>
            </w:pPr>
            <w:r w:rsidRPr="0065276D">
              <w:rPr>
                <w:sz w:val="16"/>
                <w:szCs w:val="16"/>
              </w:rPr>
              <w:t>WIR-UC-REQ-369983/B-Wi-Fi connection lost after Wi-Fi Hotspot timeout</w:t>
            </w:r>
          </w:p>
        </w:tc>
        <w:tc>
          <w:tcPr>
            <w:tcW w:w="5911" w:type="dxa"/>
            <w:tcBorders>
              <w:top w:val="single" w:sz="6" w:space="0" w:color="auto"/>
              <w:left w:val="single" w:sz="6" w:space="0" w:color="auto"/>
              <w:bottom w:val="single" w:sz="6" w:space="0" w:color="auto"/>
              <w:right w:val="single" w:sz="6" w:space="0" w:color="auto"/>
            </w:tcBorders>
          </w:tcPr>
          <w:p w14:paraId="43F4B71B" w14:textId="77777777" w:rsidR="00E36F0E" w:rsidRPr="0065276D" w:rsidRDefault="00393DC0" w:rsidP="00E36F0E">
            <w:pPr>
              <w:rPr>
                <w:sz w:val="16"/>
                <w:szCs w:val="16"/>
              </w:rPr>
            </w:pPr>
            <w:r w:rsidRPr="0065276D">
              <w:rPr>
                <w:sz w:val="16"/>
                <w:szCs w:val="16"/>
              </w:rPr>
              <w:t>MBORREL4: Added Client5</w:t>
            </w:r>
          </w:p>
        </w:tc>
      </w:tr>
      <w:tr w:rsidR="00E36F0E" w:rsidRPr="00291ABA" w14:paraId="147637E1" w14:textId="77777777" w:rsidTr="00E36F0E">
        <w:trPr>
          <w:trHeight w:val="245"/>
          <w:jc w:val="center"/>
        </w:trPr>
        <w:tc>
          <w:tcPr>
            <w:tcW w:w="1755" w:type="dxa"/>
            <w:tcBorders>
              <w:left w:val="single" w:sz="4" w:space="0" w:color="auto"/>
              <w:right w:val="single" w:sz="4" w:space="0" w:color="auto"/>
            </w:tcBorders>
          </w:tcPr>
          <w:p w14:paraId="01EFED32"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C6B4B29" w14:textId="77777777" w:rsidR="00E36F0E" w:rsidRPr="0065276D" w:rsidRDefault="00393DC0" w:rsidP="00E36F0E">
            <w:pPr>
              <w:rPr>
                <w:sz w:val="16"/>
                <w:szCs w:val="16"/>
              </w:rPr>
            </w:pPr>
            <w:r w:rsidRPr="0065276D">
              <w:rPr>
                <w:sz w:val="16"/>
                <w:szCs w:val="16"/>
              </w:rPr>
              <w:t>WIR-UC-REQ-369984/B-Wi-Fi connection lost due to Wi-Fi signal becomes too weak</w:t>
            </w:r>
          </w:p>
        </w:tc>
        <w:tc>
          <w:tcPr>
            <w:tcW w:w="5911" w:type="dxa"/>
            <w:tcBorders>
              <w:top w:val="single" w:sz="6" w:space="0" w:color="auto"/>
              <w:left w:val="single" w:sz="6" w:space="0" w:color="auto"/>
              <w:bottom w:val="single" w:sz="6" w:space="0" w:color="auto"/>
              <w:right w:val="single" w:sz="6" w:space="0" w:color="auto"/>
            </w:tcBorders>
          </w:tcPr>
          <w:p w14:paraId="6B2F6658" w14:textId="77777777" w:rsidR="00E36F0E" w:rsidRPr="0065276D" w:rsidRDefault="00393DC0" w:rsidP="00E36F0E">
            <w:pPr>
              <w:rPr>
                <w:sz w:val="16"/>
                <w:szCs w:val="16"/>
              </w:rPr>
            </w:pPr>
            <w:r w:rsidRPr="0065276D">
              <w:rPr>
                <w:sz w:val="16"/>
                <w:szCs w:val="16"/>
              </w:rPr>
              <w:t>MBORREL4: Added Client5</w:t>
            </w:r>
          </w:p>
        </w:tc>
      </w:tr>
      <w:tr w:rsidR="00E36F0E" w:rsidRPr="00291ABA" w14:paraId="39E669D4" w14:textId="77777777" w:rsidTr="00E36F0E">
        <w:trPr>
          <w:trHeight w:val="245"/>
          <w:jc w:val="center"/>
        </w:trPr>
        <w:tc>
          <w:tcPr>
            <w:tcW w:w="1755" w:type="dxa"/>
            <w:tcBorders>
              <w:left w:val="single" w:sz="4" w:space="0" w:color="auto"/>
              <w:right w:val="single" w:sz="4" w:space="0" w:color="auto"/>
            </w:tcBorders>
          </w:tcPr>
          <w:p w14:paraId="164A7A99"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24DFA7A" w14:textId="77777777" w:rsidR="00E36F0E" w:rsidRPr="0065276D" w:rsidRDefault="00393DC0" w:rsidP="00E36F0E">
            <w:pPr>
              <w:rPr>
                <w:sz w:val="16"/>
                <w:szCs w:val="16"/>
              </w:rPr>
            </w:pPr>
            <w:r w:rsidRPr="0065276D">
              <w:rPr>
                <w:sz w:val="16"/>
                <w:szCs w:val="16"/>
              </w:rPr>
              <w:t xml:space="preserve">WIR-UC-REQ-369985/B-Wi-Fi connection lost during </w:t>
            </w:r>
            <w:r w:rsidRPr="0065276D">
              <w:rPr>
                <w:sz w:val="16"/>
                <w:szCs w:val="16"/>
              </w:rPr>
              <w:lastRenderedPageBreak/>
              <w:t>connection setup due to Wi-Fi signal becomes weak</w:t>
            </w:r>
          </w:p>
        </w:tc>
        <w:tc>
          <w:tcPr>
            <w:tcW w:w="5911" w:type="dxa"/>
            <w:tcBorders>
              <w:top w:val="single" w:sz="6" w:space="0" w:color="auto"/>
              <w:left w:val="single" w:sz="6" w:space="0" w:color="auto"/>
              <w:bottom w:val="single" w:sz="6" w:space="0" w:color="auto"/>
              <w:right w:val="single" w:sz="6" w:space="0" w:color="auto"/>
            </w:tcBorders>
          </w:tcPr>
          <w:p w14:paraId="448EEB51" w14:textId="77777777" w:rsidR="00E36F0E" w:rsidRPr="0065276D" w:rsidRDefault="00393DC0" w:rsidP="00E36F0E">
            <w:pPr>
              <w:rPr>
                <w:sz w:val="16"/>
                <w:szCs w:val="16"/>
              </w:rPr>
            </w:pPr>
            <w:r w:rsidRPr="0065276D">
              <w:rPr>
                <w:sz w:val="16"/>
                <w:szCs w:val="16"/>
              </w:rPr>
              <w:lastRenderedPageBreak/>
              <w:t>MBORREL4: Added Client5</w:t>
            </w:r>
          </w:p>
        </w:tc>
      </w:tr>
      <w:tr w:rsidR="00E36F0E" w:rsidRPr="00291ABA" w14:paraId="4EBD4401" w14:textId="77777777" w:rsidTr="00E36F0E">
        <w:trPr>
          <w:trHeight w:val="245"/>
          <w:jc w:val="center"/>
        </w:trPr>
        <w:tc>
          <w:tcPr>
            <w:tcW w:w="1755" w:type="dxa"/>
            <w:tcBorders>
              <w:left w:val="single" w:sz="4" w:space="0" w:color="auto"/>
              <w:right w:val="single" w:sz="4" w:space="0" w:color="auto"/>
            </w:tcBorders>
          </w:tcPr>
          <w:p w14:paraId="5776B6F7"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056107B" w14:textId="77777777" w:rsidR="00E36F0E" w:rsidRPr="0065276D" w:rsidRDefault="00393DC0" w:rsidP="00E36F0E">
            <w:pPr>
              <w:rPr>
                <w:sz w:val="16"/>
                <w:szCs w:val="16"/>
              </w:rPr>
            </w:pPr>
            <w:r w:rsidRPr="0065276D">
              <w:rPr>
                <w:sz w:val="16"/>
                <w:szCs w:val="16"/>
              </w:rPr>
              <w:t>WIR-FUN-REQ-391547/A-DNS Server and RPZ</w:t>
            </w:r>
          </w:p>
        </w:tc>
        <w:tc>
          <w:tcPr>
            <w:tcW w:w="5911" w:type="dxa"/>
            <w:tcBorders>
              <w:top w:val="single" w:sz="6" w:space="0" w:color="auto"/>
              <w:left w:val="single" w:sz="6" w:space="0" w:color="auto"/>
              <w:bottom w:val="single" w:sz="6" w:space="0" w:color="auto"/>
              <w:right w:val="single" w:sz="6" w:space="0" w:color="auto"/>
            </w:tcBorders>
          </w:tcPr>
          <w:p w14:paraId="00C2DDA2" w14:textId="77777777" w:rsidR="00E36F0E" w:rsidRPr="0065276D" w:rsidRDefault="00393DC0" w:rsidP="00E36F0E">
            <w:pPr>
              <w:rPr>
                <w:sz w:val="16"/>
                <w:szCs w:val="16"/>
              </w:rPr>
            </w:pPr>
            <w:r w:rsidRPr="0065276D">
              <w:rPr>
                <w:sz w:val="16"/>
                <w:szCs w:val="16"/>
              </w:rPr>
              <w:t>MBORREL4: New req.</w:t>
            </w:r>
          </w:p>
        </w:tc>
      </w:tr>
      <w:tr w:rsidR="00E36F0E" w:rsidRPr="00291ABA" w14:paraId="18089417" w14:textId="77777777" w:rsidTr="00E36F0E">
        <w:trPr>
          <w:trHeight w:val="245"/>
          <w:jc w:val="center"/>
        </w:trPr>
        <w:tc>
          <w:tcPr>
            <w:tcW w:w="1755" w:type="dxa"/>
            <w:tcBorders>
              <w:left w:val="single" w:sz="4" w:space="0" w:color="auto"/>
              <w:right w:val="single" w:sz="4" w:space="0" w:color="auto"/>
            </w:tcBorders>
          </w:tcPr>
          <w:p w14:paraId="4DE6AC65"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5708F89" w14:textId="77777777" w:rsidR="00E36F0E" w:rsidRPr="0065276D" w:rsidRDefault="00393DC0" w:rsidP="00E36F0E">
            <w:pPr>
              <w:rPr>
                <w:sz w:val="16"/>
                <w:szCs w:val="16"/>
              </w:rPr>
            </w:pPr>
            <w:r w:rsidRPr="0065276D">
              <w:rPr>
                <w:sz w:val="16"/>
                <w:szCs w:val="16"/>
              </w:rPr>
              <w:t>STR-770363/A-Requirements</w:t>
            </w:r>
          </w:p>
        </w:tc>
        <w:tc>
          <w:tcPr>
            <w:tcW w:w="5911" w:type="dxa"/>
            <w:tcBorders>
              <w:top w:val="single" w:sz="6" w:space="0" w:color="auto"/>
              <w:left w:val="single" w:sz="6" w:space="0" w:color="auto"/>
              <w:bottom w:val="single" w:sz="6" w:space="0" w:color="auto"/>
              <w:right w:val="single" w:sz="6" w:space="0" w:color="auto"/>
            </w:tcBorders>
          </w:tcPr>
          <w:p w14:paraId="6A3F435F" w14:textId="77777777" w:rsidR="00E36F0E" w:rsidRPr="0065276D" w:rsidRDefault="00393DC0" w:rsidP="00E36F0E">
            <w:pPr>
              <w:rPr>
                <w:sz w:val="16"/>
                <w:szCs w:val="16"/>
              </w:rPr>
            </w:pPr>
            <w:r w:rsidRPr="0065276D">
              <w:rPr>
                <w:sz w:val="16"/>
                <w:szCs w:val="16"/>
              </w:rPr>
              <w:t>MBORREL4: New STR.</w:t>
            </w:r>
          </w:p>
        </w:tc>
      </w:tr>
      <w:tr w:rsidR="00E36F0E" w:rsidRPr="00291ABA" w14:paraId="4E47BD05" w14:textId="77777777" w:rsidTr="00E36F0E">
        <w:trPr>
          <w:trHeight w:val="245"/>
          <w:jc w:val="center"/>
        </w:trPr>
        <w:tc>
          <w:tcPr>
            <w:tcW w:w="1755" w:type="dxa"/>
            <w:tcBorders>
              <w:left w:val="single" w:sz="4" w:space="0" w:color="auto"/>
              <w:right w:val="single" w:sz="4" w:space="0" w:color="auto"/>
            </w:tcBorders>
          </w:tcPr>
          <w:p w14:paraId="1C260482"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987B402" w14:textId="77777777" w:rsidR="00E36F0E" w:rsidRPr="0065276D" w:rsidRDefault="00393DC0" w:rsidP="00E36F0E">
            <w:pPr>
              <w:rPr>
                <w:sz w:val="16"/>
                <w:szCs w:val="16"/>
              </w:rPr>
            </w:pPr>
            <w:r w:rsidRPr="0065276D">
              <w:rPr>
                <w:sz w:val="16"/>
                <w:szCs w:val="16"/>
              </w:rPr>
              <w:t>WIR-REQ-391548/A-Configure DNS Server</w:t>
            </w:r>
          </w:p>
        </w:tc>
        <w:tc>
          <w:tcPr>
            <w:tcW w:w="5911" w:type="dxa"/>
            <w:tcBorders>
              <w:top w:val="single" w:sz="6" w:space="0" w:color="auto"/>
              <w:left w:val="single" w:sz="6" w:space="0" w:color="auto"/>
              <w:bottom w:val="single" w:sz="6" w:space="0" w:color="auto"/>
              <w:right w:val="single" w:sz="6" w:space="0" w:color="auto"/>
            </w:tcBorders>
          </w:tcPr>
          <w:p w14:paraId="6611A730" w14:textId="77777777" w:rsidR="00E36F0E" w:rsidRPr="0065276D" w:rsidRDefault="00393DC0" w:rsidP="00E36F0E">
            <w:pPr>
              <w:rPr>
                <w:sz w:val="16"/>
                <w:szCs w:val="16"/>
              </w:rPr>
            </w:pPr>
            <w:r w:rsidRPr="0065276D">
              <w:rPr>
                <w:sz w:val="16"/>
                <w:szCs w:val="16"/>
              </w:rPr>
              <w:t>MBORREL4: New req.</w:t>
            </w:r>
          </w:p>
        </w:tc>
      </w:tr>
      <w:tr w:rsidR="00E36F0E" w:rsidRPr="00291ABA" w14:paraId="4C2266DF" w14:textId="77777777" w:rsidTr="00E36F0E">
        <w:trPr>
          <w:trHeight w:val="245"/>
          <w:jc w:val="center"/>
        </w:trPr>
        <w:tc>
          <w:tcPr>
            <w:tcW w:w="1755" w:type="dxa"/>
            <w:tcBorders>
              <w:left w:val="single" w:sz="4" w:space="0" w:color="auto"/>
              <w:right w:val="single" w:sz="4" w:space="0" w:color="auto"/>
            </w:tcBorders>
          </w:tcPr>
          <w:p w14:paraId="312B47D4"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46F4FC7" w14:textId="77777777" w:rsidR="00E36F0E" w:rsidRPr="0065276D" w:rsidRDefault="00393DC0" w:rsidP="00E36F0E">
            <w:pPr>
              <w:rPr>
                <w:sz w:val="16"/>
                <w:szCs w:val="16"/>
              </w:rPr>
            </w:pPr>
            <w:r w:rsidRPr="0065276D">
              <w:rPr>
                <w:sz w:val="16"/>
                <w:szCs w:val="16"/>
              </w:rPr>
              <w:t>WIR-REQ-391549/A-RPZ Zone File</w:t>
            </w:r>
          </w:p>
        </w:tc>
        <w:tc>
          <w:tcPr>
            <w:tcW w:w="5911" w:type="dxa"/>
            <w:tcBorders>
              <w:top w:val="single" w:sz="6" w:space="0" w:color="auto"/>
              <w:left w:val="single" w:sz="6" w:space="0" w:color="auto"/>
              <w:bottom w:val="single" w:sz="6" w:space="0" w:color="auto"/>
              <w:right w:val="single" w:sz="6" w:space="0" w:color="auto"/>
            </w:tcBorders>
          </w:tcPr>
          <w:p w14:paraId="1D54753D" w14:textId="77777777" w:rsidR="00E36F0E" w:rsidRPr="0065276D" w:rsidRDefault="00393DC0" w:rsidP="00E36F0E">
            <w:pPr>
              <w:rPr>
                <w:sz w:val="16"/>
                <w:szCs w:val="16"/>
              </w:rPr>
            </w:pPr>
            <w:r w:rsidRPr="0065276D">
              <w:rPr>
                <w:sz w:val="16"/>
                <w:szCs w:val="16"/>
              </w:rPr>
              <w:t>MBORREL4: New req.</w:t>
            </w:r>
          </w:p>
        </w:tc>
      </w:tr>
      <w:tr w:rsidR="00E36F0E" w:rsidRPr="00291ABA" w14:paraId="334818E2" w14:textId="77777777" w:rsidTr="00E36F0E">
        <w:trPr>
          <w:trHeight w:val="245"/>
          <w:jc w:val="center"/>
        </w:trPr>
        <w:tc>
          <w:tcPr>
            <w:tcW w:w="1755" w:type="dxa"/>
            <w:tcBorders>
              <w:left w:val="single" w:sz="4" w:space="0" w:color="auto"/>
              <w:right w:val="single" w:sz="4" w:space="0" w:color="auto"/>
            </w:tcBorders>
          </w:tcPr>
          <w:p w14:paraId="5ED15E5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11C1315" w14:textId="77777777" w:rsidR="00E36F0E" w:rsidRPr="0065276D" w:rsidRDefault="00393DC0" w:rsidP="00E36F0E">
            <w:pPr>
              <w:rPr>
                <w:sz w:val="16"/>
                <w:szCs w:val="16"/>
              </w:rPr>
            </w:pPr>
            <w:r w:rsidRPr="0065276D">
              <w:rPr>
                <w:sz w:val="16"/>
                <w:szCs w:val="16"/>
              </w:rPr>
              <w:t>WIR-REQ-391550/A-Maintain Whitelist Domain</w:t>
            </w:r>
          </w:p>
        </w:tc>
        <w:tc>
          <w:tcPr>
            <w:tcW w:w="5911" w:type="dxa"/>
            <w:tcBorders>
              <w:top w:val="single" w:sz="6" w:space="0" w:color="auto"/>
              <w:left w:val="single" w:sz="6" w:space="0" w:color="auto"/>
              <w:bottom w:val="single" w:sz="6" w:space="0" w:color="auto"/>
              <w:right w:val="single" w:sz="6" w:space="0" w:color="auto"/>
            </w:tcBorders>
          </w:tcPr>
          <w:p w14:paraId="4D14D54F" w14:textId="77777777" w:rsidR="00E36F0E" w:rsidRPr="0065276D" w:rsidRDefault="00393DC0" w:rsidP="00E36F0E">
            <w:pPr>
              <w:rPr>
                <w:sz w:val="16"/>
                <w:szCs w:val="16"/>
              </w:rPr>
            </w:pPr>
            <w:r w:rsidRPr="0065276D">
              <w:rPr>
                <w:sz w:val="16"/>
                <w:szCs w:val="16"/>
              </w:rPr>
              <w:t>MBORREL4: New req.</w:t>
            </w:r>
          </w:p>
        </w:tc>
      </w:tr>
      <w:tr w:rsidR="00E36F0E" w:rsidRPr="00291ABA" w14:paraId="6D0E7864" w14:textId="77777777" w:rsidTr="00E36F0E">
        <w:trPr>
          <w:trHeight w:val="245"/>
          <w:jc w:val="center"/>
        </w:trPr>
        <w:tc>
          <w:tcPr>
            <w:tcW w:w="1755" w:type="dxa"/>
            <w:tcBorders>
              <w:left w:val="single" w:sz="4" w:space="0" w:color="auto"/>
              <w:right w:val="single" w:sz="4" w:space="0" w:color="auto"/>
            </w:tcBorders>
          </w:tcPr>
          <w:p w14:paraId="6FEF6021"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D47BD83" w14:textId="77777777" w:rsidR="00E36F0E" w:rsidRPr="0065276D" w:rsidRDefault="00393DC0" w:rsidP="00E36F0E">
            <w:pPr>
              <w:rPr>
                <w:sz w:val="16"/>
                <w:szCs w:val="16"/>
              </w:rPr>
            </w:pPr>
            <w:r w:rsidRPr="0065276D">
              <w:rPr>
                <w:sz w:val="16"/>
                <w:szCs w:val="16"/>
              </w:rPr>
              <w:t>WIR-REQ-391551/A-Storing Base Domain Whitelist Locally</w:t>
            </w:r>
          </w:p>
        </w:tc>
        <w:tc>
          <w:tcPr>
            <w:tcW w:w="5911" w:type="dxa"/>
            <w:tcBorders>
              <w:top w:val="single" w:sz="6" w:space="0" w:color="auto"/>
              <w:left w:val="single" w:sz="6" w:space="0" w:color="auto"/>
              <w:bottom w:val="single" w:sz="6" w:space="0" w:color="auto"/>
              <w:right w:val="single" w:sz="6" w:space="0" w:color="auto"/>
            </w:tcBorders>
          </w:tcPr>
          <w:p w14:paraId="543E173E" w14:textId="77777777" w:rsidR="00E36F0E" w:rsidRPr="0065276D" w:rsidRDefault="00393DC0" w:rsidP="00E36F0E">
            <w:pPr>
              <w:rPr>
                <w:sz w:val="16"/>
                <w:szCs w:val="16"/>
              </w:rPr>
            </w:pPr>
            <w:r w:rsidRPr="0065276D">
              <w:rPr>
                <w:sz w:val="16"/>
                <w:szCs w:val="16"/>
              </w:rPr>
              <w:t>MBORREL4: New req.</w:t>
            </w:r>
          </w:p>
        </w:tc>
      </w:tr>
      <w:tr w:rsidR="00E36F0E" w:rsidRPr="00291ABA" w14:paraId="5660E132" w14:textId="77777777" w:rsidTr="00E36F0E">
        <w:trPr>
          <w:trHeight w:val="245"/>
          <w:jc w:val="center"/>
        </w:trPr>
        <w:tc>
          <w:tcPr>
            <w:tcW w:w="1755" w:type="dxa"/>
            <w:tcBorders>
              <w:left w:val="single" w:sz="4" w:space="0" w:color="auto"/>
              <w:right w:val="single" w:sz="4" w:space="0" w:color="auto"/>
            </w:tcBorders>
          </w:tcPr>
          <w:p w14:paraId="5F2D907C"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20CBE22" w14:textId="77777777" w:rsidR="00E36F0E" w:rsidRPr="0065276D" w:rsidRDefault="00393DC0" w:rsidP="00E36F0E">
            <w:pPr>
              <w:rPr>
                <w:sz w:val="16"/>
                <w:szCs w:val="16"/>
              </w:rPr>
            </w:pPr>
            <w:r w:rsidRPr="0065276D">
              <w:rPr>
                <w:sz w:val="16"/>
                <w:szCs w:val="16"/>
              </w:rPr>
              <w:t>WIR-REQ-391552/A-Configure Caching and Forwarding DNS Server</w:t>
            </w:r>
          </w:p>
        </w:tc>
        <w:tc>
          <w:tcPr>
            <w:tcW w:w="5911" w:type="dxa"/>
            <w:tcBorders>
              <w:top w:val="single" w:sz="6" w:space="0" w:color="auto"/>
              <w:left w:val="single" w:sz="6" w:space="0" w:color="auto"/>
              <w:bottom w:val="single" w:sz="6" w:space="0" w:color="auto"/>
              <w:right w:val="single" w:sz="6" w:space="0" w:color="auto"/>
            </w:tcBorders>
          </w:tcPr>
          <w:p w14:paraId="6DE71D6D" w14:textId="77777777" w:rsidR="00E36F0E" w:rsidRPr="0065276D" w:rsidRDefault="00393DC0" w:rsidP="00E36F0E">
            <w:pPr>
              <w:rPr>
                <w:sz w:val="16"/>
                <w:szCs w:val="16"/>
              </w:rPr>
            </w:pPr>
            <w:r w:rsidRPr="0065276D">
              <w:rPr>
                <w:sz w:val="16"/>
                <w:szCs w:val="16"/>
              </w:rPr>
              <w:t>MBORREL4: New req.</w:t>
            </w:r>
          </w:p>
        </w:tc>
      </w:tr>
      <w:tr w:rsidR="00E36F0E" w:rsidRPr="00291ABA" w14:paraId="6E95EB12" w14:textId="77777777" w:rsidTr="00E36F0E">
        <w:trPr>
          <w:trHeight w:val="245"/>
          <w:jc w:val="center"/>
        </w:trPr>
        <w:tc>
          <w:tcPr>
            <w:tcW w:w="1755" w:type="dxa"/>
            <w:tcBorders>
              <w:left w:val="single" w:sz="4" w:space="0" w:color="auto"/>
              <w:right w:val="single" w:sz="4" w:space="0" w:color="auto"/>
            </w:tcBorders>
          </w:tcPr>
          <w:p w14:paraId="5DAC2C14"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123F134" w14:textId="77777777" w:rsidR="00E36F0E" w:rsidRPr="0065276D" w:rsidRDefault="00393DC0" w:rsidP="00E36F0E">
            <w:pPr>
              <w:rPr>
                <w:sz w:val="16"/>
                <w:szCs w:val="16"/>
              </w:rPr>
            </w:pPr>
            <w:r w:rsidRPr="0065276D">
              <w:rPr>
                <w:sz w:val="16"/>
                <w:szCs w:val="16"/>
              </w:rPr>
              <w:t>WIR-REQ-391553/A-Forwarding Requests to DNS Entities</w:t>
            </w:r>
          </w:p>
        </w:tc>
        <w:tc>
          <w:tcPr>
            <w:tcW w:w="5911" w:type="dxa"/>
            <w:tcBorders>
              <w:top w:val="single" w:sz="6" w:space="0" w:color="auto"/>
              <w:left w:val="single" w:sz="6" w:space="0" w:color="auto"/>
              <w:bottom w:val="single" w:sz="6" w:space="0" w:color="auto"/>
              <w:right w:val="single" w:sz="6" w:space="0" w:color="auto"/>
            </w:tcBorders>
          </w:tcPr>
          <w:p w14:paraId="4AE92DFC" w14:textId="77777777" w:rsidR="00E36F0E" w:rsidRPr="0065276D" w:rsidRDefault="00393DC0" w:rsidP="00E36F0E">
            <w:pPr>
              <w:rPr>
                <w:sz w:val="16"/>
                <w:szCs w:val="16"/>
              </w:rPr>
            </w:pPr>
            <w:r w:rsidRPr="0065276D">
              <w:rPr>
                <w:sz w:val="16"/>
                <w:szCs w:val="16"/>
              </w:rPr>
              <w:t>MBORREL4: New req.</w:t>
            </w:r>
          </w:p>
        </w:tc>
      </w:tr>
      <w:tr w:rsidR="00E36F0E" w:rsidRPr="00291ABA" w14:paraId="0A2BABB3" w14:textId="77777777" w:rsidTr="00E36F0E">
        <w:trPr>
          <w:trHeight w:val="245"/>
          <w:jc w:val="center"/>
        </w:trPr>
        <w:tc>
          <w:tcPr>
            <w:tcW w:w="1755" w:type="dxa"/>
            <w:tcBorders>
              <w:left w:val="single" w:sz="4" w:space="0" w:color="auto"/>
              <w:right w:val="single" w:sz="4" w:space="0" w:color="auto"/>
            </w:tcBorders>
          </w:tcPr>
          <w:p w14:paraId="0867F92B"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7CEA231" w14:textId="77777777" w:rsidR="00E36F0E" w:rsidRPr="0065276D" w:rsidRDefault="00393DC0" w:rsidP="00E36F0E">
            <w:pPr>
              <w:rPr>
                <w:sz w:val="16"/>
                <w:szCs w:val="16"/>
              </w:rPr>
            </w:pPr>
            <w:r w:rsidRPr="0065276D">
              <w:rPr>
                <w:sz w:val="16"/>
                <w:szCs w:val="16"/>
              </w:rPr>
              <w:t>WIR-REQ-391554/A-Logging and Auditing</w:t>
            </w:r>
          </w:p>
        </w:tc>
        <w:tc>
          <w:tcPr>
            <w:tcW w:w="5911" w:type="dxa"/>
            <w:tcBorders>
              <w:top w:val="single" w:sz="6" w:space="0" w:color="auto"/>
              <w:left w:val="single" w:sz="6" w:space="0" w:color="auto"/>
              <w:bottom w:val="single" w:sz="6" w:space="0" w:color="auto"/>
              <w:right w:val="single" w:sz="6" w:space="0" w:color="auto"/>
            </w:tcBorders>
          </w:tcPr>
          <w:p w14:paraId="6D30F4C9" w14:textId="77777777" w:rsidR="00E36F0E" w:rsidRPr="0065276D" w:rsidRDefault="00393DC0" w:rsidP="00E36F0E">
            <w:pPr>
              <w:rPr>
                <w:sz w:val="16"/>
                <w:szCs w:val="16"/>
              </w:rPr>
            </w:pPr>
            <w:r w:rsidRPr="0065276D">
              <w:rPr>
                <w:sz w:val="16"/>
                <w:szCs w:val="16"/>
              </w:rPr>
              <w:t>MBORREL4: New req.</w:t>
            </w:r>
          </w:p>
        </w:tc>
      </w:tr>
      <w:tr w:rsidR="00E36F0E" w:rsidRPr="00291ABA" w14:paraId="473EC592" w14:textId="77777777" w:rsidTr="00E36F0E">
        <w:trPr>
          <w:trHeight w:val="245"/>
          <w:jc w:val="center"/>
        </w:trPr>
        <w:tc>
          <w:tcPr>
            <w:tcW w:w="1755" w:type="dxa"/>
            <w:tcBorders>
              <w:left w:val="single" w:sz="4" w:space="0" w:color="auto"/>
              <w:right w:val="single" w:sz="4" w:space="0" w:color="auto"/>
            </w:tcBorders>
          </w:tcPr>
          <w:p w14:paraId="48669C1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37DE7D5" w14:textId="77777777" w:rsidR="00E36F0E" w:rsidRPr="0065276D" w:rsidRDefault="00393DC0" w:rsidP="00E36F0E">
            <w:pPr>
              <w:rPr>
                <w:sz w:val="16"/>
                <w:szCs w:val="16"/>
              </w:rPr>
            </w:pPr>
            <w:r w:rsidRPr="0065276D">
              <w:rPr>
                <w:sz w:val="16"/>
                <w:szCs w:val="16"/>
              </w:rPr>
              <w:t>WIR-REQ-391555/A-Updating Whitelist</w:t>
            </w:r>
          </w:p>
        </w:tc>
        <w:tc>
          <w:tcPr>
            <w:tcW w:w="5911" w:type="dxa"/>
            <w:tcBorders>
              <w:top w:val="single" w:sz="6" w:space="0" w:color="auto"/>
              <w:left w:val="single" w:sz="6" w:space="0" w:color="auto"/>
              <w:bottom w:val="single" w:sz="6" w:space="0" w:color="auto"/>
              <w:right w:val="single" w:sz="6" w:space="0" w:color="auto"/>
            </w:tcBorders>
          </w:tcPr>
          <w:p w14:paraId="30339DF0" w14:textId="77777777" w:rsidR="00E36F0E" w:rsidRPr="0065276D" w:rsidRDefault="00393DC0" w:rsidP="00E36F0E">
            <w:pPr>
              <w:rPr>
                <w:sz w:val="16"/>
                <w:szCs w:val="16"/>
              </w:rPr>
            </w:pPr>
            <w:r w:rsidRPr="0065276D">
              <w:rPr>
                <w:sz w:val="16"/>
                <w:szCs w:val="16"/>
              </w:rPr>
              <w:t>MBORREL4: New req.</w:t>
            </w:r>
          </w:p>
        </w:tc>
      </w:tr>
      <w:tr w:rsidR="00E36F0E" w:rsidRPr="00291ABA" w14:paraId="6F3773AD" w14:textId="77777777" w:rsidTr="00E36F0E">
        <w:trPr>
          <w:trHeight w:val="245"/>
          <w:jc w:val="center"/>
        </w:trPr>
        <w:tc>
          <w:tcPr>
            <w:tcW w:w="1755" w:type="dxa"/>
            <w:tcBorders>
              <w:left w:val="single" w:sz="4" w:space="0" w:color="auto"/>
              <w:right w:val="single" w:sz="4" w:space="0" w:color="auto"/>
            </w:tcBorders>
          </w:tcPr>
          <w:p w14:paraId="4E2E5385"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246FB38" w14:textId="77777777" w:rsidR="00E36F0E" w:rsidRPr="0065276D" w:rsidRDefault="00393DC0" w:rsidP="00E36F0E">
            <w:pPr>
              <w:rPr>
                <w:sz w:val="16"/>
                <w:szCs w:val="16"/>
              </w:rPr>
            </w:pPr>
            <w:r w:rsidRPr="0065276D">
              <w:rPr>
                <w:sz w:val="16"/>
                <w:szCs w:val="16"/>
              </w:rPr>
              <w:t>WIR-REQ-391556/A-Restarting DNS Resolver</w:t>
            </w:r>
          </w:p>
        </w:tc>
        <w:tc>
          <w:tcPr>
            <w:tcW w:w="5911" w:type="dxa"/>
            <w:tcBorders>
              <w:top w:val="single" w:sz="6" w:space="0" w:color="auto"/>
              <w:left w:val="single" w:sz="6" w:space="0" w:color="auto"/>
              <w:bottom w:val="single" w:sz="6" w:space="0" w:color="auto"/>
              <w:right w:val="single" w:sz="6" w:space="0" w:color="auto"/>
            </w:tcBorders>
          </w:tcPr>
          <w:p w14:paraId="58206E61" w14:textId="77777777" w:rsidR="00E36F0E" w:rsidRPr="0065276D" w:rsidRDefault="00393DC0" w:rsidP="00E36F0E">
            <w:pPr>
              <w:rPr>
                <w:sz w:val="16"/>
                <w:szCs w:val="16"/>
              </w:rPr>
            </w:pPr>
            <w:r w:rsidRPr="0065276D">
              <w:rPr>
                <w:sz w:val="16"/>
                <w:szCs w:val="16"/>
              </w:rPr>
              <w:t>MBORREL4: New req.</w:t>
            </w:r>
          </w:p>
        </w:tc>
      </w:tr>
      <w:tr w:rsidR="00E36F0E" w:rsidRPr="00291ABA" w14:paraId="5D2C25E9" w14:textId="77777777" w:rsidTr="00E36F0E">
        <w:trPr>
          <w:trHeight w:val="245"/>
          <w:jc w:val="center"/>
        </w:trPr>
        <w:tc>
          <w:tcPr>
            <w:tcW w:w="1755" w:type="dxa"/>
            <w:tcBorders>
              <w:left w:val="single" w:sz="4" w:space="0" w:color="auto"/>
              <w:right w:val="single" w:sz="4" w:space="0" w:color="auto"/>
            </w:tcBorders>
          </w:tcPr>
          <w:p w14:paraId="3D5D9807"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A9E18D6" w14:textId="77777777" w:rsidR="00E36F0E" w:rsidRPr="0065276D" w:rsidRDefault="00393DC0" w:rsidP="00E36F0E">
            <w:pPr>
              <w:rPr>
                <w:sz w:val="16"/>
                <w:szCs w:val="16"/>
              </w:rPr>
            </w:pPr>
            <w:r w:rsidRPr="0065276D">
              <w:rPr>
                <w:sz w:val="16"/>
                <w:szCs w:val="16"/>
              </w:rPr>
              <w:t>WIR-REQ-391565/A-Bypassing DNS RPZ for Exception Application</w:t>
            </w:r>
          </w:p>
        </w:tc>
        <w:tc>
          <w:tcPr>
            <w:tcW w:w="5911" w:type="dxa"/>
            <w:tcBorders>
              <w:top w:val="single" w:sz="6" w:space="0" w:color="auto"/>
              <w:left w:val="single" w:sz="6" w:space="0" w:color="auto"/>
              <w:bottom w:val="single" w:sz="6" w:space="0" w:color="auto"/>
              <w:right w:val="single" w:sz="6" w:space="0" w:color="auto"/>
            </w:tcBorders>
          </w:tcPr>
          <w:p w14:paraId="2E2BB0D8" w14:textId="77777777" w:rsidR="00E36F0E" w:rsidRPr="0065276D" w:rsidRDefault="00393DC0" w:rsidP="00E36F0E">
            <w:pPr>
              <w:rPr>
                <w:sz w:val="16"/>
                <w:szCs w:val="16"/>
              </w:rPr>
            </w:pPr>
            <w:r w:rsidRPr="0065276D">
              <w:rPr>
                <w:sz w:val="16"/>
                <w:szCs w:val="16"/>
              </w:rPr>
              <w:t>MBORREL4: New req.</w:t>
            </w:r>
          </w:p>
        </w:tc>
      </w:tr>
      <w:tr w:rsidR="00E36F0E" w:rsidRPr="00291ABA" w14:paraId="3ADE2B77" w14:textId="77777777" w:rsidTr="00E36F0E">
        <w:trPr>
          <w:trHeight w:val="245"/>
          <w:jc w:val="center"/>
        </w:trPr>
        <w:tc>
          <w:tcPr>
            <w:tcW w:w="1755" w:type="dxa"/>
            <w:tcBorders>
              <w:left w:val="single" w:sz="4" w:space="0" w:color="auto"/>
              <w:right w:val="single" w:sz="4" w:space="0" w:color="auto"/>
            </w:tcBorders>
          </w:tcPr>
          <w:p w14:paraId="01B73483"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C664966" w14:textId="77777777" w:rsidR="00E36F0E" w:rsidRPr="0065276D" w:rsidRDefault="00393DC0" w:rsidP="00E36F0E">
            <w:pPr>
              <w:rPr>
                <w:sz w:val="16"/>
                <w:szCs w:val="16"/>
              </w:rPr>
            </w:pPr>
            <w:r w:rsidRPr="0065276D">
              <w:rPr>
                <w:sz w:val="16"/>
                <w:szCs w:val="16"/>
              </w:rPr>
              <w:t>WIR-REQ-391927/A-Maintaining whitelist and approved application list when disabling feature from CCS reset, factory reset and master reset</w:t>
            </w:r>
          </w:p>
        </w:tc>
        <w:tc>
          <w:tcPr>
            <w:tcW w:w="5911" w:type="dxa"/>
            <w:tcBorders>
              <w:top w:val="single" w:sz="6" w:space="0" w:color="auto"/>
              <w:left w:val="single" w:sz="6" w:space="0" w:color="auto"/>
              <w:bottom w:val="single" w:sz="6" w:space="0" w:color="auto"/>
              <w:right w:val="single" w:sz="6" w:space="0" w:color="auto"/>
            </w:tcBorders>
          </w:tcPr>
          <w:p w14:paraId="2B1AB6A9" w14:textId="77777777" w:rsidR="00E36F0E" w:rsidRPr="0065276D" w:rsidRDefault="00393DC0" w:rsidP="00E36F0E">
            <w:pPr>
              <w:rPr>
                <w:sz w:val="16"/>
                <w:szCs w:val="16"/>
              </w:rPr>
            </w:pPr>
            <w:r w:rsidRPr="0065276D">
              <w:rPr>
                <w:sz w:val="16"/>
                <w:szCs w:val="16"/>
              </w:rPr>
              <w:t>MBORREL4: New req.</w:t>
            </w:r>
          </w:p>
        </w:tc>
      </w:tr>
      <w:tr w:rsidR="00E36F0E" w:rsidRPr="00291ABA" w14:paraId="4B330A19" w14:textId="77777777" w:rsidTr="00E36F0E">
        <w:trPr>
          <w:trHeight w:val="245"/>
          <w:jc w:val="center"/>
        </w:trPr>
        <w:tc>
          <w:tcPr>
            <w:tcW w:w="1755" w:type="dxa"/>
            <w:tcBorders>
              <w:left w:val="single" w:sz="4" w:space="0" w:color="auto"/>
              <w:right w:val="single" w:sz="4" w:space="0" w:color="auto"/>
            </w:tcBorders>
          </w:tcPr>
          <w:p w14:paraId="7836454D"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50D8957" w14:textId="77777777" w:rsidR="00E36F0E" w:rsidRPr="0065276D" w:rsidRDefault="00393DC0" w:rsidP="00E36F0E">
            <w:pPr>
              <w:rPr>
                <w:sz w:val="16"/>
                <w:szCs w:val="16"/>
              </w:rPr>
            </w:pPr>
            <w:r w:rsidRPr="0065276D">
              <w:rPr>
                <w:sz w:val="16"/>
                <w:szCs w:val="16"/>
              </w:rPr>
              <w:t>STR-770362/A-Use Cases</w:t>
            </w:r>
          </w:p>
        </w:tc>
        <w:tc>
          <w:tcPr>
            <w:tcW w:w="5911" w:type="dxa"/>
            <w:tcBorders>
              <w:top w:val="single" w:sz="6" w:space="0" w:color="auto"/>
              <w:left w:val="single" w:sz="6" w:space="0" w:color="auto"/>
              <w:bottom w:val="single" w:sz="6" w:space="0" w:color="auto"/>
              <w:right w:val="single" w:sz="6" w:space="0" w:color="auto"/>
            </w:tcBorders>
          </w:tcPr>
          <w:p w14:paraId="035ABDE1" w14:textId="77777777" w:rsidR="00E36F0E" w:rsidRPr="0065276D" w:rsidRDefault="00393DC0" w:rsidP="00E36F0E">
            <w:pPr>
              <w:rPr>
                <w:sz w:val="16"/>
                <w:szCs w:val="16"/>
              </w:rPr>
            </w:pPr>
            <w:r w:rsidRPr="0065276D">
              <w:rPr>
                <w:sz w:val="16"/>
                <w:szCs w:val="16"/>
              </w:rPr>
              <w:t>MBORREL4: New STR.</w:t>
            </w:r>
          </w:p>
        </w:tc>
      </w:tr>
      <w:tr w:rsidR="00E36F0E" w:rsidRPr="00291ABA" w14:paraId="5DB86B71" w14:textId="77777777" w:rsidTr="00E36F0E">
        <w:trPr>
          <w:trHeight w:val="245"/>
          <w:jc w:val="center"/>
        </w:trPr>
        <w:tc>
          <w:tcPr>
            <w:tcW w:w="1755" w:type="dxa"/>
            <w:tcBorders>
              <w:left w:val="single" w:sz="4" w:space="0" w:color="auto"/>
              <w:right w:val="single" w:sz="4" w:space="0" w:color="auto"/>
            </w:tcBorders>
          </w:tcPr>
          <w:p w14:paraId="0017451E"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7C32FD2" w14:textId="77777777" w:rsidR="00E36F0E" w:rsidRPr="0065276D" w:rsidRDefault="00393DC0" w:rsidP="00E36F0E">
            <w:pPr>
              <w:rPr>
                <w:sz w:val="16"/>
                <w:szCs w:val="16"/>
              </w:rPr>
            </w:pPr>
            <w:r w:rsidRPr="0065276D">
              <w:rPr>
                <w:sz w:val="16"/>
                <w:szCs w:val="16"/>
              </w:rPr>
              <w:t>WIR-UC-REQ-391557/A-Configuring DNS Server</w:t>
            </w:r>
          </w:p>
        </w:tc>
        <w:tc>
          <w:tcPr>
            <w:tcW w:w="5911" w:type="dxa"/>
            <w:tcBorders>
              <w:top w:val="single" w:sz="6" w:space="0" w:color="auto"/>
              <w:left w:val="single" w:sz="6" w:space="0" w:color="auto"/>
              <w:bottom w:val="single" w:sz="6" w:space="0" w:color="auto"/>
              <w:right w:val="single" w:sz="6" w:space="0" w:color="auto"/>
            </w:tcBorders>
          </w:tcPr>
          <w:p w14:paraId="360E4D4E" w14:textId="77777777" w:rsidR="00E36F0E" w:rsidRPr="0065276D" w:rsidRDefault="00393DC0" w:rsidP="00E36F0E">
            <w:pPr>
              <w:rPr>
                <w:sz w:val="16"/>
                <w:szCs w:val="16"/>
              </w:rPr>
            </w:pPr>
            <w:r w:rsidRPr="0065276D">
              <w:rPr>
                <w:sz w:val="16"/>
                <w:szCs w:val="16"/>
              </w:rPr>
              <w:t>MBORREL4: New req.</w:t>
            </w:r>
          </w:p>
        </w:tc>
      </w:tr>
      <w:tr w:rsidR="00E36F0E" w:rsidRPr="00291ABA" w14:paraId="0088F369" w14:textId="77777777" w:rsidTr="00E36F0E">
        <w:trPr>
          <w:trHeight w:val="245"/>
          <w:jc w:val="center"/>
        </w:trPr>
        <w:tc>
          <w:tcPr>
            <w:tcW w:w="1755" w:type="dxa"/>
            <w:tcBorders>
              <w:left w:val="single" w:sz="4" w:space="0" w:color="auto"/>
              <w:right w:val="single" w:sz="4" w:space="0" w:color="auto"/>
            </w:tcBorders>
          </w:tcPr>
          <w:p w14:paraId="06FEA7F8"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27E875E" w14:textId="77777777" w:rsidR="00E36F0E" w:rsidRPr="0065276D" w:rsidRDefault="00393DC0" w:rsidP="00E36F0E">
            <w:pPr>
              <w:rPr>
                <w:sz w:val="16"/>
                <w:szCs w:val="16"/>
              </w:rPr>
            </w:pPr>
            <w:r w:rsidRPr="0065276D">
              <w:rPr>
                <w:sz w:val="16"/>
                <w:szCs w:val="16"/>
              </w:rPr>
              <w:t>WIR-UC-REQ-391558/A-Application requesting for DNS Resolution</w:t>
            </w:r>
          </w:p>
        </w:tc>
        <w:tc>
          <w:tcPr>
            <w:tcW w:w="5911" w:type="dxa"/>
            <w:tcBorders>
              <w:top w:val="single" w:sz="6" w:space="0" w:color="auto"/>
              <w:left w:val="single" w:sz="6" w:space="0" w:color="auto"/>
              <w:bottom w:val="single" w:sz="6" w:space="0" w:color="auto"/>
              <w:right w:val="single" w:sz="6" w:space="0" w:color="auto"/>
            </w:tcBorders>
          </w:tcPr>
          <w:p w14:paraId="7B1C1CC7" w14:textId="77777777" w:rsidR="00E36F0E" w:rsidRPr="0065276D" w:rsidRDefault="00393DC0" w:rsidP="00E36F0E">
            <w:pPr>
              <w:rPr>
                <w:sz w:val="16"/>
                <w:szCs w:val="16"/>
              </w:rPr>
            </w:pPr>
            <w:r w:rsidRPr="0065276D">
              <w:rPr>
                <w:sz w:val="16"/>
                <w:szCs w:val="16"/>
              </w:rPr>
              <w:t>MBORREL4: New req.</w:t>
            </w:r>
          </w:p>
        </w:tc>
      </w:tr>
      <w:tr w:rsidR="00E36F0E" w:rsidRPr="00291ABA" w14:paraId="55FA371F" w14:textId="77777777" w:rsidTr="00E36F0E">
        <w:trPr>
          <w:trHeight w:val="245"/>
          <w:jc w:val="center"/>
        </w:trPr>
        <w:tc>
          <w:tcPr>
            <w:tcW w:w="1755" w:type="dxa"/>
            <w:tcBorders>
              <w:left w:val="single" w:sz="4" w:space="0" w:color="auto"/>
              <w:right w:val="single" w:sz="4" w:space="0" w:color="auto"/>
            </w:tcBorders>
          </w:tcPr>
          <w:p w14:paraId="20EEB307"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056C9A6" w14:textId="77777777" w:rsidR="00E36F0E" w:rsidRPr="0065276D" w:rsidRDefault="00393DC0" w:rsidP="00E36F0E">
            <w:pPr>
              <w:rPr>
                <w:sz w:val="16"/>
                <w:szCs w:val="16"/>
              </w:rPr>
            </w:pPr>
            <w:r w:rsidRPr="0065276D">
              <w:rPr>
                <w:sz w:val="16"/>
                <w:szCs w:val="16"/>
              </w:rPr>
              <w:t>WIR-UC-REQ-391559/A-Updating URL’s</w:t>
            </w:r>
          </w:p>
        </w:tc>
        <w:tc>
          <w:tcPr>
            <w:tcW w:w="5911" w:type="dxa"/>
            <w:tcBorders>
              <w:top w:val="single" w:sz="6" w:space="0" w:color="auto"/>
              <w:left w:val="single" w:sz="6" w:space="0" w:color="auto"/>
              <w:bottom w:val="single" w:sz="6" w:space="0" w:color="auto"/>
              <w:right w:val="single" w:sz="6" w:space="0" w:color="auto"/>
            </w:tcBorders>
          </w:tcPr>
          <w:p w14:paraId="1C828377" w14:textId="77777777" w:rsidR="00E36F0E" w:rsidRPr="0065276D" w:rsidRDefault="00393DC0" w:rsidP="00E36F0E">
            <w:pPr>
              <w:rPr>
                <w:sz w:val="16"/>
                <w:szCs w:val="16"/>
              </w:rPr>
            </w:pPr>
            <w:r w:rsidRPr="0065276D">
              <w:rPr>
                <w:sz w:val="16"/>
                <w:szCs w:val="16"/>
              </w:rPr>
              <w:t>MBORREL4: New req.</w:t>
            </w:r>
          </w:p>
        </w:tc>
      </w:tr>
      <w:tr w:rsidR="00E36F0E" w:rsidRPr="00291ABA" w14:paraId="052606E6" w14:textId="77777777" w:rsidTr="00E36F0E">
        <w:trPr>
          <w:trHeight w:val="245"/>
          <w:jc w:val="center"/>
        </w:trPr>
        <w:tc>
          <w:tcPr>
            <w:tcW w:w="1755" w:type="dxa"/>
            <w:tcBorders>
              <w:left w:val="single" w:sz="4" w:space="0" w:color="auto"/>
              <w:right w:val="single" w:sz="4" w:space="0" w:color="auto"/>
            </w:tcBorders>
          </w:tcPr>
          <w:p w14:paraId="7B218A65"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0C73D07" w14:textId="77777777" w:rsidR="00E36F0E" w:rsidRPr="0065276D" w:rsidRDefault="00393DC0" w:rsidP="00E36F0E">
            <w:pPr>
              <w:rPr>
                <w:sz w:val="16"/>
                <w:szCs w:val="16"/>
              </w:rPr>
            </w:pPr>
            <w:r w:rsidRPr="0065276D">
              <w:rPr>
                <w:sz w:val="16"/>
                <w:szCs w:val="16"/>
              </w:rPr>
              <w:t>WIR-UC-REQ-391592/A-Bypassing DNS RPZ for Exception Application</w:t>
            </w:r>
          </w:p>
        </w:tc>
        <w:tc>
          <w:tcPr>
            <w:tcW w:w="5911" w:type="dxa"/>
            <w:tcBorders>
              <w:top w:val="single" w:sz="6" w:space="0" w:color="auto"/>
              <w:left w:val="single" w:sz="6" w:space="0" w:color="auto"/>
              <w:bottom w:val="single" w:sz="6" w:space="0" w:color="auto"/>
              <w:right w:val="single" w:sz="6" w:space="0" w:color="auto"/>
            </w:tcBorders>
          </w:tcPr>
          <w:p w14:paraId="067D0499" w14:textId="77777777" w:rsidR="00E36F0E" w:rsidRPr="0065276D" w:rsidRDefault="00393DC0" w:rsidP="00E36F0E">
            <w:pPr>
              <w:rPr>
                <w:sz w:val="16"/>
                <w:szCs w:val="16"/>
              </w:rPr>
            </w:pPr>
            <w:r w:rsidRPr="0065276D">
              <w:rPr>
                <w:sz w:val="16"/>
                <w:szCs w:val="16"/>
              </w:rPr>
              <w:t>MBORREL4: New req.</w:t>
            </w:r>
          </w:p>
        </w:tc>
      </w:tr>
      <w:tr w:rsidR="00E36F0E" w:rsidRPr="00291ABA" w14:paraId="53858834" w14:textId="77777777" w:rsidTr="00E36F0E">
        <w:trPr>
          <w:trHeight w:val="245"/>
          <w:jc w:val="center"/>
        </w:trPr>
        <w:tc>
          <w:tcPr>
            <w:tcW w:w="1755" w:type="dxa"/>
            <w:tcBorders>
              <w:left w:val="single" w:sz="4" w:space="0" w:color="auto"/>
              <w:right w:val="single" w:sz="4" w:space="0" w:color="auto"/>
            </w:tcBorders>
          </w:tcPr>
          <w:p w14:paraId="1EE36A91"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57BFB52" w14:textId="77777777" w:rsidR="00E36F0E" w:rsidRPr="0065276D" w:rsidRDefault="00393DC0" w:rsidP="00E36F0E">
            <w:pPr>
              <w:rPr>
                <w:sz w:val="16"/>
                <w:szCs w:val="16"/>
              </w:rPr>
            </w:pPr>
            <w:r w:rsidRPr="0065276D">
              <w:rPr>
                <w:sz w:val="16"/>
                <w:szCs w:val="16"/>
              </w:rPr>
              <w:t>STR-770364/A-White Box View</w:t>
            </w:r>
          </w:p>
        </w:tc>
        <w:tc>
          <w:tcPr>
            <w:tcW w:w="5911" w:type="dxa"/>
            <w:tcBorders>
              <w:top w:val="single" w:sz="6" w:space="0" w:color="auto"/>
              <w:left w:val="single" w:sz="6" w:space="0" w:color="auto"/>
              <w:bottom w:val="single" w:sz="6" w:space="0" w:color="auto"/>
              <w:right w:val="single" w:sz="6" w:space="0" w:color="auto"/>
            </w:tcBorders>
          </w:tcPr>
          <w:p w14:paraId="50652692" w14:textId="77777777" w:rsidR="00E36F0E" w:rsidRPr="0065276D" w:rsidRDefault="00393DC0" w:rsidP="00E36F0E">
            <w:pPr>
              <w:rPr>
                <w:sz w:val="16"/>
                <w:szCs w:val="16"/>
              </w:rPr>
            </w:pPr>
            <w:r w:rsidRPr="0065276D">
              <w:rPr>
                <w:sz w:val="16"/>
                <w:szCs w:val="16"/>
              </w:rPr>
              <w:t>MBORREL4: New STR.</w:t>
            </w:r>
          </w:p>
        </w:tc>
      </w:tr>
      <w:tr w:rsidR="00E36F0E" w:rsidRPr="00291ABA" w14:paraId="73640311" w14:textId="77777777" w:rsidTr="00E36F0E">
        <w:trPr>
          <w:trHeight w:val="245"/>
          <w:jc w:val="center"/>
        </w:trPr>
        <w:tc>
          <w:tcPr>
            <w:tcW w:w="1755" w:type="dxa"/>
            <w:tcBorders>
              <w:left w:val="single" w:sz="4" w:space="0" w:color="auto"/>
              <w:right w:val="single" w:sz="4" w:space="0" w:color="auto"/>
            </w:tcBorders>
          </w:tcPr>
          <w:p w14:paraId="44C71293"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4206985" w14:textId="77777777" w:rsidR="00E36F0E" w:rsidRPr="0065276D" w:rsidRDefault="00393DC0" w:rsidP="00E36F0E">
            <w:pPr>
              <w:rPr>
                <w:sz w:val="16"/>
                <w:szCs w:val="16"/>
              </w:rPr>
            </w:pPr>
            <w:r w:rsidRPr="0065276D">
              <w:rPr>
                <w:sz w:val="16"/>
                <w:szCs w:val="16"/>
              </w:rPr>
              <w:t>STR-770365/A-Activity Diagrams</w:t>
            </w:r>
          </w:p>
        </w:tc>
        <w:tc>
          <w:tcPr>
            <w:tcW w:w="5911" w:type="dxa"/>
            <w:tcBorders>
              <w:top w:val="single" w:sz="6" w:space="0" w:color="auto"/>
              <w:left w:val="single" w:sz="6" w:space="0" w:color="auto"/>
              <w:bottom w:val="single" w:sz="6" w:space="0" w:color="auto"/>
              <w:right w:val="single" w:sz="6" w:space="0" w:color="auto"/>
            </w:tcBorders>
          </w:tcPr>
          <w:p w14:paraId="0A7CDE2C" w14:textId="77777777" w:rsidR="00E36F0E" w:rsidRPr="0065276D" w:rsidRDefault="00393DC0" w:rsidP="00E36F0E">
            <w:pPr>
              <w:rPr>
                <w:sz w:val="16"/>
                <w:szCs w:val="16"/>
              </w:rPr>
            </w:pPr>
            <w:r w:rsidRPr="0065276D">
              <w:rPr>
                <w:sz w:val="16"/>
                <w:szCs w:val="16"/>
              </w:rPr>
              <w:t>MBORREL4: New STR.</w:t>
            </w:r>
          </w:p>
        </w:tc>
      </w:tr>
      <w:tr w:rsidR="00E36F0E" w:rsidRPr="00291ABA" w14:paraId="08BF07A4" w14:textId="77777777" w:rsidTr="00E36F0E">
        <w:trPr>
          <w:trHeight w:val="245"/>
          <w:jc w:val="center"/>
        </w:trPr>
        <w:tc>
          <w:tcPr>
            <w:tcW w:w="1755" w:type="dxa"/>
            <w:tcBorders>
              <w:left w:val="single" w:sz="4" w:space="0" w:color="auto"/>
              <w:right w:val="single" w:sz="4" w:space="0" w:color="auto"/>
            </w:tcBorders>
          </w:tcPr>
          <w:p w14:paraId="5ED68F25"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83E74E7" w14:textId="77777777" w:rsidR="00E36F0E" w:rsidRPr="0065276D" w:rsidRDefault="00393DC0" w:rsidP="00E36F0E">
            <w:pPr>
              <w:rPr>
                <w:sz w:val="16"/>
                <w:szCs w:val="16"/>
              </w:rPr>
            </w:pPr>
            <w:r w:rsidRPr="0065276D">
              <w:rPr>
                <w:sz w:val="16"/>
                <w:szCs w:val="16"/>
              </w:rPr>
              <w:t>WIR-ACT-REQ-391563/A-Interaction Among Application- DNS Resolver &amp; DNS Server</w:t>
            </w:r>
          </w:p>
        </w:tc>
        <w:tc>
          <w:tcPr>
            <w:tcW w:w="5911" w:type="dxa"/>
            <w:tcBorders>
              <w:top w:val="single" w:sz="6" w:space="0" w:color="auto"/>
              <w:left w:val="single" w:sz="6" w:space="0" w:color="auto"/>
              <w:bottom w:val="single" w:sz="6" w:space="0" w:color="auto"/>
              <w:right w:val="single" w:sz="6" w:space="0" w:color="auto"/>
            </w:tcBorders>
          </w:tcPr>
          <w:p w14:paraId="3F17A26D" w14:textId="77777777" w:rsidR="00E36F0E" w:rsidRPr="0065276D" w:rsidRDefault="00393DC0" w:rsidP="00E36F0E">
            <w:pPr>
              <w:rPr>
                <w:sz w:val="16"/>
                <w:szCs w:val="16"/>
              </w:rPr>
            </w:pPr>
            <w:r w:rsidRPr="0065276D">
              <w:rPr>
                <w:sz w:val="16"/>
                <w:szCs w:val="16"/>
              </w:rPr>
              <w:t>MBORREL4: New req.</w:t>
            </w:r>
          </w:p>
        </w:tc>
      </w:tr>
      <w:tr w:rsidR="00E36F0E" w:rsidRPr="00291ABA" w14:paraId="6802E247" w14:textId="77777777" w:rsidTr="00E36F0E">
        <w:trPr>
          <w:trHeight w:val="245"/>
          <w:jc w:val="center"/>
        </w:trPr>
        <w:tc>
          <w:tcPr>
            <w:tcW w:w="1755" w:type="dxa"/>
            <w:tcBorders>
              <w:left w:val="single" w:sz="4" w:space="0" w:color="auto"/>
              <w:right w:val="single" w:sz="4" w:space="0" w:color="auto"/>
            </w:tcBorders>
          </w:tcPr>
          <w:p w14:paraId="2394E277"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1C0B870" w14:textId="77777777" w:rsidR="00E36F0E" w:rsidRPr="0065276D" w:rsidRDefault="00393DC0" w:rsidP="00E36F0E">
            <w:pPr>
              <w:rPr>
                <w:sz w:val="16"/>
                <w:szCs w:val="16"/>
              </w:rPr>
            </w:pPr>
            <w:r w:rsidRPr="0065276D">
              <w:rPr>
                <w:sz w:val="16"/>
                <w:szCs w:val="16"/>
              </w:rPr>
              <w:t>WIR-ACT-REQ-391564/A-Updating URL's</w:t>
            </w:r>
          </w:p>
        </w:tc>
        <w:tc>
          <w:tcPr>
            <w:tcW w:w="5911" w:type="dxa"/>
            <w:tcBorders>
              <w:top w:val="single" w:sz="6" w:space="0" w:color="auto"/>
              <w:left w:val="single" w:sz="6" w:space="0" w:color="auto"/>
              <w:bottom w:val="single" w:sz="6" w:space="0" w:color="auto"/>
              <w:right w:val="single" w:sz="6" w:space="0" w:color="auto"/>
            </w:tcBorders>
          </w:tcPr>
          <w:p w14:paraId="797065EB" w14:textId="77777777" w:rsidR="00E36F0E" w:rsidRPr="0065276D" w:rsidRDefault="00393DC0" w:rsidP="00E36F0E">
            <w:pPr>
              <w:rPr>
                <w:sz w:val="16"/>
                <w:szCs w:val="16"/>
              </w:rPr>
            </w:pPr>
            <w:r w:rsidRPr="0065276D">
              <w:rPr>
                <w:sz w:val="16"/>
                <w:szCs w:val="16"/>
              </w:rPr>
              <w:t>MBORREL4: New req.</w:t>
            </w:r>
          </w:p>
        </w:tc>
      </w:tr>
      <w:tr w:rsidR="00E36F0E" w:rsidRPr="00291ABA" w14:paraId="30ACF8EB" w14:textId="77777777" w:rsidTr="00E36F0E">
        <w:trPr>
          <w:trHeight w:val="245"/>
          <w:jc w:val="center"/>
        </w:trPr>
        <w:tc>
          <w:tcPr>
            <w:tcW w:w="1755" w:type="dxa"/>
            <w:tcBorders>
              <w:left w:val="single" w:sz="4" w:space="0" w:color="auto"/>
              <w:right w:val="single" w:sz="4" w:space="0" w:color="auto"/>
            </w:tcBorders>
          </w:tcPr>
          <w:p w14:paraId="51AFAC03"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B66D058" w14:textId="77777777" w:rsidR="00E36F0E" w:rsidRPr="0065276D" w:rsidRDefault="00393DC0" w:rsidP="00E36F0E">
            <w:pPr>
              <w:rPr>
                <w:sz w:val="16"/>
                <w:szCs w:val="16"/>
              </w:rPr>
            </w:pPr>
            <w:r w:rsidRPr="0065276D">
              <w:rPr>
                <w:sz w:val="16"/>
                <w:szCs w:val="16"/>
              </w:rPr>
              <w:t>STR-770366/A-Sequence Diagrams</w:t>
            </w:r>
          </w:p>
        </w:tc>
        <w:tc>
          <w:tcPr>
            <w:tcW w:w="5911" w:type="dxa"/>
            <w:tcBorders>
              <w:top w:val="single" w:sz="6" w:space="0" w:color="auto"/>
              <w:left w:val="single" w:sz="6" w:space="0" w:color="auto"/>
              <w:bottom w:val="single" w:sz="6" w:space="0" w:color="auto"/>
              <w:right w:val="single" w:sz="6" w:space="0" w:color="auto"/>
            </w:tcBorders>
          </w:tcPr>
          <w:p w14:paraId="1253B755" w14:textId="77777777" w:rsidR="00E36F0E" w:rsidRPr="0065276D" w:rsidRDefault="00393DC0" w:rsidP="00E36F0E">
            <w:pPr>
              <w:rPr>
                <w:sz w:val="16"/>
                <w:szCs w:val="16"/>
              </w:rPr>
            </w:pPr>
            <w:r w:rsidRPr="0065276D">
              <w:rPr>
                <w:sz w:val="16"/>
                <w:szCs w:val="16"/>
              </w:rPr>
              <w:t>MBORREL4: New STR.</w:t>
            </w:r>
          </w:p>
        </w:tc>
      </w:tr>
      <w:tr w:rsidR="00E36F0E" w:rsidRPr="00291ABA" w14:paraId="40D01685" w14:textId="77777777" w:rsidTr="00E36F0E">
        <w:trPr>
          <w:trHeight w:val="245"/>
          <w:jc w:val="center"/>
        </w:trPr>
        <w:tc>
          <w:tcPr>
            <w:tcW w:w="1755" w:type="dxa"/>
            <w:tcBorders>
              <w:left w:val="single" w:sz="4" w:space="0" w:color="auto"/>
              <w:right w:val="single" w:sz="4" w:space="0" w:color="auto"/>
            </w:tcBorders>
          </w:tcPr>
          <w:p w14:paraId="76D61C52"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F096489" w14:textId="77777777" w:rsidR="00E36F0E" w:rsidRPr="0065276D" w:rsidRDefault="00393DC0" w:rsidP="00E36F0E">
            <w:pPr>
              <w:rPr>
                <w:sz w:val="16"/>
                <w:szCs w:val="16"/>
              </w:rPr>
            </w:pPr>
            <w:r w:rsidRPr="0065276D">
              <w:rPr>
                <w:sz w:val="16"/>
                <w:szCs w:val="16"/>
              </w:rPr>
              <w:t>WIR-SD-REQ-391560/A-Application Requests for DNS Resolution - Happy Path:</w:t>
            </w:r>
          </w:p>
        </w:tc>
        <w:tc>
          <w:tcPr>
            <w:tcW w:w="5911" w:type="dxa"/>
            <w:tcBorders>
              <w:top w:val="single" w:sz="6" w:space="0" w:color="auto"/>
              <w:left w:val="single" w:sz="6" w:space="0" w:color="auto"/>
              <w:bottom w:val="single" w:sz="6" w:space="0" w:color="auto"/>
              <w:right w:val="single" w:sz="6" w:space="0" w:color="auto"/>
            </w:tcBorders>
          </w:tcPr>
          <w:p w14:paraId="7662A13A" w14:textId="77777777" w:rsidR="00E36F0E" w:rsidRPr="0065276D" w:rsidRDefault="00393DC0" w:rsidP="00E36F0E">
            <w:pPr>
              <w:rPr>
                <w:sz w:val="16"/>
                <w:szCs w:val="16"/>
              </w:rPr>
            </w:pPr>
            <w:r w:rsidRPr="0065276D">
              <w:rPr>
                <w:sz w:val="16"/>
                <w:szCs w:val="16"/>
              </w:rPr>
              <w:t>MBORREL4: New req.</w:t>
            </w:r>
          </w:p>
        </w:tc>
      </w:tr>
      <w:tr w:rsidR="00E36F0E" w:rsidRPr="00291ABA" w14:paraId="1A163048" w14:textId="77777777" w:rsidTr="00E36F0E">
        <w:trPr>
          <w:trHeight w:val="245"/>
          <w:jc w:val="center"/>
        </w:trPr>
        <w:tc>
          <w:tcPr>
            <w:tcW w:w="1755" w:type="dxa"/>
            <w:tcBorders>
              <w:left w:val="single" w:sz="4" w:space="0" w:color="auto"/>
              <w:right w:val="single" w:sz="4" w:space="0" w:color="auto"/>
            </w:tcBorders>
          </w:tcPr>
          <w:p w14:paraId="09FCCE4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281303C" w14:textId="77777777" w:rsidR="00E36F0E" w:rsidRPr="0065276D" w:rsidRDefault="00393DC0" w:rsidP="00E36F0E">
            <w:pPr>
              <w:rPr>
                <w:sz w:val="16"/>
                <w:szCs w:val="16"/>
              </w:rPr>
            </w:pPr>
            <w:r w:rsidRPr="0065276D">
              <w:rPr>
                <w:sz w:val="16"/>
                <w:szCs w:val="16"/>
              </w:rPr>
              <w:t>WIR-SD-REQ-391561/A-Application Request for DNS Resolution - URL is not present /updated in Whitelist</w:t>
            </w:r>
          </w:p>
        </w:tc>
        <w:tc>
          <w:tcPr>
            <w:tcW w:w="5911" w:type="dxa"/>
            <w:tcBorders>
              <w:top w:val="single" w:sz="6" w:space="0" w:color="auto"/>
              <w:left w:val="single" w:sz="6" w:space="0" w:color="auto"/>
              <w:bottom w:val="single" w:sz="6" w:space="0" w:color="auto"/>
              <w:right w:val="single" w:sz="6" w:space="0" w:color="auto"/>
            </w:tcBorders>
          </w:tcPr>
          <w:p w14:paraId="71245678" w14:textId="77777777" w:rsidR="00E36F0E" w:rsidRPr="0065276D" w:rsidRDefault="00393DC0" w:rsidP="00E36F0E">
            <w:pPr>
              <w:rPr>
                <w:sz w:val="16"/>
                <w:szCs w:val="16"/>
              </w:rPr>
            </w:pPr>
            <w:r w:rsidRPr="0065276D">
              <w:rPr>
                <w:sz w:val="16"/>
                <w:szCs w:val="16"/>
              </w:rPr>
              <w:t>MBORREL4: New req.</w:t>
            </w:r>
          </w:p>
        </w:tc>
      </w:tr>
      <w:tr w:rsidR="00E36F0E" w:rsidRPr="00291ABA" w14:paraId="536FBA62" w14:textId="77777777" w:rsidTr="00E36F0E">
        <w:trPr>
          <w:trHeight w:val="245"/>
          <w:jc w:val="center"/>
        </w:trPr>
        <w:tc>
          <w:tcPr>
            <w:tcW w:w="1755" w:type="dxa"/>
            <w:tcBorders>
              <w:left w:val="single" w:sz="4" w:space="0" w:color="auto"/>
              <w:right w:val="single" w:sz="4" w:space="0" w:color="auto"/>
            </w:tcBorders>
          </w:tcPr>
          <w:p w14:paraId="60470934"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03901EF" w14:textId="77777777" w:rsidR="00E36F0E" w:rsidRPr="0065276D" w:rsidRDefault="00393DC0" w:rsidP="00E36F0E">
            <w:pPr>
              <w:rPr>
                <w:sz w:val="16"/>
                <w:szCs w:val="16"/>
              </w:rPr>
            </w:pPr>
            <w:r w:rsidRPr="0065276D">
              <w:rPr>
                <w:sz w:val="16"/>
                <w:szCs w:val="16"/>
              </w:rPr>
              <w:t>WIR-SD-REQ-391562/A-Application Request for DNS Resolution - Exception Application Case</w:t>
            </w:r>
          </w:p>
        </w:tc>
        <w:tc>
          <w:tcPr>
            <w:tcW w:w="5911" w:type="dxa"/>
            <w:tcBorders>
              <w:top w:val="single" w:sz="6" w:space="0" w:color="auto"/>
              <w:left w:val="single" w:sz="6" w:space="0" w:color="auto"/>
              <w:bottom w:val="single" w:sz="6" w:space="0" w:color="auto"/>
              <w:right w:val="single" w:sz="6" w:space="0" w:color="auto"/>
            </w:tcBorders>
          </w:tcPr>
          <w:p w14:paraId="460BF2D5" w14:textId="77777777" w:rsidR="00E36F0E" w:rsidRPr="0065276D" w:rsidRDefault="00393DC0" w:rsidP="00E36F0E">
            <w:pPr>
              <w:rPr>
                <w:sz w:val="16"/>
                <w:szCs w:val="16"/>
              </w:rPr>
            </w:pPr>
            <w:r w:rsidRPr="0065276D">
              <w:rPr>
                <w:sz w:val="16"/>
                <w:szCs w:val="16"/>
              </w:rPr>
              <w:t>MBORREL4: New req.</w:t>
            </w:r>
          </w:p>
        </w:tc>
      </w:tr>
      <w:tr w:rsidR="00E36F0E" w:rsidRPr="00291ABA" w14:paraId="4C9F4BC8" w14:textId="77777777" w:rsidTr="00E36F0E">
        <w:trPr>
          <w:trHeight w:val="245"/>
          <w:jc w:val="center"/>
        </w:trPr>
        <w:tc>
          <w:tcPr>
            <w:tcW w:w="1755" w:type="dxa"/>
            <w:tcBorders>
              <w:left w:val="single" w:sz="4" w:space="0" w:color="auto"/>
              <w:bottom w:val="single" w:sz="4" w:space="0" w:color="auto"/>
              <w:right w:val="single" w:sz="4" w:space="0" w:color="auto"/>
            </w:tcBorders>
          </w:tcPr>
          <w:p w14:paraId="004E15C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EA5198D" w14:textId="77777777" w:rsidR="00E36F0E" w:rsidRPr="0065276D" w:rsidRDefault="00393DC0" w:rsidP="00E36F0E">
            <w:pPr>
              <w:rPr>
                <w:sz w:val="16"/>
                <w:szCs w:val="16"/>
              </w:rPr>
            </w:pPr>
            <w:r w:rsidRPr="0065276D">
              <w:rPr>
                <w:sz w:val="16"/>
                <w:szCs w:val="16"/>
              </w:rPr>
              <w:t>WIR-REQ-296095/E-Configuration Parameters</w:t>
            </w:r>
          </w:p>
        </w:tc>
        <w:tc>
          <w:tcPr>
            <w:tcW w:w="5911" w:type="dxa"/>
            <w:tcBorders>
              <w:top w:val="single" w:sz="6" w:space="0" w:color="auto"/>
              <w:left w:val="single" w:sz="6" w:space="0" w:color="auto"/>
              <w:bottom w:val="single" w:sz="6" w:space="0" w:color="auto"/>
              <w:right w:val="single" w:sz="6" w:space="0" w:color="auto"/>
            </w:tcBorders>
          </w:tcPr>
          <w:p w14:paraId="2ED215E9" w14:textId="77777777" w:rsidR="00E36F0E" w:rsidRPr="0065276D" w:rsidRDefault="00393DC0" w:rsidP="00E36F0E">
            <w:pPr>
              <w:rPr>
                <w:sz w:val="16"/>
                <w:szCs w:val="16"/>
              </w:rPr>
            </w:pPr>
            <w:r w:rsidRPr="0065276D">
              <w:rPr>
                <w:sz w:val="16"/>
                <w:szCs w:val="16"/>
              </w:rPr>
              <w:t>MBORREL4: Updated table</w:t>
            </w:r>
          </w:p>
        </w:tc>
      </w:tr>
      <w:tr w:rsidR="00E36F0E" w14:paraId="50B853E4" w14:textId="77777777" w:rsidTr="00E36F0E">
        <w:trPr>
          <w:trHeight w:val="245"/>
          <w:jc w:val="center"/>
        </w:trPr>
        <w:tc>
          <w:tcPr>
            <w:tcW w:w="1755" w:type="dxa"/>
            <w:tcBorders>
              <w:top w:val="single" w:sz="6" w:space="0" w:color="auto"/>
              <w:left w:val="single" w:sz="6" w:space="0" w:color="auto"/>
              <w:bottom w:val="single" w:sz="6" w:space="0" w:color="auto"/>
              <w:right w:val="nil"/>
            </w:tcBorders>
            <w:shd w:val="thinDiagCross" w:color="auto" w:fill="D9D9D9" w:themeFill="background1" w:themeFillShade="D9"/>
          </w:tcPr>
          <w:p w14:paraId="162B2415" w14:textId="77777777" w:rsidR="00E36F0E" w:rsidRDefault="00E36F0E" w:rsidP="00E36F0E">
            <w:pPr>
              <w:spacing w:line="276" w:lineRule="auto"/>
              <w:rPr>
                <w:rFonts w:cs="Arial"/>
                <w:b/>
                <w:sz w:val="16"/>
                <w:szCs w:val="16"/>
              </w:rPr>
            </w:pPr>
          </w:p>
        </w:tc>
        <w:tc>
          <w:tcPr>
            <w:tcW w:w="650" w:type="dxa"/>
            <w:tcBorders>
              <w:top w:val="single" w:sz="6" w:space="0" w:color="auto"/>
              <w:left w:val="nil"/>
              <w:bottom w:val="single" w:sz="6" w:space="0" w:color="auto"/>
              <w:right w:val="nil"/>
            </w:tcBorders>
            <w:shd w:val="thinDiagCross" w:color="auto" w:fill="D9D9D9" w:themeFill="background1" w:themeFillShade="D9"/>
          </w:tcPr>
          <w:p w14:paraId="1013E6BD" w14:textId="77777777" w:rsidR="00E36F0E" w:rsidRDefault="00E36F0E" w:rsidP="00E36F0E">
            <w:pPr>
              <w:spacing w:line="276" w:lineRule="auto"/>
              <w:jc w:val="center"/>
              <w:rPr>
                <w:rFonts w:cs="Arial"/>
                <w:b/>
                <w:sz w:val="16"/>
                <w:lang w:val="fr-FR"/>
              </w:rPr>
            </w:pPr>
          </w:p>
        </w:tc>
        <w:tc>
          <w:tcPr>
            <w:tcW w:w="1749" w:type="dxa"/>
            <w:tcBorders>
              <w:top w:val="single" w:sz="6" w:space="0" w:color="auto"/>
              <w:left w:val="nil"/>
              <w:bottom w:val="single" w:sz="6" w:space="0" w:color="auto"/>
              <w:right w:val="nil"/>
            </w:tcBorders>
            <w:shd w:val="thinDiagCross" w:color="auto" w:fill="D9D9D9" w:themeFill="background1" w:themeFillShade="D9"/>
          </w:tcPr>
          <w:p w14:paraId="6687A179" w14:textId="77777777" w:rsidR="00E36F0E" w:rsidRDefault="00E36F0E" w:rsidP="00E36F0E">
            <w:pPr>
              <w:spacing w:line="276" w:lineRule="auto"/>
              <w:rPr>
                <w:rFonts w:cs="Arial"/>
                <w:b/>
                <w:sz w:val="16"/>
              </w:rPr>
            </w:pPr>
          </w:p>
        </w:tc>
        <w:tc>
          <w:tcPr>
            <w:tcW w:w="5911" w:type="dxa"/>
            <w:tcBorders>
              <w:top w:val="single" w:sz="6" w:space="0" w:color="auto"/>
              <w:left w:val="nil"/>
              <w:bottom w:val="single" w:sz="6" w:space="0" w:color="auto"/>
              <w:right w:val="single" w:sz="6" w:space="0" w:color="auto"/>
            </w:tcBorders>
            <w:shd w:val="thinDiagCross" w:color="auto" w:fill="D9D9D9" w:themeFill="background1" w:themeFillShade="D9"/>
          </w:tcPr>
          <w:p w14:paraId="7C4A7D5D" w14:textId="77777777" w:rsidR="00E36F0E" w:rsidRDefault="00E36F0E" w:rsidP="00E36F0E">
            <w:pPr>
              <w:spacing w:line="276" w:lineRule="auto"/>
              <w:rPr>
                <w:rFonts w:cs="Arial"/>
                <w:b/>
                <w:sz w:val="16"/>
              </w:rPr>
            </w:pPr>
          </w:p>
        </w:tc>
      </w:tr>
      <w:tr w:rsidR="00E36F0E" w:rsidRPr="008D5346" w14:paraId="4955DB5C" w14:textId="77777777" w:rsidTr="00E36F0E">
        <w:trPr>
          <w:trHeight w:val="245"/>
          <w:jc w:val="center"/>
        </w:trPr>
        <w:tc>
          <w:tcPr>
            <w:tcW w:w="1755" w:type="dxa"/>
            <w:tcBorders>
              <w:top w:val="single" w:sz="6" w:space="0" w:color="auto"/>
              <w:left w:val="single" w:sz="6" w:space="0" w:color="auto"/>
              <w:bottom w:val="single" w:sz="4" w:space="0" w:color="auto"/>
              <w:right w:val="single" w:sz="6" w:space="0" w:color="auto"/>
            </w:tcBorders>
            <w:hideMark/>
          </w:tcPr>
          <w:p w14:paraId="4A773C73" w14:textId="77777777" w:rsidR="00E36F0E" w:rsidRPr="008D5346" w:rsidRDefault="00393DC0" w:rsidP="00E36F0E">
            <w:pPr>
              <w:spacing w:line="276" w:lineRule="auto"/>
              <w:rPr>
                <w:rFonts w:eastAsiaTheme="minorEastAsia" w:cstheme="minorBidi"/>
                <w:b/>
                <w:sz w:val="16"/>
                <w:szCs w:val="16"/>
              </w:rPr>
            </w:pPr>
            <w:r>
              <w:rPr>
                <w:rFonts w:eastAsiaTheme="minorEastAsia" w:cstheme="minorBidi"/>
                <w:b/>
                <w:sz w:val="16"/>
                <w:szCs w:val="16"/>
              </w:rPr>
              <w:lastRenderedPageBreak/>
              <w:t>November 19, 2020</w:t>
            </w:r>
          </w:p>
        </w:tc>
        <w:tc>
          <w:tcPr>
            <w:tcW w:w="650" w:type="dxa"/>
            <w:tcBorders>
              <w:top w:val="single" w:sz="6" w:space="0" w:color="auto"/>
              <w:left w:val="single" w:sz="6" w:space="0" w:color="auto"/>
              <w:bottom w:val="single" w:sz="6" w:space="0" w:color="auto"/>
              <w:right w:val="single" w:sz="6" w:space="0" w:color="auto"/>
            </w:tcBorders>
            <w:hideMark/>
          </w:tcPr>
          <w:p w14:paraId="5B56F3D3" w14:textId="77777777" w:rsidR="00E36F0E" w:rsidRPr="008D5346" w:rsidRDefault="00393DC0" w:rsidP="00E36F0E">
            <w:pPr>
              <w:spacing w:line="276" w:lineRule="auto"/>
              <w:jc w:val="center"/>
              <w:rPr>
                <w:rFonts w:eastAsiaTheme="minorEastAsia" w:cstheme="minorBidi"/>
                <w:b/>
                <w:sz w:val="16"/>
                <w:szCs w:val="16"/>
              </w:rPr>
            </w:pPr>
            <w:r>
              <w:rPr>
                <w:rFonts w:eastAsiaTheme="minorEastAsia" w:cstheme="minorBidi"/>
                <w:b/>
                <w:sz w:val="16"/>
                <w:szCs w:val="16"/>
              </w:rPr>
              <w:t>1.7</w:t>
            </w:r>
          </w:p>
        </w:tc>
        <w:tc>
          <w:tcPr>
            <w:tcW w:w="7660" w:type="dxa"/>
            <w:gridSpan w:val="2"/>
            <w:tcBorders>
              <w:top w:val="single" w:sz="6" w:space="0" w:color="auto"/>
              <w:left w:val="single" w:sz="6" w:space="0" w:color="auto"/>
              <w:bottom w:val="single" w:sz="6" w:space="0" w:color="auto"/>
              <w:right w:val="single" w:sz="6" w:space="0" w:color="auto"/>
            </w:tcBorders>
          </w:tcPr>
          <w:p w14:paraId="31D4BCA5" w14:textId="77777777" w:rsidR="00E36F0E" w:rsidRPr="008D5346" w:rsidRDefault="00E36F0E" w:rsidP="00E36F0E">
            <w:pPr>
              <w:spacing w:line="276" w:lineRule="auto"/>
              <w:rPr>
                <w:rFonts w:cs="Arial"/>
                <w:b/>
                <w:sz w:val="16"/>
                <w:szCs w:val="16"/>
              </w:rPr>
            </w:pPr>
          </w:p>
        </w:tc>
      </w:tr>
      <w:tr w:rsidR="00E36F0E" w:rsidRPr="0065276D" w14:paraId="226D95F4" w14:textId="77777777" w:rsidTr="00E36F0E">
        <w:trPr>
          <w:trHeight w:val="245"/>
          <w:jc w:val="center"/>
        </w:trPr>
        <w:tc>
          <w:tcPr>
            <w:tcW w:w="1755" w:type="dxa"/>
            <w:tcBorders>
              <w:top w:val="single" w:sz="4" w:space="0" w:color="auto"/>
              <w:left w:val="single" w:sz="4" w:space="0" w:color="auto"/>
              <w:right w:val="single" w:sz="4" w:space="0" w:color="auto"/>
            </w:tcBorders>
          </w:tcPr>
          <w:p w14:paraId="7DCD34F4"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vAlign w:val="center"/>
          </w:tcPr>
          <w:p w14:paraId="4475815B" w14:textId="77777777" w:rsidR="00E36F0E" w:rsidRPr="00A3016D" w:rsidRDefault="00393DC0" w:rsidP="00E36F0E">
            <w:pPr>
              <w:rPr>
                <w:rFonts w:cs="Arial"/>
                <w:sz w:val="16"/>
                <w:szCs w:val="16"/>
              </w:rPr>
            </w:pPr>
            <w:r w:rsidRPr="00A3016D">
              <w:rPr>
                <w:rFonts w:cs="Arial"/>
                <w:sz w:val="16"/>
                <w:szCs w:val="16"/>
              </w:rPr>
              <w:t>STR-366290/E-Physical Mapping of Classes</w:t>
            </w:r>
          </w:p>
        </w:tc>
        <w:tc>
          <w:tcPr>
            <w:tcW w:w="5911" w:type="dxa"/>
            <w:tcBorders>
              <w:top w:val="single" w:sz="6" w:space="0" w:color="auto"/>
              <w:left w:val="single" w:sz="6" w:space="0" w:color="auto"/>
              <w:bottom w:val="single" w:sz="6" w:space="0" w:color="auto"/>
              <w:right w:val="single" w:sz="6" w:space="0" w:color="auto"/>
            </w:tcBorders>
            <w:vAlign w:val="center"/>
          </w:tcPr>
          <w:p w14:paraId="6AF05EB1" w14:textId="77777777" w:rsidR="00E36F0E" w:rsidRPr="00A3016D" w:rsidRDefault="00393DC0" w:rsidP="00E36F0E">
            <w:pPr>
              <w:rPr>
                <w:rFonts w:cs="Arial"/>
                <w:sz w:val="16"/>
                <w:szCs w:val="16"/>
              </w:rPr>
            </w:pPr>
            <w:r w:rsidRPr="00A3016D">
              <w:rPr>
                <w:rFonts w:cs="Arial"/>
                <w:sz w:val="16"/>
                <w:szCs w:val="16"/>
              </w:rPr>
              <w:t>MBORREL4: Added DuerOS</w:t>
            </w:r>
          </w:p>
        </w:tc>
      </w:tr>
      <w:tr w:rsidR="00E36F0E" w:rsidRPr="0065276D" w14:paraId="0061715B" w14:textId="77777777" w:rsidTr="00E36F0E">
        <w:trPr>
          <w:trHeight w:val="245"/>
          <w:jc w:val="center"/>
        </w:trPr>
        <w:tc>
          <w:tcPr>
            <w:tcW w:w="1755" w:type="dxa"/>
            <w:tcBorders>
              <w:left w:val="single" w:sz="4" w:space="0" w:color="auto"/>
              <w:right w:val="single" w:sz="4" w:space="0" w:color="auto"/>
            </w:tcBorders>
          </w:tcPr>
          <w:p w14:paraId="611E699C"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vAlign w:val="center"/>
          </w:tcPr>
          <w:p w14:paraId="66C679CF" w14:textId="77777777" w:rsidR="00E36F0E" w:rsidRPr="00A3016D" w:rsidRDefault="00393DC0" w:rsidP="00E36F0E">
            <w:pPr>
              <w:rPr>
                <w:rFonts w:cs="Arial"/>
                <w:sz w:val="16"/>
                <w:szCs w:val="16"/>
              </w:rPr>
            </w:pPr>
            <w:r w:rsidRPr="00A3016D">
              <w:rPr>
                <w:rFonts w:cs="Arial"/>
                <w:sz w:val="16"/>
                <w:szCs w:val="16"/>
              </w:rPr>
              <w:t>WIR-IIR-REQ-289531/C-WIRServer_Tx</w:t>
            </w:r>
          </w:p>
        </w:tc>
        <w:tc>
          <w:tcPr>
            <w:tcW w:w="5911" w:type="dxa"/>
            <w:tcBorders>
              <w:top w:val="single" w:sz="6" w:space="0" w:color="auto"/>
              <w:left w:val="single" w:sz="6" w:space="0" w:color="auto"/>
              <w:bottom w:val="single" w:sz="6" w:space="0" w:color="auto"/>
              <w:right w:val="single" w:sz="6" w:space="0" w:color="auto"/>
            </w:tcBorders>
            <w:vAlign w:val="center"/>
          </w:tcPr>
          <w:p w14:paraId="673BE8DE" w14:textId="77777777" w:rsidR="00E36F0E" w:rsidRPr="00A3016D" w:rsidRDefault="00393DC0" w:rsidP="00E36F0E">
            <w:pPr>
              <w:rPr>
                <w:rFonts w:cs="Arial"/>
                <w:sz w:val="16"/>
                <w:szCs w:val="16"/>
              </w:rPr>
            </w:pPr>
            <w:r w:rsidRPr="00A3016D">
              <w:rPr>
                <w:rFonts w:cs="Arial"/>
                <w:sz w:val="16"/>
                <w:szCs w:val="16"/>
              </w:rPr>
              <w:t>MBORREL4: Added REQ-402837-839</w:t>
            </w:r>
          </w:p>
        </w:tc>
      </w:tr>
      <w:tr w:rsidR="00E36F0E" w:rsidRPr="0065276D" w14:paraId="2977296D" w14:textId="77777777" w:rsidTr="00E36F0E">
        <w:trPr>
          <w:trHeight w:val="245"/>
          <w:jc w:val="center"/>
        </w:trPr>
        <w:tc>
          <w:tcPr>
            <w:tcW w:w="1755" w:type="dxa"/>
            <w:tcBorders>
              <w:left w:val="single" w:sz="4" w:space="0" w:color="auto"/>
              <w:right w:val="single" w:sz="4" w:space="0" w:color="auto"/>
            </w:tcBorders>
          </w:tcPr>
          <w:p w14:paraId="35466855"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vAlign w:val="center"/>
          </w:tcPr>
          <w:p w14:paraId="691D482A" w14:textId="77777777" w:rsidR="00E36F0E" w:rsidRPr="00A3016D" w:rsidRDefault="00393DC0" w:rsidP="00E36F0E">
            <w:pPr>
              <w:rPr>
                <w:rFonts w:cs="Arial"/>
                <w:sz w:val="16"/>
                <w:szCs w:val="16"/>
              </w:rPr>
            </w:pPr>
            <w:r w:rsidRPr="00A3016D">
              <w:rPr>
                <w:rFonts w:cs="Arial"/>
                <w:sz w:val="16"/>
                <w:szCs w:val="16"/>
              </w:rPr>
              <w:t>MD-REQ-402837/A-ReadPolicyTable</w:t>
            </w:r>
          </w:p>
        </w:tc>
        <w:tc>
          <w:tcPr>
            <w:tcW w:w="5911" w:type="dxa"/>
            <w:tcBorders>
              <w:top w:val="single" w:sz="6" w:space="0" w:color="auto"/>
              <w:left w:val="single" w:sz="6" w:space="0" w:color="auto"/>
              <w:bottom w:val="single" w:sz="6" w:space="0" w:color="auto"/>
              <w:right w:val="single" w:sz="6" w:space="0" w:color="auto"/>
            </w:tcBorders>
            <w:vAlign w:val="center"/>
          </w:tcPr>
          <w:p w14:paraId="23665FD5" w14:textId="77777777" w:rsidR="00E36F0E" w:rsidRPr="00A3016D" w:rsidRDefault="00393DC0" w:rsidP="00E36F0E">
            <w:pPr>
              <w:rPr>
                <w:rFonts w:cs="Arial"/>
                <w:sz w:val="16"/>
                <w:szCs w:val="16"/>
              </w:rPr>
            </w:pPr>
            <w:r w:rsidRPr="00A3016D">
              <w:rPr>
                <w:rFonts w:cs="Arial"/>
                <w:sz w:val="16"/>
                <w:szCs w:val="16"/>
              </w:rPr>
              <w:t>MBORREL4: New req.</w:t>
            </w:r>
          </w:p>
        </w:tc>
      </w:tr>
      <w:tr w:rsidR="00E36F0E" w:rsidRPr="0065276D" w14:paraId="378B07C3" w14:textId="77777777" w:rsidTr="00E36F0E">
        <w:trPr>
          <w:trHeight w:val="245"/>
          <w:jc w:val="center"/>
        </w:trPr>
        <w:tc>
          <w:tcPr>
            <w:tcW w:w="1755" w:type="dxa"/>
            <w:tcBorders>
              <w:left w:val="single" w:sz="4" w:space="0" w:color="auto"/>
              <w:right w:val="single" w:sz="4" w:space="0" w:color="auto"/>
            </w:tcBorders>
          </w:tcPr>
          <w:p w14:paraId="5B7CF32B"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vAlign w:val="center"/>
          </w:tcPr>
          <w:p w14:paraId="638997C7" w14:textId="77777777" w:rsidR="00E36F0E" w:rsidRPr="00A3016D" w:rsidRDefault="00393DC0" w:rsidP="00E36F0E">
            <w:pPr>
              <w:rPr>
                <w:rFonts w:cs="Arial"/>
                <w:sz w:val="16"/>
                <w:szCs w:val="16"/>
              </w:rPr>
            </w:pPr>
            <w:r w:rsidRPr="00A3016D">
              <w:rPr>
                <w:rFonts w:cs="Arial"/>
                <w:sz w:val="16"/>
                <w:szCs w:val="16"/>
              </w:rPr>
              <w:t>MD-REQ-402838/A-EnableSyncWifiStaMode</w:t>
            </w:r>
          </w:p>
        </w:tc>
        <w:tc>
          <w:tcPr>
            <w:tcW w:w="5911" w:type="dxa"/>
            <w:tcBorders>
              <w:top w:val="single" w:sz="6" w:space="0" w:color="auto"/>
              <w:left w:val="single" w:sz="6" w:space="0" w:color="auto"/>
              <w:bottom w:val="single" w:sz="6" w:space="0" w:color="auto"/>
              <w:right w:val="single" w:sz="6" w:space="0" w:color="auto"/>
            </w:tcBorders>
            <w:vAlign w:val="center"/>
          </w:tcPr>
          <w:p w14:paraId="3090A15C" w14:textId="77777777" w:rsidR="00E36F0E" w:rsidRPr="00A3016D" w:rsidRDefault="00393DC0" w:rsidP="00E36F0E">
            <w:pPr>
              <w:rPr>
                <w:rFonts w:cs="Arial"/>
                <w:sz w:val="16"/>
                <w:szCs w:val="16"/>
              </w:rPr>
            </w:pPr>
            <w:r w:rsidRPr="00A3016D">
              <w:rPr>
                <w:rFonts w:cs="Arial"/>
                <w:sz w:val="16"/>
                <w:szCs w:val="16"/>
              </w:rPr>
              <w:t>MBORREL4: New req.</w:t>
            </w:r>
          </w:p>
        </w:tc>
      </w:tr>
      <w:tr w:rsidR="00E36F0E" w:rsidRPr="0065276D" w14:paraId="6D574079" w14:textId="77777777" w:rsidTr="00E36F0E">
        <w:trPr>
          <w:trHeight w:val="245"/>
          <w:jc w:val="center"/>
        </w:trPr>
        <w:tc>
          <w:tcPr>
            <w:tcW w:w="1755" w:type="dxa"/>
            <w:tcBorders>
              <w:left w:val="single" w:sz="4" w:space="0" w:color="auto"/>
              <w:right w:val="single" w:sz="4" w:space="0" w:color="auto"/>
            </w:tcBorders>
          </w:tcPr>
          <w:p w14:paraId="6BB5864D"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vAlign w:val="center"/>
          </w:tcPr>
          <w:p w14:paraId="2DEE163C" w14:textId="77777777" w:rsidR="00E36F0E" w:rsidRPr="00A3016D" w:rsidRDefault="00393DC0" w:rsidP="00E36F0E">
            <w:pPr>
              <w:rPr>
                <w:rFonts w:cs="Arial"/>
                <w:sz w:val="16"/>
                <w:szCs w:val="16"/>
              </w:rPr>
            </w:pPr>
            <w:r w:rsidRPr="00A3016D">
              <w:rPr>
                <w:rFonts w:cs="Arial"/>
                <w:sz w:val="16"/>
                <w:szCs w:val="16"/>
              </w:rPr>
              <w:t>MD-REQ-402839/A-DisableSyncWifiStaMode</w:t>
            </w:r>
          </w:p>
        </w:tc>
        <w:tc>
          <w:tcPr>
            <w:tcW w:w="5911" w:type="dxa"/>
            <w:tcBorders>
              <w:top w:val="single" w:sz="6" w:space="0" w:color="auto"/>
              <w:left w:val="single" w:sz="6" w:space="0" w:color="auto"/>
              <w:bottom w:val="single" w:sz="6" w:space="0" w:color="auto"/>
              <w:right w:val="single" w:sz="6" w:space="0" w:color="auto"/>
            </w:tcBorders>
            <w:vAlign w:val="center"/>
          </w:tcPr>
          <w:p w14:paraId="21D7C2C2" w14:textId="77777777" w:rsidR="00E36F0E" w:rsidRPr="00A3016D" w:rsidRDefault="00393DC0" w:rsidP="00E36F0E">
            <w:pPr>
              <w:rPr>
                <w:rFonts w:cs="Arial"/>
                <w:sz w:val="16"/>
                <w:szCs w:val="16"/>
              </w:rPr>
            </w:pPr>
            <w:r w:rsidRPr="00A3016D">
              <w:rPr>
                <w:rFonts w:cs="Arial"/>
                <w:sz w:val="16"/>
                <w:szCs w:val="16"/>
              </w:rPr>
              <w:t>MBORREL4: New req.</w:t>
            </w:r>
          </w:p>
        </w:tc>
      </w:tr>
      <w:tr w:rsidR="00E36F0E" w:rsidRPr="0065276D" w14:paraId="7476FE5F" w14:textId="77777777" w:rsidTr="00E36F0E">
        <w:trPr>
          <w:trHeight w:val="245"/>
          <w:jc w:val="center"/>
        </w:trPr>
        <w:tc>
          <w:tcPr>
            <w:tcW w:w="1755" w:type="dxa"/>
            <w:tcBorders>
              <w:left w:val="single" w:sz="4" w:space="0" w:color="auto"/>
              <w:right w:val="single" w:sz="4" w:space="0" w:color="auto"/>
            </w:tcBorders>
          </w:tcPr>
          <w:p w14:paraId="47516468"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vAlign w:val="center"/>
          </w:tcPr>
          <w:p w14:paraId="1885CCC4" w14:textId="77777777" w:rsidR="00E36F0E" w:rsidRPr="00A3016D" w:rsidRDefault="00393DC0" w:rsidP="00E36F0E">
            <w:pPr>
              <w:rPr>
                <w:rFonts w:cs="Arial"/>
                <w:sz w:val="16"/>
                <w:szCs w:val="16"/>
              </w:rPr>
            </w:pPr>
            <w:r w:rsidRPr="00A3016D">
              <w:rPr>
                <w:rFonts w:cs="Arial"/>
                <w:sz w:val="16"/>
                <w:szCs w:val="16"/>
              </w:rPr>
              <w:t>WIR-IIR-REQ-289532/E-WIRServer_Rx</w:t>
            </w:r>
          </w:p>
        </w:tc>
        <w:tc>
          <w:tcPr>
            <w:tcW w:w="5911" w:type="dxa"/>
            <w:tcBorders>
              <w:top w:val="single" w:sz="6" w:space="0" w:color="auto"/>
              <w:left w:val="single" w:sz="6" w:space="0" w:color="auto"/>
              <w:bottom w:val="single" w:sz="6" w:space="0" w:color="auto"/>
              <w:right w:val="single" w:sz="6" w:space="0" w:color="auto"/>
            </w:tcBorders>
            <w:vAlign w:val="center"/>
          </w:tcPr>
          <w:p w14:paraId="600D2CA7" w14:textId="77777777" w:rsidR="00E36F0E" w:rsidRPr="00A3016D" w:rsidRDefault="00393DC0" w:rsidP="00E36F0E">
            <w:pPr>
              <w:rPr>
                <w:rFonts w:cs="Arial"/>
                <w:sz w:val="16"/>
                <w:szCs w:val="16"/>
              </w:rPr>
            </w:pPr>
            <w:r w:rsidRPr="00A3016D">
              <w:rPr>
                <w:rFonts w:cs="Arial"/>
                <w:sz w:val="16"/>
                <w:szCs w:val="16"/>
              </w:rPr>
              <w:t>MBORREL4: Added REQ-402837-839</w:t>
            </w:r>
          </w:p>
        </w:tc>
      </w:tr>
      <w:tr w:rsidR="00E36F0E" w:rsidRPr="0065276D" w14:paraId="19DFB967" w14:textId="77777777" w:rsidTr="00E36F0E">
        <w:trPr>
          <w:trHeight w:val="245"/>
          <w:jc w:val="center"/>
        </w:trPr>
        <w:tc>
          <w:tcPr>
            <w:tcW w:w="1755" w:type="dxa"/>
            <w:tcBorders>
              <w:left w:val="single" w:sz="4" w:space="0" w:color="auto"/>
              <w:right w:val="single" w:sz="4" w:space="0" w:color="auto"/>
            </w:tcBorders>
          </w:tcPr>
          <w:p w14:paraId="14097E72"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vAlign w:val="center"/>
          </w:tcPr>
          <w:p w14:paraId="4B449FAC" w14:textId="77777777" w:rsidR="00E36F0E" w:rsidRPr="00A3016D" w:rsidRDefault="00393DC0" w:rsidP="00E36F0E">
            <w:pPr>
              <w:rPr>
                <w:rFonts w:cs="Arial"/>
                <w:sz w:val="16"/>
                <w:szCs w:val="16"/>
              </w:rPr>
            </w:pPr>
            <w:r w:rsidRPr="00A3016D">
              <w:rPr>
                <w:rFonts w:cs="Arial"/>
                <w:sz w:val="16"/>
                <w:szCs w:val="16"/>
              </w:rPr>
              <w:t>MD-REQ-402837/A-ReadPolicyTable</w:t>
            </w:r>
          </w:p>
        </w:tc>
        <w:tc>
          <w:tcPr>
            <w:tcW w:w="5911" w:type="dxa"/>
            <w:tcBorders>
              <w:top w:val="single" w:sz="6" w:space="0" w:color="auto"/>
              <w:left w:val="single" w:sz="6" w:space="0" w:color="auto"/>
              <w:bottom w:val="single" w:sz="6" w:space="0" w:color="auto"/>
              <w:right w:val="single" w:sz="6" w:space="0" w:color="auto"/>
            </w:tcBorders>
            <w:vAlign w:val="center"/>
          </w:tcPr>
          <w:p w14:paraId="22AE7588" w14:textId="77777777" w:rsidR="00E36F0E" w:rsidRPr="00A3016D" w:rsidRDefault="00393DC0" w:rsidP="00E36F0E">
            <w:pPr>
              <w:rPr>
                <w:rFonts w:cs="Arial"/>
                <w:sz w:val="16"/>
                <w:szCs w:val="16"/>
              </w:rPr>
            </w:pPr>
            <w:r w:rsidRPr="00A3016D">
              <w:rPr>
                <w:rFonts w:cs="Arial"/>
                <w:sz w:val="16"/>
                <w:szCs w:val="16"/>
              </w:rPr>
              <w:t>MBORREL4: New req.</w:t>
            </w:r>
          </w:p>
        </w:tc>
      </w:tr>
      <w:tr w:rsidR="00E36F0E" w:rsidRPr="0065276D" w14:paraId="583A5F1C" w14:textId="77777777" w:rsidTr="00E36F0E">
        <w:trPr>
          <w:trHeight w:val="245"/>
          <w:jc w:val="center"/>
        </w:trPr>
        <w:tc>
          <w:tcPr>
            <w:tcW w:w="1755" w:type="dxa"/>
            <w:tcBorders>
              <w:left w:val="single" w:sz="4" w:space="0" w:color="auto"/>
              <w:right w:val="single" w:sz="4" w:space="0" w:color="auto"/>
            </w:tcBorders>
          </w:tcPr>
          <w:p w14:paraId="36D85379"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vAlign w:val="center"/>
          </w:tcPr>
          <w:p w14:paraId="2407257F" w14:textId="77777777" w:rsidR="00E36F0E" w:rsidRPr="00A3016D" w:rsidRDefault="00393DC0" w:rsidP="00E36F0E">
            <w:pPr>
              <w:rPr>
                <w:rFonts w:cs="Arial"/>
                <w:sz w:val="16"/>
                <w:szCs w:val="16"/>
              </w:rPr>
            </w:pPr>
            <w:r w:rsidRPr="00A3016D">
              <w:rPr>
                <w:rFonts w:cs="Arial"/>
                <w:sz w:val="16"/>
                <w:szCs w:val="16"/>
              </w:rPr>
              <w:t>MD-REQ-402838/A-EnableSyncWifiStaMode</w:t>
            </w:r>
          </w:p>
        </w:tc>
        <w:tc>
          <w:tcPr>
            <w:tcW w:w="5911" w:type="dxa"/>
            <w:tcBorders>
              <w:top w:val="single" w:sz="6" w:space="0" w:color="auto"/>
              <w:left w:val="single" w:sz="6" w:space="0" w:color="auto"/>
              <w:bottom w:val="single" w:sz="6" w:space="0" w:color="auto"/>
              <w:right w:val="single" w:sz="6" w:space="0" w:color="auto"/>
            </w:tcBorders>
            <w:vAlign w:val="center"/>
          </w:tcPr>
          <w:p w14:paraId="41363920" w14:textId="77777777" w:rsidR="00E36F0E" w:rsidRPr="00A3016D" w:rsidRDefault="00393DC0" w:rsidP="00E36F0E">
            <w:pPr>
              <w:rPr>
                <w:rFonts w:cs="Arial"/>
                <w:sz w:val="16"/>
                <w:szCs w:val="16"/>
              </w:rPr>
            </w:pPr>
            <w:r w:rsidRPr="00A3016D">
              <w:rPr>
                <w:rFonts w:cs="Arial"/>
                <w:sz w:val="16"/>
                <w:szCs w:val="16"/>
              </w:rPr>
              <w:t>MBORREL4: New req.</w:t>
            </w:r>
          </w:p>
        </w:tc>
      </w:tr>
      <w:tr w:rsidR="00E36F0E" w:rsidRPr="0065276D" w14:paraId="6FB233BA" w14:textId="77777777" w:rsidTr="00E36F0E">
        <w:trPr>
          <w:trHeight w:val="245"/>
          <w:jc w:val="center"/>
        </w:trPr>
        <w:tc>
          <w:tcPr>
            <w:tcW w:w="1755" w:type="dxa"/>
            <w:tcBorders>
              <w:left w:val="single" w:sz="4" w:space="0" w:color="auto"/>
              <w:right w:val="single" w:sz="4" w:space="0" w:color="auto"/>
            </w:tcBorders>
          </w:tcPr>
          <w:p w14:paraId="525F90E2"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vAlign w:val="center"/>
          </w:tcPr>
          <w:p w14:paraId="37461488" w14:textId="77777777" w:rsidR="00E36F0E" w:rsidRPr="00A3016D" w:rsidRDefault="00393DC0" w:rsidP="00E36F0E">
            <w:pPr>
              <w:rPr>
                <w:rFonts w:cs="Arial"/>
                <w:sz w:val="16"/>
                <w:szCs w:val="16"/>
              </w:rPr>
            </w:pPr>
            <w:r w:rsidRPr="00A3016D">
              <w:rPr>
                <w:rFonts w:cs="Arial"/>
                <w:sz w:val="16"/>
                <w:szCs w:val="16"/>
              </w:rPr>
              <w:t>MD-REQ-402839/A-DisableSyncWifiStaMode</w:t>
            </w:r>
          </w:p>
        </w:tc>
        <w:tc>
          <w:tcPr>
            <w:tcW w:w="5911" w:type="dxa"/>
            <w:tcBorders>
              <w:top w:val="single" w:sz="6" w:space="0" w:color="auto"/>
              <w:left w:val="single" w:sz="6" w:space="0" w:color="auto"/>
              <w:bottom w:val="single" w:sz="6" w:space="0" w:color="auto"/>
              <w:right w:val="single" w:sz="6" w:space="0" w:color="auto"/>
            </w:tcBorders>
            <w:vAlign w:val="center"/>
          </w:tcPr>
          <w:p w14:paraId="168E6480" w14:textId="77777777" w:rsidR="00E36F0E" w:rsidRPr="00A3016D" w:rsidRDefault="00393DC0" w:rsidP="00E36F0E">
            <w:pPr>
              <w:rPr>
                <w:rFonts w:cs="Arial"/>
                <w:sz w:val="16"/>
                <w:szCs w:val="16"/>
              </w:rPr>
            </w:pPr>
            <w:r w:rsidRPr="00A3016D">
              <w:rPr>
                <w:rFonts w:cs="Arial"/>
                <w:sz w:val="16"/>
                <w:szCs w:val="16"/>
              </w:rPr>
              <w:t>MBORREL4: New req.</w:t>
            </w:r>
          </w:p>
        </w:tc>
      </w:tr>
      <w:tr w:rsidR="00E36F0E" w:rsidRPr="0065276D" w14:paraId="69F0B8BA" w14:textId="77777777" w:rsidTr="00E36F0E">
        <w:trPr>
          <w:trHeight w:val="245"/>
          <w:jc w:val="center"/>
        </w:trPr>
        <w:tc>
          <w:tcPr>
            <w:tcW w:w="1755" w:type="dxa"/>
            <w:tcBorders>
              <w:left w:val="single" w:sz="4" w:space="0" w:color="auto"/>
              <w:right w:val="single" w:sz="4" w:space="0" w:color="auto"/>
            </w:tcBorders>
          </w:tcPr>
          <w:p w14:paraId="22774D6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vAlign w:val="center"/>
          </w:tcPr>
          <w:p w14:paraId="55E01771" w14:textId="77777777" w:rsidR="00E36F0E" w:rsidRPr="00A3016D" w:rsidRDefault="00393DC0" w:rsidP="00E36F0E">
            <w:pPr>
              <w:rPr>
                <w:rFonts w:cs="Arial"/>
                <w:sz w:val="16"/>
                <w:szCs w:val="16"/>
              </w:rPr>
            </w:pPr>
            <w:r w:rsidRPr="00A3016D">
              <w:rPr>
                <w:rFonts w:cs="Arial"/>
                <w:sz w:val="16"/>
                <w:szCs w:val="16"/>
              </w:rPr>
              <w:t>WIR-REQ-295932/E-Intent Structure</w:t>
            </w:r>
          </w:p>
        </w:tc>
        <w:tc>
          <w:tcPr>
            <w:tcW w:w="5911" w:type="dxa"/>
            <w:tcBorders>
              <w:top w:val="single" w:sz="6" w:space="0" w:color="auto"/>
              <w:left w:val="single" w:sz="6" w:space="0" w:color="auto"/>
              <w:bottom w:val="single" w:sz="6" w:space="0" w:color="auto"/>
              <w:right w:val="single" w:sz="6" w:space="0" w:color="auto"/>
            </w:tcBorders>
            <w:vAlign w:val="center"/>
          </w:tcPr>
          <w:p w14:paraId="10F03367" w14:textId="77777777" w:rsidR="00E36F0E" w:rsidRPr="00A3016D" w:rsidRDefault="00393DC0" w:rsidP="00E36F0E">
            <w:pPr>
              <w:rPr>
                <w:rFonts w:cs="Arial"/>
                <w:sz w:val="16"/>
                <w:szCs w:val="16"/>
              </w:rPr>
            </w:pPr>
            <w:r w:rsidRPr="00A3016D">
              <w:rPr>
                <w:rFonts w:cs="Arial"/>
                <w:sz w:val="16"/>
                <w:szCs w:val="16"/>
              </w:rPr>
              <w:t>MBORREL4: Updated req.</w:t>
            </w:r>
          </w:p>
        </w:tc>
      </w:tr>
      <w:tr w:rsidR="00E36F0E" w:rsidRPr="0065276D" w14:paraId="39B0B8B7" w14:textId="77777777" w:rsidTr="00E36F0E">
        <w:trPr>
          <w:trHeight w:val="245"/>
          <w:jc w:val="center"/>
        </w:trPr>
        <w:tc>
          <w:tcPr>
            <w:tcW w:w="1755" w:type="dxa"/>
            <w:tcBorders>
              <w:left w:val="single" w:sz="4" w:space="0" w:color="auto"/>
              <w:right w:val="single" w:sz="4" w:space="0" w:color="auto"/>
            </w:tcBorders>
          </w:tcPr>
          <w:p w14:paraId="52EBAE42"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vAlign w:val="center"/>
          </w:tcPr>
          <w:p w14:paraId="3688E907" w14:textId="77777777" w:rsidR="00E36F0E" w:rsidRPr="00A3016D" w:rsidRDefault="00393DC0" w:rsidP="00E36F0E">
            <w:pPr>
              <w:rPr>
                <w:rFonts w:cs="Arial"/>
                <w:sz w:val="16"/>
                <w:szCs w:val="16"/>
              </w:rPr>
            </w:pPr>
            <w:r w:rsidRPr="00A3016D">
              <w:rPr>
                <w:rFonts w:cs="Arial"/>
                <w:sz w:val="16"/>
                <w:szCs w:val="16"/>
              </w:rPr>
              <w:t>WIR-REQ-295939/E-Intent Policy Table Privilege Breakdown</w:t>
            </w:r>
          </w:p>
        </w:tc>
        <w:tc>
          <w:tcPr>
            <w:tcW w:w="5911" w:type="dxa"/>
            <w:tcBorders>
              <w:top w:val="single" w:sz="6" w:space="0" w:color="auto"/>
              <w:left w:val="single" w:sz="6" w:space="0" w:color="auto"/>
              <w:bottom w:val="single" w:sz="6" w:space="0" w:color="auto"/>
              <w:right w:val="single" w:sz="6" w:space="0" w:color="auto"/>
            </w:tcBorders>
            <w:vAlign w:val="center"/>
          </w:tcPr>
          <w:p w14:paraId="3D607D39" w14:textId="77777777" w:rsidR="00E36F0E" w:rsidRPr="00A3016D" w:rsidRDefault="00393DC0" w:rsidP="00E36F0E">
            <w:pPr>
              <w:rPr>
                <w:rFonts w:cs="Arial"/>
                <w:sz w:val="16"/>
                <w:szCs w:val="16"/>
              </w:rPr>
            </w:pPr>
            <w:r w:rsidRPr="00A3016D">
              <w:rPr>
                <w:rFonts w:cs="Arial"/>
                <w:sz w:val="16"/>
                <w:szCs w:val="16"/>
              </w:rPr>
              <w:t>MBORREL4: Updated req.</w:t>
            </w:r>
          </w:p>
        </w:tc>
      </w:tr>
      <w:tr w:rsidR="00E36F0E" w:rsidRPr="0065276D" w14:paraId="4135916A" w14:textId="77777777" w:rsidTr="00E36F0E">
        <w:trPr>
          <w:trHeight w:val="245"/>
          <w:jc w:val="center"/>
        </w:trPr>
        <w:tc>
          <w:tcPr>
            <w:tcW w:w="1755" w:type="dxa"/>
            <w:tcBorders>
              <w:left w:val="single" w:sz="4" w:space="0" w:color="auto"/>
              <w:right w:val="single" w:sz="4" w:space="0" w:color="auto"/>
            </w:tcBorders>
          </w:tcPr>
          <w:p w14:paraId="4BAB297C"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vAlign w:val="center"/>
          </w:tcPr>
          <w:p w14:paraId="00634E32" w14:textId="77777777" w:rsidR="00E36F0E" w:rsidRPr="00A3016D" w:rsidRDefault="00393DC0" w:rsidP="00E36F0E">
            <w:pPr>
              <w:rPr>
                <w:rFonts w:cs="Arial"/>
                <w:sz w:val="16"/>
                <w:szCs w:val="16"/>
              </w:rPr>
            </w:pPr>
            <w:r w:rsidRPr="00A3016D">
              <w:rPr>
                <w:rFonts w:cs="Arial"/>
                <w:sz w:val="16"/>
                <w:szCs w:val="16"/>
              </w:rPr>
              <w:t>WIR-REQ-295942/D-Intent Policy Update</w:t>
            </w:r>
          </w:p>
        </w:tc>
        <w:tc>
          <w:tcPr>
            <w:tcW w:w="5911" w:type="dxa"/>
            <w:tcBorders>
              <w:top w:val="single" w:sz="6" w:space="0" w:color="auto"/>
              <w:left w:val="single" w:sz="6" w:space="0" w:color="auto"/>
              <w:bottom w:val="single" w:sz="6" w:space="0" w:color="auto"/>
              <w:right w:val="single" w:sz="6" w:space="0" w:color="auto"/>
            </w:tcBorders>
            <w:vAlign w:val="center"/>
          </w:tcPr>
          <w:p w14:paraId="7CBB86F6" w14:textId="77777777" w:rsidR="00E36F0E" w:rsidRPr="00A3016D" w:rsidRDefault="00393DC0" w:rsidP="00E36F0E">
            <w:pPr>
              <w:rPr>
                <w:rFonts w:cs="Arial"/>
                <w:sz w:val="16"/>
                <w:szCs w:val="16"/>
              </w:rPr>
            </w:pPr>
            <w:r w:rsidRPr="00A3016D">
              <w:rPr>
                <w:rFonts w:cs="Arial"/>
                <w:sz w:val="16"/>
                <w:szCs w:val="16"/>
              </w:rPr>
              <w:t>MBORREL4: Updated req.</w:t>
            </w:r>
          </w:p>
        </w:tc>
      </w:tr>
      <w:tr w:rsidR="00E36F0E" w:rsidRPr="0065276D" w14:paraId="54FD14CF" w14:textId="77777777" w:rsidTr="00E36F0E">
        <w:trPr>
          <w:trHeight w:val="245"/>
          <w:jc w:val="center"/>
        </w:trPr>
        <w:tc>
          <w:tcPr>
            <w:tcW w:w="1755" w:type="dxa"/>
            <w:tcBorders>
              <w:left w:val="single" w:sz="4" w:space="0" w:color="auto"/>
              <w:right w:val="single" w:sz="4" w:space="0" w:color="auto"/>
            </w:tcBorders>
          </w:tcPr>
          <w:p w14:paraId="3F187616"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vAlign w:val="center"/>
          </w:tcPr>
          <w:p w14:paraId="2876F705" w14:textId="77777777" w:rsidR="00E36F0E" w:rsidRPr="00A3016D" w:rsidRDefault="00393DC0" w:rsidP="00E36F0E">
            <w:pPr>
              <w:rPr>
                <w:rFonts w:cs="Arial"/>
                <w:sz w:val="16"/>
                <w:szCs w:val="16"/>
              </w:rPr>
            </w:pPr>
            <w:r w:rsidRPr="00A3016D">
              <w:rPr>
                <w:rFonts w:cs="Arial"/>
                <w:sz w:val="16"/>
                <w:szCs w:val="16"/>
              </w:rPr>
              <w:t>WIR-REQ-385872/D-Intent policy update pull request</w:t>
            </w:r>
          </w:p>
        </w:tc>
        <w:tc>
          <w:tcPr>
            <w:tcW w:w="5911" w:type="dxa"/>
            <w:tcBorders>
              <w:top w:val="single" w:sz="6" w:space="0" w:color="auto"/>
              <w:left w:val="single" w:sz="6" w:space="0" w:color="auto"/>
              <w:bottom w:val="single" w:sz="6" w:space="0" w:color="auto"/>
              <w:right w:val="single" w:sz="6" w:space="0" w:color="auto"/>
            </w:tcBorders>
            <w:vAlign w:val="center"/>
          </w:tcPr>
          <w:p w14:paraId="76EF4A2A" w14:textId="77777777" w:rsidR="00E36F0E" w:rsidRPr="00A3016D" w:rsidRDefault="00393DC0" w:rsidP="00E36F0E">
            <w:pPr>
              <w:rPr>
                <w:rFonts w:cs="Arial"/>
                <w:sz w:val="16"/>
                <w:szCs w:val="16"/>
              </w:rPr>
            </w:pPr>
            <w:r w:rsidRPr="00A3016D">
              <w:rPr>
                <w:rFonts w:cs="Arial"/>
                <w:sz w:val="16"/>
                <w:szCs w:val="16"/>
              </w:rPr>
              <w:t>MBORREL4: Updated req.</w:t>
            </w:r>
          </w:p>
        </w:tc>
      </w:tr>
      <w:tr w:rsidR="00E36F0E" w:rsidRPr="0065276D" w14:paraId="5BF4BE1D" w14:textId="77777777" w:rsidTr="00E36F0E">
        <w:trPr>
          <w:trHeight w:val="245"/>
          <w:jc w:val="center"/>
        </w:trPr>
        <w:tc>
          <w:tcPr>
            <w:tcW w:w="1755" w:type="dxa"/>
            <w:tcBorders>
              <w:left w:val="single" w:sz="4" w:space="0" w:color="auto"/>
              <w:right w:val="single" w:sz="4" w:space="0" w:color="auto"/>
            </w:tcBorders>
          </w:tcPr>
          <w:p w14:paraId="0C14243E"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vAlign w:val="center"/>
          </w:tcPr>
          <w:p w14:paraId="7BBF063B" w14:textId="77777777" w:rsidR="00E36F0E" w:rsidRPr="00A3016D" w:rsidRDefault="00393DC0" w:rsidP="00E36F0E">
            <w:pPr>
              <w:rPr>
                <w:rFonts w:cs="Arial"/>
                <w:sz w:val="16"/>
                <w:szCs w:val="16"/>
              </w:rPr>
            </w:pPr>
            <w:r w:rsidRPr="00A3016D">
              <w:rPr>
                <w:rFonts w:cs="Arial"/>
                <w:sz w:val="16"/>
                <w:szCs w:val="16"/>
              </w:rPr>
              <w:t>STR-503864/C-Requirements</w:t>
            </w:r>
          </w:p>
        </w:tc>
        <w:tc>
          <w:tcPr>
            <w:tcW w:w="5911" w:type="dxa"/>
            <w:tcBorders>
              <w:top w:val="single" w:sz="6" w:space="0" w:color="auto"/>
              <w:left w:val="single" w:sz="6" w:space="0" w:color="auto"/>
              <w:bottom w:val="single" w:sz="6" w:space="0" w:color="auto"/>
              <w:right w:val="single" w:sz="6" w:space="0" w:color="auto"/>
            </w:tcBorders>
            <w:vAlign w:val="center"/>
          </w:tcPr>
          <w:p w14:paraId="6A5F0FF9" w14:textId="77777777" w:rsidR="00E36F0E" w:rsidRPr="00A3016D" w:rsidRDefault="00393DC0" w:rsidP="00E36F0E">
            <w:pPr>
              <w:rPr>
                <w:rFonts w:cs="Arial"/>
                <w:sz w:val="16"/>
                <w:szCs w:val="16"/>
              </w:rPr>
            </w:pPr>
            <w:r w:rsidRPr="00A3016D">
              <w:rPr>
                <w:rFonts w:cs="Arial"/>
                <w:sz w:val="16"/>
                <w:szCs w:val="16"/>
              </w:rPr>
              <w:t>MBORREL4: Removed REQ-295949</w:t>
            </w:r>
          </w:p>
        </w:tc>
      </w:tr>
      <w:tr w:rsidR="00E36F0E" w:rsidRPr="0065276D" w14:paraId="6502C95D" w14:textId="77777777" w:rsidTr="00E36F0E">
        <w:trPr>
          <w:trHeight w:val="245"/>
          <w:jc w:val="center"/>
        </w:trPr>
        <w:tc>
          <w:tcPr>
            <w:tcW w:w="1755" w:type="dxa"/>
            <w:tcBorders>
              <w:left w:val="single" w:sz="4" w:space="0" w:color="auto"/>
              <w:right w:val="single" w:sz="4" w:space="0" w:color="auto"/>
            </w:tcBorders>
          </w:tcPr>
          <w:p w14:paraId="572E45A3"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vAlign w:val="center"/>
          </w:tcPr>
          <w:p w14:paraId="253255A8" w14:textId="77777777" w:rsidR="00E36F0E" w:rsidRPr="00A3016D" w:rsidRDefault="00393DC0" w:rsidP="00E36F0E">
            <w:pPr>
              <w:rPr>
                <w:rFonts w:cs="Arial"/>
                <w:sz w:val="16"/>
                <w:szCs w:val="16"/>
              </w:rPr>
            </w:pPr>
            <w:r w:rsidRPr="00A3016D">
              <w:rPr>
                <w:rFonts w:cs="Arial"/>
                <w:sz w:val="16"/>
                <w:szCs w:val="16"/>
              </w:rPr>
              <w:t>WIR-REQ-295948/D-WIRClients IP Address</w:t>
            </w:r>
          </w:p>
        </w:tc>
        <w:tc>
          <w:tcPr>
            <w:tcW w:w="5911" w:type="dxa"/>
            <w:tcBorders>
              <w:top w:val="single" w:sz="6" w:space="0" w:color="auto"/>
              <w:left w:val="single" w:sz="6" w:space="0" w:color="auto"/>
              <w:bottom w:val="single" w:sz="6" w:space="0" w:color="auto"/>
              <w:right w:val="single" w:sz="6" w:space="0" w:color="auto"/>
            </w:tcBorders>
            <w:vAlign w:val="center"/>
          </w:tcPr>
          <w:p w14:paraId="170CE6E6" w14:textId="77777777" w:rsidR="00E36F0E" w:rsidRPr="00A3016D" w:rsidRDefault="00393DC0" w:rsidP="00E36F0E">
            <w:pPr>
              <w:rPr>
                <w:rFonts w:cs="Arial"/>
                <w:sz w:val="16"/>
                <w:szCs w:val="16"/>
              </w:rPr>
            </w:pPr>
            <w:r w:rsidRPr="00A3016D">
              <w:rPr>
                <w:rFonts w:cs="Arial"/>
                <w:sz w:val="16"/>
                <w:szCs w:val="16"/>
              </w:rPr>
              <w:t>MBORREL4: Updated req.</w:t>
            </w:r>
          </w:p>
        </w:tc>
      </w:tr>
      <w:tr w:rsidR="00E36F0E" w:rsidRPr="0065276D" w14:paraId="39F6FCAC" w14:textId="77777777" w:rsidTr="00E36F0E">
        <w:trPr>
          <w:trHeight w:val="245"/>
          <w:jc w:val="center"/>
        </w:trPr>
        <w:tc>
          <w:tcPr>
            <w:tcW w:w="1755" w:type="dxa"/>
            <w:tcBorders>
              <w:left w:val="single" w:sz="4" w:space="0" w:color="auto"/>
              <w:right w:val="single" w:sz="4" w:space="0" w:color="auto"/>
            </w:tcBorders>
          </w:tcPr>
          <w:p w14:paraId="36F3DD63"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vAlign w:val="center"/>
          </w:tcPr>
          <w:p w14:paraId="4480E852" w14:textId="77777777" w:rsidR="00E36F0E" w:rsidRPr="00A3016D" w:rsidRDefault="00393DC0" w:rsidP="00E36F0E">
            <w:pPr>
              <w:rPr>
                <w:rFonts w:cs="Arial"/>
                <w:sz w:val="16"/>
                <w:szCs w:val="16"/>
              </w:rPr>
            </w:pPr>
            <w:r w:rsidRPr="00A3016D">
              <w:rPr>
                <w:rFonts w:cs="Arial"/>
                <w:sz w:val="16"/>
                <w:szCs w:val="16"/>
              </w:rPr>
              <w:t>STR-503867/D-Requirements</w:t>
            </w:r>
          </w:p>
        </w:tc>
        <w:tc>
          <w:tcPr>
            <w:tcW w:w="5911" w:type="dxa"/>
            <w:tcBorders>
              <w:top w:val="single" w:sz="6" w:space="0" w:color="auto"/>
              <w:left w:val="single" w:sz="6" w:space="0" w:color="auto"/>
              <w:bottom w:val="single" w:sz="6" w:space="0" w:color="auto"/>
              <w:right w:val="single" w:sz="6" w:space="0" w:color="auto"/>
            </w:tcBorders>
            <w:vAlign w:val="center"/>
          </w:tcPr>
          <w:p w14:paraId="205D64F6" w14:textId="77777777" w:rsidR="00E36F0E" w:rsidRPr="00A3016D" w:rsidRDefault="00393DC0" w:rsidP="00E36F0E">
            <w:pPr>
              <w:rPr>
                <w:rFonts w:cs="Arial"/>
                <w:sz w:val="16"/>
                <w:szCs w:val="16"/>
              </w:rPr>
            </w:pPr>
            <w:r w:rsidRPr="00A3016D">
              <w:rPr>
                <w:rFonts w:cs="Arial"/>
                <w:sz w:val="16"/>
                <w:szCs w:val="16"/>
              </w:rPr>
              <w:t>MBORREL4: Added REQ-402383</w:t>
            </w:r>
          </w:p>
        </w:tc>
      </w:tr>
      <w:tr w:rsidR="00E36F0E" w:rsidRPr="0065276D" w14:paraId="4BC39262" w14:textId="77777777" w:rsidTr="00E36F0E">
        <w:trPr>
          <w:trHeight w:val="245"/>
          <w:jc w:val="center"/>
        </w:trPr>
        <w:tc>
          <w:tcPr>
            <w:tcW w:w="1755" w:type="dxa"/>
            <w:tcBorders>
              <w:left w:val="single" w:sz="4" w:space="0" w:color="auto"/>
              <w:right w:val="single" w:sz="4" w:space="0" w:color="auto"/>
            </w:tcBorders>
          </w:tcPr>
          <w:p w14:paraId="53481B04"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vAlign w:val="center"/>
          </w:tcPr>
          <w:p w14:paraId="10413BB4" w14:textId="77777777" w:rsidR="00E36F0E" w:rsidRPr="00A3016D" w:rsidRDefault="00393DC0" w:rsidP="00E36F0E">
            <w:pPr>
              <w:rPr>
                <w:rFonts w:cs="Arial"/>
                <w:sz w:val="16"/>
                <w:szCs w:val="16"/>
              </w:rPr>
            </w:pPr>
            <w:r w:rsidRPr="00A3016D">
              <w:rPr>
                <w:rFonts w:cs="Arial"/>
                <w:sz w:val="16"/>
                <w:szCs w:val="16"/>
              </w:rPr>
              <w:t>WIR-REQ-388321/B-Reporting WiFi Connection Event to SDN</w:t>
            </w:r>
          </w:p>
        </w:tc>
        <w:tc>
          <w:tcPr>
            <w:tcW w:w="5911" w:type="dxa"/>
            <w:tcBorders>
              <w:top w:val="single" w:sz="6" w:space="0" w:color="auto"/>
              <w:left w:val="single" w:sz="6" w:space="0" w:color="auto"/>
              <w:bottom w:val="single" w:sz="6" w:space="0" w:color="auto"/>
              <w:right w:val="single" w:sz="6" w:space="0" w:color="auto"/>
            </w:tcBorders>
            <w:vAlign w:val="center"/>
          </w:tcPr>
          <w:p w14:paraId="319C144D" w14:textId="77777777" w:rsidR="00E36F0E" w:rsidRPr="00A3016D" w:rsidRDefault="00393DC0" w:rsidP="00E36F0E">
            <w:pPr>
              <w:rPr>
                <w:rFonts w:cs="Arial"/>
                <w:sz w:val="16"/>
                <w:szCs w:val="16"/>
              </w:rPr>
            </w:pPr>
            <w:r w:rsidRPr="00A3016D">
              <w:rPr>
                <w:rFonts w:cs="Arial"/>
                <w:sz w:val="16"/>
                <w:szCs w:val="16"/>
              </w:rPr>
              <w:t>MBORREL4: Updated req.</w:t>
            </w:r>
          </w:p>
        </w:tc>
      </w:tr>
      <w:tr w:rsidR="00E36F0E" w:rsidRPr="0065276D" w14:paraId="2DE463FB" w14:textId="77777777" w:rsidTr="00E36F0E">
        <w:trPr>
          <w:trHeight w:val="245"/>
          <w:jc w:val="center"/>
        </w:trPr>
        <w:tc>
          <w:tcPr>
            <w:tcW w:w="1755" w:type="dxa"/>
            <w:tcBorders>
              <w:left w:val="single" w:sz="4" w:space="0" w:color="auto"/>
              <w:right w:val="single" w:sz="4" w:space="0" w:color="auto"/>
            </w:tcBorders>
          </w:tcPr>
          <w:p w14:paraId="28D38D39"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vAlign w:val="center"/>
          </w:tcPr>
          <w:p w14:paraId="56DD9275" w14:textId="77777777" w:rsidR="00E36F0E" w:rsidRPr="00A3016D" w:rsidRDefault="00393DC0" w:rsidP="00E36F0E">
            <w:pPr>
              <w:rPr>
                <w:rFonts w:cs="Arial"/>
                <w:sz w:val="16"/>
                <w:szCs w:val="16"/>
              </w:rPr>
            </w:pPr>
            <w:r w:rsidRPr="00A3016D">
              <w:rPr>
                <w:rFonts w:cs="Arial"/>
                <w:sz w:val="16"/>
                <w:szCs w:val="16"/>
              </w:rPr>
              <w:t>WIR-REQ-402383/A-Controlling diagnostic data upload by CCS setting</w:t>
            </w:r>
          </w:p>
        </w:tc>
        <w:tc>
          <w:tcPr>
            <w:tcW w:w="5911" w:type="dxa"/>
            <w:tcBorders>
              <w:top w:val="single" w:sz="6" w:space="0" w:color="auto"/>
              <w:left w:val="single" w:sz="6" w:space="0" w:color="auto"/>
              <w:bottom w:val="single" w:sz="6" w:space="0" w:color="auto"/>
              <w:right w:val="single" w:sz="6" w:space="0" w:color="auto"/>
            </w:tcBorders>
            <w:vAlign w:val="center"/>
          </w:tcPr>
          <w:p w14:paraId="0D4868AD" w14:textId="77777777" w:rsidR="00E36F0E" w:rsidRPr="00A3016D" w:rsidRDefault="00393DC0" w:rsidP="00E36F0E">
            <w:pPr>
              <w:rPr>
                <w:rFonts w:cs="Arial"/>
                <w:sz w:val="16"/>
                <w:szCs w:val="16"/>
              </w:rPr>
            </w:pPr>
            <w:r w:rsidRPr="00A3016D">
              <w:rPr>
                <w:rFonts w:cs="Arial"/>
                <w:sz w:val="16"/>
                <w:szCs w:val="16"/>
              </w:rPr>
              <w:t>MBORREL4: New req.</w:t>
            </w:r>
          </w:p>
        </w:tc>
      </w:tr>
      <w:tr w:rsidR="00E36F0E" w:rsidRPr="0065276D" w14:paraId="79361434" w14:textId="77777777" w:rsidTr="00E36F0E">
        <w:trPr>
          <w:trHeight w:val="245"/>
          <w:jc w:val="center"/>
        </w:trPr>
        <w:tc>
          <w:tcPr>
            <w:tcW w:w="1755" w:type="dxa"/>
            <w:tcBorders>
              <w:left w:val="single" w:sz="4" w:space="0" w:color="auto"/>
              <w:right w:val="single" w:sz="4" w:space="0" w:color="auto"/>
            </w:tcBorders>
          </w:tcPr>
          <w:p w14:paraId="2DDC5154"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vAlign w:val="center"/>
          </w:tcPr>
          <w:p w14:paraId="7828BF61" w14:textId="77777777" w:rsidR="00E36F0E" w:rsidRPr="00A3016D" w:rsidRDefault="00393DC0" w:rsidP="00E36F0E">
            <w:pPr>
              <w:rPr>
                <w:rFonts w:cs="Arial"/>
                <w:sz w:val="16"/>
                <w:szCs w:val="16"/>
              </w:rPr>
            </w:pPr>
            <w:r w:rsidRPr="00A3016D">
              <w:rPr>
                <w:rFonts w:cs="Arial"/>
                <w:sz w:val="16"/>
                <w:szCs w:val="16"/>
              </w:rPr>
              <w:t>STR-503870/E-Requirements</w:t>
            </w:r>
          </w:p>
        </w:tc>
        <w:tc>
          <w:tcPr>
            <w:tcW w:w="5911" w:type="dxa"/>
            <w:tcBorders>
              <w:top w:val="single" w:sz="6" w:space="0" w:color="auto"/>
              <w:left w:val="single" w:sz="6" w:space="0" w:color="auto"/>
              <w:bottom w:val="single" w:sz="6" w:space="0" w:color="auto"/>
              <w:right w:val="single" w:sz="6" w:space="0" w:color="auto"/>
            </w:tcBorders>
            <w:vAlign w:val="center"/>
          </w:tcPr>
          <w:p w14:paraId="4E42F176" w14:textId="77777777" w:rsidR="00E36F0E" w:rsidRPr="00A3016D" w:rsidRDefault="00393DC0" w:rsidP="00E36F0E">
            <w:pPr>
              <w:rPr>
                <w:rFonts w:cs="Arial"/>
                <w:sz w:val="16"/>
                <w:szCs w:val="16"/>
              </w:rPr>
            </w:pPr>
            <w:r w:rsidRPr="00A3016D">
              <w:rPr>
                <w:rFonts w:cs="Arial"/>
                <w:sz w:val="16"/>
                <w:szCs w:val="16"/>
              </w:rPr>
              <w:t>MBORREL4: Added REQ-402384</w:t>
            </w:r>
          </w:p>
        </w:tc>
      </w:tr>
      <w:tr w:rsidR="00E36F0E" w:rsidRPr="0065276D" w14:paraId="3953DADF" w14:textId="77777777" w:rsidTr="00E36F0E">
        <w:trPr>
          <w:trHeight w:val="245"/>
          <w:jc w:val="center"/>
        </w:trPr>
        <w:tc>
          <w:tcPr>
            <w:tcW w:w="1755" w:type="dxa"/>
            <w:tcBorders>
              <w:left w:val="single" w:sz="4" w:space="0" w:color="auto"/>
              <w:right w:val="single" w:sz="4" w:space="0" w:color="auto"/>
            </w:tcBorders>
          </w:tcPr>
          <w:p w14:paraId="2AB21504"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vAlign w:val="center"/>
          </w:tcPr>
          <w:p w14:paraId="0CDCF354" w14:textId="77777777" w:rsidR="00E36F0E" w:rsidRPr="00A3016D" w:rsidRDefault="00393DC0" w:rsidP="00E36F0E">
            <w:pPr>
              <w:rPr>
                <w:rFonts w:cs="Arial"/>
                <w:sz w:val="16"/>
                <w:szCs w:val="16"/>
              </w:rPr>
            </w:pPr>
            <w:r w:rsidRPr="00A3016D">
              <w:rPr>
                <w:rFonts w:cs="Arial"/>
                <w:sz w:val="16"/>
                <w:szCs w:val="16"/>
              </w:rPr>
              <w:t>WIR-REQ-402384/A-Controlling data usage data upload by CCS setting</w:t>
            </w:r>
          </w:p>
        </w:tc>
        <w:tc>
          <w:tcPr>
            <w:tcW w:w="5911" w:type="dxa"/>
            <w:tcBorders>
              <w:top w:val="single" w:sz="6" w:space="0" w:color="auto"/>
              <w:left w:val="single" w:sz="6" w:space="0" w:color="auto"/>
              <w:bottom w:val="single" w:sz="6" w:space="0" w:color="auto"/>
              <w:right w:val="single" w:sz="6" w:space="0" w:color="auto"/>
            </w:tcBorders>
            <w:vAlign w:val="center"/>
          </w:tcPr>
          <w:p w14:paraId="136F8BD3" w14:textId="77777777" w:rsidR="00E36F0E" w:rsidRPr="00A3016D" w:rsidRDefault="00393DC0" w:rsidP="00E36F0E">
            <w:pPr>
              <w:rPr>
                <w:rFonts w:cs="Arial"/>
                <w:sz w:val="16"/>
                <w:szCs w:val="16"/>
              </w:rPr>
            </w:pPr>
            <w:r w:rsidRPr="00A3016D">
              <w:rPr>
                <w:rFonts w:cs="Arial"/>
                <w:sz w:val="16"/>
                <w:szCs w:val="16"/>
              </w:rPr>
              <w:t>MBORREL4: New req.</w:t>
            </w:r>
          </w:p>
        </w:tc>
      </w:tr>
      <w:tr w:rsidR="00E36F0E" w:rsidRPr="0065276D" w14:paraId="5133AF9C" w14:textId="77777777" w:rsidTr="00E36F0E">
        <w:trPr>
          <w:trHeight w:val="245"/>
          <w:jc w:val="center"/>
        </w:trPr>
        <w:tc>
          <w:tcPr>
            <w:tcW w:w="1755" w:type="dxa"/>
            <w:tcBorders>
              <w:left w:val="single" w:sz="4" w:space="0" w:color="auto"/>
              <w:right w:val="single" w:sz="4" w:space="0" w:color="auto"/>
            </w:tcBorders>
          </w:tcPr>
          <w:p w14:paraId="61005FD9"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vAlign w:val="center"/>
          </w:tcPr>
          <w:p w14:paraId="6669E291" w14:textId="77777777" w:rsidR="00E36F0E" w:rsidRPr="00A3016D" w:rsidRDefault="00393DC0" w:rsidP="00E36F0E">
            <w:pPr>
              <w:rPr>
                <w:rFonts w:cs="Arial"/>
                <w:sz w:val="16"/>
                <w:szCs w:val="16"/>
              </w:rPr>
            </w:pPr>
            <w:r w:rsidRPr="00A3016D">
              <w:rPr>
                <w:rFonts w:cs="Arial"/>
                <w:sz w:val="16"/>
                <w:szCs w:val="16"/>
              </w:rPr>
              <w:t>STR-503985/D-Requirements</w:t>
            </w:r>
          </w:p>
        </w:tc>
        <w:tc>
          <w:tcPr>
            <w:tcW w:w="5911" w:type="dxa"/>
            <w:tcBorders>
              <w:top w:val="single" w:sz="6" w:space="0" w:color="auto"/>
              <w:left w:val="single" w:sz="6" w:space="0" w:color="auto"/>
              <w:bottom w:val="single" w:sz="6" w:space="0" w:color="auto"/>
              <w:right w:val="single" w:sz="6" w:space="0" w:color="auto"/>
            </w:tcBorders>
            <w:vAlign w:val="center"/>
          </w:tcPr>
          <w:p w14:paraId="0725D39C" w14:textId="77777777" w:rsidR="00E36F0E" w:rsidRPr="00A3016D" w:rsidRDefault="00393DC0" w:rsidP="00E36F0E">
            <w:pPr>
              <w:rPr>
                <w:rFonts w:cs="Arial"/>
                <w:sz w:val="16"/>
                <w:szCs w:val="16"/>
              </w:rPr>
            </w:pPr>
            <w:r w:rsidRPr="00A3016D">
              <w:rPr>
                <w:rFonts w:cs="Arial"/>
                <w:sz w:val="16"/>
                <w:szCs w:val="16"/>
              </w:rPr>
              <w:t>MBORREL4; Added REQ-402361</w:t>
            </w:r>
          </w:p>
        </w:tc>
      </w:tr>
      <w:tr w:rsidR="00E36F0E" w:rsidRPr="0065276D" w14:paraId="46DAD3E5" w14:textId="77777777" w:rsidTr="00E36F0E">
        <w:trPr>
          <w:trHeight w:val="245"/>
          <w:jc w:val="center"/>
        </w:trPr>
        <w:tc>
          <w:tcPr>
            <w:tcW w:w="1755" w:type="dxa"/>
            <w:tcBorders>
              <w:left w:val="single" w:sz="4" w:space="0" w:color="auto"/>
              <w:right w:val="single" w:sz="4" w:space="0" w:color="auto"/>
            </w:tcBorders>
          </w:tcPr>
          <w:p w14:paraId="46E4C665"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vAlign w:val="center"/>
          </w:tcPr>
          <w:p w14:paraId="519BD88C" w14:textId="77777777" w:rsidR="00E36F0E" w:rsidRPr="00A3016D" w:rsidRDefault="00393DC0" w:rsidP="00E36F0E">
            <w:pPr>
              <w:rPr>
                <w:rFonts w:cs="Arial"/>
                <w:sz w:val="16"/>
                <w:szCs w:val="16"/>
              </w:rPr>
            </w:pPr>
            <w:r w:rsidRPr="00A3016D">
              <w:rPr>
                <w:rFonts w:cs="Arial"/>
                <w:sz w:val="16"/>
                <w:szCs w:val="16"/>
              </w:rPr>
              <w:t>WIR-REQ-402361/A-Support for China (DuerOS)</w:t>
            </w:r>
          </w:p>
        </w:tc>
        <w:tc>
          <w:tcPr>
            <w:tcW w:w="5911" w:type="dxa"/>
            <w:tcBorders>
              <w:top w:val="single" w:sz="6" w:space="0" w:color="auto"/>
              <w:left w:val="single" w:sz="6" w:space="0" w:color="auto"/>
              <w:bottom w:val="single" w:sz="6" w:space="0" w:color="auto"/>
              <w:right w:val="single" w:sz="6" w:space="0" w:color="auto"/>
            </w:tcBorders>
            <w:vAlign w:val="center"/>
          </w:tcPr>
          <w:p w14:paraId="62CF541D" w14:textId="77777777" w:rsidR="00E36F0E" w:rsidRPr="00A3016D" w:rsidRDefault="00393DC0" w:rsidP="00E36F0E">
            <w:pPr>
              <w:rPr>
                <w:rFonts w:cs="Arial"/>
                <w:sz w:val="16"/>
                <w:szCs w:val="16"/>
              </w:rPr>
            </w:pPr>
            <w:r w:rsidRPr="00A3016D">
              <w:rPr>
                <w:rFonts w:cs="Arial"/>
                <w:sz w:val="16"/>
                <w:szCs w:val="16"/>
              </w:rPr>
              <w:t>MBORREL4: New req.</w:t>
            </w:r>
          </w:p>
        </w:tc>
      </w:tr>
      <w:tr w:rsidR="00E36F0E" w:rsidRPr="0065276D" w14:paraId="27CF4A75" w14:textId="77777777" w:rsidTr="00E36F0E">
        <w:trPr>
          <w:trHeight w:val="245"/>
          <w:jc w:val="center"/>
        </w:trPr>
        <w:tc>
          <w:tcPr>
            <w:tcW w:w="1755" w:type="dxa"/>
            <w:tcBorders>
              <w:left w:val="single" w:sz="4" w:space="0" w:color="auto"/>
              <w:right w:val="single" w:sz="4" w:space="0" w:color="auto"/>
            </w:tcBorders>
          </w:tcPr>
          <w:p w14:paraId="53FFDF97"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vAlign w:val="center"/>
          </w:tcPr>
          <w:p w14:paraId="1A31972C" w14:textId="77777777" w:rsidR="00E36F0E" w:rsidRPr="00A3016D" w:rsidRDefault="00393DC0" w:rsidP="00E36F0E">
            <w:pPr>
              <w:rPr>
                <w:rFonts w:cs="Arial"/>
                <w:sz w:val="16"/>
                <w:szCs w:val="16"/>
              </w:rPr>
            </w:pPr>
            <w:r w:rsidRPr="00A3016D">
              <w:rPr>
                <w:rFonts w:cs="Arial"/>
                <w:sz w:val="16"/>
                <w:szCs w:val="16"/>
              </w:rPr>
              <w:t>STR-503988/F-Requirements</w:t>
            </w:r>
          </w:p>
        </w:tc>
        <w:tc>
          <w:tcPr>
            <w:tcW w:w="5911" w:type="dxa"/>
            <w:tcBorders>
              <w:top w:val="single" w:sz="6" w:space="0" w:color="auto"/>
              <w:left w:val="single" w:sz="6" w:space="0" w:color="auto"/>
              <w:bottom w:val="single" w:sz="6" w:space="0" w:color="auto"/>
              <w:right w:val="single" w:sz="6" w:space="0" w:color="auto"/>
            </w:tcBorders>
            <w:vAlign w:val="center"/>
          </w:tcPr>
          <w:p w14:paraId="7B813B5D" w14:textId="77777777" w:rsidR="00E36F0E" w:rsidRPr="00A3016D" w:rsidRDefault="00393DC0" w:rsidP="00E36F0E">
            <w:pPr>
              <w:rPr>
                <w:rFonts w:cs="Arial"/>
                <w:sz w:val="16"/>
                <w:szCs w:val="16"/>
              </w:rPr>
            </w:pPr>
            <w:r w:rsidRPr="00A3016D">
              <w:rPr>
                <w:rFonts w:cs="Arial"/>
                <w:sz w:val="16"/>
                <w:szCs w:val="16"/>
              </w:rPr>
              <w:t>MBORREL4: Added REQ-402796-797</w:t>
            </w:r>
          </w:p>
        </w:tc>
      </w:tr>
      <w:tr w:rsidR="00E36F0E" w:rsidRPr="0065276D" w14:paraId="111E736D" w14:textId="77777777" w:rsidTr="00E36F0E">
        <w:trPr>
          <w:trHeight w:val="245"/>
          <w:jc w:val="center"/>
        </w:trPr>
        <w:tc>
          <w:tcPr>
            <w:tcW w:w="1755" w:type="dxa"/>
            <w:tcBorders>
              <w:left w:val="single" w:sz="4" w:space="0" w:color="auto"/>
              <w:right w:val="single" w:sz="4" w:space="0" w:color="auto"/>
            </w:tcBorders>
          </w:tcPr>
          <w:p w14:paraId="56684517"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vAlign w:val="center"/>
          </w:tcPr>
          <w:p w14:paraId="792F7458" w14:textId="77777777" w:rsidR="00E36F0E" w:rsidRPr="00A3016D" w:rsidRDefault="00393DC0" w:rsidP="00E36F0E">
            <w:pPr>
              <w:rPr>
                <w:rFonts w:cs="Arial"/>
                <w:sz w:val="16"/>
                <w:szCs w:val="16"/>
              </w:rPr>
            </w:pPr>
            <w:r w:rsidRPr="00A3016D">
              <w:rPr>
                <w:rFonts w:cs="Arial"/>
                <w:sz w:val="16"/>
                <w:szCs w:val="16"/>
              </w:rPr>
              <w:t>WIR-REQ-370000/C-WIFI scan when gear moved park and engine is not running</w:t>
            </w:r>
          </w:p>
        </w:tc>
        <w:tc>
          <w:tcPr>
            <w:tcW w:w="5911" w:type="dxa"/>
            <w:tcBorders>
              <w:top w:val="single" w:sz="6" w:space="0" w:color="auto"/>
              <w:left w:val="single" w:sz="6" w:space="0" w:color="auto"/>
              <w:bottom w:val="single" w:sz="6" w:space="0" w:color="auto"/>
              <w:right w:val="single" w:sz="6" w:space="0" w:color="auto"/>
            </w:tcBorders>
            <w:vAlign w:val="center"/>
          </w:tcPr>
          <w:p w14:paraId="2C8F50E0" w14:textId="77777777" w:rsidR="00E36F0E" w:rsidRPr="00A3016D" w:rsidRDefault="00393DC0" w:rsidP="00E36F0E">
            <w:pPr>
              <w:rPr>
                <w:rFonts w:cs="Arial"/>
                <w:sz w:val="16"/>
                <w:szCs w:val="16"/>
              </w:rPr>
            </w:pPr>
            <w:r w:rsidRPr="00A3016D">
              <w:rPr>
                <w:rFonts w:cs="Arial"/>
                <w:sz w:val="16"/>
                <w:szCs w:val="16"/>
              </w:rPr>
              <w:t>MBORREL4: Updated req.</w:t>
            </w:r>
          </w:p>
        </w:tc>
      </w:tr>
      <w:tr w:rsidR="00E36F0E" w:rsidRPr="0065276D" w14:paraId="56D28939" w14:textId="77777777" w:rsidTr="00E36F0E">
        <w:trPr>
          <w:trHeight w:val="245"/>
          <w:jc w:val="center"/>
        </w:trPr>
        <w:tc>
          <w:tcPr>
            <w:tcW w:w="1755" w:type="dxa"/>
            <w:tcBorders>
              <w:left w:val="single" w:sz="4" w:space="0" w:color="auto"/>
              <w:right w:val="single" w:sz="4" w:space="0" w:color="auto"/>
            </w:tcBorders>
          </w:tcPr>
          <w:p w14:paraId="583ECC1A"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vAlign w:val="center"/>
          </w:tcPr>
          <w:p w14:paraId="7C28E16D" w14:textId="77777777" w:rsidR="00E36F0E" w:rsidRPr="00A3016D" w:rsidRDefault="00393DC0" w:rsidP="00E36F0E">
            <w:pPr>
              <w:rPr>
                <w:rFonts w:cs="Arial"/>
                <w:sz w:val="16"/>
                <w:szCs w:val="16"/>
              </w:rPr>
            </w:pPr>
            <w:r w:rsidRPr="00A3016D">
              <w:rPr>
                <w:rFonts w:cs="Arial"/>
                <w:sz w:val="16"/>
                <w:szCs w:val="16"/>
              </w:rPr>
              <w:t>WIR-REQ-370267/C-Factory WiFi network support</w:t>
            </w:r>
          </w:p>
        </w:tc>
        <w:tc>
          <w:tcPr>
            <w:tcW w:w="5911" w:type="dxa"/>
            <w:tcBorders>
              <w:top w:val="single" w:sz="6" w:space="0" w:color="auto"/>
              <w:left w:val="single" w:sz="6" w:space="0" w:color="auto"/>
              <w:bottom w:val="single" w:sz="6" w:space="0" w:color="auto"/>
              <w:right w:val="single" w:sz="6" w:space="0" w:color="auto"/>
            </w:tcBorders>
            <w:vAlign w:val="center"/>
          </w:tcPr>
          <w:p w14:paraId="475D0696" w14:textId="77777777" w:rsidR="00E36F0E" w:rsidRPr="00A3016D" w:rsidRDefault="00393DC0" w:rsidP="00E36F0E">
            <w:pPr>
              <w:rPr>
                <w:rFonts w:cs="Arial"/>
                <w:sz w:val="16"/>
                <w:szCs w:val="16"/>
              </w:rPr>
            </w:pPr>
            <w:r w:rsidRPr="00A3016D">
              <w:rPr>
                <w:rFonts w:cs="Arial"/>
                <w:sz w:val="16"/>
                <w:szCs w:val="16"/>
              </w:rPr>
              <w:t>MBORREL4: Updated req.</w:t>
            </w:r>
          </w:p>
        </w:tc>
      </w:tr>
      <w:tr w:rsidR="00E36F0E" w:rsidRPr="0065276D" w14:paraId="038E4F0B" w14:textId="77777777" w:rsidTr="00E36F0E">
        <w:trPr>
          <w:trHeight w:val="245"/>
          <w:jc w:val="center"/>
        </w:trPr>
        <w:tc>
          <w:tcPr>
            <w:tcW w:w="1755" w:type="dxa"/>
            <w:tcBorders>
              <w:left w:val="single" w:sz="4" w:space="0" w:color="auto"/>
              <w:right w:val="single" w:sz="4" w:space="0" w:color="auto"/>
            </w:tcBorders>
          </w:tcPr>
          <w:p w14:paraId="65E73CA7"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vAlign w:val="center"/>
          </w:tcPr>
          <w:p w14:paraId="730EB08D" w14:textId="77777777" w:rsidR="00E36F0E" w:rsidRPr="00A3016D" w:rsidRDefault="00393DC0" w:rsidP="00E36F0E">
            <w:pPr>
              <w:rPr>
                <w:rFonts w:cs="Arial"/>
                <w:sz w:val="16"/>
                <w:szCs w:val="16"/>
              </w:rPr>
            </w:pPr>
            <w:r w:rsidRPr="00A3016D">
              <w:rPr>
                <w:rFonts w:cs="Arial"/>
                <w:sz w:val="16"/>
                <w:szCs w:val="16"/>
              </w:rPr>
              <w:t>WIR-REQ-402796/A-RocketSetup Support - API to Save WiFi AP list</w:t>
            </w:r>
          </w:p>
        </w:tc>
        <w:tc>
          <w:tcPr>
            <w:tcW w:w="5911" w:type="dxa"/>
            <w:tcBorders>
              <w:top w:val="single" w:sz="6" w:space="0" w:color="auto"/>
              <w:left w:val="single" w:sz="6" w:space="0" w:color="auto"/>
              <w:bottom w:val="single" w:sz="6" w:space="0" w:color="auto"/>
              <w:right w:val="single" w:sz="6" w:space="0" w:color="auto"/>
            </w:tcBorders>
            <w:vAlign w:val="center"/>
          </w:tcPr>
          <w:p w14:paraId="159801EB" w14:textId="77777777" w:rsidR="00E36F0E" w:rsidRPr="00A3016D" w:rsidRDefault="00393DC0" w:rsidP="00E36F0E">
            <w:pPr>
              <w:rPr>
                <w:rFonts w:cs="Arial"/>
                <w:sz w:val="16"/>
                <w:szCs w:val="16"/>
              </w:rPr>
            </w:pPr>
            <w:r w:rsidRPr="00A3016D">
              <w:rPr>
                <w:rFonts w:cs="Arial"/>
                <w:sz w:val="16"/>
                <w:szCs w:val="16"/>
              </w:rPr>
              <w:t>MBORREL4: New req.</w:t>
            </w:r>
          </w:p>
        </w:tc>
      </w:tr>
      <w:tr w:rsidR="00E36F0E" w:rsidRPr="0065276D" w14:paraId="02560949" w14:textId="77777777" w:rsidTr="00E36F0E">
        <w:trPr>
          <w:trHeight w:val="245"/>
          <w:jc w:val="center"/>
        </w:trPr>
        <w:tc>
          <w:tcPr>
            <w:tcW w:w="1755" w:type="dxa"/>
            <w:tcBorders>
              <w:left w:val="single" w:sz="4" w:space="0" w:color="auto"/>
              <w:right w:val="single" w:sz="4" w:space="0" w:color="auto"/>
            </w:tcBorders>
          </w:tcPr>
          <w:p w14:paraId="057B1518"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vAlign w:val="center"/>
          </w:tcPr>
          <w:p w14:paraId="5DE4E0C1" w14:textId="77777777" w:rsidR="00E36F0E" w:rsidRPr="00A3016D" w:rsidRDefault="00393DC0" w:rsidP="00E36F0E">
            <w:pPr>
              <w:rPr>
                <w:rFonts w:cs="Arial"/>
                <w:sz w:val="16"/>
                <w:szCs w:val="16"/>
              </w:rPr>
            </w:pPr>
            <w:r w:rsidRPr="00A3016D">
              <w:rPr>
                <w:rFonts w:cs="Arial"/>
                <w:sz w:val="16"/>
                <w:szCs w:val="16"/>
              </w:rPr>
              <w:t>WIR-REQ-402797/A-API to control WIRClient1 WLAN STA mode</w:t>
            </w:r>
          </w:p>
        </w:tc>
        <w:tc>
          <w:tcPr>
            <w:tcW w:w="5911" w:type="dxa"/>
            <w:tcBorders>
              <w:top w:val="single" w:sz="6" w:space="0" w:color="auto"/>
              <w:left w:val="single" w:sz="6" w:space="0" w:color="auto"/>
              <w:bottom w:val="single" w:sz="6" w:space="0" w:color="auto"/>
              <w:right w:val="single" w:sz="6" w:space="0" w:color="auto"/>
            </w:tcBorders>
            <w:vAlign w:val="center"/>
          </w:tcPr>
          <w:p w14:paraId="308F3E4E" w14:textId="77777777" w:rsidR="00E36F0E" w:rsidRPr="00A3016D" w:rsidRDefault="00393DC0" w:rsidP="00E36F0E">
            <w:pPr>
              <w:rPr>
                <w:rFonts w:cs="Arial"/>
                <w:sz w:val="16"/>
                <w:szCs w:val="16"/>
              </w:rPr>
            </w:pPr>
            <w:r w:rsidRPr="00A3016D">
              <w:rPr>
                <w:rFonts w:cs="Arial"/>
                <w:sz w:val="16"/>
                <w:szCs w:val="16"/>
              </w:rPr>
              <w:t>MBORREL4: New req.</w:t>
            </w:r>
          </w:p>
        </w:tc>
      </w:tr>
      <w:tr w:rsidR="00E36F0E" w:rsidRPr="0065276D" w14:paraId="1EDEB0CA" w14:textId="77777777" w:rsidTr="00E36F0E">
        <w:trPr>
          <w:trHeight w:val="245"/>
          <w:jc w:val="center"/>
        </w:trPr>
        <w:tc>
          <w:tcPr>
            <w:tcW w:w="1755" w:type="dxa"/>
            <w:tcBorders>
              <w:left w:val="single" w:sz="4" w:space="0" w:color="auto"/>
              <w:right w:val="single" w:sz="4" w:space="0" w:color="auto"/>
            </w:tcBorders>
          </w:tcPr>
          <w:p w14:paraId="39AEEBEB"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vAlign w:val="center"/>
          </w:tcPr>
          <w:p w14:paraId="069D6B45" w14:textId="77777777" w:rsidR="00E36F0E" w:rsidRPr="00A3016D" w:rsidRDefault="00393DC0" w:rsidP="00E36F0E">
            <w:pPr>
              <w:rPr>
                <w:rFonts w:cs="Arial"/>
                <w:sz w:val="16"/>
                <w:szCs w:val="16"/>
              </w:rPr>
            </w:pPr>
            <w:r w:rsidRPr="00A3016D">
              <w:rPr>
                <w:rFonts w:cs="Arial"/>
                <w:sz w:val="16"/>
                <w:szCs w:val="16"/>
              </w:rPr>
              <w:t>WIR-REQ-370009/B-Central controller</w:t>
            </w:r>
          </w:p>
        </w:tc>
        <w:tc>
          <w:tcPr>
            <w:tcW w:w="5911" w:type="dxa"/>
            <w:tcBorders>
              <w:top w:val="single" w:sz="6" w:space="0" w:color="auto"/>
              <w:left w:val="single" w:sz="6" w:space="0" w:color="auto"/>
              <w:bottom w:val="single" w:sz="6" w:space="0" w:color="auto"/>
              <w:right w:val="single" w:sz="6" w:space="0" w:color="auto"/>
            </w:tcBorders>
            <w:vAlign w:val="center"/>
          </w:tcPr>
          <w:p w14:paraId="6028F8D3" w14:textId="77777777" w:rsidR="00E36F0E" w:rsidRPr="00A3016D" w:rsidRDefault="00393DC0" w:rsidP="00E36F0E">
            <w:pPr>
              <w:rPr>
                <w:rFonts w:cs="Arial"/>
                <w:sz w:val="16"/>
                <w:szCs w:val="16"/>
              </w:rPr>
            </w:pPr>
            <w:r w:rsidRPr="00A3016D">
              <w:rPr>
                <w:rFonts w:cs="Arial"/>
                <w:sz w:val="16"/>
                <w:szCs w:val="16"/>
              </w:rPr>
              <w:t>MBORREL4: Updated req.</w:t>
            </w:r>
          </w:p>
        </w:tc>
      </w:tr>
      <w:tr w:rsidR="00E36F0E" w:rsidRPr="0065276D" w14:paraId="27B58F9B" w14:textId="77777777" w:rsidTr="00E36F0E">
        <w:trPr>
          <w:trHeight w:val="245"/>
          <w:jc w:val="center"/>
        </w:trPr>
        <w:tc>
          <w:tcPr>
            <w:tcW w:w="1755" w:type="dxa"/>
            <w:tcBorders>
              <w:left w:val="single" w:sz="4" w:space="0" w:color="auto"/>
              <w:bottom w:val="single" w:sz="4" w:space="0" w:color="auto"/>
              <w:right w:val="single" w:sz="4" w:space="0" w:color="auto"/>
            </w:tcBorders>
          </w:tcPr>
          <w:p w14:paraId="6030EBB4"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vAlign w:val="center"/>
          </w:tcPr>
          <w:p w14:paraId="4FCF4CAE" w14:textId="77777777" w:rsidR="00E36F0E" w:rsidRPr="00A3016D" w:rsidRDefault="00393DC0" w:rsidP="00E36F0E">
            <w:pPr>
              <w:rPr>
                <w:rFonts w:cs="Arial"/>
                <w:sz w:val="16"/>
                <w:szCs w:val="16"/>
              </w:rPr>
            </w:pPr>
            <w:r w:rsidRPr="00A3016D">
              <w:rPr>
                <w:rFonts w:cs="Arial"/>
                <w:sz w:val="16"/>
                <w:szCs w:val="16"/>
              </w:rPr>
              <w:t>WIR-REQ-296095/F-Configuration Parameters</w:t>
            </w:r>
          </w:p>
        </w:tc>
        <w:tc>
          <w:tcPr>
            <w:tcW w:w="5911" w:type="dxa"/>
            <w:tcBorders>
              <w:top w:val="single" w:sz="6" w:space="0" w:color="auto"/>
              <w:left w:val="single" w:sz="6" w:space="0" w:color="auto"/>
              <w:bottom w:val="single" w:sz="6" w:space="0" w:color="auto"/>
              <w:right w:val="single" w:sz="6" w:space="0" w:color="auto"/>
            </w:tcBorders>
            <w:vAlign w:val="center"/>
          </w:tcPr>
          <w:p w14:paraId="5EBD8574" w14:textId="77777777" w:rsidR="00E36F0E" w:rsidRPr="00A3016D" w:rsidRDefault="00393DC0" w:rsidP="00E36F0E">
            <w:pPr>
              <w:rPr>
                <w:rFonts w:cs="Arial"/>
                <w:sz w:val="16"/>
                <w:szCs w:val="16"/>
              </w:rPr>
            </w:pPr>
            <w:r w:rsidRPr="00A3016D">
              <w:rPr>
                <w:rFonts w:cs="Arial"/>
                <w:sz w:val="16"/>
                <w:szCs w:val="16"/>
              </w:rPr>
              <w:t>MBORREL4: Corrected typo in first sentence. Updated table</w:t>
            </w:r>
          </w:p>
        </w:tc>
      </w:tr>
      <w:tr w:rsidR="00E36F0E" w14:paraId="678CF319" w14:textId="77777777" w:rsidTr="00E36F0E">
        <w:trPr>
          <w:trHeight w:val="245"/>
          <w:jc w:val="center"/>
        </w:trPr>
        <w:tc>
          <w:tcPr>
            <w:tcW w:w="1755" w:type="dxa"/>
            <w:tcBorders>
              <w:top w:val="single" w:sz="6" w:space="0" w:color="auto"/>
              <w:left w:val="single" w:sz="6" w:space="0" w:color="auto"/>
              <w:bottom w:val="single" w:sz="6" w:space="0" w:color="auto"/>
              <w:right w:val="nil"/>
            </w:tcBorders>
            <w:shd w:val="thinDiagCross" w:color="auto" w:fill="D9D9D9" w:themeFill="background1" w:themeFillShade="D9"/>
          </w:tcPr>
          <w:p w14:paraId="7B52E653" w14:textId="77777777" w:rsidR="00E36F0E" w:rsidRDefault="00E36F0E" w:rsidP="00E36F0E">
            <w:pPr>
              <w:spacing w:line="276" w:lineRule="auto"/>
              <w:rPr>
                <w:rFonts w:cs="Arial"/>
                <w:b/>
                <w:sz w:val="16"/>
                <w:szCs w:val="16"/>
              </w:rPr>
            </w:pPr>
          </w:p>
        </w:tc>
        <w:tc>
          <w:tcPr>
            <w:tcW w:w="650" w:type="dxa"/>
            <w:tcBorders>
              <w:top w:val="single" w:sz="6" w:space="0" w:color="auto"/>
              <w:left w:val="nil"/>
              <w:bottom w:val="single" w:sz="6" w:space="0" w:color="auto"/>
              <w:right w:val="nil"/>
            </w:tcBorders>
            <w:shd w:val="thinDiagCross" w:color="auto" w:fill="D9D9D9" w:themeFill="background1" w:themeFillShade="D9"/>
          </w:tcPr>
          <w:p w14:paraId="365B071F" w14:textId="77777777" w:rsidR="00E36F0E" w:rsidRDefault="00E36F0E" w:rsidP="00E36F0E">
            <w:pPr>
              <w:spacing w:line="276" w:lineRule="auto"/>
              <w:jc w:val="center"/>
              <w:rPr>
                <w:rFonts w:cs="Arial"/>
                <w:b/>
                <w:sz w:val="16"/>
                <w:lang w:val="fr-FR"/>
              </w:rPr>
            </w:pPr>
          </w:p>
        </w:tc>
        <w:tc>
          <w:tcPr>
            <w:tcW w:w="1749" w:type="dxa"/>
            <w:tcBorders>
              <w:top w:val="single" w:sz="6" w:space="0" w:color="auto"/>
              <w:left w:val="nil"/>
              <w:bottom w:val="single" w:sz="6" w:space="0" w:color="auto"/>
              <w:right w:val="nil"/>
            </w:tcBorders>
            <w:shd w:val="thinDiagCross" w:color="auto" w:fill="D9D9D9" w:themeFill="background1" w:themeFillShade="D9"/>
          </w:tcPr>
          <w:p w14:paraId="5D2D0B99" w14:textId="77777777" w:rsidR="00E36F0E" w:rsidRDefault="00E36F0E" w:rsidP="00E36F0E">
            <w:pPr>
              <w:spacing w:line="276" w:lineRule="auto"/>
              <w:rPr>
                <w:rFonts w:cs="Arial"/>
                <w:b/>
                <w:sz w:val="16"/>
              </w:rPr>
            </w:pPr>
          </w:p>
        </w:tc>
        <w:tc>
          <w:tcPr>
            <w:tcW w:w="5911" w:type="dxa"/>
            <w:tcBorders>
              <w:top w:val="single" w:sz="6" w:space="0" w:color="auto"/>
              <w:left w:val="nil"/>
              <w:bottom w:val="single" w:sz="6" w:space="0" w:color="auto"/>
              <w:right w:val="single" w:sz="6" w:space="0" w:color="auto"/>
            </w:tcBorders>
            <w:shd w:val="thinDiagCross" w:color="auto" w:fill="D9D9D9" w:themeFill="background1" w:themeFillShade="D9"/>
          </w:tcPr>
          <w:p w14:paraId="2422D688" w14:textId="77777777" w:rsidR="00E36F0E" w:rsidRDefault="00E36F0E" w:rsidP="00E36F0E">
            <w:pPr>
              <w:spacing w:line="276" w:lineRule="auto"/>
              <w:rPr>
                <w:rFonts w:cs="Arial"/>
                <w:b/>
                <w:sz w:val="16"/>
              </w:rPr>
            </w:pPr>
          </w:p>
        </w:tc>
      </w:tr>
      <w:tr w:rsidR="00E36F0E" w:rsidRPr="008D5346" w14:paraId="728F27DF" w14:textId="77777777" w:rsidTr="00E36F0E">
        <w:trPr>
          <w:trHeight w:val="245"/>
          <w:jc w:val="center"/>
        </w:trPr>
        <w:tc>
          <w:tcPr>
            <w:tcW w:w="1755" w:type="dxa"/>
            <w:tcBorders>
              <w:top w:val="single" w:sz="6" w:space="0" w:color="auto"/>
              <w:left w:val="single" w:sz="6" w:space="0" w:color="auto"/>
              <w:bottom w:val="single" w:sz="4" w:space="0" w:color="auto"/>
              <w:right w:val="single" w:sz="6" w:space="0" w:color="auto"/>
            </w:tcBorders>
            <w:hideMark/>
          </w:tcPr>
          <w:p w14:paraId="2557022A" w14:textId="77777777" w:rsidR="00E36F0E" w:rsidRPr="008D5346" w:rsidRDefault="00393DC0" w:rsidP="00E36F0E">
            <w:pPr>
              <w:spacing w:line="276" w:lineRule="auto"/>
              <w:rPr>
                <w:rFonts w:eastAsiaTheme="minorEastAsia" w:cstheme="minorBidi"/>
                <w:b/>
                <w:sz w:val="16"/>
                <w:szCs w:val="16"/>
              </w:rPr>
            </w:pPr>
            <w:r>
              <w:rPr>
                <w:rFonts w:eastAsiaTheme="minorEastAsia" w:cstheme="minorBidi"/>
                <w:b/>
                <w:sz w:val="16"/>
                <w:szCs w:val="16"/>
              </w:rPr>
              <w:t>January 18, 2022</w:t>
            </w:r>
          </w:p>
        </w:tc>
        <w:tc>
          <w:tcPr>
            <w:tcW w:w="650" w:type="dxa"/>
            <w:tcBorders>
              <w:top w:val="single" w:sz="6" w:space="0" w:color="auto"/>
              <w:left w:val="single" w:sz="6" w:space="0" w:color="auto"/>
              <w:bottom w:val="single" w:sz="6" w:space="0" w:color="auto"/>
              <w:right w:val="single" w:sz="6" w:space="0" w:color="auto"/>
            </w:tcBorders>
            <w:hideMark/>
          </w:tcPr>
          <w:p w14:paraId="15FAD74F" w14:textId="77777777" w:rsidR="00E36F0E" w:rsidRPr="008D5346" w:rsidRDefault="00393DC0" w:rsidP="00E36F0E">
            <w:pPr>
              <w:spacing w:line="276" w:lineRule="auto"/>
              <w:jc w:val="center"/>
              <w:rPr>
                <w:rFonts w:eastAsiaTheme="minorEastAsia" w:cstheme="minorBidi"/>
                <w:b/>
                <w:sz w:val="16"/>
                <w:szCs w:val="16"/>
              </w:rPr>
            </w:pPr>
            <w:r>
              <w:rPr>
                <w:rFonts w:eastAsiaTheme="minorEastAsia" w:cstheme="minorBidi"/>
                <w:b/>
                <w:sz w:val="16"/>
                <w:szCs w:val="16"/>
              </w:rPr>
              <w:t>1.8</w:t>
            </w:r>
          </w:p>
        </w:tc>
        <w:tc>
          <w:tcPr>
            <w:tcW w:w="7660" w:type="dxa"/>
            <w:gridSpan w:val="2"/>
            <w:tcBorders>
              <w:top w:val="single" w:sz="6" w:space="0" w:color="auto"/>
              <w:left w:val="single" w:sz="6" w:space="0" w:color="auto"/>
              <w:bottom w:val="single" w:sz="6" w:space="0" w:color="auto"/>
              <w:right w:val="single" w:sz="6" w:space="0" w:color="auto"/>
            </w:tcBorders>
          </w:tcPr>
          <w:p w14:paraId="5322A134" w14:textId="77777777" w:rsidR="00E36F0E" w:rsidRPr="008D5346" w:rsidRDefault="00E36F0E" w:rsidP="00E36F0E">
            <w:pPr>
              <w:spacing w:line="276" w:lineRule="auto"/>
              <w:rPr>
                <w:rFonts w:cs="Arial"/>
                <w:b/>
                <w:sz w:val="16"/>
                <w:szCs w:val="16"/>
              </w:rPr>
            </w:pPr>
          </w:p>
        </w:tc>
      </w:tr>
      <w:tr w:rsidR="00E36F0E" w:rsidRPr="00A3016D" w14:paraId="7A28F17E" w14:textId="77777777" w:rsidTr="00E36F0E">
        <w:trPr>
          <w:trHeight w:val="245"/>
          <w:jc w:val="center"/>
        </w:trPr>
        <w:tc>
          <w:tcPr>
            <w:tcW w:w="1755" w:type="dxa"/>
            <w:tcBorders>
              <w:top w:val="single" w:sz="4" w:space="0" w:color="auto"/>
              <w:left w:val="single" w:sz="4" w:space="0" w:color="auto"/>
              <w:right w:val="single" w:sz="4" w:space="0" w:color="auto"/>
            </w:tcBorders>
          </w:tcPr>
          <w:p w14:paraId="78F989FF"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83002BC" w14:textId="77777777" w:rsidR="00E36F0E" w:rsidRPr="003518F2" w:rsidRDefault="00393DC0" w:rsidP="00E36F0E">
            <w:pPr>
              <w:rPr>
                <w:rFonts w:cs="Arial"/>
                <w:sz w:val="16"/>
                <w:szCs w:val="16"/>
              </w:rPr>
            </w:pPr>
            <w:r w:rsidRPr="003518F2">
              <w:rPr>
                <w:rFonts w:cs="Arial"/>
                <w:sz w:val="16"/>
                <w:szCs w:val="16"/>
              </w:rPr>
              <w:t>STR-366262/D-Terminology and Abbreviations</w:t>
            </w:r>
          </w:p>
        </w:tc>
        <w:tc>
          <w:tcPr>
            <w:tcW w:w="5911" w:type="dxa"/>
            <w:tcBorders>
              <w:top w:val="single" w:sz="6" w:space="0" w:color="auto"/>
              <w:left w:val="single" w:sz="6" w:space="0" w:color="auto"/>
              <w:bottom w:val="single" w:sz="6" w:space="0" w:color="auto"/>
              <w:right w:val="single" w:sz="6" w:space="0" w:color="auto"/>
            </w:tcBorders>
          </w:tcPr>
          <w:p w14:paraId="04E5ACF5" w14:textId="77777777" w:rsidR="00E36F0E" w:rsidRPr="003518F2" w:rsidRDefault="00393DC0" w:rsidP="00E36F0E">
            <w:pPr>
              <w:rPr>
                <w:rFonts w:cs="Arial"/>
                <w:sz w:val="16"/>
                <w:szCs w:val="16"/>
              </w:rPr>
            </w:pPr>
            <w:r w:rsidRPr="003518F2">
              <w:rPr>
                <w:rFonts w:cs="Arial"/>
                <w:sz w:val="16"/>
                <w:szCs w:val="16"/>
              </w:rPr>
              <w:t>MBORREL4: Added PDC</w:t>
            </w:r>
          </w:p>
        </w:tc>
      </w:tr>
      <w:tr w:rsidR="00E36F0E" w:rsidRPr="00A3016D" w14:paraId="21F60B40" w14:textId="77777777" w:rsidTr="00E36F0E">
        <w:trPr>
          <w:trHeight w:val="245"/>
          <w:jc w:val="center"/>
        </w:trPr>
        <w:tc>
          <w:tcPr>
            <w:tcW w:w="1755" w:type="dxa"/>
            <w:tcBorders>
              <w:left w:val="single" w:sz="4" w:space="0" w:color="auto"/>
              <w:right w:val="single" w:sz="4" w:space="0" w:color="auto"/>
            </w:tcBorders>
          </w:tcPr>
          <w:p w14:paraId="0FC55B59"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14E2074" w14:textId="77777777" w:rsidR="00E36F0E" w:rsidRPr="003518F2" w:rsidRDefault="00393DC0" w:rsidP="00E36F0E">
            <w:pPr>
              <w:rPr>
                <w:rFonts w:cs="Arial"/>
                <w:sz w:val="16"/>
                <w:szCs w:val="16"/>
              </w:rPr>
            </w:pPr>
            <w:r w:rsidRPr="003518F2">
              <w:rPr>
                <w:rFonts w:cs="Arial"/>
                <w:sz w:val="16"/>
                <w:szCs w:val="16"/>
              </w:rPr>
              <w:t>WIR-CLD-REQ-289670/G-Wireless Interface Router Client2</w:t>
            </w:r>
          </w:p>
        </w:tc>
        <w:tc>
          <w:tcPr>
            <w:tcW w:w="5911" w:type="dxa"/>
            <w:tcBorders>
              <w:top w:val="single" w:sz="6" w:space="0" w:color="auto"/>
              <w:left w:val="single" w:sz="6" w:space="0" w:color="auto"/>
              <w:bottom w:val="single" w:sz="6" w:space="0" w:color="auto"/>
              <w:right w:val="single" w:sz="6" w:space="0" w:color="auto"/>
            </w:tcBorders>
          </w:tcPr>
          <w:p w14:paraId="4D3FC1AE" w14:textId="77777777" w:rsidR="00E36F0E" w:rsidRPr="003518F2" w:rsidRDefault="00393DC0" w:rsidP="00E36F0E">
            <w:pPr>
              <w:rPr>
                <w:rFonts w:cs="Arial"/>
                <w:sz w:val="16"/>
                <w:szCs w:val="16"/>
              </w:rPr>
            </w:pPr>
            <w:r w:rsidRPr="003518F2">
              <w:rPr>
                <w:rFonts w:cs="Arial"/>
                <w:sz w:val="16"/>
                <w:szCs w:val="16"/>
              </w:rPr>
              <w:t>GDOUGHE1: Removed data usage calculation</w:t>
            </w:r>
          </w:p>
        </w:tc>
      </w:tr>
      <w:tr w:rsidR="00E36F0E" w:rsidRPr="00A3016D" w14:paraId="426E1416" w14:textId="77777777" w:rsidTr="00E36F0E">
        <w:trPr>
          <w:trHeight w:val="245"/>
          <w:jc w:val="center"/>
        </w:trPr>
        <w:tc>
          <w:tcPr>
            <w:tcW w:w="1755" w:type="dxa"/>
            <w:tcBorders>
              <w:left w:val="single" w:sz="4" w:space="0" w:color="auto"/>
              <w:right w:val="single" w:sz="4" w:space="0" w:color="auto"/>
            </w:tcBorders>
          </w:tcPr>
          <w:p w14:paraId="771A6452"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A87A855" w14:textId="77777777" w:rsidR="00E36F0E" w:rsidRPr="003518F2" w:rsidRDefault="00393DC0" w:rsidP="00E36F0E">
            <w:pPr>
              <w:rPr>
                <w:rFonts w:cs="Arial"/>
                <w:sz w:val="16"/>
                <w:szCs w:val="16"/>
              </w:rPr>
            </w:pPr>
            <w:r w:rsidRPr="003518F2">
              <w:rPr>
                <w:rFonts w:cs="Arial"/>
                <w:sz w:val="16"/>
                <w:szCs w:val="16"/>
              </w:rPr>
              <w:t>WIR-CLD-REQ-350862/D-Wireless Interface Router Client3</w:t>
            </w:r>
          </w:p>
        </w:tc>
        <w:tc>
          <w:tcPr>
            <w:tcW w:w="5911" w:type="dxa"/>
            <w:tcBorders>
              <w:top w:val="single" w:sz="6" w:space="0" w:color="auto"/>
              <w:left w:val="single" w:sz="6" w:space="0" w:color="auto"/>
              <w:bottom w:val="single" w:sz="6" w:space="0" w:color="auto"/>
              <w:right w:val="single" w:sz="6" w:space="0" w:color="auto"/>
            </w:tcBorders>
          </w:tcPr>
          <w:p w14:paraId="5151992C" w14:textId="77777777" w:rsidR="00E36F0E" w:rsidRPr="003518F2" w:rsidRDefault="00393DC0" w:rsidP="00E36F0E">
            <w:pPr>
              <w:rPr>
                <w:rFonts w:cs="Arial"/>
                <w:sz w:val="16"/>
                <w:szCs w:val="16"/>
              </w:rPr>
            </w:pPr>
            <w:r w:rsidRPr="003518F2">
              <w:rPr>
                <w:rFonts w:cs="Arial"/>
                <w:sz w:val="16"/>
                <w:szCs w:val="16"/>
              </w:rPr>
              <w:t>GDOUGHE1: Remove LAN management, data usage calculation</w:t>
            </w:r>
          </w:p>
        </w:tc>
      </w:tr>
      <w:tr w:rsidR="00E36F0E" w:rsidRPr="00A3016D" w14:paraId="41FBAE46" w14:textId="77777777" w:rsidTr="00E36F0E">
        <w:trPr>
          <w:trHeight w:val="245"/>
          <w:jc w:val="center"/>
        </w:trPr>
        <w:tc>
          <w:tcPr>
            <w:tcW w:w="1755" w:type="dxa"/>
            <w:tcBorders>
              <w:left w:val="single" w:sz="4" w:space="0" w:color="auto"/>
              <w:right w:val="single" w:sz="4" w:space="0" w:color="auto"/>
            </w:tcBorders>
          </w:tcPr>
          <w:p w14:paraId="1405677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E5DE631" w14:textId="77777777" w:rsidR="00E36F0E" w:rsidRPr="003518F2" w:rsidRDefault="00393DC0" w:rsidP="00E36F0E">
            <w:pPr>
              <w:rPr>
                <w:rFonts w:cs="Arial"/>
                <w:sz w:val="16"/>
                <w:szCs w:val="16"/>
              </w:rPr>
            </w:pPr>
            <w:r w:rsidRPr="003518F2">
              <w:rPr>
                <w:rFonts w:cs="Arial"/>
                <w:sz w:val="16"/>
                <w:szCs w:val="16"/>
              </w:rPr>
              <w:t>WIR-CLD-REQ-370364/C-Wireless Interface Router Client4</w:t>
            </w:r>
          </w:p>
        </w:tc>
        <w:tc>
          <w:tcPr>
            <w:tcW w:w="5911" w:type="dxa"/>
            <w:tcBorders>
              <w:top w:val="single" w:sz="6" w:space="0" w:color="auto"/>
              <w:left w:val="single" w:sz="6" w:space="0" w:color="auto"/>
              <w:bottom w:val="single" w:sz="6" w:space="0" w:color="auto"/>
              <w:right w:val="single" w:sz="6" w:space="0" w:color="auto"/>
            </w:tcBorders>
          </w:tcPr>
          <w:p w14:paraId="6354A99C" w14:textId="77777777" w:rsidR="00E36F0E" w:rsidRPr="003518F2" w:rsidRDefault="00393DC0" w:rsidP="00E36F0E">
            <w:pPr>
              <w:rPr>
                <w:rFonts w:cs="Arial"/>
                <w:sz w:val="16"/>
                <w:szCs w:val="16"/>
              </w:rPr>
            </w:pPr>
            <w:r w:rsidRPr="003518F2">
              <w:rPr>
                <w:rFonts w:cs="Arial"/>
                <w:sz w:val="16"/>
                <w:szCs w:val="16"/>
              </w:rPr>
              <w:t>GDOUGHE1: Remove data usage calculation</w:t>
            </w:r>
          </w:p>
        </w:tc>
      </w:tr>
      <w:tr w:rsidR="00E36F0E" w:rsidRPr="00A3016D" w14:paraId="4F9AB914" w14:textId="77777777" w:rsidTr="00E36F0E">
        <w:trPr>
          <w:trHeight w:val="245"/>
          <w:jc w:val="center"/>
        </w:trPr>
        <w:tc>
          <w:tcPr>
            <w:tcW w:w="1755" w:type="dxa"/>
            <w:tcBorders>
              <w:left w:val="single" w:sz="4" w:space="0" w:color="auto"/>
              <w:right w:val="single" w:sz="4" w:space="0" w:color="auto"/>
            </w:tcBorders>
          </w:tcPr>
          <w:p w14:paraId="6F597CC8"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714FE30" w14:textId="77777777" w:rsidR="00E36F0E" w:rsidRPr="003518F2" w:rsidRDefault="00393DC0" w:rsidP="00E36F0E">
            <w:pPr>
              <w:rPr>
                <w:rFonts w:cs="Arial"/>
                <w:sz w:val="16"/>
                <w:szCs w:val="16"/>
              </w:rPr>
            </w:pPr>
            <w:r w:rsidRPr="003518F2">
              <w:rPr>
                <w:rFonts w:cs="Arial"/>
                <w:sz w:val="16"/>
                <w:szCs w:val="16"/>
              </w:rPr>
              <w:t>WIR-CLD-REQ-370370/C-Wireless Interface Router Client5</w:t>
            </w:r>
          </w:p>
        </w:tc>
        <w:tc>
          <w:tcPr>
            <w:tcW w:w="5911" w:type="dxa"/>
            <w:tcBorders>
              <w:top w:val="single" w:sz="6" w:space="0" w:color="auto"/>
              <w:left w:val="single" w:sz="6" w:space="0" w:color="auto"/>
              <w:bottom w:val="single" w:sz="6" w:space="0" w:color="auto"/>
              <w:right w:val="single" w:sz="6" w:space="0" w:color="auto"/>
            </w:tcBorders>
          </w:tcPr>
          <w:p w14:paraId="5B686941" w14:textId="77777777" w:rsidR="00E36F0E" w:rsidRPr="003518F2" w:rsidRDefault="00393DC0" w:rsidP="00E36F0E">
            <w:pPr>
              <w:rPr>
                <w:rFonts w:cs="Arial"/>
                <w:sz w:val="16"/>
                <w:szCs w:val="16"/>
              </w:rPr>
            </w:pPr>
            <w:r w:rsidRPr="003518F2">
              <w:rPr>
                <w:rFonts w:cs="Arial"/>
                <w:sz w:val="16"/>
                <w:szCs w:val="16"/>
              </w:rPr>
              <w:t>GDOUGHE1: Removed data usage calculation</w:t>
            </w:r>
          </w:p>
        </w:tc>
      </w:tr>
      <w:tr w:rsidR="00E36F0E" w:rsidRPr="00A3016D" w14:paraId="5DB4F9CB" w14:textId="77777777" w:rsidTr="00E36F0E">
        <w:trPr>
          <w:trHeight w:val="245"/>
          <w:jc w:val="center"/>
        </w:trPr>
        <w:tc>
          <w:tcPr>
            <w:tcW w:w="1755" w:type="dxa"/>
            <w:tcBorders>
              <w:left w:val="single" w:sz="4" w:space="0" w:color="auto"/>
              <w:right w:val="single" w:sz="4" w:space="0" w:color="auto"/>
            </w:tcBorders>
          </w:tcPr>
          <w:p w14:paraId="7DBB25A1"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F9F8AE0" w14:textId="77777777" w:rsidR="00E36F0E" w:rsidRPr="003518F2" w:rsidRDefault="00393DC0" w:rsidP="00E36F0E">
            <w:pPr>
              <w:rPr>
                <w:rFonts w:cs="Arial"/>
                <w:sz w:val="16"/>
                <w:szCs w:val="16"/>
              </w:rPr>
            </w:pPr>
            <w:r w:rsidRPr="003518F2">
              <w:rPr>
                <w:rFonts w:cs="Arial"/>
                <w:sz w:val="16"/>
                <w:szCs w:val="16"/>
              </w:rPr>
              <w:t>STR-366290/F-Physical Mapping of Classes</w:t>
            </w:r>
          </w:p>
        </w:tc>
        <w:tc>
          <w:tcPr>
            <w:tcW w:w="5911" w:type="dxa"/>
            <w:tcBorders>
              <w:top w:val="single" w:sz="6" w:space="0" w:color="auto"/>
              <w:left w:val="single" w:sz="6" w:space="0" w:color="auto"/>
              <w:bottom w:val="single" w:sz="6" w:space="0" w:color="auto"/>
              <w:right w:val="single" w:sz="6" w:space="0" w:color="auto"/>
            </w:tcBorders>
          </w:tcPr>
          <w:p w14:paraId="769F70BD" w14:textId="77777777" w:rsidR="00E36F0E" w:rsidRPr="003518F2" w:rsidRDefault="00393DC0" w:rsidP="00E36F0E">
            <w:pPr>
              <w:rPr>
                <w:rFonts w:cs="Arial"/>
                <w:sz w:val="16"/>
                <w:szCs w:val="16"/>
              </w:rPr>
            </w:pPr>
            <w:r w:rsidRPr="003518F2">
              <w:rPr>
                <w:rFonts w:cs="Arial"/>
                <w:sz w:val="16"/>
                <w:szCs w:val="16"/>
              </w:rPr>
              <w:t>MBORREL4:</w:t>
            </w:r>
            <w:r>
              <w:rPr>
                <w:rFonts w:cs="Arial"/>
                <w:sz w:val="16"/>
                <w:szCs w:val="16"/>
              </w:rPr>
              <w:t xml:space="preserve"> A</w:t>
            </w:r>
            <w:r w:rsidRPr="003518F2">
              <w:rPr>
                <w:rFonts w:cs="Arial"/>
                <w:sz w:val="16"/>
                <w:szCs w:val="16"/>
              </w:rPr>
              <w:t>dded PDC</w:t>
            </w:r>
          </w:p>
        </w:tc>
      </w:tr>
      <w:tr w:rsidR="00E36F0E" w:rsidRPr="00A3016D" w14:paraId="5BF57BE2" w14:textId="77777777" w:rsidTr="00E36F0E">
        <w:trPr>
          <w:trHeight w:val="245"/>
          <w:jc w:val="center"/>
        </w:trPr>
        <w:tc>
          <w:tcPr>
            <w:tcW w:w="1755" w:type="dxa"/>
            <w:tcBorders>
              <w:left w:val="single" w:sz="4" w:space="0" w:color="auto"/>
              <w:right w:val="single" w:sz="4" w:space="0" w:color="auto"/>
            </w:tcBorders>
          </w:tcPr>
          <w:p w14:paraId="02DFD9C2"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0B1A85D" w14:textId="77777777" w:rsidR="00E36F0E" w:rsidRPr="003518F2" w:rsidRDefault="00393DC0" w:rsidP="00E36F0E">
            <w:pPr>
              <w:rPr>
                <w:rFonts w:cs="Arial"/>
                <w:sz w:val="16"/>
                <w:szCs w:val="16"/>
              </w:rPr>
            </w:pPr>
            <w:r w:rsidRPr="003518F2">
              <w:rPr>
                <w:rFonts w:cs="Arial"/>
                <w:sz w:val="16"/>
                <w:szCs w:val="16"/>
              </w:rPr>
              <w:t>MD-REQ-380258/C-VlanAdd</w:t>
            </w:r>
          </w:p>
        </w:tc>
        <w:tc>
          <w:tcPr>
            <w:tcW w:w="5911" w:type="dxa"/>
            <w:tcBorders>
              <w:top w:val="single" w:sz="6" w:space="0" w:color="auto"/>
              <w:left w:val="single" w:sz="6" w:space="0" w:color="auto"/>
              <w:bottom w:val="single" w:sz="6" w:space="0" w:color="auto"/>
              <w:right w:val="single" w:sz="6" w:space="0" w:color="auto"/>
            </w:tcBorders>
          </w:tcPr>
          <w:p w14:paraId="1A94DD2B" w14:textId="77777777" w:rsidR="00E36F0E" w:rsidRPr="003518F2" w:rsidRDefault="00393DC0" w:rsidP="00E36F0E">
            <w:pPr>
              <w:rPr>
                <w:rFonts w:cs="Arial"/>
                <w:sz w:val="16"/>
                <w:szCs w:val="16"/>
              </w:rPr>
            </w:pPr>
            <w:r w:rsidRPr="003518F2">
              <w:rPr>
                <w:rFonts w:cs="Arial"/>
                <w:sz w:val="16"/>
                <w:szCs w:val="16"/>
              </w:rPr>
              <w:t>GDOUGHE1: Updated ifaceType literals</w:t>
            </w:r>
          </w:p>
        </w:tc>
      </w:tr>
      <w:tr w:rsidR="00E36F0E" w:rsidRPr="00A3016D" w14:paraId="5E3CEBDF" w14:textId="77777777" w:rsidTr="00E36F0E">
        <w:trPr>
          <w:trHeight w:val="245"/>
          <w:jc w:val="center"/>
        </w:trPr>
        <w:tc>
          <w:tcPr>
            <w:tcW w:w="1755" w:type="dxa"/>
            <w:tcBorders>
              <w:left w:val="single" w:sz="4" w:space="0" w:color="auto"/>
              <w:right w:val="single" w:sz="4" w:space="0" w:color="auto"/>
            </w:tcBorders>
          </w:tcPr>
          <w:p w14:paraId="739E6EF5"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0138F63" w14:textId="77777777" w:rsidR="00E36F0E" w:rsidRPr="003518F2" w:rsidRDefault="00393DC0" w:rsidP="00E36F0E">
            <w:pPr>
              <w:rPr>
                <w:rFonts w:cs="Arial"/>
                <w:sz w:val="16"/>
                <w:szCs w:val="16"/>
              </w:rPr>
            </w:pPr>
            <w:r w:rsidRPr="003518F2">
              <w:rPr>
                <w:rFonts w:cs="Arial"/>
                <w:sz w:val="16"/>
                <w:szCs w:val="16"/>
              </w:rPr>
              <w:t>MD-REQ-380262/C-VnmReset</w:t>
            </w:r>
          </w:p>
        </w:tc>
        <w:tc>
          <w:tcPr>
            <w:tcW w:w="5911" w:type="dxa"/>
            <w:tcBorders>
              <w:top w:val="single" w:sz="6" w:space="0" w:color="auto"/>
              <w:left w:val="single" w:sz="6" w:space="0" w:color="auto"/>
              <w:bottom w:val="single" w:sz="6" w:space="0" w:color="auto"/>
              <w:right w:val="single" w:sz="6" w:space="0" w:color="auto"/>
            </w:tcBorders>
          </w:tcPr>
          <w:p w14:paraId="29708F79" w14:textId="77777777" w:rsidR="00E36F0E" w:rsidRPr="003518F2" w:rsidRDefault="00393DC0" w:rsidP="00E36F0E">
            <w:pPr>
              <w:rPr>
                <w:rFonts w:cs="Arial"/>
                <w:sz w:val="16"/>
                <w:szCs w:val="16"/>
              </w:rPr>
            </w:pPr>
            <w:r w:rsidRPr="003518F2">
              <w:rPr>
                <w:rFonts w:cs="Arial"/>
                <w:sz w:val="16"/>
                <w:szCs w:val="16"/>
              </w:rPr>
              <w:t>GDOUGHE1: Updated EcuType literals</w:t>
            </w:r>
          </w:p>
        </w:tc>
      </w:tr>
      <w:tr w:rsidR="00E36F0E" w:rsidRPr="00A3016D" w14:paraId="712687DA" w14:textId="77777777" w:rsidTr="00E36F0E">
        <w:trPr>
          <w:trHeight w:val="245"/>
          <w:jc w:val="center"/>
        </w:trPr>
        <w:tc>
          <w:tcPr>
            <w:tcW w:w="1755" w:type="dxa"/>
            <w:tcBorders>
              <w:left w:val="single" w:sz="4" w:space="0" w:color="auto"/>
              <w:right w:val="single" w:sz="4" w:space="0" w:color="auto"/>
            </w:tcBorders>
          </w:tcPr>
          <w:p w14:paraId="6231BED3"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9728550" w14:textId="77777777" w:rsidR="00E36F0E" w:rsidRPr="003518F2" w:rsidRDefault="00393DC0" w:rsidP="00E36F0E">
            <w:pPr>
              <w:rPr>
                <w:rFonts w:cs="Arial"/>
                <w:sz w:val="16"/>
                <w:szCs w:val="16"/>
              </w:rPr>
            </w:pPr>
            <w:r w:rsidRPr="003518F2">
              <w:rPr>
                <w:rFonts w:cs="Arial"/>
                <w:sz w:val="16"/>
                <w:szCs w:val="16"/>
              </w:rPr>
              <w:t>MD-REQ-380265/D-NetworkInterfaceAllocation</w:t>
            </w:r>
          </w:p>
        </w:tc>
        <w:tc>
          <w:tcPr>
            <w:tcW w:w="5911" w:type="dxa"/>
            <w:tcBorders>
              <w:top w:val="single" w:sz="6" w:space="0" w:color="auto"/>
              <w:left w:val="single" w:sz="6" w:space="0" w:color="auto"/>
              <w:bottom w:val="single" w:sz="6" w:space="0" w:color="auto"/>
              <w:right w:val="single" w:sz="6" w:space="0" w:color="auto"/>
            </w:tcBorders>
          </w:tcPr>
          <w:p w14:paraId="29710DAE" w14:textId="77777777" w:rsidR="00E36F0E" w:rsidRPr="003518F2" w:rsidRDefault="00393DC0" w:rsidP="00E36F0E">
            <w:pPr>
              <w:rPr>
                <w:rFonts w:cs="Arial"/>
                <w:sz w:val="16"/>
                <w:szCs w:val="16"/>
              </w:rPr>
            </w:pPr>
            <w:r w:rsidRPr="003518F2">
              <w:rPr>
                <w:rFonts w:cs="Arial"/>
                <w:sz w:val="16"/>
                <w:szCs w:val="16"/>
              </w:rPr>
              <w:t>GDOUGHE1: Updated InterfaceType literals. MBORREL4: Added WPA3</w:t>
            </w:r>
          </w:p>
        </w:tc>
      </w:tr>
      <w:tr w:rsidR="00E36F0E" w:rsidRPr="00A3016D" w14:paraId="0CE75A5F" w14:textId="77777777" w:rsidTr="00E36F0E">
        <w:trPr>
          <w:trHeight w:val="245"/>
          <w:jc w:val="center"/>
        </w:trPr>
        <w:tc>
          <w:tcPr>
            <w:tcW w:w="1755" w:type="dxa"/>
            <w:tcBorders>
              <w:left w:val="single" w:sz="4" w:space="0" w:color="auto"/>
              <w:right w:val="single" w:sz="4" w:space="0" w:color="auto"/>
            </w:tcBorders>
          </w:tcPr>
          <w:p w14:paraId="6E36A683"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19ED438" w14:textId="77777777" w:rsidR="00E36F0E" w:rsidRPr="003518F2" w:rsidRDefault="00393DC0" w:rsidP="00E36F0E">
            <w:pPr>
              <w:rPr>
                <w:rFonts w:cs="Arial"/>
                <w:sz w:val="16"/>
                <w:szCs w:val="16"/>
              </w:rPr>
            </w:pPr>
            <w:r w:rsidRPr="003518F2">
              <w:rPr>
                <w:rFonts w:cs="Arial"/>
                <w:sz w:val="16"/>
                <w:szCs w:val="16"/>
              </w:rPr>
              <w:t>MD-REQ-380267/C-NetworkInterfaceAllocationStatusInd</w:t>
            </w:r>
          </w:p>
        </w:tc>
        <w:tc>
          <w:tcPr>
            <w:tcW w:w="5911" w:type="dxa"/>
            <w:tcBorders>
              <w:top w:val="single" w:sz="6" w:space="0" w:color="auto"/>
              <w:left w:val="single" w:sz="6" w:space="0" w:color="auto"/>
              <w:bottom w:val="single" w:sz="6" w:space="0" w:color="auto"/>
              <w:right w:val="single" w:sz="6" w:space="0" w:color="auto"/>
            </w:tcBorders>
          </w:tcPr>
          <w:p w14:paraId="05404017" w14:textId="77777777" w:rsidR="00E36F0E" w:rsidRPr="003518F2" w:rsidRDefault="00393DC0" w:rsidP="00E36F0E">
            <w:pPr>
              <w:rPr>
                <w:rFonts w:cs="Arial"/>
                <w:sz w:val="16"/>
                <w:szCs w:val="16"/>
              </w:rPr>
            </w:pPr>
            <w:r w:rsidRPr="003518F2">
              <w:rPr>
                <w:rFonts w:cs="Arial"/>
                <w:sz w:val="16"/>
                <w:szCs w:val="16"/>
              </w:rPr>
              <w:t>GDOUGHE1: Updated NetworkInterfaceType literals</w:t>
            </w:r>
          </w:p>
        </w:tc>
      </w:tr>
      <w:tr w:rsidR="00E36F0E" w:rsidRPr="00A3016D" w14:paraId="6A366D22" w14:textId="77777777" w:rsidTr="00E36F0E">
        <w:trPr>
          <w:trHeight w:val="245"/>
          <w:jc w:val="center"/>
        </w:trPr>
        <w:tc>
          <w:tcPr>
            <w:tcW w:w="1755" w:type="dxa"/>
            <w:tcBorders>
              <w:left w:val="single" w:sz="4" w:space="0" w:color="auto"/>
              <w:right w:val="single" w:sz="4" w:space="0" w:color="auto"/>
            </w:tcBorders>
          </w:tcPr>
          <w:p w14:paraId="2282A1D7"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88778D8" w14:textId="77777777" w:rsidR="00E36F0E" w:rsidRPr="003518F2" w:rsidRDefault="00393DC0" w:rsidP="00E36F0E">
            <w:pPr>
              <w:rPr>
                <w:rFonts w:cs="Arial"/>
                <w:sz w:val="16"/>
                <w:szCs w:val="16"/>
              </w:rPr>
            </w:pPr>
            <w:r w:rsidRPr="003518F2">
              <w:rPr>
                <w:rFonts w:cs="Arial"/>
                <w:sz w:val="16"/>
                <w:szCs w:val="16"/>
              </w:rPr>
              <w:t>MD-REQ-380268/C-NetworkInterfaceDownInd</w:t>
            </w:r>
          </w:p>
        </w:tc>
        <w:tc>
          <w:tcPr>
            <w:tcW w:w="5911" w:type="dxa"/>
            <w:tcBorders>
              <w:top w:val="single" w:sz="6" w:space="0" w:color="auto"/>
              <w:left w:val="single" w:sz="6" w:space="0" w:color="auto"/>
              <w:bottom w:val="single" w:sz="6" w:space="0" w:color="auto"/>
              <w:right w:val="single" w:sz="6" w:space="0" w:color="auto"/>
            </w:tcBorders>
          </w:tcPr>
          <w:p w14:paraId="5033B1BD" w14:textId="77777777" w:rsidR="00E36F0E" w:rsidRPr="003518F2" w:rsidRDefault="00393DC0" w:rsidP="00E36F0E">
            <w:pPr>
              <w:rPr>
                <w:rFonts w:cs="Arial"/>
                <w:sz w:val="16"/>
                <w:szCs w:val="16"/>
              </w:rPr>
            </w:pPr>
            <w:r w:rsidRPr="003518F2">
              <w:rPr>
                <w:rFonts w:cs="Arial"/>
                <w:sz w:val="16"/>
                <w:szCs w:val="16"/>
              </w:rPr>
              <w:t>GDOUGHE1: Updated NetworkInterfaceType literals</w:t>
            </w:r>
          </w:p>
        </w:tc>
      </w:tr>
      <w:tr w:rsidR="00E36F0E" w:rsidRPr="00A3016D" w14:paraId="6C053050" w14:textId="77777777" w:rsidTr="00E36F0E">
        <w:trPr>
          <w:trHeight w:val="245"/>
          <w:jc w:val="center"/>
        </w:trPr>
        <w:tc>
          <w:tcPr>
            <w:tcW w:w="1755" w:type="dxa"/>
            <w:tcBorders>
              <w:left w:val="single" w:sz="4" w:space="0" w:color="auto"/>
              <w:right w:val="single" w:sz="4" w:space="0" w:color="auto"/>
            </w:tcBorders>
          </w:tcPr>
          <w:p w14:paraId="4505AA83"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56B326B" w14:textId="77777777" w:rsidR="00E36F0E" w:rsidRPr="003518F2" w:rsidRDefault="00393DC0" w:rsidP="00E36F0E">
            <w:pPr>
              <w:rPr>
                <w:rFonts w:cs="Arial"/>
                <w:sz w:val="16"/>
                <w:szCs w:val="16"/>
              </w:rPr>
            </w:pPr>
            <w:r w:rsidRPr="003518F2">
              <w:rPr>
                <w:rFonts w:cs="Arial"/>
                <w:sz w:val="16"/>
                <w:szCs w:val="16"/>
              </w:rPr>
              <w:t>MD-REQ-380269/C-NetworkInterfaceUpInd</w:t>
            </w:r>
          </w:p>
        </w:tc>
        <w:tc>
          <w:tcPr>
            <w:tcW w:w="5911" w:type="dxa"/>
            <w:tcBorders>
              <w:top w:val="single" w:sz="6" w:space="0" w:color="auto"/>
              <w:left w:val="single" w:sz="6" w:space="0" w:color="auto"/>
              <w:bottom w:val="single" w:sz="6" w:space="0" w:color="auto"/>
              <w:right w:val="single" w:sz="6" w:space="0" w:color="auto"/>
            </w:tcBorders>
          </w:tcPr>
          <w:p w14:paraId="7C79E9A4" w14:textId="77777777" w:rsidR="00E36F0E" w:rsidRPr="003518F2" w:rsidRDefault="00393DC0" w:rsidP="00E36F0E">
            <w:pPr>
              <w:rPr>
                <w:rFonts w:cs="Arial"/>
                <w:sz w:val="16"/>
                <w:szCs w:val="16"/>
              </w:rPr>
            </w:pPr>
            <w:r w:rsidRPr="003518F2">
              <w:rPr>
                <w:rFonts w:cs="Arial"/>
                <w:sz w:val="16"/>
                <w:szCs w:val="16"/>
              </w:rPr>
              <w:t>GDOUGHE1: Updated NetworkInterfaceType literals</w:t>
            </w:r>
          </w:p>
        </w:tc>
      </w:tr>
      <w:tr w:rsidR="00E36F0E" w:rsidRPr="00A3016D" w14:paraId="2F501B95" w14:textId="77777777" w:rsidTr="00E36F0E">
        <w:trPr>
          <w:trHeight w:val="245"/>
          <w:jc w:val="center"/>
        </w:trPr>
        <w:tc>
          <w:tcPr>
            <w:tcW w:w="1755" w:type="dxa"/>
            <w:tcBorders>
              <w:left w:val="single" w:sz="4" w:space="0" w:color="auto"/>
              <w:right w:val="single" w:sz="4" w:space="0" w:color="auto"/>
            </w:tcBorders>
          </w:tcPr>
          <w:p w14:paraId="1E1B5118"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902CC14" w14:textId="77777777" w:rsidR="00E36F0E" w:rsidRPr="003518F2" w:rsidRDefault="00393DC0" w:rsidP="00E36F0E">
            <w:pPr>
              <w:rPr>
                <w:rFonts w:cs="Arial"/>
                <w:sz w:val="16"/>
                <w:szCs w:val="16"/>
              </w:rPr>
            </w:pPr>
            <w:r w:rsidRPr="003518F2">
              <w:rPr>
                <w:rFonts w:cs="Arial"/>
                <w:sz w:val="16"/>
                <w:szCs w:val="16"/>
              </w:rPr>
              <w:t>MD-REQ-380274/C-Policy</w:t>
            </w:r>
          </w:p>
        </w:tc>
        <w:tc>
          <w:tcPr>
            <w:tcW w:w="5911" w:type="dxa"/>
            <w:tcBorders>
              <w:top w:val="single" w:sz="6" w:space="0" w:color="auto"/>
              <w:left w:val="single" w:sz="6" w:space="0" w:color="auto"/>
              <w:bottom w:val="single" w:sz="6" w:space="0" w:color="auto"/>
              <w:right w:val="single" w:sz="6" w:space="0" w:color="auto"/>
            </w:tcBorders>
          </w:tcPr>
          <w:p w14:paraId="1B5BE440" w14:textId="77777777" w:rsidR="00E36F0E" w:rsidRPr="003518F2" w:rsidRDefault="00393DC0" w:rsidP="00E36F0E">
            <w:pPr>
              <w:rPr>
                <w:rFonts w:cs="Arial"/>
                <w:sz w:val="16"/>
                <w:szCs w:val="16"/>
              </w:rPr>
            </w:pPr>
            <w:r w:rsidRPr="003518F2">
              <w:rPr>
                <w:rFonts w:cs="Arial"/>
                <w:sz w:val="16"/>
                <w:szCs w:val="16"/>
              </w:rPr>
              <w:t>GDOUGHE1: Updated Policy literals</w:t>
            </w:r>
          </w:p>
        </w:tc>
      </w:tr>
      <w:tr w:rsidR="00E36F0E" w:rsidRPr="00A3016D" w14:paraId="0AF6E50E" w14:textId="77777777" w:rsidTr="00E36F0E">
        <w:trPr>
          <w:trHeight w:val="245"/>
          <w:jc w:val="center"/>
        </w:trPr>
        <w:tc>
          <w:tcPr>
            <w:tcW w:w="1755" w:type="dxa"/>
            <w:tcBorders>
              <w:left w:val="single" w:sz="4" w:space="0" w:color="auto"/>
              <w:right w:val="single" w:sz="4" w:space="0" w:color="auto"/>
            </w:tcBorders>
          </w:tcPr>
          <w:p w14:paraId="2F3EDCAD"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9A49F82" w14:textId="77777777" w:rsidR="00E36F0E" w:rsidRPr="003518F2" w:rsidRDefault="00393DC0" w:rsidP="00E36F0E">
            <w:pPr>
              <w:rPr>
                <w:rFonts w:cs="Arial"/>
                <w:sz w:val="16"/>
                <w:szCs w:val="16"/>
              </w:rPr>
            </w:pPr>
            <w:r w:rsidRPr="003518F2">
              <w:rPr>
                <w:rFonts w:cs="Arial"/>
                <w:sz w:val="16"/>
                <w:szCs w:val="16"/>
              </w:rPr>
              <w:t>MD-REQ-380275/C-PolicyInd</w:t>
            </w:r>
          </w:p>
        </w:tc>
        <w:tc>
          <w:tcPr>
            <w:tcW w:w="5911" w:type="dxa"/>
            <w:tcBorders>
              <w:top w:val="single" w:sz="6" w:space="0" w:color="auto"/>
              <w:left w:val="single" w:sz="6" w:space="0" w:color="auto"/>
              <w:bottom w:val="single" w:sz="6" w:space="0" w:color="auto"/>
              <w:right w:val="single" w:sz="6" w:space="0" w:color="auto"/>
            </w:tcBorders>
          </w:tcPr>
          <w:p w14:paraId="5B87FCB7" w14:textId="77777777" w:rsidR="00E36F0E" w:rsidRPr="003518F2" w:rsidRDefault="00393DC0" w:rsidP="00E36F0E">
            <w:pPr>
              <w:rPr>
                <w:rFonts w:cs="Arial"/>
                <w:sz w:val="16"/>
                <w:szCs w:val="16"/>
              </w:rPr>
            </w:pPr>
            <w:r w:rsidRPr="003518F2">
              <w:rPr>
                <w:rFonts w:cs="Arial"/>
                <w:sz w:val="16"/>
                <w:szCs w:val="16"/>
              </w:rPr>
              <w:t>GDOUGHE1: Updated Policy literals</w:t>
            </w:r>
          </w:p>
        </w:tc>
      </w:tr>
      <w:tr w:rsidR="00E36F0E" w:rsidRPr="00A3016D" w14:paraId="7EC753E3" w14:textId="77777777" w:rsidTr="00E36F0E">
        <w:trPr>
          <w:trHeight w:val="245"/>
          <w:jc w:val="center"/>
        </w:trPr>
        <w:tc>
          <w:tcPr>
            <w:tcW w:w="1755" w:type="dxa"/>
            <w:tcBorders>
              <w:left w:val="single" w:sz="4" w:space="0" w:color="auto"/>
              <w:right w:val="single" w:sz="4" w:space="0" w:color="auto"/>
            </w:tcBorders>
          </w:tcPr>
          <w:p w14:paraId="3CBE0521"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0D7A1EC" w14:textId="77777777" w:rsidR="00E36F0E" w:rsidRPr="003518F2" w:rsidRDefault="00393DC0" w:rsidP="00E36F0E">
            <w:pPr>
              <w:rPr>
                <w:rFonts w:cs="Arial"/>
                <w:sz w:val="16"/>
                <w:szCs w:val="16"/>
              </w:rPr>
            </w:pPr>
            <w:r w:rsidRPr="003518F2">
              <w:rPr>
                <w:rFonts w:cs="Arial"/>
                <w:sz w:val="16"/>
                <w:szCs w:val="16"/>
              </w:rPr>
              <w:t>MD-REQ-380276/C-PolicyTableInd</w:t>
            </w:r>
          </w:p>
        </w:tc>
        <w:tc>
          <w:tcPr>
            <w:tcW w:w="5911" w:type="dxa"/>
            <w:tcBorders>
              <w:top w:val="single" w:sz="6" w:space="0" w:color="auto"/>
              <w:left w:val="single" w:sz="6" w:space="0" w:color="auto"/>
              <w:bottom w:val="single" w:sz="6" w:space="0" w:color="auto"/>
              <w:right w:val="single" w:sz="6" w:space="0" w:color="auto"/>
            </w:tcBorders>
          </w:tcPr>
          <w:p w14:paraId="4B6BB9E5" w14:textId="77777777" w:rsidR="00E36F0E" w:rsidRPr="003518F2" w:rsidRDefault="00393DC0" w:rsidP="00E36F0E">
            <w:pPr>
              <w:rPr>
                <w:rFonts w:cs="Arial"/>
                <w:sz w:val="16"/>
                <w:szCs w:val="16"/>
              </w:rPr>
            </w:pPr>
            <w:r w:rsidRPr="003518F2">
              <w:rPr>
                <w:rFonts w:cs="Arial"/>
                <w:sz w:val="16"/>
                <w:szCs w:val="16"/>
              </w:rPr>
              <w:t>GDOUGHE1: Updated Policy literals</w:t>
            </w:r>
          </w:p>
        </w:tc>
      </w:tr>
      <w:tr w:rsidR="00E36F0E" w:rsidRPr="00A3016D" w14:paraId="6BF4A373" w14:textId="77777777" w:rsidTr="00E36F0E">
        <w:trPr>
          <w:trHeight w:val="245"/>
          <w:jc w:val="center"/>
        </w:trPr>
        <w:tc>
          <w:tcPr>
            <w:tcW w:w="1755" w:type="dxa"/>
            <w:tcBorders>
              <w:left w:val="single" w:sz="4" w:space="0" w:color="auto"/>
              <w:right w:val="single" w:sz="4" w:space="0" w:color="auto"/>
            </w:tcBorders>
          </w:tcPr>
          <w:p w14:paraId="3FEA3987"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7ADD8DF" w14:textId="77777777" w:rsidR="00E36F0E" w:rsidRPr="003518F2" w:rsidRDefault="00393DC0" w:rsidP="00E36F0E">
            <w:pPr>
              <w:rPr>
                <w:rFonts w:cs="Arial"/>
                <w:sz w:val="16"/>
                <w:szCs w:val="16"/>
              </w:rPr>
            </w:pPr>
            <w:r w:rsidRPr="003518F2">
              <w:rPr>
                <w:rFonts w:cs="Arial"/>
                <w:sz w:val="16"/>
                <w:szCs w:val="16"/>
              </w:rPr>
              <w:t>MD-REQ-380278/C-InterfaceTableInd</w:t>
            </w:r>
          </w:p>
        </w:tc>
        <w:tc>
          <w:tcPr>
            <w:tcW w:w="5911" w:type="dxa"/>
            <w:tcBorders>
              <w:top w:val="single" w:sz="6" w:space="0" w:color="auto"/>
              <w:left w:val="single" w:sz="6" w:space="0" w:color="auto"/>
              <w:bottom w:val="single" w:sz="6" w:space="0" w:color="auto"/>
              <w:right w:val="single" w:sz="6" w:space="0" w:color="auto"/>
            </w:tcBorders>
          </w:tcPr>
          <w:p w14:paraId="03659AEA" w14:textId="77777777" w:rsidR="00E36F0E" w:rsidRPr="003518F2" w:rsidRDefault="00393DC0" w:rsidP="00E36F0E">
            <w:pPr>
              <w:rPr>
                <w:rFonts w:cs="Arial"/>
                <w:sz w:val="16"/>
                <w:szCs w:val="16"/>
              </w:rPr>
            </w:pPr>
            <w:r w:rsidRPr="003518F2">
              <w:rPr>
                <w:rFonts w:cs="Arial"/>
                <w:sz w:val="16"/>
                <w:szCs w:val="16"/>
              </w:rPr>
              <w:t>GDOUGHE1: Updated ifaceTable literals</w:t>
            </w:r>
          </w:p>
        </w:tc>
      </w:tr>
      <w:tr w:rsidR="00E36F0E" w:rsidRPr="00A3016D" w14:paraId="52737E5B" w14:textId="77777777" w:rsidTr="00E36F0E">
        <w:trPr>
          <w:trHeight w:val="245"/>
          <w:jc w:val="center"/>
        </w:trPr>
        <w:tc>
          <w:tcPr>
            <w:tcW w:w="1755" w:type="dxa"/>
            <w:tcBorders>
              <w:left w:val="single" w:sz="4" w:space="0" w:color="auto"/>
              <w:right w:val="single" w:sz="4" w:space="0" w:color="auto"/>
            </w:tcBorders>
          </w:tcPr>
          <w:p w14:paraId="232F6592"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C585001" w14:textId="77777777" w:rsidR="00E36F0E" w:rsidRPr="003518F2" w:rsidRDefault="00393DC0" w:rsidP="00E36F0E">
            <w:pPr>
              <w:rPr>
                <w:rFonts w:cs="Arial"/>
                <w:sz w:val="16"/>
                <w:szCs w:val="16"/>
              </w:rPr>
            </w:pPr>
            <w:r w:rsidRPr="003518F2">
              <w:rPr>
                <w:rFonts w:cs="Arial"/>
                <w:sz w:val="16"/>
                <w:szCs w:val="16"/>
              </w:rPr>
              <w:t>MD-REQ-380281/B-ScanApimAPs</w:t>
            </w:r>
          </w:p>
        </w:tc>
        <w:tc>
          <w:tcPr>
            <w:tcW w:w="5911" w:type="dxa"/>
            <w:tcBorders>
              <w:top w:val="single" w:sz="6" w:space="0" w:color="auto"/>
              <w:left w:val="single" w:sz="6" w:space="0" w:color="auto"/>
              <w:bottom w:val="single" w:sz="6" w:space="0" w:color="auto"/>
              <w:right w:val="single" w:sz="6" w:space="0" w:color="auto"/>
            </w:tcBorders>
          </w:tcPr>
          <w:p w14:paraId="13021886" w14:textId="77777777" w:rsidR="00E36F0E" w:rsidRPr="003518F2" w:rsidRDefault="00393DC0" w:rsidP="00E36F0E">
            <w:pPr>
              <w:rPr>
                <w:rFonts w:cs="Arial"/>
                <w:sz w:val="16"/>
                <w:szCs w:val="16"/>
              </w:rPr>
            </w:pPr>
            <w:r w:rsidRPr="003518F2">
              <w:rPr>
                <w:rFonts w:cs="Arial"/>
                <w:sz w:val="16"/>
                <w:szCs w:val="16"/>
              </w:rPr>
              <w:t>MBORREL4: Added WPA3</w:t>
            </w:r>
          </w:p>
        </w:tc>
      </w:tr>
      <w:tr w:rsidR="00E36F0E" w:rsidRPr="00A3016D" w14:paraId="231BD680" w14:textId="77777777" w:rsidTr="00E36F0E">
        <w:trPr>
          <w:trHeight w:val="245"/>
          <w:jc w:val="center"/>
        </w:trPr>
        <w:tc>
          <w:tcPr>
            <w:tcW w:w="1755" w:type="dxa"/>
            <w:tcBorders>
              <w:left w:val="single" w:sz="4" w:space="0" w:color="auto"/>
              <w:right w:val="single" w:sz="4" w:space="0" w:color="auto"/>
            </w:tcBorders>
          </w:tcPr>
          <w:p w14:paraId="33C3534F"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75FC6E7" w14:textId="77777777" w:rsidR="00E36F0E" w:rsidRPr="003518F2" w:rsidRDefault="00393DC0" w:rsidP="00E36F0E">
            <w:pPr>
              <w:rPr>
                <w:rFonts w:cs="Arial"/>
                <w:sz w:val="16"/>
                <w:szCs w:val="16"/>
              </w:rPr>
            </w:pPr>
            <w:r w:rsidRPr="003518F2">
              <w:rPr>
                <w:rFonts w:cs="Arial"/>
                <w:sz w:val="16"/>
                <w:szCs w:val="16"/>
              </w:rPr>
              <w:t>MD-REQ-380283/B-ConnectToApimAP</w:t>
            </w:r>
          </w:p>
        </w:tc>
        <w:tc>
          <w:tcPr>
            <w:tcW w:w="5911" w:type="dxa"/>
            <w:tcBorders>
              <w:top w:val="single" w:sz="6" w:space="0" w:color="auto"/>
              <w:left w:val="single" w:sz="6" w:space="0" w:color="auto"/>
              <w:bottom w:val="single" w:sz="6" w:space="0" w:color="auto"/>
              <w:right w:val="single" w:sz="6" w:space="0" w:color="auto"/>
            </w:tcBorders>
          </w:tcPr>
          <w:p w14:paraId="605E7783" w14:textId="77777777" w:rsidR="00E36F0E" w:rsidRPr="003518F2" w:rsidRDefault="00393DC0" w:rsidP="00E36F0E">
            <w:pPr>
              <w:rPr>
                <w:rFonts w:cs="Arial"/>
                <w:sz w:val="16"/>
                <w:szCs w:val="16"/>
              </w:rPr>
            </w:pPr>
            <w:r w:rsidRPr="003518F2">
              <w:rPr>
                <w:rFonts w:cs="Arial"/>
                <w:sz w:val="16"/>
                <w:szCs w:val="16"/>
              </w:rPr>
              <w:t>MBORREL4: Added WPA3</w:t>
            </w:r>
          </w:p>
        </w:tc>
      </w:tr>
      <w:tr w:rsidR="00E36F0E" w:rsidRPr="00A3016D" w14:paraId="5A057261" w14:textId="77777777" w:rsidTr="00E36F0E">
        <w:trPr>
          <w:trHeight w:val="245"/>
          <w:jc w:val="center"/>
        </w:trPr>
        <w:tc>
          <w:tcPr>
            <w:tcW w:w="1755" w:type="dxa"/>
            <w:tcBorders>
              <w:left w:val="single" w:sz="4" w:space="0" w:color="auto"/>
              <w:right w:val="single" w:sz="4" w:space="0" w:color="auto"/>
            </w:tcBorders>
          </w:tcPr>
          <w:p w14:paraId="7E00B447"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C110871" w14:textId="77777777" w:rsidR="00E36F0E" w:rsidRPr="003518F2" w:rsidRDefault="00393DC0" w:rsidP="00E36F0E">
            <w:pPr>
              <w:rPr>
                <w:rFonts w:cs="Arial"/>
                <w:sz w:val="16"/>
                <w:szCs w:val="16"/>
              </w:rPr>
            </w:pPr>
            <w:r w:rsidRPr="003518F2">
              <w:rPr>
                <w:rFonts w:cs="Arial"/>
                <w:sz w:val="16"/>
                <w:szCs w:val="16"/>
              </w:rPr>
              <w:t>MD-REQ-380288/B-GetNetworkDetails</w:t>
            </w:r>
          </w:p>
        </w:tc>
        <w:tc>
          <w:tcPr>
            <w:tcW w:w="5911" w:type="dxa"/>
            <w:tcBorders>
              <w:top w:val="single" w:sz="6" w:space="0" w:color="auto"/>
              <w:left w:val="single" w:sz="6" w:space="0" w:color="auto"/>
              <w:bottom w:val="single" w:sz="6" w:space="0" w:color="auto"/>
              <w:right w:val="single" w:sz="6" w:space="0" w:color="auto"/>
            </w:tcBorders>
          </w:tcPr>
          <w:p w14:paraId="347DD29C" w14:textId="77777777" w:rsidR="00E36F0E" w:rsidRPr="003518F2" w:rsidRDefault="00393DC0" w:rsidP="00E36F0E">
            <w:pPr>
              <w:rPr>
                <w:rFonts w:cs="Arial"/>
                <w:sz w:val="16"/>
                <w:szCs w:val="16"/>
              </w:rPr>
            </w:pPr>
            <w:r w:rsidRPr="003518F2">
              <w:rPr>
                <w:rFonts w:cs="Arial"/>
                <w:sz w:val="16"/>
                <w:szCs w:val="16"/>
              </w:rPr>
              <w:t>MBORREL4: Added WPA3</w:t>
            </w:r>
          </w:p>
        </w:tc>
      </w:tr>
      <w:tr w:rsidR="00E36F0E" w:rsidRPr="00A3016D" w14:paraId="2CFA9B5A" w14:textId="77777777" w:rsidTr="00E36F0E">
        <w:trPr>
          <w:trHeight w:val="245"/>
          <w:jc w:val="center"/>
        </w:trPr>
        <w:tc>
          <w:tcPr>
            <w:tcW w:w="1755" w:type="dxa"/>
            <w:tcBorders>
              <w:left w:val="single" w:sz="4" w:space="0" w:color="auto"/>
              <w:right w:val="single" w:sz="4" w:space="0" w:color="auto"/>
            </w:tcBorders>
          </w:tcPr>
          <w:p w14:paraId="1E01C69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52B3530" w14:textId="77777777" w:rsidR="00E36F0E" w:rsidRPr="003518F2" w:rsidRDefault="00393DC0" w:rsidP="00E36F0E">
            <w:pPr>
              <w:rPr>
                <w:rFonts w:cs="Arial"/>
                <w:sz w:val="16"/>
                <w:szCs w:val="16"/>
              </w:rPr>
            </w:pPr>
            <w:r w:rsidRPr="003518F2">
              <w:rPr>
                <w:rFonts w:cs="Arial"/>
                <w:sz w:val="16"/>
                <w:szCs w:val="16"/>
              </w:rPr>
              <w:t>MD-REQ-380294/B-WifiConnectedInd</w:t>
            </w:r>
          </w:p>
        </w:tc>
        <w:tc>
          <w:tcPr>
            <w:tcW w:w="5911" w:type="dxa"/>
            <w:tcBorders>
              <w:top w:val="single" w:sz="6" w:space="0" w:color="auto"/>
              <w:left w:val="single" w:sz="6" w:space="0" w:color="auto"/>
              <w:bottom w:val="single" w:sz="6" w:space="0" w:color="auto"/>
              <w:right w:val="single" w:sz="6" w:space="0" w:color="auto"/>
            </w:tcBorders>
          </w:tcPr>
          <w:p w14:paraId="25A45917" w14:textId="77777777" w:rsidR="00E36F0E" w:rsidRPr="003518F2" w:rsidRDefault="00393DC0" w:rsidP="00E36F0E">
            <w:pPr>
              <w:rPr>
                <w:rFonts w:cs="Arial"/>
                <w:sz w:val="16"/>
                <w:szCs w:val="16"/>
              </w:rPr>
            </w:pPr>
            <w:r w:rsidRPr="003518F2">
              <w:rPr>
                <w:rFonts w:cs="Arial"/>
                <w:sz w:val="16"/>
                <w:szCs w:val="16"/>
              </w:rPr>
              <w:t>MBORREL4: Added WPA3</w:t>
            </w:r>
          </w:p>
        </w:tc>
      </w:tr>
      <w:tr w:rsidR="00E36F0E" w:rsidRPr="00A3016D" w14:paraId="1A0B67BD" w14:textId="77777777" w:rsidTr="00E36F0E">
        <w:trPr>
          <w:trHeight w:val="245"/>
          <w:jc w:val="center"/>
        </w:trPr>
        <w:tc>
          <w:tcPr>
            <w:tcW w:w="1755" w:type="dxa"/>
            <w:tcBorders>
              <w:left w:val="single" w:sz="4" w:space="0" w:color="auto"/>
              <w:right w:val="single" w:sz="4" w:space="0" w:color="auto"/>
            </w:tcBorders>
          </w:tcPr>
          <w:p w14:paraId="252696ED"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478C3A9" w14:textId="77777777" w:rsidR="00E36F0E" w:rsidRPr="003518F2" w:rsidRDefault="00393DC0" w:rsidP="00E36F0E">
            <w:pPr>
              <w:rPr>
                <w:rFonts w:cs="Arial"/>
                <w:sz w:val="16"/>
                <w:szCs w:val="16"/>
              </w:rPr>
            </w:pPr>
            <w:r w:rsidRPr="003518F2">
              <w:rPr>
                <w:rFonts w:cs="Arial"/>
                <w:sz w:val="16"/>
                <w:szCs w:val="16"/>
              </w:rPr>
              <w:t>MD-REQ-380298/C-WlanNQM</w:t>
            </w:r>
          </w:p>
        </w:tc>
        <w:tc>
          <w:tcPr>
            <w:tcW w:w="5911" w:type="dxa"/>
            <w:tcBorders>
              <w:top w:val="single" w:sz="6" w:space="0" w:color="auto"/>
              <w:left w:val="single" w:sz="6" w:space="0" w:color="auto"/>
              <w:bottom w:val="single" w:sz="6" w:space="0" w:color="auto"/>
              <w:right w:val="single" w:sz="6" w:space="0" w:color="auto"/>
            </w:tcBorders>
          </w:tcPr>
          <w:p w14:paraId="37F701C3" w14:textId="77777777" w:rsidR="00E36F0E" w:rsidRPr="003518F2" w:rsidRDefault="00393DC0" w:rsidP="00E36F0E">
            <w:pPr>
              <w:rPr>
                <w:rFonts w:cs="Arial"/>
                <w:sz w:val="16"/>
                <w:szCs w:val="16"/>
              </w:rPr>
            </w:pPr>
            <w:r w:rsidRPr="003518F2">
              <w:rPr>
                <w:rFonts w:cs="Arial"/>
                <w:sz w:val="16"/>
                <w:szCs w:val="16"/>
              </w:rPr>
              <w:t>GDOUGHE1: Updated EcuType and NetworkInterfaceType literals</w:t>
            </w:r>
          </w:p>
        </w:tc>
      </w:tr>
      <w:tr w:rsidR="00E36F0E" w:rsidRPr="00A3016D" w14:paraId="5BC050A3" w14:textId="77777777" w:rsidTr="00E36F0E">
        <w:trPr>
          <w:trHeight w:val="245"/>
          <w:jc w:val="center"/>
        </w:trPr>
        <w:tc>
          <w:tcPr>
            <w:tcW w:w="1755" w:type="dxa"/>
            <w:tcBorders>
              <w:left w:val="single" w:sz="4" w:space="0" w:color="auto"/>
              <w:right w:val="single" w:sz="4" w:space="0" w:color="auto"/>
            </w:tcBorders>
          </w:tcPr>
          <w:p w14:paraId="42978597"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9ECDA15" w14:textId="77777777" w:rsidR="00E36F0E" w:rsidRPr="003518F2" w:rsidRDefault="00393DC0" w:rsidP="00E36F0E">
            <w:pPr>
              <w:rPr>
                <w:rFonts w:cs="Arial"/>
                <w:sz w:val="16"/>
                <w:szCs w:val="16"/>
              </w:rPr>
            </w:pPr>
            <w:r w:rsidRPr="003518F2">
              <w:rPr>
                <w:rFonts w:cs="Arial"/>
                <w:sz w:val="16"/>
                <w:szCs w:val="16"/>
              </w:rPr>
              <w:t>MD-REQ-380299/C-CellNQM</w:t>
            </w:r>
          </w:p>
        </w:tc>
        <w:tc>
          <w:tcPr>
            <w:tcW w:w="5911" w:type="dxa"/>
            <w:tcBorders>
              <w:top w:val="single" w:sz="6" w:space="0" w:color="auto"/>
              <w:left w:val="single" w:sz="6" w:space="0" w:color="auto"/>
              <w:bottom w:val="single" w:sz="6" w:space="0" w:color="auto"/>
              <w:right w:val="single" w:sz="6" w:space="0" w:color="auto"/>
            </w:tcBorders>
          </w:tcPr>
          <w:p w14:paraId="1E772482" w14:textId="77777777" w:rsidR="00E36F0E" w:rsidRPr="003518F2" w:rsidRDefault="00393DC0" w:rsidP="00E36F0E">
            <w:pPr>
              <w:rPr>
                <w:rFonts w:cs="Arial"/>
                <w:sz w:val="16"/>
                <w:szCs w:val="16"/>
              </w:rPr>
            </w:pPr>
            <w:r w:rsidRPr="003518F2">
              <w:rPr>
                <w:rFonts w:cs="Arial"/>
                <w:sz w:val="16"/>
                <w:szCs w:val="16"/>
              </w:rPr>
              <w:t>GDOUGHE1: Updated EcuType literals</w:t>
            </w:r>
          </w:p>
        </w:tc>
      </w:tr>
      <w:tr w:rsidR="00E36F0E" w:rsidRPr="00A3016D" w14:paraId="44808A28" w14:textId="77777777" w:rsidTr="00E36F0E">
        <w:trPr>
          <w:trHeight w:val="245"/>
          <w:jc w:val="center"/>
        </w:trPr>
        <w:tc>
          <w:tcPr>
            <w:tcW w:w="1755" w:type="dxa"/>
            <w:tcBorders>
              <w:left w:val="single" w:sz="4" w:space="0" w:color="auto"/>
              <w:right w:val="single" w:sz="4" w:space="0" w:color="auto"/>
            </w:tcBorders>
          </w:tcPr>
          <w:p w14:paraId="7BE26D01"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87CBFDE" w14:textId="77777777" w:rsidR="00E36F0E" w:rsidRPr="003518F2" w:rsidRDefault="00393DC0" w:rsidP="00E36F0E">
            <w:pPr>
              <w:rPr>
                <w:rFonts w:cs="Arial"/>
                <w:sz w:val="16"/>
                <w:szCs w:val="16"/>
              </w:rPr>
            </w:pPr>
            <w:r w:rsidRPr="003518F2">
              <w:rPr>
                <w:rFonts w:cs="Arial"/>
                <w:sz w:val="16"/>
                <w:szCs w:val="16"/>
              </w:rPr>
              <w:t>MD-REQ-380304/B-ScanWiFiNetworks</w:t>
            </w:r>
          </w:p>
        </w:tc>
        <w:tc>
          <w:tcPr>
            <w:tcW w:w="5911" w:type="dxa"/>
            <w:tcBorders>
              <w:top w:val="single" w:sz="6" w:space="0" w:color="auto"/>
              <w:left w:val="single" w:sz="6" w:space="0" w:color="auto"/>
              <w:bottom w:val="single" w:sz="6" w:space="0" w:color="auto"/>
              <w:right w:val="single" w:sz="6" w:space="0" w:color="auto"/>
            </w:tcBorders>
          </w:tcPr>
          <w:p w14:paraId="24D96EE8" w14:textId="77777777" w:rsidR="00E36F0E" w:rsidRPr="003518F2" w:rsidRDefault="00393DC0" w:rsidP="00E36F0E">
            <w:pPr>
              <w:rPr>
                <w:rFonts w:cs="Arial"/>
                <w:sz w:val="16"/>
                <w:szCs w:val="16"/>
              </w:rPr>
            </w:pPr>
            <w:r w:rsidRPr="003518F2">
              <w:rPr>
                <w:rFonts w:cs="Arial"/>
                <w:sz w:val="16"/>
                <w:szCs w:val="16"/>
              </w:rPr>
              <w:t>MBORREL4: Added WPA3</w:t>
            </w:r>
          </w:p>
        </w:tc>
      </w:tr>
      <w:tr w:rsidR="00E36F0E" w:rsidRPr="00A3016D" w14:paraId="52B5D0EE" w14:textId="77777777" w:rsidTr="00E36F0E">
        <w:trPr>
          <w:trHeight w:val="245"/>
          <w:jc w:val="center"/>
        </w:trPr>
        <w:tc>
          <w:tcPr>
            <w:tcW w:w="1755" w:type="dxa"/>
            <w:tcBorders>
              <w:left w:val="single" w:sz="4" w:space="0" w:color="auto"/>
              <w:right w:val="single" w:sz="4" w:space="0" w:color="auto"/>
            </w:tcBorders>
          </w:tcPr>
          <w:p w14:paraId="1240EC23"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FAFB8C1" w14:textId="77777777" w:rsidR="00E36F0E" w:rsidRPr="003518F2" w:rsidRDefault="00393DC0" w:rsidP="00E36F0E">
            <w:pPr>
              <w:rPr>
                <w:rFonts w:cs="Arial"/>
                <w:sz w:val="16"/>
                <w:szCs w:val="16"/>
              </w:rPr>
            </w:pPr>
            <w:r w:rsidRPr="003518F2">
              <w:rPr>
                <w:rFonts w:cs="Arial"/>
                <w:sz w:val="16"/>
                <w:szCs w:val="16"/>
              </w:rPr>
              <w:t>MD-REQ-380305/B-ConnectWiFiAP</w:t>
            </w:r>
          </w:p>
        </w:tc>
        <w:tc>
          <w:tcPr>
            <w:tcW w:w="5911" w:type="dxa"/>
            <w:tcBorders>
              <w:top w:val="single" w:sz="6" w:space="0" w:color="auto"/>
              <w:left w:val="single" w:sz="6" w:space="0" w:color="auto"/>
              <w:bottom w:val="single" w:sz="6" w:space="0" w:color="auto"/>
              <w:right w:val="single" w:sz="6" w:space="0" w:color="auto"/>
            </w:tcBorders>
          </w:tcPr>
          <w:p w14:paraId="734FAD3C" w14:textId="77777777" w:rsidR="00E36F0E" w:rsidRPr="003518F2" w:rsidRDefault="00393DC0" w:rsidP="00E36F0E">
            <w:pPr>
              <w:rPr>
                <w:rFonts w:cs="Arial"/>
                <w:sz w:val="16"/>
                <w:szCs w:val="16"/>
              </w:rPr>
            </w:pPr>
            <w:r w:rsidRPr="003518F2">
              <w:rPr>
                <w:rFonts w:cs="Arial"/>
                <w:sz w:val="16"/>
                <w:szCs w:val="16"/>
              </w:rPr>
              <w:t>MBORREL4: Added WPA3</w:t>
            </w:r>
          </w:p>
        </w:tc>
      </w:tr>
      <w:tr w:rsidR="00E36F0E" w:rsidRPr="00A3016D" w14:paraId="1DFE5138" w14:textId="77777777" w:rsidTr="00E36F0E">
        <w:trPr>
          <w:trHeight w:val="245"/>
          <w:jc w:val="center"/>
        </w:trPr>
        <w:tc>
          <w:tcPr>
            <w:tcW w:w="1755" w:type="dxa"/>
            <w:tcBorders>
              <w:left w:val="single" w:sz="4" w:space="0" w:color="auto"/>
              <w:right w:val="single" w:sz="4" w:space="0" w:color="auto"/>
            </w:tcBorders>
          </w:tcPr>
          <w:p w14:paraId="241D174D"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B139A7A" w14:textId="77777777" w:rsidR="00E36F0E" w:rsidRPr="003518F2" w:rsidRDefault="00393DC0" w:rsidP="00E36F0E">
            <w:pPr>
              <w:rPr>
                <w:rFonts w:cs="Arial"/>
                <w:sz w:val="16"/>
                <w:szCs w:val="16"/>
              </w:rPr>
            </w:pPr>
            <w:r w:rsidRPr="003518F2">
              <w:rPr>
                <w:rFonts w:cs="Arial"/>
                <w:sz w:val="16"/>
                <w:szCs w:val="16"/>
              </w:rPr>
              <w:t>MD-REQ-380307/B-ProfileUpdate</w:t>
            </w:r>
          </w:p>
        </w:tc>
        <w:tc>
          <w:tcPr>
            <w:tcW w:w="5911" w:type="dxa"/>
            <w:tcBorders>
              <w:top w:val="single" w:sz="6" w:space="0" w:color="auto"/>
              <w:left w:val="single" w:sz="6" w:space="0" w:color="auto"/>
              <w:bottom w:val="single" w:sz="6" w:space="0" w:color="auto"/>
              <w:right w:val="single" w:sz="6" w:space="0" w:color="auto"/>
            </w:tcBorders>
          </w:tcPr>
          <w:p w14:paraId="0A19E1F6" w14:textId="77777777" w:rsidR="00E36F0E" w:rsidRPr="003518F2" w:rsidRDefault="00393DC0" w:rsidP="00E36F0E">
            <w:pPr>
              <w:rPr>
                <w:rFonts w:cs="Arial"/>
                <w:sz w:val="16"/>
                <w:szCs w:val="16"/>
              </w:rPr>
            </w:pPr>
            <w:r w:rsidRPr="003518F2">
              <w:rPr>
                <w:rFonts w:cs="Arial"/>
                <w:sz w:val="16"/>
                <w:szCs w:val="16"/>
              </w:rPr>
              <w:t>MBORREL4: Added WPA3</w:t>
            </w:r>
          </w:p>
        </w:tc>
      </w:tr>
      <w:tr w:rsidR="00E36F0E" w:rsidRPr="00A3016D" w14:paraId="7F899FA5" w14:textId="77777777" w:rsidTr="00E36F0E">
        <w:trPr>
          <w:trHeight w:val="245"/>
          <w:jc w:val="center"/>
        </w:trPr>
        <w:tc>
          <w:tcPr>
            <w:tcW w:w="1755" w:type="dxa"/>
            <w:tcBorders>
              <w:left w:val="single" w:sz="4" w:space="0" w:color="auto"/>
              <w:right w:val="single" w:sz="4" w:space="0" w:color="auto"/>
            </w:tcBorders>
          </w:tcPr>
          <w:p w14:paraId="407E8352"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080C08C" w14:textId="77777777" w:rsidR="00E36F0E" w:rsidRPr="003518F2" w:rsidRDefault="00393DC0" w:rsidP="00E36F0E">
            <w:pPr>
              <w:rPr>
                <w:rFonts w:cs="Arial"/>
                <w:sz w:val="16"/>
                <w:szCs w:val="16"/>
              </w:rPr>
            </w:pPr>
            <w:r w:rsidRPr="003518F2">
              <w:rPr>
                <w:rFonts w:cs="Arial"/>
                <w:sz w:val="16"/>
                <w:szCs w:val="16"/>
              </w:rPr>
              <w:t>MD-REQ-380309/C-StateUpdateInd</w:t>
            </w:r>
          </w:p>
        </w:tc>
        <w:tc>
          <w:tcPr>
            <w:tcW w:w="5911" w:type="dxa"/>
            <w:tcBorders>
              <w:top w:val="single" w:sz="6" w:space="0" w:color="auto"/>
              <w:left w:val="single" w:sz="6" w:space="0" w:color="auto"/>
              <w:bottom w:val="single" w:sz="6" w:space="0" w:color="auto"/>
              <w:right w:val="single" w:sz="6" w:space="0" w:color="auto"/>
            </w:tcBorders>
          </w:tcPr>
          <w:p w14:paraId="766799F1" w14:textId="77777777" w:rsidR="00E36F0E" w:rsidRPr="003518F2" w:rsidRDefault="00393DC0" w:rsidP="00E36F0E">
            <w:pPr>
              <w:rPr>
                <w:rFonts w:cs="Arial"/>
                <w:sz w:val="16"/>
                <w:szCs w:val="16"/>
              </w:rPr>
            </w:pPr>
            <w:r w:rsidRPr="003518F2">
              <w:rPr>
                <w:rFonts w:cs="Arial"/>
                <w:sz w:val="16"/>
                <w:szCs w:val="16"/>
              </w:rPr>
              <w:t>MBORREL4: Added WPA3</w:t>
            </w:r>
          </w:p>
        </w:tc>
      </w:tr>
      <w:tr w:rsidR="00E36F0E" w:rsidRPr="00A3016D" w14:paraId="4B5AC836" w14:textId="77777777" w:rsidTr="00E36F0E">
        <w:trPr>
          <w:trHeight w:val="245"/>
          <w:jc w:val="center"/>
        </w:trPr>
        <w:tc>
          <w:tcPr>
            <w:tcW w:w="1755" w:type="dxa"/>
            <w:tcBorders>
              <w:left w:val="single" w:sz="4" w:space="0" w:color="auto"/>
              <w:right w:val="single" w:sz="4" w:space="0" w:color="auto"/>
            </w:tcBorders>
          </w:tcPr>
          <w:p w14:paraId="5DBE68C3"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CC5E95D" w14:textId="77777777" w:rsidR="00E36F0E" w:rsidRPr="003518F2" w:rsidRDefault="00393DC0" w:rsidP="00E36F0E">
            <w:pPr>
              <w:rPr>
                <w:rFonts w:cs="Arial"/>
                <w:sz w:val="16"/>
                <w:szCs w:val="16"/>
              </w:rPr>
            </w:pPr>
            <w:r w:rsidRPr="003518F2">
              <w:rPr>
                <w:rFonts w:cs="Arial"/>
                <w:sz w:val="16"/>
                <w:szCs w:val="16"/>
              </w:rPr>
              <w:t>MD-REQ-380312/B-ProfileUpdateInd</w:t>
            </w:r>
          </w:p>
        </w:tc>
        <w:tc>
          <w:tcPr>
            <w:tcW w:w="5911" w:type="dxa"/>
            <w:tcBorders>
              <w:top w:val="single" w:sz="6" w:space="0" w:color="auto"/>
              <w:left w:val="single" w:sz="6" w:space="0" w:color="auto"/>
              <w:bottom w:val="single" w:sz="6" w:space="0" w:color="auto"/>
              <w:right w:val="single" w:sz="6" w:space="0" w:color="auto"/>
            </w:tcBorders>
          </w:tcPr>
          <w:p w14:paraId="7F967D88" w14:textId="77777777" w:rsidR="00E36F0E" w:rsidRPr="003518F2" w:rsidRDefault="00393DC0" w:rsidP="00E36F0E">
            <w:pPr>
              <w:rPr>
                <w:rFonts w:cs="Arial"/>
                <w:sz w:val="16"/>
                <w:szCs w:val="16"/>
              </w:rPr>
            </w:pPr>
            <w:r w:rsidRPr="003518F2">
              <w:rPr>
                <w:rFonts w:cs="Arial"/>
                <w:sz w:val="16"/>
                <w:szCs w:val="16"/>
              </w:rPr>
              <w:t>MBORREL4: Added WPA3</w:t>
            </w:r>
          </w:p>
        </w:tc>
      </w:tr>
      <w:tr w:rsidR="00E36F0E" w:rsidRPr="00A3016D" w14:paraId="1DAFA045" w14:textId="77777777" w:rsidTr="00E36F0E">
        <w:trPr>
          <w:trHeight w:val="245"/>
          <w:jc w:val="center"/>
        </w:trPr>
        <w:tc>
          <w:tcPr>
            <w:tcW w:w="1755" w:type="dxa"/>
            <w:tcBorders>
              <w:left w:val="single" w:sz="4" w:space="0" w:color="auto"/>
              <w:right w:val="single" w:sz="4" w:space="0" w:color="auto"/>
            </w:tcBorders>
          </w:tcPr>
          <w:p w14:paraId="74BF988E"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54C70BA" w14:textId="77777777" w:rsidR="00E36F0E" w:rsidRPr="003518F2" w:rsidRDefault="00393DC0" w:rsidP="00E36F0E">
            <w:pPr>
              <w:rPr>
                <w:rFonts w:cs="Arial"/>
                <w:sz w:val="16"/>
                <w:szCs w:val="16"/>
              </w:rPr>
            </w:pPr>
            <w:r w:rsidRPr="003518F2">
              <w:rPr>
                <w:rFonts w:cs="Arial"/>
                <w:sz w:val="16"/>
                <w:szCs w:val="16"/>
              </w:rPr>
              <w:t>MD-REQ-380258/C-VlanAdd</w:t>
            </w:r>
          </w:p>
        </w:tc>
        <w:tc>
          <w:tcPr>
            <w:tcW w:w="5911" w:type="dxa"/>
            <w:tcBorders>
              <w:top w:val="single" w:sz="6" w:space="0" w:color="auto"/>
              <w:left w:val="single" w:sz="6" w:space="0" w:color="auto"/>
              <w:bottom w:val="single" w:sz="6" w:space="0" w:color="auto"/>
              <w:right w:val="single" w:sz="6" w:space="0" w:color="auto"/>
            </w:tcBorders>
          </w:tcPr>
          <w:p w14:paraId="108D7434" w14:textId="77777777" w:rsidR="00E36F0E" w:rsidRPr="003518F2" w:rsidRDefault="00393DC0" w:rsidP="00E36F0E">
            <w:pPr>
              <w:rPr>
                <w:rFonts w:cs="Arial"/>
                <w:sz w:val="16"/>
                <w:szCs w:val="16"/>
              </w:rPr>
            </w:pPr>
            <w:r w:rsidRPr="003518F2">
              <w:rPr>
                <w:rFonts w:cs="Arial"/>
                <w:sz w:val="16"/>
                <w:szCs w:val="16"/>
              </w:rPr>
              <w:t>GDOUGHE1: Updated ifaceType literals</w:t>
            </w:r>
          </w:p>
        </w:tc>
      </w:tr>
      <w:tr w:rsidR="00E36F0E" w:rsidRPr="00A3016D" w14:paraId="183700FB" w14:textId="77777777" w:rsidTr="00E36F0E">
        <w:trPr>
          <w:trHeight w:val="245"/>
          <w:jc w:val="center"/>
        </w:trPr>
        <w:tc>
          <w:tcPr>
            <w:tcW w:w="1755" w:type="dxa"/>
            <w:tcBorders>
              <w:left w:val="single" w:sz="4" w:space="0" w:color="auto"/>
              <w:right w:val="single" w:sz="4" w:space="0" w:color="auto"/>
            </w:tcBorders>
          </w:tcPr>
          <w:p w14:paraId="75A4457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A08D9BE" w14:textId="77777777" w:rsidR="00E36F0E" w:rsidRPr="003518F2" w:rsidRDefault="00393DC0" w:rsidP="00E36F0E">
            <w:pPr>
              <w:rPr>
                <w:rFonts w:cs="Arial"/>
                <w:sz w:val="16"/>
                <w:szCs w:val="16"/>
              </w:rPr>
            </w:pPr>
            <w:r w:rsidRPr="003518F2">
              <w:rPr>
                <w:rFonts w:cs="Arial"/>
                <w:sz w:val="16"/>
                <w:szCs w:val="16"/>
              </w:rPr>
              <w:t>MD-REQ-380262/C-VnmReset</w:t>
            </w:r>
          </w:p>
        </w:tc>
        <w:tc>
          <w:tcPr>
            <w:tcW w:w="5911" w:type="dxa"/>
            <w:tcBorders>
              <w:top w:val="single" w:sz="6" w:space="0" w:color="auto"/>
              <w:left w:val="single" w:sz="6" w:space="0" w:color="auto"/>
              <w:bottom w:val="single" w:sz="6" w:space="0" w:color="auto"/>
              <w:right w:val="single" w:sz="6" w:space="0" w:color="auto"/>
            </w:tcBorders>
          </w:tcPr>
          <w:p w14:paraId="009611D6" w14:textId="77777777" w:rsidR="00E36F0E" w:rsidRPr="003518F2" w:rsidRDefault="00393DC0" w:rsidP="00E36F0E">
            <w:pPr>
              <w:rPr>
                <w:rFonts w:cs="Arial"/>
                <w:sz w:val="16"/>
                <w:szCs w:val="16"/>
              </w:rPr>
            </w:pPr>
            <w:r w:rsidRPr="003518F2">
              <w:rPr>
                <w:rFonts w:cs="Arial"/>
                <w:sz w:val="16"/>
                <w:szCs w:val="16"/>
              </w:rPr>
              <w:t>GDOUGHE1: Updated EcuType literals</w:t>
            </w:r>
          </w:p>
        </w:tc>
      </w:tr>
      <w:tr w:rsidR="00E36F0E" w:rsidRPr="00A3016D" w14:paraId="5CA2D053" w14:textId="77777777" w:rsidTr="00E36F0E">
        <w:trPr>
          <w:trHeight w:val="245"/>
          <w:jc w:val="center"/>
        </w:trPr>
        <w:tc>
          <w:tcPr>
            <w:tcW w:w="1755" w:type="dxa"/>
            <w:tcBorders>
              <w:left w:val="single" w:sz="4" w:space="0" w:color="auto"/>
              <w:right w:val="single" w:sz="4" w:space="0" w:color="auto"/>
            </w:tcBorders>
          </w:tcPr>
          <w:p w14:paraId="112D668B"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5C39ACF" w14:textId="77777777" w:rsidR="00E36F0E" w:rsidRPr="003518F2" w:rsidRDefault="00393DC0" w:rsidP="00E36F0E">
            <w:pPr>
              <w:rPr>
                <w:rFonts w:cs="Arial"/>
                <w:sz w:val="16"/>
                <w:szCs w:val="16"/>
              </w:rPr>
            </w:pPr>
            <w:r w:rsidRPr="003518F2">
              <w:rPr>
                <w:rFonts w:cs="Arial"/>
                <w:sz w:val="16"/>
                <w:szCs w:val="16"/>
              </w:rPr>
              <w:t>MD-REQ-380265/D-NetworkInterfaceAllocation</w:t>
            </w:r>
          </w:p>
        </w:tc>
        <w:tc>
          <w:tcPr>
            <w:tcW w:w="5911" w:type="dxa"/>
            <w:tcBorders>
              <w:top w:val="single" w:sz="6" w:space="0" w:color="auto"/>
              <w:left w:val="single" w:sz="6" w:space="0" w:color="auto"/>
              <w:bottom w:val="single" w:sz="6" w:space="0" w:color="auto"/>
              <w:right w:val="single" w:sz="6" w:space="0" w:color="auto"/>
            </w:tcBorders>
          </w:tcPr>
          <w:p w14:paraId="0C16AACA" w14:textId="77777777" w:rsidR="00E36F0E" w:rsidRPr="003518F2" w:rsidRDefault="00393DC0" w:rsidP="00E36F0E">
            <w:pPr>
              <w:rPr>
                <w:rFonts w:cs="Arial"/>
                <w:sz w:val="16"/>
                <w:szCs w:val="16"/>
              </w:rPr>
            </w:pPr>
            <w:r w:rsidRPr="003518F2">
              <w:rPr>
                <w:rFonts w:cs="Arial"/>
                <w:sz w:val="16"/>
                <w:szCs w:val="16"/>
              </w:rPr>
              <w:t>GDOUGHE1: Updated InterfaceType literals. MBORREL4: Added WPA3</w:t>
            </w:r>
          </w:p>
        </w:tc>
      </w:tr>
      <w:tr w:rsidR="00E36F0E" w:rsidRPr="00A3016D" w14:paraId="46019C78" w14:textId="77777777" w:rsidTr="00E36F0E">
        <w:trPr>
          <w:trHeight w:val="245"/>
          <w:jc w:val="center"/>
        </w:trPr>
        <w:tc>
          <w:tcPr>
            <w:tcW w:w="1755" w:type="dxa"/>
            <w:tcBorders>
              <w:left w:val="single" w:sz="4" w:space="0" w:color="auto"/>
              <w:right w:val="single" w:sz="4" w:space="0" w:color="auto"/>
            </w:tcBorders>
          </w:tcPr>
          <w:p w14:paraId="6D1EE68A"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57F3152" w14:textId="77777777" w:rsidR="00E36F0E" w:rsidRPr="003518F2" w:rsidRDefault="00393DC0" w:rsidP="00E36F0E">
            <w:pPr>
              <w:rPr>
                <w:rFonts w:cs="Arial"/>
                <w:sz w:val="16"/>
                <w:szCs w:val="16"/>
              </w:rPr>
            </w:pPr>
            <w:r w:rsidRPr="003518F2">
              <w:rPr>
                <w:rFonts w:cs="Arial"/>
                <w:sz w:val="16"/>
                <w:szCs w:val="16"/>
              </w:rPr>
              <w:t>MD-REQ-380274/C-Policy</w:t>
            </w:r>
          </w:p>
        </w:tc>
        <w:tc>
          <w:tcPr>
            <w:tcW w:w="5911" w:type="dxa"/>
            <w:tcBorders>
              <w:top w:val="single" w:sz="6" w:space="0" w:color="auto"/>
              <w:left w:val="single" w:sz="6" w:space="0" w:color="auto"/>
              <w:bottom w:val="single" w:sz="6" w:space="0" w:color="auto"/>
              <w:right w:val="single" w:sz="6" w:space="0" w:color="auto"/>
            </w:tcBorders>
          </w:tcPr>
          <w:p w14:paraId="0B93F3EE" w14:textId="77777777" w:rsidR="00E36F0E" w:rsidRPr="003518F2" w:rsidRDefault="00393DC0" w:rsidP="00E36F0E">
            <w:pPr>
              <w:rPr>
                <w:rFonts w:cs="Arial"/>
                <w:sz w:val="16"/>
                <w:szCs w:val="16"/>
              </w:rPr>
            </w:pPr>
            <w:r w:rsidRPr="003518F2">
              <w:rPr>
                <w:rFonts w:cs="Arial"/>
                <w:sz w:val="16"/>
                <w:szCs w:val="16"/>
              </w:rPr>
              <w:t>GDOUGHE1: Updated Policy literals</w:t>
            </w:r>
          </w:p>
        </w:tc>
      </w:tr>
      <w:tr w:rsidR="00E36F0E" w:rsidRPr="00A3016D" w14:paraId="1A0975F1" w14:textId="77777777" w:rsidTr="00E36F0E">
        <w:trPr>
          <w:trHeight w:val="245"/>
          <w:jc w:val="center"/>
        </w:trPr>
        <w:tc>
          <w:tcPr>
            <w:tcW w:w="1755" w:type="dxa"/>
            <w:tcBorders>
              <w:left w:val="single" w:sz="4" w:space="0" w:color="auto"/>
              <w:right w:val="single" w:sz="4" w:space="0" w:color="auto"/>
            </w:tcBorders>
          </w:tcPr>
          <w:p w14:paraId="46DC8B79"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5DF7FAB" w14:textId="77777777" w:rsidR="00E36F0E" w:rsidRPr="003518F2" w:rsidRDefault="00393DC0" w:rsidP="00E36F0E">
            <w:pPr>
              <w:rPr>
                <w:rFonts w:cs="Arial"/>
                <w:sz w:val="16"/>
                <w:szCs w:val="16"/>
              </w:rPr>
            </w:pPr>
            <w:r w:rsidRPr="003518F2">
              <w:rPr>
                <w:rFonts w:cs="Arial"/>
                <w:sz w:val="16"/>
                <w:szCs w:val="16"/>
              </w:rPr>
              <w:t>MD-REQ-380281/B-ScanApimAPs</w:t>
            </w:r>
          </w:p>
        </w:tc>
        <w:tc>
          <w:tcPr>
            <w:tcW w:w="5911" w:type="dxa"/>
            <w:tcBorders>
              <w:top w:val="single" w:sz="6" w:space="0" w:color="auto"/>
              <w:left w:val="single" w:sz="6" w:space="0" w:color="auto"/>
              <w:bottom w:val="single" w:sz="6" w:space="0" w:color="auto"/>
              <w:right w:val="single" w:sz="6" w:space="0" w:color="auto"/>
            </w:tcBorders>
          </w:tcPr>
          <w:p w14:paraId="3A318D60" w14:textId="77777777" w:rsidR="00E36F0E" w:rsidRPr="003518F2" w:rsidRDefault="00393DC0" w:rsidP="00E36F0E">
            <w:pPr>
              <w:rPr>
                <w:rFonts w:cs="Arial"/>
                <w:sz w:val="16"/>
                <w:szCs w:val="16"/>
              </w:rPr>
            </w:pPr>
            <w:r w:rsidRPr="003518F2">
              <w:rPr>
                <w:rFonts w:cs="Arial"/>
                <w:sz w:val="16"/>
                <w:szCs w:val="16"/>
              </w:rPr>
              <w:t>MBORREL4: Added WPA3</w:t>
            </w:r>
          </w:p>
        </w:tc>
      </w:tr>
      <w:tr w:rsidR="00E36F0E" w:rsidRPr="00A3016D" w14:paraId="7EAC9047" w14:textId="77777777" w:rsidTr="00E36F0E">
        <w:trPr>
          <w:trHeight w:val="245"/>
          <w:jc w:val="center"/>
        </w:trPr>
        <w:tc>
          <w:tcPr>
            <w:tcW w:w="1755" w:type="dxa"/>
            <w:tcBorders>
              <w:left w:val="single" w:sz="4" w:space="0" w:color="auto"/>
              <w:right w:val="single" w:sz="4" w:space="0" w:color="auto"/>
            </w:tcBorders>
          </w:tcPr>
          <w:p w14:paraId="77FE5EC3"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486523A" w14:textId="77777777" w:rsidR="00E36F0E" w:rsidRPr="003518F2" w:rsidRDefault="00393DC0" w:rsidP="00E36F0E">
            <w:pPr>
              <w:rPr>
                <w:rFonts w:cs="Arial"/>
                <w:sz w:val="16"/>
                <w:szCs w:val="16"/>
              </w:rPr>
            </w:pPr>
            <w:r w:rsidRPr="003518F2">
              <w:rPr>
                <w:rFonts w:cs="Arial"/>
                <w:sz w:val="16"/>
                <w:szCs w:val="16"/>
              </w:rPr>
              <w:t>MD-REQ-380283/B-ConnectToApimAP</w:t>
            </w:r>
          </w:p>
        </w:tc>
        <w:tc>
          <w:tcPr>
            <w:tcW w:w="5911" w:type="dxa"/>
            <w:tcBorders>
              <w:top w:val="single" w:sz="6" w:space="0" w:color="auto"/>
              <w:left w:val="single" w:sz="6" w:space="0" w:color="auto"/>
              <w:bottom w:val="single" w:sz="6" w:space="0" w:color="auto"/>
              <w:right w:val="single" w:sz="6" w:space="0" w:color="auto"/>
            </w:tcBorders>
          </w:tcPr>
          <w:p w14:paraId="600D70C8" w14:textId="77777777" w:rsidR="00E36F0E" w:rsidRPr="003518F2" w:rsidRDefault="00393DC0" w:rsidP="00E36F0E">
            <w:pPr>
              <w:rPr>
                <w:rFonts w:cs="Arial"/>
                <w:sz w:val="16"/>
                <w:szCs w:val="16"/>
              </w:rPr>
            </w:pPr>
            <w:r w:rsidRPr="003518F2">
              <w:rPr>
                <w:rFonts w:cs="Arial"/>
                <w:sz w:val="16"/>
                <w:szCs w:val="16"/>
              </w:rPr>
              <w:t>MBORREL4: Added WPA3</w:t>
            </w:r>
          </w:p>
        </w:tc>
      </w:tr>
      <w:tr w:rsidR="00E36F0E" w:rsidRPr="00A3016D" w14:paraId="0B339110" w14:textId="77777777" w:rsidTr="00E36F0E">
        <w:trPr>
          <w:trHeight w:val="245"/>
          <w:jc w:val="center"/>
        </w:trPr>
        <w:tc>
          <w:tcPr>
            <w:tcW w:w="1755" w:type="dxa"/>
            <w:tcBorders>
              <w:left w:val="single" w:sz="4" w:space="0" w:color="auto"/>
              <w:right w:val="single" w:sz="4" w:space="0" w:color="auto"/>
            </w:tcBorders>
          </w:tcPr>
          <w:p w14:paraId="3D27FC03"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1FBE19F" w14:textId="77777777" w:rsidR="00E36F0E" w:rsidRPr="003518F2" w:rsidRDefault="00393DC0" w:rsidP="00E36F0E">
            <w:pPr>
              <w:rPr>
                <w:rFonts w:cs="Arial"/>
                <w:sz w:val="16"/>
                <w:szCs w:val="16"/>
              </w:rPr>
            </w:pPr>
            <w:r w:rsidRPr="003518F2">
              <w:rPr>
                <w:rFonts w:cs="Arial"/>
                <w:sz w:val="16"/>
                <w:szCs w:val="16"/>
              </w:rPr>
              <w:t>MD-REQ-380288/B-GetNetworkDetails</w:t>
            </w:r>
          </w:p>
        </w:tc>
        <w:tc>
          <w:tcPr>
            <w:tcW w:w="5911" w:type="dxa"/>
            <w:tcBorders>
              <w:top w:val="single" w:sz="6" w:space="0" w:color="auto"/>
              <w:left w:val="single" w:sz="6" w:space="0" w:color="auto"/>
              <w:bottom w:val="single" w:sz="6" w:space="0" w:color="auto"/>
              <w:right w:val="single" w:sz="6" w:space="0" w:color="auto"/>
            </w:tcBorders>
          </w:tcPr>
          <w:p w14:paraId="770B6521" w14:textId="77777777" w:rsidR="00E36F0E" w:rsidRPr="003518F2" w:rsidRDefault="00393DC0" w:rsidP="00E36F0E">
            <w:pPr>
              <w:rPr>
                <w:rFonts w:cs="Arial"/>
                <w:sz w:val="16"/>
                <w:szCs w:val="16"/>
              </w:rPr>
            </w:pPr>
            <w:r w:rsidRPr="003518F2">
              <w:rPr>
                <w:rFonts w:cs="Arial"/>
                <w:sz w:val="16"/>
                <w:szCs w:val="16"/>
              </w:rPr>
              <w:t>MBORREL4: Added WPA3</w:t>
            </w:r>
          </w:p>
        </w:tc>
      </w:tr>
      <w:tr w:rsidR="00E36F0E" w:rsidRPr="00A3016D" w14:paraId="6205F99B" w14:textId="77777777" w:rsidTr="00E36F0E">
        <w:trPr>
          <w:trHeight w:val="245"/>
          <w:jc w:val="center"/>
        </w:trPr>
        <w:tc>
          <w:tcPr>
            <w:tcW w:w="1755" w:type="dxa"/>
            <w:tcBorders>
              <w:left w:val="single" w:sz="4" w:space="0" w:color="auto"/>
              <w:right w:val="single" w:sz="4" w:space="0" w:color="auto"/>
            </w:tcBorders>
          </w:tcPr>
          <w:p w14:paraId="5450BFD8"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8DCA1AD" w14:textId="77777777" w:rsidR="00E36F0E" w:rsidRPr="003518F2" w:rsidRDefault="00393DC0" w:rsidP="00E36F0E">
            <w:pPr>
              <w:rPr>
                <w:rFonts w:cs="Arial"/>
                <w:sz w:val="16"/>
                <w:szCs w:val="16"/>
              </w:rPr>
            </w:pPr>
            <w:r w:rsidRPr="003518F2">
              <w:rPr>
                <w:rFonts w:cs="Arial"/>
                <w:sz w:val="16"/>
                <w:szCs w:val="16"/>
              </w:rPr>
              <w:t>MD-REQ-380298/C-WlanNQM</w:t>
            </w:r>
          </w:p>
        </w:tc>
        <w:tc>
          <w:tcPr>
            <w:tcW w:w="5911" w:type="dxa"/>
            <w:tcBorders>
              <w:top w:val="single" w:sz="6" w:space="0" w:color="auto"/>
              <w:left w:val="single" w:sz="6" w:space="0" w:color="auto"/>
              <w:bottom w:val="single" w:sz="6" w:space="0" w:color="auto"/>
              <w:right w:val="single" w:sz="6" w:space="0" w:color="auto"/>
            </w:tcBorders>
          </w:tcPr>
          <w:p w14:paraId="03334C62" w14:textId="77777777" w:rsidR="00E36F0E" w:rsidRPr="003518F2" w:rsidRDefault="00393DC0" w:rsidP="00E36F0E">
            <w:pPr>
              <w:rPr>
                <w:rFonts w:cs="Arial"/>
                <w:sz w:val="16"/>
                <w:szCs w:val="16"/>
              </w:rPr>
            </w:pPr>
            <w:r w:rsidRPr="003518F2">
              <w:rPr>
                <w:rFonts w:cs="Arial"/>
                <w:sz w:val="16"/>
                <w:szCs w:val="16"/>
              </w:rPr>
              <w:t>GDOUGHE1: Updated EcuType and NetworkInterfaceType literals</w:t>
            </w:r>
          </w:p>
        </w:tc>
      </w:tr>
      <w:tr w:rsidR="00E36F0E" w:rsidRPr="00A3016D" w14:paraId="37EE2CAC" w14:textId="77777777" w:rsidTr="00E36F0E">
        <w:trPr>
          <w:trHeight w:val="245"/>
          <w:jc w:val="center"/>
        </w:trPr>
        <w:tc>
          <w:tcPr>
            <w:tcW w:w="1755" w:type="dxa"/>
            <w:tcBorders>
              <w:left w:val="single" w:sz="4" w:space="0" w:color="auto"/>
              <w:right w:val="single" w:sz="4" w:space="0" w:color="auto"/>
            </w:tcBorders>
          </w:tcPr>
          <w:p w14:paraId="1A459D62"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BB37C8F" w14:textId="77777777" w:rsidR="00E36F0E" w:rsidRPr="003518F2" w:rsidRDefault="00393DC0" w:rsidP="00E36F0E">
            <w:pPr>
              <w:rPr>
                <w:rFonts w:cs="Arial"/>
                <w:sz w:val="16"/>
                <w:szCs w:val="16"/>
              </w:rPr>
            </w:pPr>
            <w:r w:rsidRPr="003518F2">
              <w:rPr>
                <w:rFonts w:cs="Arial"/>
                <w:sz w:val="16"/>
                <w:szCs w:val="16"/>
              </w:rPr>
              <w:t>MD-REQ-380299/C-CellNQM</w:t>
            </w:r>
          </w:p>
        </w:tc>
        <w:tc>
          <w:tcPr>
            <w:tcW w:w="5911" w:type="dxa"/>
            <w:tcBorders>
              <w:top w:val="single" w:sz="6" w:space="0" w:color="auto"/>
              <w:left w:val="single" w:sz="6" w:space="0" w:color="auto"/>
              <w:bottom w:val="single" w:sz="6" w:space="0" w:color="auto"/>
              <w:right w:val="single" w:sz="6" w:space="0" w:color="auto"/>
            </w:tcBorders>
          </w:tcPr>
          <w:p w14:paraId="2FBE707D" w14:textId="77777777" w:rsidR="00E36F0E" w:rsidRPr="003518F2" w:rsidRDefault="00393DC0" w:rsidP="00E36F0E">
            <w:pPr>
              <w:rPr>
                <w:rFonts w:cs="Arial"/>
                <w:sz w:val="16"/>
                <w:szCs w:val="16"/>
              </w:rPr>
            </w:pPr>
            <w:r w:rsidRPr="003518F2">
              <w:rPr>
                <w:rFonts w:cs="Arial"/>
                <w:sz w:val="16"/>
                <w:szCs w:val="16"/>
              </w:rPr>
              <w:t>GDOUGHE1: Updated EcuType literals</w:t>
            </w:r>
          </w:p>
        </w:tc>
      </w:tr>
      <w:tr w:rsidR="00E36F0E" w:rsidRPr="00A3016D" w14:paraId="71A3A6EA" w14:textId="77777777" w:rsidTr="00E36F0E">
        <w:trPr>
          <w:trHeight w:val="245"/>
          <w:jc w:val="center"/>
        </w:trPr>
        <w:tc>
          <w:tcPr>
            <w:tcW w:w="1755" w:type="dxa"/>
            <w:tcBorders>
              <w:left w:val="single" w:sz="4" w:space="0" w:color="auto"/>
              <w:right w:val="single" w:sz="4" w:space="0" w:color="auto"/>
            </w:tcBorders>
          </w:tcPr>
          <w:p w14:paraId="4734A457"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9917FFC" w14:textId="77777777" w:rsidR="00E36F0E" w:rsidRPr="003518F2" w:rsidRDefault="00393DC0" w:rsidP="00E36F0E">
            <w:pPr>
              <w:rPr>
                <w:rFonts w:cs="Arial"/>
                <w:sz w:val="16"/>
                <w:szCs w:val="16"/>
              </w:rPr>
            </w:pPr>
            <w:r w:rsidRPr="003518F2">
              <w:rPr>
                <w:rFonts w:cs="Arial"/>
                <w:sz w:val="16"/>
                <w:szCs w:val="16"/>
              </w:rPr>
              <w:t>MD-REQ-380300/C-WlanNQMInd</w:t>
            </w:r>
          </w:p>
        </w:tc>
        <w:tc>
          <w:tcPr>
            <w:tcW w:w="5911" w:type="dxa"/>
            <w:tcBorders>
              <w:top w:val="single" w:sz="6" w:space="0" w:color="auto"/>
              <w:left w:val="single" w:sz="6" w:space="0" w:color="auto"/>
              <w:bottom w:val="single" w:sz="6" w:space="0" w:color="auto"/>
              <w:right w:val="single" w:sz="6" w:space="0" w:color="auto"/>
            </w:tcBorders>
          </w:tcPr>
          <w:p w14:paraId="6DE7D357" w14:textId="77777777" w:rsidR="00E36F0E" w:rsidRPr="003518F2" w:rsidRDefault="00393DC0" w:rsidP="00E36F0E">
            <w:pPr>
              <w:rPr>
                <w:rFonts w:cs="Arial"/>
                <w:sz w:val="16"/>
                <w:szCs w:val="16"/>
              </w:rPr>
            </w:pPr>
            <w:r w:rsidRPr="003518F2">
              <w:rPr>
                <w:rFonts w:cs="Arial"/>
                <w:sz w:val="16"/>
                <w:szCs w:val="16"/>
              </w:rPr>
              <w:t>GDOUGHE1: Updated EcuType and NetworkInterfaceType literals</w:t>
            </w:r>
          </w:p>
        </w:tc>
      </w:tr>
      <w:tr w:rsidR="00E36F0E" w:rsidRPr="00A3016D" w14:paraId="331E9E15" w14:textId="77777777" w:rsidTr="00E36F0E">
        <w:trPr>
          <w:trHeight w:val="245"/>
          <w:jc w:val="center"/>
        </w:trPr>
        <w:tc>
          <w:tcPr>
            <w:tcW w:w="1755" w:type="dxa"/>
            <w:tcBorders>
              <w:left w:val="single" w:sz="4" w:space="0" w:color="auto"/>
              <w:right w:val="single" w:sz="4" w:space="0" w:color="auto"/>
            </w:tcBorders>
          </w:tcPr>
          <w:p w14:paraId="2E475805"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20878C9" w14:textId="77777777" w:rsidR="00E36F0E" w:rsidRPr="003518F2" w:rsidRDefault="00393DC0" w:rsidP="00E36F0E">
            <w:pPr>
              <w:rPr>
                <w:rFonts w:cs="Arial"/>
                <w:sz w:val="16"/>
                <w:szCs w:val="16"/>
              </w:rPr>
            </w:pPr>
            <w:r w:rsidRPr="003518F2">
              <w:rPr>
                <w:rFonts w:cs="Arial"/>
                <w:sz w:val="16"/>
                <w:szCs w:val="16"/>
              </w:rPr>
              <w:t>MD-REQ-380304/B-ScanWiFiNetworks</w:t>
            </w:r>
          </w:p>
        </w:tc>
        <w:tc>
          <w:tcPr>
            <w:tcW w:w="5911" w:type="dxa"/>
            <w:tcBorders>
              <w:top w:val="single" w:sz="6" w:space="0" w:color="auto"/>
              <w:left w:val="single" w:sz="6" w:space="0" w:color="auto"/>
              <w:bottom w:val="single" w:sz="6" w:space="0" w:color="auto"/>
              <w:right w:val="single" w:sz="6" w:space="0" w:color="auto"/>
            </w:tcBorders>
          </w:tcPr>
          <w:p w14:paraId="1A0E56A4" w14:textId="77777777" w:rsidR="00E36F0E" w:rsidRPr="003518F2" w:rsidRDefault="00393DC0" w:rsidP="00E36F0E">
            <w:pPr>
              <w:rPr>
                <w:rFonts w:cs="Arial"/>
                <w:sz w:val="16"/>
                <w:szCs w:val="16"/>
              </w:rPr>
            </w:pPr>
            <w:r w:rsidRPr="003518F2">
              <w:rPr>
                <w:rFonts w:cs="Arial"/>
                <w:sz w:val="16"/>
                <w:szCs w:val="16"/>
              </w:rPr>
              <w:t>MBORREL4: Added WPA3</w:t>
            </w:r>
          </w:p>
        </w:tc>
      </w:tr>
      <w:tr w:rsidR="00E36F0E" w:rsidRPr="00A3016D" w14:paraId="36E4BCB2" w14:textId="77777777" w:rsidTr="00E36F0E">
        <w:trPr>
          <w:trHeight w:val="245"/>
          <w:jc w:val="center"/>
        </w:trPr>
        <w:tc>
          <w:tcPr>
            <w:tcW w:w="1755" w:type="dxa"/>
            <w:tcBorders>
              <w:left w:val="single" w:sz="4" w:space="0" w:color="auto"/>
              <w:right w:val="single" w:sz="4" w:space="0" w:color="auto"/>
            </w:tcBorders>
          </w:tcPr>
          <w:p w14:paraId="38A36791"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FC8FAA4" w14:textId="77777777" w:rsidR="00E36F0E" w:rsidRPr="003518F2" w:rsidRDefault="00393DC0" w:rsidP="00E36F0E">
            <w:pPr>
              <w:rPr>
                <w:rFonts w:cs="Arial"/>
                <w:sz w:val="16"/>
                <w:szCs w:val="16"/>
              </w:rPr>
            </w:pPr>
            <w:r w:rsidRPr="003518F2">
              <w:rPr>
                <w:rFonts w:cs="Arial"/>
                <w:sz w:val="16"/>
                <w:szCs w:val="16"/>
              </w:rPr>
              <w:t>MD-REQ-380305/B-ConnectWiFiAP</w:t>
            </w:r>
          </w:p>
        </w:tc>
        <w:tc>
          <w:tcPr>
            <w:tcW w:w="5911" w:type="dxa"/>
            <w:tcBorders>
              <w:top w:val="single" w:sz="6" w:space="0" w:color="auto"/>
              <w:left w:val="single" w:sz="6" w:space="0" w:color="auto"/>
              <w:bottom w:val="single" w:sz="6" w:space="0" w:color="auto"/>
              <w:right w:val="single" w:sz="6" w:space="0" w:color="auto"/>
            </w:tcBorders>
          </w:tcPr>
          <w:p w14:paraId="0C446509" w14:textId="77777777" w:rsidR="00E36F0E" w:rsidRPr="003518F2" w:rsidRDefault="00393DC0" w:rsidP="00E36F0E">
            <w:pPr>
              <w:rPr>
                <w:rFonts w:cs="Arial"/>
                <w:sz w:val="16"/>
                <w:szCs w:val="16"/>
              </w:rPr>
            </w:pPr>
            <w:r w:rsidRPr="003518F2">
              <w:rPr>
                <w:rFonts w:cs="Arial"/>
                <w:sz w:val="16"/>
                <w:szCs w:val="16"/>
              </w:rPr>
              <w:t>MBORREL4: Added WPA3</w:t>
            </w:r>
          </w:p>
        </w:tc>
      </w:tr>
      <w:tr w:rsidR="00E36F0E" w:rsidRPr="00A3016D" w14:paraId="1BFF57D6" w14:textId="77777777" w:rsidTr="00E36F0E">
        <w:trPr>
          <w:trHeight w:val="245"/>
          <w:jc w:val="center"/>
        </w:trPr>
        <w:tc>
          <w:tcPr>
            <w:tcW w:w="1755" w:type="dxa"/>
            <w:tcBorders>
              <w:left w:val="single" w:sz="4" w:space="0" w:color="auto"/>
              <w:right w:val="single" w:sz="4" w:space="0" w:color="auto"/>
            </w:tcBorders>
          </w:tcPr>
          <w:p w14:paraId="0027DBE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42AC05F" w14:textId="77777777" w:rsidR="00E36F0E" w:rsidRPr="003518F2" w:rsidRDefault="00393DC0" w:rsidP="00E36F0E">
            <w:pPr>
              <w:rPr>
                <w:rFonts w:cs="Arial"/>
                <w:sz w:val="16"/>
                <w:szCs w:val="16"/>
              </w:rPr>
            </w:pPr>
            <w:r w:rsidRPr="003518F2">
              <w:rPr>
                <w:rFonts w:cs="Arial"/>
                <w:sz w:val="16"/>
                <w:szCs w:val="16"/>
              </w:rPr>
              <w:t>MD-REQ-380307/B-ProfileUpdate</w:t>
            </w:r>
          </w:p>
        </w:tc>
        <w:tc>
          <w:tcPr>
            <w:tcW w:w="5911" w:type="dxa"/>
            <w:tcBorders>
              <w:top w:val="single" w:sz="6" w:space="0" w:color="auto"/>
              <w:left w:val="single" w:sz="6" w:space="0" w:color="auto"/>
              <w:bottom w:val="single" w:sz="6" w:space="0" w:color="auto"/>
              <w:right w:val="single" w:sz="6" w:space="0" w:color="auto"/>
            </w:tcBorders>
          </w:tcPr>
          <w:p w14:paraId="4722C57E" w14:textId="77777777" w:rsidR="00E36F0E" w:rsidRPr="003518F2" w:rsidRDefault="00393DC0" w:rsidP="00E36F0E">
            <w:pPr>
              <w:rPr>
                <w:rFonts w:cs="Arial"/>
                <w:sz w:val="16"/>
                <w:szCs w:val="16"/>
              </w:rPr>
            </w:pPr>
            <w:r w:rsidRPr="003518F2">
              <w:rPr>
                <w:rFonts w:cs="Arial"/>
                <w:sz w:val="16"/>
                <w:szCs w:val="16"/>
              </w:rPr>
              <w:t>MBORREL4: Added WPA3</w:t>
            </w:r>
          </w:p>
        </w:tc>
      </w:tr>
      <w:tr w:rsidR="00E36F0E" w:rsidRPr="00A3016D" w14:paraId="0F1E156F" w14:textId="77777777" w:rsidTr="00E36F0E">
        <w:trPr>
          <w:trHeight w:val="245"/>
          <w:jc w:val="center"/>
        </w:trPr>
        <w:tc>
          <w:tcPr>
            <w:tcW w:w="1755" w:type="dxa"/>
            <w:tcBorders>
              <w:left w:val="single" w:sz="4" w:space="0" w:color="auto"/>
              <w:right w:val="single" w:sz="4" w:space="0" w:color="auto"/>
            </w:tcBorders>
          </w:tcPr>
          <w:p w14:paraId="2DD9695C"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8ABC63E" w14:textId="77777777" w:rsidR="00E36F0E" w:rsidRPr="003518F2" w:rsidRDefault="00393DC0" w:rsidP="00E36F0E">
            <w:pPr>
              <w:rPr>
                <w:rFonts w:cs="Arial"/>
                <w:sz w:val="16"/>
                <w:szCs w:val="16"/>
              </w:rPr>
            </w:pPr>
            <w:r w:rsidRPr="003518F2">
              <w:rPr>
                <w:rFonts w:cs="Arial"/>
                <w:sz w:val="16"/>
                <w:szCs w:val="16"/>
              </w:rPr>
              <w:t>MD-REQ-380312/B-ProfileUpdateInd</w:t>
            </w:r>
          </w:p>
        </w:tc>
        <w:tc>
          <w:tcPr>
            <w:tcW w:w="5911" w:type="dxa"/>
            <w:tcBorders>
              <w:top w:val="single" w:sz="6" w:space="0" w:color="auto"/>
              <w:left w:val="single" w:sz="6" w:space="0" w:color="auto"/>
              <w:bottom w:val="single" w:sz="6" w:space="0" w:color="auto"/>
              <w:right w:val="single" w:sz="6" w:space="0" w:color="auto"/>
            </w:tcBorders>
          </w:tcPr>
          <w:p w14:paraId="40E0E781" w14:textId="77777777" w:rsidR="00E36F0E" w:rsidRPr="003518F2" w:rsidRDefault="00393DC0" w:rsidP="00E36F0E">
            <w:pPr>
              <w:rPr>
                <w:rFonts w:cs="Arial"/>
                <w:sz w:val="16"/>
                <w:szCs w:val="16"/>
              </w:rPr>
            </w:pPr>
            <w:r w:rsidRPr="003518F2">
              <w:rPr>
                <w:rFonts w:cs="Arial"/>
                <w:sz w:val="16"/>
                <w:szCs w:val="16"/>
              </w:rPr>
              <w:t>MBORREL4: Added WPA3</w:t>
            </w:r>
          </w:p>
        </w:tc>
      </w:tr>
      <w:tr w:rsidR="00E36F0E" w:rsidRPr="00A3016D" w14:paraId="0AEEC29F" w14:textId="77777777" w:rsidTr="00E36F0E">
        <w:trPr>
          <w:trHeight w:val="245"/>
          <w:jc w:val="center"/>
        </w:trPr>
        <w:tc>
          <w:tcPr>
            <w:tcW w:w="1755" w:type="dxa"/>
            <w:tcBorders>
              <w:left w:val="single" w:sz="4" w:space="0" w:color="auto"/>
              <w:right w:val="single" w:sz="4" w:space="0" w:color="auto"/>
            </w:tcBorders>
          </w:tcPr>
          <w:p w14:paraId="1029077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10F0B70" w14:textId="77777777" w:rsidR="00E36F0E" w:rsidRPr="003518F2" w:rsidRDefault="00393DC0" w:rsidP="00E36F0E">
            <w:pPr>
              <w:rPr>
                <w:rFonts w:cs="Arial"/>
                <w:sz w:val="16"/>
                <w:szCs w:val="16"/>
              </w:rPr>
            </w:pPr>
            <w:r w:rsidRPr="003518F2">
              <w:rPr>
                <w:rFonts w:cs="Arial"/>
                <w:sz w:val="16"/>
                <w:szCs w:val="16"/>
              </w:rPr>
              <w:t>STR-503850/D-Functional Definition</w:t>
            </w:r>
          </w:p>
        </w:tc>
        <w:tc>
          <w:tcPr>
            <w:tcW w:w="5911" w:type="dxa"/>
            <w:tcBorders>
              <w:top w:val="single" w:sz="6" w:space="0" w:color="auto"/>
              <w:left w:val="single" w:sz="6" w:space="0" w:color="auto"/>
              <w:bottom w:val="single" w:sz="6" w:space="0" w:color="auto"/>
              <w:right w:val="single" w:sz="6" w:space="0" w:color="auto"/>
            </w:tcBorders>
          </w:tcPr>
          <w:p w14:paraId="09368090" w14:textId="77777777" w:rsidR="00E36F0E" w:rsidRPr="003518F2" w:rsidRDefault="00393DC0" w:rsidP="00E36F0E">
            <w:pPr>
              <w:rPr>
                <w:rFonts w:cs="Arial"/>
                <w:sz w:val="16"/>
                <w:szCs w:val="16"/>
              </w:rPr>
            </w:pPr>
            <w:r w:rsidRPr="003518F2">
              <w:rPr>
                <w:rFonts w:cs="Arial"/>
                <w:sz w:val="16"/>
                <w:szCs w:val="16"/>
              </w:rPr>
              <w:t>MBORREL4: Added REQ-470990. Removed REQ-391547</w:t>
            </w:r>
          </w:p>
        </w:tc>
      </w:tr>
      <w:tr w:rsidR="00E36F0E" w:rsidRPr="00A3016D" w14:paraId="248DA43A" w14:textId="77777777" w:rsidTr="00E36F0E">
        <w:trPr>
          <w:trHeight w:val="245"/>
          <w:jc w:val="center"/>
        </w:trPr>
        <w:tc>
          <w:tcPr>
            <w:tcW w:w="1755" w:type="dxa"/>
            <w:tcBorders>
              <w:left w:val="single" w:sz="4" w:space="0" w:color="auto"/>
              <w:right w:val="single" w:sz="4" w:space="0" w:color="auto"/>
            </w:tcBorders>
          </w:tcPr>
          <w:p w14:paraId="04AD0AFB"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D8B0204" w14:textId="77777777" w:rsidR="00E36F0E" w:rsidRPr="003518F2" w:rsidRDefault="00393DC0" w:rsidP="00E36F0E">
            <w:pPr>
              <w:rPr>
                <w:rFonts w:cs="Arial"/>
                <w:sz w:val="16"/>
                <w:szCs w:val="16"/>
              </w:rPr>
            </w:pPr>
            <w:r w:rsidRPr="003518F2">
              <w:rPr>
                <w:rFonts w:cs="Arial"/>
                <w:sz w:val="16"/>
                <w:szCs w:val="16"/>
              </w:rPr>
              <w:t>WIR-REQ-295917/B-Process Intent Requests</w:t>
            </w:r>
          </w:p>
        </w:tc>
        <w:tc>
          <w:tcPr>
            <w:tcW w:w="5911" w:type="dxa"/>
            <w:tcBorders>
              <w:top w:val="single" w:sz="6" w:space="0" w:color="auto"/>
              <w:left w:val="single" w:sz="6" w:space="0" w:color="auto"/>
              <w:bottom w:val="single" w:sz="6" w:space="0" w:color="auto"/>
              <w:right w:val="single" w:sz="6" w:space="0" w:color="auto"/>
            </w:tcBorders>
          </w:tcPr>
          <w:p w14:paraId="58D9548E" w14:textId="77777777" w:rsidR="00E36F0E" w:rsidRPr="003518F2" w:rsidRDefault="00393DC0" w:rsidP="00E36F0E">
            <w:pPr>
              <w:rPr>
                <w:rFonts w:cs="Arial"/>
                <w:sz w:val="16"/>
                <w:szCs w:val="16"/>
              </w:rPr>
            </w:pPr>
            <w:r w:rsidRPr="003518F2">
              <w:rPr>
                <w:rFonts w:cs="Arial"/>
                <w:sz w:val="16"/>
                <w:szCs w:val="16"/>
              </w:rPr>
              <w:t>GDOUGHE1: Corrected processes to process</w:t>
            </w:r>
          </w:p>
        </w:tc>
      </w:tr>
      <w:tr w:rsidR="00E36F0E" w:rsidRPr="00A3016D" w14:paraId="2799C1C9" w14:textId="77777777" w:rsidTr="00E36F0E">
        <w:trPr>
          <w:trHeight w:val="245"/>
          <w:jc w:val="center"/>
        </w:trPr>
        <w:tc>
          <w:tcPr>
            <w:tcW w:w="1755" w:type="dxa"/>
            <w:tcBorders>
              <w:left w:val="single" w:sz="4" w:space="0" w:color="auto"/>
              <w:right w:val="single" w:sz="4" w:space="0" w:color="auto"/>
            </w:tcBorders>
          </w:tcPr>
          <w:p w14:paraId="68E21A56"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5194A35" w14:textId="77777777" w:rsidR="00E36F0E" w:rsidRPr="003518F2" w:rsidRDefault="00393DC0" w:rsidP="00E36F0E">
            <w:pPr>
              <w:rPr>
                <w:rFonts w:cs="Arial"/>
                <w:sz w:val="16"/>
                <w:szCs w:val="16"/>
              </w:rPr>
            </w:pPr>
            <w:r w:rsidRPr="003518F2">
              <w:rPr>
                <w:rFonts w:cs="Arial"/>
                <w:sz w:val="16"/>
                <w:szCs w:val="16"/>
              </w:rPr>
              <w:t>STR-503858/E-Requirements</w:t>
            </w:r>
          </w:p>
        </w:tc>
        <w:tc>
          <w:tcPr>
            <w:tcW w:w="5911" w:type="dxa"/>
            <w:tcBorders>
              <w:top w:val="single" w:sz="6" w:space="0" w:color="auto"/>
              <w:left w:val="single" w:sz="6" w:space="0" w:color="auto"/>
              <w:bottom w:val="single" w:sz="6" w:space="0" w:color="auto"/>
              <w:right w:val="single" w:sz="6" w:space="0" w:color="auto"/>
            </w:tcBorders>
          </w:tcPr>
          <w:p w14:paraId="76409B7B" w14:textId="77777777" w:rsidR="00E36F0E" w:rsidRPr="003518F2" w:rsidRDefault="00393DC0" w:rsidP="00E36F0E">
            <w:pPr>
              <w:rPr>
                <w:rFonts w:cs="Arial"/>
                <w:sz w:val="16"/>
                <w:szCs w:val="16"/>
              </w:rPr>
            </w:pPr>
            <w:r w:rsidRPr="003518F2">
              <w:rPr>
                <w:rFonts w:cs="Arial"/>
                <w:sz w:val="16"/>
                <w:szCs w:val="16"/>
              </w:rPr>
              <w:t>MBORREL4: Added REQ-470984, REQ-470985</w:t>
            </w:r>
          </w:p>
        </w:tc>
      </w:tr>
      <w:tr w:rsidR="00E36F0E" w:rsidRPr="00A3016D" w14:paraId="2216B97D" w14:textId="77777777" w:rsidTr="00E36F0E">
        <w:trPr>
          <w:trHeight w:val="245"/>
          <w:jc w:val="center"/>
        </w:trPr>
        <w:tc>
          <w:tcPr>
            <w:tcW w:w="1755" w:type="dxa"/>
            <w:tcBorders>
              <w:left w:val="single" w:sz="4" w:space="0" w:color="auto"/>
              <w:right w:val="single" w:sz="4" w:space="0" w:color="auto"/>
            </w:tcBorders>
          </w:tcPr>
          <w:p w14:paraId="50ABF87C"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0689D49" w14:textId="77777777" w:rsidR="00E36F0E" w:rsidRPr="003518F2" w:rsidRDefault="00393DC0" w:rsidP="00E36F0E">
            <w:pPr>
              <w:rPr>
                <w:rFonts w:cs="Arial"/>
                <w:sz w:val="16"/>
                <w:szCs w:val="16"/>
              </w:rPr>
            </w:pPr>
            <w:r w:rsidRPr="003518F2">
              <w:rPr>
                <w:rFonts w:cs="Arial"/>
                <w:sz w:val="16"/>
                <w:szCs w:val="16"/>
              </w:rPr>
              <w:t>WIRv2-REQ-470984/A-Intent Structure</w:t>
            </w:r>
          </w:p>
        </w:tc>
        <w:tc>
          <w:tcPr>
            <w:tcW w:w="5911" w:type="dxa"/>
            <w:tcBorders>
              <w:top w:val="single" w:sz="6" w:space="0" w:color="auto"/>
              <w:left w:val="single" w:sz="6" w:space="0" w:color="auto"/>
              <w:bottom w:val="single" w:sz="6" w:space="0" w:color="auto"/>
              <w:right w:val="single" w:sz="6" w:space="0" w:color="auto"/>
            </w:tcBorders>
          </w:tcPr>
          <w:p w14:paraId="7866FD77" w14:textId="77777777" w:rsidR="00E36F0E" w:rsidRPr="003518F2" w:rsidRDefault="00393DC0" w:rsidP="00E36F0E">
            <w:pPr>
              <w:rPr>
                <w:rFonts w:cs="Arial"/>
                <w:sz w:val="16"/>
                <w:szCs w:val="16"/>
              </w:rPr>
            </w:pPr>
            <w:r w:rsidRPr="003518F2">
              <w:rPr>
                <w:rFonts w:cs="Arial"/>
                <w:sz w:val="16"/>
                <w:szCs w:val="16"/>
              </w:rPr>
              <w:t>MBORREL4: New req. for FNV3</w:t>
            </w:r>
          </w:p>
        </w:tc>
      </w:tr>
      <w:tr w:rsidR="00E36F0E" w:rsidRPr="00A3016D" w14:paraId="56B93A2B" w14:textId="77777777" w:rsidTr="00E36F0E">
        <w:trPr>
          <w:trHeight w:val="245"/>
          <w:jc w:val="center"/>
        </w:trPr>
        <w:tc>
          <w:tcPr>
            <w:tcW w:w="1755" w:type="dxa"/>
            <w:tcBorders>
              <w:left w:val="single" w:sz="4" w:space="0" w:color="auto"/>
              <w:right w:val="single" w:sz="4" w:space="0" w:color="auto"/>
            </w:tcBorders>
          </w:tcPr>
          <w:p w14:paraId="5CD6C29B"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5F4981D" w14:textId="77777777" w:rsidR="00E36F0E" w:rsidRPr="003518F2" w:rsidRDefault="00393DC0" w:rsidP="00E36F0E">
            <w:pPr>
              <w:rPr>
                <w:rFonts w:cs="Arial"/>
                <w:sz w:val="16"/>
                <w:szCs w:val="16"/>
              </w:rPr>
            </w:pPr>
            <w:r w:rsidRPr="003518F2">
              <w:rPr>
                <w:rFonts w:cs="Arial"/>
                <w:sz w:val="16"/>
                <w:szCs w:val="16"/>
              </w:rPr>
              <w:t>WIR-REQ-369964/C-Intent processing</w:t>
            </w:r>
          </w:p>
        </w:tc>
        <w:tc>
          <w:tcPr>
            <w:tcW w:w="5911" w:type="dxa"/>
            <w:tcBorders>
              <w:top w:val="single" w:sz="6" w:space="0" w:color="auto"/>
              <w:left w:val="single" w:sz="6" w:space="0" w:color="auto"/>
              <w:bottom w:val="single" w:sz="6" w:space="0" w:color="auto"/>
              <w:right w:val="single" w:sz="6" w:space="0" w:color="auto"/>
            </w:tcBorders>
          </w:tcPr>
          <w:p w14:paraId="037C6848" w14:textId="77777777" w:rsidR="00E36F0E" w:rsidRPr="003518F2" w:rsidRDefault="00393DC0" w:rsidP="00E36F0E">
            <w:pPr>
              <w:rPr>
                <w:rFonts w:cs="Arial"/>
                <w:sz w:val="16"/>
                <w:szCs w:val="16"/>
              </w:rPr>
            </w:pPr>
            <w:r w:rsidRPr="003518F2">
              <w:rPr>
                <w:rFonts w:cs="Arial"/>
                <w:sz w:val="16"/>
                <w:szCs w:val="16"/>
              </w:rPr>
              <w:t>MBORREL4: Updated req.</w:t>
            </w:r>
          </w:p>
        </w:tc>
      </w:tr>
      <w:tr w:rsidR="00E36F0E" w:rsidRPr="00A3016D" w14:paraId="37B99E93" w14:textId="77777777" w:rsidTr="00E36F0E">
        <w:trPr>
          <w:trHeight w:val="245"/>
          <w:jc w:val="center"/>
        </w:trPr>
        <w:tc>
          <w:tcPr>
            <w:tcW w:w="1755" w:type="dxa"/>
            <w:tcBorders>
              <w:left w:val="single" w:sz="4" w:space="0" w:color="auto"/>
              <w:right w:val="single" w:sz="4" w:space="0" w:color="auto"/>
            </w:tcBorders>
          </w:tcPr>
          <w:p w14:paraId="1AF95D5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B7D89CC" w14:textId="77777777" w:rsidR="00E36F0E" w:rsidRPr="003518F2" w:rsidRDefault="00393DC0" w:rsidP="00E36F0E">
            <w:pPr>
              <w:rPr>
                <w:rFonts w:cs="Arial"/>
                <w:sz w:val="16"/>
                <w:szCs w:val="16"/>
              </w:rPr>
            </w:pPr>
            <w:r w:rsidRPr="003518F2">
              <w:rPr>
                <w:rFonts w:cs="Arial"/>
                <w:sz w:val="16"/>
                <w:szCs w:val="16"/>
              </w:rPr>
              <w:t>WIRv2-REQ-470985/A-Intents And Possible Interfaces</w:t>
            </w:r>
          </w:p>
        </w:tc>
        <w:tc>
          <w:tcPr>
            <w:tcW w:w="5911" w:type="dxa"/>
            <w:tcBorders>
              <w:top w:val="single" w:sz="6" w:space="0" w:color="auto"/>
              <w:left w:val="single" w:sz="6" w:space="0" w:color="auto"/>
              <w:bottom w:val="single" w:sz="6" w:space="0" w:color="auto"/>
              <w:right w:val="single" w:sz="6" w:space="0" w:color="auto"/>
            </w:tcBorders>
          </w:tcPr>
          <w:p w14:paraId="4A1C38BE" w14:textId="77777777" w:rsidR="00E36F0E" w:rsidRPr="003518F2" w:rsidRDefault="00393DC0" w:rsidP="00E36F0E">
            <w:pPr>
              <w:rPr>
                <w:rFonts w:cs="Arial"/>
                <w:sz w:val="16"/>
                <w:szCs w:val="16"/>
              </w:rPr>
            </w:pPr>
            <w:r w:rsidRPr="003518F2">
              <w:rPr>
                <w:rFonts w:cs="Arial"/>
                <w:sz w:val="16"/>
                <w:szCs w:val="16"/>
              </w:rPr>
              <w:t>MBORREL4: New req. for FNV3</w:t>
            </w:r>
          </w:p>
        </w:tc>
      </w:tr>
      <w:tr w:rsidR="00E36F0E" w:rsidRPr="00A3016D" w14:paraId="15BDBF9C" w14:textId="77777777" w:rsidTr="00E36F0E">
        <w:trPr>
          <w:trHeight w:val="245"/>
          <w:jc w:val="center"/>
        </w:trPr>
        <w:tc>
          <w:tcPr>
            <w:tcW w:w="1755" w:type="dxa"/>
            <w:tcBorders>
              <w:left w:val="single" w:sz="4" w:space="0" w:color="auto"/>
              <w:right w:val="single" w:sz="4" w:space="0" w:color="auto"/>
            </w:tcBorders>
          </w:tcPr>
          <w:p w14:paraId="6705472A"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0880753" w14:textId="77777777" w:rsidR="00E36F0E" w:rsidRPr="003518F2" w:rsidRDefault="00393DC0" w:rsidP="00E36F0E">
            <w:pPr>
              <w:rPr>
                <w:rFonts w:cs="Arial"/>
                <w:sz w:val="16"/>
                <w:szCs w:val="16"/>
              </w:rPr>
            </w:pPr>
            <w:r w:rsidRPr="003518F2">
              <w:rPr>
                <w:rFonts w:cs="Arial"/>
                <w:sz w:val="16"/>
                <w:szCs w:val="16"/>
              </w:rPr>
              <w:t>WIR-REQ-295938/B-Intent Policy Table Privileges</w:t>
            </w:r>
          </w:p>
        </w:tc>
        <w:tc>
          <w:tcPr>
            <w:tcW w:w="5911" w:type="dxa"/>
            <w:tcBorders>
              <w:top w:val="single" w:sz="6" w:space="0" w:color="auto"/>
              <w:left w:val="single" w:sz="6" w:space="0" w:color="auto"/>
              <w:bottom w:val="single" w:sz="6" w:space="0" w:color="auto"/>
              <w:right w:val="single" w:sz="6" w:space="0" w:color="auto"/>
            </w:tcBorders>
          </w:tcPr>
          <w:p w14:paraId="0D8DD8AB" w14:textId="77777777" w:rsidR="00E36F0E" w:rsidRPr="003518F2" w:rsidRDefault="00393DC0" w:rsidP="00E36F0E">
            <w:pPr>
              <w:rPr>
                <w:rFonts w:cs="Arial"/>
                <w:sz w:val="16"/>
                <w:szCs w:val="16"/>
              </w:rPr>
            </w:pPr>
            <w:r w:rsidRPr="003518F2">
              <w:rPr>
                <w:rFonts w:cs="Arial"/>
                <w:sz w:val="16"/>
                <w:szCs w:val="16"/>
              </w:rPr>
              <w:t>GDOUGHE1: Corrected byte to bytes</w:t>
            </w:r>
          </w:p>
        </w:tc>
      </w:tr>
      <w:tr w:rsidR="00E36F0E" w:rsidRPr="00A3016D" w14:paraId="304B7A92" w14:textId="77777777" w:rsidTr="00E36F0E">
        <w:trPr>
          <w:trHeight w:val="245"/>
          <w:jc w:val="center"/>
        </w:trPr>
        <w:tc>
          <w:tcPr>
            <w:tcW w:w="1755" w:type="dxa"/>
            <w:tcBorders>
              <w:left w:val="single" w:sz="4" w:space="0" w:color="auto"/>
              <w:right w:val="single" w:sz="4" w:space="0" w:color="auto"/>
            </w:tcBorders>
          </w:tcPr>
          <w:p w14:paraId="2B6C92F3"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F4E2E7E" w14:textId="77777777" w:rsidR="00E36F0E" w:rsidRPr="003518F2" w:rsidRDefault="00393DC0" w:rsidP="00E36F0E">
            <w:pPr>
              <w:rPr>
                <w:rFonts w:cs="Arial"/>
                <w:sz w:val="16"/>
                <w:szCs w:val="16"/>
              </w:rPr>
            </w:pPr>
            <w:r w:rsidRPr="003518F2">
              <w:rPr>
                <w:rFonts w:cs="Arial"/>
                <w:sz w:val="16"/>
                <w:szCs w:val="16"/>
              </w:rPr>
              <w:t>WIR-REQ-295939/F-Intent Policy Table Privilege Breakdown</w:t>
            </w:r>
          </w:p>
        </w:tc>
        <w:tc>
          <w:tcPr>
            <w:tcW w:w="5911" w:type="dxa"/>
            <w:tcBorders>
              <w:top w:val="single" w:sz="6" w:space="0" w:color="auto"/>
              <w:left w:val="single" w:sz="6" w:space="0" w:color="auto"/>
              <w:bottom w:val="single" w:sz="6" w:space="0" w:color="auto"/>
              <w:right w:val="single" w:sz="6" w:space="0" w:color="auto"/>
            </w:tcBorders>
          </w:tcPr>
          <w:p w14:paraId="755A9D25" w14:textId="77777777" w:rsidR="00E36F0E" w:rsidRPr="003518F2" w:rsidRDefault="00393DC0" w:rsidP="00E36F0E">
            <w:pPr>
              <w:rPr>
                <w:rFonts w:cs="Arial"/>
                <w:sz w:val="16"/>
                <w:szCs w:val="16"/>
              </w:rPr>
            </w:pPr>
            <w:r w:rsidRPr="003518F2">
              <w:rPr>
                <w:rFonts w:cs="Arial"/>
                <w:sz w:val="16"/>
                <w:szCs w:val="16"/>
              </w:rPr>
              <w:t>MBORREL4: Updated req.</w:t>
            </w:r>
          </w:p>
        </w:tc>
      </w:tr>
      <w:tr w:rsidR="00E36F0E" w:rsidRPr="00A3016D" w14:paraId="569E9832" w14:textId="77777777" w:rsidTr="00E36F0E">
        <w:trPr>
          <w:trHeight w:val="245"/>
          <w:jc w:val="center"/>
        </w:trPr>
        <w:tc>
          <w:tcPr>
            <w:tcW w:w="1755" w:type="dxa"/>
            <w:tcBorders>
              <w:left w:val="single" w:sz="4" w:space="0" w:color="auto"/>
              <w:right w:val="single" w:sz="4" w:space="0" w:color="auto"/>
            </w:tcBorders>
          </w:tcPr>
          <w:p w14:paraId="5AA9FCB1"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6500158" w14:textId="77777777" w:rsidR="00E36F0E" w:rsidRPr="003518F2" w:rsidRDefault="00393DC0" w:rsidP="00E36F0E">
            <w:pPr>
              <w:rPr>
                <w:rFonts w:cs="Arial"/>
                <w:sz w:val="16"/>
                <w:szCs w:val="16"/>
              </w:rPr>
            </w:pPr>
            <w:r w:rsidRPr="003518F2">
              <w:rPr>
                <w:rFonts w:cs="Arial"/>
                <w:sz w:val="16"/>
                <w:szCs w:val="16"/>
              </w:rPr>
              <w:t>WIR-REQ-385872/E-Intent policy update pull request</w:t>
            </w:r>
          </w:p>
        </w:tc>
        <w:tc>
          <w:tcPr>
            <w:tcW w:w="5911" w:type="dxa"/>
            <w:tcBorders>
              <w:top w:val="single" w:sz="6" w:space="0" w:color="auto"/>
              <w:left w:val="single" w:sz="6" w:space="0" w:color="auto"/>
              <w:bottom w:val="single" w:sz="6" w:space="0" w:color="auto"/>
              <w:right w:val="single" w:sz="6" w:space="0" w:color="auto"/>
            </w:tcBorders>
          </w:tcPr>
          <w:p w14:paraId="06506E28" w14:textId="77777777" w:rsidR="00E36F0E" w:rsidRPr="003518F2" w:rsidRDefault="00393DC0" w:rsidP="00E36F0E">
            <w:pPr>
              <w:rPr>
                <w:rFonts w:cs="Arial"/>
                <w:sz w:val="16"/>
                <w:szCs w:val="16"/>
              </w:rPr>
            </w:pPr>
            <w:r w:rsidRPr="003518F2">
              <w:rPr>
                <w:rFonts w:cs="Arial"/>
                <w:sz w:val="16"/>
                <w:szCs w:val="16"/>
              </w:rPr>
              <w:t>GDOUGHE1: Updated req for clarification</w:t>
            </w:r>
          </w:p>
        </w:tc>
      </w:tr>
      <w:tr w:rsidR="00E36F0E" w:rsidRPr="00A3016D" w14:paraId="6822C38C" w14:textId="77777777" w:rsidTr="00E36F0E">
        <w:trPr>
          <w:trHeight w:val="245"/>
          <w:jc w:val="center"/>
        </w:trPr>
        <w:tc>
          <w:tcPr>
            <w:tcW w:w="1755" w:type="dxa"/>
            <w:tcBorders>
              <w:left w:val="single" w:sz="4" w:space="0" w:color="auto"/>
              <w:right w:val="single" w:sz="4" w:space="0" w:color="auto"/>
            </w:tcBorders>
          </w:tcPr>
          <w:p w14:paraId="1D41A1B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9E4A983" w14:textId="77777777" w:rsidR="00E36F0E" w:rsidRPr="003518F2" w:rsidRDefault="00393DC0" w:rsidP="00E36F0E">
            <w:pPr>
              <w:rPr>
                <w:rFonts w:cs="Arial"/>
                <w:sz w:val="16"/>
                <w:szCs w:val="16"/>
              </w:rPr>
            </w:pPr>
            <w:r w:rsidRPr="003518F2">
              <w:rPr>
                <w:rFonts w:cs="Arial"/>
                <w:sz w:val="16"/>
                <w:szCs w:val="16"/>
              </w:rPr>
              <w:t>WIR-REQ-295963/D-Diagnostics Information Storage</w:t>
            </w:r>
          </w:p>
        </w:tc>
        <w:tc>
          <w:tcPr>
            <w:tcW w:w="5911" w:type="dxa"/>
            <w:tcBorders>
              <w:top w:val="single" w:sz="6" w:space="0" w:color="auto"/>
              <w:left w:val="single" w:sz="6" w:space="0" w:color="auto"/>
              <w:bottom w:val="single" w:sz="6" w:space="0" w:color="auto"/>
              <w:right w:val="single" w:sz="6" w:space="0" w:color="auto"/>
            </w:tcBorders>
          </w:tcPr>
          <w:p w14:paraId="5447F8DB" w14:textId="77777777" w:rsidR="00E36F0E" w:rsidRPr="003518F2" w:rsidRDefault="00393DC0" w:rsidP="00E36F0E">
            <w:pPr>
              <w:rPr>
                <w:rFonts w:cs="Arial"/>
                <w:sz w:val="16"/>
                <w:szCs w:val="16"/>
              </w:rPr>
            </w:pPr>
            <w:r w:rsidRPr="003518F2">
              <w:rPr>
                <w:rFonts w:cs="Arial"/>
                <w:sz w:val="16"/>
                <w:szCs w:val="16"/>
              </w:rPr>
              <w:t>MBORREL4: Corrected typo</w:t>
            </w:r>
          </w:p>
        </w:tc>
      </w:tr>
      <w:tr w:rsidR="00E36F0E" w:rsidRPr="00A3016D" w14:paraId="5E558DB5" w14:textId="77777777" w:rsidTr="00E36F0E">
        <w:trPr>
          <w:trHeight w:val="245"/>
          <w:jc w:val="center"/>
        </w:trPr>
        <w:tc>
          <w:tcPr>
            <w:tcW w:w="1755" w:type="dxa"/>
            <w:tcBorders>
              <w:left w:val="single" w:sz="4" w:space="0" w:color="auto"/>
              <w:right w:val="single" w:sz="4" w:space="0" w:color="auto"/>
            </w:tcBorders>
          </w:tcPr>
          <w:p w14:paraId="18B4B178"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70919BD" w14:textId="77777777" w:rsidR="00E36F0E" w:rsidRPr="003518F2" w:rsidRDefault="00393DC0" w:rsidP="00E36F0E">
            <w:pPr>
              <w:rPr>
                <w:rFonts w:cs="Arial"/>
                <w:sz w:val="16"/>
                <w:szCs w:val="16"/>
              </w:rPr>
            </w:pPr>
            <w:r w:rsidRPr="003518F2">
              <w:rPr>
                <w:rFonts w:cs="Arial"/>
                <w:sz w:val="16"/>
                <w:szCs w:val="16"/>
              </w:rPr>
              <w:t>WIR-REQ-388321/C-Reporting WiFi Connection Event to SDN</w:t>
            </w:r>
          </w:p>
        </w:tc>
        <w:tc>
          <w:tcPr>
            <w:tcW w:w="5911" w:type="dxa"/>
            <w:tcBorders>
              <w:top w:val="single" w:sz="6" w:space="0" w:color="auto"/>
              <w:left w:val="single" w:sz="6" w:space="0" w:color="auto"/>
              <w:bottom w:val="single" w:sz="6" w:space="0" w:color="auto"/>
              <w:right w:val="single" w:sz="6" w:space="0" w:color="auto"/>
            </w:tcBorders>
          </w:tcPr>
          <w:p w14:paraId="632D5CFF" w14:textId="77777777" w:rsidR="00E36F0E" w:rsidRPr="003518F2" w:rsidRDefault="00393DC0" w:rsidP="00E36F0E">
            <w:pPr>
              <w:rPr>
                <w:rFonts w:cs="Arial"/>
                <w:sz w:val="16"/>
                <w:szCs w:val="16"/>
              </w:rPr>
            </w:pPr>
            <w:r w:rsidRPr="003518F2">
              <w:rPr>
                <w:rFonts w:cs="Arial"/>
                <w:sz w:val="16"/>
                <w:szCs w:val="16"/>
              </w:rPr>
              <w:t>GDOUGHE1: Updated FTCP alert name and clarified requirement</w:t>
            </w:r>
          </w:p>
        </w:tc>
      </w:tr>
      <w:tr w:rsidR="00E36F0E" w:rsidRPr="00A3016D" w14:paraId="39F5832B" w14:textId="77777777" w:rsidTr="00E36F0E">
        <w:trPr>
          <w:trHeight w:val="245"/>
          <w:jc w:val="center"/>
        </w:trPr>
        <w:tc>
          <w:tcPr>
            <w:tcW w:w="1755" w:type="dxa"/>
            <w:tcBorders>
              <w:left w:val="single" w:sz="4" w:space="0" w:color="auto"/>
              <w:right w:val="single" w:sz="4" w:space="0" w:color="auto"/>
            </w:tcBorders>
          </w:tcPr>
          <w:p w14:paraId="132A484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8227D84" w14:textId="77777777" w:rsidR="00E36F0E" w:rsidRPr="003518F2" w:rsidRDefault="00393DC0" w:rsidP="00E36F0E">
            <w:pPr>
              <w:rPr>
                <w:rFonts w:cs="Arial"/>
                <w:sz w:val="16"/>
                <w:szCs w:val="16"/>
              </w:rPr>
            </w:pPr>
            <w:r w:rsidRPr="003518F2">
              <w:rPr>
                <w:rFonts w:cs="Arial"/>
                <w:sz w:val="16"/>
                <w:szCs w:val="16"/>
              </w:rPr>
              <w:t>WIR-REQ-295970/G-Data usage and edge interface+</w:t>
            </w:r>
          </w:p>
        </w:tc>
        <w:tc>
          <w:tcPr>
            <w:tcW w:w="5911" w:type="dxa"/>
            <w:tcBorders>
              <w:top w:val="single" w:sz="6" w:space="0" w:color="auto"/>
              <w:left w:val="single" w:sz="6" w:space="0" w:color="auto"/>
              <w:bottom w:val="single" w:sz="6" w:space="0" w:color="auto"/>
              <w:right w:val="single" w:sz="6" w:space="0" w:color="auto"/>
            </w:tcBorders>
          </w:tcPr>
          <w:p w14:paraId="3E36089F" w14:textId="77777777" w:rsidR="00E36F0E" w:rsidRPr="003518F2" w:rsidRDefault="00393DC0" w:rsidP="00E36F0E">
            <w:pPr>
              <w:rPr>
                <w:rFonts w:cs="Arial"/>
                <w:sz w:val="16"/>
                <w:szCs w:val="16"/>
              </w:rPr>
            </w:pPr>
            <w:r w:rsidRPr="003518F2">
              <w:rPr>
                <w:rFonts w:cs="Arial"/>
                <w:sz w:val="16"/>
                <w:szCs w:val="16"/>
              </w:rPr>
              <w:t>GDOUGHE1: Updated req for pending data usage report behavior</w:t>
            </w:r>
          </w:p>
        </w:tc>
      </w:tr>
      <w:tr w:rsidR="00E36F0E" w:rsidRPr="00A3016D" w14:paraId="52B572A7" w14:textId="77777777" w:rsidTr="00E36F0E">
        <w:trPr>
          <w:trHeight w:val="245"/>
          <w:jc w:val="center"/>
        </w:trPr>
        <w:tc>
          <w:tcPr>
            <w:tcW w:w="1755" w:type="dxa"/>
            <w:tcBorders>
              <w:left w:val="single" w:sz="4" w:space="0" w:color="auto"/>
              <w:right w:val="single" w:sz="4" w:space="0" w:color="auto"/>
            </w:tcBorders>
          </w:tcPr>
          <w:p w14:paraId="1AB5E66F"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F55F3AF" w14:textId="77777777" w:rsidR="00E36F0E" w:rsidRPr="003518F2" w:rsidRDefault="00393DC0" w:rsidP="00E36F0E">
            <w:pPr>
              <w:rPr>
                <w:rFonts w:cs="Arial"/>
                <w:sz w:val="16"/>
                <w:szCs w:val="16"/>
              </w:rPr>
            </w:pPr>
            <w:r w:rsidRPr="003518F2">
              <w:rPr>
                <w:rFonts w:cs="Arial"/>
                <w:sz w:val="16"/>
                <w:szCs w:val="16"/>
              </w:rPr>
              <w:t>WIR-REQ-295970/H-Data usage and edge interface</w:t>
            </w:r>
          </w:p>
        </w:tc>
        <w:tc>
          <w:tcPr>
            <w:tcW w:w="5911" w:type="dxa"/>
            <w:tcBorders>
              <w:top w:val="single" w:sz="6" w:space="0" w:color="auto"/>
              <w:left w:val="single" w:sz="6" w:space="0" w:color="auto"/>
              <w:bottom w:val="single" w:sz="6" w:space="0" w:color="auto"/>
              <w:right w:val="single" w:sz="6" w:space="0" w:color="auto"/>
            </w:tcBorders>
          </w:tcPr>
          <w:p w14:paraId="2F7265BB" w14:textId="77777777" w:rsidR="00E36F0E" w:rsidRPr="003518F2" w:rsidRDefault="00393DC0" w:rsidP="00E36F0E">
            <w:pPr>
              <w:rPr>
                <w:rFonts w:cs="Arial"/>
                <w:sz w:val="16"/>
                <w:szCs w:val="16"/>
              </w:rPr>
            </w:pPr>
            <w:r w:rsidRPr="003518F2">
              <w:rPr>
                <w:rFonts w:cs="Arial"/>
                <w:sz w:val="16"/>
                <w:szCs w:val="16"/>
              </w:rPr>
              <w:t>MBORREL4: Updated req.</w:t>
            </w:r>
          </w:p>
        </w:tc>
      </w:tr>
      <w:tr w:rsidR="00E36F0E" w:rsidRPr="00A3016D" w14:paraId="56FCF802" w14:textId="77777777" w:rsidTr="00E36F0E">
        <w:trPr>
          <w:trHeight w:val="245"/>
          <w:jc w:val="center"/>
        </w:trPr>
        <w:tc>
          <w:tcPr>
            <w:tcW w:w="1755" w:type="dxa"/>
            <w:tcBorders>
              <w:left w:val="single" w:sz="4" w:space="0" w:color="auto"/>
              <w:right w:val="single" w:sz="4" w:space="0" w:color="auto"/>
            </w:tcBorders>
          </w:tcPr>
          <w:p w14:paraId="15FC4198"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96D1E4B" w14:textId="77777777" w:rsidR="00E36F0E" w:rsidRPr="003518F2" w:rsidRDefault="00393DC0" w:rsidP="00E36F0E">
            <w:pPr>
              <w:rPr>
                <w:rFonts w:cs="Arial"/>
                <w:sz w:val="16"/>
                <w:szCs w:val="16"/>
              </w:rPr>
            </w:pPr>
            <w:r w:rsidRPr="003518F2">
              <w:rPr>
                <w:rFonts w:cs="Arial"/>
                <w:sz w:val="16"/>
                <w:szCs w:val="16"/>
              </w:rPr>
              <w:t>WIR-REQ-402384/B-Controlling data usage data upload by CCS setting</w:t>
            </w:r>
          </w:p>
        </w:tc>
        <w:tc>
          <w:tcPr>
            <w:tcW w:w="5911" w:type="dxa"/>
            <w:tcBorders>
              <w:top w:val="single" w:sz="6" w:space="0" w:color="auto"/>
              <w:left w:val="single" w:sz="6" w:space="0" w:color="auto"/>
              <w:bottom w:val="single" w:sz="6" w:space="0" w:color="auto"/>
              <w:right w:val="single" w:sz="6" w:space="0" w:color="auto"/>
            </w:tcBorders>
          </w:tcPr>
          <w:p w14:paraId="3A2FCDF5" w14:textId="77777777" w:rsidR="00E36F0E" w:rsidRPr="003518F2" w:rsidRDefault="00393DC0" w:rsidP="00E36F0E">
            <w:pPr>
              <w:rPr>
                <w:rFonts w:cs="Arial"/>
                <w:sz w:val="16"/>
                <w:szCs w:val="16"/>
              </w:rPr>
            </w:pPr>
            <w:r w:rsidRPr="003518F2">
              <w:rPr>
                <w:rFonts w:cs="Arial"/>
                <w:sz w:val="16"/>
                <w:szCs w:val="16"/>
              </w:rPr>
              <w:t>MBORREL4: Updated req.</w:t>
            </w:r>
          </w:p>
        </w:tc>
      </w:tr>
      <w:tr w:rsidR="00E36F0E" w:rsidRPr="00A3016D" w14:paraId="3157065F" w14:textId="77777777" w:rsidTr="00E36F0E">
        <w:trPr>
          <w:trHeight w:val="245"/>
          <w:jc w:val="center"/>
        </w:trPr>
        <w:tc>
          <w:tcPr>
            <w:tcW w:w="1755" w:type="dxa"/>
            <w:tcBorders>
              <w:left w:val="single" w:sz="4" w:space="0" w:color="auto"/>
              <w:right w:val="single" w:sz="4" w:space="0" w:color="auto"/>
            </w:tcBorders>
          </w:tcPr>
          <w:p w14:paraId="41C353EC"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D774D7C" w14:textId="77777777" w:rsidR="00E36F0E" w:rsidRPr="003518F2" w:rsidRDefault="00393DC0" w:rsidP="00E36F0E">
            <w:pPr>
              <w:rPr>
                <w:rFonts w:cs="Arial"/>
                <w:sz w:val="16"/>
                <w:szCs w:val="16"/>
              </w:rPr>
            </w:pPr>
            <w:r w:rsidRPr="003518F2">
              <w:rPr>
                <w:rFonts w:cs="Arial"/>
                <w:sz w:val="16"/>
                <w:szCs w:val="16"/>
              </w:rPr>
              <w:t>STR-503988/G-Requirements</w:t>
            </w:r>
          </w:p>
        </w:tc>
        <w:tc>
          <w:tcPr>
            <w:tcW w:w="5911" w:type="dxa"/>
            <w:tcBorders>
              <w:top w:val="single" w:sz="6" w:space="0" w:color="auto"/>
              <w:left w:val="single" w:sz="6" w:space="0" w:color="auto"/>
              <w:bottom w:val="single" w:sz="6" w:space="0" w:color="auto"/>
              <w:right w:val="single" w:sz="6" w:space="0" w:color="auto"/>
            </w:tcBorders>
          </w:tcPr>
          <w:p w14:paraId="64E49C8F" w14:textId="77777777" w:rsidR="00E36F0E" w:rsidRPr="003518F2" w:rsidRDefault="00393DC0" w:rsidP="00E36F0E">
            <w:pPr>
              <w:rPr>
                <w:rFonts w:cs="Arial"/>
                <w:sz w:val="16"/>
                <w:szCs w:val="16"/>
              </w:rPr>
            </w:pPr>
            <w:r w:rsidRPr="003518F2">
              <w:rPr>
                <w:rFonts w:cs="Arial"/>
                <w:sz w:val="16"/>
                <w:szCs w:val="16"/>
              </w:rPr>
              <w:t>MBORREL4: Added REQ-470986, REQ-470987, REQ-470988, REQ-470989</w:t>
            </w:r>
          </w:p>
        </w:tc>
      </w:tr>
      <w:tr w:rsidR="00E36F0E" w:rsidRPr="00A3016D" w14:paraId="1E7B2012" w14:textId="77777777" w:rsidTr="00E36F0E">
        <w:trPr>
          <w:trHeight w:val="245"/>
          <w:jc w:val="center"/>
        </w:trPr>
        <w:tc>
          <w:tcPr>
            <w:tcW w:w="1755" w:type="dxa"/>
            <w:tcBorders>
              <w:left w:val="single" w:sz="4" w:space="0" w:color="auto"/>
              <w:right w:val="single" w:sz="4" w:space="0" w:color="auto"/>
            </w:tcBorders>
          </w:tcPr>
          <w:p w14:paraId="729C3DFB"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F02AD5B" w14:textId="77777777" w:rsidR="00E36F0E" w:rsidRPr="003518F2" w:rsidRDefault="00393DC0" w:rsidP="00E36F0E">
            <w:pPr>
              <w:rPr>
                <w:rFonts w:cs="Arial"/>
                <w:sz w:val="16"/>
                <w:szCs w:val="16"/>
              </w:rPr>
            </w:pPr>
            <w:r w:rsidRPr="003518F2">
              <w:rPr>
                <w:rFonts w:cs="Arial"/>
                <w:sz w:val="16"/>
                <w:szCs w:val="16"/>
              </w:rPr>
              <w:t>WIR-REQ-311557/B-Handling failures</w:t>
            </w:r>
          </w:p>
        </w:tc>
        <w:tc>
          <w:tcPr>
            <w:tcW w:w="5911" w:type="dxa"/>
            <w:tcBorders>
              <w:top w:val="single" w:sz="6" w:space="0" w:color="auto"/>
              <w:left w:val="single" w:sz="6" w:space="0" w:color="auto"/>
              <w:bottom w:val="single" w:sz="6" w:space="0" w:color="auto"/>
              <w:right w:val="single" w:sz="6" w:space="0" w:color="auto"/>
            </w:tcBorders>
          </w:tcPr>
          <w:p w14:paraId="54C180E8" w14:textId="77777777" w:rsidR="00E36F0E" w:rsidRPr="003518F2" w:rsidRDefault="00393DC0" w:rsidP="00E36F0E">
            <w:pPr>
              <w:rPr>
                <w:rFonts w:cs="Arial"/>
                <w:sz w:val="16"/>
                <w:szCs w:val="16"/>
              </w:rPr>
            </w:pPr>
            <w:r w:rsidRPr="003518F2">
              <w:rPr>
                <w:rFonts w:cs="Arial"/>
                <w:sz w:val="16"/>
                <w:szCs w:val="16"/>
              </w:rPr>
              <w:t>GDOUGHE1: Updated requirement</w:t>
            </w:r>
          </w:p>
        </w:tc>
      </w:tr>
      <w:tr w:rsidR="00E36F0E" w:rsidRPr="00A3016D" w14:paraId="73AF1E8B" w14:textId="77777777" w:rsidTr="00E36F0E">
        <w:trPr>
          <w:trHeight w:val="245"/>
          <w:jc w:val="center"/>
        </w:trPr>
        <w:tc>
          <w:tcPr>
            <w:tcW w:w="1755" w:type="dxa"/>
            <w:tcBorders>
              <w:left w:val="single" w:sz="4" w:space="0" w:color="auto"/>
              <w:right w:val="single" w:sz="4" w:space="0" w:color="auto"/>
            </w:tcBorders>
          </w:tcPr>
          <w:p w14:paraId="748A1991"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103D75E" w14:textId="77777777" w:rsidR="00E36F0E" w:rsidRPr="003518F2" w:rsidRDefault="00393DC0" w:rsidP="00E36F0E">
            <w:pPr>
              <w:rPr>
                <w:rFonts w:cs="Arial"/>
                <w:sz w:val="16"/>
                <w:szCs w:val="16"/>
              </w:rPr>
            </w:pPr>
            <w:r w:rsidRPr="003518F2">
              <w:rPr>
                <w:rFonts w:cs="Arial"/>
                <w:sz w:val="16"/>
                <w:szCs w:val="16"/>
              </w:rPr>
              <w:t>WIR-REQ-370000/D-WIFI scan when gear moved park and engine is not running</w:t>
            </w:r>
          </w:p>
        </w:tc>
        <w:tc>
          <w:tcPr>
            <w:tcW w:w="5911" w:type="dxa"/>
            <w:tcBorders>
              <w:top w:val="single" w:sz="6" w:space="0" w:color="auto"/>
              <w:left w:val="single" w:sz="6" w:space="0" w:color="auto"/>
              <w:bottom w:val="single" w:sz="6" w:space="0" w:color="auto"/>
              <w:right w:val="single" w:sz="6" w:space="0" w:color="auto"/>
            </w:tcBorders>
          </w:tcPr>
          <w:p w14:paraId="3B6A2F8E" w14:textId="77777777" w:rsidR="00E36F0E" w:rsidRPr="003518F2" w:rsidRDefault="00393DC0" w:rsidP="00E36F0E">
            <w:pPr>
              <w:rPr>
                <w:rFonts w:cs="Arial"/>
                <w:sz w:val="16"/>
                <w:szCs w:val="16"/>
              </w:rPr>
            </w:pPr>
            <w:r w:rsidRPr="003518F2">
              <w:rPr>
                <w:rFonts w:cs="Arial"/>
                <w:sz w:val="16"/>
                <w:szCs w:val="16"/>
              </w:rPr>
              <w:t>GDOUGHE1: Updated req to clarify scan stop behavior</w:t>
            </w:r>
          </w:p>
        </w:tc>
      </w:tr>
      <w:tr w:rsidR="00E36F0E" w:rsidRPr="00A3016D" w14:paraId="59AD22DF" w14:textId="77777777" w:rsidTr="00E36F0E">
        <w:trPr>
          <w:trHeight w:val="245"/>
          <w:jc w:val="center"/>
        </w:trPr>
        <w:tc>
          <w:tcPr>
            <w:tcW w:w="1755" w:type="dxa"/>
            <w:tcBorders>
              <w:left w:val="single" w:sz="4" w:space="0" w:color="auto"/>
              <w:right w:val="single" w:sz="4" w:space="0" w:color="auto"/>
            </w:tcBorders>
          </w:tcPr>
          <w:p w14:paraId="2033B109"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A1B6787" w14:textId="77777777" w:rsidR="00E36F0E" w:rsidRPr="003518F2" w:rsidRDefault="00393DC0" w:rsidP="00E36F0E">
            <w:pPr>
              <w:rPr>
                <w:rFonts w:cs="Arial"/>
                <w:sz w:val="16"/>
                <w:szCs w:val="16"/>
              </w:rPr>
            </w:pPr>
            <w:r w:rsidRPr="003518F2">
              <w:rPr>
                <w:rFonts w:cs="Arial"/>
                <w:sz w:val="16"/>
                <w:szCs w:val="16"/>
              </w:rPr>
              <w:t>WIR-REQ-470986/A-Prevent customer to connect to projection mode AP manually</w:t>
            </w:r>
          </w:p>
        </w:tc>
        <w:tc>
          <w:tcPr>
            <w:tcW w:w="5911" w:type="dxa"/>
            <w:tcBorders>
              <w:top w:val="single" w:sz="6" w:space="0" w:color="auto"/>
              <w:left w:val="single" w:sz="6" w:space="0" w:color="auto"/>
              <w:bottom w:val="single" w:sz="6" w:space="0" w:color="auto"/>
              <w:right w:val="single" w:sz="6" w:space="0" w:color="auto"/>
            </w:tcBorders>
          </w:tcPr>
          <w:p w14:paraId="085FAE44" w14:textId="77777777" w:rsidR="00E36F0E" w:rsidRPr="003518F2" w:rsidRDefault="00393DC0" w:rsidP="00E36F0E">
            <w:pPr>
              <w:rPr>
                <w:rFonts w:cs="Arial"/>
                <w:sz w:val="16"/>
                <w:szCs w:val="16"/>
              </w:rPr>
            </w:pPr>
            <w:r w:rsidRPr="003518F2">
              <w:rPr>
                <w:rFonts w:cs="Arial"/>
                <w:sz w:val="16"/>
                <w:szCs w:val="16"/>
              </w:rPr>
              <w:t>MBORREL4: New req.</w:t>
            </w:r>
          </w:p>
        </w:tc>
      </w:tr>
      <w:tr w:rsidR="00E36F0E" w:rsidRPr="00A3016D" w14:paraId="29D0C70F" w14:textId="77777777" w:rsidTr="00E36F0E">
        <w:trPr>
          <w:trHeight w:val="245"/>
          <w:jc w:val="center"/>
        </w:trPr>
        <w:tc>
          <w:tcPr>
            <w:tcW w:w="1755" w:type="dxa"/>
            <w:tcBorders>
              <w:left w:val="single" w:sz="4" w:space="0" w:color="auto"/>
              <w:right w:val="single" w:sz="4" w:space="0" w:color="auto"/>
            </w:tcBorders>
          </w:tcPr>
          <w:p w14:paraId="621F9961"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14C0C4E" w14:textId="77777777" w:rsidR="00E36F0E" w:rsidRPr="003518F2" w:rsidRDefault="00393DC0" w:rsidP="00E36F0E">
            <w:pPr>
              <w:rPr>
                <w:rFonts w:cs="Arial"/>
                <w:sz w:val="16"/>
                <w:szCs w:val="16"/>
              </w:rPr>
            </w:pPr>
            <w:r w:rsidRPr="003518F2">
              <w:rPr>
                <w:rFonts w:cs="Arial"/>
                <w:sz w:val="16"/>
                <w:szCs w:val="16"/>
              </w:rPr>
              <w:t>WIR-REQ-370267/D-Factory WiFi network support</w:t>
            </w:r>
          </w:p>
        </w:tc>
        <w:tc>
          <w:tcPr>
            <w:tcW w:w="5911" w:type="dxa"/>
            <w:tcBorders>
              <w:top w:val="single" w:sz="6" w:space="0" w:color="auto"/>
              <w:left w:val="single" w:sz="6" w:space="0" w:color="auto"/>
              <w:bottom w:val="single" w:sz="6" w:space="0" w:color="auto"/>
              <w:right w:val="single" w:sz="6" w:space="0" w:color="auto"/>
            </w:tcBorders>
          </w:tcPr>
          <w:p w14:paraId="0D810606" w14:textId="77777777" w:rsidR="00E36F0E" w:rsidRPr="003518F2" w:rsidRDefault="00393DC0" w:rsidP="00E36F0E">
            <w:pPr>
              <w:rPr>
                <w:rFonts w:cs="Arial"/>
                <w:sz w:val="16"/>
                <w:szCs w:val="16"/>
              </w:rPr>
            </w:pPr>
            <w:r w:rsidRPr="003518F2">
              <w:rPr>
                <w:rFonts w:cs="Arial"/>
                <w:sz w:val="16"/>
                <w:szCs w:val="16"/>
              </w:rPr>
              <w:t>GDOUGHE1: Updated requirement for ECG1</w:t>
            </w:r>
          </w:p>
        </w:tc>
      </w:tr>
      <w:tr w:rsidR="00E36F0E" w:rsidRPr="00A3016D" w14:paraId="18152BE8" w14:textId="77777777" w:rsidTr="00E36F0E">
        <w:trPr>
          <w:trHeight w:val="245"/>
          <w:jc w:val="center"/>
        </w:trPr>
        <w:tc>
          <w:tcPr>
            <w:tcW w:w="1755" w:type="dxa"/>
            <w:tcBorders>
              <w:left w:val="single" w:sz="4" w:space="0" w:color="auto"/>
              <w:right w:val="single" w:sz="4" w:space="0" w:color="auto"/>
            </w:tcBorders>
          </w:tcPr>
          <w:p w14:paraId="49714ABD"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A4D08A8" w14:textId="77777777" w:rsidR="00E36F0E" w:rsidRPr="003518F2" w:rsidRDefault="00393DC0" w:rsidP="00E36F0E">
            <w:pPr>
              <w:rPr>
                <w:rFonts w:cs="Arial"/>
                <w:sz w:val="16"/>
                <w:szCs w:val="16"/>
              </w:rPr>
            </w:pPr>
            <w:r w:rsidRPr="003518F2">
              <w:rPr>
                <w:rFonts w:cs="Arial"/>
                <w:sz w:val="16"/>
                <w:szCs w:val="16"/>
              </w:rPr>
              <w:t>WIRv2-REQ-470987/A-Factory WiFi network support</w:t>
            </w:r>
          </w:p>
        </w:tc>
        <w:tc>
          <w:tcPr>
            <w:tcW w:w="5911" w:type="dxa"/>
            <w:tcBorders>
              <w:top w:val="single" w:sz="6" w:space="0" w:color="auto"/>
              <w:left w:val="single" w:sz="6" w:space="0" w:color="auto"/>
              <w:bottom w:val="single" w:sz="6" w:space="0" w:color="auto"/>
              <w:right w:val="single" w:sz="6" w:space="0" w:color="auto"/>
            </w:tcBorders>
          </w:tcPr>
          <w:p w14:paraId="1851E043" w14:textId="77777777" w:rsidR="00E36F0E" w:rsidRPr="003518F2" w:rsidRDefault="00393DC0" w:rsidP="00E36F0E">
            <w:pPr>
              <w:rPr>
                <w:rFonts w:cs="Arial"/>
                <w:sz w:val="16"/>
                <w:szCs w:val="16"/>
              </w:rPr>
            </w:pPr>
            <w:r w:rsidRPr="003518F2">
              <w:rPr>
                <w:rFonts w:cs="Arial"/>
                <w:sz w:val="16"/>
                <w:szCs w:val="16"/>
              </w:rPr>
              <w:t>MBORREL4: New req. for FNV3</w:t>
            </w:r>
          </w:p>
        </w:tc>
      </w:tr>
      <w:tr w:rsidR="00E36F0E" w:rsidRPr="00A3016D" w14:paraId="6151C691" w14:textId="77777777" w:rsidTr="00E36F0E">
        <w:trPr>
          <w:trHeight w:val="245"/>
          <w:jc w:val="center"/>
        </w:trPr>
        <w:tc>
          <w:tcPr>
            <w:tcW w:w="1755" w:type="dxa"/>
            <w:tcBorders>
              <w:left w:val="single" w:sz="4" w:space="0" w:color="auto"/>
              <w:right w:val="single" w:sz="4" w:space="0" w:color="auto"/>
            </w:tcBorders>
          </w:tcPr>
          <w:p w14:paraId="7F421448"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511066B" w14:textId="77777777" w:rsidR="00E36F0E" w:rsidRPr="003518F2" w:rsidRDefault="00393DC0" w:rsidP="00E36F0E">
            <w:pPr>
              <w:rPr>
                <w:rFonts w:cs="Arial"/>
                <w:sz w:val="16"/>
                <w:szCs w:val="16"/>
              </w:rPr>
            </w:pPr>
            <w:r w:rsidRPr="003518F2">
              <w:rPr>
                <w:rFonts w:cs="Arial"/>
                <w:sz w:val="16"/>
                <w:szCs w:val="16"/>
              </w:rPr>
              <w:t>WIR-REQ-470988/A-Personal &amp; Portable Profile Support - API to Save WIFI Setup</w:t>
            </w:r>
          </w:p>
        </w:tc>
        <w:tc>
          <w:tcPr>
            <w:tcW w:w="5911" w:type="dxa"/>
            <w:tcBorders>
              <w:top w:val="single" w:sz="6" w:space="0" w:color="auto"/>
              <w:left w:val="single" w:sz="6" w:space="0" w:color="auto"/>
              <w:bottom w:val="single" w:sz="6" w:space="0" w:color="auto"/>
              <w:right w:val="single" w:sz="6" w:space="0" w:color="auto"/>
            </w:tcBorders>
          </w:tcPr>
          <w:p w14:paraId="192FFEE1" w14:textId="77777777" w:rsidR="00E36F0E" w:rsidRPr="003518F2" w:rsidRDefault="00393DC0" w:rsidP="00E36F0E">
            <w:pPr>
              <w:rPr>
                <w:rFonts w:cs="Arial"/>
                <w:sz w:val="16"/>
                <w:szCs w:val="16"/>
              </w:rPr>
            </w:pPr>
            <w:r w:rsidRPr="003518F2">
              <w:rPr>
                <w:rFonts w:cs="Arial"/>
                <w:sz w:val="16"/>
                <w:szCs w:val="16"/>
              </w:rPr>
              <w:t>MBORREL4: New req. for FNV3</w:t>
            </w:r>
          </w:p>
        </w:tc>
      </w:tr>
      <w:tr w:rsidR="00E36F0E" w:rsidRPr="00A3016D" w14:paraId="3DC2E1C4" w14:textId="77777777" w:rsidTr="00E36F0E">
        <w:trPr>
          <w:trHeight w:val="245"/>
          <w:jc w:val="center"/>
        </w:trPr>
        <w:tc>
          <w:tcPr>
            <w:tcW w:w="1755" w:type="dxa"/>
            <w:tcBorders>
              <w:left w:val="single" w:sz="4" w:space="0" w:color="auto"/>
              <w:right w:val="single" w:sz="4" w:space="0" w:color="auto"/>
            </w:tcBorders>
          </w:tcPr>
          <w:p w14:paraId="193B97CC"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E3B2EE6" w14:textId="77777777" w:rsidR="00E36F0E" w:rsidRPr="003518F2" w:rsidRDefault="00393DC0" w:rsidP="00E36F0E">
            <w:pPr>
              <w:rPr>
                <w:rFonts w:cs="Arial"/>
                <w:sz w:val="16"/>
                <w:szCs w:val="16"/>
              </w:rPr>
            </w:pPr>
            <w:r w:rsidRPr="003518F2">
              <w:rPr>
                <w:rFonts w:cs="Arial"/>
                <w:sz w:val="16"/>
                <w:szCs w:val="16"/>
              </w:rPr>
              <w:t>WIR-REQ-470989/A-Supporting same SSID and different security type AP</w:t>
            </w:r>
          </w:p>
        </w:tc>
        <w:tc>
          <w:tcPr>
            <w:tcW w:w="5911" w:type="dxa"/>
            <w:tcBorders>
              <w:top w:val="single" w:sz="6" w:space="0" w:color="auto"/>
              <w:left w:val="single" w:sz="6" w:space="0" w:color="auto"/>
              <w:bottom w:val="single" w:sz="6" w:space="0" w:color="auto"/>
              <w:right w:val="single" w:sz="6" w:space="0" w:color="auto"/>
            </w:tcBorders>
          </w:tcPr>
          <w:p w14:paraId="5F82F376" w14:textId="77777777" w:rsidR="00E36F0E" w:rsidRPr="003518F2" w:rsidRDefault="00393DC0" w:rsidP="00E36F0E">
            <w:pPr>
              <w:rPr>
                <w:rFonts w:cs="Arial"/>
                <w:sz w:val="16"/>
                <w:szCs w:val="16"/>
              </w:rPr>
            </w:pPr>
            <w:r w:rsidRPr="003518F2">
              <w:rPr>
                <w:rFonts w:cs="Arial"/>
                <w:sz w:val="16"/>
                <w:szCs w:val="16"/>
              </w:rPr>
              <w:t>MBORREL4: New req. for FNV3</w:t>
            </w:r>
          </w:p>
        </w:tc>
      </w:tr>
      <w:tr w:rsidR="00E36F0E" w:rsidRPr="00A3016D" w14:paraId="74823435" w14:textId="77777777" w:rsidTr="00E36F0E">
        <w:trPr>
          <w:trHeight w:val="245"/>
          <w:jc w:val="center"/>
        </w:trPr>
        <w:tc>
          <w:tcPr>
            <w:tcW w:w="1755" w:type="dxa"/>
            <w:tcBorders>
              <w:left w:val="single" w:sz="4" w:space="0" w:color="auto"/>
              <w:right w:val="single" w:sz="4" w:space="0" w:color="auto"/>
            </w:tcBorders>
          </w:tcPr>
          <w:p w14:paraId="785BE541"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876F2A2" w14:textId="77777777" w:rsidR="00E36F0E" w:rsidRPr="003518F2" w:rsidRDefault="00393DC0" w:rsidP="00E36F0E">
            <w:pPr>
              <w:rPr>
                <w:rFonts w:cs="Arial"/>
                <w:sz w:val="16"/>
                <w:szCs w:val="16"/>
              </w:rPr>
            </w:pPr>
            <w:r w:rsidRPr="003518F2">
              <w:rPr>
                <w:rFonts w:cs="Arial"/>
                <w:sz w:val="16"/>
                <w:szCs w:val="16"/>
              </w:rPr>
              <w:t>WIR-FUN-REQ-470990/A-Phoenix Support</w:t>
            </w:r>
          </w:p>
        </w:tc>
        <w:tc>
          <w:tcPr>
            <w:tcW w:w="5911" w:type="dxa"/>
            <w:tcBorders>
              <w:top w:val="single" w:sz="6" w:space="0" w:color="auto"/>
              <w:left w:val="single" w:sz="6" w:space="0" w:color="auto"/>
              <w:bottom w:val="single" w:sz="6" w:space="0" w:color="auto"/>
              <w:right w:val="single" w:sz="6" w:space="0" w:color="auto"/>
            </w:tcBorders>
          </w:tcPr>
          <w:p w14:paraId="06473328" w14:textId="77777777" w:rsidR="00E36F0E" w:rsidRPr="003518F2" w:rsidRDefault="00393DC0" w:rsidP="00E36F0E">
            <w:pPr>
              <w:rPr>
                <w:rFonts w:cs="Arial"/>
                <w:sz w:val="16"/>
                <w:szCs w:val="16"/>
              </w:rPr>
            </w:pPr>
            <w:r w:rsidRPr="003518F2">
              <w:rPr>
                <w:rFonts w:cs="Arial"/>
                <w:sz w:val="16"/>
                <w:szCs w:val="16"/>
              </w:rPr>
              <w:t>MBORREL4: New function for FNV3</w:t>
            </w:r>
          </w:p>
        </w:tc>
      </w:tr>
      <w:tr w:rsidR="00E36F0E" w:rsidRPr="00A3016D" w14:paraId="292BA3A6" w14:textId="77777777" w:rsidTr="00E36F0E">
        <w:trPr>
          <w:trHeight w:val="245"/>
          <w:jc w:val="center"/>
        </w:trPr>
        <w:tc>
          <w:tcPr>
            <w:tcW w:w="1755" w:type="dxa"/>
            <w:tcBorders>
              <w:left w:val="single" w:sz="4" w:space="0" w:color="auto"/>
              <w:right w:val="single" w:sz="4" w:space="0" w:color="auto"/>
            </w:tcBorders>
          </w:tcPr>
          <w:p w14:paraId="4219DBAD"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50D5097" w14:textId="77777777" w:rsidR="00E36F0E" w:rsidRPr="003518F2" w:rsidRDefault="00393DC0" w:rsidP="00E36F0E">
            <w:pPr>
              <w:rPr>
                <w:rFonts w:cs="Arial"/>
                <w:sz w:val="16"/>
                <w:szCs w:val="16"/>
              </w:rPr>
            </w:pPr>
            <w:r w:rsidRPr="003518F2">
              <w:rPr>
                <w:rFonts w:cs="Arial"/>
                <w:sz w:val="16"/>
                <w:szCs w:val="16"/>
              </w:rPr>
              <w:t>STR-1012614/A-Requirements</w:t>
            </w:r>
          </w:p>
        </w:tc>
        <w:tc>
          <w:tcPr>
            <w:tcW w:w="5911" w:type="dxa"/>
            <w:tcBorders>
              <w:top w:val="single" w:sz="6" w:space="0" w:color="auto"/>
              <w:left w:val="single" w:sz="6" w:space="0" w:color="auto"/>
              <w:bottom w:val="single" w:sz="6" w:space="0" w:color="auto"/>
              <w:right w:val="single" w:sz="6" w:space="0" w:color="auto"/>
            </w:tcBorders>
          </w:tcPr>
          <w:p w14:paraId="1AD99B68" w14:textId="77777777" w:rsidR="00E36F0E" w:rsidRPr="003518F2" w:rsidRDefault="00393DC0" w:rsidP="00E36F0E">
            <w:pPr>
              <w:rPr>
                <w:rFonts w:cs="Arial"/>
                <w:sz w:val="16"/>
                <w:szCs w:val="16"/>
              </w:rPr>
            </w:pPr>
            <w:r w:rsidRPr="003518F2">
              <w:rPr>
                <w:rFonts w:cs="Arial"/>
                <w:sz w:val="16"/>
                <w:szCs w:val="16"/>
              </w:rPr>
              <w:t>MBORREL4: New section</w:t>
            </w:r>
          </w:p>
        </w:tc>
      </w:tr>
      <w:tr w:rsidR="00E36F0E" w:rsidRPr="00A3016D" w14:paraId="0FEE0AAC" w14:textId="77777777" w:rsidTr="00E36F0E">
        <w:trPr>
          <w:trHeight w:val="245"/>
          <w:jc w:val="center"/>
        </w:trPr>
        <w:tc>
          <w:tcPr>
            <w:tcW w:w="1755" w:type="dxa"/>
            <w:tcBorders>
              <w:left w:val="single" w:sz="4" w:space="0" w:color="auto"/>
              <w:right w:val="single" w:sz="4" w:space="0" w:color="auto"/>
            </w:tcBorders>
          </w:tcPr>
          <w:p w14:paraId="0A31D9FF"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584B213" w14:textId="77777777" w:rsidR="00E36F0E" w:rsidRPr="003518F2" w:rsidRDefault="00393DC0" w:rsidP="00E36F0E">
            <w:pPr>
              <w:rPr>
                <w:rFonts w:cs="Arial"/>
                <w:sz w:val="16"/>
                <w:szCs w:val="16"/>
              </w:rPr>
            </w:pPr>
            <w:r w:rsidRPr="003518F2">
              <w:rPr>
                <w:rFonts w:cs="Arial"/>
                <w:sz w:val="16"/>
                <w:szCs w:val="16"/>
              </w:rPr>
              <w:t>WIR-REQ-470991/A-Support Android OS</w:t>
            </w:r>
          </w:p>
        </w:tc>
        <w:tc>
          <w:tcPr>
            <w:tcW w:w="5911" w:type="dxa"/>
            <w:tcBorders>
              <w:top w:val="single" w:sz="6" w:space="0" w:color="auto"/>
              <w:left w:val="single" w:sz="6" w:space="0" w:color="auto"/>
              <w:bottom w:val="single" w:sz="6" w:space="0" w:color="auto"/>
              <w:right w:val="single" w:sz="6" w:space="0" w:color="auto"/>
            </w:tcBorders>
          </w:tcPr>
          <w:p w14:paraId="3EB063B6" w14:textId="77777777" w:rsidR="00E36F0E" w:rsidRPr="003518F2" w:rsidRDefault="00393DC0" w:rsidP="00E36F0E">
            <w:pPr>
              <w:rPr>
                <w:rFonts w:cs="Arial"/>
                <w:sz w:val="16"/>
                <w:szCs w:val="16"/>
              </w:rPr>
            </w:pPr>
            <w:r w:rsidRPr="003518F2">
              <w:rPr>
                <w:rFonts w:cs="Arial"/>
                <w:sz w:val="16"/>
                <w:szCs w:val="16"/>
              </w:rPr>
              <w:t>MBORREL4: New req. for FNV3</w:t>
            </w:r>
          </w:p>
        </w:tc>
      </w:tr>
      <w:tr w:rsidR="00E36F0E" w:rsidRPr="00A3016D" w14:paraId="7F07A733" w14:textId="77777777" w:rsidTr="00E36F0E">
        <w:trPr>
          <w:trHeight w:val="245"/>
          <w:jc w:val="center"/>
        </w:trPr>
        <w:tc>
          <w:tcPr>
            <w:tcW w:w="1755" w:type="dxa"/>
            <w:tcBorders>
              <w:left w:val="single" w:sz="4" w:space="0" w:color="auto"/>
              <w:right w:val="single" w:sz="4" w:space="0" w:color="auto"/>
            </w:tcBorders>
          </w:tcPr>
          <w:p w14:paraId="3A1C1BE3"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3669E2B" w14:textId="77777777" w:rsidR="00E36F0E" w:rsidRPr="003518F2" w:rsidRDefault="00393DC0" w:rsidP="00E36F0E">
            <w:pPr>
              <w:rPr>
                <w:rFonts w:cs="Arial"/>
                <w:sz w:val="16"/>
                <w:szCs w:val="16"/>
              </w:rPr>
            </w:pPr>
            <w:r w:rsidRPr="003518F2">
              <w:rPr>
                <w:rFonts w:cs="Arial"/>
                <w:sz w:val="16"/>
                <w:szCs w:val="16"/>
              </w:rPr>
              <w:t>WIR-REQ-470992/A-FNV2 CM Client</w:t>
            </w:r>
          </w:p>
        </w:tc>
        <w:tc>
          <w:tcPr>
            <w:tcW w:w="5911" w:type="dxa"/>
            <w:tcBorders>
              <w:top w:val="single" w:sz="6" w:space="0" w:color="auto"/>
              <w:left w:val="single" w:sz="6" w:space="0" w:color="auto"/>
              <w:bottom w:val="single" w:sz="6" w:space="0" w:color="auto"/>
              <w:right w:val="single" w:sz="6" w:space="0" w:color="auto"/>
            </w:tcBorders>
          </w:tcPr>
          <w:p w14:paraId="72CEB521" w14:textId="77777777" w:rsidR="00E36F0E" w:rsidRPr="003518F2" w:rsidRDefault="00393DC0" w:rsidP="00E36F0E">
            <w:pPr>
              <w:rPr>
                <w:rFonts w:cs="Arial"/>
                <w:sz w:val="16"/>
                <w:szCs w:val="16"/>
              </w:rPr>
            </w:pPr>
            <w:r w:rsidRPr="003518F2">
              <w:rPr>
                <w:rFonts w:cs="Arial"/>
                <w:sz w:val="16"/>
                <w:szCs w:val="16"/>
              </w:rPr>
              <w:t>MBORREL4: New req. for FNV3</w:t>
            </w:r>
          </w:p>
        </w:tc>
      </w:tr>
      <w:tr w:rsidR="00E36F0E" w:rsidRPr="00A3016D" w14:paraId="52626FE8" w14:textId="77777777" w:rsidTr="00E36F0E">
        <w:trPr>
          <w:trHeight w:val="245"/>
          <w:jc w:val="center"/>
        </w:trPr>
        <w:tc>
          <w:tcPr>
            <w:tcW w:w="1755" w:type="dxa"/>
            <w:tcBorders>
              <w:left w:val="single" w:sz="4" w:space="0" w:color="auto"/>
              <w:right w:val="single" w:sz="4" w:space="0" w:color="auto"/>
            </w:tcBorders>
          </w:tcPr>
          <w:p w14:paraId="63A6453D"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CBB1CC8" w14:textId="77777777" w:rsidR="00E36F0E" w:rsidRPr="003518F2" w:rsidRDefault="00393DC0" w:rsidP="00E36F0E">
            <w:pPr>
              <w:rPr>
                <w:rFonts w:cs="Arial"/>
                <w:sz w:val="16"/>
                <w:szCs w:val="16"/>
              </w:rPr>
            </w:pPr>
            <w:r w:rsidRPr="003518F2">
              <w:rPr>
                <w:rFonts w:cs="Arial"/>
                <w:sz w:val="16"/>
                <w:szCs w:val="16"/>
              </w:rPr>
              <w:t>WIR-REQ-470993/A-WIR Implementation</w:t>
            </w:r>
          </w:p>
        </w:tc>
        <w:tc>
          <w:tcPr>
            <w:tcW w:w="5911" w:type="dxa"/>
            <w:tcBorders>
              <w:top w:val="single" w:sz="6" w:space="0" w:color="auto"/>
              <w:left w:val="single" w:sz="6" w:space="0" w:color="auto"/>
              <w:bottom w:val="single" w:sz="6" w:space="0" w:color="auto"/>
              <w:right w:val="single" w:sz="6" w:space="0" w:color="auto"/>
            </w:tcBorders>
          </w:tcPr>
          <w:p w14:paraId="314C2CE1" w14:textId="77777777" w:rsidR="00E36F0E" w:rsidRPr="003518F2" w:rsidRDefault="00393DC0" w:rsidP="00E36F0E">
            <w:pPr>
              <w:rPr>
                <w:rFonts w:cs="Arial"/>
                <w:sz w:val="16"/>
                <w:szCs w:val="16"/>
              </w:rPr>
            </w:pPr>
            <w:r w:rsidRPr="003518F2">
              <w:rPr>
                <w:rFonts w:cs="Arial"/>
                <w:sz w:val="16"/>
                <w:szCs w:val="16"/>
              </w:rPr>
              <w:t>MBORREL4: New req. for FNV3</w:t>
            </w:r>
          </w:p>
        </w:tc>
      </w:tr>
      <w:tr w:rsidR="00E36F0E" w:rsidRPr="00A3016D" w14:paraId="25734A68" w14:textId="77777777" w:rsidTr="00E36F0E">
        <w:trPr>
          <w:trHeight w:val="245"/>
          <w:jc w:val="center"/>
        </w:trPr>
        <w:tc>
          <w:tcPr>
            <w:tcW w:w="1755" w:type="dxa"/>
            <w:tcBorders>
              <w:left w:val="single" w:sz="4" w:space="0" w:color="auto"/>
              <w:right w:val="single" w:sz="4" w:space="0" w:color="auto"/>
            </w:tcBorders>
          </w:tcPr>
          <w:p w14:paraId="256BEBA7"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83C2D60" w14:textId="77777777" w:rsidR="00E36F0E" w:rsidRPr="003518F2" w:rsidRDefault="00393DC0" w:rsidP="00E36F0E">
            <w:pPr>
              <w:rPr>
                <w:rFonts w:cs="Arial"/>
                <w:sz w:val="16"/>
                <w:szCs w:val="16"/>
              </w:rPr>
            </w:pPr>
            <w:r w:rsidRPr="003518F2">
              <w:rPr>
                <w:rFonts w:cs="Arial"/>
                <w:sz w:val="16"/>
                <w:szCs w:val="16"/>
              </w:rPr>
              <w:t>WIR-REQ-470994/A-Link Bandwidth Support</w:t>
            </w:r>
          </w:p>
        </w:tc>
        <w:tc>
          <w:tcPr>
            <w:tcW w:w="5911" w:type="dxa"/>
            <w:tcBorders>
              <w:top w:val="single" w:sz="6" w:space="0" w:color="auto"/>
              <w:left w:val="single" w:sz="6" w:space="0" w:color="auto"/>
              <w:bottom w:val="single" w:sz="6" w:space="0" w:color="auto"/>
              <w:right w:val="single" w:sz="6" w:space="0" w:color="auto"/>
            </w:tcBorders>
          </w:tcPr>
          <w:p w14:paraId="77A58F31" w14:textId="77777777" w:rsidR="00E36F0E" w:rsidRPr="003518F2" w:rsidRDefault="00393DC0" w:rsidP="00E36F0E">
            <w:pPr>
              <w:rPr>
                <w:rFonts w:cs="Arial"/>
                <w:sz w:val="16"/>
                <w:szCs w:val="16"/>
              </w:rPr>
            </w:pPr>
            <w:r w:rsidRPr="003518F2">
              <w:rPr>
                <w:rFonts w:cs="Arial"/>
                <w:sz w:val="16"/>
                <w:szCs w:val="16"/>
              </w:rPr>
              <w:t>MBORREL4: New req. for FNV3</w:t>
            </w:r>
          </w:p>
        </w:tc>
      </w:tr>
      <w:tr w:rsidR="00E36F0E" w:rsidRPr="00A3016D" w14:paraId="5D8786C3" w14:textId="77777777" w:rsidTr="00E36F0E">
        <w:trPr>
          <w:trHeight w:val="245"/>
          <w:jc w:val="center"/>
        </w:trPr>
        <w:tc>
          <w:tcPr>
            <w:tcW w:w="1755" w:type="dxa"/>
            <w:tcBorders>
              <w:left w:val="single" w:sz="4" w:space="0" w:color="auto"/>
              <w:right w:val="single" w:sz="4" w:space="0" w:color="auto"/>
            </w:tcBorders>
          </w:tcPr>
          <w:p w14:paraId="52FA3825"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448BE67" w14:textId="77777777" w:rsidR="00E36F0E" w:rsidRPr="003518F2" w:rsidRDefault="00393DC0" w:rsidP="00E36F0E">
            <w:pPr>
              <w:rPr>
                <w:rFonts w:cs="Arial"/>
                <w:sz w:val="16"/>
                <w:szCs w:val="16"/>
              </w:rPr>
            </w:pPr>
            <w:r w:rsidRPr="003518F2">
              <w:rPr>
                <w:rFonts w:cs="Arial"/>
                <w:sz w:val="16"/>
                <w:szCs w:val="16"/>
              </w:rPr>
              <w:t>WIR-REQ-470995/A-WIRClient2 WLAN support</w:t>
            </w:r>
          </w:p>
        </w:tc>
        <w:tc>
          <w:tcPr>
            <w:tcW w:w="5911" w:type="dxa"/>
            <w:tcBorders>
              <w:top w:val="single" w:sz="6" w:space="0" w:color="auto"/>
              <w:left w:val="single" w:sz="6" w:space="0" w:color="auto"/>
              <w:bottom w:val="single" w:sz="6" w:space="0" w:color="auto"/>
              <w:right w:val="single" w:sz="6" w:space="0" w:color="auto"/>
            </w:tcBorders>
          </w:tcPr>
          <w:p w14:paraId="55BD62E3" w14:textId="77777777" w:rsidR="00E36F0E" w:rsidRPr="003518F2" w:rsidRDefault="00393DC0" w:rsidP="00E36F0E">
            <w:pPr>
              <w:rPr>
                <w:rFonts w:cs="Arial"/>
                <w:sz w:val="16"/>
                <w:szCs w:val="16"/>
              </w:rPr>
            </w:pPr>
            <w:r w:rsidRPr="003518F2">
              <w:rPr>
                <w:rFonts w:cs="Arial"/>
                <w:sz w:val="16"/>
                <w:szCs w:val="16"/>
              </w:rPr>
              <w:t>MBORREL4: New req. for FNV3</w:t>
            </w:r>
          </w:p>
        </w:tc>
      </w:tr>
      <w:tr w:rsidR="00E36F0E" w:rsidRPr="00A3016D" w14:paraId="7D574697" w14:textId="77777777" w:rsidTr="00E36F0E">
        <w:trPr>
          <w:trHeight w:val="245"/>
          <w:jc w:val="center"/>
        </w:trPr>
        <w:tc>
          <w:tcPr>
            <w:tcW w:w="1755" w:type="dxa"/>
            <w:tcBorders>
              <w:left w:val="single" w:sz="4" w:space="0" w:color="auto"/>
              <w:right w:val="single" w:sz="4" w:space="0" w:color="auto"/>
            </w:tcBorders>
          </w:tcPr>
          <w:p w14:paraId="3349E10D"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44B6D04" w14:textId="77777777" w:rsidR="00E36F0E" w:rsidRPr="003518F2" w:rsidRDefault="00393DC0" w:rsidP="00E36F0E">
            <w:pPr>
              <w:rPr>
                <w:rFonts w:cs="Arial"/>
                <w:sz w:val="16"/>
                <w:szCs w:val="16"/>
              </w:rPr>
            </w:pPr>
            <w:r w:rsidRPr="003518F2">
              <w:rPr>
                <w:rFonts w:cs="Arial"/>
                <w:sz w:val="16"/>
                <w:szCs w:val="16"/>
              </w:rPr>
              <w:t>WIR-REQ-470996/A-Data Usage Per Application</w:t>
            </w:r>
          </w:p>
        </w:tc>
        <w:tc>
          <w:tcPr>
            <w:tcW w:w="5911" w:type="dxa"/>
            <w:tcBorders>
              <w:top w:val="single" w:sz="6" w:space="0" w:color="auto"/>
              <w:left w:val="single" w:sz="6" w:space="0" w:color="auto"/>
              <w:bottom w:val="single" w:sz="6" w:space="0" w:color="auto"/>
              <w:right w:val="single" w:sz="6" w:space="0" w:color="auto"/>
            </w:tcBorders>
          </w:tcPr>
          <w:p w14:paraId="4CA1FC42" w14:textId="77777777" w:rsidR="00E36F0E" w:rsidRPr="003518F2" w:rsidRDefault="00393DC0" w:rsidP="00E36F0E">
            <w:pPr>
              <w:rPr>
                <w:rFonts w:cs="Arial"/>
                <w:sz w:val="16"/>
                <w:szCs w:val="16"/>
              </w:rPr>
            </w:pPr>
            <w:r w:rsidRPr="003518F2">
              <w:rPr>
                <w:rFonts w:cs="Arial"/>
                <w:sz w:val="16"/>
                <w:szCs w:val="16"/>
              </w:rPr>
              <w:t>MBORREL4: New req. for FNV3</w:t>
            </w:r>
          </w:p>
        </w:tc>
      </w:tr>
      <w:tr w:rsidR="00E36F0E" w:rsidRPr="00A3016D" w14:paraId="1F2CE65A" w14:textId="77777777" w:rsidTr="00E36F0E">
        <w:trPr>
          <w:trHeight w:val="245"/>
          <w:jc w:val="center"/>
        </w:trPr>
        <w:tc>
          <w:tcPr>
            <w:tcW w:w="1755" w:type="dxa"/>
            <w:tcBorders>
              <w:left w:val="single" w:sz="4" w:space="0" w:color="auto"/>
              <w:right w:val="single" w:sz="4" w:space="0" w:color="auto"/>
            </w:tcBorders>
          </w:tcPr>
          <w:p w14:paraId="183C0E29"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2F805BF" w14:textId="77777777" w:rsidR="00E36F0E" w:rsidRPr="003518F2" w:rsidRDefault="00393DC0" w:rsidP="00E36F0E">
            <w:pPr>
              <w:rPr>
                <w:rFonts w:cs="Arial"/>
                <w:sz w:val="16"/>
                <w:szCs w:val="16"/>
              </w:rPr>
            </w:pPr>
            <w:r w:rsidRPr="003518F2">
              <w:rPr>
                <w:rFonts w:cs="Arial"/>
                <w:sz w:val="16"/>
                <w:szCs w:val="16"/>
              </w:rPr>
              <w:t>WIR-REQ-470997/A-BSSID support on WiFi configuration</w:t>
            </w:r>
          </w:p>
        </w:tc>
        <w:tc>
          <w:tcPr>
            <w:tcW w:w="5911" w:type="dxa"/>
            <w:tcBorders>
              <w:top w:val="single" w:sz="6" w:space="0" w:color="auto"/>
              <w:left w:val="single" w:sz="6" w:space="0" w:color="auto"/>
              <w:bottom w:val="single" w:sz="6" w:space="0" w:color="auto"/>
              <w:right w:val="single" w:sz="6" w:space="0" w:color="auto"/>
            </w:tcBorders>
          </w:tcPr>
          <w:p w14:paraId="10015BD6" w14:textId="77777777" w:rsidR="00E36F0E" w:rsidRPr="003518F2" w:rsidRDefault="00393DC0" w:rsidP="00E36F0E">
            <w:pPr>
              <w:rPr>
                <w:rFonts w:cs="Arial"/>
                <w:sz w:val="16"/>
                <w:szCs w:val="16"/>
              </w:rPr>
            </w:pPr>
            <w:r w:rsidRPr="003518F2">
              <w:rPr>
                <w:rFonts w:cs="Arial"/>
                <w:sz w:val="16"/>
                <w:szCs w:val="16"/>
              </w:rPr>
              <w:t>MBORREL4: New req. for FNV3</w:t>
            </w:r>
          </w:p>
        </w:tc>
      </w:tr>
      <w:tr w:rsidR="00E36F0E" w:rsidRPr="00A3016D" w14:paraId="445BAFB7" w14:textId="77777777" w:rsidTr="00E36F0E">
        <w:trPr>
          <w:trHeight w:val="245"/>
          <w:jc w:val="center"/>
        </w:trPr>
        <w:tc>
          <w:tcPr>
            <w:tcW w:w="1755" w:type="dxa"/>
            <w:tcBorders>
              <w:left w:val="single" w:sz="4" w:space="0" w:color="auto"/>
              <w:right w:val="single" w:sz="4" w:space="0" w:color="auto"/>
            </w:tcBorders>
          </w:tcPr>
          <w:p w14:paraId="188DDAB9"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50C9E63" w14:textId="77777777" w:rsidR="00E36F0E" w:rsidRPr="003518F2" w:rsidRDefault="00393DC0" w:rsidP="00E36F0E">
            <w:pPr>
              <w:rPr>
                <w:rFonts w:cs="Arial"/>
                <w:sz w:val="16"/>
                <w:szCs w:val="16"/>
              </w:rPr>
            </w:pPr>
            <w:r w:rsidRPr="003518F2">
              <w:rPr>
                <w:rFonts w:cs="Arial"/>
                <w:sz w:val="16"/>
                <w:szCs w:val="16"/>
              </w:rPr>
              <w:t>WIR-REQ-470998/A-Android Settings Items for ConnectivityManager</w:t>
            </w:r>
          </w:p>
        </w:tc>
        <w:tc>
          <w:tcPr>
            <w:tcW w:w="5911" w:type="dxa"/>
            <w:tcBorders>
              <w:top w:val="single" w:sz="6" w:space="0" w:color="auto"/>
              <w:left w:val="single" w:sz="6" w:space="0" w:color="auto"/>
              <w:bottom w:val="single" w:sz="6" w:space="0" w:color="auto"/>
              <w:right w:val="single" w:sz="6" w:space="0" w:color="auto"/>
            </w:tcBorders>
          </w:tcPr>
          <w:p w14:paraId="2024F1C4" w14:textId="77777777" w:rsidR="00E36F0E" w:rsidRPr="003518F2" w:rsidRDefault="00393DC0" w:rsidP="00E36F0E">
            <w:pPr>
              <w:rPr>
                <w:rFonts w:cs="Arial"/>
                <w:sz w:val="16"/>
                <w:szCs w:val="16"/>
              </w:rPr>
            </w:pPr>
            <w:r w:rsidRPr="003518F2">
              <w:rPr>
                <w:rFonts w:cs="Arial"/>
                <w:sz w:val="16"/>
                <w:szCs w:val="16"/>
              </w:rPr>
              <w:t>MBORREL4: New req. for FNV3</w:t>
            </w:r>
          </w:p>
        </w:tc>
      </w:tr>
      <w:tr w:rsidR="00E36F0E" w:rsidRPr="00A3016D" w14:paraId="7394B6B7" w14:textId="77777777" w:rsidTr="00E36F0E">
        <w:trPr>
          <w:trHeight w:val="245"/>
          <w:jc w:val="center"/>
        </w:trPr>
        <w:tc>
          <w:tcPr>
            <w:tcW w:w="1755" w:type="dxa"/>
            <w:tcBorders>
              <w:left w:val="single" w:sz="4" w:space="0" w:color="auto"/>
              <w:right w:val="single" w:sz="4" w:space="0" w:color="auto"/>
            </w:tcBorders>
          </w:tcPr>
          <w:p w14:paraId="0C70CC36"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E56E717" w14:textId="77777777" w:rsidR="00E36F0E" w:rsidRPr="003518F2" w:rsidRDefault="00393DC0" w:rsidP="00E36F0E">
            <w:pPr>
              <w:rPr>
                <w:rFonts w:cs="Arial"/>
                <w:sz w:val="16"/>
                <w:szCs w:val="16"/>
              </w:rPr>
            </w:pPr>
            <w:r w:rsidRPr="003518F2">
              <w:rPr>
                <w:rFonts w:cs="Arial"/>
                <w:sz w:val="16"/>
                <w:szCs w:val="16"/>
              </w:rPr>
              <w:t>WIR-REQ-470999/A-Wifi Configuration Items</w:t>
            </w:r>
          </w:p>
        </w:tc>
        <w:tc>
          <w:tcPr>
            <w:tcW w:w="5911" w:type="dxa"/>
            <w:tcBorders>
              <w:top w:val="single" w:sz="6" w:space="0" w:color="auto"/>
              <w:left w:val="single" w:sz="6" w:space="0" w:color="auto"/>
              <w:bottom w:val="single" w:sz="6" w:space="0" w:color="auto"/>
              <w:right w:val="single" w:sz="6" w:space="0" w:color="auto"/>
            </w:tcBorders>
          </w:tcPr>
          <w:p w14:paraId="46EC5564" w14:textId="77777777" w:rsidR="00E36F0E" w:rsidRPr="003518F2" w:rsidRDefault="00393DC0" w:rsidP="00E36F0E">
            <w:pPr>
              <w:rPr>
                <w:rFonts w:cs="Arial"/>
                <w:sz w:val="16"/>
                <w:szCs w:val="16"/>
              </w:rPr>
            </w:pPr>
            <w:r w:rsidRPr="003518F2">
              <w:rPr>
                <w:rFonts w:cs="Arial"/>
                <w:sz w:val="16"/>
                <w:szCs w:val="16"/>
              </w:rPr>
              <w:t>MBORREL4: New req. for FNV3</w:t>
            </w:r>
          </w:p>
        </w:tc>
      </w:tr>
      <w:tr w:rsidR="00E36F0E" w:rsidRPr="00A3016D" w14:paraId="2D8B1997" w14:textId="77777777" w:rsidTr="00E36F0E">
        <w:trPr>
          <w:trHeight w:val="245"/>
          <w:jc w:val="center"/>
        </w:trPr>
        <w:tc>
          <w:tcPr>
            <w:tcW w:w="1755" w:type="dxa"/>
            <w:tcBorders>
              <w:left w:val="single" w:sz="4" w:space="0" w:color="auto"/>
              <w:right w:val="single" w:sz="4" w:space="0" w:color="auto"/>
            </w:tcBorders>
          </w:tcPr>
          <w:p w14:paraId="2B327F12"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B41A14B" w14:textId="77777777" w:rsidR="00E36F0E" w:rsidRPr="003518F2" w:rsidRDefault="00393DC0" w:rsidP="00E36F0E">
            <w:pPr>
              <w:rPr>
                <w:rFonts w:cs="Arial"/>
                <w:sz w:val="16"/>
                <w:szCs w:val="16"/>
              </w:rPr>
            </w:pPr>
            <w:r w:rsidRPr="003518F2">
              <w:rPr>
                <w:rFonts w:cs="Arial"/>
                <w:sz w:val="16"/>
                <w:szCs w:val="16"/>
              </w:rPr>
              <w:t>WIR-REQ-471000/A-WiFi Auto Connect Support</w:t>
            </w:r>
          </w:p>
        </w:tc>
        <w:tc>
          <w:tcPr>
            <w:tcW w:w="5911" w:type="dxa"/>
            <w:tcBorders>
              <w:top w:val="single" w:sz="6" w:space="0" w:color="auto"/>
              <w:left w:val="single" w:sz="6" w:space="0" w:color="auto"/>
              <w:bottom w:val="single" w:sz="6" w:space="0" w:color="auto"/>
              <w:right w:val="single" w:sz="6" w:space="0" w:color="auto"/>
            </w:tcBorders>
          </w:tcPr>
          <w:p w14:paraId="2FD5863A" w14:textId="77777777" w:rsidR="00E36F0E" w:rsidRPr="003518F2" w:rsidRDefault="00393DC0" w:rsidP="00E36F0E">
            <w:pPr>
              <w:rPr>
                <w:rFonts w:cs="Arial"/>
                <w:sz w:val="16"/>
                <w:szCs w:val="16"/>
              </w:rPr>
            </w:pPr>
            <w:r w:rsidRPr="003518F2">
              <w:rPr>
                <w:rFonts w:cs="Arial"/>
                <w:sz w:val="16"/>
                <w:szCs w:val="16"/>
              </w:rPr>
              <w:t>MBORREL4: New req. for FNV3</w:t>
            </w:r>
          </w:p>
        </w:tc>
      </w:tr>
      <w:tr w:rsidR="00E36F0E" w:rsidRPr="00A3016D" w14:paraId="69E3DBAE" w14:textId="77777777" w:rsidTr="00E36F0E">
        <w:trPr>
          <w:trHeight w:val="245"/>
          <w:jc w:val="center"/>
        </w:trPr>
        <w:tc>
          <w:tcPr>
            <w:tcW w:w="1755" w:type="dxa"/>
            <w:tcBorders>
              <w:left w:val="single" w:sz="4" w:space="0" w:color="auto"/>
              <w:right w:val="single" w:sz="4" w:space="0" w:color="auto"/>
            </w:tcBorders>
          </w:tcPr>
          <w:p w14:paraId="4C618A60"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5065A84" w14:textId="77777777" w:rsidR="00E36F0E" w:rsidRPr="003518F2" w:rsidRDefault="00393DC0" w:rsidP="00E36F0E">
            <w:pPr>
              <w:rPr>
                <w:rFonts w:cs="Arial"/>
                <w:sz w:val="16"/>
                <w:szCs w:val="16"/>
              </w:rPr>
            </w:pPr>
            <w:r w:rsidRPr="003518F2">
              <w:rPr>
                <w:rFonts w:cs="Arial"/>
                <w:sz w:val="16"/>
                <w:szCs w:val="16"/>
              </w:rPr>
              <w:t>WIR-REQ-471001/A-MAC Randomization Support</w:t>
            </w:r>
          </w:p>
        </w:tc>
        <w:tc>
          <w:tcPr>
            <w:tcW w:w="5911" w:type="dxa"/>
            <w:tcBorders>
              <w:top w:val="single" w:sz="6" w:space="0" w:color="auto"/>
              <w:left w:val="single" w:sz="6" w:space="0" w:color="auto"/>
              <w:bottom w:val="single" w:sz="6" w:space="0" w:color="auto"/>
              <w:right w:val="single" w:sz="6" w:space="0" w:color="auto"/>
            </w:tcBorders>
          </w:tcPr>
          <w:p w14:paraId="6FCB6B64" w14:textId="77777777" w:rsidR="00E36F0E" w:rsidRPr="003518F2" w:rsidRDefault="00393DC0" w:rsidP="00E36F0E">
            <w:pPr>
              <w:rPr>
                <w:rFonts w:cs="Arial"/>
                <w:sz w:val="16"/>
                <w:szCs w:val="16"/>
              </w:rPr>
            </w:pPr>
            <w:r w:rsidRPr="003518F2">
              <w:rPr>
                <w:rFonts w:cs="Arial"/>
                <w:sz w:val="16"/>
                <w:szCs w:val="16"/>
              </w:rPr>
              <w:t>MBORREL4: New req. for FNV3</w:t>
            </w:r>
          </w:p>
        </w:tc>
      </w:tr>
      <w:tr w:rsidR="00E36F0E" w:rsidRPr="00A3016D" w14:paraId="463C3FAC" w14:textId="77777777" w:rsidTr="00E36F0E">
        <w:trPr>
          <w:trHeight w:val="245"/>
          <w:jc w:val="center"/>
        </w:trPr>
        <w:tc>
          <w:tcPr>
            <w:tcW w:w="1755" w:type="dxa"/>
            <w:tcBorders>
              <w:left w:val="single" w:sz="4" w:space="0" w:color="auto"/>
              <w:right w:val="single" w:sz="4" w:space="0" w:color="auto"/>
            </w:tcBorders>
          </w:tcPr>
          <w:p w14:paraId="656F81E4"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1D70650" w14:textId="77777777" w:rsidR="00E36F0E" w:rsidRPr="003518F2" w:rsidRDefault="00393DC0" w:rsidP="00E36F0E">
            <w:pPr>
              <w:rPr>
                <w:rFonts w:cs="Arial"/>
                <w:sz w:val="16"/>
                <w:szCs w:val="16"/>
              </w:rPr>
            </w:pPr>
            <w:r w:rsidRPr="003518F2">
              <w:rPr>
                <w:rFonts w:cs="Arial"/>
                <w:sz w:val="16"/>
                <w:szCs w:val="16"/>
              </w:rPr>
              <w:t>WIR-REQ-471002/A-Wi-Fi Preferred Network Offload (PNO) Scan Support</w:t>
            </w:r>
          </w:p>
        </w:tc>
        <w:tc>
          <w:tcPr>
            <w:tcW w:w="5911" w:type="dxa"/>
            <w:tcBorders>
              <w:top w:val="single" w:sz="6" w:space="0" w:color="auto"/>
              <w:left w:val="single" w:sz="6" w:space="0" w:color="auto"/>
              <w:bottom w:val="single" w:sz="6" w:space="0" w:color="auto"/>
              <w:right w:val="single" w:sz="6" w:space="0" w:color="auto"/>
            </w:tcBorders>
          </w:tcPr>
          <w:p w14:paraId="3119CF8E" w14:textId="77777777" w:rsidR="00E36F0E" w:rsidRPr="003518F2" w:rsidRDefault="00393DC0" w:rsidP="00E36F0E">
            <w:pPr>
              <w:rPr>
                <w:rFonts w:cs="Arial"/>
                <w:sz w:val="16"/>
                <w:szCs w:val="16"/>
              </w:rPr>
            </w:pPr>
            <w:r w:rsidRPr="003518F2">
              <w:rPr>
                <w:rFonts w:cs="Arial"/>
                <w:sz w:val="16"/>
                <w:szCs w:val="16"/>
              </w:rPr>
              <w:t>MBORREL4: New req. for FNV3</w:t>
            </w:r>
          </w:p>
        </w:tc>
      </w:tr>
      <w:tr w:rsidR="00E36F0E" w:rsidRPr="00A3016D" w14:paraId="02283BBA" w14:textId="77777777" w:rsidTr="00E36F0E">
        <w:trPr>
          <w:trHeight w:val="245"/>
          <w:jc w:val="center"/>
        </w:trPr>
        <w:tc>
          <w:tcPr>
            <w:tcW w:w="1755" w:type="dxa"/>
            <w:tcBorders>
              <w:left w:val="single" w:sz="4" w:space="0" w:color="auto"/>
              <w:right w:val="single" w:sz="4" w:space="0" w:color="auto"/>
            </w:tcBorders>
          </w:tcPr>
          <w:p w14:paraId="10638619"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51C340A" w14:textId="77777777" w:rsidR="00E36F0E" w:rsidRPr="003518F2" w:rsidRDefault="00393DC0" w:rsidP="00E36F0E">
            <w:pPr>
              <w:rPr>
                <w:rFonts w:cs="Arial"/>
                <w:sz w:val="16"/>
                <w:szCs w:val="16"/>
              </w:rPr>
            </w:pPr>
            <w:r w:rsidRPr="003518F2">
              <w:rPr>
                <w:rFonts w:cs="Arial"/>
                <w:sz w:val="16"/>
                <w:szCs w:val="16"/>
              </w:rPr>
              <w:t>WIR-REQ-471003/A-Dual WLAN Support</w:t>
            </w:r>
          </w:p>
        </w:tc>
        <w:tc>
          <w:tcPr>
            <w:tcW w:w="5911" w:type="dxa"/>
            <w:tcBorders>
              <w:top w:val="single" w:sz="6" w:space="0" w:color="auto"/>
              <w:left w:val="single" w:sz="6" w:space="0" w:color="auto"/>
              <w:bottom w:val="single" w:sz="6" w:space="0" w:color="auto"/>
              <w:right w:val="single" w:sz="6" w:space="0" w:color="auto"/>
            </w:tcBorders>
          </w:tcPr>
          <w:p w14:paraId="36053DFF" w14:textId="77777777" w:rsidR="00E36F0E" w:rsidRPr="003518F2" w:rsidRDefault="00393DC0" w:rsidP="00E36F0E">
            <w:pPr>
              <w:rPr>
                <w:rFonts w:cs="Arial"/>
                <w:sz w:val="16"/>
                <w:szCs w:val="16"/>
              </w:rPr>
            </w:pPr>
            <w:r w:rsidRPr="003518F2">
              <w:rPr>
                <w:rFonts w:cs="Arial"/>
                <w:sz w:val="16"/>
                <w:szCs w:val="16"/>
              </w:rPr>
              <w:t>MBORREL4: New req. for FNV3</w:t>
            </w:r>
          </w:p>
        </w:tc>
      </w:tr>
      <w:tr w:rsidR="00E36F0E" w:rsidRPr="00A3016D" w14:paraId="38D706AB" w14:textId="77777777" w:rsidTr="00E36F0E">
        <w:trPr>
          <w:trHeight w:val="245"/>
          <w:jc w:val="center"/>
        </w:trPr>
        <w:tc>
          <w:tcPr>
            <w:tcW w:w="1755" w:type="dxa"/>
            <w:tcBorders>
              <w:left w:val="single" w:sz="4" w:space="0" w:color="auto"/>
              <w:right w:val="single" w:sz="4" w:space="0" w:color="auto"/>
            </w:tcBorders>
          </w:tcPr>
          <w:p w14:paraId="5C880B1C"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A1F2862" w14:textId="77777777" w:rsidR="00E36F0E" w:rsidRPr="003518F2" w:rsidRDefault="00393DC0" w:rsidP="00E36F0E">
            <w:pPr>
              <w:rPr>
                <w:rFonts w:cs="Arial"/>
                <w:sz w:val="16"/>
                <w:szCs w:val="16"/>
              </w:rPr>
            </w:pPr>
            <w:r w:rsidRPr="003518F2">
              <w:rPr>
                <w:rFonts w:cs="Arial"/>
                <w:sz w:val="16"/>
                <w:szCs w:val="16"/>
              </w:rPr>
              <w:t>WIR-REQ-471004/A-WLAN Command and Response Routing</w:t>
            </w:r>
          </w:p>
        </w:tc>
        <w:tc>
          <w:tcPr>
            <w:tcW w:w="5911" w:type="dxa"/>
            <w:tcBorders>
              <w:top w:val="single" w:sz="6" w:space="0" w:color="auto"/>
              <w:left w:val="single" w:sz="6" w:space="0" w:color="auto"/>
              <w:bottom w:val="single" w:sz="6" w:space="0" w:color="auto"/>
              <w:right w:val="single" w:sz="6" w:space="0" w:color="auto"/>
            </w:tcBorders>
          </w:tcPr>
          <w:p w14:paraId="485D2812" w14:textId="77777777" w:rsidR="00E36F0E" w:rsidRPr="003518F2" w:rsidRDefault="00393DC0" w:rsidP="00E36F0E">
            <w:pPr>
              <w:rPr>
                <w:rFonts w:cs="Arial"/>
                <w:sz w:val="16"/>
                <w:szCs w:val="16"/>
              </w:rPr>
            </w:pPr>
            <w:r w:rsidRPr="003518F2">
              <w:rPr>
                <w:rFonts w:cs="Arial"/>
                <w:sz w:val="16"/>
                <w:szCs w:val="16"/>
              </w:rPr>
              <w:t>MBORREL4: New req. for FNV3</w:t>
            </w:r>
          </w:p>
        </w:tc>
      </w:tr>
      <w:tr w:rsidR="00E36F0E" w:rsidRPr="00A3016D" w14:paraId="28C5045D" w14:textId="77777777" w:rsidTr="00E36F0E">
        <w:trPr>
          <w:trHeight w:val="245"/>
          <w:jc w:val="center"/>
        </w:trPr>
        <w:tc>
          <w:tcPr>
            <w:tcW w:w="1755" w:type="dxa"/>
            <w:tcBorders>
              <w:left w:val="single" w:sz="4" w:space="0" w:color="auto"/>
              <w:right w:val="single" w:sz="4" w:space="0" w:color="auto"/>
            </w:tcBorders>
          </w:tcPr>
          <w:p w14:paraId="2C279694"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5C8780C" w14:textId="77777777" w:rsidR="00E36F0E" w:rsidRPr="003518F2" w:rsidRDefault="00393DC0" w:rsidP="00E36F0E">
            <w:pPr>
              <w:rPr>
                <w:rFonts w:cs="Arial"/>
                <w:sz w:val="16"/>
                <w:szCs w:val="16"/>
              </w:rPr>
            </w:pPr>
            <w:r w:rsidRPr="003518F2">
              <w:rPr>
                <w:rFonts w:cs="Arial"/>
                <w:sz w:val="16"/>
                <w:szCs w:val="16"/>
              </w:rPr>
              <w:t>WIR-REQ-471005/A-WiFi Scoring Algorithm Support</w:t>
            </w:r>
          </w:p>
        </w:tc>
        <w:tc>
          <w:tcPr>
            <w:tcW w:w="5911" w:type="dxa"/>
            <w:tcBorders>
              <w:top w:val="single" w:sz="6" w:space="0" w:color="auto"/>
              <w:left w:val="single" w:sz="6" w:space="0" w:color="auto"/>
              <w:bottom w:val="single" w:sz="6" w:space="0" w:color="auto"/>
              <w:right w:val="single" w:sz="6" w:space="0" w:color="auto"/>
            </w:tcBorders>
          </w:tcPr>
          <w:p w14:paraId="76B21463" w14:textId="77777777" w:rsidR="00E36F0E" w:rsidRPr="003518F2" w:rsidRDefault="00393DC0" w:rsidP="00E36F0E">
            <w:pPr>
              <w:rPr>
                <w:rFonts w:cs="Arial"/>
                <w:sz w:val="16"/>
                <w:szCs w:val="16"/>
              </w:rPr>
            </w:pPr>
            <w:r w:rsidRPr="003518F2">
              <w:rPr>
                <w:rFonts w:cs="Arial"/>
                <w:sz w:val="16"/>
                <w:szCs w:val="16"/>
              </w:rPr>
              <w:t>MBORREL4: New req. for FNV3</w:t>
            </w:r>
          </w:p>
        </w:tc>
      </w:tr>
      <w:tr w:rsidR="00E36F0E" w:rsidRPr="00A3016D" w14:paraId="10D1286E" w14:textId="77777777" w:rsidTr="00E36F0E">
        <w:trPr>
          <w:trHeight w:val="245"/>
          <w:jc w:val="center"/>
        </w:trPr>
        <w:tc>
          <w:tcPr>
            <w:tcW w:w="1755" w:type="dxa"/>
            <w:tcBorders>
              <w:left w:val="single" w:sz="4" w:space="0" w:color="auto"/>
              <w:right w:val="single" w:sz="4" w:space="0" w:color="auto"/>
            </w:tcBorders>
          </w:tcPr>
          <w:p w14:paraId="29453AEE"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FF27973" w14:textId="77777777" w:rsidR="00E36F0E" w:rsidRPr="003518F2" w:rsidRDefault="00393DC0" w:rsidP="00E36F0E">
            <w:pPr>
              <w:rPr>
                <w:rFonts w:cs="Arial"/>
                <w:sz w:val="16"/>
                <w:szCs w:val="16"/>
              </w:rPr>
            </w:pPr>
            <w:r w:rsidRPr="003518F2">
              <w:rPr>
                <w:rFonts w:cs="Arial"/>
                <w:sz w:val="16"/>
                <w:szCs w:val="16"/>
              </w:rPr>
              <w:t>WIR-REQ-471006/A-WiFi Health Monitoring</w:t>
            </w:r>
          </w:p>
        </w:tc>
        <w:tc>
          <w:tcPr>
            <w:tcW w:w="5911" w:type="dxa"/>
            <w:tcBorders>
              <w:top w:val="single" w:sz="6" w:space="0" w:color="auto"/>
              <w:left w:val="single" w:sz="6" w:space="0" w:color="auto"/>
              <w:bottom w:val="single" w:sz="6" w:space="0" w:color="auto"/>
              <w:right w:val="single" w:sz="6" w:space="0" w:color="auto"/>
            </w:tcBorders>
          </w:tcPr>
          <w:p w14:paraId="742A2B6F" w14:textId="77777777" w:rsidR="00E36F0E" w:rsidRPr="003518F2" w:rsidRDefault="00393DC0" w:rsidP="00E36F0E">
            <w:pPr>
              <w:rPr>
                <w:rFonts w:cs="Arial"/>
                <w:sz w:val="16"/>
                <w:szCs w:val="16"/>
              </w:rPr>
            </w:pPr>
            <w:r w:rsidRPr="003518F2">
              <w:rPr>
                <w:rFonts w:cs="Arial"/>
                <w:sz w:val="16"/>
                <w:szCs w:val="16"/>
              </w:rPr>
              <w:t>MBORREL4: New req. for FNV3</w:t>
            </w:r>
          </w:p>
        </w:tc>
      </w:tr>
      <w:tr w:rsidR="00E36F0E" w:rsidRPr="00A3016D" w14:paraId="7C6E4A4C" w14:textId="77777777" w:rsidTr="00E36F0E">
        <w:trPr>
          <w:trHeight w:val="245"/>
          <w:jc w:val="center"/>
        </w:trPr>
        <w:tc>
          <w:tcPr>
            <w:tcW w:w="1755" w:type="dxa"/>
            <w:tcBorders>
              <w:left w:val="single" w:sz="4" w:space="0" w:color="auto"/>
              <w:right w:val="single" w:sz="4" w:space="0" w:color="auto"/>
            </w:tcBorders>
          </w:tcPr>
          <w:p w14:paraId="4308B50A"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40161980" w14:textId="77777777" w:rsidR="00E36F0E" w:rsidRPr="003518F2" w:rsidRDefault="00393DC0" w:rsidP="00E36F0E">
            <w:pPr>
              <w:rPr>
                <w:rFonts w:cs="Arial"/>
                <w:sz w:val="16"/>
                <w:szCs w:val="16"/>
              </w:rPr>
            </w:pPr>
            <w:r w:rsidRPr="003518F2">
              <w:rPr>
                <w:rFonts w:cs="Arial"/>
                <w:sz w:val="16"/>
                <w:szCs w:val="16"/>
              </w:rPr>
              <w:t>WIR-REQ-471007/A-WiFi Throughput Estimation Support</w:t>
            </w:r>
          </w:p>
        </w:tc>
        <w:tc>
          <w:tcPr>
            <w:tcW w:w="5911" w:type="dxa"/>
            <w:tcBorders>
              <w:top w:val="single" w:sz="6" w:space="0" w:color="auto"/>
              <w:left w:val="single" w:sz="6" w:space="0" w:color="auto"/>
              <w:bottom w:val="single" w:sz="6" w:space="0" w:color="auto"/>
              <w:right w:val="single" w:sz="6" w:space="0" w:color="auto"/>
            </w:tcBorders>
          </w:tcPr>
          <w:p w14:paraId="2ADD0750" w14:textId="77777777" w:rsidR="00E36F0E" w:rsidRPr="003518F2" w:rsidRDefault="00393DC0" w:rsidP="00E36F0E">
            <w:pPr>
              <w:rPr>
                <w:rFonts w:cs="Arial"/>
                <w:sz w:val="16"/>
                <w:szCs w:val="16"/>
              </w:rPr>
            </w:pPr>
            <w:r w:rsidRPr="003518F2">
              <w:rPr>
                <w:rFonts w:cs="Arial"/>
                <w:sz w:val="16"/>
                <w:szCs w:val="16"/>
              </w:rPr>
              <w:t>MBORREL4: New req. for FNV3</w:t>
            </w:r>
          </w:p>
        </w:tc>
      </w:tr>
      <w:tr w:rsidR="00E36F0E" w:rsidRPr="00A3016D" w14:paraId="3E9395F2" w14:textId="77777777" w:rsidTr="00E36F0E">
        <w:trPr>
          <w:trHeight w:val="245"/>
          <w:jc w:val="center"/>
        </w:trPr>
        <w:tc>
          <w:tcPr>
            <w:tcW w:w="1755" w:type="dxa"/>
            <w:tcBorders>
              <w:left w:val="single" w:sz="4" w:space="0" w:color="auto"/>
              <w:right w:val="single" w:sz="4" w:space="0" w:color="auto"/>
            </w:tcBorders>
          </w:tcPr>
          <w:p w14:paraId="2E253554"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647BAAC2" w14:textId="77777777" w:rsidR="00E36F0E" w:rsidRPr="003518F2" w:rsidRDefault="00393DC0" w:rsidP="00E36F0E">
            <w:pPr>
              <w:rPr>
                <w:rFonts w:cs="Arial"/>
                <w:sz w:val="16"/>
                <w:szCs w:val="16"/>
              </w:rPr>
            </w:pPr>
            <w:r w:rsidRPr="003518F2">
              <w:rPr>
                <w:rFonts w:cs="Arial"/>
                <w:sz w:val="16"/>
                <w:szCs w:val="16"/>
              </w:rPr>
              <w:t>WIR-REQ-471008/A-WPA3 Support</w:t>
            </w:r>
          </w:p>
        </w:tc>
        <w:tc>
          <w:tcPr>
            <w:tcW w:w="5911" w:type="dxa"/>
            <w:tcBorders>
              <w:top w:val="single" w:sz="6" w:space="0" w:color="auto"/>
              <w:left w:val="single" w:sz="6" w:space="0" w:color="auto"/>
              <w:bottom w:val="single" w:sz="6" w:space="0" w:color="auto"/>
              <w:right w:val="single" w:sz="6" w:space="0" w:color="auto"/>
            </w:tcBorders>
          </w:tcPr>
          <w:p w14:paraId="7752CD1C" w14:textId="77777777" w:rsidR="00E36F0E" w:rsidRPr="003518F2" w:rsidRDefault="00393DC0" w:rsidP="00E36F0E">
            <w:pPr>
              <w:rPr>
                <w:rFonts w:cs="Arial"/>
                <w:sz w:val="16"/>
                <w:szCs w:val="16"/>
              </w:rPr>
            </w:pPr>
            <w:r w:rsidRPr="003518F2">
              <w:rPr>
                <w:rFonts w:cs="Arial"/>
                <w:sz w:val="16"/>
                <w:szCs w:val="16"/>
              </w:rPr>
              <w:t>MBORREL4: New req. for FNV3</w:t>
            </w:r>
          </w:p>
        </w:tc>
      </w:tr>
      <w:tr w:rsidR="00E36F0E" w:rsidRPr="00A3016D" w14:paraId="58728CBE" w14:textId="77777777" w:rsidTr="00E36F0E">
        <w:trPr>
          <w:trHeight w:val="245"/>
          <w:jc w:val="center"/>
        </w:trPr>
        <w:tc>
          <w:tcPr>
            <w:tcW w:w="1755" w:type="dxa"/>
            <w:tcBorders>
              <w:left w:val="single" w:sz="4" w:space="0" w:color="auto"/>
              <w:right w:val="single" w:sz="4" w:space="0" w:color="auto"/>
            </w:tcBorders>
          </w:tcPr>
          <w:p w14:paraId="3EEC389C"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07448E65" w14:textId="77777777" w:rsidR="00E36F0E" w:rsidRPr="003518F2" w:rsidRDefault="00393DC0" w:rsidP="00E36F0E">
            <w:pPr>
              <w:rPr>
                <w:rFonts w:cs="Arial"/>
                <w:sz w:val="16"/>
                <w:szCs w:val="16"/>
              </w:rPr>
            </w:pPr>
            <w:r w:rsidRPr="003518F2">
              <w:rPr>
                <w:rFonts w:cs="Arial"/>
                <w:sz w:val="16"/>
                <w:szCs w:val="16"/>
              </w:rPr>
              <w:t>WIR-REQ-471009/A-Networking and Device Discovery</w:t>
            </w:r>
          </w:p>
        </w:tc>
        <w:tc>
          <w:tcPr>
            <w:tcW w:w="5911" w:type="dxa"/>
            <w:tcBorders>
              <w:top w:val="single" w:sz="6" w:space="0" w:color="auto"/>
              <w:left w:val="single" w:sz="6" w:space="0" w:color="auto"/>
              <w:bottom w:val="single" w:sz="6" w:space="0" w:color="auto"/>
              <w:right w:val="single" w:sz="6" w:space="0" w:color="auto"/>
            </w:tcBorders>
          </w:tcPr>
          <w:p w14:paraId="6C17645F" w14:textId="77777777" w:rsidR="00E36F0E" w:rsidRPr="003518F2" w:rsidRDefault="00393DC0" w:rsidP="00E36F0E">
            <w:pPr>
              <w:rPr>
                <w:rFonts w:cs="Arial"/>
                <w:sz w:val="16"/>
                <w:szCs w:val="16"/>
              </w:rPr>
            </w:pPr>
            <w:r w:rsidRPr="003518F2">
              <w:rPr>
                <w:rFonts w:cs="Arial"/>
                <w:sz w:val="16"/>
                <w:szCs w:val="16"/>
              </w:rPr>
              <w:t>MBORREL4: New req. for FNV3</w:t>
            </w:r>
          </w:p>
        </w:tc>
      </w:tr>
      <w:tr w:rsidR="00E36F0E" w:rsidRPr="00A3016D" w14:paraId="2FC21EF3" w14:textId="77777777" w:rsidTr="00E36F0E">
        <w:trPr>
          <w:trHeight w:val="245"/>
          <w:jc w:val="center"/>
        </w:trPr>
        <w:tc>
          <w:tcPr>
            <w:tcW w:w="1755" w:type="dxa"/>
            <w:tcBorders>
              <w:left w:val="single" w:sz="4" w:space="0" w:color="auto"/>
              <w:right w:val="single" w:sz="4" w:space="0" w:color="auto"/>
            </w:tcBorders>
          </w:tcPr>
          <w:p w14:paraId="3D8E3528"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139A1B19" w14:textId="77777777" w:rsidR="00E36F0E" w:rsidRPr="003518F2" w:rsidRDefault="00393DC0" w:rsidP="00E36F0E">
            <w:pPr>
              <w:rPr>
                <w:rFonts w:cs="Arial"/>
                <w:sz w:val="16"/>
                <w:szCs w:val="16"/>
              </w:rPr>
            </w:pPr>
            <w:r w:rsidRPr="003518F2">
              <w:rPr>
                <w:rFonts w:cs="Arial"/>
                <w:sz w:val="16"/>
                <w:szCs w:val="16"/>
              </w:rPr>
              <w:t>STR-705251/B-Requirements</w:t>
            </w:r>
          </w:p>
        </w:tc>
        <w:tc>
          <w:tcPr>
            <w:tcW w:w="5911" w:type="dxa"/>
            <w:tcBorders>
              <w:top w:val="single" w:sz="6" w:space="0" w:color="auto"/>
              <w:left w:val="single" w:sz="6" w:space="0" w:color="auto"/>
              <w:bottom w:val="single" w:sz="6" w:space="0" w:color="auto"/>
              <w:right w:val="single" w:sz="6" w:space="0" w:color="auto"/>
            </w:tcBorders>
          </w:tcPr>
          <w:p w14:paraId="1A0E4036" w14:textId="77777777" w:rsidR="00E36F0E" w:rsidRPr="003518F2" w:rsidRDefault="00393DC0" w:rsidP="00E36F0E">
            <w:pPr>
              <w:rPr>
                <w:rFonts w:cs="Arial"/>
                <w:sz w:val="16"/>
                <w:szCs w:val="16"/>
              </w:rPr>
            </w:pPr>
            <w:r w:rsidRPr="003518F2">
              <w:rPr>
                <w:rFonts w:cs="Arial"/>
                <w:sz w:val="16"/>
                <w:szCs w:val="16"/>
              </w:rPr>
              <w:t>MBORREL4: Added REQ-471010</w:t>
            </w:r>
          </w:p>
        </w:tc>
      </w:tr>
      <w:tr w:rsidR="00E36F0E" w:rsidRPr="00A3016D" w14:paraId="3BB4F627" w14:textId="77777777" w:rsidTr="00E36F0E">
        <w:trPr>
          <w:trHeight w:val="245"/>
          <w:jc w:val="center"/>
        </w:trPr>
        <w:tc>
          <w:tcPr>
            <w:tcW w:w="1755" w:type="dxa"/>
            <w:tcBorders>
              <w:left w:val="single" w:sz="4" w:space="0" w:color="auto"/>
              <w:right w:val="single" w:sz="4" w:space="0" w:color="auto"/>
            </w:tcBorders>
          </w:tcPr>
          <w:p w14:paraId="452A271F"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D2B97BD" w14:textId="77777777" w:rsidR="00E36F0E" w:rsidRPr="003518F2" w:rsidRDefault="00393DC0" w:rsidP="00E36F0E">
            <w:pPr>
              <w:rPr>
                <w:rFonts w:cs="Arial"/>
                <w:sz w:val="16"/>
                <w:szCs w:val="16"/>
              </w:rPr>
            </w:pPr>
            <w:r w:rsidRPr="003518F2">
              <w:rPr>
                <w:rFonts w:cs="Arial"/>
                <w:sz w:val="16"/>
                <w:szCs w:val="16"/>
              </w:rPr>
              <w:t>WIR-REQ-370008/B-CPC procedure</w:t>
            </w:r>
          </w:p>
        </w:tc>
        <w:tc>
          <w:tcPr>
            <w:tcW w:w="5911" w:type="dxa"/>
            <w:tcBorders>
              <w:top w:val="single" w:sz="6" w:space="0" w:color="auto"/>
              <w:left w:val="single" w:sz="6" w:space="0" w:color="auto"/>
              <w:bottom w:val="single" w:sz="6" w:space="0" w:color="auto"/>
              <w:right w:val="single" w:sz="6" w:space="0" w:color="auto"/>
            </w:tcBorders>
          </w:tcPr>
          <w:p w14:paraId="0C6938CE" w14:textId="77777777" w:rsidR="00E36F0E" w:rsidRPr="003518F2" w:rsidRDefault="00393DC0" w:rsidP="00E36F0E">
            <w:pPr>
              <w:rPr>
                <w:rFonts w:cs="Arial"/>
                <w:sz w:val="16"/>
                <w:szCs w:val="16"/>
              </w:rPr>
            </w:pPr>
            <w:r w:rsidRPr="003518F2">
              <w:rPr>
                <w:rFonts w:cs="Arial"/>
                <w:sz w:val="16"/>
                <w:szCs w:val="16"/>
              </w:rPr>
              <w:t>GDOUGHE1: Grammatical correction</w:t>
            </w:r>
          </w:p>
        </w:tc>
      </w:tr>
      <w:tr w:rsidR="00E36F0E" w:rsidRPr="00A3016D" w14:paraId="3292B650" w14:textId="77777777" w:rsidTr="00E36F0E">
        <w:trPr>
          <w:trHeight w:val="245"/>
          <w:jc w:val="center"/>
        </w:trPr>
        <w:tc>
          <w:tcPr>
            <w:tcW w:w="1755" w:type="dxa"/>
            <w:tcBorders>
              <w:left w:val="single" w:sz="4" w:space="0" w:color="auto"/>
              <w:right w:val="single" w:sz="4" w:space="0" w:color="auto"/>
            </w:tcBorders>
          </w:tcPr>
          <w:p w14:paraId="2853FC4D"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3902F069" w14:textId="77777777" w:rsidR="00E36F0E" w:rsidRPr="003518F2" w:rsidRDefault="00393DC0" w:rsidP="00E36F0E">
            <w:pPr>
              <w:rPr>
                <w:rFonts w:cs="Arial"/>
                <w:sz w:val="16"/>
                <w:szCs w:val="16"/>
              </w:rPr>
            </w:pPr>
            <w:r w:rsidRPr="003518F2">
              <w:rPr>
                <w:rFonts w:cs="Arial"/>
                <w:sz w:val="16"/>
                <w:szCs w:val="16"/>
              </w:rPr>
              <w:t>WIR-REQ-471010/A-Not supporting HTTP captive portal</w:t>
            </w:r>
          </w:p>
        </w:tc>
        <w:tc>
          <w:tcPr>
            <w:tcW w:w="5911" w:type="dxa"/>
            <w:tcBorders>
              <w:top w:val="single" w:sz="6" w:space="0" w:color="auto"/>
              <w:left w:val="single" w:sz="6" w:space="0" w:color="auto"/>
              <w:bottom w:val="single" w:sz="6" w:space="0" w:color="auto"/>
              <w:right w:val="single" w:sz="6" w:space="0" w:color="auto"/>
            </w:tcBorders>
          </w:tcPr>
          <w:p w14:paraId="40CDCF33" w14:textId="77777777" w:rsidR="00E36F0E" w:rsidRPr="003518F2" w:rsidRDefault="00393DC0" w:rsidP="00E36F0E">
            <w:pPr>
              <w:rPr>
                <w:rFonts w:cs="Arial"/>
                <w:sz w:val="16"/>
                <w:szCs w:val="16"/>
              </w:rPr>
            </w:pPr>
            <w:r w:rsidRPr="003518F2">
              <w:rPr>
                <w:rFonts w:cs="Arial"/>
                <w:sz w:val="16"/>
                <w:szCs w:val="16"/>
              </w:rPr>
              <w:t>MBORREL4: New req.</w:t>
            </w:r>
          </w:p>
        </w:tc>
      </w:tr>
      <w:tr w:rsidR="00E36F0E" w:rsidRPr="00A3016D" w14:paraId="4FAB74F1" w14:textId="77777777" w:rsidTr="00E36F0E">
        <w:trPr>
          <w:trHeight w:val="245"/>
          <w:jc w:val="center"/>
        </w:trPr>
        <w:tc>
          <w:tcPr>
            <w:tcW w:w="1755" w:type="dxa"/>
            <w:tcBorders>
              <w:left w:val="single" w:sz="4" w:space="0" w:color="auto"/>
              <w:right w:val="single" w:sz="4" w:space="0" w:color="auto"/>
            </w:tcBorders>
          </w:tcPr>
          <w:p w14:paraId="4168EC49"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13D8276" w14:textId="77777777" w:rsidR="00E36F0E" w:rsidRPr="003518F2" w:rsidRDefault="00393DC0" w:rsidP="00E36F0E">
            <w:pPr>
              <w:rPr>
                <w:rFonts w:cs="Arial"/>
                <w:sz w:val="16"/>
                <w:szCs w:val="16"/>
              </w:rPr>
            </w:pPr>
            <w:r w:rsidRPr="003518F2">
              <w:rPr>
                <w:rFonts w:cs="Arial"/>
                <w:sz w:val="16"/>
                <w:szCs w:val="16"/>
              </w:rPr>
              <w:t>WIR-UC-REQ-369986/B-Customer selects another screen while landing page displayed</w:t>
            </w:r>
          </w:p>
        </w:tc>
        <w:tc>
          <w:tcPr>
            <w:tcW w:w="5911" w:type="dxa"/>
            <w:tcBorders>
              <w:top w:val="single" w:sz="6" w:space="0" w:color="auto"/>
              <w:left w:val="single" w:sz="6" w:space="0" w:color="auto"/>
              <w:bottom w:val="single" w:sz="6" w:space="0" w:color="auto"/>
              <w:right w:val="single" w:sz="6" w:space="0" w:color="auto"/>
            </w:tcBorders>
          </w:tcPr>
          <w:p w14:paraId="5FC2CFD1" w14:textId="77777777" w:rsidR="00E36F0E" w:rsidRPr="003518F2" w:rsidRDefault="00393DC0" w:rsidP="00E36F0E">
            <w:pPr>
              <w:rPr>
                <w:rFonts w:cs="Arial"/>
                <w:sz w:val="16"/>
                <w:szCs w:val="16"/>
              </w:rPr>
            </w:pPr>
            <w:r w:rsidRPr="003518F2">
              <w:rPr>
                <w:rFonts w:cs="Arial"/>
                <w:sz w:val="16"/>
                <w:szCs w:val="16"/>
              </w:rPr>
              <w:t>MBORREL4: Corrected typo, updated title</w:t>
            </w:r>
          </w:p>
        </w:tc>
      </w:tr>
      <w:tr w:rsidR="00E36F0E" w:rsidRPr="00A3016D" w14:paraId="62D96DE1" w14:textId="77777777" w:rsidTr="00E36F0E">
        <w:trPr>
          <w:trHeight w:val="245"/>
          <w:jc w:val="center"/>
        </w:trPr>
        <w:tc>
          <w:tcPr>
            <w:tcW w:w="1755" w:type="dxa"/>
            <w:tcBorders>
              <w:left w:val="single" w:sz="4" w:space="0" w:color="auto"/>
              <w:right w:val="single" w:sz="4" w:space="0" w:color="auto"/>
            </w:tcBorders>
          </w:tcPr>
          <w:p w14:paraId="7FB23097"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71FF1866" w14:textId="77777777" w:rsidR="00E36F0E" w:rsidRPr="003518F2" w:rsidRDefault="00393DC0" w:rsidP="00E36F0E">
            <w:pPr>
              <w:rPr>
                <w:rFonts w:cs="Arial"/>
                <w:sz w:val="16"/>
                <w:szCs w:val="16"/>
              </w:rPr>
            </w:pPr>
            <w:r w:rsidRPr="003518F2">
              <w:rPr>
                <w:rFonts w:cs="Arial"/>
                <w:sz w:val="16"/>
                <w:szCs w:val="16"/>
              </w:rPr>
              <w:t>STR-504086/C-Requirements</w:t>
            </w:r>
          </w:p>
        </w:tc>
        <w:tc>
          <w:tcPr>
            <w:tcW w:w="5911" w:type="dxa"/>
            <w:tcBorders>
              <w:top w:val="single" w:sz="6" w:space="0" w:color="auto"/>
              <w:left w:val="single" w:sz="6" w:space="0" w:color="auto"/>
              <w:bottom w:val="single" w:sz="6" w:space="0" w:color="auto"/>
              <w:right w:val="single" w:sz="6" w:space="0" w:color="auto"/>
            </w:tcBorders>
          </w:tcPr>
          <w:p w14:paraId="6257F185" w14:textId="77777777" w:rsidR="00E36F0E" w:rsidRPr="003518F2" w:rsidRDefault="00393DC0" w:rsidP="00E36F0E">
            <w:pPr>
              <w:rPr>
                <w:rFonts w:cs="Arial"/>
                <w:sz w:val="16"/>
                <w:szCs w:val="16"/>
              </w:rPr>
            </w:pPr>
            <w:r w:rsidRPr="003518F2">
              <w:rPr>
                <w:rFonts w:cs="Arial"/>
                <w:sz w:val="16"/>
                <w:szCs w:val="16"/>
              </w:rPr>
              <w:t>MBORREL4: Added REQ-470</w:t>
            </w:r>
          </w:p>
        </w:tc>
      </w:tr>
      <w:tr w:rsidR="00E36F0E" w:rsidRPr="00A3016D" w14:paraId="495B8C1F" w14:textId="77777777" w:rsidTr="00E36F0E">
        <w:trPr>
          <w:trHeight w:val="245"/>
          <w:jc w:val="center"/>
        </w:trPr>
        <w:tc>
          <w:tcPr>
            <w:tcW w:w="1755" w:type="dxa"/>
            <w:tcBorders>
              <w:left w:val="single" w:sz="4" w:space="0" w:color="auto"/>
              <w:right w:val="single" w:sz="4" w:space="0" w:color="auto"/>
            </w:tcBorders>
          </w:tcPr>
          <w:p w14:paraId="4A594686"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5DF37133" w14:textId="77777777" w:rsidR="00E36F0E" w:rsidRPr="003518F2" w:rsidRDefault="00393DC0" w:rsidP="00E36F0E">
            <w:pPr>
              <w:rPr>
                <w:rFonts w:cs="Arial"/>
                <w:sz w:val="16"/>
                <w:szCs w:val="16"/>
              </w:rPr>
            </w:pPr>
            <w:r w:rsidRPr="003518F2">
              <w:rPr>
                <w:rFonts w:cs="Arial"/>
                <w:sz w:val="16"/>
                <w:szCs w:val="16"/>
              </w:rPr>
              <w:t>WIR-REQ-296095/G-Configuration Parameters</w:t>
            </w:r>
          </w:p>
        </w:tc>
        <w:tc>
          <w:tcPr>
            <w:tcW w:w="5911" w:type="dxa"/>
            <w:tcBorders>
              <w:top w:val="single" w:sz="6" w:space="0" w:color="auto"/>
              <w:left w:val="single" w:sz="6" w:space="0" w:color="auto"/>
              <w:bottom w:val="single" w:sz="6" w:space="0" w:color="auto"/>
              <w:right w:val="single" w:sz="6" w:space="0" w:color="auto"/>
            </w:tcBorders>
          </w:tcPr>
          <w:p w14:paraId="5F4A884B" w14:textId="77777777" w:rsidR="00E36F0E" w:rsidRPr="003518F2" w:rsidRDefault="00393DC0" w:rsidP="00E36F0E">
            <w:pPr>
              <w:rPr>
                <w:rFonts w:cs="Arial"/>
                <w:sz w:val="16"/>
                <w:szCs w:val="16"/>
              </w:rPr>
            </w:pPr>
            <w:r w:rsidRPr="003518F2">
              <w:rPr>
                <w:rFonts w:cs="Arial"/>
                <w:sz w:val="16"/>
                <w:szCs w:val="16"/>
              </w:rPr>
              <w:t>MBORREL4: Updated table</w:t>
            </w:r>
          </w:p>
        </w:tc>
      </w:tr>
      <w:tr w:rsidR="00E36F0E" w:rsidRPr="00A3016D" w14:paraId="533B4BDD" w14:textId="77777777" w:rsidTr="00E36F0E">
        <w:trPr>
          <w:trHeight w:val="245"/>
          <w:jc w:val="center"/>
        </w:trPr>
        <w:tc>
          <w:tcPr>
            <w:tcW w:w="1755" w:type="dxa"/>
            <w:tcBorders>
              <w:left w:val="single" w:sz="4" w:space="0" w:color="auto"/>
              <w:bottom w:val="single" w:sz="4" w:space="0" w:color="auto"/>
              <w:right w:val="single" w:sz="4" w:space="0" w:color="auto"/>
            </w:tcBorders>
          </w:tcPr>
          <w:p w14:paraId="581B6A29" w14:textId="77777777" w:rsidR="00E36F0E" w:rsidRDefault="00E36F0E" w:rsidP="00E36F0E">
            <w:pPr>
              <w:spacing w:line="276" w:lineRule="auto"/>
              <w:rPr>
                <w:rFonts w:eastAsiaTheme="minorEastAsia" w:cstheme="minorBidi"/>
                <w:b/>
                <w:sz w:val="16"/>
                <w:szCs w:val="16"/>
              </w:rPr>
            </w:pPr>
          </w:p>
        </w:tc>
        <w:tc>
          <w:tcPr>
            <w:tcW w:w="2399" w:type="dxa"/>
            <w:gridSpan w:val="2"/>
            <w:tcBorders>
              <w:top w:val="single" w:sz="6" w:space="0" w:color="auto"/>
              <w:left w:val="single" w:sz="4" w:space="0" w:color="auto"/>
              <w:bottom w:val="single" w:sz="6" w:space="0" w:color="auto"/>
              <w:right w:val="single" w:sz="6" w:space="0" w:color="auto"/>
            </w:tcBorders>
          </w:tcPr>
          <w:p w14:paraId="2EC48C20" w14:textId="77777777" w:rsidR="00E36F0E" w:rsidRPr="003518F2" w:rsidRDefault="00393DC0" w:rsidP="00E36F0E">
            <w:pPr>
              <w:rPr>
                <w:rFonts w:cs="Arial"/>
                <w:sz w:val="16"/>
                <w:szCs w:val="16"/>
              </w:rPr>
            </w:pPr>
            <w:r w:rsidRPr="003518F2">
              <w:rPr>
                <w:rFonts w:cs="Arial"/>
                <w:sz w:val="16"/>
                <w:szCs w:val="16"/>
              </w:rPr>
              <w:t>WIRv2-REQ-471011/A-Configuration Parameters</w:t>
            </w:r>
          </w:p>
        </w:tc>
        <w:tc>
          <w:tcPr>
            <w:tcW w:w="5911" w:type="dxa"/>
            <w:tcBorders>
              <w:top w:val="single" w:sz="6" w:space="0" w:color="auto"/>
              <w:left w:val="single" w:sz="6" w:space="0" w:color="auto"/>
              <w:bottom w:val="single" w:sz="6" w:space="0" w:color="auto"/>
              <w:right w:val="single" w:sz="6" w:space="0" w:color="auto"/>
            </w:tcBorders>
          </w:tcPr>
          <w:p w14:paraId="45406A50" w14:textId="77777777" w:rsidR="00E36F0E" w:rsidRPr="003518F2" w:rsidRDefault="00393DC0" w:rsidP="00E36F0E">
            <w:pPr>
              <w:rPr>
                <w:rFonts w:cs="Arial"/>
                <w:sz w:val="16"/>
                <w:szCs w:val="16"/>
              </w:rPr>
            </w:pPr>
            <w:r w:rsidRPr="003518F2">
              <w:rPr>
                <w:rFonts w:cs="Arial"/>
                <w:sz w:val="16"/>
                <w:szCs w:val="16"/>
              </w:rPr>
              <w:t>MBORREL4: New req. for FNV3</w:t>
            </w:r>
          </w:p>
        </w:tc>
      </w:tr>
    </w:tbl>
    <w:p w14:paraId="24DA3E18" w14:textId="77777777" w:rsidR="00E36F0E" w:rsidRDefault="00E36F0E">
      <w:pPr>
        <w:rPr>
          <w:rFonts w:cs="Arial"/>
        </w:rPr>
      </w:pPr>
    </w:p>
    <w:p w14:paraId="638CEC45" w14:textId="77777777" w:rsidR="00E36F0E" w:rsidRDefault="00E36F0E">
      <w:pPr>
        <w:rPr>
          <w:rFonts w:cs="Arial"/>
        </w:rPr>
      </w:pPr>
    </w:p>
    <w:p w14:paraId="3050ECD5" w14:textId="77777777" w:rsidR="00E36F0E" w:rsidRDefault="00393DC0">
      <w:pPr>
        <w:jc w:val="center"/>
        <w:rPr>
          <w:rFonts w:cs="Arial"/>
          <w:b/>
          <w:sz w:val="36"/>
          <w:szCs w:val="36"/>
        </w:rPr>
      </w:pPr>
      <w:r>
        <w:rPr>
          <w:b/>
          <w:sz w:val="36"/>
          <w:szCs w:val="36"/>
        </w:rPr>
        <w:br w:type="page"/>
      </w:r>
      <w:r>
        <w:rPr>
          <w:rFonts w:cs="Arial"/>
          <w:b/>
          <w:sz w:val="36"/>
          <w:szCs w:val="36"/>
        </w:rPr>
        <w:lastRenderedPageBreak/>
        <w:t>Table of Contents</w:t>
      </w:r>
    </w:p>
    <w:p w14:paraId="7D6EF2C2" w14:textId="4A0551E5" w:rsidR="00506E2F" w:rsidRDefault="00393DC0">
      <w:pPr>
        <w:pStyle w:val="TOC1"/>
        <w:tabs>
          <w:tab w:val="right" w:leader="dot" w:pos="11107"/>
        </w:tabs>
        <w:rPr>
          <w:rFonts w:asciiTheme="minorHAnsi" w:eastAsiaTheme="minorEastAsia" w:hAnsiTheme="minorHAnsi" w:cstheme="minorBidi"/>
          <w:b w:val="0"/>
          <w:smallCaps w:val="0"/>
          <w:noProof/>
          <w:sz w:val="22"/>
          <w:szCs w:val="22"/>
        </w:rPr>
      </w:pPr>
      <w:r>
        <w:rPr>
          <w:b w:val="0"/>
          <w:sz w:val="36"/>
          <w:szCs w:val="36"/>
        </w:rPr>
        <w:fldChar w:fldCharType="begin"/>
      </w:r>
      <w:r>
        <w:rPr>
          <w:sz w:val="36"/>
          <w:szCs w:val="36"/>
        </w:rPr>
        <w:instrText xml:space="preserve"> TOC \o "1-3" \h \z \u </w:instrText>
      </w:r>
      <w:r>
        <w:rPr>
          <w:b w:val="0"/>
          <w:sz w:val="36"/>
          <w:szCs w:val="36"/>
        </w:rPr>
        <w:fldChar w:fldCharType="separate"/>
      </w:r>
      <w:hyperlink w:anchor="_Toc93426703" w:history="1">
        <w:r w:rsidR="00506E2F" w:rsidRPr="00286BF8">
          <w:rPr>
            <w:rStyle w:val="Hyperlink"/>
            <w:rFonts w:cs="Arial"/>
            <w:bCs/>
            <w:noProof/>
          </w:rPr>
          <w:t>Revision History</w:t>
        </w:r>
        <w:r w:rsidR="00506E2F">
          <w:rPr>
            <w:noProof/>
            <w:webHidden/>
          </w:rPr>
          <w:tab/>
        </w:r>
        <w:r w:rsidR="00506E2F">
          <w:rPr>
            <w:noProof/>
            <w:webHidden/>
          </w:rPr>
          <w:fldChar w:fldCharType="begin"/>
        </w:r>
        <w:r w:rsidR="00506E2F">
          <w:rPr>
            <w:noProof/>
            <w:webHidden/>
          </w:rPr>
          <w:instrText xml:space="preserve"> PAGEREF _Toc93426703 \h </w:instrText>
        </w:r>
        <w:r w:rsidR="00506E2F">
          <w:rPr>
            <w:noProof/>
            <w:webHidden/>
          </w:rPr>
        </w:r>
        <w:r w:rsidR="00506E2F">
          <w:rPr>
            <w:noProof/>
            <w:webHidden/>
          </w:rPr>
          <w:fldChar w:fldCharType="separate"/>
        </w:r>
        <w:r w:rsidR="00506E2F">
          <w:rPr>
            <w:noProof/>
            <w:webHidden/>
          </w:rPr>
          <w:t>2</w:t>
        </w:r>
        <w:r w:rsidR="00506E2F">
          <w:rPr>
            <w:noProof/>
            <w:webHidden/>
          </w:rPr>
          <w:fldChar w:fldCharType="end"/>
        </w:r>
      </w:hyperlink>
    </w:p>
    <w:p w14:paraId="2463E8C0" w14:textId="1638281F" w:rsidR="00506E2F" w:rsidRDefault="004E11FE">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93426704" w:history="1">
        <w:r w:rsidR="00506E2F" w:rsidRPr="00286BF8">
          <w:rPr>
            <w:rStyle w:val="Hyperlink"/>
            <w:noProof/>
          </w:rPr>
          <w:t>1</w:t>
        </w:r>
        <w:r w:rsidR="00506E2F">
          <w:rPr>
            <w:rFonts w:asciiTheme="minorHAnsi" w:eastAsiaTheme="minorEastAsia" w:hAnsiTheme="minorHAnsi" w:cstheme="minorBidi"/>
            <w:b w:val="0"/>
            <w:smallCaps w:val="0"/>
            <w:noProof/>
            <w:sz w:val="22"/>
            <w:szCs w:val="22"/>
          </w:rPr>
          <w:tab/>
        </w:r>
        <w:r w:rsidR="00506E2F" w:rsidRPr="00286BF8">
          <w:rPr>
            <w:rStyle w:val="Hyperlink"/>
            <w:noProof/>
          </w:rPr>
          <w:t>Overview</w:t>
        </w:r>
        <w:r w:rsidR="00506E2F">
          <w:rPr>
            <w:noProof/>
            <w:webHidden/>
          </w:rPr>
          <w:tab/>
        </w:r>
        <w:r w:rsidR="00506E2F">
          <w:rPr>
            <w:noProof/>
            <w:webHidden/>
          </w:rPr>
          <w:fldChar w:fldCharType="begin"/>
        </w:r>
        <w:r w:rsidR="00506E2F">
          <w:rPr>
            <w:noProof/>
            <w:webHidden/>
          </w:rPr>
          <w:instrText xml:space="preserve"> PAGEREF _Toc93426704 \h </w:instrText>
        </w:r>
        <w:r w:rsidR="00506E2F">
          <w:rPr>
            <w:noProof/>
            <w:webHidden/>
          </w:rPr>
        </w:r>
        <w:r w:rsidR="00506E2F">
          <w:rPr>
            <w:noProof/>
            <w:webHidden/>
          </w:rPr>
          <w:fldChar w:fldCharType="separate"/>
        </w:r>
        <w:r w:rsidR="00506E2F">
          <w:rPr>
            <w:noProof/>
            <w:webHidden/>
          </w:rPr>
          <w:t>23</w:t>
        </w:r>
        <w:r w:rsidR="00506E2F">
          <w:rPr>
            <w:noProof/>
            <w:webHidden/>
          </w:rPr>
          <w:fldChar w:fldCharType="end"/>
        </w:r>
      </w:hyperlink>
    </w:p>
    <w:p w14:paraId="27E4D35C" w14:textId="6EF082E2" w:rsidR="00506E2F" w:rsidRDefault="004E11FE">
      <w:pPr>
        <w:pStyle w:val="TOC2"/>
        <w:tabs>
          <w:tab w:val="left" w:pos="880"/>
          <w:tab w:val="right" w:leader="dot" w:pos="11107"/>
        </w:tabs>
        <w:rPr>
          <w:rFonts w:asciiTheme="minorHAnsi" w:eastAsiaTheme="minorEastAsia" w:hAnsiTheme="minorHAnsi" w:cstheme="minorBidi"/>
          <w:i w:val="0"/>
          <w:noProof/>
          <w:sz w:val="22"/>
          <w:szCs w:val="22"/>
        </w:rPr>
      </w:pPr>
      <w:hyperlink w:anchor="_Toc93426705" w:history="1">
        <w:r w:rsidR="00506E2F" w:rsidRPr="00286BF8">
          <w:rPr>
            <w:rStyle w:val="Hyperlink"/>
            <w:noProof/>
          </w:rPr>
          <w:t>1.1</w:t>
        </w:r>
        <w:r w:rsidR="00506E2F">
          <w:rPr>
            <w:rFonts w:asciiTheme="minorHAnsi" w:eastAsiaTheme="minorEastAsia" w:hAnsiTheme="minorHAnsi" w:cstheme="minorBidi"/>
            <w:i w:val="0"/>
            <w:noProof/>
            <w:sz w:val="22"/>
            <w:szCs w:val="22"/>
          </w:rPr>
          <w:tab/>
        </w:r>
        <w:r w:rsidR="00506E2F" w:rsidRPr="00286BF8">
          <w:rPr>
            <w:rStyle w:val="Hyperlink"/>
            <w:noProof/>
          </w:rPr>
          <w:t>Terminology and Abbreviations</w:t>
        </w:r>
        <w:r w:rsidR="00506E2F">
          <w:rPr>
            <w:noProof/>
            <w:webHidden/>
          </w:rPr>
          <w:tab/>
        </w:r>
        <w:r w:rsidR="00506E2F">
          <w:rPr>
            <w:noProof/>
            <w:webHidden/>
          </w:rPr>
          <w:fldChar w:fldCharType="begin"/>
        </w:r>
        <w:r w:rsidR="00506E2F">
          <w:rPr>
            <w:noProof/>
            <w:webHidden/>
          </w:rPr>
          <w:instrText xml:space="preserve"> PAGEREF _Toc93426705 \h </w:instrText>
        </w:r>
        <w:r w:rsidR="00506E2F">
          <w:rPr>
            <w:noProof/>
            <w:webHidden/>
          </w:rPr>
        </w:r>
        <w:r w:rsidR="00506E2F">
          <w:rPr>
            <w:noProof/>
            <w:webHidden/>
          </w:rPr>
          <w:fldChar w:fldCharType="separate"/>
        </w:r>
        <w:r w:rsidR="00506E2F">
          <w:rPr>
            <w:noProof/>
            <w:webHidden/>
          </w:rPr>
          <w:t>23</w:t>
        </w:r>
        <w:r w:rsidR="00506E2F">
          <w:rPr>
            <w:noProof/>
            <w:webHidden/>
          </w:rPr>
          <w:fldChar w:fldCharType="end"/>
        </w:r>
      </w:hyperlink>
    </w:p>
    <w:p w14:paraId="108D4073" w14:textId="2F430835" w:rsidR="00506E2F" w:rsidRDefault="004E11FE">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93426706" w:history="1">
        <w:r w:rsidR="00506E2F" w:rsidRPr="00286BF8">
          <w:rPr>
            <w:rStyle w:val="Hyperlink"/>
            <w:noProof/>
          </w:rPr>
          <w:t>2</w:t>
        </w:r>
        <w:r w:rsidR="00506E2F">
          <w:rPr>
            <w:rFonts w:asciiTheme="minorHAnsi" w:eastAsiaTheme="minorEastAsia" w:hAnsiTheme="minorHAnsi" w:cstheme="minorBidi"/>
            <w:b w:val="0"/>
            <w:smallCaps w:val="0"/>
            <w:noProof/>
            <w:sz w:val="22"/>
            <w:szCs w:val="22"/>
          </w:rPr>
          <w:tab/>
        </w:r>
        <w:r w:rsidR="00506E2F" w:rsidRPr="00286BF8">
          <w:rPr>
            <w:rStyle w:val="Hyperlink"/>
            <w:noProof/>
          </w:rPr>
          <w:t>Architectural Design</w:t>
        </w:r>
        <w:r w:rsidR="00506E2F">
          <w:rPr>
            <w:noProof/>
            <w:webHidden/>
          </w:rPr>
          <w:tab/>
        </w:r>
        <w:r w:rsidR="00506E2F">
          <w:rPr>
            <w:noProof/>
            <w:webHidden/>
          </w:rPr>
          <w:fldChar w:fldCharType="begin"/>
        </w:r>
        <w:r w:rsidR="00506E2F">
          <w:rPr>
            <w:noProof/>
            <w:webHidden/>
          </w:rPr>
          <w:instrText xml:space="preserve"> PAGEREF _Toc93426706 \h </w:instrText>
        </w:r>
        <w:r w:rsidR="00506E2F">
          <w:rPr>
            <w:noProof/>
            <w:webHidden/>
          </w:rPr>
        </w:r>
        <w:r w:rsidR="00506E2F">
          <w:rPr>
            <w:noProof/>
            <w:webHidden/>
          </w:rPr>
          <w:fldChar w:fldCharType="separate"/>
        </w:r>
        <w:r w:rsidR="00506E2F">
          <w:rPr>
            <w:noProof/>
            <w:webHidden/>
          </w:rPr>
          <w:t>25</w:t>
        </w:r>
        <w:r w:rsidR="00506E2F">
          <w:rPr>
            <w:noProof/>
            <w:webHidden/>
          </w:rPr>
          <w:fldChar w:fldCharType="end"/>
        </w:r>
      </w:hyperlink>
    </w:p>
    <w:p w14:paraId="15EE2EF5" w14:textId="344003AD" w:rsidR="00506E2F" w:rsidRDefault="004E11FE">
      <w:pPr>
        <w:pStyle w:val="TOC2"/>
        <w:tabs>
          <w:tab w:val="left" w:pos="880"/>
          <w:tab w:val="right" w:leader="dot" w:pos="11107"/>
        </w:tabs>
        <w:rPr>
          <w:rFonts w:asciiTheme="minorHAnsi" w:eastAsiaTheme="minorEastAsia" w:hAnsiTheme="minorHAnsi" w:cstheme="minorBidi"/>
          <w:i w:val="0"/>
          <w:noProof/>
          <w:sz w:val="22"/>
          <w:szCs w:val="22"/>
        </w:rPr>
      </w:pPr>
      <w:hyperlink w:anchor="_Toc93426707" w:history="1">
        <w:r w:rsidR="00506E2F" w:rsidRPr="00286BF8">
          <w:rPr>
            <w:rStyle w:val="Hyperlink"/>
            <w:noProof/>
          </w:rPr>
          <w:t>2.1</w:t>
        </w:r>
        <w:r w:rsidR="00506E2F">
          <w:rPr>
            <w:rFonts w:asciiTheme="minorHAnsi" w:eastAsiaTheme="minorEastAsia" w:hAnsiTheme="minorHAnsi" w:cstheme="minorBidi"/>
            <w:i w:val="0"/>
            <w:noProof/>
            <w:sz w:val="22"/>
            <w:szCs w:val="22"/>
          </w:rPr>
          <w:tab/>
        </w:r>
        <w:r w:rsidR="00506E2F" w:rsidRPr="00286BF8">
          <w:rPr>
            <w:rStyle w:val="Hyperlink"/>
            <w:noProof/>
          </w:rPr>
          <w:t>WIR-CLD-REQ-276161/E-Wireless Interface Router Server</w:t>
        </w:r>
        <w:r w:rsidR="00506E2F">
          <w:rPr>
            <w:noProof/>
            <w:webHidden/>
          </w:rPr>
          <w:tab/>
        </w:r>
        <w:r w:rsidR="00506E2F">
          <w:rPr>
            <w:noProof/>
            <w:webHidden/>
          </w:rPr>
          <w:fldChar w:fldCharType="begin"/>
        </w:r>
        <w:r w:rsidR="00506E2F">
          <w:rPr>
            <w:noProof/>
            <w:webHidden/>
          </w:rPr>
          <w:instrText xml:space="preserve"> PAGEREF _Toc93426707 \h </w:instrText>
        </w:r>
        <w:r w:rsidR="00506E2F">
          <w:rPr>
            <w:noProof/>
            <w:webHidden/>
          </w:rPr>
        </w:r>
        <w:r w:rsidR="00506E2F">
          <w:rPr>
            <w:noProof/>
            <w:webHidden/>
          </w:rPr>
          <w:fldChar w:fldCharType="separate"/>
        </w:r>
        <w:r w:rsidR="00506E2F">
          <w:rPr>
            <w:noProof/>
            <w:webHidden/>
          </w:rPr>
          <w:t>25</w:t>
        </w:r>
        <w:r w:rsidR="00506E2F">
          <w:rPr>
            <w:noProof/>
            <w:webHidden/>
          </w:rPr>
          <w:fldChar w:fldCharType="end"/>
        </w:r>
      </w:hyperlink>
    </w:p>
    <w:p w14:paraId="6D8C22CD" w14:textId="3E788C11" w:rsidR="00506E2F" w:rsidRDefault="004E11FE">
      <w:pPr>
        <w:pStyle w:val="TOC2"/>
        <w:tabs>
          <w:tab w:val="left" w:pos="880"/>
          <w:tab w:val="right" w:leader="dot" w:pos="11107"/>
        </w:tabs>
        <w:rPr>
          <w:rFonts w:asciiTheme="minorHAnsi" w:eastAsiaTheme="minorEastAsia" w:hAnsiTheme="minorHAnsi" w:cstheme="minorBidi"/>
          <w:i w:val="0"/>
          <w:noProof/>
          <w:sz w:val="22"/>
          <w:szCs w:val="22"/>
        </w:rPr>
      </w:pPr>
      <w:hyperlink w:anchor="_Toc93426708" w:history="1">
        <w:r w:rsidR="00506E2F" w:rsidRPr="00286BF8">
          <w:rPr>
            <w:rStyle w:val="Hyperlink"/>
            <w:noProof/>
          </w:rPr>
          <w:t>2.2</w:t>
        </w:r>
        <w:r w:rsidR="00506E2F">
          <w:rPr>
            <w:rFonts w:asciiTheme="minorHAnsi" w:eastAsiaTheme="minorEastAsia" w:hAnsiTheme="minorHAnsi" w:cstheme="minorBidi"/>
            <w:i w:val="0"/>
            <w:noProof/>
            <w:sz w:val="22"/>
            <w:szCs w:val="22"/>
          </w:rPr>
          <w:tab/>
        </w:r>
        <w:r w:rsidR="00506E2F" w:rsidRPr="00286BF8">
          <w:rPr>
            <w:rStyle w:val="Hyperlink"/>
            <w:noProof/>
          </w:rPr>
          <w:t>WIR-CLD-REQ-276162/E-Wireless Interface Router Client1</w:t>
        </w:r>
        <w:r w:rsidR="00506E2F">
          <w:rPr>
            <w:noProof/>
            <w:webHidden/>
          </w:rPr>
          <w:tab/>
        </w:r>
        <w:r w:rsidR="00506E2F">
          <w:rPr>
            <w:noProof/>
            <w:webHidden/>
          </w:rPr>
          <w:fldChar w:fldCharType="begin"/>
        </w:r>
        <w:r w:rsidR="00506E2F">
          <w:rPr>
            <w:noProof/>
            <w:webHidden/>
          </w:rPr>
          <w:instrText xml:space="preserve"> PAGEREF _Toc93426708 \h </w:instrText>
        </w:r>
        <w:r w:rsidR="00506E2F">
          <w:rPr>
            <w:noProof/>
            <w:webHidden/>
          </w:rPr>
        </w:r>
        <w:r w:rsidR="00506E2F">
          <w:rPr>
            <w:noProof/>
            <w:webHidden/>
          </w:rPr>
          <w:fldChar w:fldCharType="separate"/>
        </w:r>
        <w:r w:rsidR="00506E2F">
          <w:rPr>
            <w:noProof/>
            <w:webHidden/>
          </w:rPr>
          <w:t>25</w:t>
        </w:r>
        <w:r w:rsidR="00506E2F">
          <w:rPr>
            <w:noProof/>
            <w:webHidden/>
          </w:rPr>
          <w:fldChar w:fldCharType="end"/>
        </w:r>
      </w:hyperlink>
    </w:p>
    <w:p w14:paraId="341FFC59" w14:textId="74486E7F" w:rsidR="00506E2F" w:rsidRDefault="004E11FE">
      <w:pPr>
        <w:pStyle w:val="TOC2"/>
        <w:tabs>
          <w:tab w:val="left" w:pos="880"/>
          <w:tab w:val="right" w:leader="dot" w:pos="11107"/>
        </w:tabs>
        <w:rPr>
          <w:rFonts w:asciiTheme="minorHAnsi" w:eastAsiaTheme="minorEastAsia" w:hAnsiTheme="minorHAnsi" w:cstheme="minorBidi"/>
          <w:i w:val="0"/>
          <w:noProof/>
          <w:sz w:val="22"/>
          <w:szCs w:val="22"/>
        </w:rPr>
      </w:pPr>
      <w:hyperlink w:anchor="_Toc93426709" w:history="1">
        <w:r w:rsidR="00506E2F" w:rsidRPr="00286BF8">
          <w:rPr>
            <w:rStyle w:val="Hyperlink"/>
            <w:noProof/>
          </w:rPr>
          <w:t>2.3</w:t>
        </w:r>
        <w:r w:rsidR="00506E2F">
          <w:rPr>
            <w:rFonts w:asciiTheme="minorHAnsi" w:eastAsiaTheme="minorEastAsia" w:hAnsiTheme="minorHAnsi" w:cstheme="minorBidi"/>
            <w:i w:val="0"/>
            <w:noProof/>
            <w:sz w:val="22"/>
            <w:szCs w:val="22"/>
          </w:rPr>
          <w:tab/>
        </w:r>
        <w:r w:rsidR="00506E2F" w:rsidRPr="00286BF8">
          <w:rPr>
            <w:rStyle w:val="Hyperlink"/>
            <w:noProof/>
          </w:rPr>
          <w:t>WIR-CLD-REQ-289670/G-Wireless Interface Router Client2</w:t>
        </w:r>
        <w:r w:rsidR="00506E2F">
          <w:rPr>
            <w:noProof/>
            <w:webHidden/>
          </w:rPr>
          <w:tab/>
        </w:r>
        <w:r w:rsidR="00506E2F">
          <w:rPr>
            <w:noProof/>
            <w:webHidden/>
          </w:rPr>
          <w:fldChar w:fldCharType="begin"/>
        </w:r>
        <w:r w:rsidR="00506E2F">
          <w:rPr>
            <w:noProof/>
            <w:webHidden/>
          </w:rPr>
          <w:instrText xml:space="preserve"> PAGEREF _Toc93426709 \h </w:instrText>
        </w:r>
        <w:r w:rsidR="00506E2F">
          <w:rPr>
            <w:noProof/>
            <w:webHidden/>
          </w:rPr>
        </w:r>
        <w:r w:rsidR="00506E2F">
          <w:rPr>
            <w:noProof/>
            <w:webHidden/>
          </w:rPr>
          <w:fldChar w:fldCharType="separate"/>
        </w:r>
        <w:r w:rsidR="00506E2F">
          <w:rPr>
            <w:noProof/>
            <w:webHidden/>
          </w:rPr>
          <w:t>25</w:t>
        </w:r>
        <w:r w:rsidR="00506E2F">
          <w:rPr>
            <w:noProof/>
            <w:webHidden/>
          </w:rPr>
          <w:fldChar w:fldCharType="end"/>
        </w:r>
      </w:hyperlink>
    </w:p>
    <w:p w14:paraId="4A20AF22" w14:textId="1BE43BF7" w:rsidR="00506E2F" w:rsidRDefault="004E11FE">
      <w:pPr>
        <w:pStyle w:val="TOC2"/>
        <w:tabs>
          <w:tab w:val="left" w:pos="880"/>
          <w:tab w:val="right" w:leader="dot" w:pos="11107"/>
        </w:tabs>
        <w:rPr>
          <w:rFonts w:asciiTheme="minorHAnsi" w:eastAsiaTheme="minorEastAsia" w:hAnsiTheme="minorHAnsi" w:cstheme="minorBidi"/>
          <w:i w:val="0"/>
          <w:noProof/>
          <w:sz w:val="22"/>
          <w:szCs w:val="22"/>
        </w:rPr>
      </w:pPr>
      <w:hyperlink w:anchor="_Toc93426710" w:history="1">
        <w:r w:rsidR="00506E2F" w:rsidRPr="00286BF8">
          <w:rPr>
            <w:rStyle w:val="Hyperlink"/>
            <w:noProof/>
          </w:rPr>
          <w:t>2.4</w:t>
        </w:r>
        <w:r w:rsidR="00506E2F">
          <w:rPr>
            <w:rFonts w:asciiTheme="minorHAnsi" w:eastAsiaTheme="minorEastAsia" w:hAnsiTheme="minorHAnsi" w:cstheme="minorBidi"/>
            <w:i w:val="0"/>
            <w:noProof/>
            <w:sz w:val="22"/>
            <w:szCs w:val="22"/>
          </w:rPr>
          <w:tab/>
        </w:r>
        <w:r w:rsidR="00506E2F" w:rsidRPr="00286BF8">
          <w:rPr>
            <w:rStyle w:val="Hyperlink"/>
            <w:noProof/>
          </w:rPr>
          <w:t>WIR-CLD-REQ-350862/D-Wireless Interface Router Client3</w:t>
        </w:r>
        <w:r w:rsidR="00506E2F">
          <w:rPr>
            <w:noProof/>
            <w:webHidden/>
          </w:rPr>
          <w:tab/>
        </w:r>
        <w:r w:rsidR="00506E2F">
          <w:rPr>
            <w:noProof/>
            <w:webHidden/>
          </w:rPr>
          <w:fldChar w:fldCharType="begin"/>
        </w:r>
        <w:r w:rsidR="00506E2F">
          <w:rPr>
            <w:noProof/>
            <w:webHidden/>
          </w:rPr>
          <w:instrText xml:space="preserve"> PAGEREF _Toc93426710 \h </w:instrText>
        </w:r>
        <w:r w:rsidR="00506E2F">
          <w:rPr>
            <w:noProof/>
            <w:webHidden/>
          </w:rPr>
        </w:r>
        <w:r w:rsidR="00506E2F">
          <w:rPr>
            <w:noProof/>
            <w:webHidden/>
          </w:rPr>
          <w:fldChar w:fldCharType="separate"/>
        </w:r>
        <w:r w:rsidR="00506E2F">
          <w:rPr>
            <w:noProof/>
            <w:webHidden/>
          </w:rPr>
          <w:t>25</w:t>
        </w:r>
        <w:r w:rsidR="00506E2F">
          <w:rPr>
            <w:noProof/>
            <w:webHidden/>
          </w:rPr>
          <w:fldChar w:fldCharType="end"/>
        </w:r>
      </w:hyperlink>
    </w:p>
    <w:p w14:paraId="62EB8C28" w14:textId="4E722537" w:rsidR="00506E2F" w:rsidRDefault="004E11FE">
      <w:pPr>
        <w:pStyle w:val="TOC2"/>
        <w:tabs>
          <w:tab w:val="left" w:pos="880"/>
          <w:tab w:val="right" w:leader="dot" w:pos="11107"/>
        </w:tabs>
        <w:rPr>
          <w:rFonts w:asciiTheme="minorHAnsi" w:eastAsiaTheme="minorEastAsia" w:hAnsiTheme="minorHAnsi" w:cstheme="minorBidi"/>
          <w:i w:val="0"/>
          <w:noProof/>
          <w:sz w:val="22"/>
          <w:szCs w:val="22"/>
        </w:rPr>
      </w:pPr>
      <w:hyperlink w:anchor="_Toc93426711" w:history="1">
        <w:r w:rsidR="00506E2F" w:rsidRPr="00286BF8">
          <w:rPr>
            <w:rStyle w:val="Hyperlink"/>
            <w:noProof/>
          </w:rPr>
          <w:t>2.5</w:t>
        </w:r>
        <w:r w:rsidR="00506E2F">
          <w:rPr>
            <w:rFonts w:asciiTheme="minorHAnsi" w:eastAsiaTheme="minorEastAsia" w:hAnsiTheme="minorHAnsi" w:cstheme="minorBidi"/>
            <w:i w:val="0"/>
            <w:noProof/>
            <w:sz w:val="22"/>
            <w:szCs w:val="22"/>
          </w:rPr>
          <w:tab/>
        </w:r>
        <w:r w:rsidR="00506E2F" w:rsidRPr="00286BF8">
          <w:rPr>
            <w:rStyle w:val="Hyperlink"/>
            <w:noProof/>
          </w:rPr>
          <w:t>WIR-CLD-REQ-370364/C-Wireless Interface Router Client4</w:t>
        </w:r>
        <w:r w:rsidR="00506E2F">
          <w:rPr>
            <w:noProof/>
            <w:webHidden/>
          </w:rPr>
          <w:tab/>
        </w:r>
        <w:r w:rsidR="00506E2F">
          <w:rPr>
            <w:noProof/>
            <w:webHidden/>
          </w:rPr>
          <w:fldChar w:fldCharType="begin"/>
        </w:r>
        <w:r w:rsidR="00506E2F">
          <w:rPr>
            <w:noProof/>
            <w:webHidden/>
          </w:rPr>
          <w:instrText xml:space="preserve"> PAGEREF _Toc93426711 \h </w:instrText>
        </w:r>
        <w:r w:rsidR="00506E2F">
          <w:rPr>
            <w:noProof/>
            <w:webHidden/>
          </w:rPr>
        </w:r>
        <w:r w:rsidR="00506E2F">
          <w:rPr>
            <w:noProof/>
            <w:webHidden/>
          </w:rPr>
          <w:fldChar w:fldCharType="separate"/>
        </w:r>
        <w:r w:rsidR="00506E2F">
          <w:rPr>
            <w:noProof/>
            <w:webHidden/>
          </w:rPr>
          <w:t>26</w:t>
        </w:r>
        <w:r w:rsidR="00506E2F">
          <w:rPr>
            <w:noProof/>
            <w:webHidden/>
          </w:rPr>
          <w:fldChar w:fldCharType="end"/>
        </w:r>
      </w:hyperlink>
    </w:p>
    <w:p w14:paraId="016CCE73" w14:textId="2F76237C" w:rsidR="00506E2F" w:rsidRDefault="004E11FE">
      <w:pPr>
        <w:pStyle w:val="TOC2"/>
        <w:tabs>
          <w:tab w:val="left" w:pos="880"/>
          <w:tab w:val="right" w:leader="dot" w:pos="11107"/>
        </w:tabs>
        <w:rPr>
          <w:rFonts w:asciiTheme="minorHAnsi" w:eastAsiaTheme="minorEastAsia" w:hAnsiTheme="minorHAnsi" w:cstheme="minorBidi"/>
          <w:i w:val="0"/>
          <w:noProof/>
          <w:sz w:val="22"/>
          <w:szCs w:val="22"/>
        </w:rPr>
      </w:pPr>
      <w:hyperlink w:anchor="_Toc93426712" w:history="1">
        <w:r w:rsidR="00506E2F" w:rsidRPr="00286BF8">
          <w:rPr>
            <w:rStyle w:val="Hyperlink"/>
            <w:noProof/>
          </w:rPr>
          <w:t>2.6</w:t>
        </w:r>
        <w:r w:rsidR="00506E2F">
          <w:rPr>
            <w:rFonts w:asciiTheme="minorHAnsi" w:eastAsiaTheme="minorEastAsia" w:hAnsiTheme="minorHAnsi" w:cstheme="minorBidi"/>
            <w:i w:val="0"/>
            <w:noProof/>
            <w:sz w:val="22"/>
            <w:szCs w:val="22"/>
          </w:rPr>
          <w:tab/>
        </w:r>
        <w:r w:rsidR="00506E2F" w:rsidRPr="00286BF8">
          <w:rPr>
            <w:rStyle w:val="Hyperlink"/>
            <w:noProof/>
          </w:rPr>
          <w:t>WIR-CLD-REQ-370370/C-Wireless Interface Router Client5</w:t>
        </w:r>
        <w:r w:rsidR="00506E2F">
          <w:rPr>
            <w:noProof/>
            <w:webHidden/>
          </w:rPr>
          <w:tab/>
        </w:r>
        <w:r w:rsidR="00506E2F">
          <w:rPr>
            <w:noProof/>
            <w:webHidden/>
          </w:rPr>
          <w:fldChar w:fldCharType="begin"/>
        </w:r>
        <w:r w:rsidR="00506E2F">
          <w:rPr>
            <w:noProof/>
            <w:webHidden/>
          </w:rPr>
          <w:instrText xml:space="preserve"> PAGEREF _Toc93426712 \h </w:instrText>
        </w:r>
        <w:r w:rsidR="00506E2F">
          <w:rPr>
            <w:noProof/>
            <w:webHidden/>
          </w:rPr>
        </w:r>
        <w:r w:rsidR="00506E2F">
          <w:rPr>
            <w:noProof/>
            <w:webHidden/>
          </w:rPr>
          <w:fldChar w:fldCharType="separate"/>
        </w:r>
        <w:r w:rsidR="00506E2F">
          <w:rPr>
            <w:noProof/>
            <w:webHidden/>
          </w:rPr>
          <w:t>26</w:t>
        </w:r>
        <w:r w:rsidR="00506E2F">
          <w:rPr>
            <w:noProof/>
            <w:webHidden/>
          </w:rPr>
          <w:fldChar w:fldCharType="end"/>
        </w:r>
      </w:hyperlink>
    </w:p>
    <w:p w14:paraId="4638C52E" w14:textId="4342DA13" w:rsidR="00506E2F" w:rsidRDefault="004E11FE">
      <w:pPr>
        <w:pStyle w:val="TOC2"/>
        <w:tabs>
          <w:tab w:val="left" w:pos="880"/>
          <w:tab w:val="right" w:leader="dot" w:pos="11107"/>
        </w:tabs>
        <w:rPr>
          <w:rFonts w:asciiTheme="minorHAnsi" w:eastAsiaTheme="minorEastAsia" w:hAnsiTheme="minorHAnsi" w:cstheme="minorBidi"/>
          <w:i w:val="0"/>
          <w:noProof/>
          <w:sz w:val="22"/>
          <w:szCs w:val="22"/>
        </w:rPr>
      </w:pPr>
      <w:hyperlink w:anchor="_Toc93426713" w:history="1">
        <w:r w:rsidR="00506E2F" w:rsidRPr="00286BF8">
          <w:rPr>
            <w:rStyle w:val="Hyperlink"/>
            <w:noProof/>
          </w:rPr>
          <w:t>2.7</w:t>
        </w:r>
        <w:r w:rsidR="00506E2F">
          <w:rPr>
            <w:rFonts w:asciiTheme="minorHAnsi" w:eastAsiaTheme="minorEastAsia" w:hAnsiTheme="minorHAnsi" w:cstheme="minorBidi"/>
            <w:i w:val="0"/>
            <w:noProof/>
            <w:sz w:val="22"/>
            <w:szCs w:val="22"/>
          </w:rPr>
          <w:tab/>
        </w:r>
        <w:r w:rsidR="00506E2F" w:rsidRPr="00286BF8">
          <w:rPr>
            <w:rStyle w:val="Hyperlink"/>
            <w:noProof/>
          </w:rPr>
          <w:t>Physical Mapping of Classes</w:t>
        </w:r>
        <w:r w:rsidR="00506E2F">
          <w:rPr>
            <w:noProof/>
            <w:webHidden/>
          </w:rPr>
          <w:tab/>
        </w:r>
        <w:r w:rsidR="00506E2F">
          <w:rPr>
            <w:noProof/>
            <w:webHidden/>
          </w:rPr>
          <w:fldChar w:fldCharType="begin"/>
        </w:r>
        <w:r w:rsidR="00506E2F">
          <w:rPr>
            <w:noProof/>
            <w:webHidden/>
          </w:rPr>
          <w:instrText xml:space="preserve"> PAGEREF _Toc93426713 \h </w:instrText>
        </w:r>
        <w:r w:rsidR="00506E2F">
          <w:rPr>
            <w:noProof/>
            <w:webHidden/>
          </w:rPr>
        </w:r>
        <w:r w:rsidR="00506E2F">
          <w:rPr>
            <w:noProof/>
            <w:webHidden/>
          </w:rPr>
          <w:fldChar w:fldCharType="separate"/>
        </w:r>
        <w:r w:rsidR="00506E2F">
          <w:rPr>
            <w:noProof/>
            <w:webHidden/>
          </w:rPr>
          <w:t>26</w:t>
        </w:r>
        <w:r w:rsidR="00506E2F">
          <w:rPr>
            <w:noProof/>
            <w:webHidden/>
          </w:rPr>
          <w:fldChar w:fldCharType="end"/>
        </w:r>
      </w:hyperlink>
    </w:p>
    <w:p w14:paraId="0AF1406B" w14:textId="39FD97CF" w:rsidR="00506E2F" w:rsidRDefault="004E11FE">
      <w:pPr>
        <w:pStyle w:val="TOC2"/>
        <w:tabs>
          <w:tab w:val="left" w:pos="880"/>
          <w:tab w:val="right" w:leader="dot" w:pos="11107"/>
        </w:tabs>
        <w:rPr>
          <w:rFonts w:asciiTheme="minorHAnsi" w:eastAsiaTheme="minorEastAsia" w:hAnsiTheme="minorHAnsi" w:cstheme="minorBidi"/>
          <w:i w:val="0"/>
          <w:noProof/>
          <w:sz w:val="22"/>
          <w:szCs w:val="22"/>
        </w:rPr>
      </w:pPr>
      <w:hyperlink w:anchor="_Toc93426714" w:history="1">
        <w:r w:rsidR="00506E2F" w:rsidRPr="00286BF8">
          <w:rPr>
            <w:rStyle w:val="Hyperlink"/>
            <w:noProof/>
          </w:rPr>
          <w:t>2.8</w:t>
        </w:r>
        <w:r w:rsidR="00506E2F">
          <w:rPr>
            <w:rFonts w:asciiTheme="minorHAnsi" w:eastAsiaTheme="minorEastAsia" w:hAnsiTheme="minorHAnsi" w:cstheme="minorBidi"/>
            <w:i w:val="0"/>
            <w:noProof/>
            <w:sz w:val="22"/>
            <w:szCs w:val="22"/>
          </w:rPr>
          <w:tab/>
        </w:r>
        <w:r w:rsidR="00506E2F" w:rsidRPr="00286BF8">
          <w:rPr>
            <w:rStyle w:val="Hyperlink"/>
            <w:noProof/>
          </w:rPr>
          <w:t>WIRServer Interface</w:t>
        </w:r>
        <w:r w:rsidR="00506E2F">
          <w:rPr>
            <w:noProof/>
            <w:webHidden/>
          </w:rPr>
          <w:tab/>
        </w:r>
        <w:r w:rsidR="00506E2F">
          <w:rPr>
            <w:noProof/>
            <w:webHidden/>
          </w:rPr>
          <w:fldChar w:fldCharType="begin"/>
        </w:r>
        <w:r w:rsidR="00506E2F">
          <w:rPr>
            <w:noProof/>
            <w:webHidden/>
          </w:rPr>
          <w:instrText xml:space="preserve"> PAGEREF _Toc93426714 \h </w:instrText>
        </w:r>
        <w:r w:rsidR="00506E2F">
          <w:rPr>
            <w:noProof/>
            <w:webHidden/>
          </w:rPr>
        </w:r>
        <w:r w:rsidR="00506E2F">
          <w:rPr>
            <w:noProof/>
            <w:webHidden/>
          </w:rPr>
          <w:fldChar w:fldCharType="separate"/>
        </w:r>
        <w:r w:rsidR="00506E2F">
          <w:rPr>
            <w:noProof/>
            <w:webHidden/>
          </w:rPr>
          <w:t>26</w:t>
        </w:r>
        <w:r w:rsidR="00506E2F">
          <w:rPr>
            <w:noProof/>
            <w:webHidden/>
          </w:rPr>
          <w:fldChar w:fldCharType="end"/>
        </w:r>
      </w:hyperlink>
    </w:p>
    <w:p w14:paraId="64410B7B" w14:textId="789D0980" w:rsidR="00506E2F" w:rsidRDefault="004E11FE">
      <w:pPr>
        <w:pStyle w:val="TOC3"/>
        <w:tabs>
          <w:tab w:val="left" w:pos="1100"/>
          <w:tab w:val="right" w:leader="dot" w:pos="11107"/>
        </w:tabs>
        <w:rPr>
          <w:rFonts w:asciiTheme="minorHAnsi" w:eastAsiaTheme="minorEastAsia" w:hAnsiTheme="minorHAnsi" w:cstheme="minorBidi"/>
          <w:noProof/>
          <w:sz w:val="22"/>
          <w:szCs w:val="22"/>
        </w:rPr>
      </w:pPr>
      <w:hyperlink w:anchor="_Toc93426715" w:history="1">
        <w:r w:rsidR="00506E2F" w:rsidRPr="00286BF8">
          <w:rPr>
            <w:rStyle w:val="Hyperlink"/>
            <w:noProof/>
          </w:rPr>
          <w:t>2.8.1</w:t>
        </w:r>
        <w:r w:rsidR="00506E2F">
          <w:rPr>
            <w:rFonts w:asciiTheme="minorHAnsi" w:eastAsiaTheme="minorEastAsia" w:hAnsiTheme="minorHAnsi" w:cstheme="minorBidi"/>
            <w:noProof/>
            <w:sz w:val="22"/>
            <w:szCs w:val="22"/>
          </w:rPr>
          <w:tab/>
        </w:r>
        <w:r w:rsidR="00506E2F" w:rsidRPr="00286BF8">
          <w:rPr>
            <w:rStyle w:val="Hyperlink"/>
            <w:noProof/>
          </w:rPr>
          <w:t>WIR-IIR-REQ-289531/C-WIRServer_Tx</w:t>
        </w:r>
        <w:r w:rsidR="00506E2F">
          <w:rPr>
            <w:noProof/>
            <w:webHidden/>
          </w:rPr>
          <w:tab/>
        </w:r>
        <w:r w:rsidR="00506E2F">
          <w:rPr>
            <w:noProof/>
            <w:webHidden/>
          </w:rPr>
          <w:fldChar w:fldCharType="begin"/>
        </w:r>
        <w:r w:rsidR="00506E2F">
          <w:rPr>
            <w:noProof/>
            <w:webHidden/>
          </w:rPr>
          <w:instrText xml:space="preserve"> PAGEREF _Toc93426715 \h </w:instrText>
        </w:r>
        <w:r w:rsidR="00506E2F">
          <w:rPr>
            <w:noProof/>
            <w:webHidden/>
          </w:rPr>
        </w:r>
        <w:r w:rsidR="00506E2F">
          <w:rPr>
            <w:noProof/>
            <w:webHidden/>
          </w:rPr>
          <w:fldChar w:fldCharType="separate"/>
        </w:r>
        <w:r w:rsidR="00506E2F">
          <w:rPr>
            <w:noProof/>
            <w:webHidden/>
          </w:rPr>
          <w:t>26</w:t>
        </w:r>
        <w:r w:rsidR="00506E2F">
          <w:rPr>
            <w:noProof/>
            <w:webHidden/>
          </w:rPr>
          <w:fldChar w:fldCharType="end"/>
        </w:r>
      </w:hyperlink>
    </w:p>
    <w:p w14:paraId="2E6259E2" w14:textId="14706F6C" w:rsidR="00506E2F" w:rsidRDefault="004E11FE">
      <w:pPr>
        <w:pStyle w:val="TOC3"/>
        <w:tabs>
          <w:tab w:val="left" w:pos="1100"/>
          <w:tab w:val="right" w:leader="dot" w:pos="11107"/>
        </w:tabs>
        <w:rPr>
          <w:rFonts w:asciiTheme="minorHAnsi" w:eastAsiaTheme="minorEastAsia" w:hAnsiTheme="minorHAnsi" w:cstheme="minorBidi"/>
          <w:noProof/>
          <w:sz w:val="22"/>
          <w:szCs w:val="22"/>
        </w:rPr>
      </w:pPr>
      <w:hyperlink w:anchor="_Toc93426716" w:history="1">
        <w:r w:rsidR="00506E2F" w:rsidRPr="00286BF8">
          <w:rPr>
            <w:rStyle w:val="Hyperlink"/>
            <w:noProof/>
          </w:rPr>
          <w:t>2.8.2</w:t>
        </w:r>
        <w:r w:rsidR="00506E2F">
          <w:rPr>
            <w:rFonts w:asciiTheme="minorHAnsi" w:eastAsiaTheme="minorEastAsia" w:hAnsiTheme="minorHAnsi" w:cstheme="minorBidi"/>
            <w:noProof/>
            <w:sz w:val="22"/>
            <w:szCs w:val="22"/>
          </w:rPr>
          <w:tab/>
        </w:r>
        <w:r w:rsidR="00506E2F" w:rsidRPr="00286BF8">
          <w:rPr>
            <w:rStyle w:val="Hyperlink"/>
            <w:noProof/>
          </w:rPr>
          <w:t>WIR-IIR-REQ-289532/E-WIRServer_Rx</w:t>
        </w:r>
        <w:r w:rsidR="00506E2F">
          <w:rPr>
            <w:noProof/>
            <w:webHidden/>
          </w:rPr>
          <w:tab/>
        </w:r>
        <w:r w:rsidR="00506E2F">
          <w:rPr>
            <w:noProof/>
            <w:webHidden/>
          </w:rPr>
          <w:fldChar w:fldCharType="begin"/>
        </w:r>
        <w:r w:rsidR="00506E2F">
          <w:rPr>
            <w:noProof/>
            <w:webHidden/>
          </w:rPr>
          <w:instrText xml:space="preserve"> PAGEREF _Toc93426716 \h </w:instrText>
        </w:r>
        <w:r w:rsidR="00506E2F">
          <w:rPr>
            <w:noProof/>
            <w:webHidden/>
          </w:rPr>
        </w:r>
        <w:r w:rsidR="00506E2F">
          <w:rPr>
            <w:noProof/>
            <w:webHidden/>
          </w:rPr>
          <w:fldChar w:fldCharType="separate"/>
        </w:r>
        <w:r w:rsidR="00506E2F">
          <w:rPr>
            <w:noProof/>
            <w:webHidden/>
          </w:rPr>
          <w:t>95</w:t>
        </w:r>
        <w:r w:rsidR="00506E2F">
          <w:rPr>
            <w:noProof/>
            <w:webHidden/>
          </w:rPr>
          <w:fldChar w:fldCharType="end"/>
        </w:r>
      </w:hyperlink>
    </w:p>
    <w:p w14:paraId="0E1EF1AC" w14:textId="505161CA" w:rsidR="00506E2F" w:rsidRDefault="004E11FE">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93426717" w:history="1">
        <w:r w:rsidR="00506E2F" w:rsidRPr="00286BF8">
          <w:rPr>
            <w:rStyle w:val="Hyperlink"/>
            <w:noProof/>
          </w:rPr>
          <w:t>3</w:t>
        </w:r>
        <w:r w:rsidR="00506E2F">
          <w:rPr>
            <w:rFonts w:asciiTheme="minorHAnsi" w:eastAsiaTheme="minorEastAsia" w:hAnsiTheme="minorHAnsi" w:cstheme="minorBidi"/>
            <w:b w:val="0"/>
            <w:smallCaps w:val="0"/>
            <w:noProof/>
            <w:sz w:val="22"/>
            <w:szCs w:val="22"/>
          </w:rPr>
          <w:tab/>
        </w:r>
        <w:r w:rsidR="00506E2F" w:rsidRPr="00286BF8">
          <w:rPr>
            <w:rStyle w:val="Hyperlink"/>
            <w:noProof/>
          </w:rPr>
          <w:t>Functional Definition</w:t>
        </w:r>
        <w:r w:rsidR="00506E2F">
          <w:rPr>
            <w:noProof/>
            <w:webHidden/>
          </w:rPr>
          <w:tab/>
        </w:r>
        <w:r w:rsidR="00506E2F">
          <w:rPr>
            <w:noProof/>
            <w:webHidden/>
          </w:rPr>
          <w:fldChar w:fldCharType="begin"/>
        </w:r>
        <w:r w:rsidR="00506E2F">
          <w:rPr>
            <w:noProof/>
            <w:webHidden/>
          </w:rPr>
          <w:instrText xml:space="preserve"> PAGEREF _Toc93426717 \h </w:instrText>
        </w:r>
        <w:r w:rsidR="00506E2F">
          <w:rPr>
            <w:noProof/>
            <w:webHidden/>
          </w:rPr>
        </w:r>
        <w:r w:rsidR="00506E2F">
          <w:rPr>
            <w:noProof/>
            <w:webHidden/>
          </w:rPr>
          <w:fldChar w:fldCharType="separate"/>
        </w:r>
        <w:r w:rsidR="00506E2F">
          <w:rPr>
            <w:noProof/>
            <w:webHidden/>
          </w:rPr>
          <w:t>163</w:t>
        </w:r>
        <w:r w:rsidR="00506E2F">
          <w:rPr>
            <w:noProof/>
            <w:webHidden/>
          </w:rPr>
          <w:fldChar w:fldCharType="end"/>
        </w:r>
      </w:hyperlink>
    </w:p>
    <w:p w14:paraId="5429FA4C" w14:textId="4213D203" w:rsidR="00506E2F" w:rsidRDefault="004E11FE">
      <w:pPr>
        <w:pStyle w:val="TOC2"/>
        <w:tabs>
          <w:tab w:val="left" w:pos="880"/>
          <w:tab w:val="right" w:leader="dot" w:pos="11107"/>
        </w:tabs>
        <w:rPr>
          <w:rFonts w:asciiTheme="minorHAnsi" w:eastAsiaTheme="minorEastAsia" w:hAnsiTheme="minorHAnsi" w:cstheme="minorBidi"/>
          <w:i w:val="0"/>
          <w:noProof/>
          <w:sz w:val="22"/>
          <w:szCs w:val="22"/>
        </w:rPr>
      </w:pPr>
      <w:hyperlink w:anchor="_Toc93426718" w:history="1">
        <w:r w:rsidR="00506E2F" w:rsidRPr="00286BF8">
          <w:rPr>
            <w:rStyle w:val="Hyperlink"/>
            <w:noProof/>
          </w:rPr>
          <w:t>3.1</w:t>
        </w:r>
        <w:r w:rsidR="00506E2F">
          <w:rPr>
            <w:rFonts w:asciiTheme="minorHAnsi" w:eastAsiaTheme="minorEastAsia" w:hAnsiTheme="minorHAnsi" w:cstheme="minorBidi"/>
            <w:i w:val="0"/>
            <w:noProof/>
            <w:sz w:val="22"/>
            <w:szCs w:val="22"/>
          </w:rPr>
          <w:tab/>
        </w:r>
        <w:r w:rsidR="00506E2F" w:rsidRPr="00286BF8">
          <w:rPr>
            <w:rStyle w:val="Hyperlink"/>
            <w:noProof/>
          </w:rPr>
          <w:t>WIR-FUN-REQ-295913/A-Local Controller Client</w:t>
        </w:r>
        <w:r w:rsidR="00506E2F">
          <w:rPr>
            <w:noProof/>
            <w:webHidden/>
          </w:rPr>
          <w:tab/>
        </w:r>
        <w:r w:rsidR="00506E2F">
          <w:rPr>
            <w:noProof/>
            <w:webHidden/>
          </w:rPr>
          <w:fldChar w:fldCharType="begin"/>
        </w:r>
        <w:r w:rsidR="00506E2F">
          <w:rPr>
            <w:noProof/>
            <w:webHidden/>
          </w:rPr>
          <w:instrText xml:space="preserve"> PAGEREF _Toc93426718 \h </w:instrText>
        </w:r>
        <w:r w:rsidR="00506E2F">
          <w:rPr>
            <w:noProof/>
            <w:webHidden/>
          </w:rPr>
        </w:r>
        <w:r w:rsidR="00506E2F">
          <w:rPr>
            <w:noProof/>
            <w:webHidden/>
          </w:rPr>
          <w:fldChar w:fldCharType="separate"/>
        </w:r>
        <w:r w:rsidR="00506E2F">
          <w:rPr>
            <w:noProof/>
            <w:webHidden/>
          </w:rPr>
          <w:t>163</w:t>
        </w:r>
        <w:r w:rsidR="00506E2F">
          <w:rPr>
            <w:noProof/>
            <w:webHidden/>
          </w:rPr>
          <w:fldChar w:fldCharType="end"/>
        </w:r>
      </w:hyperlink>
    </w:p>
    <w:p w14:paraId="697412E5" w14:textId="0015710C" w:rsidR="00506E2F" w:rsidRDefault="004E11FE">
      <w:pPr>
        <w:pStyle w:val="TOC3"/>
        <w:tabs>
          <w:tab w:val="left" w:pos="1100"/>
          <w:tab w:val="right" w:leader="dot" w:pos="11107"/>
        </w:tabs>
        <w:rPr>
          <w:rFonts w:asciiTheme="minorHAnsi" w:eastAsiaTheme="minorEastAsia" w:hAnsiTheme="minorHAnsi" w:cstheme="minorBidi"/>
          <w:noProof/>
          <w:sz w:val="22"/>
          <w:szCs w:val="22"/>
        </w:rPr>
      </w:pPr>
      <w:hyperlink w:anchor="_Toc93426719" w:history="1">
        <w:r w:rsidR="00506E2F" w:rsidRPr="00286BF8">
          <w:rPr>
            <w:rStyle w:val="Hyperlink"/>
            <w:noProof/>
          </w:rPr>
          <w:t>3.1.1</w:t>
        </w:r>
        <w:r w:rsidR="00506E2F">
          <w:rPr>
            <w:rFonts w:asciiTheme="minorHAnsi" w:eastAsiaTheme="minorEastAsia" w:hAnsiTheme="minorHAnsi" w:cstheme="minorBidi"/>
            <w:noProof/>
            <w:sz w:val="22"/>
            <w:szCs w:val="22"/>
          </w:rPr>
          <w:tab/>
        </w:r>
        <w:r w:rsidR="00506E2F" w:rsidRPr="00286BF8">
          <w:rPr>
            <w:rStyle w:val="Hyperlink"/>
            <w:noProof/>
          </w:rPr>
          <w:t>Requirements</w:t>
        </w:r>
        <w:r w:rsidR="00506E2F">
          <w:rPr>
            <w:noProof/>
            <w:webHidden/>
          </w:rPr>
          <w:tab/>
        </w:r>
        <w:r w:rsidR="00506E2F">
          <w:rPr>
            <w:noProof/>
            <w:webHidden/>
          </w:rPr>
          <w:fldChar w:fldCharType="begin"/>
        </w:r>
        <w:r w:rsidR="00506E2F">
          <w:rPr>
            <w:noProof/>
            <w:webHidden/>
          </w:rPr>
          <w:instrText xml:space="preserve"> PAGEREF _Toc93426719 \h </w:instrText>
        </w:r>
        <w:r w:rsidR="00506E2F">
          <w:rPr>
            <w:noProof/>
            <w:webHidden/>
          </w:rPr>
        </w:r>
        <w:r w:rsidR="00506E2F">
          <w:rPr>
            <w:noProof/>
            <w:webHidden/>
          </w:rPr>
          <w:fldChar w:fldCharType="separate"/>
        </w:r>
        <w:r w:rsidR="00506E2F">
          <w:rPr>
            <w:noProof/>
            <w:webHidden/>
          </w:rPr>
          <w:t>163</w:t>
        </w:r>
        <w:r w:rsidR="00506E2F">
          <w:rPr>
            <w:noProof/>
            <w:webHidden/>
          </w:rPr>
          <w:fldChar w:fldCharType="end"/>
        </w:r>
      </w:hyperlink>
    </w:p>
    <w:p w14:paraId="2505BA81" w14:textId="3C356279" w:rsidR="00506E2F" w:rsidRDefault="004E11FE">
      <w:pPr>
        <w:pStyle w:val="TOC3"/>
        <w:tabs>
          <w:tab w:val="left" w:pos="1100"/>
          <w:tab w:val="right" w:leader="dot" w:pos="11107"/>
        </w:tabs>
        <w:rPr>
          <w:rFonts w:asciiTheme="minorHAnsi" w:eastAsiaTheme="minorEastAsia" w:hAnsiTheme="minorHAnsi" w:cstheme="minorBidi"/>
          <w:noProof/>
          <w:sz w:val="22"/>
          <w:szCs w:val="22"/>
        </w:rPr>
      </w:pPr>
      <w:hyperlink w:anchor="_Toc93426720" w:history="1">
        <w:r w:rsidR="00506E2F" w:rsidRPr="00286BF8">
          <w:rPr>
            <w:rStyle w:val="Hyperlink"/>
            <w:noProof/>
          </w:rPr>
          <w:t>3.1.2</w:t>
        </w:r>
        <w:r w:rsidR="00506E2F">
          <w:rPr>
            <w:rFonts w:asciiTheme="minorHAnsi" w:eastAsiaTheme="minorEastAsia" w:hAnsiTheme="minorHAnsi" w:cstheme="minorBidi"/>
            <w:noProof/>
            <w:sz w:val="22"/>
            <w:szCs w:val="22"/>
          </w:rPr>
          <w:tab/>
        </w:r>
        <w:r w:rsidR="00506E2F" w:rsidRPr="00286BF8">
          <w:rPr>
            <w:rStyle w:val="Hyperlink"/>
            <w:noProof/>
          </w:rPr>
          <w:t>Use Cases</w:t>
        </w:r>
        <w:r w:rsidR="00506E2F">
          <w:rPr>
            <w:noProof/>
            <w:webHidden/>
          </w:rPr>
          <w:tab/>
        </w:r>
        <w:r w:rsidR="00506E2F">
          <w:rPr>
            <w:noProof/>
            <w:webHidden/>
          </w:rPr>
          <w:fldChar w:fldCharType="begin"/>
        </w:r>
        <w:r w:rsidR="00506E2F">
          <w:rPr>
            <w:noProof/>
            <w:webHidden/>
          </w:rPr>
          <w:instrText xml:space="preserve"> PAGEREF _Toc93426720 \h </w:instrText>
        </w:r>
        <w:r w:rsidR="00506E2F">
          <w:rPr>
            <w:noProof/>
            <w:webHidden/>
          </w:rPr>
        </w:r>
        <w:r w:rsidR="00506E2F">
          <w:rPr>
            <w:noProof/>
            <w:webHidden/>
          </w:rPr>
          <w:fldChar w:fldCharType="separate"/>
        </w:r>
        <w:r w:rsidR="00506E2F">
          <w:rPr>
            <w:noProof/>
            <w:webHidden/>
          </w:rPr>
          <w:t>166</w:t>
        </w:r>
        <w:r w:rsidR="00506E2F">
          <w:rPr>
            <w:noProof/>
            <w:webHidden/>
          </w:rPr>
          <w:fldChar w:fldCharType="end"/>
        </w:r>
      </w:hyperlink>
    </w:p>
    <w:p w14:paraId="67D09C23" w14:textId="252DAA03" w:rsidR="00506E2F" w:rsidRDefault="004E11FE">
      <w:pPr>
        <w:pStyle w:val="TOC3"/>
        <w:tabs>
          <w:tab w:val="left" w:pos="1100"/>
          <w:tab w:val="right" w:leader="dot" w:pos="11107"/>
        </w:tabs>
        <w:rPr>
          <w:rFonts w:asciiTheme="minorHAnsi" w:eastAsiaTheme="minorEastAsia" w:hAnsiTheme="minorHAnsi" w:cstheme="minorBidi"/>
          <w:noProof/>
          <w:sz w:val="22"/>
          <w:szCs w:val="22"/>
        </w:rPr>
      </w:pPr>
      <w:hyperlink w:anchor="_Toc93426721" w:history="1">
        <w:r w:rsidR="00506E2F" w:rsidRPr="00286BF8">
          <w:rPr>
            <w:rStyle w:val="Hyperlink"/>
            <w:noProof/>
          </w:rPr>
          <w:t>3.1.3</w:t>
        </w:r>
        <w:r w:rsidR="00506E2F">
          <w:rPr>
            <w:rFonts w:asciiTheme="minorHAnsi" w:eastAsiaTheme="minorEastAsia" w:hAnsiTheme="minorHAnsi" w:cstheme="minorBidi"/>
            <w:noProof/>
            <w:sz w:val="22"/>
            <w:szCs w:val="22"/>
          </w:rPr>
          <w:tab/>
        </w:r>
        <w:r w:rsidR="00506E2F" w:rsidRPr="00286BF8">
          <w:rPr>
            <w:rStyle w:val="Hyperlink"/>
            <w:noProof/>
          </w:rPr>
          <w:t>White Box View</w:t>
        </w:r>
        <w:r w:rsidR="00506E2F">
          <w:rPr>
            <w:noProof/>
            <w:webHidden/>
          </w:rPr>
          <w:tab/>
        </w:r>
        <w:r w:rsidR="00506E2F">
          <w:rPr>
            <w:noProof/>
            <w:webHidden/>
          </w:rPr>
          <w:fldChar w:fldCharType="begin"/>
        </w:r>
        <w:r w:rsidR="00506E2F">
          <w:rPr>
            <w:noProof/>
            <w:webHidden/>
          </w:rPr>
          <w:instrText xml:space="preserve"> PAGEREF _Toc93426721 \h </w:instrText>
        </w:r>
        <w:r w:rsidR="00506E2F">
          <w:rPr>
            <w:noProof/>
            <w:webHidden/>
          </w:rPr>
        </w:r>
        <w:r w:rsidR="00506E2F">
          <w:rPr>
            <w:noProof/>
            <w:webHidden/>
          </w:rPr>
          <w:fldChar w:fldCharType="separate"/>
        </w:r>
        <w:r w:rsidR="00506E2F">
          <w:rPr>
            <w:noProof/>
            <w:webHidden/>
          </w:rPr>
          <w:t>166</w:t>
        </w:r>
        <w:r w:rsidR="00506E2F">
          <w:rPr>
            <w:noProof/>
            <w:webHidden/>
          </w:rPr>
          <w:fldChar w:fldCharType="end"/>
        </w:r>
      </w:hyperlink>
    </w:p>
    <w:p w14:paraId="4902CA2C" w14:textId="53494BBC" w:rsidR="00506E2F" w:rsidRDefault="004E11FE">
      <w:pPr>
        <w:pStyle w:val="TOC2"/>
        <w:tabs>
          <w:tab w:val="left" w:pos="880"/>
          <w:tab w:val="right" w:leader="dot" w:pos="11107"/>
        </w:tabs>
        <w:rPr>
          <w:rFonts w:asciiTheme="minorHAnsi" w:eastAsiaTheme="minorEastAsia" w:hAnsiTheme="minorHAnsi" w:cstheme="minorBidi"/>
          <w:i w:val="0"/>
          <w:noProof/>
          <w:sz w:val="22"/>
          <w:szCs w:val="22"/>
        </w:rPr>
      </w:pPr>
      <w:hyperlink w:anchor="_Toc93426722" w:history="1">
        <w:r w:rsidR="00506E2F" w:rsidRPr="00286BF8">
          <w:rPr>
            <w:rStyle w:val="Hyperlink"/>
            <w:noProof/>
          </w:rPr>
          <w:t>3.2</w:t>
        </w:r>
        <w:r w:rsidR="00506E2F">
          <w:rPr>
            <w:rFonts w:asciiTheme="minorHAnsi" w:eastAsiaTheme="minorEastAsia" w:hAnsiTheme="minorHAnsi" w:cstheme="minorBidi"/>
            <w:i w:val="0"/>
            <w:noProof/>
            <w:sz w:val="22"/>
            <w:szCs w:val="22"/>
          </w:rPr>
          <w:tab/>
        </w:r>
        <w:r w:rsidR="00506E2F" w:rsidRPr="00286BF8">
          <w:rPr>
            <w:rStyle w:val="Hyperlink"/>
            <w:noProof/>
          </w:rPr>
          <w:t>WIR-FUN-REQ-295926/A-Intents</w:t>
        </w:r>
        <w:r w:rsidR="00506E2F">
          <w:rPr>
            <w:noProof/>
            <w:webHidden/>
          </w:rPr>
          <w:tab/>
        </w:r>
        <w:r w:rsidR="00506E2F">
          <w:rPr>
            <w:noProof/>
            <w:webHidden/>
          </w:rPr>
          <w:fldChar w:fldCharType="begin"/>
        </w:r>
        <w:r w:rsidR="00506E2F">
          <w:rPr>
            <w:noProof/>
            <w:webHidden/>
          </w:rPr>
          <w:instrText xml:space="preserve"> PAGEREF _Toc93426722 \h </w:instrText>
        </w:r>
        <w:r w:rsidR="00506E2F">
          <w:rPr>
            <w:noProof/>
            <w:webHidden/>
          </w:rPr>
        </w:r>
        <w:r w:rsidR="00506E2F">
          <w:rPr>
            <w:noProof/>
            <w:webHidden/>
          </w:rPr>
          <w:fldChar w:fldCharType="separate"/>
        </w:r>
        <w:r w:rsidR="00506E2F">
          <w:rPr>
            <w:noProof/>
            <w:webHidden/>
          </w:rPr>
          <w:t>167</w:t>
        </w:r>
        <w:r w:rsidR="00506E2F">
          <w:rPr>
            <w:noProof/>
            <w:webHidden/>
          </w:rPr>
          <w:fldChar w:fldCharType="end"/>
        </w:r>
      </w:hyperlink>
    </w:p>
    <w:p w14:paraId="0B12E390" w14:textId="2D53BD0F" w:rsidR="00506E2F" w:rsidRDefault="004E11FE">
      <w:pPr>
        <w:pStyle w:val="TOC3"/>
        <w:tabs>
          <w:tab w:val="left" w:pos="1100"/>
          <w:tab w:val="right" w:leader="dot" w:pos="11107"/>
        </w:tabs>
        <w:rPr>
          <w:rFonts w:asciiTheme="minorHAnsi" w:eastAsiaTheme="minorEastAsia" w:hAnsiTheme="minorHAnsi" w:cstheme="minorBidi"/>
          <w:noProof/>
          <w:sz w:val="22"/>
          <w:szCs w:val="22"/>
        </w:rPr>
      </w:pPr>
      <w:hyperlink w:anchor="_Toc93426723" w:history="1">
        <w:r w:rsidR="00506E2F" w:rsidRPr="00286BF8">
          <w:rPr>
            <w:rStyle w:val="Hyperlink"/>
            <w:noProof/>
          </w:rPr>
          <w:t>3.2.1</w:t>
        </w:r>
        <w:r w:rsidR="00506E2F">
          <w:rPr>
            <w:rFonts w:asciiTheme="minorHAnsi" w:eastAsiaTheme="minorEastAsia" w:hAnsiTheme="minorHAnsi" w:cstheme="minorBidi"/>
            <w:noProof/>
            <w:sz w:val="22"/>
            <w:szCs w:val="22"/>
          </w:rPr>
          <w:tab/>
        </w:r>
        <w:r w:rsidR="00506E2F" w:rsidRPr="00286BF8">
          <w:rPr>
            <w:rStyle w:val="Hyperlink"/>
            <w:noProof/>
          </w:rPr>
          <w:t>Requirements</w:t>
        </w:r>
        <w:r w:rsidR="00506E2F">
          <w:rPr>
            <w:noProof/>
            <w:webHidden/>
          </w:rPr>
          <w:tab/>
        </w:r>
        <w:r w:rsidR="00506E2F">
          <w:rPr>
            <w:noProof/>
            <w:webHidden/>
          </w:rPr>
          <w:fldChar w:fldCharType="begin"/>
        </w:r>
        <w:r w:rsidR="00506E2F">
          <w:rPr>
            <w:noProof/>
            <w:webHidden/>
          </w:rPr>
          <w:instrText xml:space="preserve"> PAGEREF _Toc93426723 \h </w:instrText>
        </w:r>
        <w:r w:rsidR="00506E2F">
          <w:rPr>
            <w:noProof/>
            <w:webHidden/>
          </w:rPr>
        </w:r>
        <w:r w:rsidR="00506E2F">
          <w:rPr>
            <w:noProof/>
            <w:webHidden/>
          </w:rPr>
          <w:fldChar w:fldCharType="separate"/>
        </w:r>
        <w:r w:rsidR="00506E2F">
          <w:rPr>
            <w:noProof/>
            <w:webHidden/>
          </w:rPr>
          <w:t>167</w:t>
        </w:r>
        <w:r w:rsidR="00506E2F">
          <w:rPr>
            <w:noProof/>
            <w:webHidden/>
          </w:rPr>
          <w:fldChar w:fldCharType="end"/>
        </w:r>
      </w:hyperlink>
    </w:p>
    <w:p w14:paraId="6EB0BC2A" w14:textId="15F1C1F1" w:rsidR="00506E2F" w:rsidRDefault="004E11FE">
      <w:pPr>
        <w:pStyle w:val="TOC3"/>
        <w:tabs>
          <w:tab w:val="left" w:pos="1100"/>
          <w:tab w:val="right" w:leader="dot" w:pos="11107"/>
        </w:tabs>
        <w:rPr>
          <w:rFonts w:asciiTheme="minorHAnsi" w:eastAsiaTheme="minorEastAsia" w:hAnsiTheme="minorHAnsi" w:cstheme="minorBidi"/>
          <w:noProof/>
          <w:sz w:val="22"/>
          <w:szCs w:val="22"/>
        </w:rPr>
      </w:pPr>
      <w:hyperlink w:anchor="_Toc93426724" w:history="1">
        <w:r w:rsidR="00506E2F" w:rsidRPr="00286BF8">
          <w:rPr>
            <w:rStyle w:val="Hyperlink"/>
            <w:noProof/>
          </w:rPr>
          <w:t>3.2.2</w:t>
        </w:r>
        <w:r w:rsidR="00506E2F">
          <w:rPr>
            <w:rFonts w:asciiTheme="minorHAnsi" w:eastAsiaTheme="minorEastAsia" w:hAnsiTheme="minorHAnsi" w:cstheme="minorBidi"/>
            <w:noProof/>
            <w:sz w:val="22"/>
            <w:szCs w:val="22"/>
          </w:rPr>
          <w:tab/>
        </w:r>
        <w:r w:rsidR="00506E2F" w:rsidRPr="00286BF8">
          <w:rPr>
            <w:rStyle w:val="Hyperlink"/>
            <w:noProof/>
          </w:rPr>
          <w:t>Use Cases</w:t>
        </w:r>
        <w:r w:rsidR="00506E2F">
          <w:rPr>
            <w:noProof/>
            <w:webHidden/>
          </w:rPr>
          <w:tab/>
        </w:r>
        <w:r w:rsidR="00506E2F">
          <w:rPr>
            <w:noProof/>
            <w:webHidden/>
          </w:rPr>
          <w:fldChar w:fldCharType="begin"/>
        </w:r>
        <w:r w:rsidR="00506E2F">
          <w:rPr>
            <w:noProof/>
            <w:webHidden/>
          </w:rPr>
          <w:instrText xml:space="preserve"> PAGEREF _Toc93426724 \h </w:instrText>
        </w:r>
        <w:r w:rsidR="00506E2F">
          <w:rPr>
            <w:noProof/>
            <w:webHidden/>
          </w:rPr>
        </w:r>
        <w:r w:rsidR="00506E2F">
          <w:rPr>
            <w:noProof/>
            <w:webHidden/>
          </w:rPr>
          <w:fldChar w:fldCharType="separate"/>
        </w:r>
        <w:r w:rsidR="00506E2F">
          <w:rPr>
            <w:noProof/>
            <w:webHidden/>
          </w:rPr>
          <w:t>170</w:t>
        </w:r>
        <w:r w:rsidR="00506E2F">
          <w:rPr>
            <w:noProof/>
            <w:webHidden/>
          </w:rPr>
          <w:fldChar w:fldCharType="end"/>
        </w:r>
      </w:hyperlink>
    </w:p>
    <w:p w14:paraId="0D2F8196" w14:textId="73FC5F7F" w:rsidR="00506E2F" w:rsidRDefault="004E11FE">
      <w:pPr>
        <w:pStyle w:val="TOC3"/>
        <w:tabs>
          <w:tab w:val="left" w:pos="1100"/>
          <w:tab w:val="right" w:leader="dot" w:pos="11107"/>
        </w:tabs>
        <w:rPr>
          <w:rFonts w:asciiTheme="minorHAnsi" w:eastAsiaTheme="minorEastAsia" w:hAnsiTheme="minorHAnsi" w:cstheme="minorBidi"/>
          <w:noProof/>
          <w:sz w:val="22"/>
          <w:szCs w:val="22"/>
        </w:rPr>
      </w:pPr>
      <w:hyperlink w:anchor="_Toc93426725" w:history="1">
        <w:r w:rsidR="00506E2F" w:rsidRPr="00286BF8">
          <w:rPr>
            <w:rStyle w:val="Hyperlink"/>
            <w:noProof/>
          </w:rPr>
          <w:t>3.2.3</w:t>
        </w:r>
        <w:r w:rsidR="00506E2F">
          <w:rPr>
            <w:rFonts w:asciiTheme="minorHAnsi" w:eastAsiaTheme="minorEastAsia" w:hAnsiTheme="minorHAnsi" w:cstheme="minorBidi"/>
            <w:noProof/>
            <w:sz w:val="22"/>
            <w:szCs w:val="22"/>
          </w:rPr>
          <w:tab/>
        </w:r>
        <w:r w:rsidR="00506E2F" w:rsidRPr="00286BF8">
          <w:rPr>
            <w:rStyle w:val="Hyperlink"/>
            <w:noProof/>
          </w:rPr>
          <w:t>White Box View</w:t>
        </w:r>
        <w:r w:rsidR="00506E2F">
          <w:rPr>
            <w:noProof/>
            <w:webHidden/>
          </w:rPr>
          <w:tab/>
        </w:r>
        <w:r w:rsidR="00506E2F">
          <w:rPr>
            <w:noProof/>
            <w:webHidden/>
          </w:rPr>
          <w:fldChar w:fldCharType="begin"/>
        </w:r>
        <w:r w:rsidR="00506E2F">
          <w:rPr>
            <w:noProof/>
            <w:webHidden/>
          </w:rPr>
          <w:instrText xml:space="preserve"> PAGEREF _Toc93426725 \h </w:instrText>
        </w:r>
        <w:r w:rsidR="00506E2F">
          <w:rPr>
            <w:noProof/>
            <w:webHidden/>
          </w:rPr>
        </w:r>
        <w:r w:rsidR="00506E2F">
          <w:rPr>
            <w:noProof/>
            <w:webHidden/>
          </w:rPr>
          <w:fldChar w:fldCharType="separate"/>
        </w:r>
        <w:r w:rsidR="00506E2F">
          <w:rPr>
            <w:noProof/>
            <w:webHidden/>
          </w:rPr>
          <w:t>170</w:t>
        </w:r>
        <w:r w:rsidR="00506E2F">
          <w:rPr>
            <w:noProof/>
            <w:webHidden/>
          </w:rPr>
          <w:fldChar w:fldCharType="end"/>
        </w:r>
      </w:hyperlink>
    </w:p>
    <w:p w14:paraId="728B0160" w14:textId="246E9059" w:rsidR="00506E2F" w:rsidRDefault="004E11FE">
      <w:pPr>
        <w:pStyle w:val="TOC2"/>
        <w:tabs>
          <w:tab w:val="left" w:pos="880"/>
          <w:tab w:val="right" w:leader="dot" w:pos="11107"/>
        </w:tabs>
        <w:rPr>
          <w:rFonts w:asciiTheme="minorHAnsi" w:eastAsiaTheme="minorEastAsia" w:hAnsiTheme="minorHAnsi" w:cstheme="minorBidi"/>
          <w:i w:val="0"/>
          <w:noProof/>
          <w:sz w:val="22"/>
          <w:szCs w:val="22"/>
        </w:rPr>
      </w:pPr>
      <w:hyperlink w:anchor="_Toc93426726" w:history="1">
        <w:r w:rsidR="00506E2F" w:rsidRPr="00286BF8">
          <w:rPr>
            <w:rStyle w:val="Hyperlink"/>
            <w:noProof/>
          </w:rPr>
          <w:t>3.3</w:t>
        </w:r>
        <w:r w:rsidR="00506E2F">
          <w:rPr>
            <w:rFonts w:asciiTheme="minorHAnsi" w:eastAsiaTheme="minorEastAsia" w:hAnsiTheme="minorHAnsi" w:cstheme="minorBidi"/>
            <w:i w:val="0"/>
            <w:noProof/>
            <w:sz w:val="22"/>
            <w:szCs w:val="22"/>
          </w:rPr>
          <w:tab/>
        </w:r>
        <w:r w:rsidR="00506E2F" w:rsidRPr="00286BF8">
          <w:rPr>
            <w:rStyle w:val="Hyperlink"/>
            <w:noProof/>
          </w:rPr>
          <w:t>WIR-FUN-REQ-295935/A-Policy Manager</w:t>
        </w:r>
        <w:r w:rsidR="00506E2F">
          <w:rPr>
            <w:noProof/>
            <w:webHidden/>
          </w:rPr>
          <w:tab/>
        </w:r>
        <w:r w:rsidR="00506E2F">
          <w:rPr>
            <w:noProof/>
            <w:webHidden/>
          </w:rPr>
          <w:fldChar w:fldCharType="begin"/>
        </w:r>
        <w:r w:rsidR="00506E2F">
          <w:rPr>
            <w:noProof/>
            <w:webHidden/>
          </w:rPr>
          <w:instrText xml:space="preserve"> PAGEREF _Toc93426726 \h </w:instrText>
        </w:r>
        <w:r w:rsidR="00506E2F">
          <w:rPr>
            <w:noProof/>
            <w:webHidden/>
          </w:rPr>
        </w:r>
        <w:r w:rsidR="00506E2F">
          <w:rPr>
            <w:noProof/>
            <w:webHidden/>
          </w:rPr>
          <w:fldChar w:fldCharType="separate"/>
        </w:r>
        <w:r w:rsidR="00506E2F">
          <w:rPr>
            <w:noProof/>
            <w:webHidden/>
          </w:rPr>
          <w:t>171</w:t>
        </w:r>
        <w:r w:rsidR="00506E2F">
          <w:rPr>
            <w:noProof/>
            <w:webHidden/>
          </w:rPr>
          <w:fldChar w:fldCharType="end"/>
        </w:r>
      </w:hyperlink>
    </w:p>
    <w:p w14:paraId="59C0AE51" w14:textId="5F412BBD" w:rsidR="00506E2F" w:rsidRDefault="004E11FE">
      <w:pPr>
        <w:pStyle w:val="TOC3"/>
        <w:tabs>
          <w:tab w:val="left" w:pos="1100"/>
          <w:tab w:val="right" w:leader="dot" w:pos="11107"/>
        </w:tabs>
        <w:rPr>
          <w:rFonts w:asciiTheme="minorHAnsi" w:eastAsiaTheme="minorEastAsia" w:hAnsiTheme="minorHAnsi" w:cstheme="minorBidi"/>
          <w:noProof/>
          <w:sz w:val="22"/>
          <w:szCs w:val="22"/>
        </w:rPr>
      </w:pPr>
      <w:hyperlink w:anchor="_Toc93426727" w:history="1">
        <w:r w:rsidR="00506E2F" w:rsidRPr="00286BF8">
          <w:rPr>
            <w:rStyle w:val="Hyperlink"/>
            <w:noProof/>
          </w:rPr>
          <w:t>3.3.1</w:t>
        </w:r>
        <w:r w:rsidR="00506E2F">
          <w:rPr>
            <w:rFonts w:asciiTheme="minorHAnsi" w:eastAsiaTheme="minorEastAsia" w:hAnsiTheme="minorHAnsi" w:cstheme="minorBidi"/>
            <w:noProof/>
            <w:sz w:val="22"/>
            <w:szCs w:val="22"/>
          </w:rPr>
          <w:tab/>
        </w:r>
        <w:r w:rsidR="00506E2F" w:rsidRPr="00286BF8">
          <w:rPr>
            <w:rStyle w:val="Hyperlink"/>
            <w:noProof/>
          </w:rPr>
          <w:t>Requirements</w:t>
        </w:r>
        <w:r w:rsidR="00506E2F">
          <w:rPr>
            <w:noProof/>
            <w:webHidden/>
          </w:rPr>
          <w:tab/>
        </w:r>
        <w:r w:rsidR="00506E2F">
          <w:rPr>
            <w:noProof/>
            <w:webHidden/>
          </w:rPr>
          <w:fldChar w:fldCharType="begin"/>
        </w:r>
        <w:r w:rsidR="00506E2F">
          <w:rPr>
            <w:noProof/>
            <w:webHidden/>
          </w:rPr>
          <w:instrText xml:space="preserve"> PAGEREF _Toc93426727 \h </w:instrText>
        </w:r>
        <w:r w:rsidR="00506E2F">
          <w:rPr>
            <w:noProof/>
            <w:webHidden/>
          </w:rPr>
        </w:r>
        <w:r w:rsidR="00506E2F">
          <w:rPr>
            <w:noProof/>
            <w:webHidden/>
          </w:rPr>
          <w:fldChar w:fldCharType="separate"/>
        </w:r>
        <w:r w:rsidR="00506E2F">
          <w:rPr>
            <w:noProof/>
            <w:webHidden/>
          </w:rPr>
          <w:t>171</w:t>
        </w:r>
        <w:r w:rsidR="00506E2F">
          <w:rPr>
            <w:noProof/>
            <w:webHidden/>
          </w:rPr>
          <w:fldChar w:fldCharType="end"/>
        </w:r>
      </w:hyperlink>
    </w:p>
    <w:p w14:paraId="4FEC4FBD" w14:textId="78A527C8" w:rsidR="00506E2F" w:rsidRDefault="004E11FE">
      <w:pPr>
        <w:pStyle w:val="TOC3"/>
        <w:tabs>
          <w:tab w:val="left" w:pos="1100"/>
          <w:tab w:val="right" w:leader="dot" w:pos="11107"/>
        </w:tabs>
        <w:rPr>
          <w:rFonts w:asciiTheme="minorHAnsi" w:eastAsiaTheme="minorEastAsia" w:hAnsiTheme="minorHAnsi" w:cstheme="minorBidi"/>
          <w:noProof/>
          <w:sz w:val="22"/>
          <w:szCs w:val="22"/>
        </w:rPr>
      </w:pPr>
      <w:hyperlink w:anchor="_Toc93426728" w:history="1">
        <w:r w:rsidR="00506E2F" w:rsidRPr="00286BF8">
          <w:rPr>
            <w:rStyle w:val="Hyperlink"/>
            <w:noProof/>
          </w:rPr>
          <w:t>3.3.2</w:t>
        </w:r>
        <w:r w:rsidR="00506E2F">
          <w:rPr>
            <w:rFonts w:asciiTheme="minorHAnsi" w:eastAsiaTheme="minorEastAsia" w:hAnsiTheme="minorHAnsi" w:cstheme="minorBidi"/>
            <w:noProof/>
            <w:sz w:val="22"/>
            <w:szCs w:val="22"/>
          </w:rPr>
          <w:tab/>
        </w:r>
        <w:r w:rsidR="00506E2F" w:rsidRPr="00286BF8">
          <w:rPr>
            <w:rStyle w:val="Hyperlink"/>
            <w:noProof/>
          </w:rPr>
          <w:t>Use Cases</w:t>
        </w:r>
        <w:r w:rsidR="00506E2F">
          <w:rPr>
            <w:noProof/>
            <w:webHidden/>
          </w:rPr>
          <w:tab/>
        </w:r>
        <w:r w:rsidR="00506E2F">
          <w:rPr>
            <w:noProof/>
            <w:webHidden/>
          </w:rPr>
          <w:fldChar w:fldCharType="begin"/>
        </w:r>
        <w:r w:rsidR="00506E2F">
          <w:rPr>
            <w:noProof/>
            <w:webHidden/>
          </w:rPr>
          <w:instrText xml:space="preserve"> PAGEREF _Toc93426728 \h </w:instrText>
        </w:r>
        <w:r w:rsidR="00506E2F">
          <w:rPr>
            <w:noProof/>
            <w:webHidden/>
          </w:rPr>
        </w:r>
        <w:r w:rsidR="00506E2F">
          <w:rPr>
            <w:noProof/>
            <w:webHidden/>
          </w:rPr>
          <w:fldChar w:fldCharType="separate"/>
        </w:r>
        <w:r w:rsidR="00506E2F">
          <w:rPr>
            <w:noProof/>
            <w:webHidden/>
          </w:rPr>
          <w:t>174</w:t>
        </w:r>
        <w:r w:rsidR="00506E2F">
          <w:rPr>
            <w:noProof/>
            <w:webHidden/>
          </w:rPr>
          <w:fldChar w:fldCharType="end"/>
        </w:r>
      </w:hyperlink>
    </w:p>
    <w:p w14:paraId="37BBD83B" w14:textId="3D88104C" w:rsidR="00506E2F" w:rsidRDefault="004E11FE">
      <w:pPr>
        <w:pStyle w:val="TOC3"/>
        <w:tabs>
          <w:tab w:val="left" w:pos="1100"/>
          <w:tab w:val="right" w:leader="dot" w:pos="11107"/>
        </w:tabs>
        <w:rPr>
          <w:rFonts w:asciiTheme="minorHAnsi" w:eastAsiaTheme="minorEastAsia" w:hAnsiTheme="minorHAnsi" w:cstheme="minorBidi"/>
          <w:noProof/>
          <w:sz w:val="22"/>
          <w:szCs w:val="22"/>
        </w:rPr>
      </w:pPr>
      <w:hyperlink w:anchor="_Toc93426729" w:history="1">
        <w:r w:rsidR="00506E2F" w:rsidRPr="00286BF8">
          <w:rPr>
            <w:rStyle w:val="Hyperlink"/>
            <w:noProof/>
          </w:rPr>
          <w:t>3.3.3</w:t>
        </w:r>
        <w:r w:rsidR="00506E2F">
          <w:rPr>
            <w:rFonts w:asciiTheme="minorHAnsi" w:eastAsiaTheme="minorEastAsia" w:hAnsiTheme="minorHAnsi" w:cstheme="minorBidi"/>
            <w:noProof/>
            <w:sz w:val="22"/>
            <w:szCs w:val="22"/>
          </w:rPr>
          <w:tab/>
        </w:r>
        <w:r w:rsidR="00506E2F" w:rsidRPr="00286BF8">
          <w:rPr>
            <w:rStyle w:val="Hyperlink"/>
            <w:noProof/>
          </w:rPr>
          <w:t>White Box View</w:t>
        </w:r>
        <w:r w:rsidR="00506E2F">
          <w:rPr>
            <w:noProof/>
            <w:webHidden/>
          </w:rPr>
          <w:tab/>
        </w:r>
        <w:r w:rsidR="00506E2F">
          <w:rPr>
            <w:noProof/>
            <w:webHidden/>
          </w:rPr>
          <w:fldChar w:fldCharType="begin"/>
        </w:r>
        <w:r w:rsidR="00506E2F">
          <w:rPr>
            <w:noProof/>
            <w:webHidden/>
          </w:rPr>
          <w:instrText xml:space="preserve"> PAGEREF _Toc93426729 \h </w:instrText>
        </w:r>
        <w:r w:rsidR="00506E2F">
          <w:rPr>
            <w:noProof/>
            <w:webHidden/>
          </w:rPr>
        </w:r>
        <w:r w:rsidR="00506E2F">
          <w:rPr>
            <w:noProof/>
            <w:webHidden/>
          </w:rPr>
          <w:fldChar w:fldCharType="separate"/>
        </w:r>
        <w:r w:rsidR="00506E2F">
          <w:rPr>
            <w:noProof/>
            <w:webHidden/>
          </w:rPr>
          <w:t>175</w:t>
        </w:r>
        <w:r w:rsidR="00506E2F">
          <w:rPr>
            <w:noProof/>
            <w:webHidden/>
          </w:rPr>
          <w:fldChar w:fldCharType="end"/>
        </w:r>
      </w:hyperlink>
    </w:p>
    <w:p w14:paraId="3C632FB8" w14:textId="4E58BEF2" w:rsidR="00506E2F" w:rsidRDefault="004E11FE">
      <w:pPr>
        <w:pStyle w:val="TOC2"/>
        <w:tabs>
          <w:tab w:val="left" w:pos="880"/>
          <w:tab w:val="right" w:leader="dot" w:pos="11107"/>
        </w:tabs>
        <w:rPr>
          <w:rFonts w:asciiTheme="minorHAnsi" w:eastAsiaTheme="minorEastAsia" w:hAnsiTheme="minorHAnsi" w:cstheme="minorBidi"/>
          <w:i w:val="0"/>
          <w:noProof/>
          <w:sz w:val="22"/>
          <w:szCs w:val="22"/>
        </w:rPr>
      </w:pPr>
      <w:hyperlink w:anchor="_Toc93426730" w:history="1">
        <w:r w:rsidR="00506E2F" w:rsidRPr="00286BF8">
          <w:rPr>
            <w:rStyle w:val="Hyperlink"/>
            <w:noProof/>
          </w:rPr>
          <w:t>3.4</w:t>
        </w:r>
        <w:r w:rsidR="00506E2F">
          <w:rPr>
            <w:rFonts w:asciiTheme="minorHAnsi" w:eastAsiaTheme="minorEastAsia" w:hAnsiTheme="minorHAnsi" w:cstheme="minorBidi"/>
            <w:i w:val="0"/>
            <w:noProof/>
            <w:sz w:val="22"/>
            <w:szCs w:val="22"/>
          </w:rPr>
          <w:tab/>
        </w:r>
        <w:r w:rsidR="00506E2F" w:rsidRPr="00286BF8">
          <w:rPr>
            <w:rStyle w:val="Hyperlink"/>
            <w:noProof/>
          </w:rPr>
          <w:t>WIR-FUN-REQ-295945/A-Tunnel Manager</w:t>
        </w:r>
        <w:r w:rsidR="00506E2F">
          <w:rPr>
            <w:noProof/>
            <w:webHidden/>
          </w:rPr>
          <w:tab/>
        </w:r>
        <w:r w:rsidR="00506E2F">
          <w:rPr>
            <w:noProof/>
            <w:webHidden/>
          </w:rPr>
          <w:fldChar w:fldCharType="begin"/>
        </w:r>
        <w:r w:rsidR="00506E2F">
          <w:rPr>
            <w:noProof/>
            <w:webHidden/>
          </w:rPr>
          <w:instrText xml:space="preserve"> PAGEREF _Toc93426730 \h </w:instrText>
        </w:r>
        <w:r w:rsidR="00506E2F">
          <w:rPr>
            <w:noProof/>
            <w:webHidden/>
          </w:rPr>
        </w:r>
        <w:r w:rsidR="00506E2F">
          <w:rPr>
            <w:noProof/>
            <w:webHidden/>
          </w:rPr>
          <w:fldChar w:fldCharType="separate"/>
        </w:r>
        <w:r w:rsidR="00506E2F">
          <w:rPr>
            <w:noProof/>
            <w:webHidden/>
          </w:rPr>
          <w:t>176</w:t>
        </w:r>
        <w:r w:rsidR="00506E2F">
          <w:rPr>
            <w:noProof/>
            <w:webHidden/>
          </w:rPr>
          <w:fldChar w:fldCharType="end"/>
        </w:r>
      </w:hyperlink>
    </w:p>
    <w:p w14:paraId="442A68FB" w14:textId="35A8A45C" w:rsidR="00506E2F" w:rsidRDefault="004E11FE">
      <w:pPr>
        <w:pStyle w:val="TOC3"/>
        <w:tabs>
          <w:tab w:val="left" w:pos="1100"/>
          <w:tab w:val="right" w:leader="dot" w:pos="11107"/>
        </w:tabs>
        <w:rPr>
          <w:rFonts w:asciiTheme="minorHAnsi" w:eastAsiaTheme="minorEastAsia" w:hAnsiTheme="minorHAnsi" w:cstheme="minorBidi"/>
          <w:noProof/>
          <w:sz w:val="22"/>
          <w:szCs w:val="22"/>
        </w:rPr>
      </w:pPr>
      <w:hyperlink w:anchor="_Toc93426731" w:history="1">
        <w:r w:rsidR="00506E2F" w:rsidRPr="00286BF8">
          <w:rPr>
            <w:rStyle w:val="Hyperlink"/>
            <w:noProof/>
          </w:rPr>
          <w:t>3.4.1</w:t>
        </w:r>
        <w:r w:rsidR="00506E2F">
          <w:rPr>
            <w:rFonts w:asciiTheme="minorHAnsi" w:eastAsiaTheme="minorEastAsia" w:hAnsiTheme="minorHAnsi" w:cstheme="minorBidi"/>
            <w:noProof/>
            <w:sz w:val="22"/>
            <w:szCs w:val="22"/>
          </w:rPr>
          <w:tab/>
        </w:r>
        <w:r w:rsidR="00506E2F" w:rsidRPr="00286BF8">
          <w:rPr>
            <w:rStyle w:val="Hyperlink"/>
            <w:noProof/>
          </w:rPr>
          <w:t>Requirements</w:t>
        </w:r>
        <w:r w:rsidR="00506E2F">
          <w:rPr>
            <w:noProof/>
            <w:webHidden/>
          </w:rPr>
          <w:tab/>
        </w:r>
        <w:r w:rsidR="00506E2F">
          <w:rPr>
            <w:noProof/>
            <w:webHidden/>
          </w:rPr>
          <w:fldChar w:fldCharType="begin"/>
        </w:r>
        <w:r w:rsidR="00506E2F">
          <w:rPr>
            <w:noProof/>
            <w:webHidden/>
          </w:rPr>
          <w:instrText xml:space="preserve"> PAGEREF _Toc93426731 \h </w:instrText>
        </w:r>
        <w:r w:rsidR="00506E2F">
          <w:rPr>
            <w:noProof/>
            <w:webHidden/>
          </w:rPr>
        </w:r>
        <w:r w:rsidR="00506E2F">
          <w:rPr>
            <w:noProof/>
            <w:webHidden/>
          </w:rPr>
          <w:fldChar w:fldCharType="separate"/>
        </w:r>
        <w:r w:rsidR="00506E2F">
          <w:rPr>
            <w:noProof/>
            <w:webHidden/>
          </w:rPr>
          <w:t>176</w:t>
        </w:r>
        <w:r w:rsidR="00506E2F">
          <w:rPr>
            <w:noProof/>
            <w:webHidden/>
          </w:rPr>
          <w:fldChar w:fldCharType="end"/>
        </w:r>
      </w:hyperlink>
    </w:p>
    <w:p w14:paraId="2A0A356F" w14:textId="5A05E384" w:rsidR="00506E2F" w:rsidRDefault="004E11FE">
      <w:pPr>
        <w:pStyle w:val="TOC3"/>
        <w:tabs>
          <w:tab w:val="left" w:pos="1100"/>
          <w:tab w:val="right" w:leader="dot" w:pos="11107"/>
        </w:tabs>
        <w:rPr>
          <w:rFonts w:asciiTheme="minorHAnsi" w:eastAsiaTheme="minorEastAsia" w:hAnsiTheme="minorHAnsi" w:cstheme="minorBidi"/>
          <w:noProof/>
          <w:sz w:val="22"/>
          <w:szCs w:val="22"/>
        </w:rPr>
      </w:pPr>
      <w:hyperlink w:anchor="_Toc93426732" w:history="1">
        <w:r w:rsidR="00506E2F" w:rsidRPr="00286BF8">
          <w:rPr>
            <w:rStyle w:val="Hyperlink"/>
            <w:noProof/>
          </w:rPr>
          <w:t>3.4.2</w:t>
        </w:r>
        <w:r w:rsidR="00506E2F">
          <w:rPr>
            <w:rFonts w:asciiTheme="minorHAnsi" w:eastAsiaTheme="minorEastAsia" w:hAnsiTheme="minorHAnsi" w:cstheme="minorBidi"/>
            <w:noProof/>
            <w:sz w:val="22"/>
            <w:szCs w:val="22"/>
          </w:rPr>
          <w:tab/>
        </w:r>
        <w:r w:rsidR="00506E2F" w:rsidRPr="00286BF8">
          <w:rPr>
            <w:rStyle w:val="Hyperlink"/>
            <w:noProof/>
          </w:rPr>
          <w:t>Use Cases</w:t>
        </w:r>
        <w:r w:rsidR="00506E2F">
          <w:rPr>
            <w:noProof/>
            <w:webHidden/>
          </w:rPr>
          <w:tab/>
        </w:r>
        <w:r w:rsidR="00506E2F">
          <w:rPr>
            <w:noProof/>
            <w:webHidden/>
          </w:rPr>
          <w:fldChar w:fldCharType="begin"/>
        </w:r>
        <w:r w:rsidR="00506E2F">
          <w:rPr>
            <w:noProof/>
            <w:webHidden/>
          </w:rPr>
          <w:instrText xml:space="preserve"> PAGEREF _Toc93426732 \h </w:instrText>
        </w:r>
        <w:r w:rsidR="00506E2F">
          <w:rPr>
            <w:noProof/>
            <w:webHidden/>
          </w:rPr>
        </w:r>
        <w:r w:rsidR="00506E2F">
          <w:rPr>
            <w:noProof/>
            <w:webHidden/>
          </w:rPr>
          <w:fldChar w:fldCharType="separate"/>
        </w:r>
        <w:r w:rsidR="00506E2F">
          <w:rPr>
            <w:noProof/>
            <w:webHidden/>
          </w:rPr>
          <w:t>180</w:t>
        </w:r>
        <w:r w:rsidR="00506E2F">
          <w:rPr>
            <w:noProof/>
            <w:webHidden/>
          </w:rPr>
          <w:fldChar w:fldCharType="end"/>
        </w:r>
      </w:hyperlink>
    </w:p>
    <w:p w14:paraId="64B0AB67" w14:textId="26EBAADA" w:rsidR="00506E2F" w:rsidRDefault="004E11FE">
      <w:pPr>
        <w:pStyle w:val="TOC3"/>
        <w:tabs>
          <w:tab w:val="left" w:pos="1100"/>
          <w:tab w:val="right" w:leader="dot" w:pos="11107"/>
        </w:tabs>
        <w:rPr>
          <w:rFonts w:asciiTheme="minorHAnsi" w:eastAsiaTheme="minorEastAsia" w:hAnsiTheme="minorHAnsi" w:cstheme="minorBidi"/>
          <w:noProof/>
          <w:sz w:val="22"/>
          <w:szCs w:val="22"/>
        </w:rPr>
      </w:pPr>
      <w:hyperlink w:anchor="_Toc93426733" w:history="1">
        <w:r w:rsidR="00506E2F" w:rsidRPr="00286BF8">
          <w:rPr>
            <w:rStyle w:val="Hyperlink"/>
            <w:noProof/>
          </w:rPr>
          <w:t>3.4.3</w:t>
        </w:r>
        <w:r w:rsidR="00506E2F">
          <w:rPr>
            <w:rFonts w:asciiTheme="minorHAnsi" w:eastAsiaTheme="minorEastAsia" w:hAnsiTheme="minorHAnsi" w:cstheme="minorBidi"/>
            <w:noProof/>
            <w:sz w:val="22"/>
            <w:szCs w:val="22"/>
          </w:rPr>
          <w:tab/>
        </w:r>
        <w:r w:rsidR="00506E2F" w:rsidRPr="00286BF8">
          <w:rPr>
            <w:rStyle w:val="Hyperlink"/>
            <w:noProof/>
          </w:rPr>
          <w:t>White Box View</w:t>
        </w:r>
        <w:r w:rsidR="00506E2F">
          <w:rPr>
            <w:noProof/>
            <w:webHidden/>
          </w:rPr>
          <w:tab/>
        </w:r>
        <w:r w:rsidR="00506E2F">
          <w:rPr>
            <w:noProof/>
            <w:webHidden/>
          </w:rPr>
          <w:fldChar w:fldCharType="begin"/>
        </w:r>
        <w:r w:rsidR="00506E2F">
          <w:rPr>
            <w:noProof/>
            <w:webHidden/>
          </w:rPr>
          <w:instrText xml:space="preserve"> PAGEREF _Toc93426733 \h </w:instrText>
        </w:r>
        <w:r w:rsidR="00506E2F">
          <w:rPr>
            <w:noProof/>
            <w:webHidden/>
          </w:rPr>
        </w:r>
        <w:r w:rsidR="00506E2F">
          <w:rPr>
            <w:noProof/>
            <w:webHidden/>
          </w:rPr>
          <w:fldChar w:fldCharType="separate"/>
        </w:r>
        <w:r w:rsidR="00506E2F">
          <w:rPr>
            <w:noProof/>
            <w:webHidden/>
          </w:rPr>
          <w:t>180</w:t>
        </w:r>
        <w:r w:rsidR="00506E2F">
          <w:rPr>
            <w:noProof/>
            <w:webHidden/>
          </w:rPr>
          <w:fldChar w:fldCharType="end"/>
        </w:r>
      </w:hyperlink>
    </w:p>
    <w:p w14:paraId="68AC8494" w14:textId="57D84889" w:rsidR="00506E2F" w:rsidRDefault="004E11FE">
      <w:pPr>
        <w:pStyle w:val="TOC2"/>
        <w:tabs>
          <w:tab w:val="left" w:pos="880"/>
          <w:tab w:val="right" w:leader="dot" w:pos="11107"/>
        </w:tabs>
        <w:rPr>
          <w:rFonts w:asciiTheme="minorHAnsi" w:eastAsiaTheme="minorEastAsia" w:hAnsiTheme="minorHAnsi" w:cstheme="minorBidi"/>
          <w:i w:val="0"/>
          <w:noProof/>
          <w:sz w:val="22"/>
          <w:szCs w:val="22"/>
        </w:rPr>
      </w:pPr>
      <w:hyperlink w:anchor="_Toc93426734" w:history="1">
        <w:r w:rsidR="00506E2F" w:rsidRPr="00286BF8">
          <w:rPr>
            <w:rStyle w:val="Hyperlink"/>
            <w:noProof/>
          </w:rPr>
          <w:t>3.5</w:t>
        </w:r>
        <w:r w:rsidR="00506E2F">
          <w:rPr>
            <w:rFonts w:asciiTheme="minorHAnsi" w:eastAsiaTheme="minorEastAsia" w:hAnsiTheme="minorHAnsi" w:cstheme="minorBidi"/>
            <w:i w:val="0"/>
            <w:noProof/>
            <w:sz w:val="22"/>
            <w:szCs w:val="22"/>
          </w:rPr>
          <w:tab/>
        </w:r>
        <w:r w:rsidR="00506E2F" w:rsidRPr="00286BF8">
          <w:rPr>
            <w:rStyle w:val="Hyperlink"/>
            <w:noProof/>
          </w:rPr>
          <w:t>WIR-FUN-REQ-295959/A-Diagnostics</w:t>
        </w:r>
        <w:r w:rsidR="00506E2F">
          <w:rPr>
            <w:noProof/>
            <w:webHidden/>
          </w:rPr>
          <w:tab/>
        </w:r>
        <w:r w:rsidR="00506E2F">
          <w:rPr>
            <w:noProof/>
            <w:webHidden/>
          </w:rPr>
          <w:fldChar w:fldCharType="begin"/>
        </w:r>
        <w:r w:rsidR="00506E2F">
          <w:rPr>
            <w:noProof/>
            <w:webHidden/>
          </w:rPr>
          <w:instrText xml:space="preserve"> PAGEREF _Toc93426734 \h </w:instrText>
        </w:r>
        <w:r w:rsidR="00506E2F">
          <w:rPr>
            <w:noProof/>
            <w:webHidden/>
          </w:rPr>
        </w:r>
        <w:r w:rsidR="00506E2F">
          <w:rPr>
            <w:noProof/>
            <w:webHidden/>
          </w:rPr>
          <w:fldChar w:fldCharType="separate"/>
        </w:r>
        <w:r w:rsidR="00506E2F">
          <w:rPr>
            <w:noProof/>
            <w:webHidden/>
          </w:rPr>
          <w:t>181</w:t>
        </w:r>
        <w:r w:rsidR="00506E2F">
          <w:rPr>
            <w:noProof/>
            <w:webHidden/>
          </w:rPr>
          <w:fldChar w:fldCharType="end"/>
        </w:r>
      </w:hyperlink>
    </w:p>
    <w:p w14:paraId="3D670CC4" w14:textId="5591462B" w:rsidR="00506E2F" w:rsidRDefault="004E11FE">
      <w:pPr>
        <w:pStyle w:val="TOC3"/>
        <w:tabs>
          <w:tab w:val="left" w:pos="1100"/>
          <w:tab w:val="right" w:leader="dot" w:pos="11107"/>
        </w:tabs>
        <w:rPr>
          <w:rFonts w:asciiTheme="minorHAnsi" w:eastAsiaTheme="minorEastAsia" w:hAnsiTheme="minorHAnsi" w:cstheme="minorBidi"/>
          <w:noProof/>
          <w:sz w:val="22"/>
          <w:szCs w:val="22"/>
        </w:rPr>
      </w:pPr>
      <w:hyperlink w:anchor="_Toc93426735" w:history="1">
        <w:r w:rsidR="00506E2F" w:rsidRPr="00286BF8">
          <w:rPr>
            <w:rStyle w:val="Hyperlink"/>
            <w:noProof/>
          </w:rPr>
          <w:t>3.5.1</w:t>
        </w:r>
        <w:r w:rsidR="00506E2F">
          <w:rPr>
            <w:rFonts w:asciiTheme="minorHAnsi" w:eastAsiaTheme="minorEastAsia" w:hAnsiTheme="minorHAnsi" w:cstheme="minorBidi"/>
            <w:noProof/>
            <w:sz w:val="22"/>
            <w:szCs w:val="22"/>
          </w:rPr>
          <w:tab/>
        </w:r>
        <w:r w:rsidR="00506E2F" w:rsidRPr="00286BF8">
          <w:rPr>
            <w:rStyle w:val="Hyperlink"/>
            <w:noProof/>
          </w:rPr>
          <w:t>Requirements</w:t>
        </w:r>
        <w:r w:rsidR="00506E2F">
          <w:rPr>
            <w:noProof/>
            <w:webHidden/>
          </w:rPr>
          <w:tab/>
        </w:r>
        <w:r w:rsidR="00506E2F">
          <w:rPr>
            <w:noProof/>
            <w:webHidden/>
          </w:rPr>
          <w:fldChar w:fldCharType="begin"/>
        </w:r>
        <w:r w:rsidR="00506E2F">
          <w:rPr>
            <w:noProof/>
            <w:webHidden/>
          </w:rPr>
          <w:instrText xml:space="preserve"> PAGEREF _Toc93426735 \h </w:instrText>
        </w:r>
        <w:r w:rsidR="00506E2F">
          <w:rPr>
            <w:noProof/>
            <w:webHidden/>
          </w:rPr>
        </w:r>
        <w:r w:rsidR="00506E2F">
          <w:rPr>
            <w:noProof/>
            <w:webHidden/>
          </w:rPr>
          <w:fldChar w:fldCharType="separate"/>
        </w:r>
        <w:r w:rsidR="00506E2F">
          <w:rPr>
            <w:noProof/>
            <w:webHidden/>
          </w:rPr>
          <w:t>181</w:t>
        </w:r>
        <w:r w:rsidR="00506E2F">
          <w:rPr>
            <w:noProof/>
            <w:webHidden/>
          </w:rPr>
          <w:fldChar w:fldCharType="end"/>
        </w:r>
      </w:hyperlink>
    </w:p>
    <w:p w14:paraId="35617D5E" w14:textId="1D985336" w:rsidR="00506E2F" w:rsidRDefault="004E11FE">
      <w:pPr>
        <w:pStyle w:val="TOC3"/>
        <w:tabs>
          <w:tab w:val="left" w:pos="1100"/>
          <w:tab w:val="right" w:leader="dot" w:pos="11107"/>
        </w:tabs>
        <w:rPr>
          <w:rFonts w:asciiTheme="minorHAnsi" w:eastAsiaTheme="minorEastAsia" w:hAnsiTheme="minorHAnsi" w:cstheme="minorBidi"/>
          <w:noProof/>
          <w:sz w:val="22"/>
          <w:szCs w:val="22"/>
        </w:rPr>
      </w:pPr>
      <w:hyperlink w:anchor="_Toc93426736" w:history="1">
        <w:r w:rsidR="00506E2F" w:rsidRPr="00286BF8">
          <w:rPr>
            <w:rStyle w:val="Hyperlink"/>
            <w:noProof/>
          </w:rPr>
          <w:t>3.5.2</w:t>
        </w:r>
        <w:r w:rsidR="00506E2F">
          <w:rPr>
            <w:rFonts w:asciiTheme="minorHAnsi" w:eastAsiaTheme="minorEastAsia" w:hAnsiTheme="minorHAnsi" w:cstheme="minorBidi"/>
            <w:noProof/>
            <w:sz w:val="22"/>
            <w:szCs w:val="22"/>
          </w:rPr>
          <w:tab/>
        </w:r>
        <w:r w:rsidR="00506E2F" w:rsidRPr="00286BF8">
          <w:rPr>
            <w:rStyle w:val="Hyperlink"/>
            <w:noProof/>
          </w:rPr>
          <w:t>Use Cases</w:t>
        </w:r>
        <w:r w:rsidR="00506E2F">
          <w:rPr>
            <w:noProof/>
            <w:webHidden/>
          </w:rPr>
          <w:tab/>
        </w:r>
        <w:r w:rsidR="00506E2F">
          <w:rPr>
            <w:noProof/>
            <w:webHidden/>
          </w:rPr>
          <w:fldChar w:fldCharType="begin"/>
        </w:r>
        <w:r w:rsidR="00506E2F">
          <w:rPr>
            <w:noProof/>
            <w:webHidden/>
          </w:rPr>
          <w:instrText xml:space="preserve"> PAGEREF _Toc93426736 \h </w:instrText>
        </w:r>
        <w:r w:rsidR="00506E2F">
          <w:rPr>
            <w:noProof/>
            <w:webHidden/>
          </w:rPr>
        </w:r>
        <w:r w:rsidR="00506E2F">
          <w:rPr>
            <w:noProof/>
            <w:webHidden/>
          </w:rPr>
          <w:fldChar w:fldCharType="separate"/>
        </w:r>
        <w:r w:rsidR="00506E2F">
          <w:rPr>
            <w:noProof/>
            <w:webHidden/>
          </w:rPr>
          <w:t>183</w:t>
        </w:r>
        <w:r w:rsidR="00506E2F">
          <w:rPr>
            <w:noProof/>
            <w:webHidden/>
          </w:rPr>
          <w:fldChar w:fldCharType="end"/>
        </w:r>
      </w:hyperlink>
    </w:p>
    <w:p w14:paraId="78134188" w14:textId="5E8FCEA0" w:rsidR="00506E2F" w:rsidRDefault="004E11FE">
      <w:pPr>
        <w:pStyle w:val="TOC3"/>
        <w:tabs>
          <w:tab w:val="left" w:pos="1100"/>
          <w:tab w:val="right" w:leader="dot" w:pos="11107"/>
        </w:tabs>
        <w:rPr>
          <w:rFonts w:asciiTheme="minorHAnsi" w:eastAsiaTheme="minorEastAsia" w:hAnsiTheme="minorHAnsi" w:cstheme="minorBidi"/>
          <w:noProof/>
          <w:sz w:val="22"/>
          <w:szCs w:val="22"/>
        </w:rPr>
      </w:pPr>
      <w:hyperlink w:anchor="_Toc93426737" w:history="1">
        <w:r w:rsidR="00506E2F" w:rsidRPr="00286BF8">
          <w:rPr>
            <w:rStyle w:val="Hyperlink"/>
            <w:noProof/>
          </w:rPr>
          <w:t>3.5.3</w:t>
        </w:r>
        <w:r w:rsidR="00506E2F">
          <w:rPr>
            <w:rFonts w:asciiTheme="minorHAnsi" w:eastAsiaTheme="minorEastAsia" w:hAnsiTheme="minorHAnsi" w:cstheme="minorBidi"/>
            <w:noProof/>
            <w:sz w:val="22"/>
            <w:szCs w:val="22"/>
          </w:rPr>
          <w:tab/>
        </w:r>
        <w:r w:rsidR="00506E2F" w:rsidRPr="00286BF8">
          <w:rPr>
            <w:rStyle w:val="Hyperlink"/>
            <w:noProof/>
          </w:rPr>
          <w:t>White Box View</w:t>
        </w:r>
        <w:r w:rsidR="00506E2F">
          <w:rPr>
            <w:noProof/>
            <w:webHidden/>
          </w:rPr>
          <w:tab/>
        </w:r>
        <w:r w:rsidR="00506E2F">
          <w:rPr>
            <w:noProof/>
            <w:webHidden/>
          </w:rPr>
          <w:fldChar w:fldCharType="begin"/>
        </w:r>
        <w:r w:rsidR="00506E2F">
          <w:rPr>
            <w:noProof/>
            <w:webHidden/>
          </w:rPr>
          <w:instrText xml:space="preserve"> PAGEREF _Toc93426737 \h </w:instrText>
        </w:r>
        <w:r w:rsidR="00506E2F">
          <w:rPr>
            <w:noProof/>
            <w:webHidden/>
          </w:rPr>
        </w:r>
        <w:r w:rsidR="00506E2F">
          <w:rPr>
            <w:noProof/>
            <w:webHidden/>
          </w:rPr>
          <w:fldChar w:fldCharType="separate"/>
        </w:r>
        <w:r w:rsidR="00506E2F">
          <w:rPr>
            <w:noProof/>
            <w:webHidden/>
          </w:rPr>
          <w:t>184</w:t>
        </w:r>
        <w:r w:rsidR="00506E2F">
          <w:rPr>
            <w:noProof/>
            <w:webHidden/>
          </w:rPr>
          <w:fldChar w:fldCharType="end"/>
        </w:r>
      </w:hyperlink>
    </w:p>
    <w:p w14:paraId="15C5FC10" w14:textId="754DE182" w:rsidR="00506E2F" w:rsidRDefault="004E11FE">
      <w:pPr>
        <w:pStyle w:val="TOC2"/>
        <w:tabs>
          <w:tab w:val="left" w:pos="880"/>
          <w:tab w:val="right" w:leader="dot" w:pos="11107"/>
        </w:tabs>
        <w:rPr>
          <w:rFonts w:asciiTheme="minorHAnsi" w:eastAsiaTheme="minorEastAsia" w:hAnsiTheme="minorHAnsi" w:cstheme="minorBidi"/>
          <w:i w:val="0"/>
          <w:noProof/>
          <w:sz w:val="22"/>
          <w:szCs w:val="22"/>
        </w:rPr>
      </w:pPr>
      <w:hyperlink w:anchor="_Toc93426738" w:history="1">
        <w:r w:rsidR="00506E2F" w:rsidRPr="00286BF8">
          <w:rPr>
            <w:rStyle w:val="Hyperlink"/>
            <w:noProof/>
          </w:rPr>
          <w:t>3.6</w:t>
        </w:r>
        <w:r w:rsidR="00506E2F">
          <w:rPr>
            <w:rFonts w:asciiTheme="minorHAnsi" w:eastAsiaTheme="minorEastAsia" w:hAnsiTheme="minorHAnsi" w:cstheme="minorBidi"/>
            <w:i w:val="0"/>
            <w:noProof/>
            <w:sz w:val="22"/>
            <w:szCs w:val="22"/>
          </w:rPr>
          <w:tab/>
        </w:r>
        <w:r w:rsidR="00506E2F" w:rsidRPr="00286BF8">
          <w:rPr>
            <w:rStyle w:val="Hyperlink"/>
            <w:noProof/>
          </w:rPr>
          <w:t>WIR-FUN-REQ-295966/A-Data Usage</w:t>
        </w:r>
        <w:r w:rsidR="00506E2F">
          <w:rPr>
            <w:noProof/>
            <w:webHidden/>
          </w:rPr>
          <w:tab/>
        </w:r>
        <w:r w:rsidR="00506E2F">
          <w:rPr>
            <w:noProof/>
            <w:webHidden/>
          </w:rPr>
          <w:fldChar w:fldCharType="begin"/>
        </w:r>
        <w:r w:rsidR="00506E2F">
          <w:rPr>
            <w:noProof/>
            <w:webHidden/>
          </w:rPr>
          <w:instrText xml:space="preserve"> PAGEREF _Toc93426738 \h </w:instrText>
        </w:r>
        <w:r w:rsidR="00506E2F">
          <w:rPr>
            <w:noProof/>
            <w:webHidden/>
          </w:rPr>
        </w:r>
        <w:r w:rsidR="00506E2F">
          <w:rPr>
            <w:noProof/>
            <w:webHidden/>
          </w:rPr>
          <w:fldChar w:fldCharType="separate"/>
        </w:r>
        <w:r w:rsidR="00506E2F">
          <w:rPr>
            <w:noProof/>
            <w:webHidden/>
          </w:rPr>
          <w:t>185</w:t>
        </w:r>
        <w:r w:rsidR="00506E2F">
          <w:rPr>
            <w:noProof/>
            <w:webHidden/>
          </w:rPr>
          <w:fldChar w:fldCharType="end"/>
        </w:r>
      </w:hyperlink>
    </w:p>
    <w:p w14:paraId="6763BCD0" w14:textId="2D7505E9" w:rsidR="00506E2F" w:rsidRDefault="004E11FE">
      <w:pPr>
        <w:pStyle w:val="TOC3"/>
        <w:tabs>
          <w:tab w:val="left" w:pos="1100"/>
          <w:tab w:val="right" w:leader="dot" w:pos="11107"/>
        </w:tabs>
        <w:rPr>
          <w:rFonts w:asciiTheme="minorHAnsi" w:eastAsiaTheme="minorEastAsia" w:hAnsiTheme="minorHAnsi" w:cstheme="minorBidi"/>
          <w:noProof/>
          <w:sz w:val="22"/>
          <w:szCs w:val="22"/>
        </w:rPr>
      </w:pPr>
      <w:hyperlink w:anchor="_Toc93426739" w:history="1">
        <w:r w:rsidR="00506E2F" w:rsidRPr="00286BF8">
          <w:rPr>
            <w:rStyle w:val="Hyperlink"/>
            <w:noProof/>
          </w:rPr>
          <w:t>3.6.1</w:t>
        </w:r>
        <w:r w:rsidR="00506E2F">
          <w:rPr>
            <w:rFonts w:asciiTheme="minorHAnsi" w:eastAsiaTheme="minorEastAsia" w:hAnsiTheme="minorHAnsi" w:cstheme="minorBidi"/>
            <w:noProof/>
            <w:sz w:val="22"/>
            <w:szCs w:val="22"/>
          </w:rPr>
          <w:tab/>
        </w:r>
        <w:r w:rsidR="00506E2F" w:rsidRPr="00286BF8">
          <w:rPr>
            <w:rStyle w:val="Hyperlink"/>
            <w:noProof/>
          </w:rPr>
          <w:t>Requirements</w:t>
        </w:r>
        <w:r w:rsidR="00506E2F">
          <w:rPr>
            <w:noProof/>
            <w:webHidden/>
          </w:rPr>
          <w:tab/>
        </w:r>
        <w:r w:rsidR="00506E2F">
          <w:rPr>
            <w:noProof/>
            <w:webHidden/>
          </w:rPr>
          <w:fldChar w:fldCharType="begin"/>
        </w:r>
        <w:r w:rsidR="00506E2F">
          <w:rPr>
            <w:noProof/>
            <w:webHidden/>
          </w:rPr>
          <w:instrText xml:space="preserve"> PAGEREF _Toc93426739 \h </w:instrText>
        </w:r>
        <w:r w:rsidR="00506E2F">
          <w:rPr>
            <w:noProof/>
            <w:webHidden/>
          </w:rPr>
        </w:r>
        <w:r w:rsidR="00506E2F">
          <w:rPr>
            <w:noProof/>
            <w:webHidden/>
          </w:rPr>
          <w:fldChar w:fldCharType="separate"/>
        </w:r>
        <w:r w:rsidR="00506E2F">
          <w:rPr>
            <w:noProof/>
            <w:webHidden/>
          </w:rPr>
          <w:t>185</w:t>
        </w:r>
        <w:r w:rsidR="00506E2F">
          <w:rPr>
            <w:noProof/>
            <w:webHidden/>
          </w:rPr>
          <w:fldChar w:fldCharType="end"/>
        </w:r>
      </w:hyperlink>
    </w:p>
    <w:p w14:paraId="784F70F1" w14:textId="631514F3" w:rsidR="00506E2F" w:rsidRDefault="004E11FE">
      <w:pPr>
        <w:pStyle w:val="TOC3"/>
        <w:tabs>
          <w:tab w:val="left" w:pos="1100"/>
          <w:tab w:val="right" w:leader="dot" w:pos="11107"/>
        </w:tabs>
        <w:rPr>
          <w:rFonts w:asciiTheme="minorHAnsi" w:eastAsiaTheme="minorEastAsia" w:hAnsiTheme="minorHAnsi" w:cstheme="minorBidi"/>
          <w:noProof/>
          <w:sz w:val="22"/>
          <w:szCs w:val="22"/>
        </w:rPr>
      </w:pPr>
      <w:hyperlink w:anchor="_Toc93426740" w:history="1">
        <w:r w:rsidR="00506E2F" w:rsidRPr="00286BF8">
          <w:rPr>
            <w:rStyle w:val="Hyperlink"/>
            <w:noProof/>
          </w:rPr>
          <w:t>3.6.2</w:t>
        </w:r>
        <w:r w:rsidR="00506E2F">
          <w:rPr>
            <w:rFonts w:asciiTheme="minorHAnsi" w:eastAsiaTheme="minorEastAsia" w:hAnsiTheme="minorHAnsi" w:cstheme="minorBidi"/>
            <w:noProof/>
            <w:sz w:val="22"/>
            <w:szCs w:val="22"/>
          </w:rPr>
          <w:tab/>
        </w:r>
        <w:r w:rsidR="00506E2F" w:rsidRPr="00286BF8">
          <w:rPr>
            <w:rStyle w:val="Hyperlink"/>
            <w:noProof/>
          </w:rPr>
          <w:t>Use Cases</w:t>
        </w:r>
        <w:r w:rsidR="00506E2F">
          <w:rPr>
            <w:noProof/>
            <w:webHidden/>
          </w:rPr>
          <w:tab/>
        </w:r>
        <w:r w:rsidR="00506E2F">
          <w:rPr>
            <w:noProof/>
            <w:webHidden/>
          </w:rPr>
          <w:fldChar w:fldCharType="begin"/>
        </w:r>
        <w:r w:rsidR="00506E2F">
          <w:rPr>
            <w:noProof/>
            <w:webHidden/>
          </w:rPr>
          <w:instrText xml:space="preserve"> PAGEREF _Toc93426740 \h </w:instrText>
        </w:r>
        <w:r w:rsidR="00506E2F">
          <w:rPr>
            <w:noProof/>
            <w:webHidden/>
          </w:rPr>
        </w:r>
        <w:r w:rsidR="00506E2F">
          <w:rPr>
            <w:noProof/>
            <w:webHidden/>
          </w:rPr>
          <w:fldChar w:fldCharType="separate"/>
        </w:r>
        <w:r w:rsidR="00506E2F">
          <w:rPr>
            <w:noProof/>
            <w:webHidden/>
          </w:rPr>
          <w:t>186</w:t>
        </w:r>
        <w:r w:rsidR="00506E2F">
          <w:rPr>
            <w:noProof/>
            <w:webHidden/>
          </w:rPr>
          <w:fldChar w:fldCharType="end"/>
        </w:r>
      </w:hyperlink>
    </w:p>
    <w:p w14:paraId="1AACD7A5" w14:textId="2C137110" w:rsidR="00506E2F" w:rsidRDefault="004E11FE">
      <w:pPr>
        <w:pStyle w:val="TOC3"/>
        <w:tabs>
          <w:tab w:val="left" w:pos="1100"/>
          <w:tab w:val="right" w:leader="dot" w:pos="11107"/>
        </w:tabs>
        <w:rPr>
          <w:rFonts w:asciiTheme="minorHAnsi" w:eastAsiaTheme="minorEastAsia" w:hAnsiTheme="minorHAnsi" w:cstheme="minorBidi"/>
          <w:noProof/>
          <w:sz w:val="22"/>
          <w:szCs w:val="22"/>
        </w:rPr>
      </w:pPr>
      <w:hyperlink w:anchor="_Toc93426741" w:history="1">
        <w:r w:rsidR="00506E2F" w:rsidRPr="00286BF8">
          <w:rPr>
            <w:rStyle w:val="Hyperlink"/>
            <w:noProof/>
          </w:rPr>
          <w:t>3.6.3</w:t>
        </w:r>
        <w:r w:rsidR="00506E2F">
          <w:rPr>
            <w:rFonts w:asciiTheme="minorHAnsi" w:eastAsiaTheme="minorEastAsia" w:hAnsiTheme="minorHAnsi" w:cstheme="minorBidi"/>
            <w:noProof/>
            <w:sz w:val="22"/>
            <w:szCs w:val="22"/>
          </w:rPr>
          <w:tab/>
        </w:r>
        <w:r w:rsidR="00506E2F" w:rsidRPr="00286BF8">
          <w:rPr>
            <w:rStyle w:val="Hyperlink"/>
            <w:noProof/>
          </w:rPr>
          <w:t>White Box View</w:t>
        </w:r>
        <w:r w:rsidR="00506E2F">
          <w:rPr>
            <w:noProof/>
            <w:webHidden/>
          </w:rPr>
          <w:tab/>
        </w:r>
        <w:r w:rsidR="00506E2F">
          <w:rPr>
            <w:noProof/>
            <w:webHidden/>
          </w:rPr>
          <w:fldChar w:fldCharType="begin"/>
        </w:r>
        <w:r w:rsidR="00506E2F">
          <w:rPr>
            <w:noProof/>
            <w:webHidden/>
          </w:rPr>
          <w:instrText xml:space="preserve"> PAGEREF _Toc93426741 \h </w:instrText>
        </w:r>
        <w:r w:rsidR="00506E2F">
          <w:rPr>
            <w:noProof/>
            <w:webHidden/>
          </w:rPr>
        </w:r>
        <w:r w:rsidR="00506E2F">
          <w:rPr>
            <w:noProof/>
            <w:webHidden/>
          </w:rPr>
          <w:fldChar w:fldCharType="separate"/>
        </w:r>
        <w:r w:rsidR="00506E2F">
          <w:rPr>
            <w:noProof/>
            <w:webHidden/>
          </w:rPr>
          <w:t>186</w:t>
        </w:r>
        <w:r w:rsidR="00506E2F">
          <w:rPr>
            <w:noProof/>
            <w:webHidden/>
          </w:rPr>
          <w:fldChar w:fldCharType="end"/>
        </w:r>
      </w:hyperlink>
    </w:p>
    <w:p w14:paraId="73D9A5C9" w14:textId="0FF7A3D0" w:rsidR="00506E2F" w:rsidRDefault="004E11FE">
      <w:pPr>
        <w:pStyle w:val="TOC2"/>
        <w:tabs>
          <w:tab w:val="left" w:pos="880"/>
          <w:tab w:val="right" w:leader="dot" w:pos="11107"/>
        </w:tabs>
        <w:rPr>
          <w:rFonts w:asciiTheme="minorHAnsi" w:eastAsiaTheme="minorEastAsia" w:hAnsiTheme="minorHAnsi" w:cstheme="minorBidi"/>
          <w:i w:val="0"/>
          <w:noProof/>
          <w:sz w:val="22"/>
          <w:szCs w:val="22"/>
        </w:rPr>
      </w:pPr>
      <w:hyperlink w:anchor="_Toc93426742" w:history="1">
        <w:r w:rsidR="00506E2F" w:rsidRPr="00286BF8">
          <w:rPr>
            <w:rStyle w:val="Hyperlink"/>
            <w:noProof/>
          </w:rPr>
          <w:t>3.7</w:t>
        </w:r>
        <w:r w:rsidR="00506E2F">
          <w:rPr>
            <w:rFonts w:asciiTheme="minorHAnsi" w:eastAsiaTheme="minorEastAsia" w:hAnsiTheme="minorHAnsi" w:cstheme="minorBidi"/>
            <w:i w:val="0"/>
            <w:noProof/>
            <w:sz w:val="22"/>
            <w:szCs w:val="22"/>
          </w:rPr>
          <w:tab/>
        </w:r>
        <w:r w:rsidR="00506E2F" w:rsidRPr="00286BF8">
          <w:rPr>
            <w:rStyle w:val="Hyperlink"/>
            <w:noProof/>
          </w:rPr>
          <w:t>WIR-FUN-REQ-295982/A-WIFI Connect Reminders - HMI</w:t>
        </w:r>
        <w:r w:rsidR="00506E2F">
          <w:rPr>
            <w:noProof/>
            <w:webHidden/>
          </w:rPr>
          <w:tab/>
        </w:r>
        <w:r w:rsidR="00506E2F">
          <w:rPr>
            <w:noProof/>
            <w:webHidden/>
          </w:rPr>
          <w:fldChar w:fldCharType="begin"/>
        </w:r>
        <w:r w:rsidR="00506E2F">
          <w:rPr>
            <w:noProof/>
            <w:webHidden/>
          </w:rPr>
          <w:instrText xml:space="preserve"> PAGEREF _Toc93426742 \h </w:instrText>
        </w:r>
        <w:r w:rsidR="00506E2F">
          <w:rPr>
            <w:noProof/>
            <w:webHidden/>
          </w:rPr>
        </w:r>
        <w:r w:rsidR="00506E2F">
          <w:rPr>
            <w:noProof/>
            <w:webHidden/>
          </w:rPr>
          <w:fldChar w:fldCharType="separate"/>
        </w:r>
        <w:r w:rsidR="00506E2F">
          <w:rPr>
            <w:noProof/>
            <w:webHidden/>
          </w:rPr>
          <w:t>187</w:t>
        </w:r>
        <w:r w:rsidR="00506E2F">
          <w:rPr>
            <w:noProof/>
            <w:webHidden/>
          </w:rPr>
          <w:fldChar w:fldCharType="end"/>
        </w:r>
      </w:hyperlink>
    </w:p>
    <w:p w14:paraId="7FBA0FD8" w14:textId="1337BD53" w:rsidR="00506E2F" w:rsidRDefault="004E11FE">
      <w:pPr>
        <w:pStyle w:val="TOC3"/>
        <w:tabs>
          <w:tab w:val="left" w:pos="1100"/>
          <w:tab w:val="right" w:leader="dot" w:pos="11107"/>
        </w:tabs>
        <w:rPr>
          <w:rFonts w:asciiTheme="minorHAnsi" w:eastAsiaTheme="minorEastAsia" w:hAnsiTheme="minorHAnsi" w:cstheme="minorBidi"/>
          <w:noProof/>
          <w:sz w:val="22"/>
          <w:szCs w:val="22"/>
        </w:rPr>
      </w:pPr>
      <w:hyperlink w:anchor="_Toc93426743" w:history="1">
        <w:r w:rsidR="00506E2F" w:rsidRPr="00286BF8">
          <w:rPr>
            <w:rStyle w:val="Hyperlink"/>
            <w:noProof/>
          </w:rPr>
          <w:t>3.7.1</w:t>
        </w:r>
        <w:r w:rsidR="00506E2F">
          <w:rPr>
            <w:rFonts w:asciiTheme="minorHAnsi" w:eastAsiaTheme="minorEastAsia" w:hAnsiTheme="minorHAnsi" w:cstheme="minorBidi"/>
            <w:noProof/>
            <w:sz w:val="22"/>
            <w:szCs w:val="22"/>
          </w:rPr>
          <w:tab/>
        </w:r>
        <w:r w:rsidR="00506E2F" w:rsidRPr="00286BF8">
          <w:rPr>
            <w:rStyle w:val="Hyperlink"/>
            <w:noProof/>
          </w:rPr>
          <w:t>Requirements</w:t>
        </w:r>
        <w:r w:rsidR="00506E2F">
          <w:rPr>
            <w:noProof/>
            <w:webHidden/>
          </w:rPr>
          <w:tab/>
        </w:r>
        <w:r w:rsidR="00506E2F">
          <w:rPr>
            <w:noProof/>
            <w:webHidden/>
          </w:rPr>
          <w:fldChar w:fldCharType="begin"/>
        </w:r>
        <w:r w:rsidR="00506E2F">
          <w:rPr>
            <w:noProof/>
            <w:webHidden/>
          </w:rPr>
          <w:instrText xml:space="preserve"> PAGEREF _Toc93426743 \h </w:instrText>
        </w:r>
        <w:r w:rsidR="00506E2F">
          <w:rPr>
            <w:noProof/>
            <w:webHidden/>
          </w:rPr>
        </w:r>
        <w:r w:rsidR="00506E2F">
          <w:rPr>
            <w:noProof/>
            <w:webHidden/>
          </w:rPr>
          <w:fldChar w:fldCharType="separate"/>
        </w:r>
        <w:r w:rsidR="00506E2F">
          <w:rPr>
            <w:noProof/>
            <w:webHidden/>
          </w:rPr>
          <w:t>187</w:t>
        </w:r>
        <w:r w:rsidR="00506E2F">
          <w:rPr>
            <w:noProof/>
            <w:webHidden/>
          </w:rPr>
          <w:fldChar w:fldCharType="end"/>
        </w:r>
      </w:hyperlink>
    </w:p>
    <w:p w14:paraId="1FFECD2D" w14:textId="5DBA83E1" w:rsidR="00506E2F" w:rsidRDefault="004E11FE">
      <w:pPr>
        <w:pStyle w:val="TOC3"/>
        <w:tabs>
          <w:tab w:val="left" w:pos="1100"/>
          <w:tab w:val="right" w:leader="dot" w:pos="11107"/>
        </w:tabs>
        <w:rPr>
          <w:rFonts w:asciiTheme="minorHAnsi" w:eastAsiaTheme="minorEastAsia" w:hAnsiTheme="minorHAnsi" w:cstheme="minorBidi"/>
          <w:noProof/>
          <w:sz w:val="22"/>
          <w:szCs w:val="22"/>
        </w:rPr>
      </w:pPr>
      <w:hyperlink w:anchor="_Toc93426744" w:history="1">
        <w:r w:rsidR="00506E2F" w:rsidRPr="00286BF8">
          <w:rPr>
            <w:rStyle w:val="Hyperlink"/>
            <w:noProof/>
          </w:rPr>
          <w:t>3.7.2</w:t>
        </w:r>
        <w:r w:rsidR="00506E2F">
          <w:rPr>
            <w:rFonts w:asciiTheme="minorHAnsi" w:eastAsiaTheme="minorEastAsia" w:hAnsiTheme="minorHAnsi" w:cstheme="minorBidi"/>
            <w:noProof/>
            <w:sz w:val="22"/>
            <w:szCs w:val="22"/>
          </w:rPr>
          <w:tab/>
        </w:r>
        <w:r w:rsidR="00506E2F" w:rsidRPr="00286BF8">
          <w:rPr>
            <w:rStyle w:val="Hyperlink"/>
            <w:noProof/>
          </w:rPr>
          <w:t>Use Cases</w:t>
        </w:r>
        <w:r w:rsidR="00506E2F">
          <w:rPr>
            <w:noProof/>
            <w:webHidden/>
          </w:rPr>
          <w:tab/>
        </w:r>
        <w:r w:rsidR="00506E2F">
          <w:rPr>
            <w:noProof/>
            <w:webHidden/>
          </w:rPr>
          <w:fldChar w:fldCharType="begin"/>
        </w:r>
        <w:r w:rsidR="00506E2F">
          <w:rPr>
            <w:noProof/>
            <w:webHidden/>
          </w:rPr>
          <w:instrText xml:space="preserve"> PAGEREF _Toc93426744 \h </w:instrText>
        </w:r>
        <w:r w:rsidR="00506E2F">
          <w:rPr>
            <w:noProof/>
            <w:webHidden/>
          </w:rPr>
        </w:r>
        <w:r w:rsidR="00506E2F">
          <w:rPr>
            <w:noProof/>
            <w:webHidden/>
          </w:rPr>
          <w:fldChar w:fldCharType="separate"/>
        </w:r>
        <w:r w:rsidR="00506E2F">
          <w:rPr>
            <w:noProof/>
            <w:webHidden/>
          </w:rPr>
          <w:t>188</w:t>
        </w:r>
        <w:r w:rsidR="00506E2F">
          <w:rPr>
            <w:noProof/>
            <w:webHidden/>
          </w:rPr>
          <w:fldChar w:fldCharType="end"/>
        </w:r>
      </w:hyperlink>
    </w:p>
    <w:p w14:paraId="0D120CFE" w14:textId="250C2CA9" w:rsidR="00506E2F" w:rsidRDefault="004E11FE">
      <w:pPr>
        <w:pStyle w:val="TOC3"/>
        <w:tabs>
          <w:tab w:val="left" w:pos="1100"/>
          <w:tab w:val="right" w:leader="dot" w:pos="11107"/>
        </w:tabs>
        <w:rPr>
          <w:rFonts w:asciiTheme="minorHAnsi" w:eastAsiaTheme="minorEastAsia" w:hAnsiTheme="minorHAnsi" w:cstheme="minorBidi"/>
          <w:noProof/>
          <w:sz w:val="22"/>
          <w:szCs w:val="22"/>
        </w:rPr>
      </w:pPr>
      <w:hyperlink w:anchor="_Toc93426745" w:history="1">
        <w:r w:rsidR="00506E2F" w:rsidRPr="00286BF8">
          <w:rPr>
            <w:rStyle w:val="Hyperlink"/>
            <w:noProof/>
          </w:rPr>
          <w:t>3.7.3</w:t>
        </w:r>
        <w:r w:rsidR="00506E2F">
          <w:rPr>
            <w:rFonts w:asciiTheme="minorHAnsi" w:eastAsiaTheme="minorEastAsia" w:hAnsiTheme="minorHAnsi" w:cstheme="minorBidi"/>
            <w:noProof/>
            <w:sz w:val="22"/>
            <w:szCs w:val="22"/>
          </w:rPr>
          <w:tab/>
        </w:r>
        <w:r w:rsidR="00506E2F" w:rsidRPr="00286BF8">
          <w:rPr>
            <w:rStyle w:val="Hyperlink"/>
            <w:noProof/>
          </w:rPr>
          <w:t>White Box View</w:t>
        </w:r>
        <w:r w:rsidR="00506E2F">
          <w:rPr>
            <w:noProof/>
            <w:webHidden/>
          </w:rPr>
          <w:tab/>
        </w:r>
        <w:r w:rsidR="00506E2F">
          <w:rPr>
            <w:noProof/>
            <w:webHidden/>
          </w:rPr>
          <w:fldChar w:fldCharType="begin"/>
        </w:r>
        <w:r w:rsidR="00506E2F">
          <w:rPr>
            <w:noProof/>
            <w:webHidden/>
          </w:rPr>
          <w:instrText xml:space="preserve"> PAGEREF _Toc93426745 \h </w:instrText>
        </w:r>
        <w:r w:rsidR="00506E2F">
          <w:rPr>
            <w:noProof/>
            <w:webHidden/>
          </w:rPr>
        </w:r>
        <w:r w:rsidR="00506E2F">
          <w:rPr>
            <w:noProof/>
            <w:webHidden/>
          </w:rPr>
          <w:fldChar w:fldCharType="separate"/>
        </w:r>
        <w:r w:rsidR="00506E2F">
          <w:rPr>
            <w:noProof/>
            <w:webHidden/>
          </w:rPr>
          <w:t>188</w:t>
        </w:r>
        <w:r w:rsidR="00506E2F">
          <w:rPr>
            <w:noProof/>
            <w:webHidden/>
          </w:rPr>
          <w:fldChar w:fldCharType="end"/>
        </w:r>
      </w:hyperlink>
    </w:p>
    <w:p w14:paraId="0889375B" w14:textId="75DD2C24" w:rsidR="00506E2F" w:rsidRDefault="004E11FE">
      <w:pPr>
        <w:pStyle w:val="TOC2"/>
        <w:tabs>
          <w:tab w:val="left" w:pos="880"/>
          <w:tab w:val="right" w:leader="dot" w:pos="11107"/>
        </w:tabs>
        <w:rPr>
          <w:rFonts w:asciiTheme="minorHAnsi" w:eastAsiaTheme="minorEastAsia" w:hAnsiTheme="minorHAnsi" w:cstheme="minorBidi"/>
          <w:i w:val="0"/>
          <w:noProof/>
          <w:sz w:val="22"/>
          <w:szCs w:val="22"/>
        </w:rPr>
      </w:pPr>
      <w:hyperlink w:anchor="_Toc93426746" w:history="1">
        <w:r w:rsidR="00506E2F" w:rsidRPr="00286BF8">
          <w:rPr>
            <w:rStyle w:val="Hyperlink"/>
            <w:noProof/>
          </w:rPr>
          <w:t>3.8</w:t>
        </w:r>
        <w:r w:rsidR="00506E2F">
          <w:rPr>
            <w:rFonts w:asciiTheme="minorHAnsi" w:eastAsiaTheme="minorEastAsia" w:hAnsiTheme="minorHAnsi" w:cstheme="minorBidi"/>
            <w:i w:val="0"/>
            <w:noProof/>
            <w:sz w:val="22"/>
            <w:szCs w:val="22"/>
          </w:rPr>
          <w:tab/>
        </w:r>
        <w:r w:rsidR="00506E2F" w:rsidRPr="00286BF8">
          <w:rPr>
            <w:rStyle w:val="Hyperlink"/>
            <w:noProof/>
          </w:rPr>
          <w:t>WIR-FUN-REQ-295996/A-Central Controller</w:t>
        </w:r>
        <w:r w:rsidR="00506E2F">
          <w:rPr>
            <w:noProof/>
            <w:webHidden/>
          </w:rPr>
          <w:tab/>
        </w:r>
        <w:r w:rsidR="00506E2F">
          <w:rPr>
            <w:noProof/>
            <w:webHidden/>
          </w:rPr>
          <w:fldChar w:fldCharType="begin"/>
        </w:r>
        <w:r w:rsidR="00506E2F">
          <w:rPr>
            <w:noProof/>
            <w:webHidden/>
          </w:rPr>
          <w:instrText xml:space="preserve"> PAGEREF _Toc93426746 \h </w:instrText>
        </w:r>
        <w:r w:rsidR="00506E2F">
          <w:rPr>
            <w:noProof/>
            <w:webHidden/>
          </w:rPr>
        </w:r>
        <w:r w:rsidR="00506E2F">
          <w:rPr>
            <w:noProof/>
            <w:webHidden/>
          </w:rPr>
          <w:fldChar w:fldCharType="separate"/>
        </w:r>
        <w:r w:rsidR="00506E2F">
          <w:rPr>
            <w:noProof/>
            <w:webHidden/>
          </w:rPr>
          <w:t>189</w:t>
        </w:r>
        <w:r w:rsidR="00506E2F">
          <w:rPr>
            <w:noProof/>
            <w:webHidden/>
          </w:rPr>
          <w:fldChar w:fldCharType="end"/>
        </w:r>
      </w:hyperlink>
    </w:p>
    <w:p w14:paraId="131D51B0" w14:textId="6984BEF0" w:rsidR="00506E2F" w:rsidRDefault="004E11FE">
      <w:pPr>
        <w:pStyle w:val="TOC3"/>
        <w:tabs>
          <w:tab w:val="left" w:pos="1100"/>
          <w:tab w:val="right" w:leader="dot" w:pos="11107"/>
        </w:tabs>
        <w:rPr>
          <w:rFonts w:asciiTheme="minorHAnsi" w:eastAsiaTheme="minorEastAsia" w:hAnsiTheme="minorHAnsi" w:cstheme="minorBidi"/>
          <w:noProof/>
          <w:sz w:val="22"/>
          <w:szCs w:val="22"/>
        </w:rPr>
      </w:pPr>
      <w:hyperlink w:anchor="_Toc93426747" w:history="1">
        <w:r w:rsidR="00506E2F" w:rsidRPr="00286BF8">
          <w:rPr>
            <w:rStyle w:val="Hyperlink"/>
            <w:noProof/>
          </w:rPr>
          <w:t>3.8.1</w:t>
        </w:r>
        <w:r w:rsidR="00506E2F">
          <w:rPr>
            <w:rFonts w:asciiTheme="minorHAnsi" w:eastAsiaTheme="minorEastAsia" w:hAnsiTheme="minorHAnsi" w:cstheme="minorBidi"/>
            <w:noProof/>
            <w:sz w:val="22"/>
            <w:szCs w:val="22"/>
          </w:rPr>
          <w:tab/>
        </w:r>
        <w:r w:rsidR="00506E2F" w:rsidRPr="00286BF8">
          <w:rPr>
            <w:rStyle w:val="Hyperlink"/>
            <w:noProof/>
          </w:rPr>
          <w:t>Requirements</w:t>
        </w:r>
        <w:r w:rsidR="00506E2F">
          <w:rPr>
            <w:noProof/>
            <w:webHidden/>
          </w:rPr>
          <w:tab/>
        </w:r>
        <w:r w:rsidR="00506E2F">
          <w:rPr>
            <w:noProof/>
            <w:webHidden/>
          </w:rPr>
          <w:fldChar w:fldCharType="begin"/>
        </w:r>
        <w:r w:rsidR="00506E2F">
          <w:rPr>
            <w:noProof/>
            <w:webHidden/>
          </w:rPr>
          <w:instrText xml:space="preserve"> PAGEREF _Toc93426747 \h </w:instrText>
        </w:r>
        <w:r w:rsidR="00506E2F">
          <w:rPr>
            <w:noProof/>
            <w:webHidden/>
          </w:rPr>
        </w:r>
        <w:r w:rsidR="00506E2F">
          <w:rPr>
            <w:noProof/>
            <w:webHidden/>
          </w:rPr>
          <w:fldChar w:fldCharType="separate"/>
        </w:r>
        <w:r w:rsidR="00506E2F">
          <w:rPr>
            <w:noProof/>
            <w:webHidden/>
          </w:rPr>
          <w:t>189</w:t>
        </w:r>
        <w:r w:rsidR="00506E2F">
          <w:rPr>
            <w:noProof/>
            <w:webHidden/>
          </w:rPr>
          <w:fldChar w:fldCharType="end"/>
        </w:r>
      </w:hyperlink>
    </w:p>
    <w:p w14:paraId="66D3862E" w14:textId="3D0DB1A3" w:rsidR="00506E2F" w:rsidRDefault="004E11FE">
      <w:pPr>
        <w:pStyle w:val="TOC3"/>
        <w:tabs>
          <w:tab w:val="left" w:pos="1100"/>
          <w:tab w:val="right" w:leader="dot" w:pos="11107"/>
        </w:tabs>
        <w:rPr>
          <w:rFonts w:asciiTheme="minorHAnsi" w:eastAsiaTheme="minorEastAsia" w:hAnsiTheme="minorHAnsi" w:cstheme="minorBidi"/>
          <w:noProof/>
          <w:sz w:val="22"/>
          <w:szCs w:val="22"/>
        </w:rPr>
      </w:pPr>
      <w:hyperlink w:anchor="_Toc93426748" w:history="1">
        <w:r w:rsidR="00506E2F" w:rsidRPr="00286BF8">
          <w:rPr>
            <w:rStyle w:val="Hyperlink"/>
            <w:noProof/>
          </w:rPr>
          <w:t>3.8.2</w:t>
        </w:r>
        <w:r w:rsidR="00506E2F">
          <w:rPr>
            <w:rFonts w:asciiTheme="minorHAnsi" w:eastAsiaTheme="minorEastAsia" w:hAnsiTheme="minorHAnsi" w:cstheme="minorBidi"/>
            <w:noProof/>
            <w:sz w:val="22"/>
            <w:szCs w:val="22"/>
          </w:rPr>
          <w:tab/>
        </w:r>
        <w:r w:rsidR="00506E2F" w:rsidRPr="00286BF8">
          <w:rPr>
            <w:rStyle w:val="Hyperlink"/>
            <w:noProof/>
          </w:rPr>
          <w:t>Use Cases</w:t>
        </w:r>
        <w:r w:rsidR="00506E2F">
          <w:rPr>
            <w:noProof/>
            <w:webHidden/>
          </w:rPr>
          <w:tab/>
        </w:r>
        <w:r w:rsidR="00506E2F">
          <w:rPr>
            <w:noProof/>
            <w:webHidden/>
          </w:rPr>
          <w:fldChar w:fldCharType="begin"/>
        </w:r>
        <w:r w:rsidR="00506E2F">
          <w:rPr>
            <w:noProof/>
            <w:webHidden/>
          </w:rPr>
          <w:instrText xml:space="preserve"> PAGEREF _Toc93426748 \h </w:instrText>
        </w:r>
        <w:r w:rsidR="00506E2F">
          <w:rPr>
            <w:noProof/>
            <w:webHidden/>
          </w:rPr>
        </w:r>
        <w:r w:rsidR="00506E2F">
          <w:rPr>
            <w:noProof/>
            <w:webHidden/>
          </w:rPr>
          <w:fldChar w:fldCharType="separate"/>
        </w:r>
        <w:r w:rsidR="00506E2F">
          <w:rPr>
            <w:noProof/>
            <w:webHidden/>
          </w:rPr>
          <w:t>190</w:t>
        </w:r>
        <w:r w:rsidR="00506E2F">
          <w:rPr>
            <w:noProof/>
            <w:webHidden/>
          </w:rPr>
          <w:fldChar w:fldCharType="end"/>
        </w:r>
      </w:hyperlink>
    </w:p>
    <w:p w14:paraId="5BCF8A38" w14:textId="4E8DE7E4" w:rsidR="00506E2F" w:rsidRDefault="004E11FE">
      <w:pPr>
        <w:pStyle w:val="TOC3"/>
        <w:tabs>
          <w:tab w:val="left" w:pos="1100"/>
          <w:tab w:val="right" w:leader="dot" w:pos="11107"/>
        </w:tabs>
        <w:rPr>
          <w:rFonts w:asciiTheme="minorHAnsi" w:eastAsiaTheme="minorEastAsia" w:hAnsiTheme="minorHAnsi" w:cstheme="minorBidi"/>
          <w:noProof/>
          <w:sz w:val="22"/>
          <w:szCs w:val="22"/>
        </w:rPr>
      </w:pPr>
      <w:hyperlink w:anchor="_Toc93426749" w:history="1">
        <w:r w:rsidR="00506E2F" w:rsidRPr="00286BF8">
          <w:rPr>
            <w:rStyle w:val="Hyperlink"/>
            <w:noProof/>
          </w:rPr>
          <w:t>3.8.3</w:t>
        </w:r>
        <w:r w:rsidR="00506E2F">
          <w:rPr>
            <w:rFonts w:asciiTheme="minorHAnsi" w:eastAsiaTheme="minorEastAsia" w:hAnsiTheme="minorHAnsi" w:cstheme="minorBidi"/>
            <w:noProof/>
            <w:sz w:val="22"/>
            <w:szCs w:val="22"/>
          </w:rPr>
          <w:tab/>
        </w:r>
        <w:r w:rsidR="00506E2F" w:rsidRPr="00286BF8">
          <w:rPr>
            <w:rStyle w:val="Hyperlink"/>
            <w:noProof/>
          </w:rPr>
          <w:t>White Box View</w:t>
        </w:r>
        <w:r w:rsidR="00506E2F">
          <w:rPr>
            <w:noProof/>
            <w:webHidden/>
          </w:rPr>
          <w:tab/>
        </w:r>
        <w:r w:rsidR="00506E2F">
          <w:rPr>
            <w:noProof/>
            <w:webHidden/>
          </w:rPr>
          <w:fldChar w:fldCharType="begin"/>
        </w:r>
        <w:r w:rsidR="00506E2F">
          <w:rPr>
            <w:noProof/>
            <w:webHidden/>
          </w:rPr>
          <w:instrText xml:space="preserve"> PAGEREF _Toc93426749 \h </w:instrText>
        </w:r>
        <w:r w:rsidR="00506E2F">
          <w:rPr>
            <w:noProof/>
            <w:webHidden/>
          </w:rPr>
        </w:r>
        <w:r w:rsidR="00506E2F">
          <w:rPr>
            <w:noProof/>
            <w:webHidden/>
          </w:rPr>
          <w:fldChar w:fldCharType="separate"/>
        </w:r>
        <w:r w:rsidR="00506E2F">
          <w:rPr>
            <w:noProof/>
            <w:webHidden/>
          </w:rPr>
          <w:t>191</w:t>
        </w:r>
        <w:r w:rsidR="00506E2F">
          <w:rPr>
            <w:noProof/>
            <w:webHidden/>
          </w:rPr>
          <w:fldChar w:fldCharType="end"/>
        </w:r>
      </w:hyperlink>
    </w:p>
    <w:p w14:paraId="43F67BAE" w14:textId="26AAD259" w:rsidR="00506E2F" w:rsidRDefault="004E11FE">
      <w:pPr>
        <w:pStyle w:val="TOC2"/>
        <w:tabs>
          <w:tab w:val="left" w:pos="880"/>
          <w:tab w:val="right" w:leader="dot" w:pos="11107"/>
        </w:tabs>
        <w:rPr>
          <w:rFonts w:asciiTheme="minorHAnsi" w:eastAsiaTheme="minorEastAsia" w:hAnsiTheme="minorHAnsi" w:cstheme="minorBidi"/>
          <w:i w:val="0"/>
          <w:noProof/>
          <w:sz w:val="22"/>
          <w:szCs w:val="22"/>
        </w:rPr>
      </w:pPr>
      <w:hyperlink w:anchor="_Toc93426750" w:history="1">
        <w:r w:rsidR="00506E2F" w:rsidRPr="00286BF8">
          <w:rPr>
            <w:rStyle w:val="Hyperlink"/>
            <w:noProof/>
          </w:rPr>
          <w:t>3.9</w:t>
        </w:r>
        <w:r w:rsidR="00506E2F">
          <w:rPr>
            <w:rFonts w:asciiTheme="minorHAnsi" w:eastAsiaTheme="minorEastAsia" w:hAnsiTheme="minorHAnsi" w:cstheme="minorBidi"/>
            <w:i w:val="0"/>
            <w:noProof/>
            <w:sz w:val="22"/>
            <w:szCs w:val="22"/>
          </w:rPr>
          <w:tab/>
        </w:r>
        <w:r w:rsidR="00506E2F" w:rsidRPr="00286BF8">
          <w:rPr>
            <w:rStyle w:val="Hyperlink"/>
            <w:noProof/>
          </w:rPr>
          <w:t>WIR-FUN-REQ-295999/A-Off-Peak Handler</w:t>
        </w:r>
        <w:r w:rsidR="00506E2F">
          <w:rPr>
            <w:noProof/>
            <w:webHidden/>
          </w:rPr>
          <w:tab/>
        </w:r>
        <w:r w:rsidR="00506E2F">
          <w:rPr>
            <w:noProof/>
            <w:webHidden/>
          </w:rPr>
          <w:fldChar w:fldCharType="begin"/>
        </w:r>
        <w:r w:rsidR="00506E2F">
          <w:rPr>
            <w:noProof/>
            <w:webHidden/>
          </w:rPr>
          <w:instrText xml:space="preserve"> PAGEREF _Toc93426750 \h </w:instrText>
        </w:r>
        <w:r w:rsidR="00506E2F">
          <w:rPr>
            <w:noProof/>
            <w:webHidden/>
          </w:rPr>
        </w:r>
        <w:r w:rsidR="00506E2F">
          <w:rPr>
            <w:noProof/>
            <w:webHidden/>
          </w:rPr>
          <w:fldChar w:fldCharType="separate"/>
        </w:r>
        <w:r w:rsidR="00506E2F">
          <w:rPr>
            <w:noProof/>
            <w:webHidden/>
          </w:rPr>
          <w:t>192</w:t>
        </w:r>
        <w:r w:rsidR="00506E2F">
          <w:rPr>
            <w:noProof/>
            <w:webHidden/>
          </w:rPr>
          <w:fldChar w:fldCharType="end"/>
        </w:r>
      </w:hyperlink>
    </w:p>
    <w:p w14:paraId="61F3AD48" w14:textId="07D5F727" w:rsidR="00506E2F" w:rsidRDefault="004E11FE">
      <w:pPr>
        <w:pStyle w:val="TOC3"/>
        <w:tabs>
          <w:tab w:val="left" w:pos="1100"/>
          <w:tab w:val="right" w:leader="dot" w:pos="11107"/>
        </w:tabs>
        <w:rPr>
          <w:rFonts w:asciiTheme="minorHAnsi" w:eastAsiaTheme="minorEastAsia" w:hAnsiTheme="minorHAnsi" w:cstheme="minorBidi"/>
          <w:noProof/>
          <w:sz w:val="22"/>
          <w:szCs w:val="22"/>
        </w:rPr>
      </w:pPr>
      <w:hyperlink w:anchor="_Toc93426751" w:history="1">
        <w:r w:rsidR="00506E2F" w:rsidRPr="00286BF8">
          <w:rPr>
            <w:rStyle w:val="Hyperlink"/>
            <w:noProof/>
          </w:rPr>
          <w:t>3.9.1</w:t>
        </w:r>
        <w:r w:rsidR="00506E2F">
          <w:rPr>
            <w:rFonts w:asciiTheme="minorHAnsi" w:eastAsiaTheme="minorEastAsia" w:hAnsiTheme="minorHAnsi" w:cstheme="minorBidi"/>
            <w:noProof/>
            <w:sz w:val="22"/>
            <w:szCs w:val="22"/>
          </w:rPr>
          <w:tab/>
        </w:r>
        <w:r w:rsidR="00506E2F" w:rsidRPr="00286BF8">
          <w:rPr>
            <w:rStyle w:val="Hyperlink"/>
            <w:noProof/>
          </w:rPr>
          <w:t>Requirements</w:t>
        </w:r>
        <w:r w:rsidR="00506E2F">
          <w:rPr>
            <w:noProof/>
            <w:webHidden/>
          </w:rPr>
          <w:tab/>
        </w:r>
        <w:r w:rsidR="00506E2F">
          <w:rPr>
            <w:noProof/>
            <w:webHidden/>
          </w:rPr>
          <w:fldChar w:fldCharType="begin"/>
        </w:r>
        <w:r w:rsidR="00506E2F">
          <w:rPr>
            <w:noProof/>
            <w:webHidden/>
          </w:rPr>
          <w:instrText xml:space="preserve"> PAGEREF _Toc93426751 \h </w:instrText>
        </w:r>
        <w:r w:rsidR="00506E2F">
          <w:rPr>
            <w:noProof/>
            <w:webHidden/>
          </w:rPr>
        </w:r>
        <w:r w:rsidR="00506E2F">
          <w:rPr>
            <w:noProof/>
            <w:webHidden/>
          </w:rPr>
          <w:fldChar w:fldCharType="separate"/>
        </w:r>
        <w:r w:rsidR="00506E2F">
          <w:rPr>
            <w:noProof/>
            <w:webHidden/>
          </w:rPr>
          <w:t>192</w:t>
        </w:r>
        <w:r w:rsidR="00506E2F">
          <w:rPr>
            <w:noProof/>
            <w:webHidden/>
          </w:rPr>
          <w:fldChar w:fldCharType="end"/>
        </w:r>
      </w:hyperlink>
    </w:p>
    <w:p w14:paraId="5C4B92A6" w14:textId="40A1767D" w:rsidR="00506E2F" w:rsidRDefault="004E11FE">
      <w:pPr>
        <w:pStyle w:val="TOC3"/>
        <w:tabs>
          <w:tab w:val="left" w:pos="1100"/>
          <w:tab w:val="right" w:leader="dot" w:pos="11107"/>
        </w:tabs>
        <w:rPr>
          <w:rFonts w:asciiTheme="minorHAnsi" w:eastAsiaTheme="minorEastAsia" w:hAnsiTheme="minorHAnsi" w:cstheme="minorBidi"/>
          <w:noProof/>
          <w:sz w:val="22"/>
          <w:szCs w:val="22"/>
        </w:rPr>
      </w:pPr>
      <w:hyperlink w:anchor="_Toc93426752" w:history="1">
        <w:r w:rsidR="00506E2F" w:rsidRPr="00286BF8">
          <w:rPr>
            <w:rStyle w:val="Hyperlink"/>
            <w:noProof/>
          </w:rPr>
          <w:t>3.9.2</w:t>
        </w:r>
        <w:r w:rsidR="00506E2F">
          <w:rPr>
            <w:rFonts w:asciiTheme="minorHAnsi" w:eastAsiaTheme="minorEastAsia" w:hAnsiTheme="minorHAnsi" w:cstheme="minorBidi"/>
            <w:noProof/>
            <w:sz w:val="22"/>
            <w:szCs w:val="22"/>
          </w:rPr>
          <w:tab/>
        </w:r>
        <w:r w:rsidR="00506E2F" w:rsidRPr="00286BF8">
          <w:rPr>
            <w:rStyle w:val="Hyperlink"/>
            <w:noProof/>
          </w:rPr>
          <w:t>Use Cases</w:t>
        </w:r>
        <w:r w:rsidR="00506E2F">
          <w:rPr>
            <w:noProof/>
            <w:webHidden/>
          </w:rPr>
          <w:tab/>
        </w:r>
        <w:r w:rsidR="00506E2F">
          <w:rPr>
            <w:noProof/>
            <w:webHidden/>
          </w:rPr>
          <w:fldChar w:fldCharType="begin"/>
        </w:r>
        <w:r w:rsidR="00506E2F">
          <w:rPr>
            <w:noProof/>
            <w:webHidden/>
          </w:rPr>
          <w:instrText xml:space="preserve"> PAGEREF _Toc93426752 \h </w:instrText>
        </w:r>
        <w:r w:rsidR="00506E2F">
          <w:rPr>
            <w:noProof/>
            <w:webHidden/>
          </w:rPr>
        </w:r>
        <w:r w:rsidR="00506E2F">
          <w:rPr>
            <w:noProof/>
            <w:webHidden/>
          </w:rPr>
          <w:fldChar w:fldCharType="separate"/>
        </w:r>
        <w:r w:rsidR="00506E2F">
          <w:rPr>
            <w:noProof/>
            <w:webHidden/>
          </w:rPr>
          <w:t>194</w:t>
        </w:r>
        <w:r w:rsidR="00506E2F">
          <w:rPr>
            <w:noProof/>
            <w:webHidden/>
          </w:rPr>
          <w:fldChar w:fldCharType="end"/>
        </w:r>
      </w:hyperlink>
    </w:p>
    <w:p w14:paraId="5A45CEEF" w14:textId="731042EE" w:rsidR="00506E2F" w:rsidRDefault="004E11FE">
      <w:pPr>
        <w:pStyle w:val="TOC3"/>
        <w:tabs>
          <w:tab w:val="left" w:pos="1100"/>
          <w:tab w:val="right" w:leader="dot" w:pos="11107"/>
        </w:tabs>
        <w:rPr>
          <w:rFonts w:asciiTheme="minorHAnsi" w:eastAsiaTheme="minorEastAsia" w:hAnsiTheme="minorHAnsi" w:cstheme="minorBidi"/>
          <w:noProof/>
          <w:sz w:val="22"/>
          <w:szCs w:val="22"/>
        </w:rPr>
      </w:pPr>
      <w:hyperlink w:anchor="_Toc93426753" w:history="1">
        <w:r w:rsidR="00506E2F" w:rsidRPr="00286BF8">
          <w:rPr>
            <w:rStyle w:val="Hyperlink"/>
            <w:noProof/>
          </w:rPr>
          <w:t>3.9.3</w:t>
        </w:r>
        <w:r w:rsidR="00506E2F">
          <w:rPr>
            <w:rFonts w:asciiTheme="minorHAnsi" w:eastAsiaTheme="minorEastAsia" w:hAnsiTheme="minorHAnsi" w:cstheme="minorBidi"/>
            <w:noProof/>
            <w:sz w:val="22"/>
            <w:szCs w:val="22"/>
          </w:rPr>
          <w:tab/>
        </w:r>
        <w:r w:rsidR="00506E2F" w:rsidRPr="00286BF8">
          <w:rPr>
            <w:rStyle w:val="Hyperlink"/>
            <w:noProof/>
          </w:rPr>
          <w:t>White Box View</w:t>
        </w:r>
        <w:r w:rsidR="00506E2F">
          <w:rPr>
            <w:noProof/>
            <w:webHidden/>
          </w:rPr>
          <w:tab/>
        </w:r>
        <w:r w:rsidR="00506E2F">
          <w:rPr>
            <w:noProof/>
            <w:webHidden/>
          </w:rPr>
          <w:fldChar w:fldCharType="begin"/>
        </w:r>
        <w:r w:rsidR="00506E2F">
          <w:rPr>
            <w:noProof/>
            <w:webHidden/>
          </w:rPr>
          <w:instrText xml:space="preserve"> PAGEREF _Toc93426753 \h </w:instrText>
        </w:r>
        <w:r w:rsidR="00506E2F">
          <w:rPr>
            <w:noProof/>
            <w:webHidden/>
          </w:rPr>
        </w:r>
        <w:r w:rsidR="00506E2F">
          <w:rPr>
            <w:noProof/>
            <w:webHidden/>
          </w:rPr>
          <w:fldChar w:fldCharType="separate"/>
        </w:r>
        <w:r w:rsidR="00506E2F">
          <w:rPr>
            <w:noProof/>
            <w:webHidden/>
          </w:rPr>
          <w:t>195</w:t>
        </w:r>
        <w:r w:rsidR="00506E2F">
          <w:rPr>
            <w:noProof/>
            <w:webHidden/>
          </w:rPr>
          <w:fldChar w:fldCharType="end"/>
        </w:r>
      </w:hyperlink>
    </w:p>
    <w:p w14:paraId="43207E7E" w14:textId="164E8AD1" w:rsidR="00506E2F" w:rsidRDefault="004E11FE">
      <w:pPr>
        <w:pStyle w:val="TOC2"/>
        <w:tabs>
          <w:tab w:val="left" w:pos="880"/>
          <w:tab w:val="right" w:leader="dot" w:pos="11107"/>
        </w:tabs>
        <w:rPr>
          <w:rFonts w:asciiTheme="minorHAnsi" w:eastAsiaTheme="minorEastAsia" w:hAnsiTheme="minorHAnsi" w:cstheme="minorBidi"/>
          <w:i w:val="0"/>
          <w:noProof/>
          <w:sz w:val="22"/>
          <w:szCs w:val="22"/>
        </w:rPr>
      </w:pPr>
      <w:hyperlink w:anchor="_Toc93426754" w:history="1">
        <w:r w:rsidR="00506E2F" w:rsidRPr="00286BF8">
          <w:rPr>
            <w:rStyle w:val="Hyperlink"/>
            <w:noProof/>
          </w:rPr>
          <w:t>3.10</w:t>
        </w:r>
        <w:r w:rsidR="00506E2F">
          <w:rPr>
            <w:rFonts w:asciiTheme="minorHAnsi" w:eastAsiaTheme="minorEastAsia" w:hAnsiTheme="minorHAnsi" w:cstheme="minorBidi"/>
            <w:i w:val="0"/>
            <w:noProof/>
            <w:sz w:val="22"/>
            <w:szCs w:val="22"/>
          </w:rPr>
          <w:tab/>
        </w:r>
        <w:r w:rsidR="00506E2F" w:rsidRPr="00286BF8">
          <w:rPr>
            <w:rStyle w:val="Hyperlink"/>
            <w:noProof/>
          </w:rPr>
          <w:t>WIR-FUN-REQ-295997/A-Wifi Management</w:t>
        </w:r>
        <w:r w:rsidR="00506E2F">
          <w:rPr>
            <w:noProof/>
            <w:webHidden/>
          </w:rPr>
          <w:tab/>
        </w:r>
        <w:r w:rsidR="00506E2F">
          <w:rPr>
            <w:noProof/>
            <w:webHidden/>
          </w:rPr>
          <w:fldChar w:fldCharType="begin"/>
        </w:r>
        <w:r w:rsidR="00506E2F">
          <w:rPr>
            <w:noProof/>
            <w:webHidden/>
          </w:rPr>
          <w:instrText xml:space="preserve"> PAGEREF _Toc93426754 \h </w:instrText>
        </w:r>
        <w:r w:rsidR="00506E2F">
          <w:rPr>
            <w:noProof/>
            <w:webHidden/>
          </w:rPr>
        </w:r>
        <w:r w:rsidR="00506E2F">
          <w:rPr>
            <w:noProof/>
            <w:webHidden/>
          </w:rPr>
          <w:fldChar w:fldCharType="separate"/>
        </w:r>
        <w:r w:rsidR="00506E2F">
          <w:rPr>
            <w:noProof/>
            <w:webHidden/>
          </w:rPr>
          <w:t>196</w:t>
        </w:r>
        <w:r w:rsidR="00506E2F">
          <w:rPr>
            <w:noProof/>
            <w:webHidden/>
          </w:rPr>
          <w:fldChar w:fldCharType="end"/>
        </w:r>
      </w:hyperlink>
    </w:p>
    <w:p w14:paraId="50A16F2E" w14:textId="29C1C2AF" w:rsidR="00506E2F" w:rsidRDefault="004E11FE">
      <w:pPr>
        <w:pStyle w:val="TOC3"/>
        <w:tabs>
          <w:tab w:val="left" w:pos="1320"/>
          <w:tab w:val="right" w:leader="dot" w:pos="11107"/>
        </w:tabs>
        <w:rPr>
          <w:rFonts w:asciiTheme="minorHAnsi" w:eastAsiaTheme="minorEastAsia" w:hAnsiTheme="minorHAnsi" w:cstheme="minorBidi"/>
          <w:noProof/>
          <w:sz w:val="22"/>
          <w:szCs w:val="22"/>
        </w:rPr>
      </w:pPr>
      <w:hyperlink w:anchor="_Toc93426755" w:history="1">
        <w:r w:rsidR="00506E2F" w:rsidRPr="00286BF8">
          <w:rPr>
            <w:rStyle w:val="Hyperlink"/>
            <w:noProof/>
          </w:rPr>
          <w:t>3.10.1</w:t>
        </w:r>
        <w:r w:rsidR="00506E2F">
          <w:rPr>
            <w:rFonts w:asciiTheme="minorHAnsi" w:eastAsiaTheme="minorEastAsia" w:hAnsiTheme="minorHAnsi" w:cstheme="minorBidi"/>
            <w:noProof/>
            <w:sz w:val="22"/>
            <w:szCs w:val="22"/>
          </w:rPr>
          <w:tab/>
        </w:r>
        <w:r w:rsidR="00506E2F" w:rsidRPr="00286BF8">
          <w:rPr>
            <w:rStyle w:val="Hyperlink"/>
            <w:noProof/>
          </w:rPr>
          <w:t>Requirements</w:t>
        </w:r>
        <w:r w:rsidR="00506E2F">
          <w:rPr>
            <w:noProof/>
            <w:webHidden/>
          </w:rPr>
          <w:tab/>
        </w:r>
        <w:r w:rsidR="00506E2F">
          <w:rPr>
            <w:noProof/>
            <w:webHidden/>
          </w:rPr>
          <w:fldChar w:fldCharType="begin"/>
        </w:r>
        <w:r w:rsidR="00506E2F">
          <w:rPr>
            <w:noProof/>
            <w:webHidden/>
          </w:rPr>
          <w:instrText xml:space="preserve"> PAGEREF _Toc93426755 \h </w:instrText>
        </w:r>
        <w:r w:rsidR="00506E2F">
          <w:rPr>
            <w:noProof/>
            <w:webHidden/>
          </w:rPr>
        </w:r>
        <w:r w:rsidR="00506E2F">
          <w:rPr>
            <w:noProof/>
            <w:webHidden/>
          </w:rPr>
          <w:fldChar w:fldCharType="separate"/>
        </w:r>
        <w:r w:rsidR="00506E2F">
          <w:rPr>
            <w:noProof/>
            <w:webHidden/>
          </w:rPr>
          <w:t>196</w:t>
        </w:r>
        <w:r w:rsidR="00506E2F">
          <w:rPr>
            <w:noProof/>
            <w:webHidden/>
          </w:rPr>
          <w:fldChar w:fldCharType="end"/>
        </w:r>
      </w:hyperlink>
    </w:p>
    <w:p w14:paraId="5C331585" w14:textId="3E68D430" w:rsidR="00506E2F" w:rsidRDefault="004E11FE">
      <w:pPr>
        <w:pStyle w:val="TOC3"/>
        <w:tabs>
          <w:tab w:val="left" w:pos="1320"/>
          <w:tab w:val="right" w:leader="dot" w:pos="11107"/>
        </w:tabs>
        <w:rPr>
          <w:rFonts w:asciiTheme="minorHAnsi" w:eastAsiaTheme="minorEastAsia" w:hAnsiTheme="minorHAnsi" w:cstheme="minorBidi"/>
          <w:noProof/>
          <w:sz w:val="22"/>
          <w:szCs w:val="22"/>
        </w:rPr>
      </w:pPr>
      <w:hyperlink w:anchor="_Toc93426756" w:history="1">
        <w:r w:rsidR="00506E2F" w:rsidRPr="00286BF8">
          <w:rPr>
            <w:rStyle w:val="Hyperlink"/>
            <w:noProof/>
          </w:rPr>
          <w:t>3.10.2</w:t>
        </w:r>
        <w:r w:rsidR="00506E2F">
          <w:rPr>
            <w:rFonts w:asciiTheme="minorHAnsi" w:eastAsiaTheme="minorEastAsia" w:hAnsiTheme="minorHAnsi" w:cstheme="minorBidi"/>
            <w:noProof/>
            <w:sz w:val="22"/>
            <w:szCs w:val="22"/>
          </w:rPr>
          <w:tab/>
        </w:r>
        <w:r w:rsidR="00506E2F" w:rsidRPr="00286BF8">
          <w:rPr>
            <w:rStyle w:val="Hyperlink"/>
            <w:noProof/>
          </w:rPr>
          <w:t>Use Cases</w:t>
        </w:r>
        <w:r w:rsidR="00506E2F">
          <w:rPr>
            <w:noProof/>
            <w:webHidden/>
          </w:rPr>
          <w:tab/>
        </w:r>
        <w:r w:rsidR="00506E2F">
          <w:rPr>
            <w:noProof/>
            <w:webHidden/>
          </w:rPr>
          <w:fldChar w:fldCharType="begin"/>
        </w:r>
        <w:r w:rsidR="00506E2F">
          <w:rPr>
            <w:noProof/>
            <w:webHidden/>
          </w:rPr>
          <w:instrText xml:space="preserve"> PAGEREF _Toc93426756 \h </w:instrText>
        </w:r>
        <w:r w:rsidR="00506E2F">
          <w:rPr>
            <w:noProof/>
            <w:webHidden/>
          </w:rPr>
        </w:r>
        <w:r w:rsidR="00506E2F">
          <w:rPr>
            <w:noProof/>
            <w:webHidden/>
          </w:rPr>
          <w:fldChar w:fldCharType="separate"/>
        </w:r>
        <w:r w:rsidR="00506E2F">
          <w:rPr>
            <w:noProof/>
            <w:webHidden/>
          </w:rPr>
          <w:t>202</w:t>
        </w:r>
        <w:r w:rsidR="00506E2F">
          <w:rPr>
            <w:noProof/>
            <w:webHidden/>
          </w:rPr>
          <w:fldChar w:fldCharType="end"/>
        </w:r>
      </w:hyperlink>
    </w:p>
    <w:p w14:paraId="2ECD790B" w14:textId="560EA33D" w:rsidR="00506E2F" w:rsidRDefault="004E11FE">
      <w:pPr>
        <w:pStyle w:val="TOC3"/>
        <w:tabs>
          <w:tab w:val="left" w:pos="1320"/>
          <w:tab w:val="right" w:leader="dot" w:pos="11107"/>
        </w:tabs>
        <w:rPr>
          <w:rFonts w:asciiTheme="minorHAnsi" w:eastAsiaTheme="minorEastAsia" w:hAnsiTheme="minorHAnsi" w:cstheme="minorBidi"/>
          <w:noProof/>
          <w:sz w:val="22"/>
          <w:szCs w:val="22"/>
        </w:rPr>
      </w:pPr>
      <w:hyperlink w:anchor="_Toc93426757" w:history="1">
        <w:r w:rsidR="00506E2F" w:rsidRPr="00286BF8">
          <w:rPr>
            <w:rStyle w:val="Hyperlink"/>
            <w:noProof/>
          </w:rPr>
          <w:t>3.10.3</w:t>
        </w:r>
        <w:r w:rsidR="00506E2F">
          <w:rPr>
            <w:rFonts w:asciiTheme="minorHAnsi" w:eastAsiaTheme="minorEastAsia" w:hAnsiTheme="minorHAnsi" w:cstheme="minorBidi"/>
            <w:noProof/>
            <w:sz w:val="22"/>
            <w:szCs w:val="22"/>
          </w:rPr>
          <w:tab/>
        </w:r>
        <w:r w:rsidR="00506E2F" w:rsidRPr="00286BF8">
          <w:rPr>
            <w:rStyle w:val="Hyperlink"/>
            <w:noProof/>
          </w:rPr>
          <w:t>White Box View</w:t>
        </w:r>
        <w:r w:rsidR="00506E2F">
          <w:rPr>
            <w:noProof/>
            <w:webHidden/>
          </w:rPr>
          <w:tab/>
        </w:r>
        <w:r w:rsidR="00506E2F">
          <w:rPr>
            <w:noProof/>
            <w:webHidden/>
          </w:rPr>
          <w:fldChar w:fldCharType="begin"/>
        </w:r>
        <w:r w:rsidR="00506E2F">
          <w:rPr>
            <w:noProof/>
            <w:webHidden/>
          </w:rPr>
          <w:instrText xml:space="preserve"> PAGEREF _Toc93426757 \h </w:instrText>
        </w:r>
        <w:r w:rsidR="00506E2F">
          <w:rPr>
            <w:noProof/>
            <w:webHidden/>
          </w:rPr>
        </w:r>
        <w:r w:rsidR="00506E2F">
          <w:rPr>
            <w:noProof/>
            <w:webHidden/>
          </w:rPr>
          <w:fldChar w:fldCharType="separate"/>
        </w:r>
        <w:r w:rsidR="00506E2F">
          <w:rPr>
            <w:noProof/>
            <w:webHidden/>
          </w:rPr>
          <w:t>206</w:t>
        </w:r>
        <w:r w:rsidR="00506E2F">
          <w:rPr>
            <w:noProof/>
            <w:webHidden/>
          </w:rPr>
          <w:fldChar w:fldCharType="end"/>
        </w:r>
      </w:hyperlink>
    </w:p>
    <w:p w14:paraId="1BA959CA" w14:textId="32708FFF" w:rsidR="00506E2F" w:rsidRDefault="004E11FE">
      <w:pPr>
        <w:pStyle w:val="TOC2"/>
        <w:tabs>
          <w:tab w:val="left" w:pos="880"/>
          <w:tab w:val="right" w:leader="dot" w:pos="11107"/>
        </w:tabs>
        <w:rPr>
          <w:rFonts w:asciiTheme="minorHAnsi" w:eastAsiaTheme="minorEastAsia" w:hAnsiTheme="minorHAnsi" w:cstheme="minorBidi"/>
          <w:i w:val="0"/>
          <w:noProof/>
          <w:sz w:val="22"/>
          <w:szCs w:val="22"/>
        </w:rPr>
      </w:pPr>
      <w:hyperlink w:anchor="_Toc93426758" w:history="1">
        <w:r w:rsidR="00506E2F" w:rsidRPr="00286BF8">
          <w:rPr>
            <w:rStyle w:val="Hyperlink"/>
            <w:noProof/>
          </w:rPr>
          <w:t>3.11</w:t>
        </w:r>
        <w:r w:rsidR="00506E2F">
          <w:rPr>
            <w:rFonts w:asciiTheme="minorHAnsi" w:eastAsiaTheme="minorEastAsia" w:hAnsiTheme="minorHAnsi" w:cstheme="minorBidi"/>
            <w:i w:val="0"/>
            <w:noProof/>
            <w:sz w:val="22"/>
            <w:szCs w:val="22"/>
          </w:rPr>
          <w:tab/>
        </w:r>
        <w:r w:rsidR="00506E2F" w:rsidRPr="00286BF8">
          <w:rPr>
            <w:rStyle w:val="Hyperlink"/>
            <w:noProof/>
          </w:rPr>
          <w:t>WIR-FUN-REQ-296074/B-Performance and General Requirements</w:t>
        </w:r>
        <w:r w:rsidR="00506E2F">
          <w:rPr>
            <w:noProof/>
            <w:webHidden/>
          </w:rPr>
          <w:tab/>
        </w:r>
        <w:r w:rsidR="00506E2F">
          <w:rPr>
            <w:noProof/>
            <w:webHidden/>
          </w:rPr>
          <w:fldChar w:fldCharType="begin"/>
        </w:r>
        <w:r w:rsidR="00506E2F">
          <w:rPr>
            <w:noProof/>
            <w:webHidden/>
          </w:rPr>
          <w:instrText xml:space="preserve"> PAGEREF _Toc93426758 \h </w:instrText>
        </w:r>
        <w:r w:rsidR="00506E2F">
          <w:rPr>
            <w:noProof/>
            <w:webHidden/>
          </w:rPr>
        </w:r>
        <w:r w:rsidR="00506E2F">
          <w:rPr>
            <w:noProof/>
            <w:webHidden/>
          </w:rPr>
          <w:fldChar w:fldCharType="separate"/>
        </w:r>
        <w:r w:rsidR="00506E2F">
          <w:rPr>
            <w:noProof/>
            <w:webHidden/>
          </w:rPr>
          <w:t>207</w:t>
        </w:r>
        <w:r w:rsidR="00506E2F">
          <w:rPr>
            <w:noProof/>
            <w:webHidden/>
          </w:rPr>
          <w:fldChar w:fldCharType="end"/>
        </w:r>
      </w:hyperlink>
    </w:p>
    <w:p w14:paraId="4AE6561A" w14:textId="54D4E24E" w:rsidR="00506E2F" w:rsidRDefault="004E11FE">
      <w:pPr>
        <w:pStyle w:val="TOC3"/>
        <w:tabs>
          <w:tab w:val="left" w:pos="1320"/>
          <w:tab w:val="right" w:leader="dot" w:pos="11107"/>
        </w:tabs>
        <w:rPr>
          <w:rFonts w:asciiTheme="minorHAnsi" w:eastAsiaTheme="minorEastAsia" w:hAnsiTheme="minorHAnsi" w:cstheme="minorBidi"/>
          <w:noProof/>
          <w:sz w:val="22"/>
          <w:szCs w:val="22"/>
        </w:rPr>
      </w:pPr>
      <w:hyperlink w:anchor="_Toc93426759" w:history="1">
        <w:r w:rsidR="00506E2F" w:rsidRPr="00286BF8">
          <w:rPr>
            <w:rStyle w:val="Hyperlink"/>
            <w:noProof/>
          </w:rPr>
          <w:t>3.11.1</w:t>
        </w:r>
        <w:r w:rsidR="00506E2F">
          <w:rPr>
            <w:rFonts w:asciiTheme="minorHAnsi" w:eastAsiaTheme="minorEastAsia" w:hAnsiTheme="minorHAnsi" w:cstheme="minorBidi"/>
            <w:noProof/>
            <w:sz w:val="22"/>
            <w:szCs w:val="22"/>
          </w:rPr>
          <w:tab/>
        </w:r>
        <w:r w:rsidR="00506E2F" w:rsidRPr="00286BF8">
          <w:rPr>
            <w:rStyle w:val="Hyperlink"/>
            <w:noProof/>
          </w:rPr>
          <w:t>Requirements</w:t>
        </w:r>
        <w:r w:rsidR="00506E2F">
          <w:rPr>
            <w:noProof/>
            <w:webHidden/>
          </w:rPr>
          <w:tab/>
        </w:r>
        <w:r w:rsidR="00506E2F">
          <w:rPr>
            <w:noProof/>
            <w:webHidden/>
          </w:rPr>
          <w:fldChar w:fldCharType="begin"/>
        </w:r>
        <w:r w:rsidR="00506E2F">
          <w:rPr>
            <w:noProof/>
            <w:webHidden/>
          </w:rPr>
          <w:instrText xml:space="preserve"> PAGEREF _Toc93426759 \h </w:instrText>
        </w:r>
        <w:r w:rsidR="00506E2F">
          <w:rPr>
            <w:noProof/>
            <w:webHidden/>
          </w:rPr>
        </w:r>
        <w:r w:rsidR="00506E2F">
          <w:rPr>
            <w:noProof/>
            <w:webHidden/>
          </w:rPr>
          <w:fldChar w:fldCharType="separate"/>
        </w:r>
        <w:r w:rsidR="00506E2F">
          <w:rPr>
            <w:noProof/>
            <w:webHidden/>
          </w:rPr>
          <w:t>207</w:t>
        </w:r>
        <w:r w:rsidR="00506E2F">
          <w:rPr>
            <w:noProof/>
            <w:webHidden/>
          </w:rPr>
          <w:fldChar w:fldCharType="end"/>
        </w:r>
      </w:hyperlink>
    </w:p>
    <w:p w14:paraId="0181F45F" w14:textId="5FED9C15" w:rsidR="00506E2F" w:rsidRDefault="004E11FE">
      <w:pPr>
        <w:pStyle w:val="TOC3"/>
        <w:tabs>
          <w:tab w:val="left" w:pos="1320"/>
          <w:tab w:val="right" w:leader="dot" w:pos="11107"/>
        </w:tabs>
        <w:rPr>
          <w:rFonts w:asciiTheme="minorHAnsi" w:eastAsiaTheme="minorEastAsia" w:hAnsiTheme="minorHAnsi" w:cstheme="minorBidi"/>
          <w:noProof/>
          <w:sz w:val="22"/>
          <w:szCs w:val="22"/>
        </w:rPr>
      </w:pPr>
      <w:hyperlink w:anchor="_Toc93426760" w:history="1">
        <w:r w:rsidR="00506E2F" w:rsidRPr="00286BF8">
          <w:rPr>
            <w:rStyle w:val="Hyperlink"/>
            <w:noProof/>
          </w:rPr>
          <w:t>3.11.2</w:t>
        </w:r>
        <w:r w:rsidR="00506E2F">
          <w:rPr>
            <w:rFonts w:asciiTheme="minorHAnsi" w:eastAsiaTheme="minorEastAsia" w:hAnsiTheme="minorHAnsi" w:cstheme="minorBidi"/>
            <w:noProof/>
            <w:sz w:val="22"/>
            <w:szCs w:val="22"/>
          </w:rPr>
          <w:tab/>
        </w:r>
        <w:r w:rsidR="00506E2F" w:rsidRPr="00286BF8">
          <w:rPr>
            <w:rStyle w:val="Hyperlink"/>
            <w:noProof/>
          </w:rPr>
          <w:t>Use Cases</w:t>
        </w:r>
        <w:r w:rsidR="00506E2F">
          <w:rPr>
            <w:noProof/>
            <w:webHidden/>
          </w:rPr>
          <w:tab/>
        </w:r>
        <w:r w:rsidR="00506E2F">
          <w:rPr>
            <w:noProof/>
            <w:webHidden/>
          </w:rPr>
          <w:fldChar w:fldCharType="begin"/>
        </w:r>
        <w:r w:rsidR="00506E2F">
          <w:rPr>
            <w:noProof/>
            <w:webHidden/>
          </w:rPr>
          <w:instrText xml:space="preserve"> PAGEREF _Toc93426760 \h </w:instrText>
        </w:r>
        <w:r w:rsidR="00506E2F">
          <w:rPr>
            <w:noProof/>
            <w:webHidden/>
          </w:rPr>
        </w:r>
        <w:r w:rsidR="00506E2F">
          <w:rPr>
            <w:noProof/>
            <w:webHidden/>
          </w:rPr>
          <w:fldChar w:fldCharType="separate"/>
        </w:r>
        <w:r w:rsidR="00506E2F">
          <w:rPr>
            <w:noProof/>
            <w:webHidden/>
          </w:rPr>
          <w:t>207</w:t>
        </w:r>
        <w:r w:rsidR="00506E2F">
          <w:rPr>
            <w:noProof/>
            <w:webHidden/>
          </w:rPr>
          <w:fldChar w:fldCharType="end"/>
        </w:r>
      </w:hyperlink>
    </w:p>
    <w:p w14:paraId="71889A94" w14:textId="4BD93BB1" w:rsidR="00506E2F" w:rsidRDefault="004E11FE">
      <w:pPr>
        <w:pStyle w:val="TOC3"/>
        <w:tabs>
          <w:tab w:val="left" w:pos="1320"/>
          <w:tab w:val="right" w:leader="dot" w:pos="11107"/>
        </w:tabs>
        <w:rPr>
          <w:rFonts w:asciiTheme="minorHAnsi" w:eastAsiaTheme="minorEastAsia" w:hAnsiTheme="minorHAnsi" w:cstheme="minorBidi"/>
          <w:noProof/>
          <w:sz w:val="22"/>
          <w:szCs w:val="22"/>
        </w:rPr>
      </w:pPr>
      <w:hyperlink w:anchor="_Toc93426761" w:history="1">
        <w:r w:rsidR="00506E2F" w:rsidRPr="00286BF8">
          <w:rPr>
            <w:rStyle w:val="Hyperlink"/>
            <w:noProof/>
          </w:rPr>
          <w:t>3.11.3</w:t>
        </w:r>
        <w:r w:rsidR="00506E2F">
          <w:rPr>
            <w:rFonts w:asciiTheme="minorHAnsi" w:eastAsiaTheme="minorEastAsia" w:hAnsiTheme="minorHAnsi" w:cstheme="minorBidi"/>
            <w:noProof/>
            <w:sz w:val="22"/>
            <w:szCs w:val="22"/>
          </w:rPr>
          <w:tab/>
        </w:r>
        <w:r w:rsidR="00506E2F" w:rsidRPr="00286BF8">
          <w:rPr>
            <w:rStyle w:val="Hyperlink"/>
            <w:noProof/>
          </w:rPr>
          <w:t>White Box View</w:t>
        </w:r>
        <w:r w:rsidR="00506E2F">
          <w:rPr>
            <w:noProof/>
            <w:webHidden/>
          </w:rPr>
          <w:tab/>
        </w:r>
        <w:r w:rsidR="00506E2F">
          <w:rPr>
            <w:noProof/>
            <w:webHidden/>
          </w:rPr>
          <w:fldChar w:fldCharType="begin"/>
        </w:r>
        <w:r w:rsidR="00506E2F">
          <w:rPr>
            <w:noProof/>
            <w:webHidden/>
          </w:rPr>
          <w:instrText xml:space="preserve"> PAGEREF _Toc93426761 \h </w:instrText>
        </w:r>
        <w:r w:rsidR="00506E2F">
          <w:rPr>
            <w:noProof/>
            <w:webHidden/>
          </w:rPr>
        </w:r>
        <w:r w:rsidR="00506E2F">
          <w:rPr>
            <w:noProof/>
            <w:webHidden/>
          </w:rPr>
          <w:fldChar w:fldCharType="separate"/>
        </w:r>
        <w:r w:rsidR="00506E2F">
          <w:rPr>
            <w:noProof/>
            <w:webHidden/>
          </w:rPr>
          <w:t>207</w:t>
        </w:r>
        <w:r w:rsidR="00506E2F">
          <w:rPr>
            <w:noProof/>
            <w:webHidden/>
          </w:rPr>
          <w:fldChar w:fldCharType="end"/>
        </w:r>
      </w:hyperlink>
    </w:p>
    <w:p w14:paraId="209F1734" w14:textId="64A7CB2A" w:rsidR="00506E2F" w:rsidRDefault="004E11FE">
      <w:pPr>
        <w:pStyle w:val="TOC2"/>
        <w:tabs>
          <w:tab w:val="left" w:pos="880"/>
          <w:tab w:val="right" w:leader="dot" w:pos="11107"/>
        </w:tabs>
        <w:rPr>
          <w:rFonts w:asciiTheme="minorHAnsi" w:eastAsiaTheme="minorEastAsia" w:hAnsiTheme="minorHAnsi" w:cstheme="minorBidi"/>
          <w:i w:val="0"/>
          <w:noProof/>
          <w:sz w:val="22"/>
          <w:szCs w:val="22"/>
        </w:rPr>
      </w:pPr>
      <w:hyperlink w:anchor="_Toc93426762" w:history="1">
        <w:r w:rsidR="00506E2F" w:rsidRPr="00286BF8">
          <w:rPr>
            <w:rStyle w:val="Hyperlink"/>
            <w:noProof/>
          </w:rPr>
          <w:t>3.12</w:t>
        </w:r>
        <w:r w:rsidR="00506E2F">
          <w:rPr>
            <w:rFonts w:asciiTheme="minorHAnsi" w:eastAsiaTheme="minorEastAsia" w:hAnsiTheme="minorHAnsi" w:cstheme="minorBidi"/>
            <w:i w:val="0"/>
            <w:noProof/>
            <w:sz w:val="22"/>
            <w:szCs w:val="22"/>
          </w:rPr>
          <w:tab/>
        </w:r>
        <w:r w:rsidR="00506E2F" w:rsidRPr="00286BF8">
          <w:rPr>
            <w:rStyle w:val="Hyperlink"/>
            <w:noProof/>
          </w:rPr>
          <w:t>WIR-FUN-REQ-470990/A-Phoenix Support</w:t>
        </w:r>
        <w:r w:rsidR="00506E2F">
          <w:rPr>
            <w:noProof/>
            <w:webHidden/>
          </w:rPr>
          <w:tab/>
        </w:r>
        <w:r w:rsidR="00506E2F">
          <w:rPr>
            <w:noProof/>
            <w:webHidden/>
          </w:rPr>
          <w:fldChar w:fldCharType="begin"/>
        </w:r>
        <w:r w:rsidR="00506E2F">
          <w:rPr>
            <w:noProof/>
            <w:webHidden/>
          </w:rPr>
          <w:instrText xml:space="preserve"> PAGEREF _Toc93426762 \h </w:instrText>
        </w:r>
        <w:r w:rsidR="00506E2F">
          <w:rPr>
            <w:noProof/>
            <w:webHidden/>
          </w:rPr>
        </w:r>
        <w:r w:rsidR="00506E2F">
          <w:rPr>
            <w:noProof/>
            <w:webHidden/>
          </w:rPr>
          <w:fldChar w:fldCharType="separate"/>
        </w:r>
        <w:r w:rsidR="00506E2F">
          <w:rPr>
            <w:noProof/>
            <w:webHidden/>
          </w:rPr>
          <w:t>208</w:t>
        </w:r>
        <w:r w:rsidR="00506E2F">
          <w:rPr>
            <w:noProof/>
            <w:webHidden/>
          </w:rPr>
          <w:fldChar w:fldCharType="end"/>
        </w:r>
      </w:hyperlink>
    </w:p>
    <w:p w14:paraId="1249F970" w14:textId="0A45147D" w:rsidR="00506E2F" w:rsidRDefault="004E11FE">
      <w:pPr>
        <w:pStyle w:val="TOC3"/>
        <w:tabs>
          <w:tab w:val="left" w:pos="1320"/>
          <w:tab w:val="right" w:leader="dot" w:pos="11107"/>
        </w:tabs>
        <w:rPr>
          <w:rFonts w:asciiTheme="minorHAnsi" w:eastAsiaTheme="minorEastAsia" w:hAnsiTheme="minorHAnsi" w:cstheme="minorBidi"/>
          <w:noProof/>
          <w:sz w:val="22"/>
          <w:szCs w:val="22"/>
        </w:rPr>
      </w:pPr>
      <w:hyperlink w:anchor="_Toc93426763" w:history="1">
        <w:r w:rsidR="00506E2F" w:rsidRPr="00286BF8">
          <w:rPr>
            <w:rStyle w:val="Hyperlink"/>
            <w:noProof/>
          </w:rPr>
          <w:t>3.12.1</w:t>
        </w:r>
        <w:r w:rsidR="00506E2F">
          <w:rPr>
            <w:rFonts w:asciiTheme="minorHAnsi" w:eastAsiaTheme="minorEastAsia" w:hAnsiTheme="minorHAnsi" w:cstheme="minorBidi"/>
            <w:noProof/>
            <w:sz w:val="22"/>
            <w:szCs w:val="22"/>
          </w:rPr>
          <w:tab/>
        </w:r>
        <w:r w:rsidR="00506E2F" w:rsidRPr="00286BF8">
          <w:rPr>
            <w:rStyle w:val="Hyperlink"/>
            <w:noProof/>
          </w:rPr>
          <w:t>Requirements</w:t>
        </w:r>
        <w:r w:rsidR="00506E2F">
          <w:rPr>
            <w:noProof/>
            <w:webHidden/>
          </w:rPr>
          <w:tab/>
        </w:r>
        <w:r w:rsidR="00506E2F">
          <w:rPr>
            <w:noProof/>
            <w:webHidden/>
          </w:rPr>
          <w:fldChar w:fldCharType="begin"/>
        </w:r>
        <w:r w:rsidR="00506E2F">
          <w:rPr>
            <w:noProof/>
            <w:webHidden/>
          </w:rPr>
          <w:instrText xml:space="preserve"> PAGEREF _Toc93426763 \h </w:instrText>
        </w:r>
        <w:r w:rsidR="00506E2F">
          <w:rPr>
            <w:noProof/>
            <w:webHidden/>
          </w:rPr>
        </w:r>
        <w:r w:rsidR="00506E2F">
          <w:rPr>
            <w:noProof/>
            <w:webHidden/>
          </w:rPr>
          <w:fldChar w:fldCharType="separate"/>
        </w:r>
        <w:r w:rsidR="00506E2F">
          <w:rPr>
            <w:noProof/>
            <w:webHidden/>
          </w:rPr>
          <w:t>208</w:t>
        </w:r>
        <w:r w:rsidR="00506E2F">
          <w:rPr>
            <w:noProof/>
            <w:webHidden/>
          </w:rPr>
          <w:fldChar w:fldCharType="end"/>
        </w:r>
      </w:hyperlink>
    </w:p>
    <w:p w14:paraId="3AF30578" w14:textId="6EC075B1" w:rsidR="00506E2F" w:rsidRDefault="004E11FE">
      <w:pPr>
        <w:pStyle w:val="TOC2"/>
        <w:tabs>
          <w:tab w:val="left" w:pos="880"/>
          <w:tab w:val="right" w:leader="dot" w:pos="11107"/>
        </w:tabs>
        <w:rPr>
          <w:rFonts w:asciiTheme="minorHAnsi" w:eastAsiaTheme="minorEastAsia" w:hAnsiTheme="minorHAnsi" w:cstheme="minorBidi"/>
          <w:i w:val="0"/>
          <w:noProof/>
          <w:sz w:val="22"/>
          <w:szCs w:val="22"/>
        </w:rPr>
      </w:pPr>
      <w:hyperlink w:anchor="_Toc93426764" w:history="1">
        <w:r w:rsidR="00506E2F" w:rsidRPr="00286BF8">
          <w:rPr>
            <w:rStyle w:val="Hyperlink"/>
            <w:noProof/>
          </w:rPr>
          <w:t>3.13</w:t>
        </w:r>
        <w:r w:rsidR="00506E2F">
          <w:rPr>
            <w:rFonts w:asciiTheme="minorHAnsi" w:eastAsiaTheme="minorEastAsia" w:hAnsiTheme="minorHAnsi" w:cstheme="minorBidi"/>
            <w:i w:val="0"/>
            <w:noProof/>
            <w:sz w:val="22"/>
            <w:szCs w:val="22"/>
          </w:rPr>
          <w:tab/>
        </w:r>
        <w:r w:rsidR="00506E2F" w:rsidRPr="00286BF8">
          <w:rPr>
            <w:rStyle w:val="Hyperlink"/>
            <w:noProof/>
          </w:rPr>
          <w:t>WIR-FUN-REQ-370034/A-Captive Portal Check</w:t>
        </w:r>
        <w:r w:rsidR="00506E2F">
          <w:rPr>
            <w:noProof/>
            <w:webHidden/>
          </w:rPr>
          <w:tab/>
        </w:r>
        <w:r w:rsidR="00506E2F">
          <w:rPr>
            <w:noProof/>
            <w:webHidden/>
          </w:rPr>
          <w:fldChar w:fldCharType="begin"/>
        </w:r>
        <w:r w:rsidR="00506E2F">
          <w:rPr>
            <w:noProof/>
            <w:webHidden/>
          </w:rPr>
          <w:instrText xml:space="preserve"> PAGEREF _Toc93426764 \h </w:instrText>
        </w:r>
        <w:r w:rsidR="00506E2F">
          <w:rPr>
            <w:noProof/>
            <w:webHidden/>
          </w:rPr>
        </w:r>
        <w:r w:rsidR="00506E2F">
          <w:rPr>
            <w:noProof/>
            <w:webHidden/>
          </w:rPr>
          <w:fldChar w:fldCharType="separate"/>
        </w:r>
        <w:r w:rsidR="00506E2F">
          <w:rPr>
            <w:noProof/>
            <w:webHidden/>
          </w:rPr>
          <w:t>211</w:t>
        </w:r>
        <w:r w:rsidR="00506E2F">
          <w:rPr>
            <w:noProof/>
            <w:webHidden/>
          </w:rPr>
          <w:fldChar w:fldCharType="end"/>
        </w:r>
      </w:hyperlink>
    </w:p>
    <w:p w14:paraId="1825A6E3" w14:textId="0E0FA0C1" w:rsidR="00506E2F" w:rsidRDefault="004E11FE">
      <w:pPr>
        <w:pStyle w:val="TOC3"/>
        <w:tabs>
          <w:tab w:val="left" w:pos="1320"/>
          <w:tab w:val="right" w:leader="dot" w:pos="11107"/>
        </w:tabs>
        <w:rPr>
          <w:rFonts w:asciiTheme="minorHAnsi" w:eastAsiaTheme="minorEastAsia" w:hAnsiTheme="minorHAnsi" w:cstheme="minorBidi"/>
          <w:noProof/>
          <w:sz w:val="22"/>
          <w:szCs w:val="22"/>
        </w:rPr>
      </w:pPr>
      <w:hyperlink w:anchor="_Toc93426765" w:history="1">
        <w:r w:rsidR="00506E2F" w:rsidRPr="00286BF8">
          <w:rPr>
            <w:rStyle w:val="Hyperlink"/>
            <w:noProof/>
          </w:rPr>
          <w:t>3.13.1</w:t>
        </w:r>
        <w:r w:rsidR="00506E2F">
          <w:rPr>
            <w:rFonts w:asciiTheme="minorHAnsi" w:eastAsiaTheme="minorEastAsia" w:hAnsiTheme="minorHAnsi" w:cstheme="minorBidi"/>
            <w:noProof/>
            <w:sz w:val="22"/>
            <w:szCs w:val="22"/>
          </w:rPr>
          <w:tab/>
        </w:r>
        <w:r w:rsidR="00506E2F" w:rsidRPr="00286BF8">
          <w:rPr>
            <w:rStyle w:val="Hyperlink"/>
            <w:noProof/>
          </w:rPr>
          <w:t>Requirements</w:t>
        </w:r>
        <w:r w:rsidR="00506E2F">
          <w:rPr>
            <w:noProof/>
            <w:webHidden/>
          </w:rPr>
          <w:tab/>
        </w:r>
        <w:r w:rsidR="00506E2F">
          <w:rPr>
            <w:noProof/>
            <w:webHidden/>
          </w:rPr>
          <w:fldChar w:fldCharType="begin"/>
        </w:r>
        <w:r w:rsidR="00506E2F">
          <w:rPr>
            <w:noProof/>
            <w:webHidden/>
          </w:rPr>
          <w:instrText xml:space="preserve"> PAGEREF _Toc93426765 \h </w:instrText>
        </w:r>
        <w:r w:rsidR="00506E2F">
          <w:rPr>
            <w:noProof/>
            <w:webHidden/>
          </w:rPr>
        </w:r>
        <w:r w:rsidR="00506E2F">
          <w:rPr>
            <w:noProof/>
            <w:webHidden/>
          </w:rPr>
          <w:fldChar w:fldCharType="separate"/>
        </w:r>
        <w:r w:rsidR="00506E2F">
          <w:rPr>
            <w:noProof/>
            <w:webHidden/>
          </w:rPr>
          <w:t>211</w:t>
        </w:r>
        <w:r w:rsidR="00506E2F">
          <w:rPr>
            <w:noProof/>
            <w:webHidden/>
          </w:rPr>
          <w:fldChar w:fldCharType="end"/>
        </w:r>
      </w:hyperlink>
    </w:p>
    <w:p w14:paraId="77800138" w14:textId="218AC740" w:rsidR="00506E2F" w:rsidRDefault="004E11FE">
      <w:pPr>
        <w:pStyle w:val="TOC3"/>
        <w:tabs>
          <w:tab w:val="left" w:pos="1320"/>
          <w:tab w:val="right" w:leader="dot" w:pos="11107"/>
        </w:tabs>
        <w:rPr>
          <w:rFonts w:asciiTheme="minorHAnsi" w:eastAsiaTheme="minorEastAsia" w:hAnsiTheme="minorHAnsi" w:cstheme="minorBidi"/>
          <w:noProof/>
          <w:sz w:val="22"/>
          <w:szCs w:val="22"/>
        </w:rPr>
      </w:pPr>
      <w:hyperlink w:anchor="_Toc93426766" w:history="1">
        <w:r w:rsidR="00506E2F" w:rsidRPr="00286BF8">
          <w:rPr>
            <w:rStyle w:val="Hyperlink"/>
            <w:noProof/>
          </w:rPr>
          <w:t>3.13.2</w:t>
        </w:r>
        <w:r w:rsidR="00506E2F">
          <w:rPr>
            <w:rFonts w:asciiTheme="minorHAnsi" w:eastAsiaTheme="minorEastAsia" w:hAnsiTheme="minorHAnsi" w:cstheme="minorBidi"/>
            <w:noProof/>
            <w:sz w:val="22"/>
            <w:szCs w:val="22"/>
          </w:rPr>
          <w:tab/>
        </w:r>
        <w:r w:rsidR="00506E2F" w:rsidRPr="00286BF8">
          <w:rPr>
            <w:rStyle w:val="Hyperlink"/>
            <w:noProof/>
          </w:rPr>
          <w:t>Use Cases</w:t>
        </w:r>
        <w:r w:rsidR="00506E2F">
          <w:rPr>
            <w:noProof/>
            <w:webHidden/>
          </w:rPr>
          <w:tab/>
        </w:r>
        <w:r w:rsidR="00506E2F">
          <w:rPr>
            <w:noProof/>
            <w:webHidden/>
          </w:rPr>
          <w:fldChar w:fldCharType="begin"/>
        </w:r>
        <w:r w:rsidR="00506E2F">
          <w:rPr>
            <w:noProof/>
            <w:webHidden/>
          </w:rPr>
          <w:instrText xml:space="preserve"> PAGEREF _Toc93426766 \h </w:instrText>
        </w:r>
        <w:r w:rsidR="00506E2F">
          <w:rPr>
            <w:noProof/>
            <w:webHidden/>
          </w:rPr>
        </w:r>
        <w:r w:rsidR="00506E2F">
          <w:rPr>
            <w:noProof/>
            <w:webHidden/>
          </w:rPr>
          <w:fldChar w:fldCharType="separate"/>
        </w:r>
        <w:r w:rsidR="00506E2F">
          <w:rPr>
            <w:noProof/>
            <w:webHidden/>
          </w:rPr>
          <w:t>213</w:t>
        </w:r>
        <w:r w:rsidR="00506E2F">
          <w:rPr>
            <w:noProof/>
            <w:webHidden/>
          </w:rPr>
          <w:fldChar w:fldCharType="end"/>
        </w:r>
      </w:hyperlink>
    </w:p>
    <w:p w14:paraId="04BBA860" w14:textId="4ED11D7D" w:rsidR="00506E2F" w:rsidRDefault="004E11FE">
      <w:pPr>
        <w:pStyle w:val="TOC3"/>
        <w:tabs>
          <w:tab w:val="left" w:pos="1320"/>
          <w:tab w:val="right" w:leader="dot" w:pos="11107"/>
        </w:tabs>
        <w:rPr>
          <w:rFonts w:asciiTheme="minorHAnsi" w:eastAsiaTheme="minorEastAsia" w:hAnsiTheme="minorHAnsi" w:cstheme="minorBidi"/>
          <w:noProof/>
          <w:sz w:val="22"/>
          <w:szCs w:val="22"/>
        </w:rPr>
      </w:pPr>
      <w:hyperlink w:anchor="_Toc93426767" w:history="1">
        <w:r w:rsidR="00506E2F" w:rsidRPr="00286BF8">
          <w:rPr>
            <w:rStyle w:val="Hyperlink"/>
            <w:noProof/>
          </w:rPr>
          <w:t>3.13.3</w:t>
        </w:r>
        <w:r w:rsidR="00506E2F">
          <w:rPr>
            <w:rFonts w:asciiTheme="minorHAnsi" w:eastAsiaTheme="minorEastAsia" w:hAnsiTheme="minorHAnsi" w:cstheme="minorBidi"/>
            <w:noProof/>
            <w:sz w:val="22"/>
            <w:szCs w:val="22"/>
          </w:rPr>
          <w:tab/>
        </w:r>
        <w:r w:rsidR="00506E2F" w:rsidRPr="00286BF8">
          <w:rPr>
            <w:rStyle w:val="Hyperlink"/>
            <w:noProof/>
          </w:rPr>
          <w:t>White Box View</w:t>
        </w:r>
        <w:r w:rsidR="00506E2F">
          <w:rPr>
            <w:noProof/>
            <w:webHidden/>
          </w:rPr>
          <w:tab/>
        </w:r>
        <w:r w:rsidR="00506E2F">
          <w:rPr>
            <w:noProof/>
            <w:webHidden/>
          </w:rPr>
          <w:fldChar w:fldCharType="begin"/>
        </w:r>
        <w:r w:rsidR="00506E2F">
          <w:rPr>
            <w:noProof/>
            <w:webHidden/>
          </w:rPr>
          <w:instrText xml:space="preserve"> PAGEREF _Toc93426767 \h </w:instrText>
        </w:r>
        <w:r w:rsidR="00506E2F">
          <w:rPr>
            <w:noProof/>
            <w:webHidden/>
          </w:rPr>
        </w:r>
        <w:r w:rsidR="00506E2F">
          <w:rPr>
            <w:noProof/>
            <w:webHidden/>
          </w:rPr>
          <w:fldChar w:fldCharType="separate"/>
        </w:r>
        <w:r w:rsidR="00506E2F">
          <w:rPr>
            <w:noProof/>
            <w:webHidden/>
          </w:rPr>
          <w:t>222</w:t>
        </w:r>
        <w:r w:rsidR="00506E2F">
          <w:rPr>
            <w:noProof/>
            <w:webHidden/>
          </w:rPr>
          <w:fldChar w:fldCharType="end"/>
        </w:r>
      </w:hyperlink>
    </w:p>
    <w:p w14:paraId="2E371510" w14:textId="5FE98C1A" w:rsidR="00506E2F" w:rsidRDefault="004E11FE">
      <w:pPr>
        <w:pStyle w:val="TOC2"/>
        <w:tabs>
          <w:tab w:val="left" w:pos="880"/>
          <w:tab w:val="right" w:leader="dot" w:pos="11107"/>
        </w:tabs>
        <w:rPr>
          <w:rFonts w:asciiTheme="minorHAnsi" w:eastAsiaTheme="minorEastAsia" w:hAnsiTheme="minorHAnsi" w:cstheme="minorBidi"/>
          <w:i w:val="0"/>
          <w:noProof/>
          <w:sz w:val="22"/>
          <w:szCs w:val="22"/>
        </w:rPr>
      </w:pPr>
      <w:hyperlink w:anchor="_Toc93426768" w:history="1">
        <w:r w:rsidR="00506E2F" w:rsidRPr="00286BF8">
          <w:rPr>
            <w:rStyle w:val="Hyperlink"/>
            <w:noProof/>
          </w:rPr>
          <w:t>3.14</w:t>
        </w:r>
        <w:r w:rsidR="00506E2F">
          <w:rPr>
            <w:rFonts w:asciiTheme="minorHAnsi" w:eastAsiaTheme="minorEastAsia" w:hAnsiTheme="minorHAnsi" w:cstheme="minorBidi"/>
            <w:i w:val="0"/>
            <w:noProof/>
            <w:sz w:val="22"/>
            <w:szCs w:val="22"/>
          </w:rPr>
          <w:tab/>
        </w:r>
        <w:r w:rsidR="00506E2F" w:rsidRPr="00286BF8">
          <w:rPr>
            <w:rStyle w:val="Hyperlink"/>
            <w:noProof/>
          </w:rPr>
          <w:t>WIR-FUN-REQ-296080/A-WIRServer Configuration</w:t>
        </w:r>
        <w:r w:rsidR="00506E2F">
          <w:rPr>
            <w:noProof/>
            <w:webHidden/>
          </w:rPr>
          <w:tab/>
        </w:r>
        <w:r w:rsidR="00506E2F">
          <w:rPr>
            <w:noProof/>
            <w:webHidden/>
          </w:rPr>
          <w:fldChar w:fldCharType="begin"/>
        </w:r>
        <w:r w:rsidR="00506E2F">
          <w:rPr>
            <w:noProof/>
            <w:webHidden/>
          </w:rPr>
          <w:instrText xml:space="preserve"> PAGEREF _Toc93426768 \h </w:instrText>
        </w:r>
        <w:r w:rsidR="00506E2F">
          <w:rPr>
            <w:noProof/>
            <w:webHidden/>
          </w:rPr>
        </w:r>
        <w:r w:rsidR="00506E2F">
          <w:rPr>
            <w:noProof/>
            <w:webHidden/>
          </w:rPr>
          <w:fldChar w:fldCharType="separate"/>
        </w:r>
        <w:r w:rsidR="00506E2F">
          <w:rPr>
            <w:noProof/>
            <w:webHidden/>
          </w:rPr>
          <w:t>223</w:t>
        </w:r>
        <w:r w:rsidR="00506E2F">
          <w:rPr>
            <w:noProof/>
            <w:webHidden/>
          </w:rPr>
          <w:fldChar w:fldCharType="end"/>
        </w:r>
      </w:hyperlink>
    </w:p>
    <w:p w14:paraId="122FC468" w14:textId="1DE91B8D" w:rsidR="00506E2F" w:rsidRDefault="004E11FE">
      <w:pPr>
        <w:pStyle w:val="TOC3"/>
        <w:tabs>
          <w:tab w:val="left" w:pos="1320"/>
          <w:tab w:val="right" w:leader="dot" w:pos="11107"/>
        </w:tabs>
        <w:rPr>
          <w:rFonts w:asciiTheme="minorHAnsi" w:eastAsiaTheme="minorEastAsia" w:hAnsiTheme="minorHAnsi" w:cstheme="minorBidi"/>
          <w:noProof/>
          <w:sz w:val="22"/>
          <w:szCs w:val="22"/>
        </w:rPr>
      </w:pPr>
      <w:hyperlink w:anchor="_Toc93426769" w:history="1">
        <w:r w:rsidR="00506E2F" w:rsidRPr="00286BF8">
          <w:rPr>
            <w:rStyle w:val="Hyperlink"/>
            <w:noProof/>
          </w:rPr>
          <w:t>3.14.1</w:t>
        </w:r>
        <w:r w:rsidR="00506E2F">
          <w:rPr>
            <w:rFonts w:asciiTheme="minorHAnsi" w:eastAsiaTheme="minorEastAsia" w:hAnsiTheme="minorHAnsi" w:cstheme="minorBidi"/>
            <w:noProof/>
            <w:sz w:val="22"/>
            <w:szCs w:val="22"/>
          </w:rPr>
          <w:tab/>
        </w:r>
        <w:r w:rsidR="00506E2F" w:rsidRPr="00286BF8">
          <w:rPr>
            <w:rStyle w:val="Hyperlink"/>
            <w:noProof/>
          </w:rPr>
          <w:t>Requirements</w:t>
        </w:r>
        <w:r w:rsidR="00506E2F">
          <w:rPr>
            <w:noProof/>
            <w:webHidden/>
          </w:rPr>
          <w:tab/>
        </w:r>
        <w:r w:rsidR="00506E2F">
          <w:rPr>
            <w:noProof/>
            <w:webHidden/>
          </w:rPr>
          <w:fldChar w:fldCharType="begin"/>
        </w:r>
        <w:r w:rsidR="00506E2F">
          <w:rPr>
            <w:noProof/>
            <w:webHidden/>
          </w:rPr>
          <w:instrText xml:space="preserve"> PAGEREF _Toc93426769 \h </w:instrText>
        </w:r>
        <w:r w:rsidR="00506E2F">
          <w:rPr>
            <w:noProof/>
            <w:webHidden/>
          </w:rPr>
        </w:r>
        <w:r w:rsidR="00506E2F">
          <w:rPr>
            <w:noProof/>
            <w:webHidden/>
          </w:rPr>
          <w:fldChar w:fldCharType="separate"/>
        </w:r>
        <w:r w:rsidR="00506E2F">
          <w:rPr>
            <w:noProof/>
            <w:webHidden/>
          </w:rPr>
          <w:t>223</w:t>
        </w:r>
        <w:r w:rsidR="00506E2F">
          <w:rPr>
            <w:noProof/>
            <w:webHidden/>
          </w:rPr>
          <w:fldChar w:fldCharType="end"/>
        </w:r>
      </w:hyperlink>
    </w:p>
    <w:p w14:paraId="4D8E8918" w14:textId="3497ED9C" w:rsidR="00506E2F" w:rsidRDefault="004E11FE">
      <w:pPr>
        <w:pStyle w:val="TOC3"/>
        <w:tabs>
          <w:tab w:val="left" w:pos="1320"/>
          <w:tab w:val="right" w:leader="dot" w:pos="11107"/>
        </w:tabs>
        <w:rPr>
          <w:rFonts w:asciiTheme="minorHAnsi" w:eastAsiaTheme="minorEastAsia" w:hAnsiTheme="minorHAnsi" w:cstheme="minorBidi"/>
          <w:noProof/>
          <w:sz w:val="22"/>
          <w:szCs w:val="22"/>
        </w:rPr>
      </w:pPr>
      <w:hyperlink w:anchor="_Toc93426770" w:history="1">
        <w:r w:rsidR="00506E2F" w:rsidRPr="00286BF8">
          <w:rPr>
            <w:rStyle w:val="Hyperlink"/>
            <w:noProof/>
          </w:rPr>
          <w:t>3.14.2</w:t>
        </w:r>
        <w:r w:rsidR="00506E2F">
          <w:rPr>
            <w:rFonts w:asciiTheme="minorHAnsi" w:eastAsiaTheme="minorEastAsia" w:hAnsiTheme="minorHAnsi" w:cstheme="minorBidi"/>
            <w:noProof/>
            <w:sz w:val="22"/>
            <w:szCs w:val="22"/>
          </w:rPr>
          <w:tab/>
        </w:r>
        <w:r w:rsidR="00506E2F" w:rsidRPr="00286BF8">
          <w:rPr>
            <w:rStyle w:val="Hyperlink"/>
            <w:noProof/>
          </w:rPr>
          <w:t>Use Cases</w:t>
        </w:r>
        <w:r w:rsidR="00506E2F">
          <w:rPr>
            <w:noProof/>
            <w:webHidden/>
          </w:rPr>
          <w:tab/>
        </w:r>
        <w:r w:rsidR="00506E2F">
          <w:rPr>
            <w:noProof/>
            <w:webHidden/>
          </w:rPr>
          <w:fldChar w:fldCharType="begin"/>
        </w:r>
        <w:r w:rsidR="00506E2F">
          <w:rPr>
            <w:noProof/>
            <w:webHidden/>
          </w:rPr>
          <w:instrText xml:space="preserve"> PAGEREF _Toc93426770 \h </w:instrText>
        </w:r>
        <w:r w:rsidR="00506E2F">
          <w:rPr>
            <w:noProof/>
            <w:webHidden/>
          </w:rPr>
        </w:r>
        <w:r w:rsidR="00506E2F">
          <w:rPr>
            <w:noProof/>
            <w:webHidden/>
          </w:rPr>
          <w:fldChar w:fldCharType="separate"/>
        </w:r>
        <w:r w:rsidR="00506E2F">
          <w:rPr>
            <w:noProof/>
            <w:webHidden/>
          </w:rPr>
          <w:t>226</w:t>
        </w:r>
        <w:r w:rsidR="00506E2F">
          <w:rPr>
            <w:noProof/>
            <w:webHidden/>
          </w:rPr>
          <w:fldChar w:fldCharType="end"/>
        </w:r>
      </w:hyperlink>
    </w:p>
    <w:p w14:paraId="702E4A36" w14:textId="0F520808" w:rsidR="00506E2F" w:rsidRDefault="004E11FE">
      <w:pPr>
        <w:pStyle w:val="TOC3"/>
        <w:tabs>
          <w:tab w:val="left" w:pos="1320"/>
          <w:tab w:val="right" w:leader="dot" w:pos="11107"/>
        </w:tabs>
        <w:rPr>
          <w:rFonts w:asciiTheme="minorHAnsi" w:eastAsiaTheme="minorEastAsia" w:hAnsiTheme="minorHAnsi" w:cstheme="minorBidi"/>
          <w:noProof/>
          <w:sz w:val="22"/>
          <w:szCs w:val="22"/>
        </w:rPr>
      </w:pPr>
      <w:hyperlink w:anchor="_Toc93426771" w:history="1">
        <w:r w:rsidR="00506E2F" w:rsidRPr="00286BF8">
          <w:rPr>
            <w:rStyle w:val="Hyperlink"/>
            <w:noProof/>
          </w:rPr>
          <w:t>3.14.3</w:t>
        </w:r>
        <w:r w:rsidR="00506E2F">
          <w:rPr>
            <w:rFonts w:asciiTheme="minorHAnsi" w:eastAsiaTheme="minorEastAsia" w:hAnsiTheme="minorHAnsi" w:cstheme="minorBidi"/>
            <w:noProof/>
            <w:sz w:val="22"/>
            <w:szCs w:val="22"/>
          </w:rPr>
          <w:tab/>
        </w:r>
        <w:r w:rsidR="00506E2F" w:rsidRPr="00286BF8">
          <w:rPr>
            <w:rStyle w:val="Hyperlink"/>
            <w:noProof/>
          </w:rPr>
          <w:t>White Box View</w:t>
        </w:r>
        <w:r w:rsidR="00506E2F">
          <w:rPr>
            <w:noProof/>
            <w:webHidden/>
          </w:rPr>
          <w:tab/>
        </w:r>
        <w:r w:rsidR="00506E2F">
          <w:rPr>
            <w:noProof/>
            <w:webHidden/>
          </w:rPr>
          <w:fldChar w:fldCharType="begin"/>
        </w:r>
        <w:r w:rsidR="00506E2F">
          <w:rPr>
            <w:noProof/>
            <w:webHidden/>
          </w:rPr>
          <w:instrText xml:space="preserve"> PAGEREF _Toc93426771 \h </w:instrText>
        </w:r>
        <w:r w:rsidR="00506E2F">
          <w:rPr>
            <w:noProof/>
            <w:webHidden/>
          </w:rPr>
        </w:r>
        <w:r w:rsidR="00506E2F">
          <w:rPr>
            <w:noProof/>
            <w:webHidden/>
          </w:rPr>
          <w:fldChar w:fldCharType="separate"/>
        </w:r>
        <w:r w:rsidR="00506E2F">
          <w:rPr>
            <w:noProof/>
            <w:webHidden/>
          </w:rPr>
          <w:t>226</w:t>
        </w:r>
        <w:r w:rsidR="00506E2F">
          <w:rPr>
            <w:noProof/>
            <w:webHidden/>
          </w:rPr>
          <w:fldChar w:fldCharType="end"/>
        </w:r>
      </w:hyperlink>
    </w:p>
    <w:p w14:paraId="3AE1FA6B" w14:textId="5A336850" w:rsidR="00506E2F" w:rsidRDefault="004E11FE">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93426772" w:history="1">
        <w:r w:rsidR="00506E2F" w:rsidRPr="00286BF8">
          <w:rPr>
            <w:rStyle w:val="Hyperlink"/>
            <w:noProof/>
          </w:rPr>
          <w:t>4</w:t>
        </w:r>
        <w:r w:rsidR="00506E2F">
          <w:rPr>
            <w:rFonts w:asciiTheme="minorHAnsi" w:eastAsiaTheme="minorEastAsia" w:hAnsiTheme="minorHAnsi" w:cstheme="minorBidi"/>
            <w:b w:val="0"/>
            <w:smallCaps w:val="0"/>
            <w:noProof/>
            <w:sz w:val="22"/>
            <w:szCs w:val="22"/>
          </w:rPr>
          <w:tab/>
        </w:r>
        <w:r w:rsidR="00506E2F" w:rsidRPr="00286BF8">
          <w:rPr>
            <w:rStyle w:val="Hyperlink"/>
            <w:noProof/>
          </w:rPr>
          <w:t>Appendix: Reference Documents</w:t>
        </w:r>
        <w:r w:rsidR="00506E2F">
          <w:rPr>
            <w:noProof/>
            <w:webHidden/>
          </w:rPr>
          <w:tab/>
        </w:r>
        <w:r w:rsidR="00506E2F">
          <w:rPr>
            <w:noProof/>
            <w:webHidden/>
          </w:rPr>
          <w:fldChar w:fldCharType="begin"/>
        </w:r>
        <w:r w:rsidR="00506E2F">
          <w:rPr>
            <w:noProof/>
            <w:webHidden/>
          </w:rPr>
          <w:instrText xml:space="preserve"> PAGEREF _Toc93426772 \h </w:instrText>
        </w:r>
        <w:r w:rsidR="00506E2F">
          <w:rPr>
            <w:noProof/>
            <w:webHidden/>
          </w:rPr>
        </w:r>
        <w:r w:rsidR="00506E2F">
          <w:rPr>
            <w:noProof/>
            <w:webHidden/>
          </w:rPr>
          <w:fldChar w:fldCharType="separate"/>
        </w:r>
        <w:r w:rsidR="00506E2F">
          <w:rPr>
            <w:noProof/>
            <w:webHidden/>
          </w:rPr>
          <w:t>227</w:t>
        </w:r>
        <w:r w:rsidR="00506E2F">
          <w:rPr>
            <w:noProof/>
            <w:webHidden/>
          </w:rPr>
          <w:fldChar w:fldCharType="end"/>
        </w:r>
      </w:hyperlink>
    </w:p>
    <w:p w14:paraId="2B9A7216" w14:textId="0A50BE01" w:rsidR="00E36F0E" w:rsidRDefault="00393DC0">
      <w:pPr>
        <w:rPr>
          <w:b/>
          <w:sz w:val="36"/>
          <w:szCs w:val="36"/>
        </w:rPr>
      </w:pPr>
      <w:r>
        <w:rPr>
          <w:b/>
          <w:sz w:val="36"/>
          <w:szCs w:val="36"/>
        </w:rPr>
        <w:fldChar w:fldCharType="end"/>
      </w:r>
    </w:p>
    <w:p w14:paraId="5F176D23" w14:textId="77777777" w:rsidR="00E36F0E" w:rsidRDefault="00E36F0E">
      <w:pPr>
        <w:rPr>
          <w:b/>
          <w:sz w:val="36"/>
          <w:szCs w:val="36"/>
        </w:rPr>
      </w:pPr>
    </w:p>
    <w:p w14:paraId="6C1638BC" w14:textId="77777777" w:rsidR="00E36F0E" w:rsidRDefault="00393DC0" w:rsidP="00506E2F">
      <w:pPr>
        <w:pStyle w:val="Heading1"/>
      </w:pPr>
      <w:bookmarkStart w:id="1" w:name="_Toc93426704"/>
      <w:r>
        <w:lastRenderedPageBreak/>
        <w:t>Overview</w:t>
      </w:r>
      <w:bookmarkEnd w:id="1"/>
    </w:p>
    <w:p w14:paraId="1DA9EAD3" w14:textId="77777777" w:rsidR="00E36F0E" w:rsidRDefault="00393DC0" w:rsidP="00E36F0E">
      <w:r>
        <w:t xml:space="preserve">The Wireless Interface Router feature has an opportunity to reduce greatly Ford’s ongoing connectivity costs by leveraging non-metered client mode Wi-Fi and driving cellular usage at cheaper, off peak times. Further, the WIR gives vehicle applications an opportunity to utilize any vehicle edge interface directly, without any intermediate protocol, like CAN. </w:t>
      </w:r>
    </w:p>
    <w:p w14:paraId="1AA26763" w14:textId="77777777" w:rsidR="00E36F0E" w:rsidRDefault="00E36F0E" w:rsidP="00E36F0E"/>
    <w:p w14:paraId="6365066C" w14:textId="77777777" w:rsidR="00E36F0E" w:rsidRDefault="00393DC0" w:rsidP="00E36F0E">
      <w:r>
        <w:t xml:space="preserve">WIR enables vehicle software applications to reach the cloud via any edge network interface on the vehicle. Further, WIR can schedule notifications to applications when more cost favorable networks are available. The architecture of WIR is expandable to new edge network interfaces and is able to support new ECUs as they integrate with ECG via Ethernet </w:t>
      </w:r>
    </w:p>
    <w:p w14:paraId="35B445AF" w14:textId="77777777" w:rsidR="00E36F0E" w:rsidRDefault="00E36F0E" w:rsidP="00E36F0E"/>
    <w:p w14:paraId="5FE22C5B" w14:textId="77777777" w:rsidR="00E36F0E" w:rsidRDefault="00393DC0" w:rsidP="00E36F0E">
      <w:r>
        <w:t>Routing data through SYNC, TCU, and TCU-B Wi-Fi connections will drive down the overall costs of cellular data consumption. Once implemented this service can be used for any connected service within SYNC, Cluster, ADAS, SDS, ADSIM, etc. that requires off board communication to a 1st, 2nd, or 3rd party server.</w:t>
      </w:r>
    </w:p>
    <w:p w14:paraId="02CC7A7A" w14:textId="77777777" w:rsidR="00E36F0E" w:rsidRDefault="00E36F0E" w:rsidP="00E36F0E"/>
    <w:p w14:paraId="79833E82" w14:textId="77777777" w:rsidR="00E36F0E" w:rsidRDefault="00393DC0" w:rsidP="00E36F0E">
      <w:r>
        <w:t>With the introduction of Ethernet as an internal vehicle network the ability to allow various subsystems to establish an IP connection to an off board server (IP Based Pass through) is a key enabler.  These subsystems include any Ethernet connected node in the vehicle: ECG, SYNC, TCU, TCU-B, ADAS, SDS, and ADSIM etc. The off board destinations may be in Ford environment or third party systems not necessarily in Ford enterprise IT Systems. Enabling various services offered by these off board destinations will result in customer satisfaction and delight.</w:t>
      </w:r>
    </w:p>
    <w:p w14:paraId="3B01F72B" w14:textId="77777777" w:rsidR="00E36F0E" w:rsidRDefault="00393DC0" w:rsidP="00E36F0E">
      <w:r>
        <w:t xml:space="preserve">  </w:t>
      </w:r>
    </w:p>
    <w:p w14:paraId="5573F36D" w14:textId="77777777" w:rsidR="00E36F0E" w:rsidRDefault="00393DC0" w:rsidP="00E36F0E">
      <w:r>
        <w:t>IP Based Pass through works with Wireless Interface Router (aka Connectivity Manager) in the ECG,</w:t>
      </w:r>
      <w:r w:rsidRPr="00C70242">
        <w:t xml:space="preserve"> TCU</w:t>
      </w:r>
      <w:r>
        <w:t>,</w:t>
      </w:r>
      <w:r w:rsidRPr="00C70242">
        <w:t xml:space="preserve"> </w:t>
      </w:r>
      <w:r>
        <w:t xml:space="preserve">TCU-B, </w:t>
      </w:r>
      <w:r w:rsidRPr="00C70242">
        <w:t>and SYNC</w:t>
      </w:r>
      <w:r>
        <w:t>,</w:t>
      </w:r>
      <w:r w:rsidRPr="00C70242">
        <w:t xml:space="preserve"> </w:t>
      </w:r>
      <w:r>
        <w:t>an In-Vehicle Policy Management application and with an authorization/policy management application in the NG SDN. These will be the key components to provide session authorization, management, and security authentication for this service. Once implemented, this service can be used by any Ethernet connected service within SYNC, Cluster, ADAS, SDS, and ADSIM etc. that requires an off board connection to a 1st, 2nd, or third party destination address.</w:t>
      </w:r>
    </w:p>
    <w:p w14:paraId="5C4E8F63" w14:textId="77777777" w:rsidR="00E36F0E" w:rsidRDefault="00E36F0E" w:rsidP="00E36F0E"/>
    <w:p w14:paraId="4CDFAD4B" w14:textId="77777777" w:rsidR="00E36F0E" w:rsidRPr="00B23A33" w:rsidRDefault="00393DC0" w:rsidP="00E36F0E">
      <w:r>
        <w:t>Some WiFi network service provider has captive portal page, aka landing page. Once WLAN client is connected to WiFi Hotspot, all IP traffic is ignored except HTTP. Also, all HTTP request is redirected to captive portal page where the customer should accept terms and conditions before getting internet connection through WiFi Hotspot. WIR sends HTTP request to predetermined URL to see response is normal (2XX OK) or redirection (3XX redirection). WIR sends URL and local IP address to WEB engine to display landing page on SYNC display, so the customer can interact with the page. WIR sends internet connection ready notification to WIR application when it receives normal response.</w:t>
      </w:r>
    </w:p>
    <w:p w14:paraId="18D15F50" w14:textId="77777777" w:rsidR="00E36F0E" w:rsidRDefault="00393DC0" w:rsidP="00506E2F">
      <w:pPr>
        <w:pStyle w:val="Heading2"/>
      </w:pPr>
      <w:bookmarkStart w:id="2" w:name="_Toc93426705"/>
      <w:r>
        <w:t>Terminology and Abbreviations</w:t>
      </w:r>
      <w:bookmarkEnd w:id="2"/>
    </w:p>
    <w:p w14:paraId="0E1EE28A" w14:textId="77777777" w:rsidR="00E36F0E" w:rsidRDefault="00393DC0" w:rsidP="00E36F0E">
      <w:pPr>
        <w:rPr>
          <w:lang w:eastAsia="ja-JP"/>
        </w:rPr>
      </w:pPr>
      <w:r>
        <w:rPr>
          <w:lang w:eastAsia="ja-JP"/>
        </w:rPr>
        <w:t>The following table lists terminologies that are used in this document along with a brief description.</w:t>
      </w:r>
    </w:p>
    <w:p w14:paraId="51E58C9E" w14:textId="77777777" w:rsidR="00E36F0E" w:rsidRDefault="00E36F0E" w:rsidP="00E36F0E">
      <w:pPr>
        <w:rPr>
          <w:lang w:eastAsia="ja-JP"/>
        </w:rPr>
      </w:pPr>
    </w:p>
    <w:tbl>
      <w:tblPr>
        <w:tblW w:w="8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56"/>
        <w:gridCol w:w="6934"/>
      </w:tblGrid>
      <w:tr w:rsidR="00E36F0E" w14:paraId="5679A3AD" w14:textId="77777777" w:rsidTr="00E36F0E">
        <w:trPr>
          <w:trHeight w:hRule="exact" w:val="288"/>
          <w:tblHeader/>
          <w:jc w:val="center"/>
        </w:trPr>
        <w:tc>
          <w:tcPr>
            <w:tcW w:w="1256" w:type="dxa"/>
            <w:tcBorders>
              <w:top w:val="single" w:sz="4" w:space="0" w:color="auto"/>
              <w:left w:val="single" w:sz="4" w:space="0" w:color="auto"/>
              <w:bottom w:val="single" w:sz="4" w:space="0" w:color="auto"/>
              <w:right w:val="single" w:sz="4" w:space="0" w:color="auto"/>
            </w:tcBorders>
            <w:shd w:val="clear" w:color="auto" w:fill="D9D9D9"/>
            <w:vAlign w:val="center"/>
          </w:tcPr>
          <w:p w14:paraId="6E5063FC" w14:textId="77777777" w:rsidR="00E36F0E" w:rsidRDefault="00393DC0" w:rsidP="00E36F0E">
            <w:pPr>
              <w:ind w:right="166"/>
              <w:jc w:val="center"/>
              <w:rPr>
                <w:rFonts w:eastAsia="MS Mincho" w:cs="Arial"/>
                <w:b/>
                <w:bCs/>
              </w:rPr>
            </w:pPr>
            <w:r>
              <w:rPr>
                <w:rFonts w:eastAsia="MS Mincho" w:cs="Arial"/>
                <w:b/>
                <w:bCs/>
              </w:rPr>
              <w:t>Term</w:t>
            </w:r>
          </w:p>
        </w:tc>
        <w:tc>
          <w:tcPr>
            <w:tcW w:w="6934" w:type="dxa"/>
            <w:tcBorders>
              <w:top w:val="single" w:sz="4" w:space="0" w:color="auto"/>
              <w:left w:val="single" w:sz="4" w:space="0" w:color="auto"/>
              <w:bottom w:val="single" w:sz="4" w:space="0" w:color="auto"/>
              <w:right w:val="single" w:sz="4" w:space="0" w:color="auto"/>
            </w:tcBorders>
            <w:shd w:val="clear" w:color="auto" w:fill="D9D9D9"/>
            <w:vAlign w:val="center"/>
          </w:tcPr>
          <w:p w14:paraId="1D18AB8B" w14:textId="77777777" w:rsidR="00E36F0E" w:rsidRDefault="00393DC0" w:rsidP="00E36F0E">
            <w:pPr>
              <w:ind w:right="166"/>
              <w:jc w:val="center"/>
              <w:rPr>
                <w:rFonts w:eastAsia="MS Mincho" w:cs="Arial"/>
                <w:b/>
                <w:bCs/>
              </w:rPr>
            </w:pPr>
            <w:r>
              <w:rPr>
                <w:rFonts w:eastAsia="MS Mincho" w:cs="Arial"/>
                <w:b/>
                <w:bCs/>
              </w:rPr>
              <w:t>Description</w:t>
            </w:r>
          </w:p>
        </w:tc>
      </w:tr>
      <w:tr w:rsidR="00E36F0E" w14:paraId="4B1D3D8B" w14:textId="77777777" w:rsidTr="00E36F0E">
        <w:trPr>
          <w:trHeight w:hRule="exact" w:val="288"/>
          <w:tblHeader/>
          <w:jc w:val="center"/>
        </w:trPr>
        <w:tc>
          <w:tcPr>
            <w:tcW w:w="1256" w:type="dxa"/>
            <w:tcBorders>
              <w:top w:val="single" w:sz="4" w:space="0" w:color="auto"/>
              <w:left w:val="single" w:sz="4" w:space="0" w:color="auto"/>
              <w:bottom w:val="single" w:sz="4" w:space="0" w:color="auto"/>
              <w:right w:val="single" w:sz="4" w:space="0" w:color="auto"/>
            </w:tcBorders>
            <w:shd w:val="clear" w:color="auto" w:fill="auto"/>
          </w:tcPr>
          <w:p w14:paraId="1388F5D2" w14:textId="77777777" w:rsidR="00E36F0E" w:rsidRPr="00CF5C6A" w:rsidRDefault="00393DC0" w:rsidP="00E36F0E">
            <w:r w:rsidRPr="00CF5C6A">
              <w:t>ADSIM</w:t>
            </w:r>
          </w:p>
        </w:tc>
        <w:tc>
          <w:tcPr>
            <w:tcW w:w="6934" w:type="dxa"/>
            <w:tcBorders>
              <w:top w:val="single" w:sz="4" w:space="0" w:color="auto"/>
              <w:left w:val="single" w:sz="4" w:space="0" w:color="auto"/>
              <w:bottom w:val="single" w:sz="4" w:space="0" w:color="auto"/>
              <w:right w:val="single" w:sz="4" w:space="0" w:color="auto"/>
            </w:tcBorders>
            <w:shd w:val="clear" w:color="auto" w:fill="auto"/>
          </w:tcPr>
          <w:p w14:paraId="084B4831" w14:textId="77777777" w:rsidR="00E36F0E" w:rsidRDefault="00393DC0" w:rsidP="00E36F0E">
            <w:r w:rsidRPr="00CF5C6A">
              <w:t>Automated Driving System Interface Module</w:t>
            </w:r>
          </w:p>
        </w:tc>
      </w:tr>
      <w:tr w:rsidR="00E36F0E" w14:paraId="792A9FC3" w14:textId="77777777" w:rsidTr="00E36F0E">
        <w:trPr>
          <w:trHeight w:hRule="exact" w:val="288"/>
          <w:jc w:val="center"/>
        </w:trPr>
        <w:tc>
          <w:tcPr>
            <w:tcW w:w="1256" w:type="dxa"/>
            <w:tcBorders>
              <w:top w:val="single" w:sz="4" w:space="0" w:color="auto"/>
              <w:left w:val="single" w:sz="4" w:space="0" w:color="auto"/>
              <w:bottom w:val="single" w:sz="4" w:space="0" w:color="auto"/>
              <w:right w:val="single" w:sz="4" w:space="0" w:color="auto"/>
            </w:tcBorders>
          </w:tcPr>
          <w:p w14:paraId="3BCECABF" w14:textId="77777777" w:rsidR="00E36F0E" w:rsidRPr="00734228" w:rsidRDefault="00393DC0" w:rsidP="00E36F0E">
            <w:r w:rsidRPr="00734228">
              <w:t>CAN</w:t>
            </w:r>
          </w:p>
        </w:tc>
        <w:tc>
          <w:tcPr>
            <w:tcW w:w="6934" w:type="dxa"/>
            <w:tcBorders>
              <w:top w:val="single" w:sz="4" w:space="0" w:color="auto"/>
              <w:left w:val="single" w:sz="4" w:space="0" w:color="auto"/>
              <w:bottom w:val="single" w:sz="4" w:space="0" w:color="auto"/>
              <w:right w:val="single" w:sz="4" w:space="0" w:color="auto"/>
            </w:tcBorders>
          </w:tcPr>
          <w:p w14:paraId="0744E5A5" w14:textId="77777777" w:rsidR="00E36F0E" w:rsidRDefault="00393DC0" w:rsidP="00E36F0E">
            <w:r w:rsidRPr="00734228">
              <w:t>Controller Area Network</w:t>
            </w:r>
          </w:p>
        </w:tc>
      </w:tr>
      <w:tr w:rsidR="00E36F0E" w14:paraId="51548F6A" w14:textId="77777777" w:rsidTr="00E36F0E">
        <w:trPr>
          <w:trHeight w:hRule="exact" w:val="288"/>
          <w:jc w:val="center"/>
        </w:trPr>
        <w:tc>
          <w:tcPr>
            <w:tcW w:w="1256" w:type="dxa"/>
            <w:tcBorders>
              <w:top w:val="single" w:sz="4" w:space="0" w:color="auto"/>
              <w:left w:val="single" w:sz="4" w:space="0" w:color="auto"/>
              <w:bottom w:val="single" w:sz="4" w:space="0" w:color="auto"/>
              <w:right w:val="single" w:sz="4" w:space="0" w:color="auto"/>
            </w:tcBorders>
          </w:tcPr>
          <w:p w14:paraId="733FFE36" w14:textId="77777777" w:rsidR="00E36F0E" w:rsidRPr="00734228" w:rsidRDefault="00393DC0" w:rsidP="00E36F0E">
            <w:r w:rsidRPr="00734228">
              <w:t>CCS</w:t>
            </w:r>
          </w:p>
        </w:tc>
        <w:tc>
          <w:tcPr>
            <w:tcW w:w="6934" w:type="dxa"/>
            <w:tcBorders>
              <w:top w:val="single" w:sz="4" w:space="0" w:color="auto"/>
              <w:left w:val="single" w:sz="4" w:space="0" w:color="auto"/>
              <w:bottom w:val="single" w:sz="4" w:space="0" w:color="auto"/>
              <w:right w:val="single" w:sz="4" w:space="0" w:color="auto"/>
            </w:tcBorders>
          </w:tcPr>
          <w:p w14:paraId="79085FEA" w14:textId="77777777" w:rsidR="00E36F0E" w:rsidRPr="00734228" w:rsidRDefault="00393DC0" w:rsidP="00E36F0E">
            <w:r w:rsidRPr="00734228">
              <w:t>Customer Connectivity Settings</w:t>
            </w:r>
          </w:p>
        </w:tc>
      </w:tr>
      <w:tr w:rsidR="00E36F0E" w14:paraId="4C52AD91" w14:textId="77777777" w:rsidTr="00E36F0E">
        <w:trPr>
          <w:trHeight w:hRule="exact" w:val="288"/>
          <w:jc w:val="center"/>
        </w:trPr>
        <w:tc>
          <w:tcPr>
            <w:tcW w:w="1256" w:type="dxa"/>
            <w:tcBorders>
              <w:top w:val="single" w:sz="4" w:space="0" w:color="auto"/>
              <w:left w:val="single" w:sz="4" w:space="0" w:color="auto"/>
              <w:bottom w:val="single" w:sz="4" w:space="0" w:color="auto"/>
              <w:right w:val="single" w:sz="4" w:space="0" w:color="auto"/>
            </w:tcBorders>
          </w:tcPr>
          <w:p w14:paraId="340EB5A4" w14:textId="77777777" w:rsidR="00E36F0E" w:rsidRPr="00734228" w:rsidRDefault="00393DC0" w:rsidP="00E36F0E">
            <w:r w:rsidRPr="00734228">
              <w:t>CHR</w:t>
            </w:r>
          </w:p>
        </w:tc>
        <w:tc>
          <w:tcPr>
            <w:tcW w:w="6934" w:type="dxa"/>
            <w:tcBorders>
              <w:top w:val="single" w:sz="4" w:space="0" w:color="auto"/>
              <w:left w:val="single" w:sz="4" w:space="0" w:color="auto"/>
              <w:bottom w:val="single" w:sz="4" w:space="0" w:color="auto"/>
              <w:right w:val="single" w:sz="4" w:space="0" w:color="auto"/>
            </w:tcBorders>
          </w:tcPr>
          <w:p w14:paraId="335B3024" w14:textId="77777777" w:rsidR="00E36F0E" w:rsidRPr="00734228" w:rsidRDefault="00393DC0" w:rsidP="00E36F0E">
            <w:r w:rsidRPr="00734228">
              <w:t>Connected HMI Radio</w:t>
            </w:r>
          </w:p>
        </w:tc>
      </w:tr>
      <w:tr w:rsidR="00E36F0E" w14:paraId="60C59A8A" w14:textId="77777777" w:rsidTr="00E36F0E">
        <w:trPr>
          <w:trHeight w:hRule="exact" w:val="288"/>
          <w:jc w:val="center"/>
        </w:trPr>
        <w:tc>
          <w:tcPr>
            <w:tcW w:w="1256" w:type="dxa"/>
            <w:tcBorders>
              <w:top w:val="single" w:sz="4" w:space="0" w:color="auto"/>
              <w:left w:val="single" w:sz="4" w:space="0" w:color="auto"/>
              <w:bottom w:val="single" w:sz="4" w:space="0" w:color="auto"/>
              <w:right w:val="single" w:sz="4" w:space="0" w:color="auto"/>
            </w:tcBorders>
            <w:hideMark/>
          </w:tcPr>
          <w:p w14:paraId="1AD98160" w14:textId="77777777" w:rsidR="00E36F0E" w:rsidRDefault="00393DC0">
            <w:pPr>
              <w:spacing w:line="256" w:lineRule="auto"/>
            </w:pPr>
            <w:r>
              <w:t>CPC</w:t>
            </w:r>
            <w:r>
              <w:br/>
              <w:t>Ca</w:t>
            </w:r>
          </w:p>
        </w:tc>
        <w:tc>
          <w:tcPr>
            <w:tcW w:w="6934" w:type="dxa"/>
            <w:tcBorders>
              <w:top w:val="single" w:sz="4" w:space="0" w:color="auto"/>
              <w:left w:val="single" w:sz="4" w:space="0" w:color="auto"/>
              <w:bottom w:val="single" w:sz="4" w:space="0" w:color="auto"/>
              <w:right w:val="single" w:sz="4" w:space="0" w:color="auto"/>
            </w:tcBorders>
            <w:hideMark/>
          </w:tcPr>
          <w:p w14:paraId="2544F05B" w14:textId="77777777" w:rsidR="00E36F0E" w:rsidRDefault="00393DC0">
            <w:pPr>
              <w:spacing w:line="256" w:lineRule="auto"/>
            </w:pPr>
            <w:r>
              <w:t>Captive Portal Check</w:t>
            </w:r>
          </w:p>
        </w:tc>
      </w:tr>
      <w:tr w:rsidR="00E36F0E" w14:paraId="4AA68A6A" w14:textId="77777777" w:rsidTr="00E36F0E">
        <w:trPr>
          <w:trHeight w:hRule="exact" w:val="288"/>
          <w:jc w:val="center"/>
        </w:trPr>
        <w:tc>
          <w:tcPr>
            <w:tcW w:w="1256" w:type="dxa"/>
            <w:tcBorders>
              <w:top w:val="single" w:sz="4" w:space="0" w:color="auto"/>
              <w:left w:val="single" w:sz="4" w:space="0" w:color="auto"/>
              <w:bottom w:val="single" w:sz="4" w:space="0" w:color="auto"/>
              <w:right w:val="single" w:sz="4" w:space="0" w:color="auto"/>
            </w:tcBorders>
          </w:tcPr>
          <w:p w14:paraId="17C684EA" w14:textId="77777777" w:rsidR="00E36F0E" w:rsidRPr="00734228" w:rsidRDefault="00393DC0" w:rsidP="00E36F0E">
            <w:r w:rsidRPr="00734228">
              <w:t>ECG</w:t>
            </w:r>
          </w:p>
        </w:tc>
        <w:tc>
          <w:tcPr>
            <w:tcW w:w="6934" w:type="dxa"/>
            <w:tcBorders>
              <w:top w:val="single" w:sz="4" w:space="0" w:color="auto"/>
              <w:left w:val="single" w:sz="4" w:space="0" w:color="auto"/>
              <w:bottom w:val="single" w:sz="4" w:space="0" w:color="auto"/>
              <w:right w:val="single" w:sz="4" w:space="0" w:color="auto"/>
            </w:tcBorders>
          </w:tcPr>
          <w:p w14:paraId="35E5C440" w14:textId="77777777" w:rsidR="00E36F0E" w:rsidRPr="00734228" w:rsidRDefault="00393DC0" w:rsidP="00E36F0E">
            <w:r w:rsidRPr="00734228">
              <w:t>Enhanced Central Gateway</w:t>
            </w:r>
          </w:p>
        </w:tc>
      </w:tr>
      <w:tr w:rsidR="00E36F0E" w14:paraId="0C3DE4F1" w14:textId="77777777" w:rsidTr="00E36F0E">
        <w:trPr>
          <w:trHeight w:hRule="exact" w:val="288"/>
          <w:jc w:val="center"/>
        </w:trPr>
        <w:tc>
          <w:tcPr>
            <w:tcW w:w="1256" w:type="dxa"/>
            <w:tcBorders>
              <w:top w:val="single" w:sz="4" w:space="0" w:color="auto"/>
              <w:left w:val="single" w:sz="4" w:space="0" w:color="auto"/>
              <w:bottom w:val="single" w:sz="4" w:space="0" w:color="auto"/>
              <w:right w:val="single" w:sz="4" w:space="0" w:color="auto"/>
            </w:tcBorders>
          </w:tcPr>
          <w:p w14:paraId="7218E311" w14:textId="77777777" w:rsidR="00E36F0E" w:rsidRPr="00734228" w:rsidRDefault="00393DC0" w:rsidP="00E36F0E">
            <w:r w:rsidRPr="00734228">
              <w:t>ECU</w:t>
            </w:r>
          </w:p>
        </w:tc>
        <w:tc>
          <w:tcPr>
            <w:tcW w:w="6934" w:type="dxa"/>
            <w:tcBorders>
              <w:top w:val="single" w:sz="4" w:space="0" w:color="auto"/>
              <w:left w:val="single" w:sz="4" w:space="0" w:color="auto"/>
              <w:bottom w:val="single" w:sz="4" w:space="0" w:color="auto"/>
              <w:right w:val="single" w:sz="4" w:space="0" w:color="auto"/>
            </w:tcBorders>
          </w:tcPr>
          <w:p w14:paraId="3FCBE5DB" w14:textId="77777777" w:rsidR="00E36F0E" w:rsidRPr="00734228" w:rsidRDefault="00393DC0" w:rsidP="00E36F0E">
            <w:r w:rsidRPr="00734228">
              <w:t>Electronic Control Unit</w:t>
            </w:r>
          </w:p>
        </w:tc>
      </w:tr>
      <w:tr w:rsidR="00E36F0E" w14:paraId="4F9FF0B5" w14:textId="77777777" w:rsidTr="00E36F0E">
        <w:trPr>
          <w:trHeight w:hRule="exact" w:val="288"/>
          <w:jc w:val="center"/>
        </w:trPr>
        <w:tc>
          <w:tcPr>
            <w:tcW w:w="1256" w:type="dxa"/>
            <w:tcBorders>
              <w:top w:val="single" w:sz="4" w:space="0" w:color="auto"/>
              <w:left w:val="single" w:sz="4" w:space="0" w:color="auto"/>
              <w:bottom w:val="single" w:sz="4" w:space="0" w:color="auto"/>
              <w:right w:val="single" w:sz="4" w:space="0" w:color="auto"/>
            </w:tcBorders>
          </w:tcPr>
          <w:p w14:paraId="3D84B7FC" w14:textId="77777777" w:rsidR="00E36F0E" w:rsidRPr="00734228" w:rsidRDefault="00393DC0" w:rsidP="00E36F0E">
            <w:r w:rsidRPr="00734228">
              <w:t>FNV</w:t>
            </w:r>
          </w:p>
        </w:tc>
        <w:tc>
          <w:tcPr>
            <w:tcW w:w="6934" w:type="dxa"/>
            <w:tcBorders>
              <w:top w:val="single" w:sz="4" w:space="0" w:color="auto"/>
              <w:left w:val="single" w:sz="4" w:space="0" w:color="auto"/>
              <w:bottom w:val="single" w:sz="4" w:space="0" w:color="auto"/>
              <w:right w:val="single" w:sz="4" w:space="0" w:color="auto"/>
            </w:tcBorders>
          </w:tcPr>
          <w:p w14:paraId="27930E7F" w14:textId="77777777" w:rsidR="00E36F0E" w:rsidRPr="00734228" w:rsidRDefault="00393DC0" w:rsidP="00E36F0E">
            <w:r w:rsidRPr="00734228">
              <w:t>Fully Networked Vehicle</w:t>
            </w:r>
          </w:p>
        </w:tc>
      </w:tr>
      <w:tr w:rsidR="00E36F0E" w14:paraId="392BFFD1" w14:textId="77777777" w:rsidTr="00E36F0E">
        <w:trPr>
          <w:trHeight w:hRule="exact" w:val="288"/>
          <w:jc w:val="center"/>
        </w:trPr>
        <w:tc>
          <w:tcPr>
            <w:tcW w:w="1256" w:type="dxa"/>
            <w:tcBorders>
              <w:top w:val="single" w:sz="4" w:space="0" w:color="auto"/>
              <w:left w:val="single" w:sz="4" w:space="0" w:color="auto"/>
              <w:bottom w:val="single" w:sz="4" w:space="0" w:color="auto"/>
              <w:right w:val="single" w:sz="4" w:space="0" w:color="auto"/>
            </w:tcBorders>
          </w:tcPr>
          <w:p w14:paraId="45E23009" w14:textId="77777777" w:rsidR="00E36F0E" w:rsidRPr="00734228" w:rsidRDefault="00393DC0" w:rsidP="00E36F0E">
            <w:r w:rsidRPr="00734228">
              <w:t>FTCP</w:t>
            </w:r>
          </w:p>
        </w:tc>
        <w:tc>
          <w:tcPr>
            <w:tcW w:w="6934" w:type="dxa"/>
            <w:tcBorders>
              <w:top w:val="single" w:sz="4" w:space="0" w:color="auto"/>
              <w:left w:val="single" w:sz="4" w:space="0" w:color="auto"/>
              <w:bottom w:val="single" w:sz="4" w:space="0" w:color="auto"/>
              <w:right w:val="single" w:sz="4" w:space="0" w:color="auto"/>
            </w:tcBorders>
          </w:tcPr>
          <w:p w14:paraId="1159B2C6" w14:textId="77777777" w:rsidR="00E36F0E" w:rsidRPr="00734228" w:rsidRDefault="00393DC0" w:rsidP="00E36F0E">
            <w:r w:rsidRPr="00734228">
              <w:t>Ford Telematics Control Protocol</w:t>
            </w:r>
          </w:p>
        </w:tc>
      </w:tr>
      <w:tr w:rsidR="00E36F0E" w14:paraId="55F290AD" w14:textId="77777777" w:rsidTr="00E36F0E">
        <w:trPr>
          <w:trHeight w:hRule="exact" w:val="288"/>
          <w:jc w:val="center"/>
        </w:trPr>
        <w:tc>
          <w:tcPr>
            <w:tcW w:w="1256" w:type="dxa"/>
            <w:tcBorders>
              <w:top w:val="single" w:sz="4" w:space="0" w:color="auto"/>
              <w:left w:val="single" w:sz="4" w:space="0" w:color="auto"/>
              <w:bottom w:val="single" w:sz="4" w:space="0" w:color="auto"/>
              <w:right w:val="single" w:sz="4" w:space="0" w:color="auto"/>
            </w:tcBorders>
          </w:tcPr>
          <w:p w14:paraId="6801BD01" w14:textId="77777777" w:rsidR="00E36F0E" w:rsidRPr="00734228" w:rsidRDefault="00393DC0" w:rsidP="00E36F0E">
            <w:r w:rsidRPr="00734228">
              <w:t>GRE</w:t>
            </w:r>
          </w:p>
        </w:tc>
        <w:tc>
          <w:tcPr>
            <w:tcW w:w="6934" w:type="dxa"/>
            <w:tcBorders>
              <w:top w:val="single" w:sz="4" w:space="0" w:color="auto"/>
              <w:left w:val="single" w:sz="4" w:space="0" w:color="auto"/>
              <w:bottom w:val="single" w:sz="4" w:space="0" w:color="auto"/>
              <w:right w:val="single" w:sz="4" w:space="0" w:color="auto"/>
            </w:tcBorders>
          </w:tcPr>
          <w:p w14:paraId="25BCC587" w14:textId="77777777" w:rsidR="00E36F0E" w:rsidRPr="00734228" w:rsidRDefault="00393DC0" w:rsidP="00E36F0E">
            <w:r w:rsidRPr="00734228">
              <w:t xml:space="preserve">Generic Routing and </w:t>
            </w:r>
            <w:r>
              <w:t>E</w:t>
            </w:r>
            <w:r w:rsidRPr="00734228">
              <w:t>ncapsulation</w:t>
            </w:r>
          </w:p>
        </w:tc>
      </w:tr>
      <w:tr w:rsidR="00E36F0E" w14:paraId="416C5FA2" w14:textId="77777777" w:rsidTr="00E36F0E">
        <w:trPr>
          <w:trHeight w:hRule="exact" w:val="288"/>
          <w:jc w:val="center"/>
        </w:trPr>
        <w:tc>
          <w:tcPr>
            <w:tcW w:w="1256" w:type="dxa"/>
            <w:tcBorders>
              <w:top w:val="single" w:sz="4" w:space="0" w:color="auto"/>
              <w:left w:val="single" w:sz="4" w:space="0" w:color="auto"/>
              <w:bottom w:val="single" w:sz="4" w:space="0" w:color="auto"/>
              <w:right w:val="single" w:sz="4" w:space="0" w:color="auto"/>
            </w:tcBorders>
          </w:tcPr>
          <w:p w14:paraId="55A5255F" w14:textId="77777777" w:rsidR="00E36F0E" w:rsidRPr="00734228" w:rsidRDefault="00393DC0" w:rsidP="00E36F0E">
            <w:r w:rsidRPr="00734228">
              <w:t>HMI</w:t>
            </w:r>
          </w:p>
        </w:tc>
        <w:tc>
          <w:tcPr>
            <w:tcW w:w="6934" w:type="dxa"/>
            <w:tcBorders>
              <w:top w:val="single" w:sz="4" w:space="0" w:color="auto"/>
              <w:left w:val="single" w:sz="4" w:space="0" w:color="auto"/>
              <w:bottom w:val="single" w:sz="4" w:space="0" w:color="auto"/>
              <w:right w:val="single" w:sz="4" w:space="0" w:color="auto"/>
            </w:tcBorders>
          </w:tcPr>
          <w:p w14:paraId="3B979643" w14:textId="77777777" w:rsidR="00E36F0E" w:rsidRPr="00734228" w:rsidRDefault="00393DC0" w:rsidP="00E36F0E">
            <w:r w:rsidRPr="00734228">
              <w:t>Human Machine Interface</w:t>
            </w:r>
          </w:p>
        </w:tc>
      </w:tr>
      <w:tr w:rsidR="00E36F0E" w14:paraId="6DC66FAD" w14:textId="77777777" w:rsidTr="00E36F0E">
        <w:trPr>
          <w:trHeight w:hRule="exact" w:val="288"/>
          <w:jc w:val="center"/>
        </w:trPr>
        <w:tc>
          <w:tcPr>
            <w:tcW w:w="1256" w:type="dxa"/>
            <w:tcBorders>
              <w:top w:val="single" w:sz="4" w:space="0" w:color="auto"/>
              <w:left w:val="single" w:sz="4" w:space="0" w:color="auto"/>
              <w:bottom w:val="single" w:sz="4" w:space="0" w:color="auto"/>
              <w:right w:val="single" w:sz="4" w:space="0" w:color="auto"/>
            </w:tcBorders>
          </w:tcPr>
          <w:p w14:paraId="759D94C7" w14:textId="77777777" w:rsidR="00E36F0E" w:rsidRPr="00734228" w:rsidRDefault="00393DC0" w:rsidP="00E36F0E">
            <w:r w:rsidRPr="00734228">
              <w:t>IPC</w:t>
            </w:r>
          </w:p>
        </w:tc>
        <w:tc>
          <w:tcPr>
            <w:tcW w:w="6934" w:type="dxa"/>
            <w:tcBorders>
              <w:top w:val="single" w:sz="4" w:space="0" w:color="auto"/>
              <w:left w:val="single" w:sz="4" w:space="0" w:color="auto"/>
              <w:bottom w:val="single" w:sz="4" w:space="0" w:color="auto"/>
              <w:right w:val="single" w:sz="4" w:space="0" w:color="auto"/>
            </w:tcBorders>
          </w:tcPr>
          <w:p w14:paraId="396188B6" w14:textId="77777777" w:rsidR="00E36F0E" w:rsidRPr="00734228" w:rsidRDefault="00393DC0" w:rsidP="00E36F0E">
            <w:r w:rsidRPr="00734228">
              <w:t>Inter Process Communication</w:t>
            </w:r>
          </w:p>
        </w:tc>
      </w:tr>
      <w:tr w:rsidR="00E36F0E" w14:paraId="73A48981" w14:textId="77777777" w:rsidTr="00E36F0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hRule="exact" w:val="288"/>
          <w:jc w:val="center"/>
        </w:trPr>
        <w:tc>
          <w:tcPr>
            <w:tcW w:w="1256" w:type="dxa"/>
            <w:tcBorders>
              <w:top w:val="single" w:sz="4" w:space="0" w:color="000000"/>
              <w:left w:val="single" w:sz="4" w:space="0" w:color="000000"/>
              <w:bottom w:val="single" w:sz="4" w:space="0" w:color="000000"/>
              <w:right w:val="single" w:sz="4" w:space="0" w:color="000000"/>
            </w:tcBorders>
            <w:hideMark/>
          </w:tcPr>
          <w:p w14:paraId="70B73D93" w14:textId="77777777" w:rsidR="00E36F0E" w:rsidRDefault="00393DC0">
            <w:pPr>
              <w:widowControl w:val="0"/>
            </w:pPr>
            <w:r>
              <w:t>PDC</w:t>
            </w:r>
          </w:p>
        </w:tc>
        <w:tc>
          <w:tcPr>
            <w:tcW w:w="6934" w:type="dxa"/>
            <w:tcBorders>
              <w:top w:val="single" w:sz="4" w:space="0" w:color="000000"/>
              <w:left w:val="single" w:sz="4" w:space="0" w:color="000000"/>
              <w:bottom w:val="single" w:sz="4" w:space="0" w:color="000000"/>
              <w:right w:val="single" w:sz="4" w:space="0" w:color="000000"/>
            </w:tcBorders>
            <w:hideMark/>
          </w:tcPr>
          <w:p w14:paraId="40C228D0" w14:textId="77777777" w:rsidR="00E36F0E" w:rsidRDefault="00393DC0">
            <w:pPr>
              <w:widowControl w:val="0"/>
            </w:pPr>
            <w:r>
              <w:t>Phoenix Domain Controller</w:t>
            </w:r>
          </w:p>
        </w:tc>
      </w:tr>
      <w:tr w:rsidR="00E36F0E" w14:paraId="5B46EBCF" w14:textId="77777777" w:rsidTr="00E36F0E">
        <w:trPr>
          <w:trHeight w:hRule="exact" w:val="288"/>
          <w:jc w:val="center"/>
        </w:trPr>
        <w:tc>
          <w:tcPr>
            <w:tcW w:w="1256" w:type="dxa"/>
            <w:tcBorders>
              <w:top w:val="single" w:sz="4" w:space="0" w:color="auto"/>
              <w:left w:val="single" w:sz="4" w:space="0" w:color="auto"/>
              <w:bottom w:val="single" w:sz="4" w:space="0" w:color="auto"/>
              <w:right w:val="single" w:sz="4" w:space="0" w:color="auto"/>
            </w:tcBorders>
          </w:tcPr>
          <w:p w14:paraId="0A3C00D2" w14:textId="77777777" w:rsidR="00E36F0E" w:rsidRPr="00734228" w:rsidRDefault="00393DC0" w:rsidP="00E36F0E">
            <w:r w:rsidRPr="00734228">
              <w:t>SDN</w:t>
            </w:r>
          </w:p>
        </w:tc>
        <w:tc>
          <w:tcPr>
            <w:tcW w:w="6934" w:type="dxa"/>
            <w:tcBorders>
              <w:top w:val="single" w:sz="4" w:space="0" w:color="auto"/>
              <w:left w:val="single" w:sz="4" w:space="0" w:color="auto"/>
              <w:bottom w:val="single" w:sz="4" w:space="0" w:color="auto"/>
              <w:right w:val="single" w:sz="4" w:space="0" w:color="auto"/>
            </w:tcBorders>
          </w:tcPr>
          <w:p w14:paraId="3AF81B95" w14:textId="77777777" w:rsidR="00E36F0E" w:rsidRPr="00734228" w:rsidRDefault="00393DC0" w:rsidP="00E36F0E">
            <w:r w:rsidRPr="00734228">
              <w:t>Software Delivery Network</w:t>
            </w:r>
          </w:p>
        </w:tc>
      </w:tr>
      <w:tr w:rsidR="00E36F0E" w14:paraId="41562E03" w14:textId="77777777" w:rsidTr="00E36F0E">
        <w:trPr>
          <w:trHeight w:hRule="exact" w:val="288"/>
          <w:jc w:val="center"/>
        </w:trPr>
        <w:tc>
          <w:tcPr>
            <w:tcW w:w="1256" w:type="dxa"/>
            <w:tcBorders>
              <w:top w:val="single" w:sz="4" w:space="0" w:color="auto"/>
              <w:left w:val="single" w:sz="4" w:space="0" w:color="auto"/>
              <w:bottom w:val="single" w:sz="4" w:space="0" w:color="auto"/>
              <w:right w:val="single" w:sz="4" w:space="0" w:color="auto"/>
            </w:tcBorders>
          </w:tcPr>
          <w:p w14:paraId="4AD14562" w14:textId="77777777" w:rsidR="00E36F0E" w:rsidRPr="00B163D5" w:rsidRDefault="00393DC0" w:rsidP="00E36F0E">
            <w:r w:rsidRPr="00B163D5">
              <w:t>SDS</w:t>
            </w:r>
          </w:p>
        </w:tc>
        <w:tc>
          <w:tcPr>
            <w:tcW w:w="6934" w:type="dxa"/>
            <w:tcBorders>
              <w:top w:val="single" w:sz="4" w:space="0" w:color="auto"/>
              <w:left w:val="single" w:sz="4" w:space="0" w:color="auto"/>
              <w:bottom w:val="single" w:sz="4" w:space="0" w:color="auto"/>
              <w:right w:val="single" w:sz="4" w:space="0" w:color="auto"/>
            </w:tcBorders>
          </w:tcPr>
          <w:p w14:paraId="595F8AA1" w14:textId="77777777" w:rsidR="00E36F0E" w:rsidRDefault="00393DC0" w:rsidP="00E36F0E">
            <w:r w:rsidRPr="00B163D5">
              <w:t>Self Driving System</w:t>
            </w:r>
          </w:p>
        </w:tc>
      </w:tr>
      <w:tr w:rsidR="00E36F0E" w14:paraId="36935918" w14:textId="77777777" w:rsidTr="00E36F0E">
        <w:trPr>
          <w:trHeight w:hRule="exact" w:val="288"/>
          <w:jc w:val="center"/>
        </w:trPr>
        <w:tc>
          <w:tcPr>
            <w:tcW w:w="1256" w:type="dxa"/>
            <w:tcBorders>
              <w:top w:val="single" w:sz="4" w:space="0" w:color="auto"/>
              <w:left w:val="single" w:sz="4" w:space="0" w:color="auto"/>
              <w:bottom w:val="single" w:sz="4" w:space="0" w:color="auto"/>
              <w:right w:val="single" w:sz="4" w:space="0" w:color="auto"/>
            </w:tcBorders>
          </w:tcPr>
          <w:p w14:paraId="222FF5AB" w14:textId="77777777" w:rsidR="00E36F0E" w:rsidRPr="00734228" w:rsidRDefault="00393DC0" w:rsidP="00E36F0E">
            <w:r w:rsidRPr="00734228">
              <w:t>S</w:t>
            </w:r>
            <w:r>
              <w:t>o</w:t>
            </w:r>
            <w:r w:rsidRPr="00734228">
              <w:t>A</w:t>
            </w:r>
          </w:p>
        </w:tc>
        <w:tc>
          <w:tcPr>
            <w:tcW w:w="6934" w:type="dxa"/>
            <w:tcBorders>
              <w:top w:val="single" w:sz="4" w:space="0" w:color="auto"/>
              <w:left w:val="single" w:sz="4" w:space="0" w:color="auto"/>
              <w:bottom w:val="single" w:sz="4" w:space="0" w:color="auto"/>
              <w:right w:val="single" w:sz="4" w:space="0" w:color="auto"/>
            </w:tcBorders>
          </w:tcPr>
          <w:p w14:paraId="24F06D07" w14:textId="77777777" w:rsidR="00E36F0E" w:rsidRPr="00734228" w:rsidRDefault="00393DC0" w:rsidP="00E36F0E">
            <w:r w:rsidRPr="00734228">
              <w:t>Service Oriented Architecture</w:t>
            </w:r>
          </w:p>
        </w:tc>
      </w:tr>
      <w:tr w:rsidR="00E36F0E" w14:paraId="230530E7" w14:textId="77777777" w:rsidTr="00E36F0E">
        <w:trPr>
          <w:trHeight w:hRule="exact" w:val="288"/>
          <w:jc w:val="center"/>
        </w:trPr>
        <w:tc>
          <w:tcPr>
            <w:tcW w:w="1256" w:type="dxa"/>
            <w:tcBorders>
              <w:top w:val="single" w:sz="4" w:space="0" w:color="auto"/>
              <w:left w:val="single" w:sz="4" w:space="0" w:color="auto"/>
              <w:bottom w:val="single" w:sz="4" w:space="0" w:color="auto"/>
              <w:right w:val="single" w:sz="4" w:space="0" w:color="auto"/>
            </w:tcBorders>
          </w:tcPr>
          <w:p w14:paraId="4DCDC65C" w14:textId="77777777" w:rsidR="00E36F0E" w:rsidRPr="00734228" w:rsidRDefault="00393DC0" w:rsidP="00E36F0E">
            <w:r w:rsidRPr="00734228">
              <w:lastRenderedPageBreak/>
              <w:t>TCU</w:t>
            </w:r>
          </w:p>
        </w:tc>
        <w:tc>
          <w:tcPr>
            <w:tcW w:w="6934" w:type="dxa"/>
            <w:tcBorders>
              <w:top w:val="single" w:sz="4" w:space="0" w:color="auto"/>
              <w:left w:val="single" w:sz="4" w:space="0" w:color="auto"/>
              <w:bottom w:val="single" w:sz="4" w:space="0" w:color="auto"/>
              <w:right w:val="single" w:sz="4" w:space="0" w:color="auto"/>
            </w:tcBorders>
          </w:tcPr>
          <w:p w14:paraId="6A3F8CB0" w14:textId="77777777" w:rsidR="00E36F0E" w:rsidRPr="00734228" w:rsidRDefault="00393DC0" w:rsidP="00E36F0E">
            <w:r w:rsidRPr="00734228">
              <w:t>Telematics Control Unit</w:t>
            </w:r>
          </w:p>
        </w:tc>
      </w:tr>
      <w:tr w:rsidR="00E36F0E" w14:paraId="6F3889E3" w14:textId="77777777" w:rsidTr="00E36F0E">
        <w:trPr>
          <w:trHeight w:hRule="exact" w:val="288"/>
          <w:jc w:val="center"/>
        </w:trPr>
        <w:tc>
          <w:tcPr>
            <w:tcW w:w="1256" w:type="dxa"/>
            <w:tcBorders>
              <w:top w:val="single" w:sz="4" w:space="0" w:color="auto"/>
              <w:left w:val="single" w:sz="4" w:space="0" w:color="auto"/>
              <w:bottom w:val="single" w:sz="4" w:space="0" w:color="auto"/>
              <w:right w:val="single" w:sz="4" w:space="0" w:color="auto"/>
            </w:tcBorders>
          </w:tcPr>
          <w:p w14:paraId="1931D627" w14:textId="77777777" w:rsidR="00E36F0E" w:rsidRPr="001F66D2" w:rsidRDefault="00393DC0" w:rsidP="00E36F0E">
            <w:r w:rsidRPr="001F66D2">
              <w:t>TCU-B</w:t>
            </w:r>
          </w:p>
        </w:tc>
        <w:tc>
          <w:tcPr>
            <w:tcW w:w="6934" w:type="dxa"/>
            <w:tcBorders>
              <w:top w:val="single" w:sz="4" w:space="0" w:color="auto"/>
              <w:left w:val="single" w:sz="4" w:space="0" w:color="auto"/>
              <w:bottom w:val="single" w:sz="4" w:space="0" w:color="auto"/>
              <w:right w:val="single" w:sz="4" w:space="0" w:color="auto"/>
            </w:tcBorders>
          </w:tcPr>
          <w:p w14:paraId="27F14D8B" w14:textId="77777777" w:rsidR="00E36F0E" w:rsidRDefault="00393DC0" w:rsidP="00E36F0E">
            <w:r w:rsidRPr="001F66D2">
              <w:t>Telematics Control Unit B</w:t>
            </w:r>
          </w:p>
        </w:tc>
      </w:tr>
      <w:tr w:rsidR="00E36F0E" w14:paraId="28C17077" w14:textId="77777777" w:rsidTr="00E36F0E">
        <w:trPr>
          <w:trHeight w:hRule="exact" w:val="288"/>
          <w:jc w:val="center"/>
        </w:trPr>
        <w:tc>
          <w:tcPr>
            <w:tcW w:w="1256" w:type="dxa"/>
            <w:tcBorders>
              <w:top w:val="single" w:sz="4" w:space="0" w:color="auto"/>
              <w:left w:val="single" w:sz="4" w:space="0" w:color="auto"/>
              <w:bottom w:val="single" w:sz="4" w:space="0" w:color="auto"/>
              <w:right w:val="single" w:sz="4" w:space="0" w:color="auto"/>
            </w:tcBorders>
          </w:tcPr>
          <w:p w14:paraId="670EB2BD" w14:textId="77777777" w:rsidR="00E36F0E" w:rsidRPr="00734228" w:rsidRDefault="00393DC0" w:rsidP="00E36F0E">
            <w:r w:rsidRPr="00734228">
              <w:t>WIR</w:t>
            </w:r>
          </w:p>
        </w:tc>
        <w:tc>
          <w:tcPr>
            <w:tcW w:w="6934" w:type="dxa"/>
            <w:tcBorders>
              <w:top w:val="single" w:sz="4" w:space="0" w:color="auto"/>
              <w:left w:val="single" w:sz="4" w:space="0" w:color="auto"/>
              <w:bottom w:val="single" w:sz="4" w:space="0" w:color="auto"/>
              <w:right w:val="single" w:sz="4" w:space="0" w:color="auto"/>
            </w:tcBorders>
          </w:tcPr>
          <w:p w14:paraId="39EBDE71" w14:textId="77777777" w:rsidR="00E36F0E" w:rsidRPr="00734228" w:rsidRDefault="00393DC0" w:rsidP="00E36F0E">
            <w:r w:rsidRPr="00734228">
              <w:t>Wireless Interface Router</w:t>
            </w:r>
          </w:p>
        </w:tc>
      </w:tr>
      <w:tr w:rsidR="00E36F0E" w14:paraId="1BC51A50" w14:textId="77777777" w:rsidTr="00E36F0E">
        <w:trPr>
          <w:trHeight w:hRule="exact" w:val="288"/>
          <w:jc w:val="center"/>
        </w:trPr>
        <w:tc>
          <w:tcPr>
            <w:tcW w:w="1256" w:type="dxa"/>
            <w:tcBorders>
              <w:top w:val="single" w:sz="4" w:space="0" w:color="auto"/>
              <w:left w:val="single" w:sz="4" w:space="0" w:color="auto"/>
              <w:bottom w:val="single" w:sz="4" w:space="0" w:color="auto"/>
              <w:right w:val="single" w:sz="4" w:space="0" w:color="auto"/>
            </w:tcBorders>
          </w:tcPr>
          <w:p w14:paraId="20044FC9" w14:textId="77777777" w:rsidR="00E36F0E" w:rsidRPr="00734228" w:rsidRDefault="00393DC0" w:rsidP="00E36F0E">
            <w:r w:rsidRPr="00734228">
              <w:t>WLAN</w:t>
            </w:r>
          </w:p>
        </w:tc>
        <w:tc>
          <w:tcPr>
            <w:tcW w:w="6934" w:type="dxa"/>
            <w:tcBorders>
              <w:top w:val="single" w:sz="4" w:space="0" w:color="auto"/>
              <w:left w:val="single" w:sz="4" w:space="0" w:color="auto"/>
              <w:bottom w:val="single" w:sz="4" w:space="0" w:color="auto"/>
              <w:right w:val="single" w:sz="4" w:space="0" w:color="auto"/>
            </w:tcBorders>
          </w:tcPr>
          <w:p w14:paraId="6075A197" w14:textId="77777777" w:rsidR="00E36F0E" w:rsidRPr="00734228" w:rsidRDefault="00393DC0" w:rsidP="00E36F0E">
            <w:r w:rsidRPr="00734228">
              <w:t>Wireless Local Area Network</w:t>
            </w:r>
          </w:p>
        </w:tc>
      </w:tr>
    </w:tbl>
    <w:p w14:paraId="738F3D96" w14:textId="77777777" w:rsidR="00E36F0E" w:rsidRDefault="00E36F0E" w:rsidP="00E36F0E"/>
    <w:p w14:paraId="35F7DFD5" w14:textId="77777777" w:rsidR="00E36F0E" w:rsidRDefault="00393DC0" w:rsidP="00506E2F">
      <w:pPr>
        <w:pStyle w:val="Heading1"/>
      </w:pPr>
      <w:bookmarkStart w:id="3" w:name="_Toc93426706"/>
      <w:r>
        <w:lastRenderedPageBreak/>
        <w:t>Architectural Design</w:t>
      </w:r>
      <w:bookmarkEnd w:id="3"/>
    </w:p>
    <w:p w14:paraId="41736250" w14:textId="318F8B8F" w:rsidR="00E36F0E" w:rsidRDefault="00393DC0" w:rsidP="00506E2F">
      <w:pPr>
        <w:pStyle w:val="Heading2"/>
      </w:pPr>
      <w:bookmarkStart w:id="4" w:name="_Toc93426707"/>
      <w:r w:rsidRPr="00B9479B">
        <w:t>WIR-CLD-REQ-276161/E-Wireless Interface Router Server</w:t>
      </w:r>
      <w:bookmarkEnd w:id="4"/>
    </w:p>
    <w:p w14:paraId="565803A8" w14:textId="77777777" w:rsidR="00E36F0E" w:rsidRDefault="00393DC0" w:rsidP="00E36F0E">
      <w:r>
        <w:t>The Wireless Interface Router Server (WIRServer) is responsible for the tasks listed below:</w:t>
      </w:r>
    </w:p>
    <w:p w14:paraId="099115A2" w14:textId="77777777" w:rsidR="00E36F0E" w:rsidRDefault="00393DC0" w:rsidP="00393DC0">
      <w:pPr>
        <w:numPr>
          <w:ilvl w:val="0"/>
          <w:numId w:val="7"/>
        </w:numPr>
      </w:pPr>
      <w:r>
        <w:t>Interfaces with Wireless interface router Clients</w:t>
      </w:r>
    </w:p>
    <w:p w14:paraId="1DF7AAEA" w14:textId="77777777" w:rsidR="00E36F0E" w:rsidRDefault="00393DC0" w:rsidP="00393DC0">
      <w:pPr>
        <w:numPr>
          <w:ilvl w:val="0"/>
          <w:numId w:val="7"/>
        </w:numPr>
      </w:pPr>
      <w:r>
        <w:t>Responsible for bandwidth shaping</w:t>
      </w:r>
    </w:p>
    <w:p w14:paraId="41649C4A" w14:textId="77777777" w:rsidR="00E36F0E" w:rsidRDefault="00393DC0" w:rsidP="00393DC0">
      <w:pPr>
        <w:numPr>
          <w:ilvl w:val="0"/>
          <w:numId w:val="7"/>
        </w:numPr>
      </w:pPr>
      <w:r>
        <w:t>Responsible for diagnostics</w:t>
      </w:r>
    </w:p>
    <w:p w14:paraId="4BCC8F16" w14:textId="77777777" w:rsidR="00E36F0E" w:rsidRDefault="00393DC0" w:rsidP="00393DC0">
      <w:pPr>
        <w:numPr>
          <w:ilvl w:val="0"/>
          <w:numId w:val="7"/>
        </w:numPr>
      </w:pPr>
      <w:r>
        <w:t>Responsible for calculating data usage</w:t>
      </w:r>
    </w:p>
    <w:p w14:paraId="019A0E6C" w14:textId="77777777" w:rsidR="00E36F0E" w:rsidRDefault="00393DC0" w:rsidP="00393DC0">
      <w:pPr>
        <w:numPr>
          <w:ilvl w:val="0"/>
          <w:numId w:val="7"/>
        </w:numPr>
      </w:pPr>
      <w:r>
        <w:t>Responsible for policy validation</w:t>
      </w:r>
    </w:p>
    <w:p w14:paraId="0E27E708" w14:textId="77777777" w:rsidR="00E36F0E" w:rsidRDefault="00393DC0" w:rsidP="00393DC0">
      <w:pPr>
        <w:numPr>
          <w:ilvl w:val="0"/>
          <w:numId w:val="7"/>
        </w:numPr>
      </w:pPr>
      <w:r>
        <w:t>Responsible for cloud interface</w:t>
      </w:r>
    </w:p>
    <w:p w14:paraId="2BD6CE50" w14:textId="77777777" w:rsidR="00E36F0E" w:rsidRDefault="00393DC0" w:rsidP="00393DC0">
      <w:pPr>
        <w:numPr>
          <w:ilvl w:val="0"/>
          <w:numId w:val="7"/>
        </w:numPr>
      </w:pPr>
      <w:r>
        <w:t>Responsible for captive portal check</w:t>
      </w:r>
    </w:p>
    <w:p w14:paraId="6AB59F13" w14:textId="77777777" w:rsidR="00E36F0E" w:rsidRDefault="00393DC0" w:rsidP="00393DC0">
      <w:pPr>
        <w:numPr>
          <w:ilvl w:val="0"/>
          <w:numId w:val="7"/>
        </w:numPr>
      </w:pPr>
      <w:r>
        <w:t>Responsible for asking landing page display to WEB engine</w:t>
      </w:r>
    </w:p>
    <w:p w14:paraId="54A49373" w14:textId="77777777" w:rsidR="00E36F0E" w:rsidRDefault="00E36F0E" w:rsidP="00E36F0E"/>
    <w:p w14:paraId="48B98861" w14:textId="77777777" w:rsidR="00E36F0E" w:rsidRDefault="00393DC0" w:rsidP="00E36F0E">
      <w:r>
        <w:t>Please review the implementation guide/ block diagram to locate the WIRServer class.</w:t>
      </w:r>
    </w:p>
    <w:p w14:paraId="3439354C" w14:textId="2200ED26" w:rsidR="00E36F0E" w:rsidRDefault="00393DC0" w:rsidP="00506E2F">
      <w:pPr>
        <w:pStyle w:val="Heading2"/>
      </w:pPr>
      <w:bookmarkStart w:id="5" w:name="_Toc93426708"/>
      <w:r w:rsidRPr="00B9479B">
        <w:t>WIR-CLD-REQ-276162/E-Wireless Interface Router Client1</w:t>
      </w:r>
      <w:bookmarkEnd w:id="5"/>
    </w:p>
    <w:p w14:paraId="4FC46477" w14:textId="77777777" w:rsidR="00E36F0E" w:rsidRDefault="00393DC0" w:rsidP="00E36F0E">
      <w:r>
        <w:t xml:space="preserve">The </w:t>
      </w:r>
      <w:r w:rsidRPr="00EA5656">
        <w:t xml:space="preserve">Wireless Interface Router </w:t>
      </w:r>
      <w:r>
        <w:t>Client1 (WIRClient1) is responsible for the tasks listed below:</w:t>
      </w:r>
    </w:p>
    <w:p w14:paraId="3C4EF79B" w14:textId="77777777" w:rsidR="00E36F0E" w:rsidRDefault="00393DC0" w:rsidP="00393DC0">
      <w:pPr>
        <w:numPr>
          <w:ilvl w:val="0"/>
          <w:numId w:val="8"/>
        </w:numPr>
      </w:pPr>
      <w:r>
        <w:t>Handles connectivity request from applications</w:t>
      </w:r>
    </w:p>
    <w:p w14:paraId="3C7DCF00" w14:textId="77777777" w:rsidR="00E36F0E" w:rsidRDefault="00393DC0" w:rsidP="00393DC0">
      <w:pPr>
        <w:numPr>
          <w:ilvl w:val="0"/>
          <w:numId w:val="8"/>
        </w:numPr>
      </w:pPr>
      <w:r>
        <w:t>Responsible for calculating data usage</w:t>
      </w:r>
    </w:p>
    <w:p w14:paraId="417AF6BC" w14:textId="77777777" w:rsidR="00E36F0E" w:rsidRDefault="00393DC0" w:rsidP="00393DC0">
      <w:pPr>
        <w:numPr>
          <w:ilvl w:val="0"/>
          <w:numId w:val="8"/>
        </w:numPr>
      </w:pPr>
      <w:r>
        <w:t>Responsible for policy validation</w:t>
      </w:r>
    </w:p>
    <w:p w14:paraId="25586BEE" w14:textId="77777777" w:rsidR="00E36F0E" w:rsidRDefault="00393DC0" w:rsidP="00393DC0">
      <w:pPr>
        <w:numPr>
          <w:ilvl w:val="0"/>
          <w:numId w:val="8"/>
        </w:numPr>
      </w:pPr>
      <w:r>
        <w:t>Responsible for setting up Tunnels</w:t>
      </w:r>
    </w:p>
    <w:p w14:paraId="4C3156F0" w14:textId="77777777" w:rsidR="00E36F0E" w:rsidRDefault="00393DC0" w:rsidP="00393DC0">
      <w:pPr>
        <w:numPr>
          <w:ilvl w:val="1"/>
          <w:numId w:val="8"/>
        </w:numPr>
      </w:pPr>
      <w:r>
        <w:t>Routing table instead of Tunnels for AV</w:t>
      </w:r>
    </w:p>
    <w:p w14:paraId="1BE107FC" w14:textId="77777777" w:rsidR="00E36F0E" w:rsidRDefault="00393DC0" w:rsidP="00393DC0">
      <w:pPr>
        <w:numPr>
          <w:ilvl w:val="0"/>
          <w:numId w:val="8"/>
        </w:numPr>
      </w:pPr>
      <w:r>
        <w:t>Responsible for handling WIFI connection</w:t>
      </w:r>
    </w:p>
    <w:p w14:paraId="22FC1D60" w14:textId="77777777" w:rsidR="00E36F0E" w:rsidRDefault="00393DC0" w:rsidP="00393DC0">
      <w:pPr>
        <w:numPr>
          <w:ilvl w:val="0"/>
          <w:numId w:val="8"/>
        </w:numPr>
      </w:pPr>
      <w:r>
        <w:t>Interfaces with central connection controller</w:t>
      </w:r>
    </w:p>
    <w:p w14:paraId="3CFFA2A6" w14:textId="77777777" w:rsidR="00E36F0E" w:rsidRDefault="00393DC0" w:rsidP="00393DC0">
      <w:pPr>
        <w:numPr>
          <w:ilvl w:val="0"/>
          <w:numId w:val="9"/>
        </w:numPr>
      </w:pPr>
      <w:r>
        <w:t>Providing connections to applications when central controller is not active</w:t>
      </w:r>
    </w:p>
    <w:p w14:paraId="360F8BAE" w14:textId="77777777" w:rsidR="00E36F0E" w:rsidRDefault="00393DC0" w:rsidP="00393DC0">
      <w:pPr>
        <w:numPr>
          <w:ilvl w:val="0"/>
          <w:numId w:val="8"/>
        </w:numPr>
      </w:pPr>
      <w:r>
        <w:t>Responsible for landing page display by WEB engine and responds according to customer input</w:t>
      </w:r>
    </w:p>
    <w:p w14:paraId="0D6E4FBB" w14:textId="77777777" w:rsidR="00E36F0E" w:rsidRDefault="00E36F0E" w:rsidP="00E36F0E"/>
    <w:p w14:paraId="5BF57147" w14:textId="77777777" w:rsidR="00E36F0E" w:rsidRDefault="00393DC0" w:rsidP="00E36F0E">
      <w:r>
        <w:t>Please review the implementation guide/ block diagram to locate the WIRClient1 class.</w:t>
      </w:r>
    </w:p>
    <w:p w14:paraId="1FCFE38B" w14:textId="6220CEB0" w:rsidR="00E36F0E" w:rsidRDefault="00393DC0" w:rsidP="00506E2F">
      <w:pPr>
        <w:pStyle w:val="Heading2"/>
      </w:pPr>
      <w:bookmarkStart w:id="6" w:name="_Toc93426709"/>
      <w:r w:rsidRPr="00B9479B">
        <w:t>WIR-CLD-REQ-289670/G-Wireless Interface Router Client2</w:t>
      </w:r>
      <w:bookmarkEnd w:id="6"/>
    </w:p>
    <w:p w14:paraId="43CFB5E5" w14:textId="77777777" w:rsidR="00E36F0E" w:rsidRDefault="00393DC0" w:rsidP="00E36F0E">
      <w:r>
        <w:t xml:space="preserve">The </w:t>
      </w:r>
      <w:r w:rsidRPr="00EA5656">
        <w:t xml:space="preserve">Wireless Interface Router </w:t>
      </w:r>
      <w:r>
        <w:t>Client2 (WIRClient2) is responsible for the tasks listed below:</w:t>
      </w:r>
    </w:p>
    <w:p w14:paraId="1281E5F7" w14:textId="77777777" w:rsidR="00E36F0E" w:rsidRDefault="00393DC0" w:rsidP="00393DC0">
      <w:pPr>
        <w:numPr>
          <w:ilvl w:val="0"/>
          <w:numId w:val="10"/>
        </w:numPr>
      </w:pPr>
      <w:r>
        <w:t>Handles connectivity request from applications</w:t>
      </w:r>
    </w:p>
    <w:p w14:paraId="1C5FEB0E" w14:textId="77777777" w:rsidR="00E36F0E" w:rsidRDefault="00393DC0" w:rsidP="00393DC0">
      <w:pPr>
        <w:numPr>
          <w:ilvl w:val="0"/>
          <w:numId w:val="10"/>
        </w:numPr>
      </w:pPr>
      <w:r>
        <w:t>Responsible for policy validation</w:t>
      </w:r>
    </w:p>
    <w:p w14:paraId="26C94603" w14:textId="77777777" w:rsidR="00E36F0E" w:rsidRDefault="00393DC0" w:rsidP="00393DC0">
      <w:pPr>
        <w:numPr>
          <w:ilvl w:val="0"/>
          <w:numId w:val="10"/>
        </w:numPr>
      </w:pPr>
      <w:r>
        <w:t>Responsible for setting up Tunnels</w:t>
      </w:r>
    </w:p>
    <w:p w14:paraId="128FB756" w14:textId="77777777" w:rsidR="00E36F0E" w:rsidRDefault="00393DC0" w:rsidP="00393DC0">
      <w:pPr>
        <w:numPr>
          <w:ilvl w:val="1"/>
          <w:numId w:val="10"/>
        </w:numPr>
      </w:pPr>
      <w:r>
        <w:t>Routing table instead of Tunnels for AV</w:t>
      </w:r>
    </w:p>
    <w:p w14:paraId="2E791458" w14:textId="77777777" w:rsidR="00E36F0E" w:rsidRDefault="00393DC0" w:rsidP="00393DC0">
      <w:pPr>
        <w:numPr>
          <w:ilvl w:val="0"/>
          <w:numId w:val="10"/>
        </w:numPr>
      </w:pPr>
      <w:r>
        <w:t>Responsible for setting up Cellular APN1 and APN2</w:t>
      </w:r>
      <w:r w:rsidRPr="0045375C">
        <w:t xml:space="preserve">. </w:t>
      </w:r>
    </w:p>
    <w:p w14:paraId="760E2CFC" w14:textId="77777777" w:rsidR="00E36F0E" w:rsidRDefault="00393DC0" w:rsidP="00393DC0">
      <w:pPr>
        <w:numPr>
          <w:ilvl w:val="0"/>
          <w:numId w:val="10"/>
        </w:numPr>
      </w:pPr>
      <w:r>
        <w:t>Responsible for handling WIFI connection</w:t>
      </w:r>
    </w:p>
    <w:p w14:paraId="18E0C885" w14:textId="77777777" w:rsidR="00E36F0E" w:rsidRDefault="00393DC0" w:rsidP="00393DC0">
      <w:pPr>
        <w:numPr>
          <w:ilvl w:val="0"/>
          <w:numId w:val="10"/>
        </w:numPr>
      </w:pPr>
      <w:r>
        <w:t>Interfaces with central connection controller</w:t>
      </w:r>
    </w:p>
    <w:p w14:paraId="02794B4B" w14:textId="77777777" w:rsidR="00E36F0E" w:rsidRDefault="00393DC0" w:rsidP="00393DC0">
      <w:pPr>
        <w:numPr>
          <w:ilvl w:val="0"/>
          <w:numId w:val="10"/>
        </w:numPr>
      </w:pPr>
      <w:r>
        <w:t>Providing connections to applications when central controller is not active</w:t>
      </w:r>
    </w:p>
    <w:p w14:paraId="024A3FD6" w14:textId="77777777" w:rsidR="00E36F0E" w:rsidRDefault="00E36F0E" w:rsidP="00E36F0E"/>
    <w:p w14:paraId="757FA213" w14:textId="77777777" w:rsidR="00E36F0E" w:rsidRDefault="00393DC0" w:rsidP="00E36F0E">
      <w:r>
        <w:t>Please review the implementation guide/ block diagram to locate the WIRClient2 class.</w:t>
      </w:r>
    </w:p>
    <w:p w14:paraId="28511814" w14:textId="413C5104" w:rsidR="00E36F0E" w:rsidRDefault="00393DC0" w:rsidP="00506E2F">
      <w:pPr>
        <w:pStyle w:val="Heading2"/>
      </w:pPr>
      <w:bookmarkStart w:id="7" w:name="_Toc93426710"/>
      <w:r w:rsidRPr="00B9479B">
        <w:t>WIR-CLD-REQ-350862/D-Wireless Interface Router Client3</w:t>
      </w:r>
      <w:bookmarkEnd w:id="7"/>
    </w:p>
    <w:p w14:paraId="3433BB1C" w14:textId="77777777" w:rsidR="00E36F0E" w:rsidRDefault="00393DC0" w:rsidP="00E36F0E">
      <w:r>
        <w:t xml:space="preserve">The </w:t>
      </w:r>
      <w:r w:rsidRPr="00EA5656">
        <w:t xml:space="preserve">Wireless Interface Router </w:t>
      </w:r>
      <w:r>
        <w:t>Client3 (WIRClient3) is responsible for the tasks listed below:</w:t>
      </w:r>
    </w:p>
    <w:p w14:paraId="3F9DE32F" w14:textId="77777777" w:rsidR="00E36F0E" w:rsidRDefault="00393DC0" w:rsidP="00393DC0">
      <w:pPr>
        <w:numPr>
          <w:ilvl w:val="0"/>
          <w:numId w:val="11"/>
        </w:numPr>
      </w:pPr>
      <w:r>
        <w:t>Handles connectivity request from applications</w:t>
      </w:r>
    </w:p>
    <w:p w14:paraId="27215CE4" w14:textId="77777777" w:rsidR="00E36F0E" w:rsidRDefault="00393DC0" w:rsidP="00393DC0">
      <w:pPr>
        <w:numPr>
          <w:ilvl w:val="0"/>
          <w:numId w:val="11"/>
        </w:numPr>
      </w:pPr>
      <w:r>
        <w:t>Responsible for policy validation</w:t>
      </w:r>
    </w:p>
    <w:p w14:paraId="45F55000" w14:textId="77777777" w:rsidR="00E36F0E" w:rsidRDefault="00393DC0" w:rsidP="00393DC0">
      <w:pPr>
        <w:numPr>
          <w:ilvl w:val="0"/>
          <w:numId w:val="11"/>
        </w:numPr>
      </w:pPr>
      <w:r>
        <w:t>Responsible for setting up Tunnels</w:t>
      </w:r>
    </w:p>
    <w:p w14:paraId="6F0ADA2D" w14:textId="77777777" w:rsidR="00E36F0E" w:rsidRDefault="00393DC0" w:rsidP="00393DC0">
      <w:pPr>
        <w:numPr>
          <w:ilvl w:val="1"/>
          <w:numId w:val="11"/>
        </w:numPr>
      </w:pPr>
      <w:r>
        <w:t>Routing table instead of Tunnels for AV</w:t>
      </w:r>
    </w:p>
    <w:p w14:paraId="0E60E9CF" w14:textId="77777777" w:rsidR="00E36F0E" w:rsidRDefault="00393DC0" w:rsidP="00393DC0">
      <w:pPr>
        <w:numPr>
          <w:ilvl w:val="0"/>
          <w:numId w:val="11"/>
        </w:numPr>
      </w:pPr>
      <w:r>
        <w:t>Responsible for handling WIFI connection</w:t>
      </w:r>
    </w:p>
    <w:p w14:paraId="36F66E9C" w14:textId="77777777" w:rsidR="00E36F0E" w:rsidRDefault="00393DC0" w:rsidP="00393DC0">
      <w:pPr>
        <w:numPr>
          <w:ilvl w:val="0"/>
          <w:numId w:val="11"/>
        </w:numPr>
      </w:pPr>
      <w:r>
        <w:t>Interfaces with central connection controller</w:t>
      </w:r>
    </w:p>
    <w:p w14:paraId="26FE2A4B" w14:textId="77777777" w:rsidR="00E36F0E" w:rsidRDefault="00393DC0" w:rsidP="00393DC0">
      <w:pPr>
        <w:numPr>
          <w:ilvl w:val="0"/>
          <w:numId w:val="11"/>
        </w:numPr>
      </w:pPr>
      <w:r>
        <w:t>Providing connections to applications when central controller is not active</w:t>
      </w:r>
    </w:p>
    <w:p w14:paraId="7FA94DFE" w14:textId="77777777" w:rsidR="00E36F0E" w:rsidRDefault="00E36F0E" w:rsidP="00E36F0E"/>
    <w:p w14:paraId="1D2205CF" w14:textId="77777777" w:rsidR="00E36F0E" w:rsidRDefault="00393DC0" w:rsidP="00E36F0E">
      <w:r>
        <w:t>Please review the implementation guide/ block diagram to locate the WIRClient3 class.</w:t>
      </w:r>
    </w:p>
    <w:p w14:paraId="3D45857B" w14:textId="77777777" w:rsidR="00E36F0E" w:rsidRDefault="00E36F0E" w:rsidP="00E36F0E"/>
    <w:p w14:paraId="7638C7A4" w14:textId="1D7A6BD1" w:rsidR="00E36F0E" w:rsidRDefault="00393DC0" w:rsidP="00506E2F">
      <w:pPr>
        <w:pStyle w:val="Heading2"/>
      </w:pPr>
      <w:bookmarkStart w:id="8" w:name="_Toc93426711"/>
      <w:r w:rsidRPr="00B9479B">
        <w:lastRenderedPageBreak/>
        <w:t>WIR-CLD-REQ-370364/C-Wireless Interface Router Client4</w:t>
      </w:r>
      <w:bookmarkEnd w:id="8"/>
    </w:p>
    <w:p w14:paraId="42842C02" w14:textId="77777777" w:rsidR="00E36F0E" w:rsidRPr="00127F67" w:rsidRDefault="00393DC0" w:rsidP="00E36F0E">
      <w:r w:rsidRPr="00127F67">
        <w:t>The Wireless Interface Router Client4 (WIRClient4) is responsible for the tasks listed below:</w:t>
      </w:r>
    </w:p>
    <w:p w14:paraId="63991022" w14:textId="77777777" w:rsidR="00E36F0E" w:rsidRPr="00127F67" w:rsidRDefault="00393DC0" w:rsidP="00393DC0">
      <w:pPr>
        <w:numPr>
          <w:ilvl w:val="0"/>
          <w:numId w:val="12"/>
        </w:numPr>
      </w:pPr>
      <w:r w:rsidRPr="00127F67">
        <w:t>Handles connectivity request from applications</w:t>
      </w:r>
    </w:p>
    <w:p w14:paraId="020CC62A" w14:textId="77777777" w:rsidR="00E36F0E" w:rsidRPr="00127F67" w:rsidRDefault="00393DC0" w:rsidP="00393DC0">
      <w:pPr>
        <w:numPr>
          <w:ilvl w:val="0"/>
          <w:numId w:val="12"/>
        </w:numPr>
      </w:pPr>
      <w:r w:rsidRPr="00127F67">
        <w:t>Responsible for policy validation</w:t>
      </w:r>
    </w:p>
    <w:p w14:paraId="3F1AFC9E" w14:textId="77777777" w:rsidR="00E36F0E" w:rsidRDefault="00393DC0" w:rsidP="00393DC0">
      <w:pPr>
        <w:numPr>
          <w:ilvl w:val="0"/>
          <w:numId w:val="12"/>
        </w:numPr>
      </w:pPr>
      <w:r w:rsidRPr="00127F67">
        <w:t>Responsible for setting up Tunnels</w:t>
      </w:r>
    </w:p>
    <w:p w14:paraId="095A1E8F" w14:textId="77777777" w:rsidR="00E36F0E" w:rsidRPr="00127F67" w:rsidRDefault="00393DC0" w:rsidP="00393DC0">
      <w:pPr>
        <w:numPr>
          <w:ilvl w:val="1"/>
          <w:numId w:val="12"/>
        </w:numPr>
      </w:pPr>
      <w:r>
        <w:t>Routing table instead of Tunnels for AV</w:t>
      </w:r>
    </w:p>
    <w:p w14:paraId="6153004E" w14:textId="77777777" w:rsidR="00E36F0E" w:rsidRPr="00127F67" w:rsidRDefault="00393DC0" w:rsidP="00393DC0">
      <w:pPr>
        <w:numPr>
          <w:ilvl w:val="0"/>
          <w:numId w:val="12"/>
        </w:numPr>
      </w:pPr>
      <w:r w:rsidRPr="00127F67">
        <w:t>Responsible for handling WIFI connection</w:t>
      </w:r>
    </w:p>
    <w:p w14:paraId="483F9E8E" w14:textId="77777777" w:rsidR="00E36F0E" w:rsidRPr="00127F67" w:rsidRDefault="00393DC0" w:rsidP="00393DC0">
      <w:pPr>
        <w:numPr>
          <w:ilvl w:val="0"/>
          <w:numId w:val="12"/>
        </w:numPr>
      </w:pPr>
      <w:r w:rsidRPr="00127F67">
        <w:t>Interfaces with central connection controller</w:t>
      </w:r>
    </w:p>
    <w:p w14:paraId="4BB28ED8" w14:textId="77777777" w:rsidR="00E36F0E" w:rsidRPr="00127F67" w:rsidRDefault="00393DC0" w:rsidP="00393DC0">
      <w:pPr>
        <w:numPr>
          <w:ilvl w:val="0"/>
          <w:numId w:val="12"/>
        </w:numPr>
      </w:pPr>
      <w:r w:rsidRPr="00127F67">
        <w:t>Providing connections to applications when central controller is not active</w:t>
      </w:r>
    </w:p>
    <w:p w14:paraId="1C1EC578" w14:textId="77777777" w:rsidR="00E36F0E" w:rsidRPr="00127F67" w:rsidRDefault="00E36F0E" w:rsidP="00E36F0E"/>
    <w:p w14:paraId="638A4DA1" w14:textId="77777777" w:rsidR="00E36F0E" w:rsidRDefault="00393DC0" w:rsidP="00E36F0E">
      <w:r w:rsidRPr="00127F67">
        <w:t>Please review the implementation guide/ block diagram to locate the WIRClient4 class.</w:t>
      </w:r>
    </w:p>
    <w:p w14:paraId="4BD10CCD" w14:textId="77777777" w:rsidR="00E36F0E" w:rsidRPr="00127F67" w:rsidRDefault="00E36F0E" w:rsidP="00E36F0E"/>
    <w:p w14:paraId="4A43230B" w14:textId="6050B9EE" w:rsidR="00E36F0E" w:rsidRDefault="00393DC0" w:rsidP="00506E2F">
      <w:pPr>
        <w:pStyle w:val="Heading2"/>
      </w:pPr>
      <w:bookmarkStart w:id="9" w:name="_Toc93426712"/>
      <w:r w:rsidRPr="00B9479B">
        <w:t>WIR-CLD-REQ-370370/C-Wireless Interface Router Client5</w:t>
      </w:r>
      <w:bookmarkEnd w:id="9"/>
    </w:p>
    <w:p w14:paraId="11C76DB4" w14:textId="77777777" w:rsidR="00E36F0E" w:rsidRPr="00681A00" w:rsidRDefault="00393DC0" w:rsidP="00E36F0E">
      <w:r w:rsidRPr="00681A00">
        <w:t>The Wireless Interface Router Client5 (WIRClient5) is responsible for the tasks listed below:</w:t>
      </w:r>
    </w:p>
    <w:p w14:paraId="2AC84D49" w14:textId="77777777" w:rsidR="00E36F0E" w:rsidRPr="00681A00" w:rsidRDefault="00393DC0" w:rsidP="00393DC0">
      <w:pPr>
        <w:numPr>
          <w:ilvl w:val="0"/>
          <w:numId w:val="13"/>
        </w:numPr>
      </w:pPr>
      <w:r w:rsidRPr="00681A00">
        <w:t>Handles connectivity request from applications</w:t>
      </w:r>
    </w:p>
    <w:p w14:paraId="6149BA84" w14:textId="77777777" w:rsidR="00E36F0E" w:rsidRPr="00681A00" w:rsidRDefault="00393DC0" w:rsidP="00393DC0">
      <w:pPr>
        <w:numPr>
          <w:ilvl w:val="0"/>
          <w:numId w:val="13"/>
        </w:numPr>
      </w:pPr>
      <w:r w:rsidRPr="00681A00">
        <w:t>Responsible for policy validation</w:t>
      </w:r>
    </w:p>
    <w:p w14:paraId="6485415A" w14:textId="77777777" w:rsidR="00E36F0E" w:rsidRDefault="00393DC0" w:rsidP="00393DC0">
      <w:pPr>
        <w:numPr>
          <w:ilvl w:val="0"/>
          <w:numId w:val="13"/>
        </w:numPr>
      </w:pPr>
      <w:r w:rsidRPr="00681A00">
        <w:t>Responsible for setting up Tunnels</w:t>
      </w:r>
    </w:p>
    <w:p w14:paraId="67290D02" w14:textId="77777777" w:rsidR="00E36F0E" w:rsidRPr="00681A00" w:rsidRDefault="00393DC0" w:rsidP="00393DC0">
      <w:pPr>
        <w:numPr>
          <w:ilvl w:val="1"/>
          <w:numId w:val="13"/>
        </w:numPr>
      </w:pPr>
      <w:r>
        <w:t>Routing table instead of Tunnels for AV</w:t>
      </w:r>
    </w:p>
    <w:p w14:paraId="2CE4F479" w14:textId="77777777" w:rsidR="00E36F0E" w:rsidRPr="00681A00" w:rsidRDefault="00393DC0" w:rsidP="00393DC0">
      <w:pPr>
        <w:numPr>
          <w:ilvl w:val="0"/>
          <w:numId w:val="13"/>
        </w:numPr>
      </w:pPr>
      <w:r w:rsidRPr="00681A00">
        <w:t>Responsible for setting up Cellular APN1 and APN2</w:t>
      </w:r>
    </w:p>
    <w:p w14:paraId="66838B44" w14:textId="77777777" w:rsidR="00E36F0E" w:rsidRPr="00681A00" w:rsidRDefault="00393DC0" w:rsidP="00393DC0">
      <w:pPr>
        <w:numPr>
          <w:ilvl w:val="0"/>
          <w:numId w:val="13"/>
        </w:numPr>
      </w:pPr>
      <w:r w:rsidRPr="00681A00">
        <w:t>Responsible for handling WIFI connection</w:t>
      </w:r>
    </w:p>
    <w:p w14:paraId="5F828A37" w14:textId="77777777" w:rsidR="00E36F0E" w:rsidRPr="00681A00" w:rsidRDefault="00393DC0" w:rsidP="00393DC0">
      <w:pPr>
        <w:numPr>
          <w:ilvl w:val="0"/>
          <w:numId w:val="13"/>
        </w:numPr>
      </w:pPr>
      <w:r w:rsidRPr="00681A00">
        <w:t>Interfaces with central connection controller</w:t>
      </w:r>
    </w:p>
    <w:p w14:paraId="2DFD4A01" w14:textId="77777777" w:rsidR="00E36F0E" w:rsidRPr="00681A00" w:rsidRDefault="00393DC0" w:rsidP="00393DC0">
      <w:pPr>
        <w:numPr>
          <w:ilvl w:val="0"/>
          <w:numId w:val="13"/>
        </w:numPr>
      </w:pPr>
      <w:r w:rsidRPr="00681A00">
        <w:t>Providing connections to applications when central controller is not active</w:t>
      </w:r>
    </w:p>
    <w:p w14:paraId="690CE306" w14:textId="77777777" w:rsidR="00E36F0E" w:rsidRPr="00681A00" w:rsidRDefault="00E36F0E" w:rsidP="00E36F0E"/>
    <w:p w14:paraId="2E6E5524" w14:textId="77777777" w:rsidR="00E36F0E" w:rsidRDefault="00393DC0" w:rsidP="00E36F0E">
      <w:r w:rsidRPr="00681A00">
        <w:t>Please review the implementation guide/ block diagram to locate the WIRClient5 class.</w:t>
      </w:r>
    </w:p>
    <w:p w14:paraId="59C5187F" w14:textId="77777777" w:rsidR="00E36F0E" w:rsidRPr="00681A00" w:rsidRDefault="00E36F0E" w:rsidP="00E36F0E"/>
    <w:p w14:paraId="2AA72009" w14:textId="77777777" w:rsidR="00E36F0E" w:rsidRDefault="00393DC0" w:rsidP="00506E2F">
      <w:pPr>
        <w:pStyle w:val="Heading2"/>
      </w:pPr>
      <w:bookmarkStart w:id="10" w:name="_Toc93426713"/>
      <w:r>
        <w:t>Physical Mapping of Classes</w:t>
      </w:r>
      <w:bookmarkEnd w:id="10"/>
    </w:p>
    <w:p w14:paraId="48D4DFAA" w14:textId="77777777" w:rsidR="00E36F0E" w:rsidRDefault="00393DC0" w:rsidP="00E36F0E">
      <w:r>
        <w:t xml:space="preserve">The table below shows an example of how the logical classes that make up the WIR feature may be mapped into physical modules. This mapping is an example only (FNV2, Z2, FNV3) and does not necessarily carryover to other carlines or vehicle architectures. </w:t>
      </w:r>
    </w:p>
    <w:p w14:paraId="29956177" w14:textId="77777777" w:rsidR="00E36F0E" w:rsidRDefault="00E36F0E" w:rsidP="00E36F0E"/>
    <w:tbl>
      <w:tblPr>
        <w:tblStyle w:val="TableGrid"/>
        <w:tblW w:w="4765" w:type="dxa"/>
        <w:jc w:val="center"/>
        <w:tblLook w:val="04A0" w:firstRow="1" w:lastRow="0" w:firstColumn="1" w:lastColumn="0" w:noHBand="0" w:noVBand="1"/>
      </w:tblPr>
      <w:tblGrid>
        <w:gridCol w:w="2065"/>
        <w:gridCol w:w="2700"/>
      </w:tblGrid>
      <w:tr w:rsidR="00E36F0E" w14:paraId="3C13E1FD" w14:textId="77777777" w:rsidTr="00E36F0E">
        <w:trPr>
          <w:trHeight w:val="235"/>
          <w:jc w:val="center"/>
        </w:trPr>
        <w:tc>
          <w:tcPr>
            <w:tcW w:w="2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C8CA80" w14:textId="77777777" w:rsidR="00E36F0E" w:rsidRPr="0045218E" w:rsidRDefault="00393DC0" w:rsidP="00E36F0E">
            <w:pPr>
              <w:tabs>
                <w:tab w:val="left" w:pos="1695"/>
                <w:tab w:val="center" w:pos="2327"/>
              </w:tabs>
              <w:rPr>
                <w:b/>
              </w:rPr>
            </w:pPr>
            <w:r w:rsidRPr="0045218E">
              <w:rPr>
                <w:b/>
              </w:rPr>
              <w:t>Logical Class</w:t>
            </w:r>
            <w:r w:rsidRPr="0045218E">
              <w:rPr>
                <w:b/>
              </w:rPr>
              <w:tab/>
            </w:r>
            <w:r>
              <w:rPr>
                <w:b/>
              </w:rPr>
              <w:tab/>
            </w:r>
          </w:p>
        </w:tc>
        <w:tc>
          <w:tcPr>
            <w:tcW w:w="27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0D7A26" w14:textId="77777777" w:rsidR="00E36F0E" w:rsidRPr="0045218E" w:rsidRDefault="00393DC0">
            <w:pPr>
              <w:rPr>
                <w:b/>
              </w:rPr>
            </w:pPr>
            <w:r w:rsidRPr="0045218E">
              <w:rPr>
                <w:b/>
              </w:rPr>
              <w:t>Physical Module (ECU)</w:t>
            </w:r>
          </w:p>
        </w:tc>
      </w:tr>
      <w:tr w:rsidR="00E36F0E" w14:paraId="3202A396" w14:textId="77777777" w:rsidTr="00E36F0E">
        <w:trPr>
          <w:trHeight w:val="235"/>
          <w:jc w:val="center"/>
        </w:trPr>
        <w:tc>
          <w:tcPr>
            <w:tcW w:w="2065" w:type="dxa"/>
            <w:tcBorders>
              <w:top w:val="single" w:sz="4" w:space="0" w:color="auto"/>
              <w:left w:val="single" w:sz="4" w:space="0" w:color="auto"/>
              <w:bottom w:val="single" w:sz="4" w:space="0" w:color="auto"/>
              <w:right w:val="single" w:sz="4" w:space="0" w:color="auto"/>
            </w:tcBorders>
            <w:vAlign w:val="center"/>
          </w:tcPr>
          <w:p w14:paraId="61D18D1C" w14:textId="77777777" w:rsidR="00E36F0E" w:rsidRPr="00B14C03" w:rsidRDefault="00393DC0" w:rsidP="00E36F0E">
            <w:pPr>
              <w:rPr>
                <w:rFonts w:cs="Arial"/>
              </w:rPr>
            </w:pPr>
            <w:r w:rsidRPr="00B14C03">
              <w:rPr>
                <w:rFonts w:cs="Arial"/>
              </w:rPr>
              <w:t>WIRServer</w:t>
            </w:r>
          </w:p>
        </w:tc>
        <w:tc>
          <w:tcPr>
            <w:tcW w:w="2700" w:type="dxa"/>
            <w:tcBorders>
              <w:top w:val="single" w:sz="4" w:space="0" w:color="auto"/>
              <w:left w:val="single" w:sz="4" w:space="0" w:color="auto"/>
              <w:bottom w:val="single" w:sz="4" w:space="0" w:color="auto"/>
              <w:right w:val="single" w:sz="4" w:space="0" w:color="auto"/>
            </w:tcBorders>
            <w:vAlign w:val="center"/>
          </w:tcPr>
          <w:p w14:paraId="3F1F6215" w14:textId="77777777" w:rsidR="00E36F0E" w:rsidRPr="00B14C03" w:rsidRDefault="00393DC0" w:rsidP="00E36F0E">
            <w:pPr>
              <w:jc w:val="center"/>
              <w:rPr>
                <w:rFonts w:cs="Arial"/>
              </w:rPr>
            </w:pPr>
            <w:r w:rsidRPr="00B14C03">
              <w:rPr>
                <w:rFonts w:cs="Arial"/>
              </w:rPr>
              <w:t>ECG</w:t>
            </w:r>
          </w:p>
        </w:tc>
      </w:tr>
      <w:tr w:rsidR="00E36F0E" w14:paraId="33464652" w14:textId="77777777" w:rsidTr="00E36F0E">
        <w:trPr>
          <w:trHeight w:val="235"/>
          <w:jc w:val="center"/>
        </w:trPr>
        <w:tc>
          <w:tcPr>
            <w:tcW w:w="2065" w:type="dxa"/>
            <w:tcBorders>
              <w:top w:val="single" w:sz="4" w:space="0" w:color="auto"/>
              <w:left w:val="single" w:sz="4" w:space="0" w:color="auto"/>
              <w:bottom w:val="single" w:sz="4" w:space="0" w:color="auto"/>
              <w:right w:val="single" w:sz="4" w:space="0" w:color="auto"/>
            </w:tcBorders>
            <w:vAlign w:val="center"/>
          </w:tcPr>
          <w:p w14:paraId="2A4A70CF" w14:textId="77777777" w:rsidR="00E36F0E" w:rsidRPr="00B14C03" w:rsidRDefault="00393DC0" w:rsidP="00E36F0E">
            <w:pPr>
              <w:rPr>
                <w:rFonts w:cs="Arial"/>
              </w:rPr>
            </w:pPr>
            <w:r w:rsidRPr="00B14C03">
              <w:rPr>
                <w:rFonts w:cs="Arial"/>
              </w:rPr>
              <w:t>WIRClient1</w:t>
            </w:r>
          </w:p>
        </w:tc>
        <w:tc>
          <w:tcPr>
            <w:tcW w:w="2700" w:type="dxa"/>
            <w:tcBorders>
              <w:top w:val="single" w:sz="4" w:space="0" w:color="auto"/>
              <w:left w:val="single" w:sz="4" w:space="0" w:color="auto"/>
              <w:bottom w:val="single" w:sz="4" w:space="0" w:color="auto"/>
              <w:right w:val="single" w:sz="4" w:space="0" w:color="auto"/>
            </w:tcBorders>
            <w:vAlign w:val="center"/>
          </w:tcPr>
          <w:p w14:paraId="04D67B56" w14:textId="77777777" w:rsidR="00E36F0E" w:rsidRPr="00B14C03" w:rsidRDefault="00393DC0" w:rsidP="00E36F0E">
            <w:pPr>
              <w:jc w:val="center"/>
              <w:rPr>
                <w:rFonts w:cs="Arial"/>
              </w:rPr>
            </w:pPr>
            <w:r w:rsidRPr="00B14C03">
              <w:rPr>
                <w:rFonts w:cs="Arial"/>
              </w:rPr>
              <w:t>APIM</w:t>
            </w:r>
            <w:r>
              <w:rPr>
                <w:rFonts w:cs="Arial"/>
              </w:rPr>
              <w:t>, DuerOS, PDC</w:t>
            </w:r>
          </w:p>
        </w:tc>
      </w:tr>
      <w:tr w:rsidR="00E36F0E" w14:paraId="6E0ED9D0" w14:textId="77777777" w:rsidTr="00E36F0E">
        <w:trPr>
          <w:trHeight w:val="235"/>
          <w:jc w:val="center"/>
        </w:trPr>
        <w:tc>
          <w:tcPr>
            <w:tcW w:w="2065" w:type="dxa"/>
            <w:tcBorders>
              <w:top w:val="single" w:sz="4" w:space="0" w:color="auto"/>
              <w:left w:val="single" w:sz="4" w:space="0" w:color="auto"/>
              <w:bottom w:val="single" w:sz="4" w:space="0" w:color="auto"/>
              <w:right w:val="single" w:sz="4" w:space="0" w:color="auto"/>
            </w:tcBorders>
            <w:vAlign w:val="center"/>
          </w:tcPr>
          <w:p w14:paraId="2A04747C" w14:textId="77777777" w:rsidR="00E36F0E" w:rsidRPr="00B14C03" w:rsidRDefault="00393DC0" w:rsidP="00E36F0E">
            <w:pPr>
              <w:rPr>
                <w:rFonts w:cs="Arial"/>
              </w:rPr>
            </w:pPr>
            <w:r w:rsidRPr="00B14C03">
              <w:rPr>
                <w:rFonts w:cs="Arial"/>
              </w:rPr>
              <w:t>WIRClient2</w:t>
            </w:r>
          </w:p>
        </w:tc>
        <w:tc>
          <w:tcPr>
            <w:tcW w:w="2700" w:type="dxa"/>
            <w:tcBorders>
              <w:top w:val="single" w:sz="4" w:space="0" w:color="auto"/>
              <w:left w:val="single" w:sz="4" w:space="0" w:color="auto"/>
              <w:bottom w:val="single" w:sz="4" w:space="0" w:color="auto"/>
              <w:right w:val="single" w:sz="4" w:space="0" w:color="auto"/>
            </w:tcBorders>
            <w:vAlign w:val="center"/>
          </w:tcPr>
          <w:p w14:paraId="07F57179" w14:textId="77777777" w:rsidR="00E36F0E" w:rsidRPr="00B14C03" w:rsidRDefault="00393DC0" w:rsidP="00E36F0E">
            <w:pPr>
              <w:jc w:val="center"/>
              <w:rPr>
                <w:rFonts w:cs="Arial"/>
              </w:rPr>
            </w:pPr>
            <w:r w:rsidRPr="00B14C03">
              <w:rPr>
                <w:rFonts w:cs="Arial"/>
              </w:rPr>
              <w:t>TCU</w:t>
            </w:r>
          </w:p>
        </w:tc>
      </w:tr>
      <w:tr w:rsidR="00E36F0E" w14:paraId="77963851" w14:textId="77777777" w:rsidTr="00E36F0E">
        <w:trPr>
          <w:trHeight w:val="235"/>
          <w:jc w:val="center"/>
        </w:trPr>
        <w:tc>
          <w:tcPr>
            <w:tcW w:w="2065" w:type="dxa"/>
            <w:tcBorders>
              <w:top w:val="single" w:sz="4" w:space="0" w:color="auto"/>
              <w:left w:val="single" w:sz="4" w:space="0" w:color="auto"/>
              <w:bottom w:val="single" w:sz="4" w:space="0" w:color="auto"/>
              <w:right w:val="single" w:sz="4" w:space="0" w:color="auto"/>
            </w:tcBorders>
          </w:tcPr>
          <w:p w14:paraId="4AC6FCDE" w14:textId="77777777" w:rsidR="00E36F0E" w:rsidRPr="00B14C03" w:rsidRDefault="00393DC0" w:rsidP="00E36F0E">
            <w:pPr>
              <w:rPr>
                <w:rFonts w:cs="Arial"/>
              </w:rPr>
            </w:pPr>
            <w:r w:rsidRPr="00B14C03">
              <w:rPr>
                <w:rFonts w:cs="Arial"/>
              </w:rPr>
              <w:t>WIRClient3</w:t>
            </w:r>
          </w:p>
        </w:tc>
        <w:tc>
          <w:tcPr>
            <w:tcW w:w="2700" w:type="dxa"/>
            <w:tcBorders>
              <w:top w:val="single" w:sz="4" w:space="0" w:color="auto"/>
              <w:left w:val="single" w:sz="4" w:space="0" w:color="auto"/>
              <w:bottom w:val="single" w:sz="4" w:space="0" w:color="auto"/>
              <w:right w:val="single" w:sz="4" w:space="0" w:color="auto"/>
            </w:tcBorders>
          </w:tcPr>
          <w:p w14:paraId="4EDFB7AD" w14:textId="77777777" w:rsidR="00E36F0E" w:rsidRPr="00B14C03" w:rsidRDefault="00393DC0" w:rsidP="00E36F0E">
            <w:pPr>
              <w:jc w:val="center"/>
              <w:rPr>
                <w:rFonts w:cs="Arial"/>
              </w:rPr>
            </w:pPr>
            <w:r w:rsidRPr="00B14C03">
              <w:rPr>
                <w:rFonts w:cs="Arial"/>
              </w:rPr>
              <w:t>SDS</w:t>
            </w:r>
          </w:p>
        </w:tc>
      </w:tr>
      <w:tr w:rsidR="00E36F0E" w14:paraId="573DBA90" w14:textId="77777777" w:rsidTr="00E36F0E">
        <w:trPr>
          <w:trHeight w:val="235"/>
          <w:jc w:val="center"/>
        </w:trPr>
        <w:tc>
          <w:tcPr>
            <w:tcW w:w="2065" w:type="dxa"/>
            <w:tcBorders>
              <w:top w:val="single" w:sz="4" w:space="0" w:color="auto"/>
              <w:left w:val="single" w:sz="4" w:space="0" w:color="auto"/>
              <w:bottom w:val="single" w:sz="4" w:space="0" w:color="auto"/>
              <w:right w:val="single" w:sz="4" w:space="0" w:color="auto"/>
            </w:tcBorders>
          </w:tcPr>
          <w:p w14:paraId="58FB7EC6" w14:textId="77777777" w:rsidR="00E36F0E" w:rsidRPr="00B14C03" w:rsidRDefault="00393DC0" w:rsidP="00E36F0E">
            <w:pPr>
              <w:rPr>
                <w:rFonts w:cs="Arial"/>
              </w:rPr>
            </w:pPr>
            <w:r w:rsidRPr="00B14C03">
              <w:rPr>
                <w:rFonts w:cs="Arial"/>
              </w:rPr>
              <w:t>WIRClient4</w:t>
            </w:r>
          </w:p>
        </w:tc>
        <w:tc>
          <w:tcPr>
            <w:tcW w:w="2700" w:type="dxa"/>
            <w:tcBorders>
              <w:top w:val="single" w:sz="4" w:space="0" w:color="auto"/>
              <w:left w:val="single" w:sz="4" w:space="0" w:color="auto"/>
              <w:bottom w:val="single" w:sz="4" w:space="0" w:color="auto"/>
              <w:right w:val="single" w:sz="4" w:space="0" w:color="auto"/>
            </w:tcBorders>
          </w:tcPr>
          <w:p w14:paraId="433B5BCE" w14:textId="77777777" w:rsidR="00E36F0E" w:rsidRPr="00B14C03" w:rsidRDefault="00393DC0" w:rsidP="00E36F0E">
            <w:pPr>
              <w:jc w:val="center"/>
              <w:rPr>
                <w:rFonts w:cs="Arial"/>
              </w:rPr>
            </w:pPr>
            <w:r>
              <w:rPr>
                <w:rFonts w:cs="Arial"/>
              </w:rPr>
              <w:t>ADSIM</w:t>
            </w:r>
          </w:p>
        </w:tc>
      </w:tr>
      <w:tr w:rsidR="00E36F0E" w14:paraId="3CCD76A5" w14:textId="77777777" w:rsidTr="00E36F0E">
        <w:trPr>
          <w:trHeight w:val="235"/>
          <w:jc w:val="center"/>
        </w:trPr>
        <w:tc>
          <w:tcPr>
            <w:tcW w:w="2065" w:type="dxa"/>
            <w:tcBorders>
              <w:top w:val="single" w:sz="4" w:space="0" w:color="auto"/>
              <w:left w:val="single" w:sz="4" w:space="0" w:color="auto"/>
              <w:bottom w:val="single" w:sz="4" w:space="0" w:color="auto"/>
              <w:right w:val="single" w:sz="4" w:space="0" w:color="auto"/>
            </w:tcBorders>
          </w:tcPr>
          <w:p w14:paraId="762B0026" w14:textId="77777777" w:rsidR="00E36F0E" w:rsidRPr="00B14C03" w:rsidRDefault="00393DC0" w:rsidP="00E36F0E">
            <w:pPr>
              <w:rPr>
                <w:rFonts w:cs="Arial"/>
              </w:rPr>
            </w:pPr>
            <w:r w:rsidRPr="00B14C03">
              <w:rPr>
                <w:rFonts w:cs="Arial"/>
              </w:rPr>
              <w:t>WIRClient5</w:t>
            </w:r>
          </w:p>
        </w:tc>
        <w:tc>
          <w:tcPr>
            <w:tcW w:w="2700" w:type="dxa"/>
            <w:tcBorders>
              <w:top w:val="single" w:sz="4" w:space="0" w:color="auto"/>
              <w:left w:val="single" w:sz="4" w:space="0" w:color="auto"/>
              <w:bottom w:val="single" w:sz="4" w:space="0" w:color="auto"/>
              <w:right w:val="single" w:sz="4" w:space="0" w:color="auto"/>
            </w:tcBorders>
          </w:tcPr>
          <w:p w14:paraId="6AB1A9D6" w14:textId="77777777" w:rsidR="00E36F0E" w:rsidRPr="00B14C03" w:rsidRDefault="00393DC0" w:rsidP="00E36F0E">
            <w:pPr>
              <w:jc w:val="center"/>
              <w:rPr>
                <w:rFonts w:cs="Arial"/>
              </w:rPr>
            </w:pPr>
            <w:r w:rsidRPr="00B14C03">
              <w:rPr>
                <w:rFonts w:cs="Arial"/>
              </w:rPr>
              <w:t>TCU-B</w:t>
            </w:r>
          </w:p>
        </w:tc>
      </w:tr>
    </w:tbl>
    <w:p w14:paraId="314D741B" w14:textId="77777777" w:rsidR="00E36F0E" w:rsidRDefault="00E36F0E" w:rsidP="00E36F0E"/>
    <w:p w14:paraId="5F625D84" w14:textId="77777777" w:rsidR="00E36F0E" w:rsidRDefault="00393DC0" w:rsidP="00506E2F">
      <w:pPr>
        <w:pStyle w:val="Heading2"/>
      </w:pPr>
      <w:bookmarkStart w:id="11" w:name="_Toc93426714"/>
      <w:r>
        <w:t>WIRServer Interface</w:t>
      </w:r>
      <w:bookmarkEnd w:id="11"/>
    </w:p>
    <w:p w14:paraId="4D40E991" w14:textId="70BEF431" w:rsidR="00E36F0E" w:rsidRDefault="00393DC0" w:rsidP="00506E2F">
      <w:pPr>
        <w:pStyle w:val="Heading3"/>
      </w:pPr>
      <w:bookmarkStart w:id="12" w:name="_Toc93426715"/>
      <w:r w:rsidRPr="00B9479B">
        <w:t>WIR-IIR-REQ-289531/C-WIRServer_Tx</w:t>
      </w:r>
      <w:bookmarkEnd w:id="12"/>
    </w:p>
    <w:p w14:paraId="0187E6F1" w14:textId="77777777" w:rsidR="00E36F0E" w:rsidRDefault="00E36F0E" w:rsidP="00E36F0E"/>
    <w:p w14:paraId="61EF45E7" w14:textId="7EDDEEC9" w:rsidR="00E36F0E" w:rsidRDefault="00393DC0" w:rsidP="00506E2F">
      <w:pPr>
        <w:pStyle w:val="Heading4"/>
      </w:pPr>
      <w:r w:rsidRPr="00B9479B">
        <w:t>MD-REQ-386195/B-PolicyTablePullRequestQuery</w:t>
      </w:r>
    </w:p>
    <w:p w14:paraId="0FF9A875" w14:textId="77777777" w:rsidR="00E36F0E" w:rsidRDefault="00393DC0" w:rsidP="00E36F0E">
      <w:pPr>
        <w:rPr>
          <w:rFonts w:cs="Arial"/>
        </w:rPr>
      </w:pPr>
      <w:bookmarkStart w:id="13" w:name="_Hlk37763466"/>
      <w:r>
        <w:rPr>
          <w:rFonts w:cs="Arial"/>
        </w:rPr>
        <w:t>Message Type: FTCP</w:t>
      </w:r>
    </w:p>
    <w:p w14:paraId="77C05104" w14:textId="77777777" w:rsidR="00E36F0E" w:rsidRDefault="00393DC0" w:rsidP="00E36F0E">
      <w:pPr>
        <w:rPr>
          <w:rFonts w:cs="Arial"/>
        </w:rPr>
      </w:pPr>
      <w:r>
        <w:rPr>
          <w:rFonts w:cs="Arial"/>
        </w:rPr>
        <w:t xml:space="preserve"> </w:t>
      </w:r>
    </w:p>
    <w:p w14:paraId="27F0EF5B" w14:textId="77777777" w:rsidR="00E36F0E" w:rsidRDefault="00393DC0" w:rsidP="00E36F0E">
      <w:pPr>
        <w:rPr>
          <w:rFonts w:cs="Arial"/>
        </w:rPr>
      </w:pPr>
      <w:r>
        <w:rPr>
          <w:rFonts w:cs="Arial"/>
        </w:rPr>
        <w:t>This query is used by the WIRServer to request a pull of the policy table.</w:t>
      </w:r>
    </w:p>
    <w:p w14:paraId="611B34EC" w14:textId="77777777" w:rsidR="00E36F0E" w:rsidRDefault="00E36F0E" w:rsidP="00E36F0E">
      <w:pPr>
        <w:rPr>
          <w:rFonts w:cs="Arial"/>
        </w:rPr>
      </w:pPr>
    </w:p>
    <w:p w14:paraId="6BCA2AC8" w14:textId="77777777" w:rsidR="00E36F0E" w:rsidRDefault="00393DC0" w:rsidP="00E36F0E">
      <w:pPr>
        <w:rPr>
          <w:rFonts w:cs="Arial"/>
        </w:rPr>
      </w:pPr>
      <w:r>
        <w:rPr>
          <w:rFonts w:cs="Arial"/>
          <w:b/>
          <w:u w:val="single"/>
        </w:rPr>
        <w:t>Note:</w:t>
      </w:r>
      <w:r>
        <w:rPr>
          <w:rFonts w:cs="Arial"/>
        </w:rPr>
        <w:t xml:space="preserve"> Refer to the latest “Ford Telematics Communication Protocol Specification” and Protofile for the most up to date FTCP messages/definitions.</w:t>
      </w:r>
    </w:p>
    <w:p w14:paraId="45D82DD2" w14:textId="77777777" w:rsidR="00E36F0E" w:rsidRDefault="00E36F0E" w:rsidP="00E36F0E">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26"/>
        <w:gridCol w:w="3534"/>
      </w:tblGrid>
      <w:tr w:rsidR="00E36F0E" w14:paraId="251E2882" w14:textId="77777777" w:rsidTr="00E36F0E">
        <w:trPr>
          <w:jc w:val="center"/>
        </w:trPr>
        <w:tc>
          <w:tcPr>
            <w:tcW w:w="3126" w:type="dxa"/>
            <w:tcBorders>
              <w:top w:val="single" w:sz="4" w:space="0" w:color="auto"/>
              <w:left w:val="single" w:sz="4" w:space="0" w:color="auto"/>
              <w:bottom w:val="single" w:sz="4" w:space="0" w:color="auto"/>
              <w:right w:val="single" w:sz="4" w:space="0" w:color="auto"/>
            </w:tcBorders>
            <w:hideMark/>
          </w:tcPr>
          <w:p w14:paraId="1162B22D" w14:textId="77777777" w:rsidR="00E36F0E" w:rsidRDefault="00393DC0">
            <w:pPr>
              <w:spacing w:line="276" w:lineRule="auto"/>
              <w:rPr>
                <w:rFonts w:cs="Arial"/>
                <w:b/>
              </w:rPr>
            </w:pPr>
            <w:r>
              <w:rPr>
                <w:rFonts w:cs="Arial"/>
                <w:b/>
              </w:rPr>
              <w:t>Alert</w:t>
            </w:r>
          </w:p>
        </w:tc>
        <w:tc>
          <w:tcPr>
            <w:tcW w:w="3534" w:type="dxa"/>
            <w:tcBorders>
              <w:top w:val="single" w:sz="4" w:space="0" w:color="auto"/>
              <w:left w:val="single" w:sz="4" w:space="0" w:color="auto"/>
              <w:bottom w:val="single" w:sz="4" w:space="0" w:color="auto"/>
              <w:right w:val="single" w:sz="4" w:space="0" w:color="auto"/>
            </w:tcBorders>
            <w:hideMark/>
          </w:tcPr>
          <w:p w14:paraId="125A1682" w14:textId="77777777" w:rsidR="00E36F0E" w:rsidRDefault="00393DC0">
            <w:pPr>
              <w:spacing w:line="276" w:lineRule="auto"/>
              <w:rPr>
                <w:rFonts w:cs="Arial"/>
                <w:b/>
              </w:rPr>
            </w:pPr>
            <w:r>
              <w:rPr>
                <w:rFonts w:cs="Arial"/>
                <w:b/>
              </w:rPr>
              <w:t>Description</w:t>
            </w:r>
          </w:p>
        </w:tc>
      </w:tr>
      <w:tr w:rsidR="00E36F0E" w14:paraId="325B2FC3" w14:textId="77777777" w:rsidTr="00E36F0E">
        <w:trPr>
          <w:jc w:val="center"/>
        </w:trPr>
        <w:tc>
          <w:tcPr>
            <w:tcW w:w="3126" w:type="dxa"/>
            <w:tcBorders>
              <w:top w:val="single" w:sz="4" w:space="0" w:color="auto"/>
              <w:left w:val="single" w:sz="4" w:space="0" w:color="auto"/>
              <w:bottom w:val="single" w:sz="4" w:space="0" w:color="auto"/>
              <w:right w:val="single" w:sz="4" w:space="0" w:color="auto"/>
            </w:tcBorders>
            <w:hideMark/>
          </w:tcPr>
          <w:p w14:paraId="1104CE4F" w14:textId="77777777" w:rsidR="00E36F0E" w:rsidRDefault="00393DC0">
            <w:pPr>
              <w:spacing w:line="276" w:lineRule="auto"/>
              <w:rPr>
                <w:rFonts w:cs="Arial"/>
              </w:rPr>
            </w:pPr>
            <w:r w:rsidRPr="0056438E">
              <w:rPr>
                <w:rFonts w:cs="Arial"/>
              </w:rPr>
              <w:lastRenderedPageBreak/>
              <w:t>PolicyTablePullReq</w:t>
            </w:r>
            <w:r>
              <w:rPr>
                <w:rFonts w:cs="Arial"/>
              </w:rPr>
              <w:t>uestQuery</w:t>
            </w:r>
          </w:p>
        </w:tc>
        <w:tc>
          <w:tcPr>
            <w:tcW w:w="3534" w:type="dxa"/>
            <w:tcBorders>
              <w:top w:val="single" w:sz="4" w:space="0" w:color="auto"/>
              <w:left w:val="single" w:sz="4" w:space="0" w:color="auto"/>
              <w:bottom w:val="single" w:sz="4" w:space="0" w:color="auto"/>
              <w:right w:val="single" w:sz="4" w:space="0" w:color="auto"/>
            </w:tcBorders>
            <w:hideMark/>
          </w:tcPr>
          <w:p w14:paraId="006B6054" w14:textId="77777777" w:rsidR="00E36F0E" w:rsidRDefault="00393DC0" w:rsidP="00E36F0E">
            <w:pPr>
              <w:spacing w:line="276" w:lineRule="auto"/>
              <w:rPr>
                <w:rFonts w:cs="Arial"/>
              </w:rPr>
            </w:pPr>
            <w:r>
              <w:rPr>
                <w:rFonts w:cs="Arial"/>
              </w:rPr>
              <w:t>Alert sent to the cloud to pull the policy table</w:t>
            </w:r>
          </w:p>
        </w:tc>
      </w:tr>
      <w:bookmarkEnd w:id="13"/>
    </w:tbl>
    <w:p w14:paraId="6F441CFC" w14:textId="77777777" w:rsidR="00E36F0E" w:rsidRPr="00C042AC" w:rsidRDefault="00E36F0E" w:rsidP="00E36F0E">
      <w:pPr>
        <w:rPr>
          <w:rFonts w:cs="Arial"/>
        </w:rPr>
      </w:pPr>
    </w:p>
    <w:p w14:paraId="2531F4C3" w14:textId="651EF698" w:rsidR="00E36F0E" w:rsidRDefault="00393DC0" w:rsidP="00506E2F">
      <w:pPr>
        <w:pStyle w:val="Heading4"/>
      </w:pPr>
      <w:r w:rsidRPr="00B9479B">
        <w:t>MD-REQ-380247/A-CellActivate</w:t>
      </w:r>
    </w:p>
    <w:p w14:paraId="596103EB" w14:textId="77777777" w:rsidR="00E36F0E" w:rsidRPr="00DF2AD3" w:rsidRDefault="00393DC0" w:rsidP="00E36F0E">
      <w:pPr>
        <w:rPr>
          <w:rFonts w:cs="Arial"/>
        </w:rPr>
      </w:pPr>
      <w:r w:rsidRPr="00DF2AD3">
        <w:rPr>
          <w:rFonts w:cs="Arial"/>
        </w:rPr>
        <w:t>This API is used</w:t>
      </w:r>
      <w:r>
        <w:rPr>
          <w:rFonts w:cs="Arial"/>
        </w:rPr>
        <w:t xml:space="preserve"> internally between WIRClient and WIRServer to request activation of a cellular interface</w:t>
      </w:r>
      <w:r w:rsidRPr="00DF2AD3">
        <w:rPr>
          <w:rFonts w:cs="Arial"/>
        </w:rPr>
        <w:t xml:space="preserve">. </w:t>
      </w:r>
      <w:r>
        <w:rPr>
          <w:rFonts w:cs="Arial"/>
        </w:rPr>
        <w:t xml:space="preserve">WIR </w:t>
      </w:r>
      <w:r w:rsidRPr="00DF2AD3">
        <w:rPr>
          <w:rFonts w:cs="Arial"/>
        </w:rPr>
        <w:t>also uses this API for its response.</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26"/>
        <w:gridCol w:w="509"/>
        <w:gridCol w:w="898"/>
        <w:gridCol w:w="1938"/>
        <w:gridCol w:w="1616"/>
        <w:gridCol w:w="2963"/>
      </w:tblGrid>
      <w:tr w:rsidR="00E36F0E" w:rsidRPr="00C82768" w14:paraId="26933B61" w14:textId="77777777" w:rsidTr="00506E2F">
        <w:trPr>
          <w:jc w:val="center"/>
        </w:trPr>
        <w:tc>
          <w:tcPr>
            <w:tcW w:w="10098" w:type="dxa"/>
            <w:gridSpan w:val="7"/>
            <w:tcBorders>
              <w:top w:val="single" w:sz="4" w:space="0" w:color="auto"/>
              <w:left w:val="single" w:sz="4" w:space="0" w:color="auto"/>
              <w:bottom w:val="single" w:sz="4" w:space="0" w:color="auto"/>
              <w:right w:val="single" w:sz="4" w:space="0" w:color="auto"/>
            </w:tcBorders>
            <w:shd w:val="clear" w:color="auto" w:fill="808080"/>
          </w:tcPr>
          <w:p w14:paraId="79E0225D" w14:textId="77777777" w:rsidR="00E36F0E" w:rsidRPr="00C82768" w:rsidRDefault="00E36F0E" w:rsidP="00E36F0E">
            <w:pPr>
              <w:spacing w:line="256" w:lineRule="auto"/>
              <w:rPr>
                <w:sz w:val="8"/>
              </w:rPr>
            </w:pPr>
          </w:p>
        </w:tc>
      </w:tr>
      <w:tr w:rsidR="00E36F0E" w:rsidRPr="00C82768" w14:paraId="7D413E26"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7959B9CC" w14:textId="77777777" w:rsidR="00E36F0E" w:rsidRPr="00C82768" w:rsidRDefault="00393DC0" w:rsidP="00E36F0E">
            <w:pPr>
              <w:spacing w:line="256" w:lineRule="auto"/>
              <w:jc w:val="right"/>
            </w:pPr>
            <w:r w:rsidRPr="00C82768">
              <w:rPr>
                <w:b/>
              </w:rPr>
              <w:t>Method Type</w:t>
            </w:r>
          </w:p>
        </w:tc>
        <w:tc>
          <w:tcPr>
            <w:tcW w:w="7928" w:type="dxa"/>
            <w:gridSpan w:val="5"/>
            <w:tcBorders>
              <w:top w:val="single" w:sz="4" w:space="0" w:color="auto"/>
              <w:left w:val="single" w:sz="4" w:space="0" w:color="auto"/>
              <w:bottom w:val="single" w:sz="4" w:space="0" w:color="auto"/>
              <w:right w:val="single" w:sz="4" w:space="0" w:color="auto"/>
            </w:tcBorders>
            <w:vAlign w:val="center"/>
            <w:hideMark/>
          </w:tcPr>
          <w:p w14:paraId="0239C4D8" w14:textId="77777777" w:rsidR="00E36F0E" w:rsidRPr="00C82768" w:rsidRDefault="00393DC0" w:rsidP="00E36F0E">
            <w:pPr>
              <w:spacing w:line="256" w:lineRule="auto"/>
            </w:pPr>
            <w:r w:rsidRPr="00DA32BB">
              <w:t>One-Shot (</w:t>
            </w:r>
            <w:r>
              <w:t>A-Synch)</w:t>
            </w:r>
          </w:p>
        </w:tc>
      </w:tr>
      <w:tr w:rsidR="00E36F0E" w:rsidRPr="00C82768" w14:paraId="72036C67"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4AFA340A" w14:textId="77777777" w:rsidR="00E36F0E" w:rsidRPr="00C82768" w:rsidRDefault="00393DC0" w:rsidP="00E36F0E">
            <w:pPr>
              <w:spacing w:line="256" w:lineRule="auto"/>
              <w:jc w:val="right"/>
            </w:pPr>
            <w:r w:rsidRPr="00C82768">
              <w:rPr>
                <w:b/>
              </w:rPr>
              <w:t>QoS Level</w:t>
            </w:r>
          </w:p>
        </w:tc>
        <w:tc>
          <w:tcPr>
            <w:tcW w:w="7928" w:type="dxa"/>
            <w:gridSpan w:val="5"/>
            <w:tcBorders>
              <w:top w:val="single" w:sz="4" w:space="0" w:color="auto"/>
              <w:left w:val="single" w:sz="4" w:space="0" w:color="auto"/>
              <w:bottom w:val="single" w:sz="4" w:space="0" w:color="auto"/>
              <w:right w:val="single" w:sz="4" w:space="0" w:color="auto"/>
            </w:tcBorders>
            <w:vAlign w:val="center"/>
            <w:hideMark/>
          </w:tcPr>
          <w:p w14:paraId="7BAB3454" w14:textId="77777777" w:rsidR="00E36F0E" w:rsidRPr="00C82768" w:rsidRDefault="00393DC0" w:rsidP="00E36F0E">
            <w:pPr>
              <w:spacing w:line="256" w:lineRule="auto"/>
            </w:pPr>
            <w:r w:rsidRPr="00C82768">
              <w:t>Default</w:t>
            </w:r>
          </w:p>
        </w:tc>
      </w:tr>
      <w:tr w:rsidR="00E36F0E" w:rsidRPr="00C82768" w14:paraId="17D96A57"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0862AF38" w14:textId="77777777" w:rsidR="00E36F0E" w:rsidRPr="00C82768" w:rsidRDefault="00393DC0" w:rsidP="00E36F0E">
            <w:pPr>
              <w:spacing w:line="256" w:lineRule="auto"/>
              <w:jc w:val="right"/>
            </w:pPr>
            <w:r w:rsidRPr="00C82768">
              <w:rPr>
                <w:b/>
              </w:rPr>
              <w:t>Retained</w:t>
            </w:r>
          </w:p>
        </w:tc>
        <w:tc>
          <w:tcPr>
            <w:tcW w:w="7928" w:type="dxa"/>
            <w:gridSpan w:val="5"/>
            <w:tcBorders>
              <w:top w:val="single" w:sz="4" w:space="0" w:color="auto"/>
              <w:left w:val="single" w:sz="4" w:space="0" w:color="auto"/>
              <w:bottom w:val="single" w:sz="4" w:space="0" w:color="auto"/>
              <w:right w:val="single" w:sz="4" w:space="0" w:color="auto"/>
            </w:tcBorders>
            <w:vAlign w:val="center"/>
            <w:hideMark/>
          </w:tcPr>
          <w:p w14:paraId="4CE8BE4D" w14:textId="77777777" w:rsidR="00E36F0E" w:rsidRPr="00C82768" w:rsidRDefault="00393DC0" w:rsidP="00E36F0E">
            <w:pPr>
              <w:spacing w:line="256" w:lineRule="auto"/>
            </w:pPr>
            <w:r w:rsidRPr="00C82768">
              <w:t>No</w:t>
            </w:r>
          </w:p>
        </w:tc>
      </w:tr>
      <w:tr w:rsidR="00E36F0E" w:rsidRPr="00C82768" w14:paraId="18C4166C" w14:textId="77777777" w:rsidTr="00506E2F">
        <w:trPr>
          <w:trHeight w:val="70"/>
          <w:jc w:val="center"/>
        </w:trPr>
        <w:tc>
          <w:tcPr>
            <w:tcW w:w="10098" w:type="dxa"/>
            <w:gridSpan w:val="7"/>
            <w:tcBorders>
              <w:top w:val="single" w:sz="4" w:space="0" w:color="auto"/>
              <w:left w:val="single" w:sz="4" w:space="0" w:color="auto"/>
              <w:bottom w:val="single" w:sz="4" w:space="0" w:color="auto"/>
              <w:right w:val="single" w:sz="4" w:space="0" w:color="auto"/>
            </w:tcBorders>
            <w:shd w:val="clear" w:color="auto" w:fill="808080"/>
          </w:tcPr>
          <w:p w14:paraId="0AD14155" w14:textId="77777777" w:rsidR="00E36F0E" w:rsidRPr="00C82768" w:rsidRDefault="00E36F0E" w:rsidP="00E36F0E">
            <w:pPr>
              <w:spacing w:line="256" w:lineRule="auto"/>
              <w:rPr>
                <w:sz w:val="8"/>
              </w:rPr>
            </w:pPr>
          </w:p>
        </w:tc>
      </w:tr>
      <w:tr w:rsidR="00E36F0E" w:rsidRPr="00C82768" w14:paraId="1D0D169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359CFE15" w14:textId="77777777" w:rsidR="00E36F0E" w:rsidRPr="00C82768" w:rsidRDefault="00393DC0" w:rsidP="00E36F0E">
            <w:pPr>
              <w:jc w:val="center"/>
              <w:rPr>
                <w:b/>
              </w:rPr>
            </w:pPr>
            <w:r w:rsidRPr="00C82768">
              <w:rPr>
                <w:b/>
              </w:rPr>
              <w:t>R/O</w:t>
            </w:r>
          </w:p>
        </w:tc>
        <w:tc>
          <w:tcPr>
            <w:tcW w:w="2040"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62CC4517"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51837EE9" w14:textId="77777777" w:rsidR="00E36F0E" w:rsidRPr="00C82768" w:rsidRDefault="00393DC0" w:rsidP="00E36F0E">
            <w:pPr>
              <w:rPr>
                <w:b/>
              </w:rPr>
            </w:pPr>
            <w:r w:rsidRPr="00C82768">
              <w:rPr>
                <w:b/>
              </w:rPr>
              <w:t>Type</w:t>
            </w:r>
          </w:p>
        </w:tc>
        <w:tc>
          <w:tcPr>
            <w:tcW w:w="1943"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CA89EA4" w14:textId="77777777" w:rsidR="00E36F0E" w:rsidRPr="00C82768" w:rsidRDefault="00393DC0" w:rsidP="00E36F0E">
            <w:pPr>
              <w:rPr>
                <w:b/>
              </w:rPr>
            </w:pPr>
            <w:r w:rsidRPr="00C82768">
              <w:rPr>
                <w:b/>
              </w:rPr>
              <w:t>Literals</w:t>
            </w:r>
          </w:p>
        </w:tc>
        <w:tc>
          <w:tcPr>
            <w:tcW w:w="162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BDAC5EE" w14:textId="77777777" w:rsidR="00E36F0E" w:rsidRPr="00C82768" w:rsidRDefault="00393DC0" w:rsidP="00E36F0E">
            <w:pPr>
              <w:rPr>
                <w:b/>
              </w:rPr>
            </w:pPr>
            <w:r w:rsidRPr="00C82768">
              <w:rPr>
                <w:b/>
              </w:rPr>
              <w:t>Value</w:t>
            </w:r>
          </w:p>
        </w:tc>
        <w:tc>
          <w:tcPr>
            <w:tcW w:w="2922"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2E818D3" w14:textId="77777777" w:rsidR="00E36F0E" w:rsidRPr="00C82768" w:rsidRDefault="00393DC0" w:rsidP="00E36F0E">
            <w:pPr>
              <w:rPr>
                <w:b/>
              </w:rPr>
            </w:pPr>
            <w:r w:rsidRPr="00C82768">
              <w:rPr>
                <w:b/>
              </w:rPr>
              <w:t>Description</w:t>
            </w:r>
          </w:p>
        </w:tc>
      </w:tr>
      <w:tr w:rsidR="00E36F0E" w:rsidRPr="00C82768" w14:paraId="7AD39EA2" w14:textId="77777777" w:rsidTr="00506E2F">
        <w:trPr>
          <w:jc w:val="center"/>
        </w:trPr>
        <w:tc>
          <w:tcPr>
            <w:tcW w:w="10098" w:type="dxa"/>
            <w:gridSpan w:val="7"/>
            <w:tcBorders>
              <w:top w:val="single" w:sz="4" w:space="0" w:color="auto"/>
              <w:left w:val="single" w:sz="4" w:space="0" w:color="auto"/>
              <w:bottom w:val="single" w:sz="4" w:space="0" w:color="auto"/>
              <w:right w:val="single" w:sz="4" w:space="0" w:color="auto"/>
            </w:tcBorders>
            <w:shd w:val="clear" w:color="auto" w:fill="D9D9D9"/>
          </w:tcPr>
          <w:p w14:paraId="1A279032" w14:textId="77777777" w:rsidR="00E36F0E" w:rsidRPr="00C82768" w:rsidRDefault="00393DC0" w:rsidP="00E36F0E">
            <w:pPr>
              <w:rPr>
                <w:b/>
              </w:rPr>
            </w:pPr>
            <w:r w:rsidRPr="00C82768">
              <w:rPr>
                <w:b/>
              </w:rPr>
              <w:t>Request</w:t>
            </w:r>
          </w:p>
        </w:tc>
      </w:tr>
      <w:tr w:rsidR="00E36F0E" w:rsidRPr="00C82768" w14:paraId="0B8BFF2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379B034" w14:textId="77777777" w:rsidR="00E36F0E" w:rsidRPr="00C82768" w:rsidRDefault="00393DC0" w:rsidP="00E36F0E">
            <w:pPr>
              <w:jc w:val="center"/>
            </w:pPr>
            <w:r w:rsidRPr="00C82768">
              <w:t>R</w:t>
            </w:r>
          </w:p>
        </w:tc>
        <w:tc>
          <w:tcPr>
            <w:tcW w:w="2040" w:type="dxa"/>
            <w:gridSpan w:val="2"/>
            <w:tcBorders>
              <w:top w:val="single" w:sz="4" w:space="0" w:color="auto"/>
              <w:left w:val="single" w:sz="4" w:space="0" w:color="auto"/>
              <w:bottom w:val="single" w:sz="4" w:space="0" w:color="auto"/>
              <w:right w:val="single" w:sz="4" w:space="0" w:color="auto"/>
            </w:tcBorders>
            <w:hideMark/>
          </w:tcPr>
          <w:p w14:paraId="0E697E68" w14:textId="77777777" w:rsidR="00E36F0E" w:rsidRPr="00C82768" w:rsidRDefault="00393DC0" w:rsidP="00E36F0E">
            <w:r>
              <w:t>connId</w:t>
            </w:r>
          </w:p>
        </w:tc>
        <w:tc>
          <w:tcPr>
            <w:tcW w:w="900" w:type="dxa"/>
            <w:tcBorders>
              <w:top w:val="single" w:sz="4" w:space="0" w:color="auto"/>
              <w:left w:val="single" w:sz="4" w:space="0" w:color="auto"/>
              <w:bottom w:val="single" w:sz="4" w:space="0" w:color="auto"/>
              <w:right w:val="single" w:sz="4" w:space="0" w:color="auto"/>
            </w:tcBorders>
            <w:hideMark/>
          </w:tcPr>
          <w:p w14:paraId="00230226" w14:textId="77777777" w:rsidR="00E36F0E" w:rsidRPr="00C82768" w:rsidRDefault="00393DC0" w:rsidP="00E36F0E">
            <w:r>
              <w:t>Int32</w:t>
            </w:r>
          </w:p>
        </w:tc>
        <w:tc>
          <w:tcPr>
            <w:tcW w:w="1943" w:type="dxa"/>
            <w:tcBorders>
              <w:top w:val="single" w:sz="4" w:space="0" w:color="auto"/>
              <w:left w:val="single" w:sz="4" w:space="0" w:color="auto"/>
              <w:bottom w:val="single" w:sz="4" w:space="0" w:color="auto"/>
              <w:right w:val="single" w:sz="4" w:space="0" w:color="auto"/>
            </w:tcBorders>
            <w:hideMark/>
          </w:tcPr>
          <w:p w14:paraId="5A161F47" w14:textId="77777777" w:rsidR="00E36F0E" w:rsidRPr="00C82768" w:rsidRDefault="00393DC0" w:rsidP="00E36F0E">
            <w:r w:rsidRPr="00C82768">
              <w:t>-</w:t>
            </w:r>
          </w:p>
        </w:tc>
        <w:tc>
          <w:tcPr>
            <w:tcW w:w="1620" w:type="dxa"/>
            <w:tcBorders>
              <w:top w:val="single" w:sz="4" w:space="0" w:color="auto"/>
              <w:left w:val="single" w:sz="4" w:space="0" w:color="auto"/>
              <w:bottom w:val="single" w:sz="4" w:space="0" w:color="auto"/>
              <w:right w:val="single" w:sz="4" w:space="0" w:color="auto"/>
            </w:tcBorders>
            <w:hideMark/>
          </w:tcPr>
          <w:p w14:paraId="1DBADED5" w14:textId="77777777" w:rsidR="00E36F0E" w:rsidRPr="00C82768" w:rsidRDefault="00393DC0" w:rsidP="00E36F0E">
            <w:r>
              <w:t>0-4294967295</w:t>
            </w:r>
          </w:p>
        </w:tc>
        <w:tc>
          <w:tcPr>
            <w:tcW w:w="2922" w:type="dxa"/>
            <w:tcBorders>
              <w:top w:val="single" w:sz="4" w:space="0" w:color="auto"/>
              <w:left w:val="single" w:sz="4" w:space="0" w:color="auto"/>
              <w:bottom w:val="single" w:sz="4" w:space="0" w:color="auto"/>
              <w:right w:val="single" w:sz="4" w:space="0" w:color="auto"/>
            </w:tcBorders>
            <w:hideMark/>
          </w:tcPr>
          <w:p w14:paraId="250352CB" w14:textId="77777777" w:rsidR="00E36F0E" w:rsidRPr="00C82768" w:rsidRDefault="00393DC0" w:rsidP="00E36F0E">
            <w:r>
              <w:t>Interface ID used internally by CM</w:t>
            </w:r>
          </w:p>
        </w:tc>
      </w:tr>
      <w:tr w:rsidR="00E36F0E" w:rsidRPr="00C82768" w14:paraId="1FD3D08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4C93B7D" w14:textId="77777777" w:rsidR="00E36F0E" w:rsidRPr="00C82768" w:rsidRDefault="00393DC0" w:rsidP="00E36F0E">
            <w:pPr>
              <w:jc w:val="center"/>
            </w:pPr>
            <w:r>
              <w:t>R</w:t>
            </w:r>
          </w:p>
        </w:tc>
        <w:tc>
          <w:tcPr>
            <w:tcW w:w="2040" w:type="dxa"/>
            <w:gridSpan w:val="2"/>
            <w:tcBorders>
              <w:top w:val="single" w:sz="4" w:space="0" w:color="auto"/>
              <w:left w:val="single" w:sz="4" w:space="0" w:color="auto"/>
              <w:bottom w:val="single" w:sz="4" w:space="0" w:color="auto"/>
              <w:right w:val="single" w:sz="4" w:space="0" w:color="auto"/>
            </w:tcBorders>
          </w:tcPr>
          <w:p w14:paraId="06FBF199" w14:textId="77777777" w:rsidR="00E36F0E" w:rsidRDefault="00393DC0" w:rsidP="00E36F0E">
            <w:r>
              <w:t>CellApnType</w:t>
            </w:r>
          </w:p>
        </w:tc>
        <w:tc>
          <w:tcPr>
            <w:tcW w:w="900" w:type="dxa"/>
            <w:tcBorders>
              <w:top w:val="single" w:sz="4" w:space="0" w:color="auto"/>
              <w:left w:val="single" w:sz="4" w:space="0" w:color="auto"/>
              <w:bottom w:val="single" w:sz="4" w:space="0" w:color="auto"/>
              <w:right w:val="single" w:sz="4" w:space="0" w:color="auto"/>
            </w:tcBorders>
          </w:tcPr>
          <w:p w14:paraId="0A701D21" w14:textId="77777777" w:rsidR="00E36F0E" w:rsidRPr="00C82768" w:rsidRDefault="00393DC0" w:rsidP="00E36F0E">
            <w:r>
              <w:t>Enum</w:t>
            </w:r>
          </w:p>
        </w:tc>
        <w:tc>
          <w:tcPr>
            <w:tcW w:w="1943" w:type="dxa"/>
            <w:tcBorders>
              <w:top w:val="single" w:sz="4" w:space="0" w:color="auto"/>
              <w:left w:val="single" w:sz="4" w:space="0" w:color="auto"/>
              <w:bottom w:val="single" w:sz="4" w:space="0" w:color="auto"/>
              <w:right w:val="single" w:sz="4" w:space="0" w:color="auto"/>
            </w:tcBorders>
          </w:tcPr>
          <w:p w14:paraId="0A1A245A" w14:textId="77777777" w:rsidR="00E36F0E" w:rsidRPr="00C82768" w:rsidRDefault="00393DC0" w:rsidP="00E36F0E">
            <w:r>
              <w:t>-</w:t>
            </w:r>
          </w:p>
        </w:tc>
        <w:tc>
          <w:tcPr>
            <w:tcW w:w="1620" w:type="dxa"/>
            <w:tcBorders>
              <w:top w:val="single" w:sz="4" w:space="0" w:color="auto"/>
              <w:left w:val="single" w:sz="4" w:space="0" w:color="auto"/>
              <w:bottom w:val="single" w:sz="4" w:space="0" w:color="auto"/>
              <w:right w:val="single" w:sz="4" w:space="0" w:color="auto"/>
            </w:tcBorders>
          </w:tcPr>
          <w:p w14:paraId="27F14E5D" w14:textId="77777777" w:rsidR="00E36F0E" w:rsidRDefault="00393DC0" w:rsidP="00E36F0E">
            <w:r>
              <w:t>-</w:t>
            </w:r>
          </w:p>
        </w:tc>
        <w:tc>
          <w:tcPr>
            <w:tcW w:w="2922" w:type="dxa"/>
            <w:tcBorders>
              <w:top w:val="single" w:sz="4" w:space="0" w:color="auto"/>
              <w:left w:val="single" w:sz="4" w:space="0" w:color="auto"/>
              <w:bottom w:val="single" w:sz="4" w:space="0" w:color="auto"/>
              <w:right w:val="single" w:sz="4" w:space="0" w:color="auto"/>
            </w:tcBorders>
          </w:tcPr>
          <w:p w14:paraId="6F580C11" w14:textId="77777777" w:rsidR="00E36F0E" w:rsidRPr="0045028D" w:rsidRDefault="00393DC0" w:rsidP="00E36F0E">
            <w:r w:rsidRPr="0045028D">
              <w:t>Available APNs for cellular data</w:t>
            </w:r>
          </w:p>
        </w:tc>
      </w:tr>
      <w:tr w:rsidR="00E36F0E" w:rsidRPr="00C82768" w14:paraId="2EB3D2A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BF48C1D" w14:textId="77777777" w:rsidR="00E36F0E" w:rsidRPr="00C82768" w:rsidRDefault="00E36F0E" w:rsidP="00E36F0E">
            <w:pPr>
              <w:jc w:val="center"/>
            </w:pPr>
          </w:p>
        </w:tc>
        <w:tc>
          <w:tcPr>
            <w:tcW w:w="2040" w:type="dxa"/>
            <w:gridSpan w:val="2"/>
            <w:tcBorders>
              <w:top w:val="single" w:sz="4" w:space="0" w:color="auto"/>
              <w:left w:val="single" w:sz="4" w:space="0" w:color="auto"/>
              <w:bottom w:val="single" w:sz="4" w:space="0" w:color="auto"/>
              <w:right w:val="single" w:sz="4" w:space="0" w:color="auto"/>
            </w:tcBorders>
          </w:tcPr>
          <w:p w14:paraId="0FAFF4AD"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6C4A56E7" w14:textId="77777777" w:rsidR="00E36F0E" w:rsidRPr="00C82768" w:rsidRDefault="00E36F0E" w:rsidP="00E36F0E"/>
        </w:tc>
        <w:tc>
          <w:tcPr>
            <w:tcW w:w="1943" w:type="dxa"/>
            <w:tcBorders>
              <w:top w:val="single" w:sz="4" w:space="0" w:color="auto"/>
              <w:left w:val="single" w:sz="4" w:space="0" w:color="auto"/>
              <w:bottom w:val="single" w:sz="4" w:space="0" w:color="auto"/>
              <w:right w:val="single" w:sz="4" w:space="0" w:color="auto"/>
            </w:tcBorders>
          </w:tcPr>
          <w:p w14:paraId="7AF4D5C0" w14:textId="77777777" w:rsidR="00E36F0E" w:rsidRPr="00C82768" w:rsidRDefault="00393DC0" w:rsidP="00E36F0E">
            <w:r>
              <w:t>Internet</w:t>
            </w:r>
          </w:p>
        </w:tc>
        <w:tc>
          <w:tcPr>
            <w:tcW w:w="1620" w:type="dxa"/>
            <w:tcBorders>
              <w:top w:val="single" w:sz="4" w:space="0" w:color="auto"/>
              <w:left w:val="single" w:sz="4" w:space="0" w:color="auto"/>
              <w:bottom w:val="single" w:sz="4" w:space="0" w:color="auto"/>
              <w:right w:val="single" w:sz="4" w:space="0" w:color="auto"/>
            </w:tcBorders>
          </w:tcPr>
          <w:p w14:paraId="1DB90E14" w14:textId="77777777" w:rsidR="00E36F0E" w:rsidRDefault="00393DC0" w:rsidP="00E36F0E">
            <w:r>
              <w:t>0x0</w:t>
            </w:r>
          </w:p>
        </w:tc>
        <w:tc>
          <w:tcPr>
            <w:tcW w:w="2922" w:type="dxa"/>
            <w:tcBorders>
              <w:top w:val="single" w:sz="4" w:space="0" w:color="auto"/>
              <w:left w:val="single" w:sz="4" w:space="0" w:color="auto"/>
              <w:bottom w:val="single" w:sz="4" w:space="0" w:color="auto"/>
              <w:right w:val="single" w:sz="4" w:space="0" w:color="auto"/>
            </w:tcBorders>
          </w:tcPr>
          <w:p w14:paraId="5F5DDB52" w14:textId="77777777" w:rsidR="00E36F0E" w:rsidRPr="0045028D" w:rsidRDefault="00393DC0" w:rsidP="00E36F0E">
            <w:r w:rsidRPr="0045028D">
              <w:t>Metered User Internet APN</w:t>
            </w:r>
          </w:p>
        </w:tc>
      </w:tr>
      <w:tr w:rsidR="00E36F0E" w:rsidRPr="00C82768" w14:paraId="6F72F1C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3A404F0" w14:textId="77777777" w:rsidR="00E36F0E" w:rsidRPr="00C82768" w:rsidRDefault="00E36F0E" w:rsidP="00E36F0E">
            <w:pPr>
              <w:jc w:val="center"/>
            </w:pPr>
          </w:p>
        </w:tc>
        <w:tc>
          <w:tcPr>
            <w:tcW w:w="2040" w:type="dxa"/>
            <w:gridSpan w:val="2"/>
            <w:tcBorders>
              <w:top w:val="single" w:sz="4" w:space="0" w:color="auto"/>
              <w:left w:val="single" w:sz="4" w:space="0" w:color="auto"/>
              <w:bottom w:val="single" w:sz="4" w:space="0" w:color="auto"/>
              <w:right w:val="single" w:sz="4" w:space="0" w:color="auto"/>
            </w:tcBorders>
          </w:tcPr>
          <w:p w14:paraId="065E499A"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6A3A4753" w14:textId="77777777" w:rsidR="00E36F0E" w:rsidRPr="00C82768" w:rsidRDefault="00E36F0E" w:rsidP="00E36F0E"/>
        </w:tc>
        <w:tc>
          <w:tcPr>
            <w:tcW w:w="1943" w:type="dxa"/>
            <w:tcBorders>
              <w:top w:val="single" w:sz="4" w:space="0" w:color="auto"/>
              <w:left w:val="single" w:sz="4" w:space="0" w:color="auto"/>
              <w:bottom w:val="single" w:sz="4" w:space="0" w:color="auto"/>
              <w:right w:val="single" w:sz="4" w:space="0" w:color="auto"/>
            </w:tcBorders>
          </w:tcPr>
          <w:p w14:paraId="58CF25B3" w14:textId="77777777" w:rsidR="00E36F0E" w:rsidRPr="00C82768" w:rsidRDefault="00393DC0" w:rsidP="00E36F0E">
            <w:r>
              <w:t>Ford</w:t>
            </w:r>
          </w:p>
        </w:tc>
        <w:tc>
          <w:tcPr>
            <w:tcW w:w="1620" w:type="dxa"/>
            <w:tcBorders>
              <w:top w:val="single" w:sz="4" w:space="0" w:color="auto"/>
              <w:left w:val="single" w:sz="4" w:space="0" w:color="auto"/>
              <w:bottom w:val="single" w:sz="4" w:space="0" w:color="auto"/>
              <w:right w:val="single" w:sz="4" w:space="0" w:color="auto"/>
            </w:tcBorders>
          </w:tcPr>
          <w:p w14:paraId="1DE6291C" w14:textId="77777777" w:rsidR="00E36F0E" w:rsidRDefault="00393DC0" w:rsidP="00E36F0E">
            <w:r>
              <w:t>0x1</w:t>
            </w:r>
          </w:p>
        </w:tc>
        <w:tc>
          <w:tcPr>
            <w:tcW w:w="2922" w:type="dxa"/>
            <w:tcBorders>
              <w:top w:val="single" w:sz="4" w:space="0" w:color="auto"/>
              <w:left w:val="single" w:sz="4" w:space="0" w:color="auto"/>
              <w:bottom w:val="single" w:sz="4" w:space="0" w:color="auto"/>
              <w:right w:val="single" w:sz="4" w:space="0" w:color="auto"/>
            </w:tcBorders>
          </w:tcPr>
          <w:p w14:paraId="21C3CBEC" w14:textId="77777777" w:rsidR="00E36F0E" w:rsidRPr="0045028D" w:rsidRDefault="00393DC0" w:rsidP="00E36F0E">
            <w:r w:rsidRPr="0045028D">
              <w:t>Non-metered Ford APN</w:t>
            </w:r>
          </w:p>
        </w:tc>
      </w:tr>
      <w:tr w:rsidR="00E36F0E" w:rsidRPr="00C82768" w14:paraId="20756F5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7B23F5A" w14:textId="77777777" w:rsidR="00E36F0E" w:rsidRPr="00C82768" w:rsidRDefault="00E36F0E" w:rsidP="00E36F0E">
            <w:pPr>
              <w:jc w:val="center"/>
            </w:pPr>
          </w:p>
        </w:tc>
        <w:tc>
          <w:tcPr>
            <w:tcW w:w="2040" w:type="dxa"/>
            <w:gridSpan w:val="2"/>
            <w:tcBorders>
              <w:top w:val="single" w:sz="4" w:space="0" w:color="auto"/>
              <w:left w:val="single" w:sz="4" w:space="0" w:color="auto"/>
              <w:bottom w:val="single" w:sz="4" w:space="0" w:color="auto"/>
              <w:right w:val="single" w:sz="4" w:space="0" w:color="auto"/>
            </w:tcBorders>
          </w:tcPr>
          <w:p w14:paraId="7C35347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2029973D" w14:textId="77777777" w:rsidR="00E36F0E" w:rsidRPr="00C82768" w:rsidRDefault="00E36F0E" w:rsidP="00E36F0E"/>
        </w:tc>
        <w:tc>
          <w:tcPr>
            <w:tcW w:w="1943" w:type="dxa"/>
            <w:tcBorders>
              <w:top w:val="single" w:sz="4" w:space="0" w:color="auto"/>
              <w:left w:val="single" w:sz="4" w:space="0" w:color="auto"/>
              <w:bottom w:val="single" w:sz="4" w:space="0" w:color="auto"/>
              <w:right w:val="single" w:sz="4" w:space="0" w:color="auto"/>
            </w:tcBorders>
          </w:tcPr>
          <w:p w14:paraId="769BBE06" w14:textId="77777777" w:rsidR="00E36F0E" w:rsidRPr="00C82768" w:rsidRDefault="00393DC0" w:rsidP="00E36F0E">
            <w:r>
              <w:t>Tethering</w:t>
            </w:r>
          </w:p>
        </w:tc>
        <w:tc>
          <w:tcPr>
            <w:tcW w:w="1620" w:type="dxa"/>
            <w:tcBorders>
              <w:top w:val="single" w:sz="4" w:space="0" w:color="auto"/>
              <w:left w:val="single" w:sz="4" w:space="0" w:color="auto"/>
              <w:bottom w:val="single" w:sz="4" w:space="0" w:color="auto"/>
              <w:right w:val="single" w:sz="4" w:space="0" w:color="auto"/>
            </w:tcBorders>
          </w:tcPr>
          <w:p w14:paraId="4FD5D53B" w14:textId="77777777" w:rsidR="00E36F0E" w:rsidRDefault="00393DC0" w:rsidP="00E36F0E">
            <w:r>
              <w:t>0x2</w:t>
            </w:r>
          </w:p>
        </w:tc>
        <w:tc>
          <w:tcPr>
            <w:tcW w:w="2922" w:type="dxa"/>
            <w:tcBorders>
              <w:top w:val="single" w:sz="4" w:space="0" w:color="auto"/>
              <w:left w:val="single" w:sz="4" w:space="0" w:color="auto"/>
              <w:bottom w:val="single" w:sz="4" w:space="0" w:color="auto"/>
              <w:right w:val="single" w:sz="4" w:space="0" w:color="auto"/>
            </w:tcBorders>
          </w:tcPr>
          <w:p w14:paraId="59620562" w14:textId="77777777" w:rsidR="00E36F0E" w:rsidRPr="0045028D" w:rsidRDefault="00393DC0" w:rsidP="00E36F0E">
            <w:r w:rsidRPr="0045028D">
              <w:t>Metered Mobile Hot Spot APN</w:t>
            </w:r>
          </w:p>
        </w:tc>
      </w:tr>
      <w:tr w:rsidR="00E36F0E" w:rsidRPr="00C82768" w14:paraId="5A0EED3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43D6EA4" w14:textId="77777777" w:rsidR="00E36F0E" w:rsidRPr="00C82768" w:rsidRDefault="00E36F0E" w:rsidP="00E36F0E">
            <w:pPr>
              <w:jc w:val="center"/>
            </w:pPr>
          </w:p>
        </w:tc>
        <w:tc>
          <w:tcPr>
            <w:tcW w:w="2040" w:type="dxa"/>
            <w:gridSpan w:val="2"/>
            <w:tcBorders>
              <w:top w:val="single" w:sz="4" w:space="0" w:color="auto"/>
              <w:left w:val="single" w:sz="4" w:space="0" w:color="auto"/>
              <w:bottom w:val="single" w:sz="4" w:space="0" w:color="auto"/>
              <w:right w:val="single" w:sz="4" w:space="0" w:color="auto"/>
            </w:tcBorders>
          </w:tcPr>
          <w:p w14:paraId="53CA6417"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166EB062" w14:textId="77777777" w:rsidR="00E36F0E" w:rsidRPr="00C82768" w:rsidRDefault="00E36F0E" w:rsidP="00E36F0E"/>
        </w:tc>
        <w:tc>
          <w:tcPr>
            <w:tcW w:w="1943" w:type="dxa"/>
            <w:tcBorders>
              <w:top w:val="single" w:sz="4" w:space="0" w:color="auto"/>
              <w:left w:val="single" w:sz="4" w:space="0" w:color="auto"/>
              <w:bottom w:val="single" w:sz="4" w:space="0" w:color="auto"/>
              <w:right w:val="single" w:sz="4" w:space="0" w:color="auto"/>
            </w:tcBorders>
          </w:tcPr>
          <w:p w14:paraId="2F7153E7" w14:textId="77777777" w:rsidR="00E36F0E" w:rsidRPr="00C82768" w:rsidRDefault="00393DC0" w:rsidP="00E36F0E">
            <w:r>
              <w:t>FOTA</w:t>
            </w:r>
          </w:p>
        </w:tc>
        <w:tc>
          <w:tcPr>
            <w:tcW w:w="1620" w:type="dxa"/>
            <w:tcBorders>
              <w:top w:val="single" w:sz="4" w:space="0" w:color="auto"/>
              <w:left w:val="single" w:sz="4" w:space="0" w:color="auto"/>
              <w:bottom w:val="single" w:sz="4" w:space="0" w:color="auto"/>
              <w:right w:val="single" w:sz="4" w:space="0" w:color="auto"/>
            </w:tcBorders>
          </w:tcPr>
          <w:p w14:paraId="29AC9684" w14:textId="77777777" w:rsidR="00E36F0E" w:rsidRDefault="00393DC0" w:rsidP="00E36F0E">
            <w:r>
              <w:t>0x3</w:t>
            </w:r>
          </w:p>
        </w:tc>
        <w:tc>
          <w:tcPr>
            <w:tcW w:w="2922" w:type="dxa"/>
            <w:tcBorders>
              <w:top w:val="single" w:sz="4" w:space="0" w:color="auto"/>
              <w:left w:val="single" w:sz="4" w:space="0" w:color="auto"/>
              <w:bottom w:val="single" w:sz="4" w:space="0" w:color="auto"/>
              <w:right w:val="single" w:sz="4" w:space="0" w:color="auto"/>
            </w:tcBorders>
          </w:tcPr>
          <w:p w14:paraId="5D17185F" w14:textId="77777777" w:rsidR="00E36F0E" w:rsidRPr="0045028D" w:rsidRDefault="00393DC0" w:rsidP="00E36F0E">
            <w:r w:rsidRPr="0045028D">
              <w:t>FOTA APN</w:t>
            </w:r>
          </w:p>
        </w:tc>
      </w:tr>
      <w:tr w:rsidR="00E36F0E" w:rsidRPr="00C82768" w14:paraId="330F2D1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9AF6F17" w14:textId="77777777" w:rsidR="00E36F0E" w:rsidRPr="00C82768" w:rsidRDefault="00E36F0E" w:rsidP="00E36F0E">
            <w:pPr>
              <w:jc w:val="center"/>
            </w:pPr>
          </w:p>
        </w:tc>
        <w:tc>
          <w:tcPr>
            <w:tcW w:w="2040" w:type="dxa"/>
            <w:gridSpan w:val="2"/>
            <w:tcBorders>
              <w:top w:val="single" w:sz="4" w:space="0" w:color="auto"/>
              <w:left w:val="single" w:sz="4" w:space="0" w:color="auto"/>
              <w:bottom w:val="single" w:sz="4" w:space="0" w:color="auto"/>
              <w:right w:val="single" w:sz="4" w:space="0" w:color="auto"/>
            </w:tcBorders>
          </w:tcPr>
          <w:p w14:paraId="2A456E7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44ACA6E6" w14:textId="77777777" w:rsidR="00E36F0E" w:rsidRPr="00C82768" w:rsidRDefault="00E36F0E" w:rsidP="00E36F0E"/>
        </w:tc>
        <w:tc>
          <w:tcPr>
            <w:tcW w:w="1943" w:type="dxa"/>
            <w:tcBorders>
              <w:top w:val="single" w:sz="4" w:space="0" w:color="auto"/>
              <w:left w:val="single" w:sz="4" w:space="0" w:color="auto"/>
              <w:bottom w:val="single" w:sz="4" w:space="0" w:color="auto"/>
              <w:right w:val="single" w:sz="4" w:space="0" w:color="auto"/>
            </w:tcBorders>
          </w:tcPr>
          <w:p w14:paraId="2E8B9834" w14:textId="77777777" w:rsidR="00E36F0E" w:rsidRDefault="00393DC0" w:rsidP="00E36F0E">
            <w:r>
              <w:t>HTTP</w:t>
            </w:r>
          </w:p>
        </w:tc>
        <w:tc>
          <w:tcPr>
            <w:tcW w:w="1620" w:type="dxa"/>
            <w:tcBorders>
              <w:top w:val="single" w:sz="4" w:space="0" w:color="auto"/>
              <w:left w:val="single" w:sz="4" w:space="0" w:color="auto"/>
              <w:bottom w:val="single" w:sz="4" w:space="0" w:color="auto"/>
              <w:right w:val="single" w:sz="4" w:space="0" w:color="auto"/>
            </w:tcBorders>
          </w:tcPr>
          <w:p w14:paraId="3C5AC3C7" w14:textId="77777777" w:rsidR="00E36F0E" w:rsidRDefault="00393DC0" w:rsidP="00E36F0E">
            <w:r>
              <w:t>0x4</w:t>
            </w:r>
          </w:p>
        </w:tc>
        <w:tc>
          <w:tcPr>
            <w:tcW w:w="2922" w:type="dxa"/>
            <w:tcBorders>
              <w:top w:val="single" w:sz="4" w:space="0" w:color="auto"/>
              <w:left w:val="single" w:sz="4" w:space="0" w:color="auto"/>
              <w:bottom w:val="single" w:sz="4" w:space="0" w:color="auto"/>
              <w:right w:val="single" w:sz="4" w:space="0" w:color="auto"/>
            </w:tcBorders>
          </w:tcPr>
          <w:p w14:paraId="01158EAD" w14:textId="77777777" w:rsidR="00E36F0E" w:rsidRPr="0045028D" w:rsidRDefault="00393DC0" w:rsidP="00E36F0E">
            <w:r w:rsidRPr="0045028D">
              <w:t>HTTP APN</w:t>
            </w:r>
          </w:p>
        </w:tc>
      </w:tr>
      <w:tr w:rsidR="00E36F0E" w:rsidRPr="00C82768" w14:paraId="52F9A5FE" w14:textId="77777777" w:rsidTr="00506E2F">
        <w:trPr>
          <w:jc w:val="center"/>
        </w:trPr>
        <w:tc>
          <w:tcPr>
            <w:tcW w:w="10098" w:type="dxa"/>
            <w:gridSpan w:val="7"/>
            <w:tcBorders>
              <w:top w:val="single" w:sz="4" w:space="0" w:color="auto"/>
              <w:left w:val="single" w:sz="4" w:space="0" w:color="auto"/>
              <w:bottom w:val="single" w:sz="4" w:space="0" w:color="auto"/>
              <w:right w:val="single" w:sz="4" w:space="0" w:color="auto"/>
            </w:tcBorders>
            <w:shd w:val="clear" w:color="auto" w:fill="D9D9D9"/>
          </w:tcPr>
          <w:p w14:paraId="68424FBB" w14:textId="77777777" w:rsidR="00E36F0E" w:rsidRPr="00C82768" w:rsidRDefault="00393DC0" w:rsidP="00E36F0E">
            <w:r w:rsidRPr="00C82768">
              <w:rPr>
                <w:b/>
              </w:rPr>
              <w:t>Response</w:t>
            </w:r>
          </w:p>
        </w:tc>
      </w:tr>
      <w:tr w:rsidR="00E36F0E" w:rsidRPr="00C82768" w14:paraId="7D5EB45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E61D664" w14:textId="77777777" w:rsidR="00E36F0E" w:rsidRPr="00C82768" w:rsidRDefault="00393DC0" w:rsidP="00E36F0E">
            <w:pPr>
              <w:jc w:val="center"/>
            </w:pPr>
            <w:r w:rsidRPr="00C82768">
              <w:t>R</w:t>
            </w:r>
          </w:p>
        </w:tc>
        <w:tc>
          <w:tcPr>
            <w:tcW w:w="2040" w:type="dxa"/>
            <w:gridSpan w:val="2"/>
            <w:tcBorders>
              <w:top w:val="single" w:sz="4" w:space="0" w:color="auto"/>
              <w:left w:val="single" w:sz="4" w:space="0" w:color="auto"/>
              <w:bottom w:val="single" w:sz="4" w:space="0" w:color="auto"/>
              <w:right w:val="single" w:sz="4" w:space="0" w:color="auto"/>
            </w:tcBorders>
            <w:shd w:val="clear" w:color="auto" w:fill="FFFFFF"/>
          </w:tcPr>
          <w:p w14:paraId="1A6AA15B" w14:textId="77777777" w:rsidR="00E36F0E" w:rsidRPr="00C82768" w:rsidRDefault="00393DC0" w:rsidP="00E36F0E">
            <w:r>
              <w:t>connId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7BCF089" w14:textId="77777777" w:rsidR="00E36F0E" w:rsidRPr="00C82768" w:rsidRDefault="00393DC0" w:rsidP="00E36F0E">
            <w:r>
              <w:t>Int32</w:t>
            </w:r>
          </w:p>
        </w:tc>
        <w:tc>
          <w:tcPr>
            <w:tcW w:w="1943" w:type="dxa"/>
            <w:tcBorders>
              <w:top w:val="single" w:sz="4" w:space="0" w:color="auto"/>
              <w:left w:val="single" w:sz="4" w:space="0" w:color="auto"/>
              <w:bottom w:val="single" w:sz="4" w:space="0" w:color="auto"/>
              <w:right w:val="single" w:sz="4" w:space="0" w:color="auto"/>
            </w:tcBorders>
            <w:shd w:val="clear" w:color="auto" w:fill="FFFFFF"/>
          </w:tcPr>
          <w:p w14:paraId="76646E64" w14:textId="77777777" w:rsidR="00E36F0E" w:rsidRPr="00C82768" w:rsidRDefault="00393DC0" w:rsidP="00E36F0E">
            <w:r w:rsidRPr="00C82768">
              <w:t>-</w:t>
            </w:r>
          </w:p>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05EBDC21" w14:textId="77777777" w:rsidR="00E36F0E" w:rsidRPr="00751E32" w:rsidRDefault="00393DC0" w:rsidP="00E36F0E">
            <w:pPr>
              <w:rPr>
                <w:highlight w:val="yellow"/>
              </w:rPr>
            </w:pPr>
            <w:r>
              <w:t>0-4294967295</w:t>
            </w:r>
          </w:p>
        </w:tc>
        <w:tc>
          <w:tcPr>
            <w:tcW w:w="2922" w:type="dxa"/>
            <w:tcBorders>
              <w:top w:val="single" w:sz="4" w:space="0" w:color="auto"/>
              <w:left w:val="single" w:sz="4" w:space="0" w:color="auto"/>
              <w:bottom w:val="single" w:sz="4" w:space="0" w:color="auto"/>
              <w:right w:val="single" w:sz="4" w:space="0" w:color="auto"/>
            </w:tcBorders>
            <w:shd w:val="clear" w:color="auto" w:fill="FFFFFF"/>
          </w:tcPr>
          <w:p w14:paraId="4468A3BF" w14:textId="77777777" w:rsidR="00E36F0E" w:rsidRPr="00C82768" w:rsidRDefault="00393DC0" w:rsidP="00E36F0E">
            <w:r>
              <w:t>Interface ID used internally by CM</w:t>
            </w:r>
          </w:p>
        </w:tc>
      </w:tr>
      <w:tr w:rsidR="00E36F0E" w:rsidRPr="00C82768" w14:paraId="192172B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5398BA1" w14:textId="77777777" w:rsidR="00E36F0E" w:rsidRPr="00C82768" w:rsidRDefault="00393DC0" w:rsidP="00E36F0E">
            <w:pPr>
              <w:jc w:val="center"/>
            </w:pPr>
            <w:r>
              <w:t>R</w:t>
            </w:r>
          </w:p>
        </w:tc>
        <w:tc>
          <w:tcPr>
            <w:tcW w:w="2040" w:type="dxa"/>
            <w:gridSpan w:val="2"/>
            <w:tcBorders>
              <w:top w:val="single" w:sz="4" w:space="0" w:color="auto"/>
              <w:left w:val="single" w:sz="4" w:space="0" w:color="auto"/>
              <w:bottom w:val="single" w:sz="4" w:space="0" w:color="auto"/>
              <w:right w:val="single" w:sz="4" w:space="0" w:color="auto"/>
            </w:tcBorders>
            <w:shd w:val="clear" w:color="auto" w:fill="FFFFFF"/>
          </w:tcPr>
          <w:p w14:paraId="7BAE7C79" w14:textId="77777777" w:rsidR="00E36F0E" w:rsidRDefault="00393DC0" w:rsidP="00E36F0E">
            <w:r>
              <w:t>CellRet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FEA17C1" w14:textId="77777777" w:rsidR="00E36F0E" w:rsidRPr="00C82768" w:rsidRDefault="00393DC0" w:rsidP="00E36F0E">
            <w:r>
              <w:t>Enum</w:t>
            </w:r>
          </w:p>
        </w:tc>
        <w:tc>
          <w:tcPr>
            <w:tcW w:w="1943" w:type="dxa"/>
            <w:tcBorders>
              <w:top w:val="single" w:sz="4" w:space="0" w:color="auto"/>
              <w:left w:val="single" w:sz="4" w:space="0" w:color="auto"/>
              <w:bottom w:val="single" w:sz="4" w:space="0" w:color="auto"/>
              <w:right w:val="single" w:sz="4" w:space="0" w:color="auto"/>
            </w:tcBorders>
            <w:shd w:val="clear" w:color="auto" w:fill="FFFFFF"/>
          </w:tcPr>
          <w:p w14:paraId="029E333D" w14:textId="77777777" w:rsidR="00E36F0E" w:rsidRPr="00C82768" w:rsidRDefault="00393DC0" w:rsidP="00E36F0E">
            <w:r>
              <w:t>-</w:t>
            </w:r>
          </w:p>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0A2062D6" w14:textId="77777777" w:rsidR="00E36F0E" w:rsidRDefault="00393DC0" w:rsidP="00E36F0E">
            <w:r>
              <w:t>-</w:t>
            </w:r>
          </w:p>
        </w:tc>
        <w:tc>
          <w:tcPr>
            <w:tcW w:w="2922" w:type="dxa"/>
            <w:tcBorders>
              <w:top w:val="single" w:sz="4" w:space="0" w:color="auto"/>
              <w:left w:val="single" w:sz="4" w:space="0" w:color="auto"/>
              <w:bottom w:val="single" w:sz="4" w:space="0" w:color="auto"/>
              <w:right w:val="single" w:sz="4" w:space="0" w:color="auto"/>
            </w:tcBorders>
            <w:shd w:val="clear" w:color="auto" w:fill="FFFFFF"/>
          </w:tcPr>
          <w:p w14:paraId="177C5DA6" w14:textId="77777777" w:rsidR="00E36F0E" w:rsidRPr="0045028D" w:rsidRDefault="00393DC0" w:rsidP="00E36F0E">
            <w:r>
              <w:t>Return code</w:t>
            </w:r>
          </w:p>
        </w:tc>
      </w:tr>
      <w:tr w:rsidR="00E36F0E" w:rsidRPr="00C82768" w14:paraId="21E636C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33B1476" w14:textId="77777777" w:rsidR="00E36F0E" w:rsidRPr="00C82768" w:rsidRDefault="00E36F0E" w:rsidP="00E36F0E">
            <w:pPr>
              <w:jc w:val="center"/>
            </w:pPr>
          </w:p>
        </w:tc>
        <w:tc>
          <w:tcPr>
            <w:tcW w:w="2040" w:type="dxa"/>
            <w:gridSpan w:val="2"/>
            <w:tcBorders>
              <w:top w:val="single" w:sz="4" w:space="0" w:color="auto"/>
              <w:left w:val="single" w:sz="4" w:space="0" w:color="auto"/>
              <w:bottom w:val="single" w:sz="4" w:space="0" w:color="auto"/>
              <w:right w:val="single" w:sz="4" w:space="0" w:color="auto"/>
            </w:tcBorders>
            <w:shd w:val="clear" w:color="auto" w:fill="FFFFFF"/>
          </w:tcPr>
          <w:p w14:paraId="7C8CCE9D"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0DF5A21" w14:textId="77777777" w:rsidR="00E36F0E" w:rsidRPr="00C82768" w:rsidRDefault="00E36F0E" w:rsidP="00E36F0E"/>
        </w:tc>
        <w:tc>
          <w:tcPr>
            <w:tcW w:w="1943" w:type="dxa"/>
            <w:tcBorders>
              <w:top w:val="single" w:sz="4" w:space="0" w:color="auto"/>
              <w:left w:val="single" w:sz="4" w:space="0" w:color="auto"/>
              <w:bottom w:val="single" w:sz="4" w:space="0" w:color="auto"/>
              <w:right w:val="single" w:sz="4" w:space="0" w:color="auto"/>
            </w:tcBorders>
            <w:shd w:val="clear" w:color="auto" w:fill="FFFFFF"/>
          </w:tcPr>
          <w:p w14:paraId="5391743C" w14:textId="77777777" w:rsidR="00E36F0E" w:rsidRPr="00C82768" w:rsidRDefault="00393DC0" w:rsidP="00E36F0E">
            <w:r>
              <w:t>CELL_ERROR</w:t>
            </w:r>
          </w:p>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0E25103F" w14:textId="77777777" w:rsidR="00E36F0E" w:rsidRDefault="00393DC0" w:rsidP="00E36F0E">
            <w:r>
              <w:t>0x0</w:t>
            </w:r>
          </w:p>
        </w:tc>
        <w:tc>
          <w:tcPr>
            <w:tcW w:w="2922" w:type="dxa"/>
            <w:tcBorders>
              <w:top w:val="single" w:sz="4" w:space="0" w:color="auto"/>
              <w:left w:val="single" w:sz="4" w:space="0" w:color="auto"/>
              <w:bottom w:val="single" w:sz="4" w:space="0" w:color="auto"/>
              <w:right w:val="single" w:sz="4" w:space="0" w:color="auto"/>
            </w:tcBorders>
            <w:shd w:val="clear" w:color="auto" w:fill="FFFFFF"/>
          </w:tcPr>
          <w:p w14:paraId="3EECEA53" w14:textId="77777777" w:rsidR="00E36F0E" w:rsidRPr="0045028D" w:rsidRDefault="00393DC0" w:rsidP="00E36F0E">
            <w:r>
              <w:t>Error/Failure</w:t>
            </w:r>
          </w:p>
        </w:tc>
      </w:tr>
      <w:tr w:rsidR="00E36F0E" w:rsidRPr="00C82768" w14:paraId="65F681F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7D0A58C" w14:textId="77777777" w:rsidR="00E36F0E" w:rsidRPr="00C82768" w:rsidRDefault="00E36F0E" w:rsidP="00E36F0E">
            <w:pPr>
              <w:jc w:val="center"/>
            </w:pPr>
          </w:p>
        </w:tc>
        <w:tc>
          <w:tcPr>
            <w:tcW w:w="2040" w:type="dxa"/>
            <w:gridSpan w:val="2"/>
            <w:tcBorders>
              <w:top w:val="single" w:sz="4" w:space="0" w:color="auto"/>
              <w:left w:val="single" w:sz="4" w:space="0" w:color="auto"/>
              <w:bottom w:val="single" w:sz="4" w:space="0" w:color="auto"/>
              <w:right w:val="single" w:sz="4" w:space="0" w:color="auto"/>
            </w:tcBorders>
            <w:shd w:val="clear" w:color="auto" w:fill="FFFFFF"/>
          </w:tcPr>
          <w:p w14:paraId="3A6BAE3F"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0087E2D" w14:textId="77777777" w:rsidR="00E36F0E" w:rsidRPr="00C82768" w:rsidRDefault="00E36F0E" w:rsidP="00E36F0E"/>
        </w:tc>
        <w:tc>
          <w:tcPr>
            <w:tcW w:w="1943" w:type="dxa"/>
            <w:tcBorders>
              <w:top w:val="single" w:sz="4" w:space="0" w:color="auto"/>
              <w:left w:val="single" w:sz="4" w:space="0" w:color="auto"/>
              <w:bottom w:val="single" w:sz="4" w:space="0" w:color="auto"/>
              <w:right w:val="single" w:sz="4" w:space="0" w:color="auto"/>
            </w:tcBorders>
            <w:shd w:val="clear" w:color="auto" w:fill="FFFFFF"/>
          </w:tcPr>
          <w:p w14:paraId="70DD75A3" w14:textId="77777777" w:rsidR="00E36F0E" w:rsidRPr="00C82768" w:rsidRDefault="00393DC0" w:rsidP="00E36F0E">
            <w:r>
              <w:t>CELL_SUCCESS</w:t>
            </w:r>
          </w:p>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7AF6E0A1" w14:textId="77777777" w:rsidR="00E36F0E" w:rsidRDefault="00393DC0" w:rsidP="00E36F0E">
            <w:r>
              <w:t>0x1</w:t>
            </w:r>
          </w:p>
        </w:tc>
        <w:tc>
          <w:tcPr>
            <w:tcW w:w="2922" w:type="dxa"/>
            <w:tcBorders>
              <w:top w:val="single" w:sz="4" w:space="0" w:color="auto"/>
              <w:left w:val="single" w:sz="4" w:space="0" w:color="auto"/>
              <w:bottom w:val="single" w:sz="4" w:space="0" w:color="auto"/>
              <w:right w:val="single" w:sz="4" w:space="0" w:color="auto"/>
            </w:tcBorders>
            <w:shd w:val="clear" w:color="auto" w:fill="FFFFFF"/>
          </w:tcPr>
          <w:p w14:paraId="6C146869" w14:textId="77777777" w:rsidR="00E36F0E" w:rsidRPr="0045028D" w:rsidRDefault="00393DC0" w:rsidP="00E36F0E">
            <w:r>
              <w:t>Success</w:t>
            </w:r>
          </w:p>
        </w:tc>
      </w:tr>
      <w:tr w:rsidR="00E36F0E" w:rsidRPr="00C82768" w14:paraId="17230BC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CE42038" w14:textId="77777777" w:rsidR="00E36F0E" w:rsidRPr="00C82768" w:rsidRDefault="00393DC0" w:rsidP="00E36F0E">
            <w:pPr>
              <w:jc w:val="center"/>
            </w:pPr>
            <w:r>
              <w:t>R</w:t>
            </w:r>
          </w:p>
        </w:tc>
        <w:tc>
          <w:tcPr>
            <w:tcW w:w="2040" w:type="dxa"/>
            <w:gridSpan w:val="2"/>
            <w:tcBorders>
              <w:top w:val="single" w:sz="4" w:space="0" w:color="auto"/>
              <w:left w:val="single" w:sz="4" w:space="0" w:color="auto"/>
              <w:bottom w:val="single" w:sz="4" w:space="0" w:color="auto"/>
              <w:right w:val="single" w:sz="4" w:space="0" w:color="auto"/>
            </w:tcBorders>
            <w:shd w:val="clear" w:color="auto" w:fill="FFFFFF"/>
          </w:tcPr>
          <w:p w14:paraId="16B4CF20" w14:textId="77777777" w:rsidR="00E36F0E" w:rsidRDefault="00393DC0" w:rsidP="00E36F0E">
            <w:r>
              <w:t>cause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17ABCBE" w14:textId="77777777" w:rsidR="00E36F0E" w:rsidRPr="00C82768" w:rsidRDefault="00393DC0" w:rsidP="00E36F0E">
            <w:r>
              <w:t>String</w:t>
            </w:r>
          </w:p>
        </w:tc>
        <w:tc>
          <w:tcPr>
            <w:tcW w:w="1943" w:type="dxa"/>
            <w:tcBorders>
              <w:top w:val="single" w:sz="4" w:space="0" w:color="auto"/>
              <w:left w:val="single" w:sz="4" w:space="0" w:color="auto"/>
              <w:bottom w:val="single" w:sz="4" w:space="0" w:color="auto"/>
              <w:right w:val="single" w:sz="4" w:space="0" w:color="auto"/>
            </w:tcBorders>
            <w:shd w:val="clear" w:color="auto" w:fill="FFFFFF"/>
          </w:tcPr>
          <w:p w14:paraId="4CA78EC1" w14:textId="77777777" w:rsidR="00E36F0E" w:rsidRDefault="00393DC0" w:rsidP="00E36F0E">
            <w:r>
              <w:t>-</w:t>
            </w:r>
          </w:p>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531C51C3" w14:textId="77777777" w:rsidR="00E36F0E" w:rsidRPr="00F1221C" w:rsidRDefault="00393DC0" w:rsidP="00E36F0E">
            <w:r w:rsidRPr="00F1221C">
              <w:t>Char Value:0-255</w:t>
            </w:r>
          </w:p>
          <w:p w14:paraId="007982E8" w14:textId="77777777" w:rsidR="00E36F0E" w:rsidRPr="00751E32" w:rsidRDefault="00393DC0" w:rsidP="00E36F0E">
            <w:pPr>
              <w:rPr>
                <w:highlight w:val="yellow"/>
              </w:rPr>
            </w:pPr>
            <w:r w:rsidRPr="00F1221C">
              <w:t>No String length limit</w:t>
            </w:r>
          </w:p>
        </w:tc>
        <w:tc>
          <w:tcPr>
            <w:tcW w:w="2922" w:type="dxa"/>
            <w:tcBorders>
              <w:top w:val="single" w:sz="4" w:space="0" w:color="auto"/>
              <w:left w:val="single" w:sz="4" w:space="0" w:color="auto"/>
              <w:bottom w:val="single" w:sz="4" w:space="0" w:color="auto"/>
              <w:right w:val="single" w:sz="4" w:space="0" w:color="auto"/>
            </w:tcBorders>
            <w:shd w:val="clear" w:color="auto" w:fill="FFFFFF"/>
          </w:tcPr>
          <w:p w14:paraId="509FA252" w14:textId="77777777" w:rsidR="00E36F0E" w:rsidRPr="00C82768" w:rsidRDefault="00393DC0" w:rsidP="00E36F0E">
            <w:r>
              <w:t>Activation cause code</w:t>
            </w:r>
          </w:p>
        </w:tc>
      </w:tr>
      <w:tr w:rsidR="00E36F0E" w:rsidRPr="00C82768" w14:paraId="1F8D2CB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6882E2F" w14:textId="77777777" w:rsidR="00E36F0E" w:rsidRDefault="00393DC0" w:rsidP="00E36F0E">
            <w:pPr>
              <w:jc w:val="center"/>
            </w:pPr>
            <w:r>
              <w:t>R</w:t>
            </w:r>
          </w:p>
        </w:tc>
        <w:tc>
          <w:tcPr>
            <w:tcW w:w="2040" w:type="dxa"/>
            <w:gridSpan w:val="2"/>
            <w:tcBorders>
              <w:top w:val="single" w:sz="4" w:space="0" w:color="auto"/>
              <w:left w:val="single" w:sz="4" w:space="0" w:color="auto"/>
              <w:bottom w:val="single" w:sz="4" w:space="0" w:color="auto"/>
              <w:right w:val="single" w:sz="4" w:space="0" w:color="auto"/>
            </w:tcBorders>
            <w:shd w:val="clear" w:color="auto" w:fill="FFFFFF"/>
          </w:tcPr>
          <w:p w14:paraId="216086D6" w14:textId="77777777" w:rsidR="00E36F0E" w:rsidRPr="0045028D" w:rsidRDefault="00393DC0" w:rsidP="00E36F0E">
            <w:r w:rsidRPr="0045028D">
              <w:t>IfaceId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F217758" w14:textId="77777777" w:rsidR="00E36F0E" w:rsidRDefault="00393DC0" w:rsidP="00E36F0E">
            <w:r>
              <w:t>Int32</w:t>
            </w:r>
          </w:p>
        </w:tc>
        <w:tc>
          <w:tcPr>
            <w:tcW w:w="1943" w:type="dxa"/>
            <w:tcBorders>
              <w:top w:val="single" w:sz="4" w:space="0" w:color="auto"/>
              <w:left w:val="single" w:sz="4" w:space="0" w:color="auto"/>
              <w:bottom w:val="single" w:sz="4" w:space="0" w:color="auto"/>
              <w:right w:val="single" w:sz="4" w:space="0" w:color="auto"/>
            </w:tcBorders>
            <w:shd w:val="clear" w:color="auto" w:fill="FFFFFF"/>
          </w:tcPr>
          <w:p w14:paraId="11EC15E8" w14:textId="77777777" w:rsidR="00E36F0E" w:rsidRDefault="00393DC0" w:rsidP="00E36F0E">
            <w:r>
              <w:t>-</w:t>
            </w:r>
          </w:p>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29111BD5" w14:textId="77777777" w:rsidR="00E36F0E" w:rsidRPr="00751E32" w:rsidRDefault="00393DC0" w:rsidP="00E36F0E">
            <w:pPr>
              <w:rPr>
                <w:highlight w:val="yellow"/>
              </w:rPr>
            </w:pPr>
            <w:r>
              <w:t>0-4294967295</w:t>
            </w:r>
          </w:p>
        </w:tc>
        <w:tc>
          <w:tcPr>
            <w:tcW w:w="2922" w:type="dxa"/>
            <w:tcBorders>
              <w:top w:val="single" w:sz="4" w:space="0" w:color="auto"/>
              <w:left w:val="single" w:sz="4" w:space="0" w:color="auto"/>
              <w:bottom w:val="single" w:sz="4" w:space="0" w:color="auto"/>
              <w:right w:val="single" w:sz="4" w:space="0" w:color="auto"/>
            </w:tcBorders>
            <w:shd w:val="clear" w:color="auto" w:fill="FFFFFF"/>
          </w:tcPr>
          <w:p w14:paraId="106576D9" w14:textId="77777777" w:rsidR="00E36F0E" w:rsidRPr="00C82768" w:rsidRDefault="00393DC0" w:rsidP="00E36F0E">
            <w:r>
              <w:t>Interface Id used internally by CM</w:t>
            </w:r>
          </w:p>
        </w:tc>
      </w:tr>
      <w:tr w:rsidR="00E36F0E" w:rsidRPr="00C82768" w14:paraId="178FD9A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5F91FB5" w14:textId="77777777" w:rsidR="00E36F0E" w:rsidRDefault="00393DC0" w:rsidP="00E36F0E">
            <w:pPr>
              <w:jc w:val="center"/>
            </w:pPr>
            <w:r>
              <w:t>R</w:t>
            </w:r>
          </w:p>
        </w:tc>
        <w:tc>
          <w:tcPr>
            <w:tcW w:w="2040" w:type="dxa"/>
            <w:gridSpan w:val="2"/>
            <w:tcBorders>
              <w:top w:val="single" w:sz="4" w:space="0" w:color="auto"/>
              <w:left w:val="single" w:sz="4" w:space="0" w:color="auto"/>
              <w:bottom w:val="single" w:sz="4" w:space="0" w:color="auto"/>
              <w:right w:val="single" w:sz="4" w:space="0" w:color="auto"/>
            </w:tcBorders>
            <w:shd w:val="clear" w:color="auto" w:fill="FFFFFF"/>
          </w:tcPr>
          <w:p w14:paraId="41421136" w14:textId="77777777" w:rsidR="00E36F0E" w:rsidRDefault="00393DC0" w:rsidP="00E36F0E">
            <w:r>
              <w:t>IfaceName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E9B0FC6" w14:textId="77777777" w:rsidR="00E36F0E" w:rsidRPr="00C82768" w:rsidRDefault="00393DC0" w:rsidP="00E36F0E">
            <w:r>
              <w:t>String</w:t>
            </w:r>
          </w:p>
        </w:tc>
        <w:tc>
          <w:tcPr>
            <w:tcW w:w="1943" w:type="dxa"/>
            <w:tcBorders>
              <w:top w:val="single" w:sz="4" w:space="0" w:color="auto"/>
              <w:left w:val="single" w:sz="4" w:space="0" w:color="auto"/>
              <w:bottom w:val="single" w:sz="4" w:space="0" w:color="auto"/>
              <w:right w:val="single" w:sz="4" w:space="0" w:color="auto"/>
            </w:tcBorders>
            <w:shd w:val="clear" w:color="auto" w:fill="FFFFFF"/>
          </w:tcPr>
          <w:p w14:paraId="3DB8D986" w14:textId="77777777" w:rsidR="00E36F0E" w:rsidRDefault="00393DC0" w:rsidP="00E36F0E">
            <w:r>
              <w:t>-</w:t>
            </w:r>
          </w:p>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777DC52A" w14:textId="77777777" w:rsidR="00E36F0E" w:rsidRPr="00F1221C" w:rsidRDefault="00393DC0" w:rsidP="00E36F0E">
            <w:r w:rsidRPr="00F1221C">
              <w:t>Char Value:0-255</w:t>
            </w:r>
          </w:p>
          <w:p w14:paraId="2F01D425" w14:textId="77777777" w:rsidR="00E36F0E" w:rsidRPr="00751E32" w:rsidRDefault="00393DC0" w:rsidP="00E36F0E">
            <w:pPr>
              <w:rPr>
                <w:highlight w:val="yellow"/>
              </w:rPr>
            </w:pPr>
            <w:r w:rsidRPr="00F1221C">
              <w:t>No String length limit</w:t>
            </w:r>
          </w:p>
        </w:tc>
        <w:tc>
          <w:tcPr>
            <w:tcW w:w="2922" w:type="dxa"/>
            <w:tcBorders>
              <w:top w:val="single" w:sz="4" w:space="0" w:color="auto"/>
              <w:left w:val="single" w:sz="4" w:space="0" w:color="auto"/>
              <w:bottom w:val="single" w:sz="4" w:space="0" w:color="auto"/>
              <w:right w:val="single" w:sz="4" w:space="0" w:color="auto"/>
            </w:tcBorders>
            <w:shd w:val="clear" w:color="auto" w:fill="FFFFFF"/>
          </w:tcPr>
          <w:p w14:paraId="74345AE4" w14:textId="77777777" w:rsidR="00E36F0E" w:rsidRPr="00C82768" w:rsidRDefault="00393DC0" w:rsidP="00E36F0E">
            <w:r>
              <w:t>Interface name as enumerated in the OS</w:t>
            </w:r>
          </w:p>
        </w:tc>
      </w:tr>
      <w:tr w:rsidR="00E36F0E" w:rsidRPr="00C82768" w14:paraId="41A1A3F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49DF38D" w14:textId="77777777" w:rsidR="00E36F0E" w:rsidRDefault="00393DC0" w:rsidP="00E36F0E">
            <w:pPr>
              <w:jc w:val="center"/>
            </w:pPr>
            <w:r>
              <w:t>R</w:t>
            </w:r>
          </w:p>
        </w:tc>
        <w:tc>
          <w:tcPr>
            <w:tcW w:w="2040" w:type="dxa"/>
            <w:gridSpan w:val="2"/>
            <w:tcBorders>
              <w:top w:val="single" w:sz="4" w:space="0" w:color="auto"/>
              <w:left w:val="single" w:sz="4" w:space="0" w:color="auto"/>
              <w:bottom w:val="single" w:sz="4" w:space="0" w:color="auto"/>
              <w:right w:val="single" w:sz="4" w:space="0" w:color="auto"/>
            </w:tcBorders>
            <w:shd w:val="clear" w:color="auto" w:fill="FFFFFF"/>
          </w:tcPr>
          <w:p w14:paraId="3A9522D1" w14:textId="77777777" w:rsidR="00E36F0E" w:rsidRDefault="00393DC0" w:rsidP="00E36F0E">
            <w:r>
              <w:t>ipV4Address</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665876B" w14:textId="77777777" w:rsidR="00E36F0E" w:rsidRPr="00C82768" w:rsidRDefault="00393DC0" w:rsidP="00E36F0E">
            <w:r>
              <w:t>String</w:t>
            </w:r>
          </w:p>
        </w:tc>
        <w:tc>
          <w:tcPr>
            <w:tcW w:w="1943" w:type="dxa"/>
            <w:tcBorders>
              <w:top w:val="single" w:sz="4" w:space="0" w:color="auto"/>
              <w:left w:val="single" w:sz="4" w:space="0" w:color="auto"/>
              <w:bottom w:val="single" w:sz="4" w:space="0" w:color="auto"/>
              <w:right w:val="single" w:sz="4" w:space="0" w:color="auto"/>
            </w:tcBorders>
            <w:shd w:val="clear" w:color="auto" w:fill="FFFFFF"/>
          </w:tcPr>
          <w:p w14:paraId="0008BF09" w14:textId="77777777" w:rsidR="00E36F0E" w:rsidRDefault="00393DC0" w:rsidP="00E36F0E">
            <w:r>
              <w:t>-</w:t>
            </w:r>
          </w:p>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6A95615B" w14:textId="77777777" w:rsidR="00E36F0E" w:rsidRPr="00F1221C" w:rsidRDefault="00393DC0" w:rsidP="00E36F0E">
            <w:r w:rsidRPr="00F1221C">
              <w:t>Char Value:0-255</w:t>
            </w:r>
          </w:p>
          <w:p w14:paraId="7FC4DCE3" w14:textId="77777777" w:rsidR="00E36F0E" w:rsidRPr="00751E32" w:rsidRDefault="00393DC0" w:rsidP="00E36F0E">
            <w:pPr>
              <w:rPr>
                <w:highlight w:val="yellow"/>
              </w:rPr>
            </w:pPr>
            <w:r w:rsidRPr="00F1221C">
              <w:t>No String length limit</w:t>
            </w:r>
          </w:p>
        </w:tc>
        <w:tc>
          <w:tcPr>
            <w:tcW w:w="2922" w:type="dxa"/>
            <w:tcBorders>
              <w:top w:val="single" w:sz="4" w:space="0" w:color="auto"/>
              <w:left w:val="single" w:sz="4" w:space="0" w:color="auto"/>
              <w:bottom w:val="single" w:sz="4" w:space="0" w:color="auto"/>
              <w:right w:val="single" w:sz="4" w:space="0" w:color="auto"/>
            </w:tcBorders>
            <w:shd w:val="clear" w:color="auto" w:fill="FFFFFF"/>
          </w:tcPr>
          <w:p w14:paraId="3E5AEF78" w14:textId="77777777" w:rsidR="00E36F0E" w:rsidRPr="0045028D" w:rsidRDefault="00393DC0" w:rsidP="00E36F0E">
            <w:pPr>
              <w:rPr>
                <w:rFonts w:cs="Arial"/>
                <w:szCs w:val="20"/>
              </w:rPr>
            </w:pPr>
            <w:r w:rsidRPr="0045028D">
              <w:rPr>
                <w:rFonts w:cs="Arial"/>
                <w:szCs w:val="20"/>
                <w:shd w:val="clear" w:color="auto" w:fill="FFFFFF"/>
              </w:rPr>
              <w:t>Interface IP address V4</w:t>
            </w:r>
          </w:p>
        </w:tc>
      </w:tr>
      <w:tr w:rsidR="00E36F0E" w:rsidRPr="00C82768" w14:paraId="2D10810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11B03C1" w14:textId="77777777" w:rsidR="00E36F0E" w:rsidRDefault="00393DC0" w:rsidP="00E36F0E">
            <w:pPr>
              <w:jc w:val="center"/>
            </w:pPr>
            <w:r>
              <w:t>R</w:t>
            </w:r>
          </w:p>
        </w:tc>
        <w:tc>
          <w:tcPr>
            <w:tcW w:w="2040" w:type="dxa"/>
            <w:gridSpan w:val="2"/>
            <w:tcBorders>
              <w:top w:val="single" w:sz="4" w:space="0" w:color="auto"/>
              <w:left w:val="single" w:sz="4" w:space="0" w:color="auto"/>
              <w:bottom w:val="single" w:sz="4" w:space="0" w:color="auto"/>
              <w:right w:val="single" w:sz="4" w:space="0" w:color="auto"/>
            </w:tcBorders>
            <w:shd w:val="clear" w:color="auto" w:fill="FFFFFF"/>
          </w:tcPr>
          <w:p w14:paraId="346BED96" w14:textId="77777777" w:rsidR="00E36F0E" w:rsidRDefault="00393DC0" w:rsidP="00E36F0E">
            <w:r>
              <w:t>ipV4DnsPrimary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B8671AE" w14:textId="77777777" w:rsidR="00E36F0E" w:rsidRPr="00C82768" w:rsidRDefault="00393DC0" w:rsidP="00E36F0E">
            <w:r>
              <w:t>String</w:t>
            </w:r>
          </w:p>
        </w:tc>
        <w:tc>
          <w:tcPr>
            <w:tcW w:w="1943" w:type="dxa"/>
            <w:tcBorders>
              <w:top w:val="single" w:sz="4" w:space="0" w:color="auto"/>
              <w:left w:val="single" w:sz="4" w:space="0" w:color="auto"/>
              <w:bottom w:val="single" w:sz="4" w:space="0" w:color="auto"/>
              <w:right w:val="single" w:sz="4" w:space="0" w:color="auto"/>
            </w:tcBorders>
            <w:shd w:val="clear" w:color="auto" w:fill="FFFFFF"/>
          </w:tcPr>
          <w:p w14:paraId="5FC3E00C" w14:textId="77777777" w:rsidR="00E36F0E" w:rsidRDefault="00393DC0" w:rsidP="00E36F0E">
            <w:r>
              <w:t>-</w:t>
            </w:r>
          </w:p>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78772344" w14:textId="77777777" w:rsidR="00E36F0E" w:rsidRPr="00F1221C" w:rsidRDefault="00393DC0" w:rsidP="00E36F0E">
            <w:r w:rsidRPr="00F1221C">
              <w:t>Char Value:0-255</w:t>
            </w:r>
          </w:p>
          <w:p w14:paraId="0D90F206" w14:textId="77777777" w:rsidR="00E36F0E" w:rsidRPr="00751E32" w:rsidRDefault="00393DC0" w:rsidP="00E36F0E">
            <w:pPr>
              <w:rPr>
                <w:highlight w:val="yellow"/>
              </w:rPr>
            </w:pPr>
            <w:r w:rsidRPr="00F1221C">
              <w:t>No String length limit</w:t>
            </w:r>
          </w:p>
        </w:tc>
        <w:tc>
          <w:tcPr>
            <w:tcW w:w="2922" w:type="dxa"/>
            <w:tcBorders>
              <w:top w:val="single" w:sz="4" w:space="0" w:color="auto"/>
              <w:left w:val="single" w:sz="4" w:space="0" w:color="auto"/>
              <w:bottom w:val="single" w:sz="4" w:space="0" w:color="auto"/>
              <w:right w:val="single" w:sz="4" w:space="0" w:color="auto"/>
            </w:tcBorders>
            <w:shd w:val="clear" w:color="auto" w:fill="FFFFFF"/>
          </w:tcPr>
          <w:p w14:paraId="0CA18FA6" w14:textId="77777777" w:rsidR="00E36F0E" w:rsidRPr="0045028D" w:rsidRDefault="00393DC0" w:rsidP="00E36F0E">
            <w:pPr>
              <w:rPr>
                <w:rFonts w:cs="Arial"/>
                <w:szCs w:val="20"/>
              </w:rPr>
            </w:pPr>
            <w:r w:rsidRPr="0045028D">
              <w:rPr>
                <w:rFonts w:cs="Arial"/>
                <w:szCs w:val="20"/>
                <w:shd w:val="clear" w:color="auto" w:fill="FFFFFF"/>
              </w:rPr>
              <w:t>Primary DNS IP address V4</w:t>
            </w:r>
          </w:p>
        </w:tc>
      </w:tr>
      <w:tr w:rsidR="00E36F0E" w:rsidRPr="00C82768" w14:paraId="76BF29C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D322249" w14:textId="77777777" w:rsidR="00E36F0E" w:rsidRDefault="00393DC0" w:rsidP="00E36F0E">
            <w:pPr>
              <w:jc w:val="center"/>
            </w:pPr>
            <w:r>
              <w:t>R</w:t>
            </w:r>
          </w:p>
        </w:tc>
        <w:tc>
          <w:tcPr>
            <w:tcW w:w="2040" w:type="dxa"/>
            <w:gridSpan w:val="2"/>
            <w:tcBorders>
              <w:top w:val="single" w:sz="4" w:space="0" w:color="auto"/>
              <w:left w:val="single" w:sz="4" w:space="0" w:color="auto"/>
              <w:bottom w:val="single" w:sz="4" w:space="0" w:color="auto"/>
              <w:right w:val="single" w:sz="4" w:space="0" w:color="auto"/>
            </w:tcBorders>
            <w:shd w:val="clear" w:color="auto" w:fill="FFFFFF"/>
          </w:tcPr>
          <w:p w14:paraId="375A2E53" w14:textId="77777777" w:rsidR="00E36F0E" w:rsidRDefault="00393DC0" w:rsidP="00E36F0E">
            <w:r>
              <w:t>ipV4DnsSecondary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9AFFDE5" w14:textId="77777777" w:rsidR="00E36F0E" w:rsidRPr="00C82768" w:rsidRDefault="00393DC0" w:rsidP="00E36F0E">
            <w:r>
              <w:t>String</w:t>
            </w:r>
          </w:p>
        </w:tc>
        <w:tc>
          <w:tcPr>
            <w:tcW w:w="1943" w:type="dxa"/>
            <w:tcBorders>
              <w:top w:val="single" w:sz="4" w:space="0" w:color="auto"/>
              <w:left w:val="single" w:sz="4" w:space="0" w:color="auto"/>
              <w:bottom w:val="single" w:sz="4" w:space="0" w:color="auto"/>
              <w:right w:val="single" w:sz="4" w:space="0" w:color="auto"/>
            </w:tcBorders>
            <w:shd w:val="clear" w:color="auto" w:fill="FFFFFF"/>
          </w:tcPr>
          <w:p w14:paraId="0FAC0892" w14:textId="77777777" w:rsidR="00E36F0E" w:rsidRDefault="00393DC0" w:rsidP="00E36F0E">
            <w:r>
              <w:t>-</w:t>
            </w:r>
          </w:p>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55D17C5D" w14:textId="77777777" w:rsidR="00E36F0E" w:rsidRPr="00F1221C" w:rsidRDefault="00393DC0" w:rsidP="00E36F0E">
            <w:r w:rsidRPr="00F1221C">
              <w:t>Char Value:0-255</w:t>
            </w:r>
          </w:p>
          <w:p w14:paraId="609CE5E2" w14:textId="77777777" w:rsidR="00E36F0E" w:rsidRPr="00751E32" w:rsidRDefault="00393DC0" w:rsidP="00E36F0E">
            <w:pPr>
              <w:rPr>
                <w:highlight w:val="yellow"/>
              </w:rPr>
            </w:pPr>
            <w:r w:rsidRPr="00F1221C">
              <w:t>No String length limit</w:t>
            </w:r>
          </w:p>
        </w:tc>
        <w:tc>
          <w:tcPr>
            <w:tcW w:w="2922" w:type="dxa"/>
            <w:tcBorders>
              <w:top w:val="single" w:sz="4" w:space="0" w:color="auto"/>
              <w:left w:val="single" w:sz="4" w:space="0" w:color="auto"/>
              <w:bottom w:val="single" w:sz="4" w:space="0" w:color="auto"/>
              <w:right w:val="single" w:sz="4" w:space="0" w:color="auto"/>
            </w:tcBorders>
            <w:shd w:val="clear" w:color="auto" w:fill="FFFFFF"/>
          </w:tcPr>
          <w:p w14:paraId="7E2BF0BB" w14:textId="77777777" w:rsidR="00E36F0E" w:rsidRPr="0045028D" w:rsidRDefault="00393DC0" w:rsidP="00E36F0E">
            <w:pPr>
              <w:rPr>
                <w:rFonts w:cs="Arial"/>
                <w:szCs w:val="20"/>
              </w:rPr>
            </w:pPr>
            <w:r w:rsidRPr="0045028D">
              <w:rPr>
                <w:rFonts w:cs="Arial"/>
                <w:szCs w:val="20"/>
                <w:shd w:val="clear" w:color="auto" w:fill="FFFFFF"/>
              </w:rPr>
              <w:t>Secondary DNS IP address V4</w:t>
            </w:r>
          </w:p>
        </w:tc>
      </w:tr>
      <w:tr w:rsidR="00E36F0E" w:rsidRPr="00C82768" w14:paraId="5E7855C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EB263E1" w14:textId="77777777" w:rsidR="00E36F0E" w:rsidRDefault="00393DC0" w:rsidP="00E36F0E">
            <w:pPr>
              <w:jc w:val="center"/>
            </w:pPr>
            <w:r>
              <w:t>R</w:t>
            </w:r>
          </w:p>
        </w:tc>
        <w:tc>
          <w:tcPr>
            <w:tcW w:w="2040" w:type="dxa"/>
            <w:gridSpan w:val="2"/>
            <w:tcBorders>
              <w:top w:val="single" w:sz="4" w:space="0" w:color="auto"/>
              <w:left w:val="single" w:sz="4" w:space="0" w:color="auto"/>
              <w:bottom w:val="single" w:sz="4" w:space="0" w:color="auto"/>
              <w:right w:val="single" w:sz="4" w:space="0" w:color="auto"/>
            </w:tcBorders>
            <w:shd w:val="clear" w:color="auto" w:fill="FFFFFF"/>
          </w:tcPr>
          <w:p w14:paraId="3CAE6536" w14:textId="77777777" w:rsidR="00E36F0E" w:rsidRDefault="00393DC0" w:rsidP="00E36F0E">
            <w:r>
              <w:t>ipV4Gateway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96DA47C" w14:textId="77777777" w:rsidR="00E36F0E" w:rsidRPr="00C82768" w:rsidRDefault="00393DC0" w:rsidP="00E36F0E">
            <w:r>
              <w:t>String</w:t>
            </w:r>
          </w:p>
        </w:tc>
        <w:tc>
          <w:tcPr>
            <w:tcW w:w="1943" w:type="dxa"/>
            <w:tcBorders>
              <w:top w:val="single" w:sz="4" w:space="0" w:color="auto"/>
              <w:left w:val="single" w:sz="4" w:space="0" w:color="auto"/>
              <w:bottom w:val="single" w:sz="4" w:space="0" w:color="auto"/>
              <w:right w:val="single" w:sz="4" w:space="0" w:color="auto"/>
            </w:tcBorders>
            <w:shd w:val="clear" w:color="auto" w:fill="FFFFFF"/>
          </w:tcPr>
          <w:p w14:paraId="4E4BD0AF" w14:textId="77777777" w:rsidR="00E36F0E" w:rsidRDefault="00393DC0" w:rsidP="00E36F0E">
            <w:r>
              <w:t>-</w:t>
            </w:r>
          </w:p>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4D91A6C9" w14:textId="77777777" w:rsidR="00E36F0E" w:rsidRPr="00F1221C" w:rsidRDefault="00393DC0" w:rsidP="00E36F0E">
            <w:r w:rsidRPr="00F1221C">
              <w:t>Char Value:0-255</w:t>
            </w:r>
          </w:p>
          <w:p w14:paraId="67B8455C" w14:textId="77777777" w:rsidR="00E36F0E" w:rsidRPr="00751E32" w:rsidRDefault="00393DC0" w:rsidP="00E36F0E">
            <w:pPr>
              <w:rPr>
                <w:highlight w:val="yellow"/>
              </w:rPr>
            </w:pPr>
            <w:r w:rsidRPr="00F1221C">
              <w:t>No String length limit</w:t>
            </w:r>
          </w:p>
        </w:tc>
        <w:tc>
          <w:tcPr>
            <w:tcW w:w="2922" w:type="dxa"/>
            <w:tcBorders>
              <w:top w:val="single" w:sz="4" w:space="0" w:color="auto"/>
              <w:left w:val="single" w:sz="4" w:space="0" w:color="auto"/>
              <w:bottom w:val="single" w:sz="4" w:space="0" w:color="auto"/>
              <w:right w:val="single" w:sz="4" w:space="0" w:color="auto"/>
            </w:tcBorders>
            <w:shd w:val="clear" w:color="auto" w:fill="FFFFFF"/>
          </w:tcPr>
          <w:p w14:paraId="2349BA2F" w14:textId="77777777" w:rsidR="00E36F0E" w:rsidRPr="0045028D" w:rsidRDefault="00393DC0" w:rsidP="00E36F0E">
            <w:pPr>
              <w:rPr>
                <w:rFonts w:cs="Arial"/>
                <w:szCs w:val="20"/>
              </w:rPr>
            </w:pPr>
            <w:r w:rsidRPr="0045028D">
              <w:rPr>
                <w:rFonts w:cs="Arial"/>
                <w:szCs w:val="20"/>
                <w:shd w:val="clear" w:color="auto" w:fill="FFFFFF"/>
              </w:rPr>
              <w:t>Gateway IP address V4</w:t>
            </w:r>
          </w:p>
        </w:tc>
      </w:tr>
      <w:tr w:rsidR="00E36F0E" w:rsidRPr="00C82768" w14:paraId="19183AF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98039D7" w14:textId="77777777" w:rsidR="00E36F0E" w:rsidRDefault="00393DC0" w:rsidP="00E36F0E">
            <w:pPr>
              <w:jc w:val="center"/>
            </w:pPr>
            <w:r>
              <w:t>R</w:t>
            </w:r>
          </w:p>
        </w:tc>
        <w:tc>
          <w:tcPr>
            <w:tcW w:w="2040" w:type="dxa"/>
            <w:gridSpan w:val="2"/>
            <w:tcBorders>
              <w:top w:val="single" w:sz="4" w:space="0" w:color="auto"/>
              <w:left w:val="single" w:sz="4" w:space="0" w:color="auto"/>
              <w:bottom w:val="single" w:sz="4" w:space="0" w:color="auto"/>
              <w:right w:val="single" w:sz="4" w:space="0" w:color="auto"/>
            </w:tcBorders>
            <w:shd w:val="clear" w:color="auto" w:fill="FFFFFF"/>
          </w:tcPr>
          <w:p w14:paraId="5737D8ED" w14:textId="77777777" w:rsidR="00E36F0E" w:rsidRDefault="00393DC0" w:rsidP="00E36F0E">
            <w:r>
              <w:t>ipV6Address</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489E48D" w14:textId="77777777" w:rsidR="00E36F0E" w:rsidRPr="00C82768" w:rsidRDefault="00393DC0" w:rsidP="00E36F0E">
            <w:r>
              <w:t>String</w:t>
            </w:r>
          </w:p>
        </w:tc>
        <w:tc>
          <w:tcPr>
            <w:tcW w:w="1943" w:type="dxa"/>
            <w:tcBorders>
              <w:top w:val="single" w:sz="4" w:space="0" w:color="auto"/>
              <w:left w:val="single" w:sz="4" w:space="0" w:color="auto"/>
              <w:bottom w:val="single" w:sz="4" w:space="0" w:color="auto"/>
              <w:right w:val="single" w:sz="4" w:space="0" w:color="auto"/>
            </w:tcBorders>
            <w:shd w:val="clear" w:color="auto" w:fill="FFFFFF"/>
          </w:tcPr>
          <w:p w14:paraId="0911B0A5" w14:textId="77777777" w:rsidR="00E36F0E" w:rsidRDefault="00393DC0" w:rsidP="00E36F0E">
            <w:r>
              <w:t>-</w:t>
            </w:r>
          </w:p>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06B25EFF" w14:textId="77777777" w:rsidR="00E36F0E" w:rsidRPr="00F1221C" w:rsidRDefault="00393DC0" w:rsidP="00E36F0E">
            <w:r w:rsidRPr="00F1221C">
              <w:t>Char Value:0-255</w:t>
            </w:r>
          </w:p>
          <w:p w14:paraId="03F300D5" w14:textId="77777777" w:rsidR="00E36F0E" w:rsidRPr="00751E32" w:rsidRDefault="00393DC0" w:rsidP="00E36F0E">
            <w:pPr>
              <w:rPr>
                <w:highlight w:val="yellow"/>
              </w:rPr>
            </w:pPr>
            <w:r w:rsidRPr="00F1221C">
              <w:lastRenderedPageBreak/>
              <w:t>No String length limit</w:t>
            </w:r>
          </w:p>
        </w:tc>
        <w:tc>
          <w:tcPr>
            <w:tcW w:w="2922" w:type="dxa"/>
            <w:tcBorders>
              <w:top w:val="single" w:sz="4" w:space="0" w:color="auto"/>
              <w:left w:val="single" w:sz="4" w:space="0" w:color="auto"/>
              <w:bottom w:val="single" w:sz="4" w:space="0" w:color="auto"/>
              <w:right w:val="single" w:sz="4" w:space="0" w:color="auto"/>
            </w:tcBorders>
            <w:shd w:val="clear" w:color="auto" w:fill="FFFFFF"/>
          </w:tcPr>
          <w:p w14:paraId="1C739498" w14:textId="77777777" w:rsidR="00E36F0E" w:rsidRPr="0045028D" w:rsidRDefault="00393DC0" w:rsidP="00E36F0E">
            <w:pPr>
              <w:rPr>
                <w:rFonts w:cs="Arial"/>
                <w:szCs w:val="20"/>
              </w:rPr>
            </w:pPr>
            <w:r w:rsidRPr="0045028D">
              <w:rPr>
                <w:rFonts w:cs="Arial"/>
                <w:szCs w:val="20"/>
                <w:shd w:val="clear" w:color="auto" w:fill="FFFFFF"/>
              </w:rPr>
              <w:lastRenderedPageBreak/>
              <w:t>Interface IP address V6</w:t>
            </w:r>
          </w:p>
        </w:tc>
      </w:tr>
      <w:tr w:rsidR="00E36F0E" w:rsidRPr="00C82768" w14:paraId="42ED807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19A4ACD" w14:textId="77777777" w:rsidR="00E36F0E" w:rsidRDefault="00393DC0" w:rsidP="00E36F0E">
            <w:pPr>
              <w:jc w:val="center"/>
            </w:pPr>
            <w:r>
              <w:t>R</w:t>
            </w:r>
          </w:p>
        </w:tc>
        <w:tc>
          <w:tcPr>
            <w:tcW w:w="2040" w:type="dxa"/>
            <w:gridSpan w:val="2"/>
            <w:tcBorders>
              <w:top w:val="single" w:sz="4" w:space="0" w:color="auto"/>
              <w:left w:val="single" w:sz="4" w:space="0" w:color="auto"/>
              <w:bottom w:val="single" w:sz="4" w:space="0" w:color="auto"/>
              <w:right w:val="single" w:sz="4" w:space="0" w:color="auto"/>
            </w:tcBorders>
            <w:shd w:val="clear" w:color="auto" w:fill="FFFFFF"/>
          </w:tcPr>
          <w:p w14:paraId="2734821A" w14:textId="77777777" w:rsidR="00E36F0E" w:rsidRDefault="00393DC0" w:rsidP="00E36F0E">
            <w:r>
              <w:t>ipV6DnsPrimary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46FDAF1" w14:textId="77777777" w:rsidR="00E36F0E" w:rsidRPr="00C82768" w:rsidRDefault="00393DC0" w:rsidP="00E36F0E">
            <w:r>
              <w:t>String</w:t>
            </w:r>
          </w:p>
        </w:tc>
        <w:tc>
          <w:tcPr>
            <w:tcW w:w="1943" w:type="dxa"/>
            <w:tcBorders>
              <w:top w:val="single" w:sz="4" w:space="0" w:color="auto"/>
              <w:left w:val="single" w:sz="4" w:space="0" w:color="auto"/>
              <w:bottom w:val="single" w:sz="4" w:space="0" w:color="auto"/>
              <w:right w:val="single" w:sz="4" w:space="0" w:color="auto"/>
            </w:tcBorders>
            <w:shd w:val="clear" w:color="auto" w:fill="FFFFFF"/>
          </w:tcPr>
          <w:p w14:paraId="722F0B91" w14:textId="77777777" w:rsidR="00E36F0E" w:rsidRDefault="00393DC0" w:rsidP="00E36F0E">
            <w:r>
              <w:t>-</w:t>
            </w:r>
          </w:p>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11DBA67A" w14:textId="77777777" w:rsidR="00E36F0E" w:rsidRPr="00F1221C" w:rsidRDefault="00393DC0" w:rsidP="00E36F0E">
            <w:r w:rsidRPr="00F1221C">
              <w:t>Char Value:0-255</w:t>
            </w:r>
          </w:p>
          <w:p w14:paraId="328E3FE8" w14:textId="77777777" w:rsidR="00E36F0E" w:rsidRPr="00751E32" w:rsidRDefault="00393DC0" w:rsidP="00E36F0E">
            <w:pPr>
              <w:rPr>
                <w:highlight w:val="yellow"/>
              </w:rPr>
            </w:pPr>
            <w:r w:rsidRPr="00F1221C">
              <w:t>No String length limit</w:t>
            </w:r>
          </w:p>
        </w:tc>
        <w:tc>
          <w:tcPr>
            <w:tcW w:w="2922" w:type="dxa"/>
            <w:tcBorders>
              <w:top w:val="single" w:sz="4" w:space="0" w:color="auto"/>
              <w:left w:val="single" w:sz="4" w:space="0" w:color="auto"/>
              <w:bottom w:val="single" w:sz="4" w:space="0" w:color="auto"/>
              <w:right w:val="single" w:sz="4" w:space="0" w:color="auto"/>
            </w:tcBorders>
            <w:shd w:val="clear" w:color="auto" w:fill="FFFFFF"/>
          </w:tcPr>
          <w:p w14:paraId="163679DB" w14:textId="77777777" w:rsidR="00E36F0E" w:rsidRPr="0045028D" w:rsidRDefault="00393DC0" w:rsidP="00E36F0E">
            <w:pPr>
              <w:rPr>
                <w:rFonts w:cs="Arial"/>
                <w:szCs w:val="20"/>
              </w:rPr>
            </w:pPr>
            <w:r w:rsidRPr="0045028D">
              <w:rPr>
                <w:rFonts w:cs="Arial"/>
                <w:szCs w:val="20"/>
                <w:shd w:val="clear" w:color="auto" w:fill="FFFFFF"/>
              </w:rPr>
              <w:t>Primary DNS IP address V6</w:t>
            </w:r>
          </w:p>
        </w:tc>
      </w:tr>
      <w:tr w:rsidR="00E36F0E" w:rsidRPr="00C82768" w14:paraId="24F3FD7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C66B1D2" w14:textId="77777777" w:rsidR="00E36F0E" w:rsidRDefault="00393DC0" w:rsidP="00E36F0E">
            <w:pPr>
              <w:jc w:val="center"/>
            </w:pPr>
            <w:r>
              <w:t>R</w:t>
            </w:r>
          </w:p>
        </w:tc>
        <w:tc>
          <w:tcPr>
            <w:tcW w:w="2040" w:type="dxa"/>
            <w:gridSpan w:val="2"/>
            <w:tcBorders>
              <w:top w:val="single" w:sz="4" w:space="0" w:color="auto"/>
              <w:left w:val="single" w:sz="4" w:space="0" w:color="auto"/>
              <w:bottom w:val="single" w:sz="4" w:space="0" w:color="auto"/>
              <w:right w:val="single" w:sz="4" w:space="0" w:color="auto"/>
            </w:tcBorders>
            <w:shd w:val="clear" w:color="auto" w:fill="FFFFFF"/>
          </w:tcPr>
          <w:p w14:paraId="7AC09589" w14:textId="77777777" w:rsidR="00E36F0E" w:rsidRDefault="00393DC0" w:rsidP="00E36F0E">
            <w:r>
              <w:t>ipV6DnsSecondary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9359737" w14:textId="77777777" w:rsidR="00E36F0E" w:rsidRPr="00C82768" w:rsidRDefault="00393DC0" w:rsidP="00E36F0E">
            <w:r>
              <w:t>String</w:t>
            </w:r>
          </w:p>
        </w:tc>
        <w:tc>
          <w:tcPr>
            <w:tcW w:w="1943" w:type="dxa"/>
            <w:tcBorders>
              <w:top w:val="single" w:sz="4" w:space="0" w:color="auto"/>
              <w:left w:val="single" w:sz="4" w:space="0" w:color="auto"/>
              <w:bottom w:val="single" w:sz="4" w:space="0" w:color="auto"/>
              <w:right w:val="single" w:sz="4" w:space="0" w:color="auto"/>
            </w:tcBorders>
            <w:shd w:val="clear" w:color="auto" w:fill="FFFFFF"/>
          </w:tcPr>
          <w:p w14:paraId="27F6E8EE" w14:textId="77777777" w:rsidR="00E36F0E" w:rsidRDefault="00393DC0" w:rsidP="00E36F0E">
            <w:r>
              <w:t>-</w:t>
            </w:r>
          </w:p>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4652C508" w14:textId="77777777" w:rsidR="00E36F0E" w:rsidRPr="00F1221C" w:rsidRDefault="00393DC0" w:rsidP="00E36F0E">
            <w:r w:rsidRPr="00F1221C">
              <w:t>Char Value:0-255</w:t>
            </w:r>
          </w:p>
          <w:p w14:paraId="705DA430" w14:textId="77777777" w:rsidR="00E36F0E" w:rsidRPr="00751E32" w:rsidRDefault="00393DC0" w:rsidP="00E36F0E">
            <w:pPr>
              <w:rPr>
                <w:highlight w:val="yellow"/>
              </w:rPr>
            </w:pPr>
            <w:r w:rsidRPr="00F1221C">
              <w:t>No String length limit</w:t>
            </w:r>
          </w:p>
        </w:tc>
        <w:tc>
          <w:tcPr>
            <w:tcW w:w="2922" w:type="dxa"/>
            <w:tcBorders>
              <w:top w:val="single" w:sz="4" w:space="0" w:color="auto"/>
              <w:left w:val="single" w:sz="4" w:space="0" w:color="auto"/>
              <w:bottom w:val="single" w:sz="4" w:space="0" w:color="auto"/>
              <w:right w:val="single" w:sz="4" w:space="0" w:color="auto"/>
            </w:tcBorders>
            <w:shd w:val="clear" w:color="auto" w:fill="FFFFFF"/>
          </w:tcPr>
          <w:p w14:paraId="5370AEF0" w14:textId="77777777" w:rsidR="00E36F0E" w:rsidRPr="0045028D" w:rsidRDefault="00393DC0" w:rsidP="00E36F0E">
            <w:pPr>
              <w:rPr>
                <w:rFonts w:cs="Arial"/>
                <w:szCs w:val="20"/>
              </w:rPr>
            </w:pPr>
            <w:r w:rsidRPr="0045028D">
              <w:rPr>
                <w:rFonts w:cs="Arial"/>
                <w:szCs w:val="20"/>
                <w:shd w:val="clear" w:color="auto" w:fill="FFFFFF"/>
              </w:rPr>
              <w:t>Secondary DNS IP address V6</w:t>
            </w:r>
          </w:p>
        </w:tc>
      </w:tr>
      <w:tr w:rsidR="00E36F0E" w:rsidRPr="00C82768" w14:paraId="2D6D31B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F4E79C5" w14:textId="77777777" w:rsidR="00E36F0E" w:rsidRDefault="00393DC0" w:rsidP="00E36F0E">
            <w:pPr>
              <w:jc w:val="center"/>
            </w:pPr>
            <w:r>
              <w:t>R</w:t>
            </w:r>
          </w:p>
        </w:tc>
        <w:tc>
          <w:tcPr>
            <w:tcW w:w="2040" w:type="dxa"/>
            <w:gridSpan w:val="2"/>
            <w:tcBorders>
              <w:top w:val="single" w:sz="4" w:space="0" w:color="auto"/>
              <w:left w:val="single" w:sz="4" w:space="0" w:color="auto"/>
              <w:bottom w:val="single" w:sz="4" w:space="0" w:color="auto"/>
              <w:right w:val="single" w:sz="4" w:space="0" w:color="auto"/>
            </w:tcBorders>
            <w:shd w:val="clear" w:color="auto" w:fill="FFFFFF"/>
          </w:tcPr>
          <w:p w14:paraId="40A24A5E" w14:textId="77777777" w:rsidR="00E36F0E" w:rsidRDefault="00393DC0" w:rsidP="00E36F0E">
            <w:r>
              <w:t>ipV6Gateway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D0BBCC9" w14:textId="77777777" w:rsidR="00E36F0E" w:rsidRPr="00C82768" w:rsidRDefault="00393DC0" w:rsidP="00E36F0E">
            <w:r>
              <w:t>String</w:t>
            </w:r>
          </w:p>
        </w:tc>
        <w:tc>
          <w:tcPr>
            <w:tcW w:w="1943" w:type="dxa"/>
            <w:tcBorders>
              <w:top w:val="single" w:sz="4" w:space="0" w:color="auto"/>
              <w:left w:val="single" w:sz="4" w:space="0" w:color="auto"/>
              <w:bottom w:val="single" w:sz="4" w:space="0" w:color="auto"/>
              <w:right w:val="single" w:sz="4" w:space="0" w:color="auto"/>
            </w:tcBorders>
            <w:shd w:val="clear" w:color="auto" w:fill="FFFFFF"/>
          </w:tcPr>
          <w:p w14:paraId="36562D2F" w14:textId="77777777" w:rsidR="00E36F0E" w:rsidRDefault="00393DC0" w:rsidP="00E36F0E">
            <w:r>
              <w:t>-</w:t>
            </w:r>
          </w:p>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23102676" w14:textId="77777777" w:rsidR="00E36F0E" w:rsidRPr="00F1221C" w:rsidRDefault="00393DC0" w:rsidP="00E36F0E">
            <w:r w:rsidRPr="00F1221C">
              <w:t>Char Value:0-255</w:t>
            </w:r>
          </w:p>
          <w:p w14:paraId="3DA05429" w14:textId="77777777" w:rsidR="00E36F0E" w:rsidRPr="00751E32" w:rsidRDefault="00393DC0" w:rsidP="00E36F0E">
            <w:pPr>
              <w:rPr>
                <w:highlight w:val="yellow"/>
              </w:rPr>
            </w:pPr>
            <w:r w:rsidRPr="00F1221C">
              <w:t>No String length limit</w:t>
            </w:r>
          </w:p>
        </w:tc>
        <w:tc>
          <w:tcPr>
            <w:tcW w:w="2922" w:type="dxa"/>
            <w:tcBorders>
              <w:top w:val="single" w:sz="4" w:space="0" w:color="auto"/>
              <w:left w:val="single" w:sz="4" w:space="0" w:color="auto"/>
              <w:bottom w:val="single" w:sz="4" w:space="0" w:color="auto"/>
              <w:right w:val="single" w:sz="4" w:space="0" w:color="auto"/>
            </w:tcBorders>
            <w:shd w:val="clear" w:color="auto" w:fill="FFFFFF"/>
          </w:tcPr>
          <w:p w14:paraId="4AC973D3" w14:textId="77777777" w:rsidR="00E36F0E" w:rsidRPr="0045028D" w:rsidRDefault="00393DC0" w:rsidP="00E36F0E">
            <w:pPr>
              <w:rPr>
                <w:rFonts w:cs="Arial"/>
                <w:szCs w:val="20"/>
              </w:rPr>
            </w:pPr>
            <w:r w:rsidRPr="0045028D">
              <w:rPr>
                <w:rFonts w:cs="Arial"/>
                <w:szCs w:val="20"/>
                <w:shd w:val="clear" w:color="auto" w:fill="FFFFFF"/>
              </w:rPr>
              <w:t>Gateway IP address V6</w:t>
            </w:r>
          </w:p>
        </w:tc>
      </w:tr>
      <w:tr w:rsidR="00E36F0E" w:rsidRPr="00C82768" w14:paraId="328064C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118AE3E" w14:textId="77777777" w:rsidR="00E36F0E" w:rsidRDefault="00393DC0" w:rsidP="00E36F0E">
            <w:pPr>
              <w:jc w:val="center"/>
            </w:pPr>
            <w:r>
              <w:t>R</w:t>
            </w:r>
          </w:p>
        </w:tc>
        <w:tc>
          <w:tcPr>
            <w:tcW w:w="2040" w:type="dxa"/>
            <w:gridSpan w:val="2"/>
            <w:tcBorders>
              <w:top w:val="single" w:sz="4" w:space="0" w:color="auto"/>
              <w:left w:val="single" w:sz="4" w:space="0" w:color="auto"/>
              <w:bottom w:val="single" w:sz="4" w:space="0" w:color="auto"/>
              <w:right w:val="single" w:sz="4" w:space="0" w:color="auto"/>
            </w:tcBorders>
            <w:shd w:val="clear" w:color="auto" w:fill="FFFFFF"/>
          </w:tcPr>
          <w:p w14:paraId="3AE150EC" w14:textId="77777777" w:rsidR="00E36F0E" w:rsidRDefault="00393DC0" w:rsidP="00E36F0E">
            <w:r w:rsidRPr="00D119F8">
              <w:t>mtuIpV4</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0EA43C0" w14:textId="77777777" w:rsidR="00E36F0E" w:rsidRDefault="00393DC0" w:rsidP="00E36F0E">
            <w:r>
              <w:t>Int32</w:t>
            </w:r>
          </w:p>
        </w:tc>
        <w:tc>
          <w:tcPr>
            <w:tcW w:w="1943" w:type="dxa"/>
            <w:tcBorders>
              <w:top w:val="single" w:sz="4" w:space="0" w:color="auto"/>
              <w:left w:val="single" w:sz="4" w:space="0" w:color="auto"/>
              <w:bottom w:val="single" w:sz="4" w:space="0" w:color="auto"/>
              <w:right w:val="single" w:sz="4" w:space="0" w:color="auto"/>
            </w:tcBorders>
            <w:shd w:val="clear" w:color="auto" w:fill="FFFFFF"/>
          </w:tcPr>
          <w:p w14:paraId="66360AAB" w14:textId="77777777" w:rsidR="00E36F0E" w:rsidRDefault="00393DC0" w:rsidP="00E36F0E">
            <w:r>
              <w:t>-</w:t>
            </w:r>
          </w:p>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42442DF1" w14:textId="77777777" w:rsidR="00E36F0E" w:rsidRPr="00751E32" w:rsidRDefault="00393DC0" w:rsidP="00E36F0E">
            <w:pPr>
              <w:rPr>
                <w:highlight w:val="yellow"/>
              </w:rPr>
            </w:pPr>
            <w:r>
              <w:t>0-4294967295</w:t>
            </w:r>
          </w:p>
        </w:tc>
        <w:tc>
          <w:tcPr>
            <w:tcW w:w="2922" w:type="dxa"/>
            <w:tcBorders>
              <w:top w:val="single" w:sz="4" w:space="0" w:color="auto"/>
              <w:left w:val="single" w:sz="4" w:space="0" w:color="auto"/>
              <w:bottom w:val="single" w:sz="4" w:space="0" w:color="auto"/>
              <w:right w:val="single" w:sz="4" w:space="0" w:color="auto"/>
            </w:tcBorders>
            <w:shd w:val="clear" w:color="auto" w:fill="FFFFFF"/>
          </w:tcPr>
          <w:p w14:paraId="4CA35F00" w14:textId="77777777" w:rsidR="00E36F0E" w:rsidRPr="0045028D" w:rsidRDefault="00393DC0" w:rsidP="00E36F0E">
            <w:pPr>
              <w:rPr>
                <w:rFonts w:cs="Arial"/>
                <w:szCs w:val="20"/>
              </w:rPr>
            </w:pPr>
            <w:r w:rsidRPr="0045028D">
              <w:rPr>
                <w:rFonts w:cs="Arial"/>
                <w:szCs w:val="20"/>
                <w:shd w:val="clear" w:color="auto" w:fill="FFFFFF"/>
              </w:rPr>
              <w:t>Interface MTU V4</w:t>
            </w:r>
          </w:p>
        </w:tc>
      </w:tr>
      <w:tr w:rsidR="00E36F0E" w:rsidRPr="00C82768" w14:paraId="7EA2CC0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2A72813" w14:textId="77777777" w:rsidR="00E36F0E" w:rsidRDefault="00393DC0" w:rsidP="00E36F0E">
            <w:pPr>
              <w:jc w:val="center"/>
            </w:pPr>
            <w:r>
              <w:t>R</w:t>
            </w:r>
          </w:p>
        </w:tc>
        <w:tc>
          <w:tcPr>
            <w:tcW w:w="2040" w:type="dxa"/>
            <w:gridSpan w:val="2"/>
            <w:tcBorders>
              <w:top w:val="single" w:sz="4" w:space="0" w:color="auto"/>
              <w:left w:val="single" w:sz="4" w:space="0" w:color="auto"/>
              <w:bottom w:val="single" w:sz="4" w:space="0" w:color="auto"/>
              <w:right w:val="single" w:sz="4" w:space="0" w:color="auto"/>
            </w:tcBorders>
            <w:shd w:val="clear" w:color="auto" w:fill="FFFFFF"/>
          </w:tcPr>
          <w:p w14:paraId="61B90517" w14:textId="77777777" w:rsidR="00E36F0E" w:rsidRDefault="00393DC0" w:rsidP="00E36F0E">
            <w:r w:rsidRPr="00D119F8">
              <w:t>mtuIpV6</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205394C" w14:textId="77777777" w:rsidR="00E36F0E" w:rsidRDefault="00393DC0" w:rsidP="00E36F0E">
            <w:r>
              <w:t>Int32</w:t>
            </w:r>
          </w:p>
        </w:tc>
        <w:tc>
          <w:tcPr>
            <w:tcW w:w="1943" w:type="dxa"/>
            <w:tcBorders>
              <w:top w:val="single" w:sz="4" w:space="0" w:color="auto"/>
              <w:left w:val="single" w:sz="4" w:space="0" w:color="auto"/>
              <w:bottom w:val="single" w:sz="4" w:space="0" w:color="auto"/>
              <w:right w:val="single" w:sz="4" w:space="0" w:color="auto"/>
            </w:tcBorders>
            <w:shd w:val="clear" w:color="auto" w:fill="FFFFFF"/>
          </w:tcPr>
          <w:p w14:paraId="6D73DF57" w14:textId="77777777" w:rsidR="00E36F0E" w:rsidRDefault="00393DC0" w:rsidP="00E36F0E">
            <w:r>
              <w:t>-</w:t>
            </w:r>
          </w:p>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114BF86E" w14:textId="77777777" w:rsidR="00E36F0E" w:rsidRPr="00751E32" w:rsidRDefault="00393DC0" w:rsidP="00E36F0E">
            <w:pPr>
              <w:rPr>
                <w:highlight w:val="yellow"/>
              </w:rPr>
            </w:pPr>
            <w:r>
              <w:t>0-4294967295</w:t>
            </w:r>
          </w:p>
        </w:tc>
        <w:tc>
          <w:tcPr>
            <w:tcW w:w="2922" w:type="dxa"/>
            <w:tcBorders>
              <w:top w:val="single" w:sz="4" w:space="0" w:color="auto"/>
              <w:left w:val="single" w:sz="4" w:space="0" w:color="auto"/>
              <w:bottom w:val="single" w:sz="4" w:space="0" w:color="auto"/>
              <w:right w:val="single" w:sz="4" w:space="0" w:color="auto"/>
            </w:tcBorders>
            <w:shd w:val="clear" w:color="auto" w:fill="FFFFFF"/>
          </w:tcPr>
          <w:p w14:paraId="2A865620" w14:textId="77777777" w:rsidR="00E36F0E" w:rsidRPr="0045028D" w:rsidRDefault="00393DC0" w:rsidP="00E36F0E">
            <w:pPr>
              <w:rPr>
                <w:rFonts w:cs="Arial"/>
                <w:szCs w:val="20"/>
              </w:rPr>
            </w:pPr>
            <w:r w:rsidRPr="0045028D">
              <w:rPr>
                <w:rFonts w:cs="Arial"/>
                <w:szCs w:val="20"/>
                <w:shd w:val="clear" w:color="auto" w:fill="FFFFFF"/>
              </w:rPr>
              <w:t>Interface MTU V6</w:t>
            </w:r>
          </w:p>
        </w:tc>
      </w:tr>
    </w:tbl>
    <w:p w14:paraId="4E3A6524" w14:textId="1134962D" w:rsidR="00E36F0E" w:rsidRDefault="00393DC0" w:rsidP="00506E2F">
      <w:pPr>
        <w:pStyle w:val="Heading4"/>
      </w:pPr>
      <w:r w:rsidRPr="00B9479B">
        <w:t>MD-REQ-380249/A-CellDeactivate</w:t>
      </w:r>
    </w:p>
    <w:p w14:paraId="0C65B9E8" w14:textId="77777777" w:rsidR="00E36F0E" w:rsidRPr="00DF2AD3" w:rsidRDefault="00393DC0" w:rsidP="00E36F0E">
      <w:pPr>
        <w:rPr>
          <w:rFonts w:cs="Arial"/>
        </w:rPr>
      </w:pPr>
      <w:r w:rsidRPr="00DF2AD3">
        <w:rPr>
          <w:rFonts w:cs="Arial"/>
        </w:rPr>
        <w:t>This API is used</w:t>
      </w:r>
      <w:r>
        <w:rPr>
          <w:rFonts w:cs="Arial"/>
        </w:rPr>
        <w:t xml:space="preserve"> internally between WIRClient and WIRServer to request deactivation of a cellular interface</w:t>
      </w:r>
      <w:r w:rsidRPr="00DF2AD3">
        <w:rPr>
          <w:rFonts w:cs="Arial"/>
        </w:rPr>
        <w:t xml:space="preserve">. </w:t>
      </w:r>
      <w:r>
        <w:rPr>
          <w:rFonts w:cs="Arial"/>
        </w:rPr>
        <w:t xml:space="preserve">WIR </w:t>
      </w:r>
      <w:r w:rsidRPr="00DF2AD3">
        <w:rPr>
          <w:rFonts w:cs="Arial"/>
        </w:rPr>
        <w:t>also uses this API for its response.</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260"/>
        <w:gridCol w:w="3240"/>
      </w:tblGrid>
      <w:tr w:rsidR="00E36F0E" w:rsidRPr="00C82768" w14:paraId="616338B8"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35999E86" w14:textId="77777777" w:rsidR="00E36F0E" w:rsidRPr="00C82768" w:rsidRDefault="00E36F0E" w:rsidP="00E36F0E">
            <w:pPr>
              <w:spacing w:line="256" w:lineRule="auto"/>
              <w:rPr>
                <w:sz w:val="8"/>
              </w:rPr>
            </w:pPr>
          </w:p>
        </w:tc>
      </w:tr>
      <w:tr w:rsidR="00E36F0E" w:rsidRPr="00C82768" w14:paraId="752C8EF8"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3683D3F8"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7A67A4DC" w14:textId="77777777" w:rsidR="00E36F0E" w:rsidRPr="00C82768" w:rsidRDefault="00393DC0" w:rsidP="00E36F0E">
            <w:pPr>
              <w:spacing w:line="256" w:lineRule="auto"/>
            </w:pPr>
            <w:r w:rsidRPr="00DA32BB">
              <w:t>One-Shot (</w:t>
            </w:r>
            <w:r>
              <w:t>A-Synch)</w:t>
            </w:r>
          </w:p>
        </w:tc>
      </w:tr>
      <w:tr w:rsidR="00E36F0E" w:rsidRPr="00C82768" w14:paraId="578229B1"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4975B475"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4398C9CA" w14:textId="77777777" w:rsidR="00E36F0E" w:rsidRPr="00C82768" w:rsidRDefault="00393DC0" w:rsidP="00E36F0E">
            <w:pPr>
              <w:spacing w:line="256" w:lineRule="auto"/>
            </w:pPr>
            <w:r w:rsidRPr="00C82768">
              <w:t>Default</w:t>
            </w:r>
          </w:p>
        </w:tc>
      </w:tr>
      <w:tr w:rsidR="00E36F0E" w:rsidRPr="00C82768" w14:paraId="2FC25784"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378646F0"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355C44A6" w14:textId="77777777" w:rsidR="00E36F0E" w:rsidRPr="00C82768" w:rsidRDefault="00393DC0" w:rsidP="00E36F0E">
            <w:pPr>
              <w:spacing w:line="256" w:lineRule="auto"/>
            </w:pPr>
            <w:r w:rsidRPr="00C82768">
              <w:t>No</w:t>
            </w:r>
          </w:p>
        </w:tc>
      </w:tr>
      <w:tr w:rsidR="00E36F0E" w:rsidRPr="00C82768" w14:paraId="30586DF2"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4DA43A2B" w14:textId="77777777" w:rsidR="00E36F0E" w:rsidRPr="00C82768" w:rsidRDefault="00E36F0E" w:rsidP="00E36F0E">
            <w:pPr>
              <w:spacing w:line="256" w:lineRule="auto"/>
              <w:rPr>
                <w:sz w:val="8"/>
              </w:rPr>
            </w:pPr>
          </w:p>
        </w:tc>
      </w:tr>
      <w:tr w:rsidR="00E36F0E" w:rsidRPr="00C82768" w14:paraId="387FDD2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4B7EAD16"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55C30C78"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36C22B84"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20C2B36" w14:textId="77777777" w:rsidR="00E36F0E" w:rsidRPr="00C82768" w:rsidRDefault="00393DC0" w:rsidP="00E36F0E">
            <w:pPr>
              <w:rPr>
                <w:b/>
              </w:rPr>
            </w:pPr>
            <w:r w:rsidRPr="00C82768">
              <w:rPr>
                <w:b/>
              </w:rPr>
              <w:t>Literals</w:t>
            </w:r>
          </w:p>
        </w:tc>
        <w:tc>
          <w:tcPr>
            <w:tcW w:w="126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7E2A2AA" w14:textId="77777777" w:rsidR="00E36F0E" w:rsidRPr="00C82768" w:rsidRDefault="00393DC0" w:rsidP="00E36F0E">
            <w:pPr>
              <w:rPr>
                <w:b/>
              </w:rPr>
            </w:pPr>
            <w:r w:rsidRPr="00C82768">
              <w:rPr>
                <w:b/>
              </w:rPr>
              <w:t>Value</w:t>
            </w:r>
          </w:p>
        </w:tc>
        <w:tc>
          <w:tcPr>
            <w:tcW w:w="324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C872AC1" w14:textId="77777777" w:rsidR="00E36F0E" w:rsidRPr="00C82768" w:rsidRDefault="00393DC0" w:rsidP="00E36F0E">
            <w:pPr>
              <w:rPr>
                <w:b/>
              </w:rPr>
            </w:pPr>
            <w:r w:rsidRPr="00C82768">
              <w:rPr>
                <w:b/>
              </w:rPr>
              <w:t>Description</w:t>
            </w:r>
          </w:p>
        </w:tc>
      </w:tr>
      <w:tr w:rsidR="00E36F0E" w:rsidRPr="00C82768" w14:paraId="7437BFE1"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1C549729" w14:textId="77777777" w:rsidR="00E36F0E" w:rsidRPr="00C82768" w:rsidRDefault="00393DC0" w:rsidP="00E36F0E">
            <w:pPr>
              <w:rPr>
                <w:b/>
              </w:rPr>
            </w:pPr>
            <w:r w:rsidRPr="00C82768">
              <w:rPr>
                <w:b/>
              </w:rPr>
              <w:t>Request</w:t>
            </w:r>
          </w:p>
        </w:tc>
      </w:tr>
      <w:tr w:rsidR="00E36F0E" w:rsidRPr="00C82768" w14:paraId="38FC464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9C91F97"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hideMark/>
          </w:tcPr>
          <w:p w14:paraId="53CD9947" w14:textId="77777777" w:rsidR="00E36F0E" w:rsidRPr="00C82768" w:rsidRDefault="00393DC0" w:rsidP="00E36F0E">
            <w:r>
              <w:t>connId</w:t>
            </w:r>
          </w:p>
        </w:tc>
        <w:tc>
          <w:tcPr>
            <w:tcW w:w="900" w:type="dxa"/>
            <w:tcBorders>
              <w:top w:val="single" w:sz="4" w:space="0" w:color="auto"/>
              <w:left w:val="single" w:sz="4" w:space="0" w:color="auto"/>
              <w:bottom w:val="single" w:sz="4" w:space="0" w:color="auto"/>
              <w:right w:val="single" w:sz="4" w:space="0" w:color="auto"/>
            </w:tcBorders>
            <w:hideMark/>
          </w:tcPr>
          <w:p w14:paraId="117E2631"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hideMark/>
          </w:tcPr>
          <w:p w14:paraId="2F8BE0C5" w14:textId="77777777" w:rsidR="00E36F0E" w:rsidRPr="00C82768" w:rsidRDefault="00393DC0" w:rsidP="00E36F0E">
            <w:r w:rsidRPr="00C82768">
              <w:t>-</w:t>
            </w:r>
          </w:p>
        </w:tc>
        <w:tc>
          <w:tcPr>
            <w:tcW w:w="1260" w:type="dxa"/>
            <w:tcBorders>
              <w:top w:val="single" w:sz="4" w:space="0" w:color="auto"/>
              <w:left w:val="single" w:sz="4" w:space="0" w:color="auto"/>
              <w:bottom w:val="single" w:sz="4" w:space="0" w:color="auto"/>
              <w:right w:val="single" w:sz="4" w:space="0" w:color="auto"/>
            </w:tcBorders>
            <w:hideMark/>
          </w:tcPr>
          <w:p w14:paraId="243ABD89" w14:textId="77777777" w:rsidR="00E36F0E" w:rsidRPr="00C82768" w:rsidRDefault="00393DC0" w:rsidP="00E36F0E">
            <w:r>
              <w:t>0-4294967295</w:t>
            </w:r>
          </w:p>
        </w:tc>
        <w:tc>
          <w:tcPr>
            <w:tcW w:w="3240" w:type="dxa"/>
            <w:tcBorders>
              <w:top w:val="single" w:sz="4" w:space="0" w:color="auto"/>
              <w:left w:val="single" w:sz="4" w:space="0" w:color="auto"/>
              <w:bottom w:val="single" w:sz="4" w:space="0" w:color="auto"/>
              <w:right w:val="single" w:sz="4" w:space="0" w:color="auto"/>
            </w:tcBorders>
            <w:hideMark/>
          </w:tcPr>
          <w:p w14:paraId="7C85EDAF" w14:textId="77777777" w:rsidR="00E36F0E" w:rsidRPr="00C82768" w:rsidRDefault="00393DC0" w:rsidP="00E36F0E">
            <w:r>
              <w:t>Interface ID used internally by CM</w:t>
            </w:r>
          </w:p>
        </w:tc>
      </w:tr>
      <w:tr w:rsidR="00E36F0E" w:rsidRPr="00C82768" w14:paraId="2F7492B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1206390"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12986262" w14:textId="77777777" w:rsidR="00E36F0E" w:rsidRDefault="00393DC0" w:rsidP="00E36F0E">
            <w:r>
              <w:t>CellApnType</w:t>
            </w:r>
          </w:p>
        </w:tc>
        <w:tc>
          <w:tcPr>
            <w:tcW w:w="900" w:type="dxa"/>
            <w:tcBorders>
              <w:top w:val="single" w:sz="4" w:space="0" w:color="auto"/>
              <w:left w:val="single" w:sz="4" w:space="0" w:color="auto"/>
              <w:bottom w:val="single" w:sz="4" w:space="0" w:color="auto"/>
              <w:right w:val="single" w:sz="4" w:space="0" w:color="auto"/>
            </w:tcBorders>
          </w:tcPr>
          <w:p w14:paraId="7B02FF9F"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tcPr>
          <w:p w14:paraId="3D15758A" w14:textId="77777777" w:rsidR="00E36F0E" w:rsidRPr="00C82768" w:rsidRDefault="00393DC0" w:rsidP="00E36F0E">
            <w:r>
              <w:t>-</w:t>
            </w:r>
          </w:p>
        </w:tc>
        <w:tc>
          <w:tcPr>
            <w:tcW w:w="1260" w:type="dxa"/>
            <w:tcBorders>
              <w:top w:val="single" w:sz="4" w:space="0" w:color="auto"/>
              <w:left w:val="single" w:sz="4" w:space="0" w:color="auto"/>
              <w:bottom w:val="single" w:sz="4" w:space="0" w:color="auto"/>
              <w:right w:val="single" w:sz="4" w:space="0" w:color="auto"/>
            </w:tcBorders>
          </w:tcPr>
          <w:p w14:paraId="7B4B15DB" w14:textId="77777777" w:rsidR="00E36F0E" w:rsidRDefault="00393DC0" w:rsidP="00E36F0E">
            <w:r>
              <w:t>-</w:t>
            </w:r>
          </w:p>
        </w:tc>
        <w:tc>
          <w:tcPr>
            <w:tcW w:w="3240" w:type="dxa"/>
            <w:tcBorders>
              <w:top w:val="single" w:sz="4" w:space="0" w:color="auto"/>
              <w:left w:val="single" w:sz="4" w:space="0" w:color="auto"/>
              <w:bottom w:val="single" w:sz="4" w:space="0" w:color="auto"/>
              <w:right w:val="single" w:sz="4" w:space="0" w:color="auto"/>
            </w:tcBorders>
          </w:tcPr>
          <w:p w14:paraId="0A9273E3" w14:textId="77777777" w:rsidR="00E36F0E" w:rsidRPr="0045028D" w:rsidRDefault="00393DC0" w:rsidP="00E36F0E">
            <w:r w:rsidRPr="0045028D">
              <w:t>Available APNs for cellular data</w:t>
            </w:r>
          </w:p>
        </w:tc>
      </w:tr>
      <w:tr w:rsidR="00E36F0E" w:rsidRPr="00C82768" w14:paraId="2B5560E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62D9315"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3D70583B"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19F5B3D7"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020101DF" w14:textId="77777777" w:rsidR="00E36F0E" w:rsidRPr="00C82768" w:rsidRDefault="00393DC0" w:rsidP="00E36F0E">
            <w:r>
              <w:t>Internet</w:t>
            </w:r>
          </w:p>
        </w:tc>
        <w:tc>
          <w:tcPr>
            <w:tcW w:w="1260" w:type="dxa"/>
            <w:tcBorders>
              <w:top w:val="single" w:sz="4" w:space="0" w:color="auto"/>
              <w:left w:val="single" w:sz="4" w:space="0" w:color="auto"/>
              <w:bottom w:val="single" w:sz="4" w:space="0" w:color="auto"/>
              <w:right w:val="single" w:sz="4" w:space="0" w:color="auto"/>
            </w:tcBorders>
          </w:tcPr>
          <w:p w14:paraId="7BB1756A" w14:textId="77777777" w:rsidR="00E36F0E" w:rsidRDefault="00393DC0" w:rsidP="00E36F0E">
            <w:r>
              <w:t>0x0</w:t>
            </w:r>
          </w:p>
        </w:tc>
        <w:tc>
          <w:tcPr>
            <w:tcW w:w="3240" w:type="dxa"/>
            <w:tcBorders>
              <w:top w:val="single" w:sz="4" w:space="0" w:color="auto"/>
              <w:left w:val="single" w:sz="4" w:space="0" w:color="auto"/>
              <w:bottom w:val="single" w:sz="4" w:space="0" w:color="auto"/>
              <w:right w:val="single" w:sz="4" w:space="0" w:color="auto"/>
            </w:tcBorders>
          </w:tcPr>
          <w:p w14:paraId="61F2668F" w14:textId="77777777" w:rsidR="00E36F0E" w:rsidRPr="0045028D" w:rsidRDefault="00393DC0" w:rsidP="00E36F0E">
            <w:r w:rsidRPr="0045028D">
              <w:t>Metered User Internet APN</w:t>
            </w:r>
          </w:p>
        </w:tc>
      </w:tr>
      <w:tr w:rsidR="00E36F0E" w:rsidRPr="00C82768" w14:paraId="4FBFEF7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57264EB"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1096424C"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6F7A168D"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39C02139" w14:textId="77777777" w:rsidR="00E36F0E" w:rsidRPr="00C82768" w:rsidRDefault="00393DC0" w:rsidP="00E36F0E">
            <w:r>
              <w:t>Ford</w:t>
            </w:r>
          </w:p>
        </w:tc>
        <w:tc>
          <w:tcPr>
            <w:tcW w:w="1260" w:type="dxa"/>
            <w:tcBorders>
              <w:top w:val="single" w:sz="4" w:space="0" w:color="auto"/>
              <w:left w:val="single" w:sz="4" w:space="0" w:color="auto"/>
              <w:bottom w:val="single" w:sz="4" w:space="0" w:color="auto"/>
              <w:right w:val="single" w:sz="4" w:space="0" w:color="auto"/>
            </w:tcBorders>
          </w:tcPr>
          <w:p w14:paraId="1AC7673E" w14:textId="77777777" w:rsidR="00E36F0E" w:rsidRDefault="00393DC0" w:rsidP="00E36F0E">
            <w:r>
              <w:t>0x1</w:t>
            </w:r>
          </w:p>
        </w:tc>
        <w:tc>
          <w:tcPr>
            <w:tcW w:w="3240" w:type="dxa"/>
            <w:tcBorders>
              <w:top w:val="single" w:sz="4" w:space="0" w:color="auto"/>
              <w:left w:val="single" w:sz="4" w:space="0" w:color="auto"/>
              <w:bottom w:val="single" w:sz="4" w:space="0" w:color="auto"/>
              <w:right w:val="single" w:sz="4" w:space="0" w:color="auto"/>
            </w:tcBorders>
          </w:tcPr>
          <w:p w14:paraId="6ED07FB3" w14:textId="77777777" w:rsidR="00E36F0E" w:rsidRPr="0045028D" w:rsidRDefault="00393DC0" w:rsidP="00E36F0E">
            <w:r w:rsidRPr="0045028D">
              <w:t>Non-metered Ford APN</w:t>
            </w:r>
          </w:p>
        </w:tc>
      </w:tr>
      <w:tr w:rsidR="00E36F0E" w:rsidRPr="00C82768" w14:paraId="49BD8A5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15352D3"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449D15E9"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595E5A65"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13BEAADD" w14:textId="77777777" w:rsidR="00E36F0E" w:rsidRPr="00C82768" w:rsidRDefault="00393DC0" w:rsidP="00E36F0E">
            <w:r>
              <w:t>Tethering</w:t>
            </w:r>
          </w:p>
        </w:tc>
        <w:tc>
          <w:tcPr>
            <w:tcW w:w="1260" w:type="dxa"/>
            <w:tcBorders>
              <w:top w:val="single" w:sz="4" w:space="0" w:color="auto"/>
              <w:left w:val="single" w:sz="4" w:space="0" w:color="auto"/>
              <w:bottom w:val="single" w:sz="4" w:space="0" w:color="auto"/>
              <w:right w:val="single" w:sz="4" w:space="0" w:color="auto"/>
            </w:tcBorders>
          </w:tcPr>
          <w:p w14:paraId="14AD8F6B" w14:textId="77777777" w:rsidR="00E36F0E" w:rsidRDefault="00393DC0" w:rsidP="00E36F0E">
            <w:r>
              <w:t>0x2</w:t>
            </w:r>
          </w:p>
        </w:tc>
        <w:tc>
          <w:tcPr>
            <w:tcW w:w="3240" w:type="dxa"/>
            <w:tcBorders>
              <w:top w:val="single" w:sz="4" w:space="0" w:color="auto"/>
              <w:left w:val="single" w:sz="4" w:space="0" w:color="auto"/>
              <w:bottom w:val="single" w:sz="4" w:space="0" w:color="auto"/>
              <w:right w:val="single" w:sz="4" w:space="0" w:color="auto"/>
            </w:tcBorders>
          </w:tcPr>
          <w:p w14:paraId="6163B903" w14:textId="77777777" w:rsidR="00E36F0E" w:rsidRPr="0045028D" w:rsidRDefault="00393DC0" w:rsidP="00E36F0E">
            <w:r w:rsidRPr="0045028D">
              <w:t>Metered Mobile Hot Spot APN</w:t>
            </w:r>
          </w:p>
        </w:tc>
      </w:tr>
      <w:tr w:rsidR="00E36F0E" w:rsidRPr="00C82768" w14:paraId="4D75AF0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7704AA7"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79EC9A7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04EFCBF6"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7E705D54" w14:textId="77777777" w:rsidR="00E36F0E" w:rsidRPr="00C82768" w:rsidRDefault="00393DC0" w:rsidP="00E36F0E">
            <w:r>
              <w:t>FOTA</w:t>
            </w:r>
          </w:p>
        </w:tc>
        <w:tc>
          <w:tcPr>
            <w:tcW w:w="1260" w:type="dxa"/>
            <w:tcBorders>
              <w:top w:val="single" w:sz="4" w:space="0" w:color="auto"/>
              <w:left w:val="single" w:sz="4" w:space="0" w:color="auto"/>
              <w:bottom w:val="single" w:sz="4" w:space="0" w:color="auto"/>
              <w:right w:val="single" w:sz="4" w:space="0" w:color="auto"/>
            </w:tcBorders>
          </w:tcPr>
          <w:p w14:paraId="37B94BDD" w14:textId="77777777" w:rsidR="00E36F0E" w:rsidRDefault="00393DC0" w:rsidP="00E36F0E">
            <w:r>
              <w:t>0x3</w:t>
            </w:r>
          </w:p>
        </w:tc>
        <w:tc>
          <w:tcPr>
            <w:tcW w:w="3240" w:type="dxa"/>
            <w:tcBorders>
              <w:top w:val="single" w:sz="4" w:space="0" w:color="auto"/>
              <w:left w:val="single" w:sz="4" w:space="0" w:color="auto"/>
              <w:bottom w:val="single" w:sz="4" w:space="0" w:color="auto"/>
              <w:right w:val="single" w:sz="4" w:space="0" w:color="auto"/>
            </w:tcBorders>
          </w:tcPr>
          <w:p w14:paraId="5AA029EF" w14:textId="77777777" w:rsidR="00E36F0E" w:rsidRPr="0045028D" w:rsidRDefault="00393DC0" w:rsidP="00E36F0E">
            <w:r w:rsidRPr="0045028D">
              <w:t>FOTA APN</w:t>
            </w:r>
          </w:p>
        </w:tc>
      </w:tr>
      <w:tr w:rsidR="00E36F0E" w:rsidRPr="00C82768" w14:paraId="57252D3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6C9A83E"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71482B89"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78BB1EE0"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3D9C7E2C" w14:textId="77777777" w:rsidR="00E36F0E" w:rsidRDefault="00393DC0" w:rsidP="00E36F0E">
            <w:r>
              <w:t>HTTP</w:t>
            </w:r>
          </w:p>
        </w:tc>
        <w:tc>
          <w:tcPr>
            <w:tcW w:w="1260" w:type="dxa"/>
            <w:tcBorders>
              <w:top w:val="single" w:sz="4" w:space="0" w:color="auto"/>
              <w:left w:val="single" w:sz="4" w:space="0" w:color="auto"/>
              <w:bottom w:val="single" w:sz="4" w:space="0" w:color="auto"/>
              <w:right w:val="single" w:sz="4" w:space="0" w:color="auto"/>
            </w:tcBorders>
          </w:tcPr>
          <w:p w14:paraId="37A12F22" w14:textId="77777777" w:rsidR="00E36F0E" w:rsidRDefault="00393DC0" w:rsidP="00E36F0E">
            <w:r>
              <w:t>0x4</w:t>
            </w:r>
          </w:p>
        </w:tc>
        <w:tc>
          <w:tcPr>
            <w:tcW w:w="3240" w:type="dxa"/>
            <w:tcBorders>
              <w:top w:val="single" w:sz="4" w:space="0" w:color="auto"/>
              <w:left w:val="single" w:sz="4" w:space="0" w:color="auto"/>
              <w:bottom w:val="single" w:sz="4" w:space="0" w:color="auto"/>
              <w:right w:val="single" w:sz="4" w:space="0" w:color="auto"/>
            </w:tcBorders>
          </w:tcPr>
          <w:p w14:paraId="3D99FA54" w14:textId="77777777" w:rsidR="00E36F0E" w:rsidRPr="0045028D" w:rsidRDefault="00393DC0" w:rsidP="00E36F0E">
            <w:r w:rsidRPr="0045028D">
              <w:t>HTTP APN</w:t>
            </w:r>
          </w:p>
        </w:tc>
      </w:tr>
      <w:tr w:rsidR="00E36F0E" w:rsidRPr="00C82768" w14:paraId="13673029"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4844D333" w14:textId="77777777" w:rsidR="00E36F0E" w:rsidRPr="00C82768" w:rsidRDefault="00393DC0" w:rsidP="00E36F0E">
            <w:r w:rsidRPr="00C82768">
              <w:rPr>
                <w:b/>
              </w:rPr>
              <w:t>Response</w:t>
            </w:r>
          </w:p>
        </w:tc>
      </w:tr>
      <w:tr w:rsidR="00E36F0E" w:rsidRPr="00C82768" w14:paraId="45ACACB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8AF4632"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724D9EE" w14:textId="77777777" w:rsidR="00E36F0E" w:rsidRPr="00C82768" w:rsidRDefault="00393DC0" w:rsidP="00E36F0E">
            <w:r>
              <w:t>connId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BC983B5"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CCEA785" w14:textId="77777777" w:rsidR="00E36F0E" w:rsidRPr="00C82768" w:rsidRDefault="00393DC0" w:rsidP="00E36F0E">
            <w:r w:rsidRPr="00C82768">
              <w:t>-</w:t>
            </w:r>
          </w:p>
        </w:tc>
        <w:tc>
          <w:tcPr>
            <w:tcW w:w="1260" w:type="dxa"/>
            <w:tcBorders>
              <w:top w:val="single" w:sz="4" w:space="0" w:color="auto"/>
              <w:left w:val="single" w:sz="4" w:space="0" w:color="auto"/>
              <w:bottom w:val="single" w:sz="4" w:space="0" w:color="auto"/>
              <w:right w:val="single" w:sz="4" w:space="0" w:color="auto"/>
            </w:tcBorders>
            <w:shd w:val="clear" w:color="auto" w:fill="FFFFFF"/>
          </w:tcPr>
          <w:p w14:paraId="7EFD8150" w14:textId="77777777" w:rsidR="00E36F0E" w:rsidRPr="00751E32" w:rsidRDefault="00393DC0" w:rsidP="00E36F0E">
            <w:pPr>
              <w:rPr>
                <w:highlight w:val="yellow"/>
              </w:rPr>
            </w:pPr>
            <w:r>
              <w:t>0-4294967295</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14:paraId="5E56DEC2" w14:textId="77777777" w:rsidR="00E36F0E" w:rsidRPr="00C82768" w:rsidRDefault="00393DC0" w:rsidP="00E36F0E">
            <w:r>
              <w:t>Interface ID used internally by CM</w:t>
            </w:r>
          </w:p>
        </w:tc>
      </w:tr>
      <w:tr w:rsidR="00E36F0E" w:rsidRPr="00C82768" w14:paraId="17935BE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C69D194"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299D4FC" w14:textId="77777777" w:rsidR="00E36F0E" w:rsidRDefault="00393DC0" w:rsidP="00E36F0E">
            <w:r>
              <w:t>CellRet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28CA68E"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8DE7BB7" w14:textId="77777777" w:rsidR="00E36F0E" w:rsidRPr="00C82768" w:rsidRDefault="00393DC0" w:rsidP="00E36F0E">
            <w:r>
              <w:t>-</w:t>
            </w:r>
          </w:p>
        </w:tc>
        <w:tc>
          <w:tcPr>
            <w:tcW w:w="1260" w:type="dxa"/>
            <w:tcBorders>
              <w:top w:val="single" w:sz="4" w:space="0" w:color="auto"/>
              <w:left w:val="single" w:sz="4" w:space="0" w:color="auto"/>
              <w:bottom w:val="single" w:sz="4" w:space="0" w:color="auto"/>
              <w:right w:val="single" w:sz="4" w:space="0" w:color="auto"/>
            </w:tcBorders>
            <w:shd w:val="clear" w:color="auto" w:fill="FFFFFF"/>
          </w:tcPr>
          <w:p w14:paraId="2A3CE523" w14:textId="77777777" w:rsidR="00E36F0E" w:rsidRDefault="00393DC0" w:rsidP="00E36F0E">
            <w:r>
              <w:t>-</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14:paraId="7D2F3864" w14:textId="77777777" w:rsidR="00E36F0E" w:rsidRPr="0045028D" w:rsidRDefault="00393DC0" w:rsidP="00E36F0E">
            <w:r>
              <w:t>Return code</w:t>
            </w:r>
          </w:p>
        </w:tc>
      </w:tr>
      <w:tr w:rsidR="00E36F0E" w:rsidRPr="00C82768" w14:paraId="0331072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B386A7C"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E59BCD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3AD4005"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87DCC18" w14:textId="77777777" w:rsidR="00E36F0E" w:rsidRPr="00C82768" w:rsidRDefault="00393DC0" w:rsidP="00E36F0E">
            <w:r>
              <w:t>CELL_ERROR</w:t>
            </w:r>
          </w:p>
        </w:tc>
        <w:tc>
          <w:tcPr>
            <w:tcW w:w="1260" w:type="dxa"/>
            <w:tcBorders>
              <w:top w:val="single" w:sz="4" w:space="0" w:color="auto"/>
              <w:left w:val="single" w:sz="4" w:space="0" w:color="auto"/>
              <w:bottom w:val="single" w:sz="4" w:space="0" w:color="auto"/>
              <w:right w:val="single" w:sz="4" w:space="0" w:color="auto"/>
            </w:tcBorders>
            <w:shd w:val="clear" w:color="auto" w:fill="FFFFFF"/>
          </w:tcPr>
          <w:p w14:paraId="1D0B8B1D" w14:textId="77777777" w:rsidR="00E36F0E" w:rsidRDefault="00393DC0" w:rsidP="00E36F0E">
            <w:r>
              <w:t>0x0</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14:paraId="5EE49B92" w14:textId="77777777" w:rsidR="00E36F0E" w:rsidRPr="0045028D" w:rsidRDefault="00393DC0" w:rsidP="00E36F0E">
            <w:r>
              <w:t>Error/Failure</w:t>
            </w:r>
          </w:p>
        </w:tc>
      </w:tr>
      <w:tr w:rsidR="00E36F0E" w:rsidRPr="00C82768" w14:paraId="27AC7BB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AED5312"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D988779"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F9204B0"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FCAB964" w14:textId="77777777" w:rsidR="00E36F0E" w:rsidRPr="00C82768" w:rsidRDefault="00393DC0" w:rsidP="00E36F0E">
            <w:r>
              <w:t>CELL_SUCCESS</w:t>
            </w:r>
          </w:p>
        </w:tc>
        <w:tc>
          <w:tcPr>
            <w:tcW w:w="1260" w:type="dxa"/>
            <w:tcBorders>
              <w:top w:val="single" w:sz="4" w:space="0" w:color="auto"/>
              <w:left w:val="single" w:sz="4" w:space="0" w:color="auto"/>
              <w:bottom w:val="single" w:sz="4" w:space="0" w:color="auto"/>
              <w:right w:val="single" w:sz="4" w:space="0" w:color="auto"/>
            </w:tcBorders>
            <w:shd w:val="clear" w:color="auto" w:fill="FFFFFF"/>
          </w:tcPr>
          <w:p w14:paraId="2F370912" w14:textId="77777777" w:rsidR="00E36F0E" w:rsidRDefault="00393DC0" w:rsidP="00E36F0E">
            <w:r>
              <w:t>0x1</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14:paraId="6D63C5E9" w14:textId="77777777" w:rsidR="00E36F0E" w:rsidRPr="0045028D" w:rsidRDefault="00393DC0" w:rsidP="00E36F0E">
            <w:r>
              <w:t>Success</w:t>
            </w:r>
          </w:p>
        </w:tc>
      </w:tr>
      <w:tr w:rsidR="00E36F0E" w:rsidRPr="00C82768" w14:paraId="59CAA13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F1245D7"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B0E0B58" w14:textId="77777777" w:rsidR="00E36F0E" w:rsidRDefault="00393DC0" w:rsidP="00E36F0E">
            <w:r>
              <w:t>cause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4D5F854"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FA45B53" w14:textId="77777777" w:rsidR="00E36F0E" w:rsidRDefault="00393DC0" w:rsidP="00E36F0E">
            <w:r>
              <w:t>-</w:t>
            </w:r>
          </w:p>
        </w:tc>
        <w:tc>
          <w:tcPr>
            <w:tcW w:w="1260" w:type="dxa"/>
            <w:tcBorders>
              <w:top w:val="single" w:sz="4" w:space="0" w:color="auto"/>
              <w:left w:val="single" w:sz="4" w:space="0" w:color="auto"/>
              <w:bottom w:val="single" w:sz="4" w:space="0" w:color="auto"/>
              <w:right w:val="single" w:sz="4" w:space="0" w:color="auto"/>
            </w:tcBorders>
            <w:shd w:val="clear" w:color="auto" w:fill="FFFFFF"/>
          </w:tcPr>
          <w:p w14:paraId="7F504A74" w14:textId="77777777" w:rsidR="00E36F0E" w:rsidRPr="00F1221C" w:rsidRDefault="00393DC0" w:rsidP="00E36F0E">
            <w:r w:rsidRPr="00F1221C">
              <w:t>Char Value:0-255</w:t>
            </w:r>
          </w:p>
          <w:p w14:paraId="46453309" w14:textId="77777777" w:rsidR="00E36F0E" w:rsidRPr="00751E32" w:rsidRDefault="00393DC0" w:rsidP="00E36F0E">
            <w:pPr>
              <w:rPr>
                <w:highlight w:val="yellow"/>
              </w:rPr>
            </w:pPr>
            <w:r w:rsidRPr="00F1221C">
              <w:t>No String length limit</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14:paraId="67C3B383" w14:textId="77777777" w:rsidR="00E36F0E" w:rsidRPr="00C82768" w:rsidRDefault="00393DC0" w:rsidP="00E36F0E">
            <w:r>
              <w:t>Activation cause code</w:t>
            </w:r>
          </w:p>
        </w:tc>
      </w:tr>
    </w:tbl>
    <w:p w14:paraId="0CF771D4" w14:textId="161DDFE4" w:rsidR="00E36F0E" w:rsidRDefault="00393DC0" w:rsidP="00506E2F">
      <w:pPr>
        <w:pStyle w:val="Heading4"/>
      </w:pPr>
      <w:r w:rsidRPr="00B9479B">
        <w:t>MD-REQ-380252/A-CellStatistics</w:t>
      </w:r>
    </w:p>
    <w:p w14:paraId="408CA970" w14:textId="77777777" w:rsidR="00E36F0E" w:rsidRPr="009152B2"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cellular traffic statistics of a cellular interface</w:t>
      </w:r>
      <w:r w:rsidRPr="00DF2AD3">
        <w:rPr>
          <w:rFonts w:cs="Arial"/>
        </w:rPr>
        <w:t xml:space="preserve">. </w:t>
      </w:r>
      <w:r>
        <w:rPr>
          <w:rFonts w:cs="Arial"/>
        </w:rPr>
        <w:t xml:space="preserve">WIR </w:t>
      </w:r>
      <w:r w:rsidRPr="00DF2AD3">
        <w:rPr>
          <w:rFonts w:cs="Arial"/>
        </w:rPr>
        <w:t>also uses this API for its response.</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771C2733"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6F4CF9E8" w14:textId="77777777" w:rsidR="00E36F0E" w:rsidRPr="00C82768" w:rsidRDefault="00E36F0E" w:rsidP="00E36F0E">
            <w:pPr>
              <w:spacing w:line="256" w:lineRule="auto"/>
              <w:rPr>
                <w:sz w:val="8"/>
              </w:rPr>
            </w:pPr>
          </w:p>
        </w:tc>
      </w:tr>
      <w:tr w:rsidR="00E36F0E" w:rsidRPr="00C82768" w14:paraId="3164134F"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0E18BB5A"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65D82DDB" w14:textId="77777777" w:rsidR="00E36F0E" w:rsidRPr="00C82768" w:rsidRDefault="00393DC0" w:rsidP="00E36F0E">
            <w:pPr>
              <w:spacing w:line="256" w:lineRule="auto"/>
            </w:pPr>
            <w:r w:rsidRPr="00DA32BB">
              <w:t>One-Shot (</w:t>
            </w:r>
            <w:r>
              <w:t>A-Synch)</w:t>
            </w:r>
          </w:p>
        </w:tc>
      </w:tr>
      <w:tr w:rsidR="00E36F0E" w:rsidRPr="00C82768" w14:paraId="68F559F1"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674594FD"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73719F33" w14:textId="77777777" w:rsidR="00E36F0E" w:rsidRPr="00C82768" w:rsidRDefault="00393DC0" w:rsidP="00E36F0E">
            <w:pPr>
              <w:spacing w:line="256" w:lineRule="auto"/>
            </w:pPr>
            <w:r w:rsidRPr="00C82768">
              <w:t>Default</w:t>
            </w:r>
          </w:p>
        </w:tc>
      </w:tr>
      <w:tr w:rsidR="00E36F0E" w:rsidRPr="00C82768" w14:paraId="6E901ED5"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27885A7A"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3503D1B0" w14:textId="77777777" w:rsidR="00E36F0E" w:rsidRPr="00C82768" w:rsidRDefault="00393DC0" w:rsidP="00E36F0E">
            <w:pPr>
              <w:spacing w:line="256" w:lineRule="auto"/>
            </w:pPr>
            <w:r w:rsidRPr="00C82768">
              <w:t>No</w:t>
            </w:r>
          </w:p>
        </w:tc>
      </w:tr>
      <w:tr w:rsidR="00E36F0E" w:rsidRPr="00C82768" w14:paraId="39F511B6"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29FBBFAD" w14:textId="77777777" w:rsidR="00E36F0E" w:rsidRPr="00C82768" w:rsidRDefault="00E36F0E" w:rsidP="00E36F0E">
            <w:pPr>
              <w:spacing w:line="256" w:lineRule="auto"/>
              <w:rPr>
                <w:sz w:val="8"/>
              </w:rPr>
            </w:pPr>
          </w:p>
        </w:tc>
      </w:tr>
      <w:tr w:rsidR="00E36F0E" w:rsidRPr="00C82768" w14:paraId="65982B5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09B53FFF" w14:textId="77777777" w:rsidR="00E36F0E" w:rsidRPr="00C82768" w:rsidRDefault="00393DC0" w:rsidP="00E36F0E">
            <w:pPr>
              <w:jc w:val="center"/>
              <w:rPr>
                <w:b/>
              </w:rPr>
            </w:pPr>
            <w:r w:rsidRPr="00C82768">
              <w:rPr>
                <w:b/>
              </w:rPr>
              <w:lastRenderedPageBreak/>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0964DB0E"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7D344B26"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A33F14E"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5BD2AF5"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525C8E1" w14:textId="77777777" w:rsidR="00E36F0E" w:rsidRPr="00C82768" w:rsidRDefault="00393DC0" w:rsidP="00E36F0E">
            <w:pPr>
              <w:rPr>
                <w:b/>
              </w:rPr>
            </w:pPr>
            <w:r w:rsidRPr="00C82768">
              <w:rPr>
                <w:b/>
              </w:rPr>
              <w:t>Description</w:t>
            </w:r>
          </w:p>
        </w:tc>
      </w:tr>
      <w:tr w:rsidR="00E36F0E" w:rsidRPr="00C82768" w14:paraId="7E056ED9"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19C38D03" w14:textId="77777777" w:rsidR="00E36F0E" w:rsidRPr="00C82768" w:rsidRDefault="00393DC0" w:rsidP="00E36F0E">
            <w:pPr>
              <w:rPr>
                <w:b/>
              </w:rPr>
            </w:pPr>
            <w:r w:rsidRPr="00C82768">
              <w:rPr>
                <w:b/>
              </w:rPr>
              <w:t>Request</w:t>
            </w:r>
          </w:p>
        </w:tc>
      </w:tr>
      <w:tr w:rsidR="00E36F0E" w:rsidRPr="00C82768" w14:paraId="3BA9158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17A74F7"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41E60491" w14:textId="77777777" w:rsidR="00E36F0E" w:rsidRPr="00C82768" w:rsidRDefault="00393DC0" w:rsidP="00E36F0E">
            <w:r>
              <w:t>connId</w:t>
            </w:r>
          </w:p>
        </w:tc>
        <w:tc>
          <w:tcPr>
            <w:tcW w:w="900" w:type="dxa"/>
            <w:tcBorders>
              <w:top w:val="single" w:sz="4" w:space="0" w:color="auto"/>
              <w:left w:val="single" w:sz="4" w:space="0" w:color="auto"/>
              <w:bottom w:val="single" w:sz="4" w:space="0" w:color="auto"/>
              <w:right w:val="single" w:sz="4" w:space="0" w:color="auto"/>
            </w:tcBorders>
          </w:tcPr>
          <w:p w14:paraId="304A0A8A"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tcPr>
          <w:p w14:paraId="23831E23"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7827DB8F" w14:textId="77777777" w:rsidR="00E36F0E" w:rsidRPr="00751E32" w:rsidRDefault="00393DC0" w:rsidP="00E36F0E">
            <w:pPr>
              <w:rPr>
                <w:highlight w:val="yellow"/>
              </w:rPr>
            </w:pPr>
            <w:r>
              <w:t>0-4294967295</w:t>
            </w:r>
          </w:p>
        </w:tc>
        <w:tc>
          <w:tcPr>
            <w:tcW w:w="3330" w:type="dxa"/>
            <w:tcBorders>
              <w:top w:val="single" w:sz="4" w:space="0" w:color="auto"/>
              <w:left w:val="single" w:sz="4" w:space="0" w:color="auto"/>
              <w:bottom w:val="single" w:sz="4" w:space="0" w:color="auto"/>
              <w:right w:val="single" w:sz="4" w:space="0" w:color="auto"/>
            </w:tcBorders>
          </w:tcPr>
          <w:p w14:paraId="2C1EFBA8" w14:textId="77777777" w:rsidR="00E36F0E" w:rsidRPr="00C82768" w:rsidRDefault="00393DC0" w:rsidP="00E36F0E">
            <w:r>
              <w:t>Interface ID used internally by CM</w:t>
            </w:r>
          </w:p>
        </w:tc>
      </w:tr>
      <w:tr w:rsidR="00E36F0E" w:rsidRPr="00C82768" w14:paraId="5AFF150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0AAB58D"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hideMark/>
          </w:tcPr>
          <w:p w14:paraId="1003CB33" w14:textId="77777777" w:rsidR="00E36F0E" w:rsidRPr="00C82768" w:rsidRDefault="00393DC0" w:rsidP="00E36F0E">
            <w:r>
              <w:t>ifaceName</w:t>
            </w:r>
          </w:p>
        </w:tc>
        <w:tc>
          <w:tcPr>
            <w:tcW w:w="900" w:type="dxa"/>
            <w:tcBorders>
              <w:top w:val="single" w:sz="4" w:space="0" w:color="auto"/>
              <w:left w:val="single" w:sz="4" w:space="0" w:color="auto"/>
              <w:bottom w:val="single" w:sz="4" w:space="0" w:color="auto"/>
              <w:right w:val="single" w:sz="4" w:space="0" w:color="auto"/>
            </w:tcBorders>
            <w:hideMark/>
          </w:tcPr>
          <w:p w14:paraId="7C97295B"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hideMark/>
          </w:tcPr>
          <w:p w14:paraId="4E1A935A"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hideMark/>
          </w:tcPr>
          <w:p w14:paraId="6C93B0F2" w14:textId="77777777" w:rsidR="00E36F0E" w:rsidRPr="00F1221C" w:rsidRDefault="00393DC0" w:rsidP="00E36F0E">
            <w:r w:rsidRPr="00F1221C">
              <w:t>Char Value:0-255</w:t>
            </w:r>
          </w:p>
          <w:p w14:paraId="78F8182A"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hideMark/>
          </w:tcPr>
          <w:p w14:paraId="60C404F5" w14:textId="77777777" w:rsidR="00E36F0E" w:rsidRPr="00C82768" w:rsidRDefault="00393DC0" w:rsidP="00E36F0E">
            <w:r>
              <w:t>Interface name as enumerated in the OS</w:t>
            </w:r>
          </w:p>
        </w:tc>
      </w:tr>
      <w:tr w:rsidR="00E36F0E" w:rsidRPr="00C82768" w14:paraId="5C94228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6D68836"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6F342AD9" w14:textId="77777777" w:rsidR="00E36F0E" w:rsidRDefault="00393DC0" w:rsidP="00E36F0E">
            <w:r>
              <w:t>StatsCmdType</w:t>
            </w:r>
          </w:p>
        </w:tc>
        <w:tc>
          <w:tcPr>
            <w:tcW w:w="900" w:type="dxa"/>
            <w:tcBorders>
              <w:top w:val="single" w:sz="4" w:space="0" w:color="auto"/>
              <w:left w:val="single" w:sz="4" w:space="0" w:color="auto"/>
              <w:bottom w:val="single" w:sz="4" w:space="0" w:color="auto"/>
              <w:right w:val="single" w:sz="4" w:space="0" w:color="auto"/>
            </w:tcBorders>
          </w:tcPr>
          <w:p w14:paraId="3F5CBF9E"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tcPr>
          <w:p w14:paraId="642FE2BE"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1C1A84C4"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406422B4" w14:textId="77777777" w:rsidR="00E36F0E" w:rsidRPr="002857A0" w:rsidRDefault="00393DC0" w:rsidP="00E36F0E">
            <w:r w:rsidRPr="002857A0">
              <w:t>Command types for cellular data traffic statistics</w:t>
            </w:r>
          </w:p>
        </w:tc>
      </w:tr>
      <w:tr w:rsidR="00E36F0E" w:rsidRPr="00C82768" w14:paraId="4ECE601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9FCF49A"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384078D6"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1C6868C2"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6C87AB19" w14:textId="77777777" w:rsidR="00E36F0E" w:rsidRPr="00C82768" w:rsidRDefault="00393DC0" w:rsidP="00E36F0E">
            <w:r>
              <w:t>Disable</w:t>
            </w:r>
          </w:p>
        </w:tc>
        <w:tc>
          <w:tcPr>
            <w:tcW w:w="1170" w:type="dxa"/>
            <w:tcBorders>
              <w:top w:val="single" w:sz="4" w:space="0" w:color="auto"/>
              <w:left w:val="single" w:sz="4" w:space="0" w:color="auto"/>
              <w:bottom w:val="single" w:sz="4" w:space="0" w:color="auto"/>
              <w:right w:val="single" w:sz="4" w:space="0" w:color="auto"/>
            </w:tcBorders>
          </w:tcPr>
          <w:p w14:paraId="2BBBC902"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tcPr>
          <w:p w14:paraId="5E1B0CFE" w14:textId="77777777" w:rsidR="00E36F0E" w:rsidRPr="002857A0" w:rsidRDefault="00393DC0" w:rsidP="00E36F0E">
            <w:r w:rsidRPr="002857A0">
              <w:t>Disable reporting of statistics</w:t>
            </w:r>
          </w:p>
        </w:tc>
      </w:tr>
      <w:tr w:rsidR="00E36F0E" w:rsidRPr="00C82768" w14:paraId="6A41250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E4A0B54"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59A18AB4"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2552F887"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7B152469" w14:textId="77777777" w:rsidR="00E36F0E" w:rsidRPr="00C82768" w:rsidRDefault="00393DC0" w:rsidP="00E36F0E">
            <w:r>
              <w:t>Enable</w:t>
            </w:r>
          </w:p>
        </w:tc>
        <w:tc>
          <w:tcPr>
            <w:tcW w:w="1170" w:type="dxa"/>
            <w:tcBorders>
              <w:top w:val="single" w:sz="4" w:space="0" w:color="auto"/>
              <w:left w:val="single" w:sz="4" w:space="0" w:color="auto"/>
              <w:bottom w:val="single" w:sz="4" w:space="0" w:color="auto"/>
              <w:right w:val="single" w:sz="4" w:space="0" w:color="auto"/>
            </w:tcBorders>
          </w:tcPr>
          <w:p w14:paraId="7522DA62"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tcPr>
          <w:p w14:paraId="5520E6C0" w14:textId="77777777" w:rsidR="00E36F0E" w:rsidRPr="002857A0" w:rsidRDefault="00393DC0" w:rsidP="00E36F0E">
            <w:r w:rsidRPr="002857A0">
              <w:t>Enable reporting of statistics</w:t>
            </w:r>
          </w:p>
        </w:tc>
      </w:tr>
      <w:tr w:rsidR="00E36F0E" w:rsidRPr="00C82768" w14:paraId="3BDF828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0371A45"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3CF7ABE6"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048A6070"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4BA25FE9" w14:textId="77777777" w:rsidR="00E36F0E" w:rsidRPr="00C82768" w:rsidRDefault="00393DC0" w:rsidP="00E36F0E">
            <w:r>
              <w:t>Query</w:t>
            </w:r>
          </w:p>
        </w:tc>
        <w:tc>
          <w:tcPr>
            <w:tcW w:w="1170" w:type="dxa"/>
            <w:tcBorders>
              <w:top w:val="single" w:sz="4" w:space="0" w:color="auto"/>
              <w:left w:val="single" w:sz="4" w:space="0" w:color="auto"/>
              <w:bottom w:val="single" w:sz="4" w:space="0" w:color="auto"/>
              <w:right w:val="single" w:sz="4" w:space="0" w:color="auto"/>
            </w:tcBorders>
          </w:tcPr>
          <w:p w14:paraId="2F464277"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tcPr>
          <w:p w14:paraId="35709A62" w14:textId="77777777" w:rsidR="00E36F0E" w:rsidRPr="002857A0" w:rsidRDefault="00393DC0" w:rsidP="00E36F0E">
            <w:r w:rsidRPr="002857A0">
              <w:t>Query Statistics</w:t>
            </w:r>
          </w:p>
        </w:tc>
      </w:tr>
      <w:tr w:rsidR="00E36F0E" w:rsidRPr="00C82768" w14:paraId="66AE585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8A08371"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10DF3136" w14:textId="77777777" w:rsidR="00E36F0E" w:rsidRPr="00C82768" w:rsidRDefault="00393DC0" w:rsidP="00E36F0E">
            <w:r>
              <w:t>reportingWindow</w:t>
            </w:r>
          </w:p>
        </w:tc>
        <w:tc>
          <w:tcPr>
            <w:tcW w:w="900" w:type="dxa"/>
            <w:tcBorders>
              <w:top w:val="single" w:sz="4" w:space="0" w:color="auto"/>
              <w:left w:val="single" w:sz="4" w:space="0" w:color="auto"/>
              <w:bottom w:val="single" w:sz="4" w:space="0" w:color="auto"/>
              <w:right w:val="single" w:sz="4" w:space="0" w:color="auto"/>
            </w:tcBorders>
          </w:tcPr>
          <w:p w14:paraId="5D6FB012"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tcPr>
          <w:p w14:paraId="20C27902"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5FA90CBA" w14:textId="77777777" w:rsidR="00E36F0E" w:rsidRPr="00751E32" w:rsidRDefault="00393DC0" w:rsidP="00E36F0E">
            <w:pPr>
              <w:rPr>
                <w:highlight w:val="yellow"/>
              </w:rPr>
            </w:pPr>
            <w:r>
              <w:t>0-4294967295</w:t>
            </w:r>
          </w:p>
        </w:tc>
        <w:tc>
          <w:tcPr>
            <w:tcW w:w="3330" w:type="dxa"/>
            <w:tcBorders>
              <w:top w:val="single" w:sz="4" w:space="0" w:color="auto"/>
              <w:left w:val="single" w:sz="4" w:space="0" w:color="auto"/>
              <w:bottom w:val="single" w:sz="4" w:space="0" w:color="auto"/>
              <w:right w:val="single" w:sz="4" w:space="0" w:color="auto"/>
            </w:tcBorders>
          </w:tcPr>
          <w:p w14:paraId="735A34F4" w14:textId="77777777" w:rsidR="00E36F0E" w:rsidRPr="00C82768" w:rsidRDefault="00393DC0" w:rsidP="00E36F0E">
            <w:r>
              <w:t>Reporting Window in seconds</w:t>
            </w:r>
          </w:p>
        </w:tc>
      </w:tr>
      <w:tr w:rsidR="00E36F0E" w:rsidRPr="00C82768" w14:paraId="75B773E2"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4981055C" w14:textId="77777777" w:rsidR="00E36F0E" w:rsidRPr="00C82768" w:rsidRDefault="00393DC0" w:rsidP="00E36F0E">
            <w:r w:rsidRPr="00C82768">
              <w:rPr>
                <w:b/>
              </w:rPr>
              <w:t>Response</w:t>
            </w:r>
          </w:p>
        </w:tc>
      </w:tr>
      <w:tr w:rsidR="00E36F0E" w:rsidRPr="00C82768" w14:paraId="4C75463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9E5A0A9"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9513B1B" w14:textId="77777777" w:rsidR="00E36F0E" w:rsidRPr="00C82768" w:rsidRDefault="00393DC0" w:rsidP="00E36F0E">
            <w:r>
              <w:t>connId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C5527C4"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9E36371"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36ACCB4" w14:textId="77777777" w:rsidR="00E36F0E" w:rsidRPr="00751E32" w:rsidRDefault="00393DC0" w:rsidP="00E36F0E">
            <w:pPr>
              <w:rPr>
                <w:highlight w:val="yellow"/>
              </w:rPr>
            </w:pPr>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33BE963" w14:textId="77777777" w:rsidR="00E36F0E" w:rsidRPr="00C82768" w:rsidRDefault="00393DC0" w:rsidP="00E36F0E">
            <w:r>
              <w:t>Interface ID used internally by CM</w:t>
            </w:r>
          </w:p>
        </w:tc>
      </w:tr>
      <w:tr w:rsidR="00E36F0E" w:rsidRPr="00C82768" w14:paraId="623DDF7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A12ADBA"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99F8FF0" w14:textId="77777777" w:rsidR="00E36F0E" w:rsidRPr="00C82768" w:rsidRDefault="00393DC0" w:rsidP="00E36F0E">
            <w:r>
              <w:t>ifaceName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961BC16"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5795FED"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C61C8F6" w14:textId="77777777" w:rsidR="00E36F0E" w:rsidRPr="00F1221C" w:rsidRDefault="00393DC0" w:rsidP="00E36F0E">
            <w:r w:rsidRPr="00F1221C">
              <w:t>Char Value:0-255</w:t>
            </w:r>
          </w:p>
          <w:p w14:paraId="6E67523E"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CCAFC4D" w14:textId="77777777" w:rsidR="00E36F0E" w:rsidRPr="00C82768" w:rsidRDefault="00393DC0" w:rsidP="00E36F0E">
            <w:r>
              <w:t>Interface name as enumerated in the OS</w:t>
            </w:r>
          </w:p>
        </w:tc>
      </w:tr>
      <w:tr w:rsidR="00E36F0E" w:rsidRPr="00C82768" w14:paraId="59507F7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AB32C6D"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6BC3B06" w14:textId="77777777" w:rsidR="00E36F0E" w:rsidRDefault="00393DC0" w:rsidP="00E36F0E">
            <w:r>
              <w:t>CellRet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E311E89"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D6D40F0"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36128DA"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169222B" w14:textId="77777777" w:rsidR="00E36F0E" w:rsidRPr="0045028D" w:rsidRDefault="00393DC0" w:rsidP="00E36F0E">
            <w:r>
              <w:t>Return code</w:t>
            </w:r>
          </w:p>
        </w:tc>
      </w:tr>
      <w:tr w:rsidR="00E36F0E" w:rsidRPr="00C82768" w14:paraId="02CDD90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037131D"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BE4DDF4"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623D01A"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6F36457" w14:textId="77777777" w:rsidR="00E36F0E" w:rsidRPr="00C82768" w:rsidRDefault="00393DC0" w:rsidP="00E36F0E">
            <w:r>
              <w:t>CELL_ERROR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25D30DA"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C27ED77" w14:textId="77777777" w:rsidR="00E36F0E" w:rsidRPr="0045028D" w:rsidRDefault="00393DC0" w:rsidP="00E36F0E">
            <w:r>
              <w:t>Error/Failure</w:t>
            </w:r>
          </w:p>
        </w:tc>
      </w:tr>
      <w:tr w:rsidR="00E36F0E" w:rsidRPr="00C82768" w14:paraId="3A9463F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E0ACEFC"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FB3684C"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0B518C7"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E847D28" w14:textId="77777777" w:rsidR="00E36F0E" w:rsidRPr="00C82768" w:rsidRDefault="00393DC0" w:rsidP="00E36F0E">
            <w:r>
              <w:t>CELL_SUCCESS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BC252D4"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8F06D0C" w14:textId="77777777" w:rsidR="00E36F0E" w:rsidRPr="0045028D" w:rsidRDefault="00393DC0" w:rsidP="00E36F0E">
            <w:r>
              <w:t>Success</w:t>
            </w:r>
          </w:p>
        </w:tc>
      </w:tr>
      <w:tr w:rsidR="00E36F0E" w:rsidRPr="00C82768" w14:paraId="0AE6FD3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9CCB9D9"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E02AAF9" w14:textId="77777777" w:rsidR="00E36F0E" w:rsidRPr="00C82768" w:rsidRDefault="00393DC0" w:rsidP="00E36F0E">
            <w:r>
              <w:t>PKTS_TX_V4</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765F6EF"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DBF1EFF"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814CCF7" w14:textId="77777777" w:rsidR="00E36F0E" w:rsidRPr="00751E32" w:rsidRDefault="00393DC0" w:rsidP="00E36F0E">
            <w:pPr>
              <w:rPr>
                <w:highlight w:val="yellow"/>
              </w:rPr>
            </w:pPr>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107FFA3" w14:textId="77777777" w:rsidR="00E36F0E" w:rsidRPr="002857A0" w:rsidRDefault="00393DC0" w:rsidP="00E36F0E">
            <w:pPr>
              <w:rPr>
                <w:rFonts w:cs="Arial"/>
              </w:rPr>
            </w:pPr>
            <w:r w:rsidRPr="002857A0">
              <w:rPr>
                <w:rFonts w:cs="Arial"/>
                <w:szCs w:val="18"/>
                <w:shd w:val="clear" w:color="auto" w:fill="FFFFFF"/>
              </w:rPr>
              <w:t>Transmitted IPv4 packets</w:t>
            </w:r>
          </w:p>
        </w:tc>
      </w:tr>
      <w:tr w:rsidR="00E36F0E" w:rsidRPr="00C82768" w14:paraId="55C89ED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A8DCBA6"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CCA8BE1" w14:textId="77777777" w:rsidR="00E36F0E" w:rsidRPr="00C82768" w:rsidRDefault="00393DC0" w:rsidP="00E36F0E">
            <w:r>
              <w:t>PKTS_RX_V4</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164F1C8"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89C6498"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2CBD404" w14:textId="77777777" w:rsidR="00E36F0E" w:rsidRPr="00751E32" w:rsidRDefault="00393DC0" w:rsidP="00E36F0E">
            <w:pPr>
              <w:rPr>
                <w:highlight w:val="yellow"/>
              </w:rPr>
            </w:pPr>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0916B28" w14:textId="77777777" w:rsidR="00E36F0E" w:rsidRPr="002857A0" w:rsidRDefault="00393DC0" w:rsidP="00E36F0E">
            <w:pPr>
              <w:rPr>
                <w:rFonts w:cs="Arial"/>
              </w:rPr>
            </w:pPr>
            <w:r w:rsidRPr="002857A0">
              <w:rPr>
                <w:rFonts w:cs="Arial"/>
                <w:szCs w:val="18"/>
                <w:shd w:val="clear" w:color="auto" w:fill="FFFFFF"/>
              </w:rPr>
              <w:t>Received IPv4 packets</w:t>
            </w:r>
          </w:p>
        </w:tc>
      </w:tr>
      <w:tr w:rsidR="00E36F0E" w:rsidRPr="00C82768" w14:paraId="597A874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C83937A"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EBD6738" w14:textId="77777777" w:rsidR="00E36F0E" w:rsidRPr="00C82768" w:rsidRDefault="00393DC0" w:rsidP="00E36F0E">
            <w:r>
              <w:t>BYTES_TX_V4</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32D9627" w14:textId="77777777" w:rsidR="00E36F0E" w:rsidRPr="00C82768" w:rsidRDefault="00393DC0" w:rsidP="00E36F0E">
            <w:r>
              <w:t>Int64</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6E62298"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5CA058B" w14:textId="77777777" w:rsidR="00E36F0E" w:rsidRPr="00751E32" w:rsidRDefault="00393DC0" w:rsidP="00E36F0E">
            <w:pPr>
              <w:rPr>
                <w:highlight w:val="yellow"/>
              </w:rPr>
            </w:pPr>
            <w:r>
              <w:t>0-18446744073709551615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243AE17" w14:textId="77777777" w:rsidR="00E36F0E" w:rsidRPr="002857A0" w:rsidRDefault="00393DC0" w:rsidP="00E36F0E">
            <w:pPr>
              <w:rPr>
                <w:rFonts w:cs="Arial"/>
              </w:rPr>
            </w:pPr>
            <w:r w:rsidRPr="002857A0">
              <w:rPr>
                <w:rFonts w:cs="Arial"/>
                <w:szCs w:val="18"/>
                <w:shd w:val="clear" w:color="auto" w:fill="FFFFFF"/>
              </w:rPr>
              <w:t>Transmitted IPv4 bytes</w:t>
            </w:r>
          </w:p>
        </w:tc>
      </w:tr>
      <w:tr w:rsidR="00E36F0E" w:rsidRPr="00C82768" w14:paraId="0A54384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CA5010B"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125D0B2" w14:textId="77777777" w:rsidR="00E36F0E" w:rsidRPr="00C82768" w:rsidRDefault="00393DC0" w:rsidP="00E36F0E">
            <w:r>
              <w:t>BYTES_RX_V4</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2C4245D" w14:textId="77777777" w:rsidR="00E36F0E" w:rsidRPr="00C82768" w:rsidRDefault="00393DC0" w:rsidP="00E36F0E">
            <w:r>
              <w:t>Int64</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9B3EC9C"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688FAEF" w14:textId="77777777" w:rsidR="00E36F0E" w:rsidRPr="00751E32" w:rsidRDefault="00393DC0" w:rsidP="00E36F0E">
            <w:pPr>
              <w:rPr>
                <w:highlight w:val="yellow"/>
              </w:rPr>
            </w:pPr>
            <w:r>
              <w:t>0-18446744073709551615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00F69A2" w14:textId="77777777" w:rsidR="00E36F0E" w:rsidRPr="002857A0" w:rsidRDefault="00393DC0" w:rsidP="00E36F0E">
            <w:pPr>
              <w:rPr>
                <w:rFonts w:cs="Arial"/>
              </w:rPr>
            </w:pPr>
            <w:r w:rsidRPr="002857A0">
              <w:rPr>
                <w:rFonts w:cs="Arial"/>
                <w:szCs w:val="18"/>
                <w:shd w:val="clear" w:color="auto" w:fill="FFFFFF"/>
              </w:rPr>
              <w:t>Received IPv4 bytes</w:t>
            </w:r>
          </w:p>
        </w:tc>
      </w:tr>
      <w:tr w:rsidR="00E36F0E" w:rsidRPr="00C82768" w14:paraId="285C56D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BFFE01F"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245E76C" w14:textId="77777777" w:rsidR="00E36F0E" w:rsidRPr="00C82768" w:rsidRDefault="00393DC0" w:rsidP="00E36F0E">
            <w:r>
              <w:t>PKTS_DROPPED_TX</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ECBCBC3"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B54D427"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05BC49F" w14:textId="77777777" w:rsidR="00E36F0E" w:rsidRPr="00751E32" w:rsidRDefault="00393DC0" w:rsidP="00E36F0E">
            <w:pPr>
              <w:rPr>
                <w:highlight w:val="yellow"/>
              </w:rPr>
            </w:pPr>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B92C354" w14:textId="77777777" w:rsidR="00E36F0E" w:rsidRPr="002857A0" w:rsidRDefault="00393DC0" w:rsidP="00E36F0E">
            <w:pPr>
              <w:rPr>
                <w:rFonts w:cs="Arial"/>
              </w:rPr>
            </w:pPr>
            <w:r w:rsidRPr="002857A0">
              <w:rPr>
                <w:rFonts w:cs="Arial"/>
                <w:szCs w:val="18"/>
                <w:shd w:val="clear" w:color="auto" w:fill="FFFFFF"/>
              </w:rPr>
              <w:t>Dropped transmit IPv4 packets</w:t>
            </w:r>
          </w:p>
        </w:tc>
      </w:tr>
      <w:tr w:rsidR="00E36F0E" w:rsidRPr="00C82768" w14:paraId="65440D9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97D5358"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7F348DC" w14:textId="77777777" w:rsidR="00E36F0E" w:rsidRPr="00C82768" w:rsidRDefault="00393DC0" w:rsidP="00E36F0E">
            <w:r>
              <w:t>PKTS_DROPPED_RX</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B3EFD5C"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A8A794E"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D5C78BC" w14:textId="77777777" w:rsidR="00E36F0E" w:rsidRPr="00751E32" w:rsidRDefault="00393DC0" w:rsidP="00E36F0E">
            <w:pPr>
              <w:rPr>
                <w:highlight w:val="yellow"/>
              </w:rPr>
            </w:pPr>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F907E23" w14:textId="77777777" w:rsidR="00E36F0E" w:rsidRPr="002857A0" w:rsidRDefault="00393DC0" w:rsidP="00E36F0E">
            <w:pPr>
              <w:rPr>
                <w:rFonts w:cs="Arial"/>
              </w:rPr>
            </w:pPr>
            <w:r w:rsidRPr="002857A0">
              <w:rPr>
                <w:rFonts w:cs="Arial"/>
                <w:szCs w:val="18"/>
                <w:shd w:val="clear" w:color="auto" w:fill="FFFFFF"/>
              </w:rPr>
              <w:t>Dropped receive IPv4 packets</w:t>
            </w:r>
          </w:p>
        </w:tc>
      </w:tr>
    </w:tbl>
    <w:p w14:paraId="2686B770" w14:textId="3F5A9A48" w:rsidR="00E36F0E" w:rsidRDefault="00393DC0" w:rsidP="00506E2F">
      <w:pPr>
        <w:pStyle w:val="Heading4"/>
      </w:pPr>
      <w:r w:rsidRPr="00B9479B">
        <w:t>MD-REQ-380258/C-VlanAdd</w:t>
      </w:r>
    </w:p>
    <w:p w14:paraId="17F9FF6B" w14:textId="77777777" w:rsidR="00E36F0E" w:rsidRPr="00804FBF"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a new VLAN configuration</w:t>
      </w:r>
      <w:r w:rsidRPr="00DF2AD3">
        <w:rPr>
          <w:rFonts w:cs="Arial"/>
        </w:rPr>
        <w:t xml:space="preserve">. </w:t>
      </w:r>
      <w:r>
        <w:rPr>
          <w:rFonts w:cs="Arial"/>
        </w:rPr>
        <w:t xml:space="preserve">WIR </w:t>
      </w:r>
      <w:r w:rsidRPr="00DF2AD3">
        <w:rPr>
          <w:rFonts w:cs="Arial"/>
        </w:rPr>
        <w:t>also uses this API for its response.</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5E40C807"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6CC86111" w14:textId="77777777" w:rsidR="00E36F0E" w:rsidRPr="00C82768" w:rsidRDefault="00E36F0E" w:rsidP="00E36F0E">
            <w:pPr>
              <w:spacing w:line="256" w:lineRule="auto"/>
              <w:rPr>
                <w:sz w:val="8"/>
              </w:rPr>
            </w:pPr>
          </w:p>
        </w:tc>
      </w:tr>
      <w:tr w:rsidR="00E36F0E" w:rsidRPr="00C82768" w14:paraId="04A0B8BD"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7646A24F" w14:textId="77777777" w:rsidR="00E36F0E" w:rsidRPr="00C82768" w:rsidRDefault="00393DC0" w:rsidP="00E36F0E">
            <w:pPr>
              <w:spacing w:line="256" w:lineRule="auto"/>
              <w:jc w:val="right"/>
            </w:pPr>
            <w:r w:rsidRPr="00C82768">
              <w:rPr>
                <w:b/>
              </w:rPr>
              <w:lastRenderedPageBreak/>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0ECDB4E0" w14:textId="77777777" w:rsidR="00E36F0E" w:rsidRPr="00C82768" w:rsidRDefault="00393DC0" w:rsidP="00E36F0E">
            <w:pPr>
              <w:spacing w:line="256" w:lineRule="auto"/>
            </w:pPr>
            <w:r w:rsidRPr="00DA32BB">
              <w:t>One-Shot (</w:t>
            </w:r>
            <w:r>
              <w:t>A-Synch)</w:t>
            </w:r>
          </w:p>
        </w:tc>
      </w:tr>
      <w:tr w:rsidR="00E36F0E" w:rsidRPr="00C82768" w14:paraId="101B42D9"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24DBE974"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2397C2DC" w14:textId="77777777" w:rsidR="00E36F0E" w:rsidRPr="00C82768" w:rsidRDefault="00393DC0" w:rsidP="00E36F0E">
            <w:pPr>
              <w:spacing w:line="256" w:lineRule="auto"/>
            </w:pPr>
            <w:r w:rsidRPr="00C82768">
              <w:t>Default</w:t>
            </w:r>
          </w:p>
        </w:tc>
      </w:tr>
      <w:tr w:rsidR="00E36F0E" w:rsidRPr="00C82768" w14:paraId="0725C649"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00E038E8"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34F3C6FE" w14:textId="77777777" w:rsidR="00E36F0E" w:rsidRPr="00C82768" w:rsidRDefault="00393DC0" w:rsidP="00E36F0E">
            <w:pPr>
              <w:spacing w:line="256" w:lineRule="auto"/>
            </w:pPr>
            <w:r w:rsidRPr="00C82768">
              <w:t>No</w:t>
            </w:r>
          </w:p>
        </w:tc>
      </w:tr>
      <w:tr w:rsidR="00E36F0E" w:rsidRPr="00C82768" w14:paraId="2DFE6ED1"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4F348C7D" w14:textId="77777777" w:rsidR="00E36F0E" w:rsidRPr="00C82768" w:rsidRDefault="00E36F0E" w:rsidP="00E36F0E">
            <w:pPr>
              <w:spacing w:line="256" w:lineRule="auto"/>
              <w:rPr>
                <w:sz w:val="8"/>
              </w:rPr>
            </w:pPr>
          </w:p>
        </w:tc>
      </w:tr>
      <w:tr w:rsidR="00E36F0E" w:rsidRPr="00C82768" w14:paraId="7ACF23B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14EE0A2A"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0B08B69E"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68527834"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EDA548F"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8EABA7B"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000D3EE" w14:textId="77777777" w:rsidR="00E36F0E" w:rsidRPr="00C82768" w:rsidRDefault="00393DC0" w:rsidP="00E36F0E">
            <w:pPr>
              <w:rPr>
                <w:b/>
              </w:rPr>
            </w:pPr>
            <w:r w:rsidRPr="00C82768">
              <w:rPr>
                <w:b/>
              </w:rPr>
              <w:t>Description</w:t>
            </w:r>
          </w:p>
        </w:tc>
      </w:tr>
      <w:tr w:rsidR="00E36F0E" w:rsidRPr="00C82768" w14:paraId="03209E74"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779AA7B4" w14:textId="77777777" w:rsidR="00E36F0E" w:rsidRPr="00C82768" w:rsidRDefault="00393DC0" w:rsidP="00E36F0E">
            <w:pPr>
              <w:rPr>
                <w:b/>
              </w:rPr>
            </w:pPr>
            <w:r w:rsidRPr="00C82768">
              <w:rPr>
                <w:b/>
              </w:rPr>
              <w:t>Request</w:t>
            </w:r>
          </w:p>
        </w:tc>
      </w:tr>
      <w:tr w:rsidR="00E36F0E" w:rsidRPr="00C82768" w14:paraId="355A389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56B7793"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hideMark/>
          </w:tcPr>
          <w:p w14:paraId="56D6F50E" w14:textId="77777777" w:rsidR="00E36F0E" w:rsidRPr="00C82768" w:rsidRDefault="00393DC0" w:rsidP="00E36F0E">
            <w:r>
              <w:t>pathId</w:t>
            </w:r>
          </w:p>
        </w:tc>
        <w:tc>
          <w:tcPr>
            <w:tcW w:w="900" w:type="dxa"/>
            <w:tcBorders>
              <w:top w:val="single" w:sz="4" w:space="0" w:color="auto"/>
              <w:left w:val="single" w:sz="4" w:space="0" w:color="auto"/>
              <w:bottom w:val="single" w:sz="4" w:space="0" w:color="auto"/>
              <w:right w:val="single" w:sz="4" w:space="0" w:color="auto"/>
            </w:tcBorders>
            <w:hideMark/>
          </w:tcPr>
          <w:p w14:paraId="0F8402D7"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hideMark/>
          </w:tcPr>
          <w:p w14:paraId="566DA308"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hideMark/>
          </w:tcPr>
          <w:p w14:paraId="47145B33" w14:textId="77777777" w:rsidR="00E36F0E" w:rsidRPr="000D0D7F"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hideMark/>
          </w:tcPr>
          <w:p w14:paraId="72FB7F94" w14:textId="77777777" w:rsidR="00E36F0E" w:rsidRPr="000D0D7F" w:rsidRDefault="00393DC0" w:rsidP="00E36F0E">
            <w:pPr>
              <w:rPr>
                <w:rFonts w:cs="Arial"/>
              </w:rPr>
            </w:pPr>
            <w:r w:rsidRPr="000D0D7F">
              <w:rPr>
                <w:rFonts w:cs="Arial"/>
                <w:szCs w:val="18"/>
                <w:shd w:val="clear" w:color="auto" w:fill="FFFFFF"/>
              </w:rPr>
              <w:t>Path Id used internally by CM</w:t>
            </w:r>
          </w:p>
        </w:tc>
      </w:tr>
      <w:tr w:rsidR="00E36F0E" w:rsidRPr="00C82768" w14:paraId="789B31E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13AD5F2"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292E88DF" w14:textId="77777777" w:rsidR="00E36F0E" w:rsidRPr="00C82768" w:rsidRDefault="00393DC0" w:rsidP="00E36F0E">
            <w:r>
              <w:t>vlanEndpointId</w:t>
            </w:r>
          </w:p>
        </w:tc>
        <w:tc>
          <w:tcPr>
            <w:tcW w:w="900" w:type="dxa"/>
            <w:tcBorders>
              <w:top w:val="single" w:sz="4" w:space="0" w:color="auto"/>
              <w:left w:val="single" w:sz="4" w:space="0" w:color="auto"/>
              <w:bottom w:val="single" w:sz="4" w:space="0" w:color="auto"/>
              <w:right w:val="single" w:sz="4" w:space="0" w:color="auto"/>
            </w:tcBorders>
          </w:tcPr>
          <w:p w14:paraId="79459253"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tcPr>
          <w:p w14:paraId="7D0B66A5"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396DC8BE" w14:textId="77777777" w:rsidR="00E36F0E" w:rsidRPr="000D0D7F"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tcPr>
          <w:p w14:paraId="43BB0427" w14:textId="77777777" w:rsidR="00E36F0E" w:rsidRPr="000D0D7F" w:rsidRDefault="00393DC0" w:rsidP="00E36F0E">
            <w:pPr>
              <w:rPr>
                <w:rFonts w:cs="Arial"/>
              </w:rPr>
            </w:pPr>
            <w:r w:rsidRPr="000D0D7F">
              <w:rPr>
                <w:rFonts w:cs="Arial"/>
                <w:szCs w:val="18"/>
                <w:shd w:val="clear" w:color="auto" w:fill="FFFFFF"/>
              </w:rPr>
              <w:t>Endpoint Id used internally by CM</w:t>
            </w:r>
          </w:p>
        </w:tc>
      </w:tr>
      <w:tr w:rsidR="00E36F0E" w:rsidRPr="00C82768" w14:paraId="11E92C1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4D6F7D5"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75EEA322" w14:textId="77777777" w:rsidR="00E36F0E" w:rsidRPr="00C82768" w:rsidRDefault="00393DC0" w:rsidP="00E36F0E">
            <w:r>
              <w:t>vlanName</w:t>
            </w:r>
          </w:p>
        </w:tc>
        <w:tc>
          <w:tcPr>
            <w:tcW w:w="900" w:type="dxa"/>
            <w:tcBorders>
              <w:top w:val="single" w:sz="4" w:space="0" w:color="auto"/>
              <w:left w:val="single" w:sz="4" w:space="0" w:color="auto"/>
              <w:bottom w:val="single" w:sz="4" w:space="0" w:color="auto"/>
              <w:right w:val="single" w:sz="4" w:space="0" w:color="auto"/>
            </w:tcBorders>
          </w:tcPr>
          <w:p w14:paraId="5EF539D3"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00B831D7"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355CC4F2" w14:textId="77777777" w:rsidR="00E36F0E" w:rsidRPr="00F1221C" w:rsidRDefault="00393DC0" w:rsidP="00E36F0E">
            <w:r w:rsidRPr="00F1221C">
              <w:t>Char Value:0-255</w:t>
            </w:r>
          </w:p>
          <w:p w14:paraId="42FC4877"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6374C652" w14:textId="77777777" w:rsidR="00E36F0E" w:rsidRPr="000D0D7F" w:rsidRDefault="00393DC0" w:rsidP="00E36F0E">
            <w:pPr>
              <w:rPr>
                <w:rFonts w:cs="Arial"/>
              </w:rPr>
            </w:pPr>
            <w:r w:rsidRPr="000D0D7F">
              <w:rPr>
                <w:rFonts w:cs="Arial"/>
                <w:szCs w:val="18"/>
                <w:shd w:val="clear" w:color="auto" w:fill="FFFFFF"/>
              </w:rPr>
              <w:t>Unique Vlan name</w:t>
            </w:r>
          </w:p>
        </w:tc>
      </w:tr>
      <w:tr w:rsidR="00E36F0E" w:rsidRPr="00C82768" w14:paraId="1090916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94CD182"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530E44B0" w14:textId="77777777" w:rsidR="00E36F0E" w:rsidRPr="00C82768" w:rsidRDefault="00393DC0" w:rsidP="00E36F0E">
            <w:r>
              <w:t>vlanId</w:t>
            </w:r>
          </w:p>
        </w:tc>
        <w:tc>
          <w:tcPr>
            <w:tcW w:w="900" w:type="dxa"/>
            <w:tcBorders>
              <w:top w:val="single" w:sz="4" w:space="0" w:color="auto"/>
              <w:left w:val="single" w:sz="4" w:space="0" w:color="auto"/>
              <w:bottom w:val="single" w:sz="4" w:space="0" w:color="auto"/>
              <w:right w:val="single" w:sz="4" w:space="0" w:color="auto"/>
            </w:tcBorders>
          </w:tcPr>
          <w:p w14:paraId="656DF352"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461C7365"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4C83C507" w14:textId="77777777" w:rsidR="00E36F0E" w:rsidRPr="00F1221C" w:rsidRDefault="00393DC0" w:rsidP="00E36F0E">
            <w:r w:rsidRPr="00F1221C">
              <w:t>Char Value:0-255</w:t>
            </w:r>
          </w:p>
          <w:p w14:paraId="762A877D"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589CC078" w14:textId="77777777" w:rsidR="00E36F0E" w:rsidRPr="000D0D7F" w:rsidRDefault="00393DC0" w:rsidP="00E36F0E">
            <w:pPr>
              <w:rPr>
                <w:rFonts w:cs="Arial"/>
              </w:rPr>
            </w:pPr>
            <w:r w:rsidRPr="000D0D7F">
              <w:rPr>
                <w:rFonts w:cs="Arial"/>
                <w:szCs w:val="18"/>
                <w:shd w:val="clear" w:color="auto" w:fill="FFFFFF"/>
              </w:rPr>
              <w:t>Unique Vlan Id</w:t>
            </w:r>
          </w:p>
        </w:tc>
      </w:tr>
      <w:tr w:rsidR="00E36F0E" w:rsidRPr="00C82768" w14:paraId="254E9CE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5265BFC"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7BA37DED" w14:textId="77777777" w:rsidR="00E36F0E" w:rsidRPr="00C82768" w:rsidRDefault="00393DC0" w:rsidP="00E36F0E">
            <w:r>
              <w:t>origEcu</w:t>
            </w:r>
          </w:p>
        </w:tc>
        <w:tc>
          <w:tcPr>
            <w:tcW w:w="900" w:type="dxa"/>
            <w:tcBorders>
              <w:top w:val="single" w:sz="4" w:space="0" w:color="auto"/>
              <w:left w:val="single" w:sz="4" w:space="0" w:color="auto"/>
              <w:bottom w:val="single" w:sz="4" w:space="0" w:color="auto"/>
              <w:right w:val="single" w:sz="4" w:space="0" w:color="auto"/>
            </w:tcBorders>
          </w:tcPr>
          <w:p w14:paraId="4A22F3D2"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39F0898B"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5BD9738F" w14:textId="77777777" w:rsidR="00E36F0E" w:rsidRPr="00F1221C" w:rsidRDefault="00393DC0" w:rsidP="00E36F0E">
            <w:r w:rsidRPr="00F1221C">
              <w:t>Char Value:0-255</w:t>
            </w:r>
          </w:p>
          <w:p w14:paraId="40331B87"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03B3D713" w14:textId="77777777" w:rsidR="00E36F0E" w:rsidRPr="000D0D7F" w:rsidRDefault="00393DC0" w:rsidP="00E36F0E">
            <w:pPr>
              <w:rPr>
                <w:rFonts w:cs="Arial"/>
              </w:rPr>
            </w:pPr>
            <w:r w:rsidRPr="000D0D7F">
              <w:rPr>
                <w:rFonts w:cs="Arial"/>
                <w:szCs w:val="18"/>
                <w:shd w:val="clear" w:color="auto" w:fill="FFFFFF"/>
              </w:rPr>
              <w:t>Origination ECU enum in string format</w:t>
            </w:r>
          </w:p>
        </w:tc>
      </w:tr>
      <w:tr w:rsidR="00E36F0E" w:rsidRPr="00C82768" w14:paraId="5EAA149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3E59804"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2A05AC58" w14:textId="77777777" w:rsidR="00E36F0E" w:rsidRPr="00C82768" w:rsidRDefault="00393DC0" w:rsidP="00E36F0E">
            <w:r>
              <w:t>ifaceEcu</w:t>
            </w:r>
          </w:p>
        </w:tc>
        <w:tc>
          <w:tcPr>
            <w:tcW w:w="900" w:type="dxa"/>
            <w:tcBorders>
              <w:top w:val="single" w:sz="4" w:space="0" w:color="auto"/>
              <w:left w:val="single" w:sz="4" w:space="0" w:color="auto"/>
              <w:bottom w:val="single" w:sz="4" w:space="0" w:color="auto"/>
              <w:right w:val="single" w:sz="4" w:space="0" w:color="auto"/>
            </w:tcBorders>
          </w:tcPr>
          <w:p w14:paraId="36B16C1C"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4F8D343B"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77198EE7" w14:textId="77777777" w:rsidR="00E36F0E" w:rsidRPr="00F1221C" w:rsidRDefault="00393DC0" w:rsidP="00E36F0E">
            <w:r w:rsidRPr="00F1221C">
              <w:t>Char Value:0-255</w:t>
            </w:r>
          </w:p>
          <w:p w14:paraId="2A8C1B19"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5BF84634" w14:textId="77777777" w:rsidR="00E36F0E" w:rsidRPr="000D0D7F" w:rsidRDefault="00393DC0" w:rsidP="00E36F0E">
            <w:pPr>
              <w:rPr>
                <w:rFonts w:cs="Arial"/>
              </w:rPr>
            </w:pPr>
            <w:r w:rsidRPr="000D0D7F">
              <w:rPr>
                <w:rFonts w:cs="Arial"/>
                <w:szCs w:val="18"/>
                <w:shd w:val="clear" w:color="auto" w:fill="FFFFFF"/>
              </w:rPr>
              <w:t>Interface ECU enum in string format</w:t>
            </w:r>
          </w:p>
        </w:tc>
      </w:tr>
      <w:tr w:rsidR="00E36F0E" w:rsidRPr="00C82768" w14:paraId="7FE3C4F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DE53E5F"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1E96A7F8" w14:textId="77777777" w:rsidR="00E36F0E" w:rsidRPr="00C82768" w:rsidRDefault="00393DC0" w:rsidP="00E36F0E">
            <w:r>
              <w:t>mtu</w:t>
            </w:r>
          </w:p>
        </w:tc>
        <w:tc>
          <w:tcPr>
            <w:tcW w:w="900" w:type="dxa"/>
            <w:tcBorders>
              <w:top w:val="single" w:sz="4" w:space="0" w:color="auto"/>
              <w:left w:val="single" w:sz="4" w:space="0" w:color="auto"/>
              <w:bottom w:val="single" w:sz="4" w:space="0" w:color="auto"/>
              <w:right w:val="single" w:sz="4" w:space="0" w:color="auto"/>
            </w:tcBorders>
          </w:tcPr>
          <w:p w14:paraId="14B68653"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394BDE97"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2EA728CA" w14:textId="77777777" w:rsidR="00E36F0E" w:rsidRPr="00F1221C" w:rsidRDefault="00393DC0" w:rsidP="00E36F0E">
            <w:r w:rsidRPr="00F1221C">
              <w:t>Char Value:0-255</w:t>
            </w:r>
          </w:p>
          <w:p w14:paraId="5DD4905E"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3EB34ED3" w14:textId="77777777" w:rsidR="00E36F0E" w:rsidRPr="000D0D7F" w:rsidRDefault="00393DC0" w:rsidP="00E36F0E">
            <w:pPr>
              <w:rPr>
                <w:rFonts w:cs="Arial"/>
              </w:rPr>
            </w:pPr>
            <w:r w:rsidRPr="000D0D7F">
              <w:rPr>
                <w:rFonts w:cs="Arial"/>
                <w:szCs w:val="18"/>
                <w:shd w:val="clear" w:color="auto" w:fill="FFFFFF"/>
              </w:rPr>
              <w:t>Interface MTU in string format</w:t>
            </w:r>
          </w:p>
        </w:tc>
      </w:tr>
      <w:tr w:rsidR="00E36F0E" w:rsidRPr="00C82768" w14:paraId="0359915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00879DE"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40382BC4" w14:textId="77777777" w:rsidR="00E36F0E" w:rsidRPr="00C82768" w:rsidRDefault="00393DC0" w:rsidP="00E36F0E">
            <w:r>
              <w:t>svcLevel</w:t>
            </w:r>
          </w:p>
        </w:tc>
        <w:tc>
          <w:tcPr>
            <w:tcW w:w="900" w:type="dxa"/>
            <w:tcBorders>
              <w:top w:val="single" w:sz="4" w:space="0" w:color="auto"/>
              <w:left w:val="single" w:sz="4" w:space="0" w:color="auto"/>
              <w:bottom w:val="single" w:sz="4" w:space="0" w:color="auto"/>
              <w:right w:val="single" w:sz="4" w:space="0" w:color="auto"/>
            </w:tcBorders>
          </w:tcPr>
          <w:p w14:paraId="45F3CA2E"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34A02798"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7F1BC6BC" w14:textId="77777777" w:rsidR="00E36F0E" w:rsidRPr="00F1221C" w:rsidRDefault="00393DC0" w:rsidP="00E36F0E">
            <w:r w:rsidRPr="00F1221C">
              <w:t>Char Value:0-255</w:t>
            </w:r>
          </w:p>
          <w:p w14:paraId="67A4164D"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1CF8797E" w14:textId="77777777" w:rsidR="00E36F0E" w:rsidRPr="000D0D7F" w:rsidRDefault="00393DC0" w:rsidP="00E36F0E">
            <w:pPr>
              <w:rPr>
                <w:rFonts w:cs="Arial"/>
              </w:rPr>
            </w:pPr>
            <w:r w:rsidRPr="000D0D7F">
              <w:rPr>
                <w:rFonts w:cs="Arial"/>
                <w:szCs w:val="18"/>
                <w:shd w:val="clear" w:color="auto" w:fill="FFFFFF"/>
              </w:rPr>
              <w:t>Service Level of the VLAN in string format</w:t>
            </w:r>
          </w:p>
        </w:tc>
      </w:tr>
      <w:tr w:rsidR="00E36F0E" w:rsidRPr="00C82768" w14:paraId="7CC3705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E2A9EA3"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6414A4BC" w14:textId="77777777" w:rsidR="00E36F0E" w:rsidRDefault="00393DC0" w:rsidP="00E36F0E">
            <w:r>
              <w:t>ifaceType</w:t>
            </w:r>
          </w:p>
        </w:tc>
        <w:tc>
          <w:tcPr>
            <w:tcW w:w="900" w:type="dxa"/>
            <w:tcBorders>
              <w:top w:val="single" w:sz="4" w:space="0" w:color="auto"/>
              <w:left w:val="single" w:sz="4" w:space="0" w:color="auto"/>
              <w:bottom w:val="single" w:sz="4" w:space="0" w:color="auto"/>
              <w:right w:val="single" w:sz="4" w:space="0" w:color="auto"/>
            </w:tcBorders>
          </w:tcPr>
          <w:p w14:paraId="0700B21E"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tcPr>
          <w:p w14:paraId="40BDD901"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4E3AC65E"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3FD8D72B" w14:textId="77777777" w:rsidR="00E36F0E" w:rsidRPr="000D0D7F" w:rsidRDefault="00393DC0" w:rsidP="00E36F0E">
            <w:pPr>
              <w:rPr>
                <w:rFonts w:cs="Arial"/>
                <w:highlight w:val="yellow"/>
              </w:rPr>
            </w:pPr>
            <w:r w:rsidRPr="000D0D7F">
              <w:rPr>
                <w:rFonts w:cs="Arial"/>
                <w:szCs w:val="18"/>
                <w:shd w:val="clear" w:color="auto" w:fill="FFFFFF"/>
              </w:rPr>
              <w:t>Network Interface Type over which the VLAN would be setup</w:t>
            </w:r>
          </w:p>
        </w:tc>
      </w:tr>
      <w:tr w:rsidR="00E36F0E" w:rsidRPr="00C82768" w14:paraId="4F1B65F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0B9FD77"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2A3DB73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1CAB867D"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7B532F64" w14:textId="77777777" w:rsidR="00E36F0E" w:rsidRPr="00C82768" w:rsidRDefault="00393DC0" w:rsidP="00E36F0E">
            <w:r>
              <w:t>None</w:t>
            </w:r>
          </w:p>
        </w:tc>
        <w:tc>
          <w:tcPr>
            <w:tcW w:w="1170" w:type="dxa"/>
            <w:tcBorders>
              <w:top w:val="single" w:sz="4" w:space="0" w:color="auto"/>
              <w:left w:val="single" w:sz="4" w:space="0" w:color="auto"/>
              <w:bottom w:val="single" w:sz="4" w:space="0" w:color="auto"/>
              <w:right w:val="single" w:sz="4" w:space="0" w:color="auto"/>
            </w:tcBorders>
          </w:tcPr>
          <w:p w14:paraId="414E0232"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tcPr>
          <w:p w14:paraId="68B6FD2C" w14:textId="77777777" w:rsidR="00E36F0E" w:rsidRPr="000D0D7F" w:rsidRDefault="00E36F0E" w:rsidP="00E36F0E">
            <w:pPr>
              <w:rPr>
                <w:rFonts w:cs="Arial"/>
                <w:highlight w:val="yellow"/>
              </w:rPr>
            </w:pPr>
          </w:p>
        </w:tc>
      </w:tr>
      <w:tr w:rsidR="00E36F0E" w:rsidRPr="00C82768" w14:paraId="2CD5634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9246F0D"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35C5454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6BFE87EE"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1EB1B3F1" w14:textId="77777777" w:rsidR="00E36F0E" w:rsidRPr="00C82768" w:rsidRDefault="00393DC0" w:rsidP="00E36F0E">
            <w:r>
              <w:t>TcuCell</w:t>
            </w:r>
          </w:p>
        </w:tc>
        <w:tc>
          <w:tcPr>
            <w:tcW w:w="1170" w:type="dxa"/>
            <w:tcBorders>
              <w:top w:val="single" w:sz="4" w:space="0" w:color="auto"/>
              <w:left w:val="single" w:sz="4" w:space="0" w:color="auto"/>
              <w:bottom w:val="single" w:sz="4" w:space="0" w:color="auto"/>
              <w:right w:val="single" w:sz="4" w:space="0" w:color="auto"/>
            </w:tcBorders>
          </w:tcPr>
          <w:p w14:paraId="2250EF68"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tcPr>
          <w:p w14:paraId="15FD2DDE" w14:textId="77777777" w:rsidR="00E36F0E" w:rsidRPr="000D0D7F" w:rsidRDefault="00E36F0E" w:rsidP="00E36F0E">
            <w:pPr>
              <w:rPr>
                <w:rFonts w:cs="Arial"/>
                <w:highlight w:val="yellow"/>
              </w:rPr>
            </w:pPr>
          </w:p>
        </w:tc>
      </w:tr>
      <w:tr w:rsidR="00E36F0E" w:rsidRPr="00C82768" w14:paraId="06E2CCD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14DAB01"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6BA5F889"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593CA24B"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062B0146" w14:textId="77777777" w:rsidR="00E36F0E" w:rsidRPr="00C82768" w:rsidRDefault="00393DC0" w:rsidP="00E36F0E">
            <w:r>
              <w:t>TcuWifi</w:t>
            </w:r>
          </w:p>
        </w:tc>
        <w:tc>
          <w:tcPr>
            <w:tcW w:w="1170" w:type="dxa"/>
            <w:tcBorders>
              <w:top w:val="single" w:sz="4" w:space="0" w:color="auto"/>
              <w:left w:val="single" w:sz="4" w:space="0" w:color="auto"/>
              <w:bottom w:val="single" w:sz="4" w:space="0" w:color="auto"/>
              <w:right w:val="single" w:sz="4" w:space="0" w:color="auto"/>
            </w:tcBorders>
          </w:tcPr>
          <w:p w14:paraId="3ADC8EBB"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tcPr>
          <w:p w14:paraId="3A5C6D88" w14:textId="77777777" w:rsidR="00E36F0E" w:rsidRPr="000D0D7F" w:rsidRDefault="00E36F0E" w:rsidP="00E36F0E">
            <w:pPr>
              <w:rPr>
                <w:rFonts w:cs="Arial"/>
                <w:highlight w:val="yellow"/>
              </w:rPr>
            </w:pPr>
          </w:p>
        </w:tc>
      </w:tr>
      <w:tr w:rsidR="00E36F0E" w:rsidRPr="00C82768" w14:paraId="197B3F3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5D8B35D"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2565C22A"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4BD694C2"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0215A59B" w14:textId="77777777" w:rsidR="00E36F0E" w:rsidRDefault="00393DC0" w:rsidP="00E36F0E">
            <w:r>
              <w:t>SyncWifi</w:t>
            </w:r>
          </w:p>
        </w:tc>
        <w:tc>
          <w:tcPr>
            <w:tcW w:w="1170" w:type="dxa"/>
            <w:tcBorders>
              <w:top w:val="single" w:sz="4" w:space="0" w:color="auto"/>
              <w:left w:val="single" w:sz="4" w:space="0" w:color="auto"/>
              <w:bottom w:val="single" w:sz="4" w:space="0" w:color="auto"/>
              <w:right w:val="single" w:sz="4" w:space="0" w:color="auto"/>
            </w:tcBorders>
          </w:tcPr>
          <w:p w14:paraId="137ED798"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tcPr>
          <w:p w14:paraId="0421A31D" w14:textId="77777777" w:rsidR="00E36F0E" w:rsidRPr="000D0D7F" w:rsidRDefault="00E36F0E" w:rsidP="00E36F0E">
            <w:pPr>
              <w:rPr>
                <w:rFonts w:cs="Arial"/>
                <w:highlight w:val="yellow"/>
              </w:rPr>
            </w:pPr>
          </w:p>
        </w:tc>
      </w:tr>
      <w:tr w:rsidR="00E36F0E" w:rsidRPr="00C82768" w14:paraId="066776C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834025C"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6E4B48C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5934E851"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5DC15167" w14:textId="77777777" w:rsidR="00E36F0E" w:rsidRDefault="00393DC0" w:rsidP="00E36F0E">
            <w:r>
              <w:t>SyncApplink</w:t>
            </w:r>
          </w:p>
        </w:tc>
        <w:tc>
          <w:tcPr>
            <w:tcW w:w="1170" w:type="dxa"/>
            <w:tcBorders>
              <w:top w:val="single" w:sz="4" w:space="0" w:color="auto"/>
              <w:left w:val="single" w:sz="4" w:space="0" w:color="auto"/>
              <w:bottom w:val="single" w:sz="4" w:space="0" w:color="auto"/>
              <w:right w:val="single" w:sz="4" w:space="0" w:color="auto"/>
            </w:tcBorders>
          </w:tcPr>
          <w:p w14:paraId="5C5CBE6C"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tcPr>
          <w:p w14:paraId="6D02258D" w14:textId="77777777" w:rsidR="00E36F0E" w:rsidRPr="000D0D7F" w:rsidRDefault="00393DC0" w:rsidP="00E36F0E">
            <w:pPr>
              <w:rPr>
                <w:rFonts w:cs="Arial"/>
                <w:highlight w:val="yellow"/>
              </w:rPr>
            </w:pPr>
            <w:r w:rsidRPr="00D065BA">
              <w:rPr>
                <w:rFonts w:cs="Arial"/>
              </w:rPr>
              <w:t>Out of scope</w:t>
            </w:r>
          </w:p>
        </w:tc>
      </w:tr>
      <w:tr w:rsidR="00E36F0E" w:rsidRPr="00C82768" w14:paraId="46B0130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A448124"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411B1B8B"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47FC78B0"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3BAEE5EF" w14:textId="77777777" w:rsidR="00E36F0E" w:rsidRDefault="00393DC0" w:rsidP="00E36F0E">
            <w:r>
              <w:t>TcubCell</w:t>
            </w:r>
          </w:p>
        </w:tc>
        <w:tc>
          <w:tcPr>
            <w:tcW w:w="1170" w:type="dxa"/>
            <w:tcBorders>
              <w:top w:val="single" w:sz="4" w:space="0" w:color="auto"/>
              <w:left w:val="single" w:sz="4" w:space="0" w:color="auto"/>
              <w:bottom w:val="single" w:sz="4" w:space="0" w:color="auto"/>
              <w:right w:val="single" w:sz="4" w:space="0" w:color="auto"/>
            </w:tcBorders>
          </w:tcPr>
          <w:p w14:paraId="3FB7CE2D" w14:textId="77777777" w:rsidR="00E36F0E" w:rsidRDefault="00393DC0" w:rsidP="00E36F0E">
            <w:r>
              <w:t>0x5</w:t>
            </w:r>
          </w:p>
        </w:tc>
        <w:tc>
          <w:tcPr>
            <w:tcW w:w="3330" w:type="dxa"/>
            <w:tcBorders>
              <w:top w:val="single" w:sz="4" w:space="0" w:color="auto"/>
              <w:left w:val="single" w:sz="4" w:space="0" w:color="auto"/>
              <w:bottom w:val="single" w:sz="4" w:space="0" w:color="auto"/>
              <w:right w:val="single" w:sz="4" w:space="0" w:color="auto"/>
            </w:tcBorders>
          </w:tcPr>
          <w:p w14:paraId="096D71B6" w14:textId="77777777" w:rsidR="00E36F0E" w:rsidRPr="00167281" w:rsidRDefault="00393DC0" w:rsidP="00E36F0E">
            <w:pPr>
              <w:rPr>
                <w:rFonts w:cs="Arial"/>
              </w:rPr>
            </w:pPr>
            <w:r w:rsidRPr="00167281">
              <w:rPr>
                <w:rFonts w:cs="Arial"/>
              </w:rPr>
              <w:t>Applicable to AV vehicles Only</w:t>
            </w:r>
          </w:p>
        </w:tc>
      </w:tr>
      <w:tr w:rsidR="00E36F0E" w:rsidRPr="00C82768" w14:paraId="2BC16C4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BD6F16C"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2FF89C1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6F881E4D"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53FF5FEA" w14:textId="77777777" w:rsidR="00E36F0E" w:rsidRDefault="00393DC0" w:rsidP="00E36F0E">
            <w:r>
              <w:t>TcubWifi</w:t>
            </w:r>
          </w:p>
        </w:tc>
        <w:tc>
          <w:tcPr>
            <w:tcW w:w="1170" w:type="dxa"/>
            <w:tcBorders>
              <w:top w:val="single" w:sz="4" w:space="0" w:color="auto"/>
              <w:left w:val="single" w:sz="4" w:space="0" w:color="auto"/>
              <w:bottom w:val="single" w:sz="4" w:space="0" w:color="auto"/>
              <w:right w:val="single" w:sz="4" w:space="0" w:color="auto"/>
            </w:tcBorders>
          </w:tcPr>
          <w:p w14:paraId="070F7C3D" w14:textId="77777777" w:rsidR="00E36F0E" w:rsidRDefault="00393DC0" w:rsidP="00E36F0E">
            <w:r>
              <w:t>0x6</w:t>
            </w:r>
          </w:p>
        </w:tc>
        <w:tc>
          <w:tcPr>
            <w:tcW w:w="3330" w:type="dxa"/>
            <w:tcBorders>
              <w:top w:val="single" w:sz="4" w:space="0" w:color="auto"/>
              <w:left w:val="single" w:sz="4" w:space="0" w:color="auto"/>
              <w:bottom w:val="single" w:sz="4" w:space="0" w:color="auto"/>
              <w:right w:val="single" w:sz="4" w:space="0" w:color="auto"/>
            </w:tcBorders>
          </w:tcPr>
          <w:p w14:paraId="781DD6AC" w14:textId="77777777" w:rsidR="00E36F0E" w:rsidRPr="00167281" w:rsidRDefault="00393DC0" w:rsidP="00E36F0E">
            <w:pPr>
              <w:rPr>
                <w:rFonts w:cs="Arial"/>
              </w:rPr>
            </w:pPr>
            <w:r w:rsidRPr="00167281">
              <w:rPr>
                <w:rFonts w:cs="Arial"/>
              </w:rPr>
              <w:t>Applicable to AV vehicles Only</w:t>
            </w:r>
          </w:p>
        </w:tc>
      </w:tr>
      <w:tr w:rsidR="00E36F0E" w:rsidRPr="00C82768" w14:paraId="70A6C1F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6630FD8"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1163B294"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38C69AD4"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362E804C" w14:textId="77777777" w:rsidR="00E36F0E" w:rsidRPr="00D12484" w:rsidRDefault="00393DC0" w:rsidP="00E36F0E">
            <w:pPr>
              <w:rPr>
                <w:rFonts w:cs="Arial"/>
              </w:rPr>
            </w:pPr>
            <w:r>
              <w:rPr>
                <w:rFonts w:cs="Arial"/>
              </w:rPr>
              <w:t>Espm</w:t>
            </w:r>
            <w:r w:rsidRPr="00D12484">
              <w:rPr>
                <w:rFonts w:cs="Arial"/>
              </w:rPr>
              <w:t>Lan</w:t>
            </w:r>
          </w:p>
        </w:tc>
        <w:tc>
          <w:tcPr>
            <w:tcW w:w="1170" w:type="dxa"/>
            <w:tcBorders>
              <w:top w:val="single" w:sz="4" w:space="0" w:color="auto"/>
              <w:left w:val="single" w:sz="4" w:space="0" w:color="auto"/>
              <w:bottom w:val="single" w:sz="4" w:space="0" w:color="auto"/>
              <w:right w:val="single" w:sz="4" w:space="0" w:color="auto"/>
            </w:tcBorders>
          </w:tcPr>
          <w:p w14:paraId="30FCAFD0" w14:textId="77777777" w:rsidR="00E36F0E" w:rsidRPr="00D12484" w:rsidRDefault="00393DC0" w:rsidP="00E36F0E">
            <w:pPr>
              <w:rPr>
                <w:rFonts w:cs="Arial"/>
              </w:rPr>
            </w:pPr>
            <w:r w:rsidRPr="00D12484">
              <w:rPr>
                <w:rFonts w:cs="Arial"/>
              </w:rPr>
              <w:t>0x7</w:t>
            </w:r>
          </w:p>
        </w:tc>
        <w:tc>
          <w:tcPr>
            <w:tcW w:w="3330" w:type="dxa"/>
            <w:tcBorders>
              <w:top w:val="single" w:sz="4" w:space="0" w:color="auto"/>
              <w:left w:val="single" w:sz="4" w:space="0" w:color="auto"/>
              <w:bottom w:val="single" w:sz="4" w:space="0" w:color="auto"/>
              <w:right w:val="single" w:sz="4" w:space="0" w:color="auto"/>
            </w:tcBorders>
          </w:tcPr>
          <w:p w14:paraId="68F18DFC" w14:textId="77777777" w:rsidR="00E36F0E" w:rsidRPr="00167281" w:rsidRDefault="00393DC0" w:rsidP="00E36F0E">
            <w:pPr>
              <w:rPr>
                <w:rFonts w:cs="Arial"/>
              </w:rPr>
            </w:pPr>
            <w:r>
              <w:rPr>
                <w:rFonts w:cs="Arial"/>
              </w:rPr>
              <w:t>ESPM+ LAN</w:t>
            </w:r>
          </w:p>
          <w:p w14:paraId="15E0EB12" w14:textId="77777777" w:rsidR="00E36F0E" w:rsidRPr="00167281" w:rsidRDefault="00393DC0" w:rsidP="00E36F0E">
            <w:pPr>
              <w:rPr>
                <w:rFonts w:cs="Arial"/>
              </w:rPr>
            </w:pPr>
            <w:r w:rsidRPr="00167281">
              <w:rPr>
                <w:rFonts w:cs="Arial"/>
              </w:rPr>
              <w:lastRenderedPageBreak/>
              <w:t>Applicable to AV vehicles Only</w:t>
            </w:r>
          </w:p>
        </w:tc>
      </w:tr>
      <w:tr w:rsidR="00E36F0E" w:rsidRPr="00C82768" w14:paraId="0BC2DE4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86B216D"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50EE3B9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5E703C3C"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12C3AEBA" w14:textId="77777777" w:rsidR="00E36F0E" w:rsidRPr="00D12484" w:rsidRDefault="00393DC0" w:rsidP="00E36F0E">
            <w:pPr>
              <w:rPr>
                <w:rFonts w:cs="Arial"/>
              </w:rPr>
            </w:pPr>
            <w:r>
              <w:rPr>
                <w:rFonts w:cs="Arial"/>
              </w:rPr>
              <w:t>Ddsm</w:t>
            </w:r>
            <w:r w:rsidRPr="00D12484">
              <w:rPr>
                <w:rFonts w:cs="Arial"/>
              </w:rPr>
              <w:t>Lan</w:t>
            </w:r>
          </w:p>
        </w:tc>
        <w:tc>
          <w:tcPr>
            <w:tcW w:w="1170" w:type="dxa"/>
            <w:tcBorders>
              <w:top w:val="single" w:sz="4" w:space="0" w:color="auto"/>
              <w:left w:val="single" w:sz="4" w:space="0" w:color="auto"/>
              <w:bottom w:val="single" w:sz="4" w:space="0" w:color="auto"/>
              <w:right w:val="single" w:sz="4" w:space="0" w:color="auto"/>
            </w:tcBorders>
          </w:tcPr>
          <w:p w14:paraId="7812E2BE" w14:textId="77777777" w:rsidR="00E36F0E" w:rsidRPr="00D12484" w:rsidRDefault="00393DC0" w:rsidP="00E36F0E">
            <w:pPr>
              <w:rPr>
                <w:rFonts w:cs="Arial"/>
              </w:rPr>
            </w:pPr>
            <w:r w:rsidRPr="00D12484">
              <w:rPr>
                <w:rFonts w:cs="Arial"/>
              </w:rPr>
              <w:t>0x8</w:t>
            </w:r>
          </w:p>
        </w:tc>
        <w:tc>
          <w:tcPr>
            <w:tcW w:w="3330" w:type="dxa"/>
            <w:tcBorders>
              <w:top w:val="single" w:sz="4" w:space="0" w:color="auto"/>
              <w:left w:val="single" w:sz="4" w:space="0" w:color="auto"/>
              <w:bottom w:val="single" w:sz="4" w:space="0" w:color="auto"/>
              <w:right w:val="single" w:sz="4" w:space="0" w:color="auto"/>
            </w:tcBorders>
          </w:tcPr>
          <w:p w14:paraId="079196AD" w14:textId="77777777" w:rsidR="00E36F0E" w:rsidRDefault="00393DC0" w:rsidP="00E36F0E">
            <w:pPr>
              <w:rPr>
                <w:rFonts w:cs="Arial"/>
              </w:rPr>
            </w:pPr>
            <w:r>
              <w:rPr>
                <w:rFonts w:cs="Arial"/>
              </w:rPr>
              <w:t>DDSM LAN</w:t>
            </w:r>
            <w:r w:rsidRPr="00696E2B">
              <w:rPr>
                <w:rFonts w:cs="Arial"/>
              </w:rPr>
              <w:t xml:space="preserve"> </w:t>
            </w:r>
          </w:p>
          <w:p w14:paraId="774E23DD" w14:textId="77777777" w:rsidR="00E36F0E" w:rsidRPr="00696E2B" w:rsidRDefault="00393DC0" w:rsidP="00E36F0E">
            <w:pPr>
              <w:rPr>
                <w:rFonts w:cs="Arial"/>
              </w:rPr>
            </w:pPr>
            <w:r w:rsidRPr="00167281">
              <w:rPr>
                <w:rFonts w:cs="Arial"/>
              </w:rPr>
              <w:t>Applicable to AV vehicles Only</w:t>
            </w:r>
          </w:p>
        </w:tc>
      </w:tr>
      <w:tr w:rsidR="00E36F0E" w:rsidRPr="00C82768" w14:paraId="02774BA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DD53EF3"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08DCDA3B"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1BACB6C5"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4BEC52EC" w14:textId="77777777" w:rsidR="00E36F0E" w:rsidRPr="00D12484" w:rsidRDefault="00393DC0" w:rsidP="00E36F0E">
            <w:pPr>
              <w:rPr>
                <w:rFonts w:cs="Arial"/>
              </w:rPr>
            </w:pPr>
            <w:r w:rsidRPr="00D12484">
              <w:rPr>
                <w:rFonts w:cs="Arial"/>
              </w:rPr>
              <w:t>Error</w:t>
            </w:r>
          </w:p>
        </w:tc>
        <w:tc>
          <w:tcPr>
            <w:tcW w:w="1170" w:type="dxa"/>
            <w:tcBorders>
              <w:top w:val="single" w:sz="4" w:space="0" w:color="auto"/>
              <w:left w:val="single" w:sz="4" w:space="0" w:color="auto"/>
              <w:bottom w:val="single" w:sz="4" w:space="0" w:color="auto"/>
              <w:right w:val="single" w:sz="4" w:space="0" w:color="auto"/>
            </w:tcBorders>
          </w:tcPr>
          <w:p w14:paraId="4435F9C8" w14:textId="77777777" w:rsidR="00E36F0E" w:rsidRPr="00D12484" w:rsidRDefault="00393DC0" w:rsidP="00E36F0E">
            <w:pPr>
              <w:rPr>
                <w:rFonts w:cs="Arial"/>
              </w:rPr>
            </w:pPr>
            <w:r w:rsidRPr="00D12484">
              <w:rPr>
                <w:rFonts w:cs="Arial"/>
              </w:rPr>
              <w:t>0x9</w:t>
            </w:r>
          </w:p>
        </w:tc>
        <w:tc>
          <w:tcPr>
            <w:tcW w:w="3330" w:type="dxa"/>
            <w:tcBorders>
              <w:top w:val="single" w:sz="4" w:space="0" w:color="auto"/>
              <w:left w:val="single" w:sz="4" w:space="0" w:color="auto"/>
              <w:bottom w:val="single" w:sz="4" w:space="0" w:color="auto"/>
              <w:right w:val="single" w:sz="4" w:space="0" w:color="auto"/>
            </w:tcBorders>
          </w:tcPr>
          <w:p w14:paraId="65BC4386" w14:textId="77777777" w:rsidR="00E36F0E" w:rsidRPr="00D12484" w:rsidRDefault="00E36F0E" w:rsidP="00E36F0E">
            <w:pPr>
              <w:rPr>
                <w:rFonts w:cs="Arial"/>
              </w:rPr>
            </w:pPr>
          </w:p>
        </w:tc>
      </w:tr>
      <w:tr w:rsidR="00E36F0E" w:rsidRPr="00C82768" w14:paraId="6994964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59E8662"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1D963E57" w14:textId="77777777" w:rsidR="00E36F0E" w:rsidRDefault="00393DC0" w:rsidP="00E36F0E">
            <w:r>
              <w:t>vlanEndpointType</w:t>
            </w:r>
          </w:p>
        </w:tc>
        <w:tc>
          <w:tcPr>
            <w:tcW w:w="900" w:type="dxa"/>
            <w:tcBorders>
              <w:top w:val="single" w:sz="4" w:space="0" w:color="auto"/>
              <w:left w:val="single" w:sz="4" w:space="0" w:color="auto"/>
              <w:bottom w:val="single" w:sz="4" w:space="0" w:color="auto"/>
              <w:right w:val="single" w:sz="4" w:space="0" w:color="auto"/>
            </w:tcBorders>
          </w:tcPr>
          <w:p w14:paraId="27E246D4"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tcPr>
          <w:p w14:paraId="2EC407D6"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316D67E5"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4D379D26" w14:textId="77777777" w:rsidR="00E36F0E" w:rsidRPr="000D0D7F" w:rsidRDefault="00393DC0" w:rsidP="00E36F0E">
            <w:pPr>
              <w:rPr>
                <w:rFonts w:cs="Arial"/>
                <w:highlight w:val="yellow"/>
              </w:rPr>
            </w:pPr>
            <w:r w:rsidRPr="000D0D7F">
              <w:rPr>
                <w:rFonts w:cs="Arial"/>
                <w:szCs w:val="18"/>
                <w:shd w:val="clear" w:color="auto" w:fill="FFFFFF"/>
              </w:rPr>
              <w:t>VLAN Endpoint type</w:t>
            </w:r>
          </w:p>
        </w:tc>
      </w:tr>
      <w:tr w:rsidR="00E36F0E" w:rsidRPr="00C82768" w14:paraId="134A428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4568CC6"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07632D06"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02C2EF4A"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0B628E87" w14:textId="77777777" w:rsidR="00E36F0E" w:rsidRPr="00C82768" w:rsidRDefault="00393DC0" w:rsidP="00E36F0E">
            <w:r>
              <w:t>Host</w:t>
            </w:r>
          </w:p>
        </w:tc>
        <w:tc>
          <w:tcPr>
            <w:tcW w:w="1170" w:type="dxa"/>
            <w:tcBorders>
              <w:top w:val="single" w:sz="4" w:space="0" w:color="auto"/>
              <w:left w:val="single" w:sz="4" w:space="0" w:color="auto"/>
              <w:bottom w:val="single" w:sz="4" w:space="0" w:color="auto"/>
              <w:right w:val="single" w:sz="4" w:space="0" w:color="auto"/>
            </w:tcBorders>
          </w:tcPr>
          <w:p w14:paraId="5F027DB3"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tcPr>
          <w:p w14:paraId="7D9D36BF" w14:textId="77777777" w:rsidR="00E36F0E" w:rsidRPr="000D0D7F" w:rsidRDefault="00393DC0" w:rsidP="00E36F0E">
            <w:r w:rsidRPr="000D0D7F">
              <w:t>Host type endpoint</w:t>
            </w:r>
          </w:p>
        </w:tc>
      </w:tr>
      <w:tr w:rsidR="00E36F0E" w:rsidRPr="00C82768" w14:paraId="27A828E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2E75312"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1F6A9017"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56267ED2"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1DDC2E89" w14:textId="77777777" w:rsidR="00E36F0E" w:rsidRPr="00C82768" w:rsidRDefault="00393DC0" w:rsidP="00E36F0E">
            <w:r>
              <w:t>Gateway</w:t>
            </w:r>
          </w:p>
        </w:tc>
        <w:tc>
          <w:tcPr>
            <w:tcW w:w="1170" w:type="dxa"/>
            <w:tcBorders>
              <w:top w:val="single" w:sz="4" w:space="0" w:color="auto"/>
              <w:left w:val="single" w:sz="4" w:space="0" w:color="auto"/>
              <w:bottom w:val="single" w:sz="4" w:space="0" w:color="auto"/>
              <w:right w:val="single" w:sz="4" w:space="0" w:color="auto"/>
            </w:tcBorders>
          </w:tcPr>
          <w:p w14:paraId="22F1F4FE"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tcPr>
          <w:p w14:paraId="37508918" w14:textId="77777777" w:rsidR="00E36F0E" w:rsidRPr="000D0D7F" w:rsidRDefault="00393DC0" w:rsidP="00E36F0E">
            <w:r w:rsidRPr="000D0D7F">
              <w:t>Gateway type endpoint</w:t>
            </w:r>
          </w:p>
        </w:tc>
      </w:tr>
      <w:tr w:rsidR="00E36F0E" w:rsidRPr="00C82768" w14:paraId="7AB4AC94"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7934D3F7" w14:textId="77777777" w:rsidR="00E36F0E" w:rsidRPr="00C82768" w:rsidRDefault="00393DC0" w:rsidP="00E36F0E">
            <w:r w:rsidRPr="00C82768">
              <w:rPr>
                <w:b/>
              </w:rPr>
              <w:t>Response</w:t>
            </w:r>
          </w:p>
        </w:tc>
      </w:tr>
      <w:tr w:rsidR="00E36F0E" w:rsidRPr="00C82768" w14:paraId="1A11FA5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04DA1BB"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D422F11" w14:textId="77777777" w:rsidR="00E36F0E" w:rsidRPr="00C82768" w:rsidRDefault="00393DC0" w:rsidP="00E36F0E">
            <w:r>
              <w:t>pathId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F14787E"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F5F4F6B"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67686F3" w14:textId="77777777" w:rsidR="00E36F0E" w:rsidRPr="000D0D7F"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C23F244" w14:textId="77777777" w:rsidR="00E36F0E" w:rsidRPr="000D0D7F" w:rsidRDefault="00393DC0" w:rsidP="00E36F0E">
            <w:pPr>
              <w:rPr>
                <w:rFonts w:cs="Arial"/>
              </w:rPr>
            </w:pPr>
            <w:r w:rsidRPr="000D0D7F">
              <w:rPr>
                <w:rFonts w:cs="Arial"/>
                <w:shd w:val="clear" w:color="auto" w:fill="FFFFFF"/>
              </w:rPr>
              <w:t>Path Id used internally by CM</w:t>
            </w:r>
          </w:p>
        </w:tc>
      </w:tr>
      <w:tr w:rsidR="00E36F0E" w:rsidRPr="00C82768" w14:paraId="241A04D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EBCA036"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55B0697" w14:textId="77777777" w:rsidR="00E36F0E" w:rsidRPr="00C82768" w:rsidRDefault="00393DC0" w:rsidP="00E36F0E">
            <w:r>
              <w:t>vlanEndpointId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018B9ED"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FA1A896"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7CD8D7B" w14:textId="77777777" w:rsidR="00E36F0E" w:rsidRPr="000D0D7F"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3B9A5CA" w14:textId="77777777" w:rsidR="00E36F0E" w:rsidRPr="000D0D7F" w:rsidRDefault="00393DC0" w:rsidP="00E36F0E">
            <w:pPr>
              <w:rPr>
                <w:rFonts w:cs="Arial"/>
              </w:rPr>
            </w:pPr>
            <w:r w:rsidRPr="000D0D7F">
              <w:rPr>
                <w:rFonts w:cs="Arial"/>
                <w:shd w:val="clear" w:color="auto" w:fill="FFFFFF"/>
              </w:rPr>
              <w:t>Endpoint Id used internally by CM</w:t>
            </w:r>
          </w:p>
        </w:tc>
      </w:tr>
      <w:tr w:rsidR="00E36F0E" w:rsidRPr="00C82768" w14:paraId="758CD6C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538400A"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9FD7F40" w14:textId="77777777" w:rsidR="00E36F0E" w:rsidRPr="00C82768" w:rsidRDefault="00393DC0" w:rsidP="00E36F0E">
            <w:r>
              <w:t>VlanRet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D0775E4"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2429C26"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06D1C11" w14:textId="77777777" w:rsidR="00E36F0E" w:rsidRPr="00C82768"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4DAB635" w14:textId="77777777" w:rsidR="00E36F0E" w:rsidRPr="000D0D7F" w:rsidRDefault="00393DC0" w:rsidP="00E36F0E">
            <w:pPr>
              <w:rPr>
                <w:rFonts w:cs="Arial"/>
              </w:rPr>
            </w:pPr>
            <w:r w:rsidRPr="000D0D7F">
              <w:rPr>
                <w:rFonts w:cs="Arial"/>
                <w:shd w:val="clear" w:color="auto" w:fill="FFFFFF"/>
              </w:rPr>
              <w:t>Return code for command</w:t>
            </w:r>
          </w:p>
        </w:tc>
      </w:tr>
      <w:tr w:rsidR="00E36F0E" w:rsidRPr="00C82768" w14:paraId="6AE2095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719AEF2"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F595B8B"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219D75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466D130" w14:textId="77777777" w:rsidR="00E36F0E" w:rsidRPr="00C82768" w:rsidRDefault="00393DC0" w:rsidP="00E36F0E">
            <w:r>
              <w:t>VLAN_ERROR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773FB33" w14:textId="77777777" w:rsidR="00E36F0E" w:rsidRPr="00C82768"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778A86B" w14:textId="77777777" w:rsidR="00E36F0E" w:rsidRPr="000D0D7F" w:rsidRDefault="00E36F0E" w:rsidP="00E36F0E">
            <w:pPr>
              <w:rPr>
                <w:rFonts w:cs="Arial"/>
              </w:rPr>
            </w:pPr>
          </w:p>
        </w:tc>
      </w:tr>
      <w:tr w:rsidR="00E36F0E" w:rsidRPr="00C82768" w14:paraId="11F8F82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C8DC4E4"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5C7612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CE6040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F3586F8" w14:textId="77777777" w:rsidR="00E36F0E" w:rsidRPr="00C82768" w:rsidRDefault="00393DC0" w:rsidP="00E36F0E">
            <w:r>
              <w:t>VLAN_SUCCESS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3878654" w14:textId="77777777" w:rsidR="00E36F0E" w:rsidRPr="00C82768"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138FAC3" w14:textId="77777777" w:rsidR="00E36F0E" w:rsidRPr="000D0D7F" w:rsidRDefault="00E36F0E" w:rsidP="00E36F0E">
            <w:pPr>
              <w:rPr>
                <w:rFonts w:cs="Arial"/>
              </w:rPr>
            </w:pPr>
          </w:p>
        </w:tc>
      </w:tr>
      <w:tr w:rsidR="00E36F0E" w:rsidRPr="00C82768" w14:paraId="0D5FA92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7551743"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66A1B10" w14:textId="77777777" w:rsidR="00E36F0E" w:rsidRPr="00C82768" w:rsidRDefault="00393DC0" w:rsidP="00E36F0E">
            <w:r>
              <w:t>vlanName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F9D17B8"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8A3BEB0"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CD765C3" w14:textId="77777777" w:rsidR="00E36F0E" w:rsidRPr="00F1221C" w:rsidRDefault="00393DC0" w:rsidP="00E36F0E">
            <w:r w:rsidRPr="00F1221C">
              <w:t>Char Value:0-255</w:t>
            </w:r>
          </w:p>
          <w:p w14:paraId="1E67E566"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2D841C4" w14:textId="77777777" w:rsidR="00E36F0E" w:rsidRPr="000D0D7F" w:rsidRDefault="00393DC0" w:rsidP="00E36F0E">
            <w:pPr>
              <w:rPr>
                <w:rFonts w:cs="Arial"/>
              </w:rPr>
            </w:pPr>
            <w:r w:rsidRPr="000D0D7F">
              <w:rPr>
                <w:rFonts w:cs="Arial"/>
                <w:shd w:val="clear" w:color="auto" w:fill="FFFFFF"/>
              </w:rPr>
              <w:t>Unique Vlan name</w:t>
            </w:r>
          </w:p>
        </w:tc>
      </w:tr>
      <w:tr w:rsidR="00E36F0E" w:rsidRPr="00C82768" w14:paraId="7802AFA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9E96323"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98CF600" w14:textId="77777777" w:rsidR="00E36F0E" w:rsidRPr="00C82768" w:rsidRDefault="00393DC0" w:rsidP="00E36F0E">
            <w:r>
              <w:t>vlanId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FC6585C"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7388CB9"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F7B8419" w14:textId="77777777" w:rsidR="00E36F0E" w:rsidRPr="00F1221C" w:rsidRDefault="00393DC0" w:rsidP="00E36F0E">
            <w:r w:rsidRPr="00F1221C">
              <w:t>Char Value:0-255</w:t>
            </w:r>
          </w:p>
          <w:p w14:paraId="4087ACB1"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FF8D4A6" w14:textId="77777777" w:rsidR="00E36F0E" w:rsidRPr="000D0D7F" w:rsidRDefault="00393DC0" w:rsidP="00E36F0E">
            <w:pPr>
              <w:rPr>
                <w:rFonts w:cs="Arial"/>
              </w:rPr>
            </w:pPr>
            <w:r w:rsidRPr="000D0D7F">
              <w:rPr>
                <w:rFonts w:cs="Arial"/>
                <w:shd w:val="clear" w:color="auto" w:fill="FFFFFF"/>
              </w:rPr>
              <w:t>Unique Vlan Id</w:t>
            </w:r>
          </w:p>
        </w:tc>
      </w:tr>
      <w:tr w:rsidR="00E36F0E" w:rsidRPr="00C82768" w14:paraId="47A8E6A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A1A9C13"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9E2541B" w14:textId="77777777" w:rsidR="00E36F0E" w:rsidRDefault="00393DC0" w:rsidP="00E36F0E">
            <w:r>
              <w:t>ipV4Address</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AC1430F"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3367994"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BE30886" w14:textId="77777777" w:rsidR="00E36F0E" w:rsidRPr="00F1221C" w:rsidRDefault="00393DC0" w:rsidP="00E36F0E">
            <w:r w:rsidRPr="00F1221C">
              <w:t>Char Value:0-255</w:t>
            </w:r>
          </w:p>
          <w:p w14:paraId="1FCAA392"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BF1D5EE" w14:textId="77777777" w:rsidR="00E36F0E" w:rsidRPr="000D0D7F" w:rsidRDefault="00393DC0" w:rsidP="00E36F0E">
            <w:pPr>
              <w:rPr>
                <w:rFonts w:cs="Arial"/>
              </w:rPr>
            </w:pPr>
            <w:r w:rsidRPr="000D0D7F">
              <w:rPr>
                <w:rFonts w:cs="Arial"/>
                <w:shd w:val="clear" w:color="auto" w:fill="FFFFFF"/>
              </w:rPr>
              <w:t>VLAN IP Address</w:t>
            </w:r>
          </w:p>
        </w:tc>
      </w:tr>
    </w:tbl>
    <w:p w14:paraId="35A54A51" w14:textId="77777777" w:rsidR="00E36F0E" w:rsidRDefault="00E36F0E"/>
    <w:p w14:paraId="42091A36" w14:textId="79D38BB5" w:rsidR="00E36F0E" w:rsidRDefault="00393DC0" w:rsidP="00506E2F">
      <w:pPr>
        <w:pStyle w:val="Heading4"/>
      </w:pPr>
      <w:r w:rsidRPr="00B9479B">
        <w:t>MD-REQ-380259/A-VlanRemove</w:t>
      </w:r>
    </w:p>
    <w:p w14:paraId="04E5B088" w14:textId="77777777" w:rsidR="00E36F0E" w:rsidRPr="00804FBF"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removal of old VLAN configuration</w:t>
      </w:r>
      <w:r w:rsidRPr="00DF2AD3">
        <w:rPr>
          <w:rFonts w:cs="Arial"/>
        </w:rPr>
        <w:t xml:space="preserve">. </w:t>
      </w:r>
      <w:r>
        <w:rPr>
          <w:rFonts w:cs="Arial"/>
        </w:rPr>
        <w:t xml:space="preserve">WIR </w:t>
      </w:r>
      <w:r w:rsidRPr="00DF2AD3">
        <w:rPr>
          <w:rFonts w:cs="Arial"/>
        </w:rPr>
        <w:t>also uses this API for its response.</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1D0D05C6"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7AB21643" w14:textId="77777777" w:rsidR="00E36F0E" w:rsidRPr="00C82768" w:rsidRDefault="00E36F0E" w:rsidP="00E36F0E">
            <w:pPr>
              <w:spacing w:line="256" w:lineRule="auto"/>
              <w:rPr>
                <w:sz w:val="8"/>
              </w:rPr>
            </w:pPr>
          </w:p>
        </w:tc>
      </w:tr>
      <w:tr w:rsidR="00E36F0E" w:rsidRPr="00C82768" w14:paraId="07313A99"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17A3331B"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6AEC52CC" w14:textId="77777777" w:rsidR="00E36F0E" w:rsidRPr="00C82768" w:rsidRDefault="00393DC0" w:rsidP="00E36F0E">
            <w:pPr>
              <w:spacing w:line="256" w:lineRule="auto"/>
            </w:pPr>
            <w:r w:rsidRPr="00DA32BB">
              <w:t>One-Shot (</w:t>
            </w:r>
            <w:r>
              <w:t>A-Synch)</w:t>
            </w:r>
          </w:p>
        </w:tc>
      </w:tr>
      <w:tr w:rsidR="00E36F0E" w:rsidRPr="00C82768" w14:paraId="0253F7D0"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06A1B502"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04A9D4C3" w14:textId="77777777" w:rsidR="00E36F0E" w:rsidRPr="00C82768" w:rsidRDefault="00393DC0" w:rsidP="00E36F0E">
            <w:pPr>
              <w:spacing w:line="256" w:lineRule="auto"/>
            </w:pPr>
            <w:r w:rsidRPr="00C82768">
              <w:t>Default</w:t>
            </w:r>
          </w:p>
        </w:tc>
      </w:tr>
      <w:tr w:rsidR="00E36F0E" w:rsidRPr="00C82768" w14:paraId="1E22A077"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6A56982A"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1718668B" w14:textId="77777777" w:rsidR="00E36F0E" w:rsidRPr="00C82768" w:rsidRDefault="00393DC0" w:rsidP="00E36F0E">
            <w:pPr>
              <w:spacing w:line="256" w:lineRule="auto"/>
            </w:pPr>
            <w:r w:rsidRPr="00C82768">
              <w:t>No</w:t>
            </w:r>
          </w:p>
        </w:tc>
      </w:tr>
      <w:tr w:rsidR="00E36F0E" w:rsidRPr="00C82768" w14:paraId="17FE0B13"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3172B106" w14:textId="77777777" w:rsidR="00E36F0E" w:rsidRPr="00C82768" w:rsidRDefault="00E36F0E" w:rsidP="00E36F0E">
            <w:pPr>
              <w:spacing w:line="256" w:lineRule="auto"/>
              <w:rPr>
                <w:sz w:val="8"/>
              </w:rPr>
            </w:pPr>
          </w:p>
        </w:tc>
      </w:tr>
      <w:tr w:rsidR="00E36F0E" w:rsidRPr="00C82768" w14:paraId="67B439D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07FB8DDB"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587DB5A4"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69AE3F6C"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CC4132F"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920E310"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DB3D9B8" w14:textId="77777777" w:rsidR="00E36F0E" w:rsidRPr="00C82768" w:rsidRDefault="00393DC0" w:rsidP="00E36F0E">
            <w:pPr>
              <w:rPr>
                <w:b/>
              </w:rPr>
            </w:pPr>
            <w:r w:rsidRPr="00C82768">
              <w:rPr>
                <w:b/>
              </w:rPr>
              <w:t>Description</w:t>
            </w:r>
          </w:p>
        </w:tc>
      </w:tr>
      <w:tr w:rsidR="00E36F0E" w:rsidRPr="00C82768" w14:paraId="0889E3C3"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081AD5D4" w14:textId="77777777" w:rsidR="00E36F0E" w:rsidRPr="00C82768" w:rsidRDefault="00393DC0" w:rsidP="00E36F0E">
            <w:pPr>
              <w:rPr>
                <w:b/>
              </w:rPr>
            </w:pPr>
            <w:r w:rsidRPr="00C82768">
              <w:rPr>
                <w:b/>
              </w:rPr>
              <w:t>Request</w:t>
            </w:r>
          </w:p>
        </w:tc>
      </w:tr>
      <w:tr w:rsidR="00E36F0E" w:rsidRPr="00C82768" w14:paraId="2FC0713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CF356BB"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hideMark/>
          </w:tcPr>
          <w:p w14:paraId="0E5301D4" w14:textId="77777777" w:rsidR="00E36F0E" w:rsidRPr="00C82768" w:rsidRDefault="00393DC0" w:rsidP="00E36F0E">
            <w:r>
              <w:t>pathId</w:t>
            </w:r>
          </w:p>
        </w:tc>
        <w:tc>
          <w:tcPr>
            <w:tcW w:w="900" w:type="dxa"/>
            <w:tcBorders>
              <w:top w:val="single" w:sz="4" w:space="0" w:color="auto"/>
              <w:left w:val="single" w:sz="4" w:space="0" w:color="auto"/>
              <w:bottom w:val="single" w:sz="4" w:space="0" w:color="auto"/>
              <w:right w:val="single" w:sz="4" w:space="0" w:color="auto"/>
            </w:tcBorders>
            <w:hideMark/>
          </w:tcPr>
          <w:p w14:paraId="2179D6D8"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hideMark/>
          </w:tcPr>
          <w:p w14:paraId="5A33D21E"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hideMark/>
          </w:tcPr>
          <w:p w14:paraId="1110A4D7" w14:textId="77777777" w:rsidR="00E36F0E" w:rsidRPr="000D0D7F"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hideMark/>
          </w:tcPr>
          <w:p w14:paraId="46907AB6" w14:textId="77777777" w:rsidR="00E36F0E" w:rsidRPr="000D0D7F" w:rsidRDefault="00393DC0" w:rsidP="00E36F0E">
            <w:pPr>
              <w:rPr>
                <w:rFonts w:cs="Arial"/>
              </w:rPr>
            </w:pPr>
            <w:r w:rsidRPr="000D0D7F">
              <w:rPr>
                <w:rFonts w:cs="Arial"/>
                <w:szCs w:val="18"/>
                <w:shd w:val="clear" w:color="auto" w:fill="FFFFFF"/>
              </w:rPr>
              <w:t>Path Id used internally by CM</w:t>
            </w:r>
          </w:p>
        </w:tc>
      </w:tr>
      <w:tr w:rsidR="00E36F0E" w:rsidRPr="00C82768" w14:paraId="70C7604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4C3D6F9"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681AC454" w14:textId="77777777" w:rsidR="00E36F0E" w:rsidRPr="00C82768" w:rsidRDefault="00393DC0" w:rsidP="00E36F0E">
            <w:r>
              <w:t>vlanEndpointId</w:t>
            </w:r>
          </w:p>
        </w:tc>
        <w:tc>
          <w:tcPr>
            <w:tcW w:w="900" w:type="dxa"/>
            <w:tcBorders>
              <w:top w:val="single" w:sz="4" w:space="0" w:color="auto"/>
              <w:left w:val="single" w:sz="4" w:space="0" w:color="auto"/>
              <w:bottom w:val="single" w:sz="4" w:space="0" w:color="auto"/>
              <w:right w:val="single" w:sz="4" w:space="0" w:color="auto"/>
            </w:tcBorders>
          </w:tcPr>
          <w:p w14:paraId="65EABB5B"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tcPr>
          <w:p w14:paraId="79228106"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3BBCC3C2" w14:textId="77777777" w:rsidR="00E36F0E" w:rsidRPr="000D0D7F"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tcPr>
          <w:p w14:paraId="53AEB7A0" w14:textId="77777777" w:rsidR="00E36F0E" w:rsidRPr="000D0D7F" w:rsidRDefault="00393DC0" w:rsidP="00E36F0E">
            <w:pPr>
              <w:rPr>
                <w:rFonts w:cs="Arial"/>
              </w:rPr>
            </w:pPr>
            <w:r w:rsidRPr="000D0D7F">
              <w:rPr>
                <w:rFonts w:cs="Arial"/>
                <w:szCs w:val="18"/>
                <w:shd w:val="clear" w:color="auto" w:fill="FFFFFF"/>
              </w:rPr>
              <w:t>Endpoint Id used internally by CM</w:t>
            </w:r>
          </w:p>
        </w:tc>
      </w:tr>
      <w:tr w:rsidR="00E36F0E" w:rsidRPr="00C82768" w14:paraId="59CAF13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BC52D88"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467074A0" w14:textId="77777777" w:rsidR="00E36F0E" w:rsidRPr="00C82768" w:rsidRDefault="00393DC0" w:rsidP="00E36F0E">
            <w:r>
              <w:t>vlanName</w:t>
            </w:r>
          </w:p>
        </w:tc>
        <w:tc>
          <w:tcPr>
            <w:tcW w:w="900" w:type="dxa"/>
            <w:tcBorders>
              <w:top w:val="single" w:sz="4" w:space="0" w:color="auto"/>
              <w:left w:val="single" w:sz="4" w:space="0" w:color="auto"/>
              <w:bottom w:val="single" w:sz="4" w:space="0" w:color="auto"/>
              <w:right w:val="single" w:sz="4" w:space="0" w:color="auto"/>
            </w:tcBorders>
          </w:tcPr>
          <w:p w14:paraId="6336FD22"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4F99E77A"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5E522343" w14:textId="77777777" w:rsidR="00E36F0E" w:rsidRPr="00F1221C" w:rsidRDefault="00393DC0" w:rsidP="00E36F0E">
            <w:r w:rsidRPr="00F1221C">
              <w:t>Char Value:0-255</w:t>
            </w:r>
          </w:p>
          <w:p w14:paraId="101FA96B" w14:textId="77777777" w:rsidR="00E36F0E" w:rsidRPr="00751E32" w:rsidRDefault="00393DC0" w:rsidP="00E36F0E">
            <w:pPr>
              <w:rPr>
                <w:highlight w:val="yellow"/>
              </w:rPr>
            </w:pPr>
            <w:r w:rsidRPr="00F1221C">
              <w:lastRenderedPageBreak/>
              <w:t>No String length limit</w:t>
            </w:r>
          </w:p>
        </w:tc>
        <w:tc>
          <w:tcPr>
            <w:tcW w:w="3330" w:type="dxa"/>
            <w:tcBorders>
              <w:top w:val="single" w:sz="4" w:space="0" w:color="auto"/>
              <w:left w:val="single" w:sz="4" w:space="0" w:color="auto"/>
              <w:bottom w:val="single" w:sz="4" w:space="0" w:color="auto"/>
              <w:right w:val="single" w:sz="4" w:space="0" w:color="auto"/>
            </w:tcBorders>
          </w:tcPr>
          <w:p w14:paraId="29B32CD0" w14:textId="77777777" w:rsidR="00E36F0E" w:rsidRPr="000D0D7F" w:rsidRDefault="00393DC0" w:rsidP="00E36F0E">
            <w:pPr>
              <w:rPr>
                <w:rFonts w:cs="Arial"/>
              </w:rPr>
            </w:pPr>
            <w:r w:rsidRPr="000D0D7F">
              <w:rPr>
                <w:rFonts w:cs="Arial"/>
                <w:szCs w:val="18"/>
                <w:shd w:val="clear" w:color="auto" w:fill="FFFFFF"/>
              </w:rPr>
              <w:lastRenderedPageBreak/>
              <w:t>Unique Vlan name</w:t>
            </w:r>
          </w:p>
        </w:tc>
      </w:tr>
      <w:tr w:rsidR="00E36F0E" w:rsidRPr="00C82768" w14:paraId="1752A9E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994BA06"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39B1595D" w14:textId="77777777" w:rsidR="00E36F0E" w:rsidRPr="00C82768" w:rsidRDefault="00393DC0" w:rsidP="00E36F0E">
            <w:r>
              <w:t>vlanId</w:t>
            </w:r>
          </w:p>
        </w:tc>
        <w:tc>
          <w:tcPr>
            <w:tcW w:w="900" w:type="dxa"/>
            <w:tcBorders>
              <w:top w:val="single" w:sz="4" w:space="0" w:color="auto"/>
              <w:left w:val="single" w:sz="4" w:space="0" w:color="auto"/>
              <w:bottom w:val="single" w:sz="4" w:space="0" w:color="auto"/>
              <w:right w:val="single" w:sz="4" w:space="0" w:color="auto"/>
            </w:tcBorders>
          </w:tcPr>
          <w:p w14:paraId="63BE0ED0"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0D4B2D17"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180D7192" w14:textId="77777777" w:rsidR="00E36F0E" w:rsidRPr="00F1221C" w:rsidRDefault="00393DC0" w:rsidP="00E36F0E">
            <w:r w:rsidRPr="00F1221C">
              <w:t>Char Value:0-255</w:t>
            </w:r>
          </w:p>
          <w:p w14:paraId="56CAB9F1"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3A4C2C77" w14:textId="77777777" w:rsidR="00E36F0E" w:rsidRPr="000D0D7F" w:rsidRDefault="00393DC0" w:rsidP="00E36F0E">
            <w:pPr>
              <w:rPr>
                <w:rFonts w:cs="Arial"/>
              </w:rPr>
            </w:pPr>
            <w:r w:rsidRPr="000D0D7F">
              <w:rPr>
                <w:rFonts w:cs="Arial"/>
                <w:szCs w:val="18"/>
                <w:shd w:val="clear" w:color="auto" w:fill="FFFFFF"/>
              </w:rPr>
              <w:t>Unique Vlan Id</w:t>
            </w:r>
          </w:p>
        </w:tc>
      </w:tr>
      <w:tr w:rsidR="00E36F0E" w:rsidRPr="00C82768" w14:paraId="461089C2"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594BA547" w14:textId="77777777" w:rsidR="00E36F0E" w:rsidRPr="00C82768" w:rsidRDefault="00393DC0" w:rsidP="00E36F0E">
            <w:r w:rsidRPr="00C82768">
              <w:rPr>
                <w:b/>
              </w:rPr>
              <w:t>Response</w:t>
            </w:r>
          </w:p>
        </w:tc>
      </w:tr>
      <w:tr w:rsidR="00E36F0E" w:rsidRPr="00C82768" w14:paraId="00DE2EC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3819FB6"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ED8C07E" w14:textId="77777777" w:rsidR="00E36F0E" w:rsidRPr="00C82768" w:rsidRDefault="00393DC0" w:rsidP="00E36F0E">
            <w:r>
              <w:t>pathId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C5D5E2A"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4F25A89"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087F531" w14:textId="77777777" w:rsidR="00E36F0E" w:rsidRPr="000D0D7F"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AD60DD9" w14:textId="77777777" w:rsidR="00E36F0E" w:rsidRPr="000D0D7F" w:rsidRDefault="00393DC0" w:rsidP="00E36F0E">
            <w:pPr>
              <w:rPr>
                <w:rFonts w:cs="Arial"/>
                <w:szCs w:val="20"/>
              </w:rPr>
            </w:pPr>
            <w:r w:rsidRPr="000D0D7F">
              <w:rPr>
                <w:rFonts w:cs="Arial"/>
                <w:szCs w:val="20"/>
                <w:shd w:val="clear" w:color="auto" w:fill="FFFFFF"/>
              </w:rPr>
              <w:t>Path Id used internally by CM</w:t>
            </w:r>
          </w:p>
        </w:tc>
      </w:tr>
      <w:tr w:rsidR="00E36F0E" w:rsidRPr="00C82768" w14:paraId="22034E3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6B456F0"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F781134" w14:textId="77777777" w:rsidR="00E36F0E" w:rsidRPr="00C82768" w:rsidRDefault="00393DC0" w:rsidP="00E36F0E">
            <w:r>
              <w:t>vlanEndpointId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C38B8EE"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71B4F6A"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DC25DE4" w14:textId="77777777" w:rsidR="00E36F0E" w:rsidRPr="000D0D7F"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498B922" w14:textId="77777777" w:rsidR="00E36F0E" w:rsidRPr="000D0D7F" w:rsidRDefault="00393DC0" w:rsidP="00E36F0E">
            <w:pPr>
              <w:rPr>
                <w:rFonts w:cs="Arial"/>
                <w:szCs w:val="20"/>
              </w:rPr>
            </w:pPr>
            <w:r w:rsidRPr="000D0D7F">
              <w:rPr>
                <w:rFonts w:cs="Arial"/>
                <w:szCs w:val="20"/>
                <w:shd w:val="clear" w:color="auto" w:fill="FFFFFF"/>
              </w:rPr>
              <w:t>Endpoint Id used internally by CM</w:t>
            </w:r>
          </w:p>
        </w:tc>
      </w:tr>
      <w:tr w:rsidR="00E36F0E" w:rsidRPr="00C82768" w14:paraId="623F6F6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3DCF117"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E1A0061" w14:textId="77777777" w:rsidR="00E36F0E" w:rsidRPr="00C82768" w:rsidRDefault="00393DC0" w:rsidP="00E36F0E">
            <w:r>
              <w:t>VlanRet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68D8159"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DA813C4"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40B1746" w14:textId="77777777" w:rsidR="00E36F0E" w:rsidRPr="00C82768"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888C6CC" w14:textId="77777777" w:rsidR="00E36F0E" w:rsidRPr="000D0D7F" w:rsidRDefault="00393DC0" w:rsidP="00E36F0E">
            <w:pPr>
              <w:rPr>
                <w:rFonts w:cs="Arial"/>
                <w:szCs w:val="20"/>
              </w:rPr>
            </w:pPr>
            <w:r w:rsidRPr="000D0D7F">
              <w:rPr>
                <w:rFonts w:cs="Arial"/>
                <w:szCs w:val="20"/>
                <w:shd w:val="clear" w:color="auto" w:fill="FFFFFF"/>
              </w:rPr>
              <w:t>Return code for command</w:t>
            </w:r>
          </w:p>
        </w:tc>
      </w:tr>
      <w:tr w:rsidR="00E36F0E" w:rsidRPr="00C82768" w14:paraId="242E253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6A0ABF6"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CF1E065"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63A6F5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ACE1E9E" w14:textId="77777777" w:rsidR="00E36F0E" w:rsidRPr="00C82768" w:rsidRDefault="00393DC0" w:rsidP="00E36F0E">
            <w:r>
              <w:t>VLAN_ERROR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0796E4A" w14:textId="77777777" w:rsidR="00E36F0E" w:rsidRPr="00C82768"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D88CD06" w14:textId="77777777" w:rsidR="00E36F0E" w:rsidRPr="000D0D7F" w:rsidRDefault="00E36F0E" w:rsidP="00E36F0E">
            <w:pPr>
              <w:rPr>
                <w:rFonts w:cs="Arial"/>
                <w:szCs w:val="20"/>
              </w:rPr>
            </w:pPr>
          </w:p>
        </w:tc>
      </w:tr>
      <w:tr w:rsidR="00E36F0E" w:rsidRPr="00C82768" w14:paraId="6AEF7C0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95768A2"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955CFAA"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C0C8B2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843C55E" w14:textId="77777777" w:rsidR="00E36F0E" w:rsidRPr="00C82768" w:rsidRDefault="00393DC0" w:rsidP="00E36F0E">
            <w:r>
              <w:t>VLAN_SUCCESS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AF76B69" w14:textId="77777777" w:rsidR="00E36F0E" w:rsidRPr="00C82768"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0E060D3" w14:textId="77777777" w:rsidR="00E36F0E" w:rsidRPr="000D0D7F" w:rsidRDefault="00E36F0E" w:rsidP="00E36F0E">
            <w:pPr>
              <w:rPr>
                <w:rFonts w:cs="Arial"/>
                <w:szCs w:val="20"/>
              </w:rPr>
            </w:pPr>
          </w:p>
        </w:tc>
      </w:tr>
      <w:tr w:rsidR="00E36F0E" w:rsidRPr="00C82768" w14:paraId="4446F02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0752E39"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A7AFDED" w14:textId="77777777" w:rsidR="00E36F0E" w:rsidRPr="00C82768" w:rsidRDefault="00393DC0" w:rsidP="00E36F0E">
            <w:r>
              <w:t>vlanName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B6C2FEF"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077CA11"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E8FAF10" w14:textId="77777777" w:rsidR="00E36F0E" w:rsidRPr="00F1221C" w:rsidRDefault="00393DC0" w:rsidP="00E36F0E">
            <w:r w:rsidRPr="00F1221C">
              <w:t>Char Value:0-255</w:t>
            </w:r>
          </w:p>
          <w:p w14:paraId="493BDE31"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8C7CE6D" w14:textId="77777777" w:rsidR="00E36F0E" w:rsidRPr="000D0D7F" w:rsidRDefault="00393DC0" w:rsidP="00E36F0E">
            <w:pPr>
              <w:rPr>
                <w:rFonts w:cs="Arial"/>
                <w:szCs w:val="20"/>
              </w:rPr>
            </w:pPr>
            <w:r w:rsidRPr="000D0D7F">
              <w:rPr>
                <w:rFonts w:cs="Arial"/>
                <w:szCs w:val="20"/>
                <w:shd w:val="clear" w:color="auto" w:fill="FFFFFF"/>
              </w:rPr>
              <w:t>Unique Vlan name</w:t>
            </w:r>
          </w:p>
        </w:tc>
      </w:tr>
      <w:tr w:rsidR="00E36F0E" w:rsidRPr="00C82768" w14:paraId="6EDC4DF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0781016"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90E08DD" w14:textId="77777777" w:rsidR="00E36F0E" w:rsidRPr="00C82768" w:rsidRDefault="00393DC0" w:rsidP="00E36F0E">
            <w:r>
              <w:t>vlanId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A76DD47"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D13C235"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A0E6E27" w14:textId="77777777" w:rsidR="00E36F0E" w:rsidRPr="00F1221C" w:rsidRDefault="00393DC0" w:rsidP="00E36F0E">
            <w:r w:rsidRPr="00F1221C">
              <w:t>Char Value:0-255</w:t>
            </w:r>
          </w:p>
          <w:p w14:paraId="16A4B499"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7B110BF" w14:textId="77777777" w:rsidR="00E36F0E" w:rsidRPr="000D0D7F" w:rsidRDefault="00393DC0" w:rsidP="00E36F0E">
            <w:pPr>
              <w:rPr>
                <w:rFonts w:cs="Arial"/>
                <w:szCs w:val="20"/>
              </w:rPr>
            </w:pPr>
            <w:r w:rsidRPr="000D0D7F">
              <w:rPr>
                <w:rFonts w:cs="Arial"/>
                <w:szCs w:val="20"/>
                <w:shd w:val="clear" w:color="auto" w:fill="FFFFFF"/>
              </w:rPr>
              <w:t>Unique Vlan Id</w:t>
            </w:r>
          </w:p>
        </w:tc>
      </w:tr>
    </w:tbl>
    <w:p w14:paraId="0323501F" w14:textId="74920BB7" w:rsidR="00E36F0E" w:rsidRDefault="00393DC0" w:rsidP="00506E2F">
      <w:pPr>
        <w:pStyle w:val="Heading4"/>
      </w:pPr>
      <w:r w:rsidRPr="00B9479B">
        <w:t>MD-REQ-380260/A-VlanLink</w:t>
      </w:r>
    </w:p>
    <w:p w14:paraId="3AEE5C3E" w14:textId="77777777" w:rsidR="00E36F0E" w:rsidRPr="00804FBF"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link VLAN</w:t>
      </w:r>
      <w:r w:rsidRPr="00DF2AD3">
        <w:rPr>
          <w:rFonts w:cs="Arial"/>
        </w:rPr>
        <w:t xml:space="preserve">. </w:t>
      </w:r>
      <w:r>
        <w:rPr>
          <w:rFonts w:cs="Arial"/>
        </w:rPr>
        <w:t xml:space="preserve">WIR </w:t>
      </w:r>
      <w:r w:rsidRPr="00DF2AD3">
        <w:rPr>
          <w:rFonts w:cs="Arial"/>
        </w:rPr>
        <w:t>also uses this API for its response.</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1D6ADEA7"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655588B8" w14:textId="77777777" w:rsidR="00E36F0E" w:rsidRPr="00C82768" w:rsidRDefault="00E36F0E" w:rsidP="00E36F0E">
            <w:pPr>
              <w:spacing w:line="256" w:lineRule="auto"/>
              <w:rPr>
                <w:sz w:val="8"/>
              </w:rPr>
            </w:pPr>
          </w:p>
        </w:tc>
      </w:tr>
      <w:tr w:rsidR="00E36F0E" w:rsidRPr="00C82768" w14:paraId="164EC5FD"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27EC5E0C"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31E0C0BC" w14:textId="77777777" w:rsidR="00E36F0E" w:rsidRPr="00C82768" w:rsidRDefault="00393DC0" w:rsidP="00E36F0E">
            <w:pPr>
              <w:spacing w:line="256" w:lineRule="auto"/>
            </w:pPr>
            <w:r w:rsidRPr="00DA32BB">
              <w:t>One-Shot (</w:t>
            </w:r>
            <w:r>
              <w:t>A-Synch)</w:t>
            </w:r>
          </w:p>
        </w:tc>
      </w:tr>
      <w:tr w:rsidR="00E36F0E" w:rsidRPr="00C82768" w14:paraId="3CC2D1E1"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670E3EA5"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28862193" w14:textId="77777777" w:rsidR="00E36F0E" w:rsidRPr="00C82768" w:rsidRDefault="00393DC0" w:rsidP="00E36F0E">
            <w:pPr>
              <w:spacing w:line="256" w:lineRule="auto"/>
            </w:pPr>
            <w:r w:rsidRPr="00C82768">
              <w:t>Default</w:t>
            </w:r>
          </w:p>
        </w:tc>
      </w:tr>
      <w:tr w:rsidR="00E36F0E" w:rsidRPr="00C82768" w14:paraId="3886515B"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18FA7789"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5BC89198" w14:textId="77777777" w:rsidR="00E36F0E" w:rsidRPr="00C82768" w:rsidRDefault="00393DC0" w:rsidP="00E36F0E">
            <w:pPr>
              <w:spacing w:line="256" w:lineRule="auto"/>
            </w:pPr>
            <w:r w:rsidRPr="00C82768">
              <w:t>No</w:t>
            </w:r>
          </w:p>
        </w:tc>
      </w:tr>
      <w:tr w:rsidR="00E36F0E" w:rsidRPr="00C82768" w14:paraId="5B341CD7"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13EBE16F" w14:textId="77777777" w:rsidR="00E36F0E" w:rsidRPr="00C82768" w:rsidRDefault="00E36F0E" w:rsidP="00E36F0E">
            <w:pPr>
              <w:spacing w:line="256" w:lineRule="auto"/>
              <w:rPr>
                <w:sz w:val="8"/>
              </w:rPr>
            </w:pPr>
          </w:p>
        </w:tc>
      </w:tr>
      <w:tr w:rsidR="00E36F0E" w:rsidRPr="00C82768" w14:paraId="735B362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794342D0"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2467162F"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21CABCDA"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9BBBE60"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2835825"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3D9533D" w14:textId="77777777" w:rsidR="00E36F0E" w:rsidRPr="00C82768" w:rsidRDefault="00393DC0" w:rsidP="00E36F0E">
            <w:pPr>
              <w:rPr>
                <w:b/>
              </w:rPr>
            </w:pPr>
            <w:r w:rsidRPr="00C82768">
              <w:rPr>
                <w:b/>
              </w:rPr>
              <w:t>Description</w:t>
            </w:r>
          </w:p>
        </w:tc>
      </w:tr>
      <w:tr w:rsidR="00E36F0E" w:rsidRPr="00C82768" w14:paraId="72B252E8"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0D39850F" w14:textId="77777777" w:rsidR="00E36F0E" w:rsidRPr="00C82768" w:rsidRDefault="00393DC0" w:rsidP="00E36F0E">
            <w:pPr>
              <w:rPr>
                <w:b/>
              </w:rPr>
            </w:pPr>
            <w:r w:rsidRPr="00C82768">
              <w:rPr>
                <w:b/>
              </w:rPr>
              <w:t>Request</w:t>
            </w:r>
          </w:p>
        </w:tc>
      </w:tr>
      <w:tr w:rsidR="00E36F0E" w:rsidRPr="00C82768" w14:paraId="6CAA21A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E2392E8"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hideMark/>
          </w:tcPr>
          <w:p w14:paraId="75C7953C" w14:textId="77777777" w:rsidR="00E36F0E" w:rsidRPr="00C82768" w:rsidRDefault="00393DC0" w:rsidP="00E36F0E">
            <w:r>
              <w:t>pathId</w:t>
            </w:r>
          </w:p>
        </w:tc>
        <w:tc>
          <w:tcPr>
            <w:tcW w:w="900" w:type="dxa"/>
            <w:tcBorders>
              <w:top w:val="single" w:sz="4" w:space="0" w:color="auto"/>
              <w:left w:val="single" w:sz="4" w:space="0" w:color="auto"/>
              <w:bottom w:val="single" w:sz="4" w:space="0" w:color="auto"/>
              <w:right w:val="single" w:sz="4" w:space="0" w:color="auto"/>
            </w:tcBorders>
            <w:hideMark/>
          </w:tcPr>
          <w:p w14:paraId="04B51F87"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hideMark/>
          </w:tcPr>
          <w:p w14:paraId="338733EB"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hideMark/>
          </w:tcPr>
          <w:p w14:paraId="64DF88D9" w14:textId="77777777" w:rsidR="00E36F0E" w:rsidRPr="000D0D7F"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hideMark/>
          </w:tcPr>
          <w:p w14:paraId="6E91DBCC" w14:textId="77777777" w:rsidR="00E36F0E" w:rsidRPr="000D0D7F" w:rsidRDefault="00393DC0" w:rsidP="00E36F0E">
            <w:pPr>
              <w:rPr>
                <w:rFonts w:cs="Arial"/>
              </w:rPr>
            </w:pPr>
            <w:r w:rsidRPr="000D0D7F">
              <w:rPr>
                <w:rFonts w:cs="Arial"/>
                <w:szCs w:val="18"/>
                <w:shd w:val="clear" w:color="auto" w:fill="FFFFFF"/>
              </w:rPr>
              <w:t>Path Id used internally by CM</w:t>
            </w:r>
          </w:p>
        </w:tc>
      </w:tr>
      <w:tr w:rsidR="00E36F0E" w:rsidRPr="00C82768" w14:paraId="7BE13C7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5DB2B16"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5410D637" w14:textId="77777777" w:rsidR="00E36F0E" w:rsidRPr="00C82768" w:rsidRDefault="00393DC0" w:rsidP="00E36F0E">
            <w:r>
              <w:t>vlanEndpointId</w:t>
            </w:r>
          </w:p>
        </w:tc>
        <w:tc>
          <w:tcPr>
            <w:tcW w:w="900" w:type="dxa"/>
            <w:tcBorders>
              <w:top w:val="single" w:sz="4" w:space="0" w:color="auto"/>
              <w:left w:val="single" w:sz="4" w:space="0" w:color="auto"/>
              <w:bottom w:val="single" w:sz="4" w:space="0" w:color="auto"/>
              <w:right w:val="single" w:sz="4" w:space="0" w:color="auto"/>
            </w:tcBorders>
          </w:tcPr>
          <w:p w14:paraId="24F6D30D"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tcPr>
          <w:p w14:paraId="2C0B4FBF"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48FF2ACD" w14:textId="77777777" w:rsidR="00E36F0E" w:rsidRPr="000D0D7F"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tcPr>
          <w:p w14:paraId="0019E134" w14:textId="77777777" w:rsidR="00E36F0E" w:rsidRPr="000D0D7F" w:rsidRDefault="00393DC0" w:rsidP="00E36F0E">
            <w:pPr>
              <w:rPr>
                <w:rFonts w:cs="Arial"/>
              </w:rPr>
            </w:pPr>
            <w:r w:rsidRPr="000D0D7F">
              <w:rPr>
                <w:rFonts w:cs="Arial"/>
                <w:szCs w:val="18"/>
                <w:shd w:val="clear" w:color="auto" w:fill="FFFFFF"/>
              </w:rPr>
              <w:t>Endpoint Id used internally by CM</w:t>
            </w:r>
          </w:p>
        </w:tc>
      </w:tr>
      <w:tr w:rsidR="00E36F0E" w:rsidRPr="00C82768" w14:paraId="5CFEEC8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ADA74E3"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79C2D1BF" w14:textId="77777777" w:rsidR="00E36F0E" w:rsidRPr="00C82768" w:rsidRDefault="00393DC0" w:rsidP="00E36F0E">
            <w:r>
              <w:t>vlanName</w:t>
            </w:r>
          </w:p>
        </w:tc>
        <w:tc>
          <w:tcPr>
            <w:tcW w:w="900" w:type="dxa"/>
            <w:tcBorders>
              <w:top w:val="single" w:sz="4" w:space="0" w:color="auto"/>
              <w:left w:val="single" w:sz="4" w:space="0" w:color="auto"/>
              <w:bottom w:val="single" w:sz="4" w:space="0" w:color="auto"/>
              <w:right w:val="single" w:sz="4" w:space="0" w:color="auto"/>
            </w:tcBorders>
          </w:tcPr>
          <w:p w14:paraId="41F58FD0"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049AE91F"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45EDF379" w14:textId="77777777" w:rsidR="00E36F0E" w:rsidRPr="00F1221C" w:rsidRDefault="00393DC0" w:rsidP="00E36F0E">
            <w:r w:rsidRPr="00F1221C">
              <w:t>Char Value:0-255</w:t>
            </w:r>
          </w:p>
          <w:p w14:paraId="54A23F0C"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6F59A43F" w14:textId="77777777" w:rsidR="00E36F0E" w:rsidRPr="000D0D7F" w:rsidRDefault="00393DC0" w:rsidP="00E36F0E">
            <w:pPr>
              <w:rPr>
                <w:rFonts w:cs="Arial"/>
              </w:rPr>
            </w:pPr>
            <w:r w:rsidRPr="000D0D7F">
              <w:rPr>
                <w:rFonts w:cs="Arial"/>
                <w:szCs w:val="18"/>
                <w:shd w:val="clear" w:color="auto" w:fill="FFFFFF"/>
              </w:rPr>
              <w:t>Unique Vlan name</w:t>
            </w:r>
          </w:p>
        </w:tc>
      </w:tr>
      <w:tr w:rsidR="00E36F0E" w:rsidRPr="00C82768" w14:paraId="3C33176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AC43F86"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15C5BAAB" w14:textId="77777777" w:rsidR="00E36F0E" w:rsidRPr="00C82768" w:rsidRDefault="00393DC0" w:rsidP="00E36F0E">
            <w:r>
              <w:t>vlanId</w:t>
            </w:r>
          </w:p>
        </w:tc>
        <w:tc>
          <w:tcPr>
            <w:tcW w:w="900" w:type="dxa"/>
            <w:tcBorders>
              <w:top w:val="single" w:sz="4" w:space="0" w:color="auto"/>
              <w:left w:val="single" w:sz="4" w:space="0" w:color="auto"/>
              <w:bottom w:val="single" w:sz="4" w:space="0" w:color="auto"/>
              <w:right w:val="single" w:sz="4" w:space="0" w:color="auto"/>
            </w:tcBorders>
          </w:tcPr>
          <w:p w14:paraId="5D96F46E"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032C16A7"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4D6DAD5B" w14:textId="77777777" w:rsidR="00E36F0E" w:rsidRPr="00F1221C" w:rsidRDefault="00393DC0" w:rsidP="00E36F0E">
            <w:r w:rsidRPr="00F1221C">
              <w:t>Char Value:0-255</w:t>
            </w:r>
          </w:p>
          <w:p w14:paraId="03A047BE" w14:textId="77777777" w:rsidR="00E36F0E" w:rsidRPr="00751E32" w:rsidRDefault="00393DC0" w:rsidP="00E36F0E">
            <w:pPr>
              <w:rPr>
                <w:highlight w:val="yellow"/>
              </w:rPr>
            </w:pPr>
            <w:r w:rsidRPr="00F1221C">
              <w:lastRenderedPageBreak/>
              <w:t>No String length limit</w:t>
            </w:r>
          </w:p>
        </w:tc>
        <w:tc>
          <w:tcPr>
            <w:tcW w:w="3330" w:type="dxa"/>
            <w:tcBorders>
              <w:top w:val="single" w:sz="4" w:space="0" w:color="auto"/>
              <w:left w:val="single" w:sz="4" w:space="0" w:color="auto"/>
              <w:bottom w:val="single" w:sz="4" w:space="0" w:color="auto"/>
              <w:right w:val="single" w:sz="4" w:space="0" w:color="auto"/>
            </w:tcBorders>
          </w:tcPr>
          <w:p w14:paraId="36ECF9AC" w14:textId="77777777" w:rsidR="00E36F0E" w:rsidRPr="000D0D7F" w:rsidRDefault="00393DC0" w:rsidP="00E36F0E">
            <w:pPr>
              <w:rPr>
                <w:rFonts w:cs="Arial"/>
              </w:rPr>
            </w:pPr>
            <w:r w:rsidRPr="000D0D7F">
              <w:rPr>
                <w:rFonts w:cs="Arial"/>
                <w:szCs w:val="18"/>
                <w:shd w:val="clear" w:color="auto" w:fill="FFFFFF"/>
              </w:rPr>
              <w:lastRenderedPageBreak/>
              <w:t>Unique Vlan Id</w:t>
            </w:r>
          </w:p>
        </w:tc>
      </w:tr>
      <w:tr w:rsidR="00E36F0E" w:rsidRPr="00C82768" w14:paraId="052D57F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F165F35"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684F26FA" w14:textId="77777777" w:rsidR="00E36F0E" w:rsidRDefault="00393DC0" w:rsidP="00E36F0E">
            <w:r>
              <w:t>ifaceName</w:t>
            </w:r>
          </w:p>
        </w:tc>
        <w:tc>
          <w:tcPr>
            <w:tcW w:w="900" w:type="dxa"/>
            <w:tcBorders>
              <w:top w:val="single" w:sz="4" w:space="0" w:color="auto"/>
              <w:left w:val="single" w:sz="4" w:space="0" w:color="auto"/>
              <w:bottom w:val="single" w:sz="4" w:space="0" w:color="auto"/>
              <w:right w:val="single" w:sz="4" w:space="0" w:color="auto"/>
            </w:tcBorders>
          </w:tcPr>
          <w:p w14:paraId="3F9743E6"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2914AACB"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18E8F83A" w14:textId="77777777" w:rsidR="00E36F0E" w:rsidRPr="00F1221C" w:rsidRDefault="00393DC0" w:rsidP="00E36F0E">
            <w:r w:rsidRPr="00F1221C">
              <w:t>Char Value:0-255</w:t>
            </w:r>
          </w:p>
          <w:p w14:paraId="3C8791AD"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37EC7410" w14:textId="77777777" w:rsidR="00E36F0E" w:rsidRPr="000D0D7F" w:rsidRDefault="00393DC0" w:rsidP="00E36F0E">
            <w:pPr>
              <w:rPr>
                <w:rFonts w:cs="Arial"/>
                <w:szCs w:val="18"/>
                <w:shd w:val="clear" w:color="auto" w:fill="FFFFFF"/>
              </w:rPr>
            </w:pPr>
            <w:r>
              <w:rPr>
                <w:rFonts w:cs="Arial"/>
                <w:szCs w:val="18"/>
                <w:shd w:val="clear" w:color="auto" w:fill="FFFFFF"/>
              </w:rPr>
              <w:t>Network Interface as enumerated in the OS</w:t>
            </w:r>
          </w:p>
        </w:tc>
      </w:tr>
      <w:tr w:rsidR="00E36F0E" w:rsidRPr="00C82768" w14:paraId="011E66F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7946384"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52BA8F0D" w14:textId="77777777" w:rsidR="00E36F0E" w:rsidRDefault="00393DC0" w:rsidP="00E36F0E">
            <w:r>
              <w:t>serviceLevel</w:t>
            </w:r>
          </w:p>
        </w:tc>
        <w:tc>
          <w:tcPr>
            <w:tcW w:w="900" w:type="dxa"/>
            <w:tcBorders>
              <w:top w:val="single" w:sz="4" w:space="0" w:color="auto"/>
              <w:left w:val="single" w:sz="4" w:space="0" w:color="auto"/>
              <w:bottom w:val="single" w:sz="4" w:space="0" w:color="auto"/>
              <w:right w:val="single" w:sz="4" w:space="0" w:color="auto"/>
            </w:tcBorders>
          </w:tcPr>
          <w:p w14:paraId="5A0EC63B"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03D79D7A" w14:textId="77777777" w:rsidR="00E36F0E" w:rsidRPr="0039653D" w:rsidRDefault="00393DC0" w:rsidP="00E36F0E">
            <w:r w:rsidRPr="0039653D">
              <w:t>-</w:t>
            </w:r>
            <w:r>
              <w:t xml:space="preserve"> </w:t>
            </w:r>
          </w:p>
        </w:tc>
        <w:tc>
          <w:tcPr>
            <w:tcW w:w="1170" w:type="dxa"/>
            <w:tcBorders>
              <w:top w:val="single" w:sz="4" w:space="0" w:color="auto"/>
              <w:left w:val="single" w:sz="4" w:space="0" w:color="auto"/>
              <w:bottom w:val="single" w:sz="4" w:space="0" w:color="auto"/>
              <w:right w:val="single" w:sz="4" w:space="0" w:color="auto"/>
            </w:tcBorders>
          </w:tcPr>
          <w:p w14:paraId="01C11536" w14:textId="77777777" w:rsidR="00E36F0E" w:rsidRPr="00F1221C" w:rsidRDefault="00393DC0" w:rsidP="00E36F0E">
            <w:r w:rsidRPr="00F1221C">
              <w:t>Char Value:0-255</w:t>
            </w:r>
          </w:p>
          <w:p w14:paraId="67575B75"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1D5C831B" w14:textId="77777777" w:rsidR="00E36F0E" w:rsidRPr="000D0D7F" w:rsidRDefault="00393DC0" w:rsidP="00E36F0E">
            <w:pPr>
              <w:rPr>
                <w:rFonts w:cs="Arial"/>
                <w:szCs w:val="18"/>
                <w:shd w:val="clear" w:color="auto" w:fill="FFFFFF"/>
              </w:rPr>
            </w:pPr>
            <w:r w:rsidRPr="000D0D7F">
              <w:rPr>
                <w:rFonts w:cs="Arial"/>
                <w:szCs w:val="18"/>
                <w:shd w:val="clear" w:color="auto" w:fill="FFFFFF"/>
              </w:rPr>
              <w:t>Service Level of the VLAN in string format</w:t>
            </w:r>
          </w:p>
        </w:tc>
      </w:tr>
      <w:tr w:rsidR="00E36F0E" w:rsidRPr="00C82768" w14:paraId="79276ECE"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0662035B" w14:textId="77777777" w:rsidR="00E36F0E" w:rsidRPr="00C82768" w:rsidRDefault="00393DC0" w:rsidP="00E36F0E">
            <w:r w:rsidRPr="00C82768">
              <w:rPr>
                <w:b/>
              </w:rPr>
              <w:t>Response</w:t>
            </w:r>
          </w:p>
        </w:tc>
      </w:tr>
      <w:tr w:rsidR="00E36F0E" w:rsidRPr="00C82768" w14:paraId="416AE73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8D2DBBD"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C44C8D6" w14:textId="77777777" w:rsidR="00E36F0E" w:rsidRPr="00C82768" w:rsidRDefault="00393DC0" w:rsidP="00E36F0E">
            <w:r>
              <w:t>pathId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5D9983B"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7B1C4C9"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9D71315" w14:textId="77777777" w:rsidR="00E36F0E" w:rsidRPr="000D0D7F"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B03F215" w14:textId="77777777" w:rsidR="00E36F0E" w:rsidRPr="000D0D7F" w:rsidRDefault="00393DC0" w:rsidP="00E36F0E">
            <w:pPr>
              <w:rPr>
                <w:rFonts w:cs="Arial"/>
                <w:szCs w:val="20"/>
              </w:rPr>
            </w:pPr>
            <w:r w:rsidRPr="000D0D7F">
              <w:rPr>
                <w:rFonts w:cs="Arial"/>
                <w:szCs w:val="20"/>
                <w:shd w:val="clear" w:color="auto" w:fill="FFFFFF"/>
              </w:rPr>
              <w:t>Path Id used internally by CM</w:t>
            </w:r>
          </w:p>
        </w:tc>
      </w:tr>
      <w:tr w:rsidR="00E36F0E" w:rsidRPr="00C82768" w14:paraId="5DEB188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D353625"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D6B0B60" w14:textId="77777777" w:rsidR="00E36F0E" w:rsidRPr="00C82768" w:rsidRDefault="00393DC0" w:rsidP="00E36F0E">
            <w:r>
              <w:t>vlanEndpointId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EA024DC"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0B2F498"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C5E61E8" w14:textId="77777777" w:rsidR="00E36F0E" w:rsidRPr="000D0D7F"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BDED054" w14:textId="77777777" w:rsidR="00E36F0E" w:rsidRPr="000D0D7F" w:rsidRDefault="00393DC0" w:rsidP="00E36F0E">
            <w:pPr>
              <w:rPr>
                <w:rFonts w:cs="Arial"/>
                <w:szCs w:val="20"/>
              </w:rPr>
            </w:pPr>
            <w:r w:rsidRPr="000D0D7F">
              <w:rPr>
                <w:rFonts w:cs="Arial"/>
                <w:szCs w:val="20"/>
                <w:shd w:val="clear" w:color="auto" w:fill="FFFFFF"/>
              </w:rPr>
              <w:t>Endpoint Id used internally by CM</w:t>
            </w:r>
          </w:p>
        </w:tc>
      </w:tr>
      <w:tr w:rsidR="00E36F0E" w:rsidRPr="00C82768" w14:paraId="7EC6D83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F19EB1C"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05D5DC0" w14:textId="77777777" w:rsidR="00E36F0E" w:rsidRPr="00C82768" w:rsidRDefault="00393DC0" w:rsidP="00E36F0E">
            <w:r>
              <w:t>VlanRet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8E25AA7"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EBC9294"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35036C5" w14:textId="77777777" w:rsidR="00E36F0E" w:rsidRPr="00C82768"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751F8E9" w14:textId="77777777" w:rsidR="00E36F0E" w:rsidRPr="000D0D7F" w:rsidRDefault="00393DC0" w:rsidP="00E36F0E">
            <w:pPr>
              <w:rPr>
                <w:rFonts w:cs="Arial"/>
                <w:szCs w:val="20"/>
              </w:rPr>
            </w:pPr>
            <w:r w:rsidRPr="000D0D7F">
              <w:rPr>
                <w:rFonts w:cs="Arial"/>
                <w:szCs w:val="20"/>
                <w:shd w:val="clear" w:color="auto" w:fill="FFFFFF"/>
              </w:rPr>
              <w:t>Return code for command</w:t>
            </w:r>
          </w:p>
        </w:tc>
      </w:tr>
      <w:tr w:rsidR="00E36F0E" w:rsidRPr="00C82768" w14:paraId="3879B3C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D617A17"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F95A28B"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A896E55"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55AA9CB" w14:textId="77777777" w:rsidR="00E36F0E" w:rsidRPr="00C82768" w:rsidRDefault="00393DC0" w:rsidP="00E36F0E">
            <w:r>
              <w:t>VLAN_ERROR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2308E6B" w14:textId="77777777" w:rsidR="00E36F0E" w:rsidRPr="00C82768"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BD43ECB" w14:textId="77777777" w:rsidR="00E36F0E" w:rsidRPr="000D0D7F" w:rsidRDefault="00E36F0E" w:rsidP="00E36F0E">
            <w:pPr>
              <w:rPr>
                <w:rFonts w:cs="Arial"/>
                <w:szCs w:val="20"/>
              </w:rPr>
            </w:pPr>
          </w:p>
        </w:tc>
      </w:tr>
      <w:tr w:rsidR="00E36F0E" w:rsidRPr="00C82768" w14:paraId="42771CC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FF20B4B"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3A812B6"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1E2C17D"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3258524" w14:textId="77777777" w:rsidR="00E36F0E" w:rsidRPr="00C82768" w:rsidRDefault="00393DC0" w:rsidP="00E36F0E">
            <w:r>
              <w:t>VLAN_SUCCESS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171A0C7" w14:textId="77777777" w:rsidR="00E36F0E" w:rsidRPr="00C82768"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F31BEF2" w14:textId="77777777" w:rsidR="00E36F0E" w:rsidRPr="000D0D7F" w:rsidRDefault="00E36F0E" w:rsidP="00E36F0E">
            <w:pPr>
              <w:rPr>
                <w:rFonts w:cs="Arial"/>
                <w:szCs w:val="20"/>
              </w:rPr>
            </w:pPr>
          </w:p>
        </w:tc>
      </w:tr>
      <w:tr w:rsidR="00E36F0E" w:rsidRPr="00C82768" w14:paraId="347C9D9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E9820CF"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D2FA493" w14:textId="77777777" w:rsidR="00E36F0E" w:rsidRPr="00C82768" w:rsidRDefault="00393DC0" w:rsidP="00E36F0E">
            <w:r>
              <w:t>vlanName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7C99384"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B2CE8F2"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4F17C61" w14:textId="77777777" w:rsidR="00E36F0E" w:rsidRPr="00F1221C" w:rsidRDefault="00393DC0" w:rsidP="00E36F0E">
            <w:r w:rsidRPr="00F1221C">
              <w:t>Char Value:0-255</w:t>
            </w:r>
          </w:p>
          <w:p w14:paraId="1F3D87BB"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68CD964" w14:textId="77777777" w:rsidR="00E36F0E" w:rsidRPr="000D0D7F" w:rsidRDefault="00393DC0" w:rsidP="00E36F0E">
            <w:pPr>
              <w:rPr>
                <w:rFonts w:cs="Arial"/>
                <w:szCs w:val="20"/>
              </w:rPr>
            </w:pPr>
            <w:r w:rsidRPr="000D0D7F">
              <w:rPr>
                <w:rFonts w:cs="Arial"/>
                <w:szCs w:val="20"/>
                <w:shd w:val="clear" w:color="auto" w:fill="FFFFFF"/>
              </w:rPr>
              <w:t>Unique Vlan name</w:t>
            </w:r>
          </w:p>
        </w:tc>
      </w:tr>
      <w:tr w:rsidR="00E36F0E" w:rsidRPr="00C82768" w14:paraId="0C69A2F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BB719B4"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A61D26D" w14:textId="77777777" w:rsidR="00E36F0E" w:rsidRPr="00C82768" w:rsidRDefault="00393DC0" w:rsidP="00E36F0E">
            <w:r>
              <w:t>vlanId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5D276BE"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6221403"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466B1C0" w14:textId="77777777" w:rsidR="00E36F0E" w:rsidRPr="00F1221C" w:rsidRDefault="00393DC0" w:rsidP="00E36F0E">
            <w:r w:rsidRPr="00F1221C">
              <w:t>Char Value:0-255</w:t>
            </w:r>
          </w:p>
          <w:p w14:paraId="42BDD390"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76A19BA" w14:textId="77777777" w:rsidR="00E36F0E" w:rsidRPr="000D0D7F" w:rsidRDefault="00393DC0" w:rsidP="00E36F0E">
            <w:pPr>
              <w:rPr>
                <w:rFonts w:cs="Arial"/>
                <w:szCs w:val="20"/>
              </w:rPr>
            </w:pPr>
            <w:r w:rsidRPr="000D0D7F">
              <w:rPr>
                <w:rFonts w:cs="Arial"/>
                <w:szCs w:val="20"/>
                <w:shd w:val="clear" w:color="auto" w:fill="FFFFFF"/>
              </w:rPr>
              <w:t>Unique Vlan Id</w:t>
            </w:r>
          </w:p>
        </w:tc>
      </w:tr>
      <w:tr w:rsidR="00E36F0E" w:rsidRPr="00C82768" w14:paraId="49C9699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B9D2ED3"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81A39BA" w14:textId="77777777" w:rsidR="00E36F0E" w:rsidRDefault="00393DC0" w:rsidP="00E36F0E">
            <w:r>
              <w:t>ifaceName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125960C"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9FA1F68"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B939279" w14:textId="77777777" w:rsidR="00E36F0E" w:rsidRPr="00F1221C" w:rsidRDefault="00393DC0" w:rsidP="00E36F0E">
            <w:r w:rsidRPr="00F1221C">
              <w:t>Char Value:0-255</w:t>
            </w:r>
          </w:p>
          <w:p w14:paraId="676726EA"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B4CBBB1" w14:textId="77777777" w:rsidR="00E36F0E" w:rsidRPr="000D0D7F" w:rsidRDefault="00393DC0" w:rsidP="00E36F0E">
            <w:pPr>
              <w:rPr>
                <w:rFonts w:cs="Arial"/>
                <w:szCs w:val="18"/>
                <w:shd w:val="clear" w:color="auto" w:fill="FFFFFF"/>
              </w:rPr>
            </w:pPr>
            <w:r>
              <w:rPr>
                <w:rFonts w:cs="Arial"/>
                <w:szCs w:val="18"/>
                <w:shd w:val="clear" w:color="auto" w:fill="FFFFFF"/>
              </w:rPr>
              <w:t>Network Interface as enumerated in the OS</w:t>
            </w:r>
          </w:p>
        </w:tc>
      </w:tr>
      <w:tr w:rsidR="00E36F0E" w:rsidRPr="00C82768" w14:paraId="2808C8C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EE49C19"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345478B" w14:textId="77777777" w:rsidR="00E36F0E" w:rsidRDefault="00393DC0" w:rsidP="00E36F0E">
            <w:r>
              <w:t>serviceLevel</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3D67EE2"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6CE6058" w14:textId="77777777" w:rsidR="00E36F0E" w:rsidRPr="0039653D" w:rsidRDefault="00393DC0" w:rsidP="00E36F0E">
            <w:r w:rsidRPr="0039653D">
              <w:t>-</w:t>
            </w:r>
            <w:r>
              <w:t xml:space="preserve"> </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652EB4E" w14:textId="77777777" w:rsidR="00E36F0E" w:rsidRPr="00F1221C" w:rsidRDefault="00393DC0" w:rsidP="00E36F0E">
            <w:r w:rsidRPr="00F1221C">
              <w:t>Char Value:0-255</w:t>
            </w:r>
          </w:p>
          <w:p w14:paraId="7619F948"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D7D3937" w14:textId="77777777" w:rsidR="00E36F0E" w:rsidRPr="000D0D7F" w:rsidRDefault="00393DC0" w:rsidP="00E36F0E">
            <w:pPr>
              <w:rPr>
                <w:rFonts w:cs="Arial"/>
                <w:szCs w:val="18"/>
                <w:shd w:val="clear" w:color="auto" w:fill="FFFFFF"/>
              </w:rPr>
            </w:pPr>
            <w:r w:rsidRPr="000D0D7F">
              <w:rPr>
                <w:rFonts w:cs="Arial"/>
                <w:szCs w:val="18"/>
                <w:shd w:val="clear" w:color="auto" w:fill="FFFFFF"/>
              </w:rPr>
              <w:t>Service Level of the VLAN in string format</w:t>
            </w:r>
          </w:p>
        </w:tc>
      </w:tr>
      <w:tr w:rsidR="00E36F0E" w:rsidRPr="00C82768" w14:paraId="5A21B5F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40B2CF1"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BC811A9" w14:textId="77777777" w:rsidR="00E36F0E" w:rsidRDefault="00393DC0" w:rsidP="00E36F0E">
            <w:r>
              <w:t>linkId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55A60D3"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741762A" w14:textId="77777777" w:rsidR="00E36F0E" w:rsidRPr="0039653D" w:rsidRDefault="00E36F0E" w:rsidP="00393DC0">
            <w:pPr>
              <w:numPr>
                <w:ilvl w:val="0"/>
                <w:numId w:val="14"/>
              </w:numPr>
            </w:pP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55EF84F" w14:textId="77777777" w:rsidR="00E36F0E" w:rsidRPr="00F1221C" w:rsidRDefault="00393DC0" w:rsidP="00E36F0E">
            <w:r w:rsidRPr="00F1221C">
              <w:t>Char Value:0-255</w:t>
            </w:r>
          </w:p>
          <w:p w14:paraId="7768BA60"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7C2E040" w14:textId="77777777" w:rsidR="00E36F0E" w:rsidRPr="000D0D7F" w:rsidRDefault="00393DC0" w:rsidP="00E36F0E">
            <w:pPr>
              <w:rPr>
                <w:rFonts w:cs="Arial"/>
                <w:szCs w:val="18"/>
                <w:shd w:val="clear" w:color="auto" w:fill="FFFFFF"/>
              </w:rPr>
            </w:pPr>
            <w:r>
              <w:rPr>
                <w:rFonts w:cs="Arial"/>
                <w:szCs w:val="18"/>
                <w:shd w:val="clear" w:color="auto" w:fill="FFFFFF"/>
              </w:rPr>
              <w:t>Unique link ID generated by Networking</w:t>
            </w:r>
          </w:p>
        </w:tc>
      </w:tr>
    </w:tbl>
    <w:p w14:paraId="4491E721" w14:textId="07FDFB03" w:rsidR="00E36F0E" w:rsidRDefault="00393DC0" w:rsidP="00506E2F">
      <w:pPr>
        <w:pStyle w:val="Heading4"/>
      </w:pPr>
      <w:r w:rsidRPr="00B9479B">
        <w:lastRenderedPageBreak/>
        <w:t>MD-REQ-380261/A-VlanUnlink</w:t>
      </w:r>
    </w:p>
    <w:p w14:paraId="7C34F0CE" w14:textId="77777777" w:rsidR="00E36F0E" w:rsidRPr="00804FBF"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unlink VLAN</w:t>
      </w:r>
      <w:r w:rsidRPr="00DF2AD3">
        <w:rPr>
          <w:rFonts w:cs="Arial"/>
        </w:rPr>
        <w:t xml:space="preserve">. </w:t>
      </w:r>
      <w:r>
        <w:rPr>
          <w:rFonts w:cs="Arial"/>
        </w:rPr>
        <w:t xml:space="preserve">WIR </w:t>
      </w:r>
      <w:r w:rsidRPr="00DF2AD3">
        <w:rPr>
          <w:rFonts w:cs="Arial"/>
        </w:rPr>
        <w:t>also uses this API for its response.</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267FD3E7"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1607060D" w14:textId="77777777" w:rsidR="00E36F0E" w:rsidRPr="00C82768" w:rsidRDefault="00E36F0E" w:rsidP="00E36F0E">
            <w:pPr>
              <w:spacing w:line="256" w:lineRule="auto"/>
              <w:rPr>
                <w:sz w:val="8"/>
              </w:rPr>
            </w:pPr>
          </w:p>
        </w:tc>
      </w:tr>
      <w:tr w:rsidR="00E36F0E" w:rsidRPr="00C82768" w14:paraId="314BF7C9"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10F0FAB8"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07CF285C" w14:textId="77777777" w:rsidR="00E36F0E" w:rsidRPr="00C82768" w:rsidRDefault="00393DC0" w:rsidP="00E36F0E">
            <w:pPr>
              <w:spacing w:line="256" w:lineRule="auto"/>
            </w:pPr>
            <w:r w:rsidRPr="00DA32BB">
              <w:t>One-Shot (</w:t>
            </w:r>
            <w:r>
              <w:t>A-Synch)</w:t>
            </w:r>
          </w:p>
        </w:tc>
      </w:tr>
      <w:tr w:rsidR="00E36F0E" w:rsidRPr="00C82768" w14:paraId="40E4309C"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4A6DB3DC"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6D99D097" w14:textId="77777777" w:rsidR="00E36F0E" w:rsidRPr="00C82768" w:rsidRDefault="00393DC0" w:rsidP="00E36F0E">
            <w:pPr>
              <w:spacing w:line="256" w:lineRule="auto"/>
            </w:pPr>
            <w:r w:rsidRPr="00C82768">
              <w:t>Default</w:t>
            </w:r>
          </w:p>
        </w:tc>
      </w:tr>
      <w:tr w:rsidR="00E36F0E" w:rsidRPr="00C82768" w14:paraId="5ECF7191"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0D299EFA"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10C4892E" w14:textId="77777777" w:rsidR="00E36F0E" w:rsidRPr="00C82768" w:rsidRDefault="00393DC0" w:rsidP="00E36F0E">
            <w:pPr>
              <w:spacing w:line="256" w:lineRule="auto"/>
            </w:pPr>
            <w:r w:rsidRPr="00C82768">
              <w:t>No</w:t>
            </w:r>
          </w:p>
        </w:tc>
      </w:tr>
      <w:tr w:rsidR="00E36F0E" w:rsidRPr="00C82768" w14:paraId="0011A9D3"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5744A8EE" w14:textId="77777777" w:rsidR="00E36F0E" w:rsidRPr="00C82768" w:rsidRDefault="00E36F0E" w:rsidP="00E36F0E">
            <w:pPr>
              <w:spacing w:line="256" w:lineRule="auto"/>
              <w:rPr>
                <w:sz w:val="8"/>
              </w:rPr>
            </w:pPr>
          </w:p>
        </w:tc>
      </w:tr>
      <w:tr w:rsidR="00E36F0E" w:rsidRPr="00C82768" w14:paraId="7DA5B39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40ACC4B1"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3F028741"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5F0B9EA1"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BD17468"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D6BA588"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5BA0D86" w14:textId="77777777" w:rsidR="00E36F0E" w:rsidRPr="00C82768" w:rsidRDefault="00393DC0" w:rsidP="00E36F0E">
            <w:pPr>
              <w:rPr>
                <w:b/>
              </w:rPr>
            </w:pPr>
            <w:r w:rsidRPr="00C82768">
              <w:rPr>
                <w:b/>
              </w:rPr>
              <w:t>Description</w:t>
            </w:r>
          </w:p>
        </w:tc>
      </w:tr>
      <w:tr w:rsidR="00E36F0E" w:rsidRPr="00C82768" w14:paraId="3915DDC6"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58E7362A" w14:textId="77777777" w:rsidR="00E36F0E" w:rsidRPr="00C82768" w:rsidRDefault="00393DC0" w:rsidP="00E36F0E">
            <w:pPr>
              <w:rPr>
                <w:b/>
              </w:rPr>
            </w:pPr>
            <w:r w:rsidRPr="00C82768">
              <w:rPr>
                <w:b/>
              </w:rPr>
              <w:t>Request</w:t>
            </w:r>
          </w:p>
        </w:tc>
      </w:tr>
      <w:tr w:rsidR="00E36F0E" w:rsidRPr="00C82768" w14:paraId="2F401DD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6E9B9B7"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hideMark/>
          </w:tcPr>
          <w:p w14:paraId="1F867195" w14:textId="77777777" w:rsidR="00E36F0E" w:rsidRPr="00C82768" w:rsidRDefault="00393DC0" w:rsidP="00E36F0E">
            <w:r>
              <w:t>pathId</w:t>
            </w:r>
          </w:p>
        </w:tc>
        <w:tc>
          <w:tcPr>
            <w:tcW w:w="900" w:type="dxa"/>
            <w:tcBorders>
              <w:top w:val="single" w:sz="4" w:space="0" w:color="auto"/>
              <w:left w:val="single" w:sz="4" w:space="0" w:color="auto"/>
              <w:bottom w:val="single" w:sz="4" w:space="0" w:color="auto"/>
              <w:right w:val="single" w:sz="4" w:space="0" w:color="auto"/>
            </w:tcBorders>
            <w:hideMark/>
          </w:tcPr>
          <w:p w14:paraId="03C01B47"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hideMark/>
          </w:tcPr>
          <w:p w14:paraId="7BE32478"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hideMark/>
          </w:tcPr>
          <w:p w14:paraId="53FAF9D7" w14:textId="77777777" w:rsidR="00E36F0E" w:rsidRPr="000D0D7F"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hideMark/>
          </w:tcPr>
          <w:p w14:paraId="5E4F9CD2" w14:textId="77777777" w:rsidR="00E36F0E" w:rsidRPr="000D0D7F" w:rsidRDefault="00393DC0" w:rsidP="00E36F0E">
            <w:pPr>
              <w:rPr>
                <w:rFonts w:cs="Arial"/>
              </w:rPr>
            </w:pPr>
            <w:r w:rsidRPr="000D0D7F">
              <w:rPr>
                <w:rFonts w:cs="Arial"/>
                <w:szCs w:val="18"/>
                <w:shd w:val="clear" w:color="auto" w:fill="FFFFFF"/>
              </w:rPr>
              <w:t>Path Id used internally by CM</w:t>
            </w:r>
          </w:p>
        </w:tc>
      </w:tr>
      <w:tr w:rsidR="00E36F0E" w:rsidRPr="00C82768" w14:paraId="5A02EF9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9C4F2F4"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23A96989" w14:textId="77777777" w:rsidR="00E36F0E" w:rsidRPr="00C82768" w:rsidRDefault="00393DC0" w:rsidP="00E36F0E">
            <w:r>
              <w:t>vlanEndpointId</w:t>
            </w:r>
          </w:p>
        </w:tc>
        <w:tc>
          <w:tcPr>
            <w:tcW w:w="900" w:type="dxa"/>
            <w:tcBorders>
              <w:top w:val="single" w:sz="4" w:space="0" w:color="auto"/>
              <w:left w:val="single" w:sz="4" w:space="0" w:color="auto"/>
              <w:bottom w:val="single" w:sz="4" w:space="0" w:color="auto"/>
              <w:right w:val="single" w:sz="4" w:space="0" w:color="auto"/>
            </w:tcBorders>
          </w:tcPr>
          <w:p w14:paraId="35428004"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tcPr>
          <w:p w14:paraId="5335EBB9"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56A102FB" w14:textId="77777777" w:rsidR="00E36F0E" w:rsidRPr="000D0D7F"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tcPr>
          <w:p w14:paraId="79FC2ACD" w14:textId="77777777" w:rsidR="00E36F0E" w:rsidRPr="000D0D7F" w:rsidRDefault="00393DC0" w:rsidP="00E36F0E">
            <w:pPr>
              <w:rPr>
                <w:rFonts w:cs="Arial"/>
              </w:rPr>
            </w:pPr>
            <w:r w:rsidRPr="000D0D7F">
              <w:rPr>
                <w:rFonts w:cs="Arial"/>
                <w:szCs w:val="18"/>
                <w:shd w:val="clear" w:color="auto" w:fill="FFFFFF"/>
              </w:rPr>
              <w:t>Endpoint Id used internally by CM</w:t>
            </w:r>
          </w:p>
        </w:tc>
      </w:tr>
      <w:tr w:rsidR="00E36F0E" w:rsidRPr="00C82768" w14:paraId="5BEC361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DAE23BC"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5C9DBFC2" w14:textId="77777777" w:rsidR="00E36F0E" w:rsidRPr="00C82768" w:rsidRDefault="00393DC0" w:rsidP="00E36F0E">
            <w:r>
              <w:t>vlanName</w:t>
            </w:r>
          </w:p>
        </w:tc>
        <w:tc>
          <w:tcPr>
            <w:tcW w:w="900" w:type="dxa"/>
            <w:tcBorders>
              <w:top w:val="single" w:sz="4" w:space="0" w:color="auto"/>
              <w:left w:val="single" w:sz="4" w:space="0" w:color="auto"/>
              <w:bottom w:val="single" w:sz="4" w:space="0" w:color="auto"/>
              <w:right w:val="single" w:sz="4" w:space="0" w:color="auto"/>
            </w:tcBorders>
          </w:tcPr>
          <w:p w14:paraId="2AD254DD"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620E5E87"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5C4D3C61" w14:textId="77777777" w:rsidR="00E36F0E" w:rsidRPr="00F1221C" w:rsidRDefault="00393DC0" w:rsidP="00E36F0E">
            <w:r w:rsidRPr="00F1221C">
              <w:t>Char Value:0-255</w:t>
            </w:r>
          </w:p>
          <w:p w14:paraId="1A123F31"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490EE822" w14:textId="77777777" w:rsidR="00E36F0E" w:rsidRPr="000D0D7F" w:rsidRDefault="00393DC0" w:rsidP="00E36F0E">
            <w:pPr>
              <w:rPr>
                <w:rFonts w:cs="Arial"/>
              </w:rPr>
            </w:pPr>
            <w:r w:rsidRPr="000D0D7F">
              <w:rPr>
                <w:rFonts w:cs="Arial"/>
                <w:szCs w:val="18"/>
                <w:shd w:val="clear" w:color="auto" w:fill="FFFFFF"/>
              </w:rPr>
              <w:t>Unique Vlan name</w:t>
            </w:r>
          </w:p>
        </w:tc>
      </w:tr>
      <w:tr w:rsidR="00E36F0E" w:rsidRPr="00C82768" w14:paraId="7CC8566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FE32297"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17B2AA5D" w14:textId="77777777" w:rsidR="00E36F0E" w:rsidRPr="00C82768" w:rsidRDefault="00393DC0" w:rsidP="00E36F0E">
            <w:r>
              <w:t>vlanId</w:t>
            </w:r>
          </w:p>
        </w:tc>
        <w:tc>
          <w:tcPr>
            <w:tcW w:w="900" w:type="dxa"/>
            <w:tcBorders>
              <w:top w:val="single" w:sz="4" w:space="0" w:color="auto"/>
              <w:left w:val="single" w:sz="4" w:space="0" w:color="auto"/>
              <w:bottom w:val="single" w:sz="4" w:space="0" w:color="auto"/>
              <w:right w:val="single" w:sz="4" w:space="0" w:color="auto"/>
            </w:tcBorders>
          </w:tcPr>
          <w:p w14:paraId="3C3E6B68"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41AB4268"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621F7083" w14:textId="77777777" w:rsidR="00E36F0E" w:rsidRPr="00F1221C" w:rsidRDefault="00393DC0" w:rsidP="00E36F0E">
            <w:r w:rsidRPr="00F1221C">
              <w:t>Char Value:0-255</w:t>
            </w:r>
          </w:p>
          <w:p w14:paraId="6B2C3E89"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1B67EBA8" w14:textId="77777777" w:rsidR="00E36F0E" w:rsidRPr="000D0D7F" w:rsidRDefault="00393DC0" w:rsidP="00E36F0E">
            <w:pPr>
              <w:rPr>
                <w:rFonts w:cs="Arial"/>
              </w:rPr>
            </w:pPr>
            <w:r w:rsidRPr="000D0D7F">
              <w:rPr>
                <w:rFonts w:cs="Arial"/>
                <w:szCs w:val="18"/>
                <w:shd w:val="clear" w:color="auto" w:fill="FFFFFF"/>
              </w:rPr>
              <w:t>Unique Vlan Id</w:t>
            </w:r>
          </w:p>
        </w:tc>
      </w:tr>
      <w:tr w:rsidR="00E36F0E" w:rsidRPr="00C82768" w14:paraId="4ECD135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CA8C854"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6219F67C" w14:textId="77777777" w:rsidR="00E36F0E" w:rsidRDefault="00393DC0" w:rsidP="00E36F0E">
            <w:r>
              <w:t>linkId</w:t>
            </w:r>
          </w:p>
        </w:tc>
        <w:tc>
          <w:tcPr>
            <w:tcW w:w="900" w:type="dxa"/>
            <w:tcBorders>
              <w:top w:val="single" w:sz="4" w:space="0" w:color="auto"/>
              <w:left w:val="single" w:sz="4" w:space="0" w:color="auto"/>
              <w:bottom w:val="single" w:sz="4" w:space="0" w:color="auto"/>
              <w:right w:val="single" w:sz="4" w:space="0" w:color="auto"/>
            </w:tcBorders>
          </w:tcPr>
          <w:p w14:paraId="1911E730"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5EDEE4BE" w14:textId="77777777" w:rsidR="00E36F0E" w:rsidRPr="0039653D" w:rsidRDefault="00E36F0E" w:rsidP="00393DC0">
            <w:pPr>
              <w:numPr>
                <w:ilvl w:val="0"/>
                <w:numId w:val="15"/>
              </w:numPr>
            </w:pPr>
          </w:p>
        </w:tc>
        <w:tc>
          <w:tcPr>
            <w:tcW w:w="1170" w:type="dxa"/>
            <w:tcBorders>
              <w:top w:val="single" w:sz="4" w:space="0" w:color="auto"/>
              <w:left w:val="single" w:sz="4" w:space="0" w:color="auto"/>
              <w:bottom w:val="single" w:sz="4" w:space="0" w:color="auto"/>
              <w:right w:val="single" w:sz="4" w:space="0" w:color="auto"/>
            </w:tcBorders>
          </w:tcPr>
          <w:p w14:paraId="27FA31BB" w14:textId="77777777" w:rsidR="00E36F0E" w:rsidRPr="00F1221C" w:rsidRDefault="00393DC0" w:rsidP="00E36F0E">
            <w:r w:rsidRPr="00F1221C">
              <w:t>Char Value:0-255</w:t>
            </w:r>
          </w:p>
          <w:p w14:paraId="44528B34"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2DB3338A" w14:textId="77777777" w:rsidR="00E36F0E" w:rsidRPr="000D0D7F" w:rsidRDefault="00393DC0" w:rsidP="00E36F0E">
            <w:pPr>
              <w:rPr>
                <w:rFonts w:cs="Arial"/>
                <w:szCs w:val="18"/>
                <w:shd w:val="clear" w:color="auto" w:fill="FFFFFF"/>
              </w:rPr>
            </w:pPr>
            <w:r>
              <w:rPr>
                <w:rFonts w:cs="Arial"/>
                <w:szCs w:val="18"/>
                <w:shd w:val="clear" w:color="auto" w:fill="FFFFFF"/>
              </w:rPr>
              <w:t>Unique link ID generated by Networking</w:t>
            </w:r>
          </w:p>
        </w:tc>
      </w:tr>
      <w:tr w:rsidR="00E36F0E" w:rsidRPr="00C82768" w14:paraId="1D9E210A"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2C6AF0A1" w14:textId="77777777" w:rsidR="00E36F0E" w:rsidRPr="00C82768" w:rsidRDefault="00393DC0" w:rsidP="00E36F0E">
            <w:r w:rsidRPr="00C82768">
              <w:rPr>
                <w:b/>
              </w:rPr>
              <w:t>Response</w:t>
            </w:r>
          </w:p>
        </w:tc>
      </w:tr>
      <w:tr w:rsidR="00E36F0E" w:rsidRPr="00C82768" w14:paraId="5961CFE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6663A39"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AD48263" w14:textId="77777777" w:rsidR="00E36F0E" w:rsidRPr="00C82768" w:rsidRDefault="00393DC0" w:rsidP="00E36F0E">
            <w:r>
              <w:t>pathId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59AD619"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0145786"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76E6C5E" w14:textId="77777777" w:rsidR="00E36F0E" w:rsidRPr="000D0D7F"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240574B" w14:textId="77777777" w:rsidR="00E36F0E" w:rsidRPr="000D0D7F" w:rsidRDefault="00393DC0" w:rsidP="00E36F0E">
            <w:pPr>
              <w:rPr>
                <w:rFonts w:cs="Arial"/>
                <w:szCs w:val="20"/>
              </w:rPr>
            </w:pPr>
            <w:r w:rsidRPr="000D0D7F">
              <w:rPr>
                <w:rFonts w:cs="Arial"/>
                <w:szCs w:val="20"/>
                <w:shd w:val="clear" w:color="auto" w:fill="FFFFFF"/>
              </w:rPr>
              <w:t>Path Id used internally by CM</w:t>
            </w:r>
          </w:p>
        </w:tc>
      </w:tr>
      <w:tr w:rsidR="00E36F0E" w:rsidRPr="00C82768" w14:paraId="18476A9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871D432"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1E63EA1" w14:textId="77777777" w:rsidR="00E36F0E" w:rsidRPr="00C82768" w:rsidRDefault="00393DC0" w:rsidP="00E36F0E">
            <w:r>
              <w:t>vlanEndpointId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8FD96BB"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38C6186"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B860024" w14:textId="77777777" w:rsidR="00E36F0E" w:rsidRPr="000D0D7F"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EC009DF" w14:textId="77777777" w:rsidR="00E36F0E" w:rsidRPr="000D0D7F" w:rsidRDefault="00393DC0" w:rsidP="00E36F0E">
            <w:pPr>
              <w:rPr>
                <w:rFonts w:cs="Arial"/>
                <w:szCs w:val="20"/>
              </w:rPr>
            </w:pPr>
            <w:r w:rsidRPr="000D0D7F">
              <w:rPr>
                <w:rFonts w:cs="Arial"/>
                <w:szCs w:val="20"/>
                <w:shd w:val="clear" w:color="auto" w:fill="FFFFFF"/>
              </w:rPr>
              <w:t>Endpoint Id used internally by CM</w:t>
            </w:r>
          </w:p>
        </w:tc>
      </w:tr>
      <w:tr w:rsidR="00E36F0E" w:rsidRPr="00C82768" w14:paraId="7DD0155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6D197CD"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1B93EA2" w14:textId="77777777" w:rsidR="00E36F0E" w:rsidRPr="00C82768" w:rsidRDefault="00393DC0" w:rsidP="00E36F0E">
            <w:r>
              <w:t>VlanRet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AA4984E"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773BECF"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E6BAFD6" w14:textId="77777777" w:rsidR="00E36F0E" w:rsidRPr="00C82768"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4459E21" w14:textId="77777777" w:rsidR="00E36F0E" w:rsidRPr="000D0D7F" w:rsidRDefault="00393DC0" w:rsidP="00E36F0E">
            <w:pPr>
              <w:rPr>
                <w:rFonts w:cs="Arial"/>
                <w:szCs w:val="20"/>
              </w:rPr>
            </w:pPr>
            <w:r w:rsidRPr="000D0D7F">
              <w:rPr>
                <w:rFonts w:cs="Arial"/>
                <w:szCs w:val="20"/>
                <w:shd w:val="clear" w:color="auto" w:fill="FFFFFF"/>
              </w:rPr>
              <w:t>Return code for command</w:t>
            </w:r>
          </w:p>
        </w:tc>
      </w:tr>
      <w:tr w:rsidR="00E36F0E" w:rsidRPr="00C82768" w14:paraId="7585274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2D014D5"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3BC0206"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EA6876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5A66C7E" w14:textId="77777777" w:rsidR="00E36F0E" w:rsidRPr="00C82768" w:rsidRDefault="00393DC0" w:rsidP="00E36F0E">
            <w:r>
              <w:t>VLAN_ERROR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C9CD5F7" w14:textId="77777777" w:rsidR="00E36F0E" w:rsidRPr="00C82768"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7C96DC7" w14:textId="77777777" w:rsidR="00E36F0E" w:rsidRPr="000D0D7F" w:rsidRDefault="00E36F0E" w:rsidP="00E36F0E">
            <w:pPr>
              <w:rPr>
                <w:rFonts w:cs="Arial"/>
                <w:szCs w:val="20"/>
              </w:rPr>
            </w:pPr>
          </w:p>
        </w:tc>
      </w:tr>
      <w:tr w:rsidR="00E36F0E" w:rsidRPr="00C82768" w14:paraId="6ED57FC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041EE80"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C674E16"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22B749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8239898" w14:textId="77777777" w:rsidR="00E36F0E" w:rsidRPr="00C82768" w:rsidRDefault="00393DC0" w:rsidP="00E36F0E">
            <w:r>
              <w:t>VLAN_SUCCESS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8A1E8B8" w14:textId="77777777" w:rsidR="00E36F0E" w:rsidRPr="00C82768"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669AB18" w14:textId="77777777" w:rsidR="00E36F0E" w:rsidRPr="000D0D7F" w:rsidRDefault="00E36F0E" w:rsidP="00E36F0E">
            <w:pPr>
              <w:rPr>
                <w:rFonts w:cs="Arial"/>
                <w:szCs w:val="20"/>
              </w:rPr>
            </w:pPr>
          </w:p>
        </w:tc>
      </w:tr>
      <w:tr w:rsidR="00E36F0E" w:rsidRPr="00C82768" w14:paraId="314349A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F94AB46"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57B6123" w14:textId="77777777" w:rsidR="00E36F0E" w:rsidRPr="00C82768" w:rsidRDefault="00393DC0" w:rsidP="00E36F0E">
            <w:r>
              <w:t>vlanName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94A6B34"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6FFB4E2"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ACB19D9" w14:textId="77777777" w:rsidR="00E36F0E" w:rsidRPr="00F1221C" w:rsidRDefault="00393DC0" w:rsidP="00E36F0E">
            <w:r w:rsidRPr="00F1221C">
              <w:t>Char Value:0-255</w:t>
            </w:r>
          </w:p>
          <w:p w14:paraId="2CAB41D8"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109D528" w14:textId="77777777" w:rsidR="00E36F0E" w:rsidRPr="000D0D7F" w:rsidRDefault="00393DC0" w:rsidP="00E36F0E">
            <w:pPr>
              <w:rPr>
                <w:rFonts w:cs="Arial"/>
                <w:szCs w:val="20"/>
              </w:rPr>
            </w:pPr>
            <w:r w:rsidRPr="000D0D7F">
              <w:rPr>
                <w:rFonts w:cs="Arial"/>
                <w:szCs w:val="20"/>
                <w:shd w:val="clear" w:color="auto" w:fill="FFFFFF"/>
              </w:rPr>
              <w:t>Unique Vlan name</w:t>
            </w:r>
          </w:p>
        </w:tc>
      </w:tr>
      <w:tr w:rsidR="00E36F0E" w:rsidRPr="00C82768" w14:paraId="4C4C513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D6C871E"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7887DBD" w14:textId="77777777" w:rsidR="00E36F0E" w:rsidRPr="00C82768" w:rsidRDefault="00393DC0" w:rsidP="00E36F0E">
            <w:r>
              <w:t>vlanId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A4C8E9B"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607AD12"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F87606F" w14:textId="77777777" w:rsidR="00E36F0E" w:rsidRPr="00F1221C" w:rsidRDefault="00393DC0" w:rsidP="00E36F0E">
            <w:r w:rsidRPr="00F1221C">
              <w:t>Char Value:0-255</w:t>
            </w:r>
          </w:p>
          <w:p w14:paraId="778B5471"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7337640" w14:textId="77777777" w:rsidR="00E36F0E" w:rsidRPr="000D0D7F" w:rsidRDefault="00393DC0" w:rsidP="00E36F0E">
            <w:pPr>
              <w:rPr>
                <w:rFonts w:cs="Arial"/>
                <w:szCs w:val="20"/>
              </w:rPr>
            </w:pPr>
            <w:r w:rsidRPr="000D0D7F">
              <w:rPr>
                <w:rFonts w:cs="Arial"/>
                <w:szCs w:val="20"/>
                <w:shd w:val="clear" w:color="auto" w:fill="FFFFFF"/>
              </w:rPr>
              <w:t>Unique Vlan Id</w:t>
            </w:r>
          </w:p>
        </w:tc>
      </w:tr>
      <w:tr w:rsidR="00E36F0E" w:rsidRPr="00C82768" w14:paraId="1B78E00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6D37368" w14:textId="77777777" w:rsidR="00E36F0E" w:rsidRDefault="00393DC0" w:rsidP="00E36F0E">
            <w:pPr>
              <w:jc w:val="center"/>
            </w:pPr>
            <w:r>
              <w:lastRenderedPageBreak/>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8FF35E0" w14:textId="77777777" w:rsidR="00E36F0E" w:rsidRDefault="00393DC0" w:rsidP="00E36F0E">
            <w:r>
              <w:t>linkId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1C284BB"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E6AAFCE" w14:textId="77777777" w:rsidR="00E36F0E" w:rsidRPr="0039653D" w:rsidRDefault="00E36F0E" w:rsidP="00393DC0">
            <w:pPr>
              <w:numPr>
                <w:ilvl w:val="0"/>
                <w:numId w:val="15"/>
              </w:numPr>
            </w:pP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DE762AE" w14:textId="77777777" w:rsidR="00E36F0E" w:rsidRPr="00F1221C" w:rsidRDefault="00393DC0" w:rsidP="00E36F0E">
            <w:r w:rsidRPr="00F1221C">
              <w:t>Char Value:0-255</w:t>
            </w:r>
          </w:p>
          <w:p w14:paraId="00C175F8"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8D76CE2" w14:textId="77777777" w:rsidR="00E36F0E" w:rsidRPr="000D0D7F" w:rsidRDefault="00393DC0" w:rsidP="00E36F0E">
            <w:pPr>
              <w:rPr>
                <w:rFonts w:cs="Arial"/>
                <w:szCs w:val="18"/>
                <w:shd w:val="clear" w:color="auto" w:fill="FFFFFF"/>
              </w:rPr>
            </w:pPr>
            <w:r>
              <w:rPr>
                <w:rFonts w:cs="Arial"/>
                <w:szCs w:val="18"/>
                <w:shd w:val="clear" w:color="auto" w:fill="FFFFFF"/>
              </w:rPr>
              <w:t>Unique link ID generated by Networking</w:t>
            </w:r>
          </w:p>
        </w:tc>
      </w:tr>
    </w:tbl>
    <w:p w14:paraId="0CA4F13E" w14:textId="6DCB29ED" w:rsidR="00E36F0E" w:rsidRDefault="00393DC0" w:rsidP="00506E2F">
      <w:pPr>
        <w:pStyle w:val="Heading4"/>
      </w:pPr>
      <w:r w:rsidRPr="00B9479B">
        <w:t>MD-REQ-380262/C-VnmReset</w:t>
      </w:r>
    </w:p>
    <w:p w14:paraId="373DBB68" w14:textId="77777777" w:rsidR="00E36F0E" w:rsidRPr="00804FBF"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a VLAN configuration reset</w:t>
      </w:r>
      <w:r w:rsidRPr="00DF2AD3">
        <w:rPr>
          <w:rFonts w:cs="Arial"/>
        </w:rPr>
        <w:t xml:space="preserve">. </w:t>
      </w:r>
      <w:r>
        <w:rPr>
          <w:rFonts w:cs="Arial"/>
        </w:rPr>
        <w:t xml:space="preserve">WIR </w:t>
      </w:r>
      <w:r w:rsidRPr="00DF2AD3">
        <w:rPr>
          <w:rFonts w:cs="Arial"/>
        </w:rPr>
        <w:t>also uses this API for its response.</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6"/>
        <w:gridCol w:w="1511"/>
        <w:gridCol w:w="802"/>
        <w:gridCol w:w="895"/>
        <w:gridCol w:w="1812"/>
        <w:gridCol w:w="1158"/>
        <w:gridCol w:w="3271"/>
      </w:tblGrid>
      <w:tr w:rsidR="00E36F0E" w:rsidRPr="00C82768" w14:paraId="23ECF1C6"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564B5AF3" w14:textId="77777777" w:rsidR="00E36F0E" w:rsidRPr="00C82768" w:rsidRDefault="00E36F0E" w:rsidP="00E36F0E">
            <w:pPr>
              <w:spacing w:line="256" w:lineRule="auto"/>
              <w:rPr>
                <w:sz w:val="8"/>
              </w:rPr>
            </w:pPr>
          </w:p>
        </w:tc>
      </w:tr>
      <w:tr w:rsidR="00E36F0E" w:rsidRPr="00C82768" w14:paraId="2D854E6D" w14:textId="77777777" w:rsidTr="00506E2F">
        <w:trPr>
          <w:jc w:val="center"/>
        </w:trPr>
        <w:tc>
          <w:tcPr>
            <w:tcW w:w="2137" w:type="dxa"/>
            <w:gridSpan w:val="2"/>
            <w:tcBorders>
              <w:top w:val="single" w:sz="4" w:space="0" w:color="auto"/>
              <w:left w:val="single" w:sz="4" w:space="0" w:color="auto"/>
              <w:bottom w:val="single" w:sz="4" w:space="0" w:color="auto"/>
              <w:right w:val="single" w:sz="4" w:space="0" w:color="auto"/>
            </w:tcBorders>
          </w:tcPr>
          <w:p w14:paraId="5403F612" w14:textId="77777777" w:rsidR="00E36F0E" w:rsidRPr="00C82768" w:rsidRDefault="00393DC0" w:rsidP="00E36F0E">
            <w:pPr>
              <w:spacing w:line="256" w:lineRule="auto"/>
              <w:jc w:val="right"/>
            </w:pPr>
            <w:r w:rsidRPr="00C82768">
              <w:rPr>
                <w:b/>
              </w:rPr>
              <w:t>Method Type</w:t>
            </w:r>
          </w:p>
        </w:tc>
        <w:tc>
          <w:tcPr>
            <w:tcW w:w="7938" w:type="dxa"/>
            <w:gridSpan w:val="5"/>
            <w:tcBorders>
              <w:top w:val="single" w:sz="4" w:space="0" w:color="auto"/>
              <w:left w:val="single" w:sz="4" w:space="0" w:color="auto"/>
              <w:bottom w:val="single" w:sz="4" w:space="0" w:color="auto"/>
              <w:right w:val="single" w:sz="4" w:space="0" w:color="auto"/>
            </w:tcBorders>
            <w:vAlign w:val="center"/>
            <w:hideMark/>
          </w:tcPr>
          <w:p w14:paraId="3703F2C5" w14:textId="77777777" w:rsidR="00E36F0E" w:rsidRPr="00C82768" w:rsidRDefault="00393DC0" w:rsidP="00E36F0E">
            <w:pPr>
              <w:spacing w:line="256" w:lineRule="auto"/>
            </w:pPr>
            <w:r w:rsidRPr="00DA32BB">
              <w:t>One-Shot (</w:t>
            </w:r>
            <w:r>
              <w:t>A-Synch)</w:t>
            </w:r>
          </w:p>
        </w:tc>
      </w:tr>
      <w:tr w:rsidR="00E36F0E" w:rsidRPr="00C82768" w14:paraId="18D1E838" w14:textId="77777777" w:rsidTr="00506E2F">
        <w:trPr>
          <w:jc w:val="center"/>
        </w:trPr>
        <w:tc>
          <w:tcPr>
            <w:tcW w:w="2137" w:type="dxa"/>
            <w:gridSpan w:val="2"/>
            <w:tcBorders>
              <w:top w:val="single" w:sz="4" w:space="0" w:color="auto"/>
              <w:left w:val="single" w:sz="4" w:space="0" w:color="auto"/>
              <w:bottom w:val="single" w:sz="4" w:space="0" w:color="auto"/>
              <w:right w:val="single" w:sz="4" w:space="0" w:color="auto"/>
            </w:tcBorders>
          </w:tcPr>
          <w:p w14:paraId="6E1E83C9" w14:textId="77777777" w:rsidR="00E36F0E" w:rsidRPr="00C82768" w:rsidRDefault="00393DC0" w:rsidP="00E36F0E">
            <w:pPr>
              <w:spacing w:line="256" w:lineRule="auto"/>
              <w:jc w:val="right"/>
            </w:pPr>
            <w:r w:rsidRPr="00C82768">
              <w:rPr>
                <w:b/>
              </w:rPr>
              <w:t>QoS Level</w:t>
            </w:r>
          </w:p>
        </w:tc>
        <w:tc>
          <w:tcPr>
            <w:tcW w:w="7938" w:type="dxa"/>
            <w:gridSpan w:val="5"/>
            <w:tcBorders>
              <w:top w:val="single" w:sz="4" w:space="0" w:color="auto"/>
              <w:left w:val="single" w:sz="4" w:space="0" w:color="auto"/>
              <w:bottom w:val="single" w:sz="4" w:space="0" w:color="auto"/>
              <w:right w:val="single" w:sz="4" w:space="0" w:color="auto"/>
            </w:tcBorders>
            <w:vAlign w:val="center"/>
            <w:hideMark/>
          </w:tcPr>
          <w:p w14:paraId="23B2AE35" w14:textId="77777777" w:rsidR="00E36F0E" w:rsidRPr="00C82768" w:rsidRDefault="00393DC0" w:rsidP="00E36F0E">
            <w:pPr>
              <w:spacing w:line="256" w:lineRule="auto"/>
            </w:pPr>
            <w:r w:rsidRPr="00C82768">
              <w:t>Default</w:t>
            </w:r>
          </w:p>
        </w:tc>
      </w:tr>
      <w:tr w:rsidR="00E36F0E" w:rsidRPr="00C82768" w14:paraId="22F1FDC1" w14:textId="77777777" w:rsidTr="00506E2F">
        <w:trPr>
          <w:jc w:val="center"/>
        </w:trPr>
        <w:tc>
          <w:tcPr>
            <w:tcW w:w="2137" w:type="dxa"/>
            <w:gridSpan w:val="2"/>
            <w:tcBorders>
              <w:top w:val="single" w:sz="4" w:space="0" w:color="auto"/>
              <w:left w:val="single" w:sz="4" w:space="0" w:color="auto"/>
              <w:bottom w:val="single" w:sz="4" w:space="0" w:color="auto"/>
              <w:right w:val="single" w:sz="4" w:space="0" w:color="auto"/>
            </w:tcBorders>
          </w:tcPr>
          <w:p w14:paraId="47C67254" w14:textId="77777777" w:rsidR="00E36F0E" w:rsidRPr="00C82768" w:rsidRDefault="00393DC0" w:rsidP="00E36F0E">
            <w:pPr>
              <w:spacing w:line="256" w:lineRule="auto"/>
              <w:jc w:val="right"/>
            </w:pPr>
            <w:r w:rsidRPr="00C82768">
              <w:rPr>
                <w:b/>
              </w:rPr>
              <w:t>Retained</w:t>
            </w:r>
          </w:p>
        </w:tc>
        <w:tc>
          <w:tcPr>
            <w:tcW w:w="7938" w:type="dxa"/>
            <w:gridSpan w:val="5"/>
            <w:tcBorders>
              <w:top w:val="single" w:sz="4" w:space="0" w:color="auto"/>
              <w:left w:val="single" w:sz="4" w:space="0" w:color="auto"/>
              <w:bottom w:val="single" w:sz="4" w:space="0" w:color="auto"/>
              <w:right w:val="single" w:sz="4" w:space="0" w:color="auto"/>
            </w:tcBorders>
            <w:vAlign w:val="center"/>
            <w:hideMark/>
          </w:tcPr>
          <w:p w14:paraId="231CCD05" w14:textId="77777777" w:rsidR="00E36F0E" w:rsidRPr="00C82768" w:rsidRDefault="00393DC0" w:rsidP="00E36F0E">
            <w:pPr>
              <w:spacing w:line="256" w:lineRule="auto"/>
            </w:pPr>
            <w:r w:rsidRPr="00C82768">
              <w:t>No</w:t>
            </w:r>
          </w:p>
        </w:tc>
      </w:tr>
      <w:tr w:rsidR="00E36F0E" w:rsidRPr="00C82768" w14:paraId="0245D34A"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38A08CC9" w14:textId="77777777" w:rsidR="00E36F0E" w:rsidRPr="00C82768" w:rsidRDefault="00E36F0E" w:rsidP="00E36F0E">
            <w:pPr>
              <w:spacing w:line="256" w:lineRule="auto"/>
              <w:rPr>
                <w:sz w:val="8"/>
              </w:rPr>
            </w:pPr>
          </w:p>
        </w:tc>
      </w:tr>
      <w:tr w:rsidR="00E36F0E" w:rsidRPr="00C82768" w14:paraId="793A083D"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shd w:val="clear" w:color="auto" w:fill="A6A6A6"/>
          </w:tcPr>
          <w:p w14:paraId="4BC7704F" w14:textId="77777777" w:rsidR="00E36F0E" w:rsidRPr="00C82768" w:rsidRDefault="00393DC0" w:rsidP="00E36F0E">
            <w:pPr>
              <w:jc w:val="center"/>
              <w:rPr>
                <w:b/>
              </w:rPr>
            </w:pPr>
            <w:r w:rsidRPr="00C82768">
              <w:rPr>
                <w:b/>
              </w:rPr>
              <w:t>R/O</w:t>
            </w:r>
          </w:p>
        </w:tc>
        <w:tc>
          <w:tcPr>
            <w:tcW w:w="231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3D2C69E8" w14:textId="77777777" w:rsidR="00E36F0E" w:rsidRPr="00C82768" w:rsidRDefault="00393DC0" w:rsidP="00E36F0E">
            <w:pPr>
              <w:rPr>
                <w:b/>
              </w:rPr>
            </w:pPr>
            <w:r w:rsidRPr="00C82768">
              <w:rPr>
                <w:b/>
              </w:rPr>
              <w:t>Name</w:t>
            </w:r>
          </w:p>
        </w:tc>
        <w:tc>
          <w:tcPr>
            <w:tcW w:w="895" w:type="dxa"/>
            <w:tcBorders>
              <w:top w:val="single" w:sz="4" w:space="0" w:color="auto"/>
              <w:left w:val="single" w:sz="4" w:space="0" w:color="auto"/>
              <w:bottom w:val="single" w:sz="4" w:space="0" w:color="auto"/>
              <w:right w:val="single" w:sz="4" w:space="0" w:color="auto"/>
            </w:tcBorders>
            <w:shd w:val="clear" w:color="auto" w:fill="A6A6A6"/>
            <w:hideMark/>
          </w:tcPr>
          <w:p w14:paraId="6BE7C6A4" w14:textId="77777777" w:rsidR="00E36F0E" w:rsidRPr="00C82768" w:rsidRDefault="00393DC0" w:rsidP="00E36F0E">
            <w:pPr>
              <w:rPr>
                <w:b/>
              </w:rPr>
            </w:pPr>
            <w:r w:rsidRPr="00C82768">
              <w:rPr>
                <w:b/>
              </w:rPr>
              <w:t>Type</w:t>
            </w:r>
          </w:p>
        </w:tc>
        <w:tc>
          <w:tcPr>
            <w:tcW w:w="1812"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5BC67DB" w14:textId="77777777" w:rsidR="00E36F0E" w:rsidRPr="00C82768" w:rsidRDefault="00393DC0" w:rsidP="00E36F0E">
            <w:pPr>
              <w:rPr>
                <w:b/>
              </w:rPr>
            </w:pPr>
            <w:r w:rsidRPr="00C82768">
              <w:rPr>
                <w:b/>
              </w:rPr>
              <w:t>Literals</w:t>
            </w:r>
          </w:p>
        </w:tc>
        <w:tc>
          <w:tcPr>
            <w:tcW w:w="1158"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7E91427" w14:textId="77777777" w:rsidR="00E36F0E" w:rsidRPr="00C82768" w:rsidRDefault="00393DC0" w:rsidP="00E36F0E">
            <w:pPr>
              <w:rPr>
                <w:b/>
              </w:rPr>
            </w:pPr>
            <w:r w:rsidRPr="00C82768">
              <w:rPr>
                <w:b/>
              </w:rPr>
              <w:t>Value</w:t>
            </w:r>
          </w:p>
        </w:tc>
        <w:tc>
          <w:tcPr>
            <w:tcW w:w="3271"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3B6DC9B" w14:textId="77777777" w:rsidR="00E36F0E" w:rsidRPr="00C82768" w:rsidRDefault="00393DC0" w:rsidP="00E36F0E">
            <w:pPr>
              <w:rPr>
                <w:b/>
              </w:rPr>
            </w:pPr>
            <w:r w:rsidRPr="00C82768">
              <w:rPr>
                <w:b/>
              </w:rPr>
              <w:t>Description</w:t>
            </w:r>
          </w:p>
        </w:tc>
      </w:tr>
      <w:tr w:rsidR="00E36F0E" w:rsidRPr="00C82768" w14:paraId="3689650D"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425AF582" w14:textId="77777777" w:rsidR="00E36F0E" w:rsidRPr="00C82768" w:rsidRDefault="00393DC0" w:rsidP="00E36F0E">
            <w:pPr>
              <w:rPr>
                <w:b/>
              </w:rPr>
            </w:pPr>
            <w:r w:rsidRPr="00C82768">
              <w:rPr>
                <w:b/>
              </w:rPr>
              <w:t>Request</w:t>
            </w:r>
          </w:p>
        </w:tc>
      </w:tr>
      <w:tr w:rsidR="00E36F0E" w:rsidRPr="00C82768" w14:paraId="1DF7EC97"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tcPr>
          <w:p w14:paraId="4FF681FB" w14:textId="77777777" w:rsidR="00E36F0E" w:rsidRPr="00C82768" w:rsidRDefault="00393DC0" w:rsidP="00E36F0E">
            <w:pPr>
              <w:jc w:val="center"/>
            </w:pPr>
            <w:r w:rsidRPr="00C82768">
              <w:t>R</w:t>
            </w:r>
          </w:p>
        </w:tc>
        <w:tc>
          <w:tcPr>
            <w:tcW w:w="2313" w:type="dxa"/>
            <w:gridSpan w:val="2"/>
            <w:tcBorders>
              <w:top w:val="single" w:sz="4" w:space="0" w:color="auto"/>
              <w:left w:val="single" w:sz="4" w:space="0" w:color="auto"/>
              <w:bottom w:val="single" w:sz="4" w:space="0" w:color="auto"/>
              <w:right w:val="single" w:sz="4" w:space="0" w:color="auto"/>
            </w:tcBorders>
            <w:hideMark/>
          </w:tcPr>
          <w:p w14:paraId="3EE5675B" w14:textId="77777777" w:rsidR="00E36F0E" w:rsidRPr="00C82768" w:rsidRDefault="00393DC0" w:rsidP="00E36F0E">
            <w:r>
              <w:t>EcuType</w:t>
            </w:r>
          </w:p>
        </w:tc>
        <w:tc>
          <w:tcPr>
            <w:tcW w:w="895" w:type="dxa"/>
            <w:tcBorders>
              <w:top w:val="single" w:sz="4" w:space="0" w:color="auto"/>
              <w:left w:val="single" w:sz="4" w:space="0" w:color="auto"/>
              <w:bottom w:val="single" w:sz="4" w:space="0" w:color="auto"/>
              <w:right w:val="single" w:sz="4" w:space="0" w:color="auto"/>
            </w:tcBorders>
            <w:hideMark/>
          </w:tcPr>
          <w:p w14:paraId="01BADA7D" w14:textId="77777777" w:rsidR="00E36F0E" w:rsidRPr="00C82768" w:rsidRDefault="00393DC0" w:rsidP="00E36F0E">
            <w:r>
              <w:t>Enum</w:t>
            </w:r>
          </w:p>
        </w:tc>
        <w:tc>
          <w:tcPr>
            <w:tcW w:w="1812" w:type="dxa"/>
            <w:tcBorders>
              <w:top w:val="single" w:sz="4" w:space="0" w:color="auto"/>
              <w:left w:val="single" w:sz="4" w:space="0" w:color="auto"/>
              <w:bottom w:val="single" w:sz="4" w:space="0" w:color="auto"/>
              <w:right w:val="single" w:sz="4" w:space="0" w:color="auto"/>
            </w:tcBorders>
            <w:hideMark/>
          </w:tcPr>
          <w:p w14:paraId="785CAB5F" w14:textId="77777777" w:rsidR="00E36F0E" w:rsidRPr="00C82768" w:rsidRDefault="00393DC0" w:rsidP="00E36F0E">
            <w:r w:rsidRPr="00C82768">
              <w:t>-</w:t>
            </w:r>
          </w:p>
        </w:tc>
        <w:tc>
          <w:tcPr>
            <w:tcW w:w="1158" w:type="dxa"/>
            <w:tcBorders>
              <w:top w:val="single" w:sz="4" w:space="0" w:color="auto"/>
              <w:left w:val="single" w:sz="4" w:space="0" w:color="auto"/>
              <w:bottom w:val="single" w:sz="4" w:space="0" w:color="auto"/>
              <w:right w:val="single" w:sz="4" w:space="0" w:color="auto"/>
            </w:tcBorders>
            <w:hideMark/>
          </w:tcPr>
          <w:p w14:paraId="16276409" w14:textId="77777777" w:rsidR="00E36F0E" w:rsidRPr="000D0D7F" w:rsidRDefault="00393DC0" w:rsidP="00E36F0E">
            <w:r>
              <w:t>-</w:t>
            </w:r>
          </w:p>
        </w:tc>
        <w:tc>
          <w:tcPr>
            <w:tcW w:w="3271" w:type="dxa"/>
            <w:tcBorders>
              <w:top w:val="single" w:sz="4" w:space="0" w:color="auto"/>
              <w:left w:val="single" w:sz="4" w:space="0" w:color="auto"/>
              <w:bottom w:val="single" w:sz="4" w:space="0" w:color="auto"/>
              <w:right w:val="single" w:sz="4" w:space="0" w:color="auto"/>
            </w:tcBorders>
            <w:hideMark/>
          </w:tcPr>
          <w:p w14:paraId="003575E1" w14:textId="77777777" w:rsidR="00E36F0E" w:rsidRPr="000D0D7F" w:rsidRDefault="00393DC0" w:rsidP="00E36F0E">
            <w:pPr>
              <w:rPr>
                <w:rFonts w:cs="Arial"/>
              </w:rPr>
            </w:pPr>
            <w:r w:rsidRPr="000D0D7F">
              <w:rPr>
                <w:rFonts w:cs="Arial"/>
                <w:szCs w:val="18"/>
                <w:shd w:val="clear" w:color="auto" w:fill="FFFFFF"/>
              </w:rPr>
              <w:t>Path Id used internally by CM</w:t>
            </w:r>
          </w:p>
        </w:tc>
      </w:tr>
      <w:tr w:rsidR="00E36F0E" w:rsidRPr="00C82768" w14:paraId="7FAEF570"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tcPr>
          <w:p w14:paraId="4B3C2B02"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tcPr>
          <w:p w14:paraId="5E4ABEE5"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tcPr>
          <w:p w14:paraId="748A48DB"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tcPr>
          <w:p w14:paraId="7819E873" w14:textId="77777777" w:rsidR="00E36F0E" w:rsidRPr="00C82768" w:rsidRDefault="00393DC0" w:rsidP="00E36F0E">
            <w:r>
              <w:t>Unknown</w:t>
            </w:r>
          </w:p>
        </w:tc>
        <w:tc>
          <w:tcPr>
            <w:tcW w:w="1158" w:type="dxa"/>
            <w:tcBorders>
              <w:top w:val="single" w:sz="4" w:space="0" w:color="auto"/>
              <w:left w:val="single" w:sz="4" w:space="0" w:color="auto"/>
              <w:bottom w:val="single" w:sz="4" w:space="0" w:color="auto"/>
              <w:right w:val="single" w:sz="4" w:space="0" w:color="auto"/>
            </w:tcBorders>
          </w:tcPr>
          <w:p w14:paraId="14F77D64" w14:textId="77777777" w:rsidR="00E36F0E" w:rsidRDefault="00393DC0" w:rsidP="00E36F0E">
            <w:r>
              <w:t>0x0</w:t>
            </w:r>
          </w:p>
        </w:tc>
        <w:tc>
          <w:tcPr>
            <w:tcW w:w="3271" w:type="dxa"/>
            <w:tcBorders>
              <w:top w:val="single" w:sz="4" w:space="0" w:color="auto"/>
              <w:left w:val="single" w:sz="4" w:space="0" w:color="auto"/>
              <w:bottom w:val="single" w:sz="4" w:space="0" w:color="auto"/>
              <w:right w:val="single" w:sz="4" w:space="0" w:color="auto"/>
            </w:tcBorders>
          </w:tcPr>
          <w:p w14:paraId="7592114F" w14:textId="77777777" w:rsidR="00E36F0E" w:rsidRPr="000D0D7F" w:rsidRDefault="00393DC0" w:rsidP="00E36F0E">
            <w:pPr>
              <w:rPr>
                <w:rFonts w:cs="Arial"/>
                <w:szCs w:val="18"/>
                <w:shd w:val="clear" w:color="auto" w:fill="FFFFFF"/>
              </w:rPr>
            </w:pPr>
            <w:r>
              <w:rPr>
                <w:rFonts w:cs="Arial"/>
                <w:szCs w:val="18"/>
                <w:shd w:val="clear" w:color="auto" w:fill="FFFFFF"/>
              </w:rPr>
              <w:t>Error</w:t>
            </w:r>
          </w:p>
        </w:tc>
      </w:tr>
      <w:tr w:rsidR="00E36F0E" w:rsidRPr="00C82768" w14:paraId="52EBD890"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tcPr>
          <w:p w14:paraId="760ABFB2"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tcPr>
          <w:p w14:paraId="1569132B"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tcPr>
          <w:p w14:paraId="7B1103B4"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tcPr>
          <w:p w14:paraId="56C7FB3D" w14:textId="77777777" w:rsidR="00E36F0E" w:rsidRPr="00C82768" w:rsidRDefault="00393DC0" w:rsidP="00E36F0E">
            <w:r>
              <w:t>ECG</w:t>
            </w:r>
          </w:p>
        </w:tc>
        <w:tc>
          <w:tcPr>
            <w:tcW w:w="1158" w:type="dxa"/>
            <w:tcBorders>
              <w:top w:val="single" w:sz="4" w:space="0" w:color="auto"/>
              <w:left w:val="single" w:sz="4" w:space="0" w:color="auto"/>
              <w:bottom w:val="single" w:sz="4" w:space="0" w:color="auto"/>
              <w:right w:val="single" w:sz="4" w:space="0" w:color="auto"/>
            </w:tcBorders>
          </w:tcPr>
          <w:p w14:paraId="50FE2DE6" w14:textId="77777777" w:rsidR="00E36F0E" w:rsidRDefault="00393DC0" w:rsidP="00E36F0E">
            <w:r>
              <w:t>0x1</w:t>
            </w:r>
          </w:p>
        </w:tc>
        <w:tc>
          <w:tcPr>
            <w:tcW w:w="3271" w:type="dxa"/>
            <w:tcBorders>
              <w:top w:val="single" w:sz="4" w:space="0" w:color="auto"/>
              <w:left w:val="single" w:sz="4" w:space="0" w:color="auto"/>
              <w:bottom w:val="single" w:sz="4" w:space="0" w:color="auto"/>
              <w:right w:val="single" w:sz="4" w:space="0" w:color="auto"/>
            </w:tcBorders>
          </w:tcPr>
          <w:p w14:paraId="4233A91F" w14:textId="77777777" w:rsidR="00E36F0E" w:rsidRPr="000D0D7F" w:rsidRDefault="00E36F0E" w:rsidP="00E36F0E">
            <w:pPr>
              <w:rPr>
                <w:rFonts w:cs="Arial"/>
                <w:szCs w:val="18"/>
                <w:shd w:val="clear" w:color="auto" w:fill="FFFFFF"/>
              </w:rPr>
            </w:pPr>
          </w:p>
        </w:tc>
      </w:tr>
      <w:tr w:rsidR="00E36F0E" w:rsidRPr="00C82768" w14:paraId="771EEDD3"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tcPr>
          <w:p w14:paraId="3CDFDF09"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tcPr>
          <w:p w14:paraId="737C241F"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tcPr>
          <w:p w14:paraId="7C82C0E1"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tcPr>
          <w:p w14:paraId="3F2E6F40" w14:textId="77777777" w:rsidR="00E36F0E" w:rsidRPr="00C82768" w:rsidRDefault="00393DC0" w:rsidP="00E36F0E">
            <w:r>
              <w:t>TCU</w:t>
            </w:r>
          </w:p>
        </w:tc>
        <w:tc>
          <w:tcPr>
            <w:tcW w:w="1158" w:type="dxa"/>
            <w:tcBorders>
              <w:top w:val="single" w:sz="4" w:space="0" w:color="auto"/>
              <w:left w:val="single" w:sz="4" w:space="0" w:color="auto"/>
              <w:bottom w:val="single" w:sz="4" w:space="0" w:color="auto"/>
              <w:right w:val="single" w:sz="4" w:space="0" w:color="auto"/>
            </w:tcBorders>
          </w:tcPr>
          <w:p w14:paraId="736EB94C" w14:textId="77777777" w:rsidR="00E36F0E" w:rsidRDefault="00393DC0" w:rsidP="00E36F0E">
            <w:r>
              <w:t>0x2</w:t>
            </w:r>
          </w:p>
        </w:tc>
        <w:tc>
          <w:tcPr>
            <w:tcW w:w="3271" w:type="dxa"/>
            <w:tcBorders>
              <w:top w:val="single" w:sz="4" w:space="0" w:color="auto"/>
              <w:left w:val="single" w:sz="4" w:space="0" w:color="auto"/>
              <w:bottom w:val="single" w:sz="4" w:space="0" w:color="auto"/>
              <w:right w:val="single" w:sz="4" w:space="0" w:color="auto"/>
            </w:tcBorders>
          </w:tcPr>
          <w:p w14:paraId="79C78AA6" w14:textId="77777777" w:rsidR="00E36F0E" w:rsidRPr="000D0D7F" w:rsidRDefault="00E36F0E" w:rsidP="00E36F0E">
            <w:pPr>
              <w:rPr>
                <w:rFonts w:cs="Arial"/>
                <w:szCs w:val="18"/>
                <w:shd w:val="clear" w:color="auto" w:fill="FFFFFF"/>
              </w:rPr>
            </w:pPr>
          </w:p>
        </w:tc>
      </w:tr>
      <w:tr w:rsidR="00E36F0E" w:rsidRPr="00C82768" w14:paraId="7E03BF80"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tcPr>
          <w:p w14:paraId="7896AAAA"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tcPr>
          <w:p w14:paraId="471E3511"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tcPr>
          <w:p w14:paraId="6CE6AA02"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tcPr>
          <w:p w14:paraId="681510F3" w14:textId="77777777" w:rsidR="00E36F0E" w:rsidRPr="00C82768" w:rsidRDefault="00393DC0" w:rsidP="00E36F0E">
            <w:r>
              <w:t>SYNC</w:t>
            </w:r>
          </w:p>
        </w:tc>
        <w:tc>
          <w:tcPr>
            <w:tcW w:w="1158" w:type="dxa"/>
            <w:tcBorders>
              <w:top w:val="single" w:sz="4" w:space="0" w:color="auto"/>
              <w:left w:val="single" w:sz="4" w:space="0" w:color="auto"/>
              <w:bottom w:val="single" w:sz="4" w:space="0" w:color="auto"/>
              <w:right w:val="single" w:sz="4" w:space="0" w:color="auto"/>
            </w:tcBorders>
          </w:tcPr>
          <w:p w14:paraId="0B382ECB" w14:textId="77777777" w:rsidR="00E36F0E" w:rsidRDefault="00393DC0" w:rsidP="00E36F0E">
            <w:r>
              <w:t>0x3</w:t>
            </w:r>
          </w:p>
        </w:tc>
        <w:tc>
          <w:tcPr>
            <w:tcW w:w="3271" w:type="dxa"/>
            <w:tcBorders>
              <w:top w:val="single" w:sz="4" w:space="0" w:color="auto"/>
              <w:left w:val="single" w:sz="4" w:space="0" w:color="auto"/>
              <w:bottom w:val="single" w:sz="4" w:space="0" w:color="auto"/>
              <w:right w:val="single" w:sz="4" w:space="0" w:color="auto"/>
            </w:tcBorders>
          </w:tcPr>
          <w:p w14:paraId="0567E689" w14:textId="77777777" w:rsidR="00E36F0E" w:rsidRPr="000D0D7F" w:rsidRDefault="00E36F0E" w:rsidP="00E36F0E">
            <w:pPr>
              <w:rPr>
                <w:rFonts w:cs="Arial"/>
                <w:szCs w:val="18"/>
                <w:shd w:val="clear" w:color="auto" w:fill="FFFFFF"/>
              </w:rPr>
            </w:pPr>
          </w:p>
        </w:tc>
      </w:tr>
      <w:tr w:rsidR="00E36F0E" w:rsidRPr="00C82768" w14:paraId="7DD17824"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tcPr>
          <w:p w14:paraId="70D6985E"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tcPr>
          <w:p w14:paraId="73A04C8D"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tcPr>
          <w:p w14:paraId="67A5A78B"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tcPr>
          <w:p w14:paraId="5919761B" w14:textId="77777777" w:rsidR="00E36F0E" w:rsidRPr="00C82768" w:rsidRDefault="00393DC0" w:rsidP="00E36F0E">
            <w:r>
              <w:t>TCU_B</w:t>
            </w:r>
          </w:p>
        </w:tc>
        <w:tc>
          <w:tcPr>
            <w:tcW w:w="1158" w:type="dxa"/>
            <w:tcBorders>
              <w:top w:val="single" w:sz="4" w:space="0" w:color="auto"/>
              <w:left w:val="single" w:sz="4" w:space="0" w:color="auto"/>
              <w:bottom w:val="single" w:sz="4" w:space="0" w:color="auto"/>
              <w:right w:val="single" w:sz="4" w:space="0" w:color="auto"/>
            </w:tcBorders>
          </w:tcPr>
          <w:p w14:paraId="40D4D841" w14:textId="77777777" w:rsidR="00E36F0E" w:rsidRDefault="00393DC0" w:rsidP="00E36F0E">
            <w:r>
              <w:t>0x4</w:t>
            </w:r>
          </w:p>
        </w:tc>
        <w:tc>
          <w:tcPr>
            <w:tcW w:w="3271" w:type="dxa"/>
            <w:tcBorders>
              <w:top w:val="single" w:sz="4" w:space="0" w:color="auto"/>
              <w:left w:val="single" w:sz="4" w:space="0" w:color="auto"/>
              <w:bottom w:val="single" w:sz="4" w:space="0" w:color="auto"/>
              <w:right w:val="single" w:sz="4" w:space="0" w:color="auto"/>
            </w:tcBorders>
          </w:tcPr>
          <w:p w14:paraId="4079056A" w14:textId="77777777" w:rsidR="00E36F0E" w:rsidRPr="000D0D7F" w:rsidRDefault="00393DC0" w:rsidP="00E36F0E">
            <w:pPr>
              <w:rPr>
                <w:rFonts w:cs="Arial"/>
                <w:szCs w:val="18"/>
                <w:shd w:val="clear" w:color="auto" w:fill="FFFFFF"/>
              </w:rPr>
            </w:pPr>
            <w:r>
              <w:rPr>
                <w:rFonts w:cs="Arial"/>
              </w:rPr>
              <w:t>Applicable to AV vehicles Only</w:t>
            </w:r>
          </w:p>
        </w:tc>
      </w:tr>
      <w:tr w:rsidR="00E36F0E" w:rsidRPr="00C82768" w14:paraId="12515661"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tcPr>
          <w:p w14:paraId="67FAE59A"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tcPr>
          <w:p w14:paraId="1F472DC6"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tcPr>
          <w:p w14:paraId="08B3BCD4"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tcPr>
          <w:p w14:paraId="725FD7D2" w14:textId="77777777" w:rsidR="00E36F0E" w:rsidRPr="00106509" w:rsidRDefault="00393DC0" w:rsidP="00E36F0E">
            <w:pPr>
              <w:spacing w:line="256" w:lineRule="auto"/>
              <w:rPr>
                <w:rFonts w:cs="Arial"/>
              </w:rPr>
            </w:pPr>
            <w:r w:rsidRPr="00106509">
              <w:rPr>
                <w:rFonts w:cs="Arial"/>
              </w:rPr>
              <w:t>SDS</w:t>
            </w:r>
          </w:p>
        </w:tc>
        <w:tc>
          <w:tcPr>
            <w:tcW w:w="1158" w:type="dxa"/>
            <w:tcBorders>
              <w:top w:val="single" w:sz="4" w:space="0" w:color="auto"/>
              <w:left w:val="single" w:sz="4" w:space="0" w:color="auto"/>
              <w:bottom w:val="single" w:sz="4" w:space="0" w:color="auto"/>
              <w:right w:val="single" w:sz="4" w:space="0" w:color="auto"/>
            </w:tcBorders>
          </w:tcPr>
          <w:p w14:paraId="61E78614" w14:textId="77777777" w:rsidR="00E36F0E" w:rsidRPr="00106509" w:rsidRDefault="00393DC0" w:rsidP="00E36F0E">
            <w:pPr>
              <w:spacing w:line="256" w:lineRule="auto"/>
              <w:rPr>
                <w:rFonts w:cs="Arial"/>
              </w:rPr>
            </w:pPr>
            <w:r w:rsidRPr="00106509">
              <w:rPr>
                <w:rFonts w:cs="Arial"/>
              </w:rPr>
              <w:t>0x5</w:t>
            </w:r>
          </w:p>
        </w:tc>
        <w:tc>
          <w:tcPr>
            <w:tcW w:w="3271" w:type="dxa"/>
            <w:tcBorders>
              <w:top w:val="single" w:sz="4" w:space="0" w:color="auto"/>
              <w:left w:val="single" w:sz="4" w:space="0" w:color="auto"/>
              <w:bottom w:val="single" w:sz="4" w:space="0" w:color="auto"/>
              <w:right w:val="single" w:sz="4" w:space="0" w:color="auto"/>
            </w:tcBorders>
          </w:tcPr>
          <w:p w14:paraId="0A0F9199" w14:textId="77777777" w:rsidR="00E36F0E" w:rsidRPr="000D0D7F" w:rsidRDefault="00393DC0" w:rsidP="00E36F0E">
            <w:pPr>
              <w:rPr>
                <w:rFonts w:cs="Arial"/>
                <w:szCs w:val="18"/>
                <w:shd w:val="clear" w:color="auto" w:fill="FFFFFF"/>
              </w:rPr>
            </w:pPr>
            <w:r>
              <w:rPr>
                <w:rFonts w:cs="Arial"/>
              </w:rPr>
              <w:t>Applicable to AV vehicles Only</w:t>
            </w:r>
          </w:p>
        </w:tc>
      </w:tr>
      <w:tr w:rsidR="00E36F0E" w:rsidRPr="00C82768" w14:paraId="6BFE3019"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tcPr>
          <w:p w14:paraId="556B78C4"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tcPr>
          <w:p w14:paraId="1704D385"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tcPr>
          <w:p w14:paraId="2F334067"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tcPr>
          <w:p w14:paraId="5C3A73E7" w14:textId="77777777" w:rsidR="00E36F0E" w:rsidRPr="00106509" w:rsidRDefault="00393DC0" w:rsidP="00E36F0E">
            <w:pPr>
              <w:spacing w:line="256" w:lineRule="auto"/>
              <w:rPr>
                <w:rFonts w:cs="Arial"/>
              </w:rPr>
            </w:pPr>
            <w:r w:rsidRPr="00106509">
              <w:rPr>
                <w:rFonts w:cs="Arial"/>
              </w:rPr>
              <w:t>ADSIM</w:t>
            </w:r>
          </w:p>
        </w:tc>
        <w:tc>
          <w:tcPr>
            <w:tcW w:w="1158" w:type="dxa"/>
            <w:tcBorders>
              <w:top w:val="single" w:sz="4" w:space="0" w:color="auto"/>
              <w:left w:val="single" w:sz="4" w:space="0" w:color="auto"/>
              <w:bottom w:val="single" w:sz="4" w:space="0" w:color="auto"/>
              <w:right w:val="single" w:sz="4" w:space="0" w:color="auto"/>
            </w:tcBorders>
          </w:tcPr>
          <w:p w14:paraId="497D3F82" w14:textId="77777777" w:rsidR="00E36F0E" w:rsidRPr="00106509" w:rsidRDefault="00393DC0" w:rsidP="00E36F0E">
            <w:pPr>
              <w:spacing w:line="256" w:lineRule="auto"/>
              <w:rPr>
                <w:rFonts w:cs="Arial"/>
              </w:rPr>
            </w:pPr>
            <w:r w:rsidRPr="00106509">
              <w:rPr>
                <w:rFonts w:cs="Arial"/>
              </w:rPr>
              <w:t>0x6</w:t>
            </w:r>
          </w:p>
        </w:tc>
        <w:tc>
          <w:tcPr>
            <w:tcW w:w="3271" w:type="dxa"/>
            <w:tcBorders>
              <w:top w:val="single" w:sz="4" w:space="0" w:color="auto"/>
              <w:left w:val="single" w:sz="4" w:space="0" w:color="auto"/>
              <w:bottom w:val="single" w:sz="4" w:space="0" w:color="auto"/>
              <w:right w:val="single" w:sz="4" w:space="0" w:color="auto"/>
            </w:tcBorders>
          </w:tcPr>
          <w:p w14:paraId="64FA28DA" w14:textId="77777777" w:rsidR="00E36F0E" w:rsidRPr="000D0D7F" w:rsidRDefault="00393DC0" w:rsidP="00E36F0E">
            <w:pPr>
              <w:rPr>
                <w:rFonts w:cs="Arial"/>
                <w:szCs w:val="18"/>
                <w:shd w:val="clear" w:color="auto" w:fill="FFFFFF"/>
              </w:rPr>
            </w:pPr>
            <w:r>
              <w:rPr>
                <w:rFonts w:cs="Arial"/>
              </w:rPr>
              <w:t>Applicable to AV vehicles Only</w:t>
            </w:r>
          </w:p>
        </w:tc>
      </w:tr>
      <w:tr w:rsidR="00E36F0E" w:rsidRPr="00C82768" w14:paraId="5AC1AC0B"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tcPr>
          <w:p w14:paraId="1188276C"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tcPr>
          <w:p w14:paraId="2F5D02EC"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tcPr>
          <w:p w14:paraId="1E45E36A"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tcPr>
          <w:p w14:paraId="7A321E83" w14:textId="77777777" w:rsidR="00E36F0E" w:rsidRPr="00106509" w:rsidRDefault="00393DC0" w:rsidP="00E36F0E">
            <w:pPr>
              <w:spacing w:line="256" w:lineRule="auto"/>
              <w:rPr>
                <w:rFonts w:cs="Arial"/>
              </w:rPr>
            </w:pPr>
            <w:r w:rsidRPr="00106509">
              <w:rPr>
                <w:rFonts w:cs="Arial"/>
              </w:rPr>
              <w:t>DDSM</w:t>
            </w:r>
          </w:p>
        </w:tc>
        <w:tc>
          <w:tcPr>
            <w:tcW w:w="1158" w:type="dxa"/>
            <w:tcBorders>
              <w:top w:val="single" w:sz="4" w:space="0" w:color="auto"/>
              <w:left w:val="single" w:sz="4" w:space="0" w:color="auto"/>
              <w:bottom w:val="single" w:sz="4" w:space="0" w:color="auto"/>
              <w:right w:val="single" w:sz="4" w:space="0" w:color="auto"/>
            </w:tcBorders>
          </w:tcPr>
          <w:p w14:paraId="6FC992F4" w14:textId="77777777" w:rsidR="00E36F0E" w:rsidRPr="00106509" w:rsidRDefault="00393DC0" w:rsidP="00E36F0E">
            <w:pPr>
              <w:spacing w:line="256" w:lineRule="auto"/>
              <w:rPr>
                <w:rFonts w:cs="Arial"/>
              </w:rPr>
            </w:pPr>
            <w:r w:rsidRPr="00106509">
              <w:rPr>
                <w:rFonts w:cs="Arial"/>
              </w:rPr>
              <w:t>0x7</w:t>
            </w:r>
          </w:p>
        </w:tc>
        <w:tc>
          <w:tcPr>
            <w:tcW w:w="3271" w:type="dxa"/>
            <w:tcBorders>
              <w:top w:val="single" w:sz="4" w:space="0" w:color="auto"/>
              <w:left w:val="single" w:sz="4" w:space="0" w:color="auto"/>
              <w:bottom w:val="single" w:sz="4" w:space="0" w:color="auto"/>
              <w:right w:val="single" w:sz="4" w:space="0" w:color="auto"/>
            </w:tcBorders>
          </w:tcPr>
          <w:p w14:paraId="23179527" w14:textId="77777777" w:rsidR="00E36F0E" w:rsidRPr="000D0D7F" w:rsidRDefault="00393DC0" w:rsidP="00E36F0E">
            <w:pPr>
              <w:rPr>
                <w:rFonts w:cs="Arial"/>
                <w:szCs w:val="18"/>
                <w:shd w:val="clear" w:color="auto" w:fill="FFFFFF"/>
              </w:rPr>
            </w:pPr>
            <w:r>
              <w:rPr>
                <w:rFonts w:cs="Arial"/>
              </w:rPr>
              <w:t>Applicable to AV vehicles Only</w:t>
            </w:r>
          </w:p>
        </w:tc>
      </w:tr>
      <w:tr w:rsidR="00E36F0E" w:rsidRPr="00C82768" w14:paraId="771CDA8E"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tcPr>
          <w:p w14:paraId="52F208A6"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tcPr>
          <w:p w14:paraId="2A429C4D"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tcPr>
          <w:p w14:paraId="58730133"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tcPr>
          <w:p w14:paraId="4F01E974" w14:textId="77777777" w:rsidR="00E36F0E" w:rsidRPr="00106509" w:rsidRDefault="00393DC0" w:rsidP="00E36F0E">
            <w:pPr>
              <w:spacing w:line="256" w:lineRule="auto"/>
              <w:rPr>
                <w:rFonts w:cs="Arial"/>
              </w:rPr>
            </w:pPr>
            <w:r w:rsidRPr="00106509">
              <w:rPr>
                <w:rFonts w:cs="Arial"/>
              </w:rPr>
              <w:t>ADM</w:t>
            </w:r>
          </w:p>
        </w:tc>
        <w:tc>
          <w:tcPr>
            <w:tcW w:w="1158" w:type="dxa"/>
            <w:tcBorders>
              <w:top w:val="single" w:sz="4" w:space="0" w:color="auto"/>
              <w:left w:val="single" w:sz="4" w:space="0" w:color="auto"/>
              <w:bottom w:val="single" w:sz="4" w:space="0" w:color="auto"/>
              <w:right w:val="single" w:sz="4" w:space="0" w:color="auto"/>
            </w:tcBorders>
          </w:tcPr>
          <w:p w14:paraId="1765DE83" w14:textId="77777777" w:rsidR="00E36F0E" w:rsidRPr="00106509" w:rsidRDefault="00393DC0" w:rsidP="00E36F0E">
            <w:pPr>
              <w:spacing w:line="256" w:lineRule="auto"/>
              <w:rPr>
                <w:rFonts w:cs="Arial"/>
              </w:rPr>
            </w:pPr>
            <w:r w:rsidRPr="00106509">
              <w:rPr>
                <w:rFonts w:cs="Arial"/>
              </w:rPr>
              <w:t>0x8</w:t>
            </w:r>
          </w:p>
        </w:tc>
        <w:tc>
          <w:tcPr>
            <w:tcW w:w="3271" w:type="dxa"/>
            <w:tcBorders>
              <w:top w:val="single" w:sz="4" w:space="0" w:color="auto"/>
              <w:left w:val="single" w:sz="4" w:space="0" w:color="auto"/>
              <w:bottom w:val="single" w:sz="4" w:space="0" w:color="auto"/>
              <w:right w:val="single" w:sz="4" w:space="0" w:color="auto"/>
            </w:tcBorders>
          </w:tcPr>
          <w:p w14:paraId="3A15F320" w14:textId="77777777" w:rsidR="00E36F0E" w:rsidRPr="000D0D7F" w:rsidRDefault="00393DC0" w:rsidP="00E36F0E">
            <w:pPr>
              <w:rPr>
                <w:rFonts w:cs="Arial"/>
                <w:szCs w:val="18"/>
                <w:shd w:val="clear" w:color="auto" w:fill="FFFFFF"/>
              </w:rPr>
            </w:pPr>
            <w:r>
              <w:rPr>
                <w:rFonts w:cs="Arial"/>
              </w:rPr>
              <w:t>Applicable to AV vehicles Only</w:t>
            </w:r>
          </w:p>
        </w:tc>
      </w:tr>
      <w:tr w:rsidR="00E36F0E" w:rsidRPr="00C82768" w14:paraId="49FD1AE3"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tcPr>
          <w:p w14:paraId="28F961D0"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tcPr>
          <w:p w14:paraId="022A3585"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tcPr>
          <w:p w14:paraId="2853D156"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tcPr>
          <w:p w14:paraId="3292958E" w14:textId="77777777" w:rsidR="00E36F0E" w:rsidRPr="00106509" w:rsidRDefault="00393DC0" w:rsidP="00E36F0E">
            <w:pPr>
              <w:spacing w:line="256" w:lineRule="auto"/>
              <w:rPr>
                <w:rFonts w:cs="Arial"/>
              </w:rPr>
            </w:pPr>
            <w:r>
              <w:rPr>
                <w:rFonts w:cs="Arial"/>
              </w:rPr>
              <w:t>ESPM</w:t>
            </w:r>
          </w:p>
        </w:tc>
        <w:tc>
          <w:tcPr>
            <w:tcW w:w="1158" w:type="dxa"/>
            <w:tcBorders>
              <w:top w:val="single" w:sz="4" w:space="0" w:color="auto"/>
              <w:left w:val="single" w:sz="4" w:space="0" w:color="auto"/>
              <w:bottom w:val="single" w:sz="4" w:space="0" w:color="auto"/>
              <w:right w:val="single" w:sz="4" w:space="0" w:color="auto"/>
            </w:tcBorders>
          </w:tcPr>
          <w:p w14:paraId="3C8033BD" w14:textId="77777777" w:rsidR="00E36F0E" w:rsidRPr="00106509" w:rsidRDefault="00393DC0" w:rsidP="00E36F0E">
            <w:pPr>
              <w:spacing w:line="256" w:lineRule="auto"/>
              <w:rPr>
                <w:rFonts w:cs="Arial"/>
              </w:rPr>
            </w:pPr>
            <w:r>
              <w:rPr>
                <w:rFonts w:cs="Arial"/>
              </w:rPr>
              <w:t>0x9</w:t>
            </w:r>
          </w:p>
        </w:tc>
        <w:tc>
          <w:tcPr>
            <w:tcW w:w="3271" w:type="dxa"/>
            <w:tcBorders>
              <w:top w:val="single" w:sz="4" w:space="0" w:color="auto"/>
              <w:left w:val="single" w:sz="4" w:space="0" w:color="auto"/>
              <w:bottom w:val="single" w:sz="4" w:space="0" w:color="auto"/>
              <w:right w:val="single" w:sz="4" w:space="0" w:color="auto"/>
            </w:tcBorders>
          </w:tcPr>
          <w:p w14:paraId="1D4DBA9F" w14:textId="77777777" w:rsidR="00E36F0E" w:rsidRDefault="00393DC0" w:rsidP="00E36F0E">
            <w:pPr>
              <w:rPr>
                <w:rFonts w:cs="Arial"/>
              </w:rPr>
            </w:pPr>
            <w:r>
              <w:rPr>
                <w:rFonts w:cs="Arial"/>
              </w:rPr>
              <w:t>Applicable to AV vehicles</w:t>
            </w:r>
          </w:p>
        </w:tc>
      </w:tr>
      <w:tr w:rsidR="00E36F0E" w:rsidRPr="00C82768" w14:paraId="4B9F387B"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tcPr>
          <w:p w14:paraId="0DFD47FD"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tcPr>
          <w:p w14:paraId="48BF805D"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tcPr>
          <w:p w14:paraId="75AC4640"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tcPr>
          <w:p w14:paraId="6D0FF69D" w14:textId="77777777" w:rsidR="00E36F0E" w:rsidRPr="00106509" w:rsidRDefault="00393DC0" w:rsidP="00E36F0E">
            <w:pPr>
              <w:spacing w:line="256" w:lineRule="auto"/>
              <w:rPr>
                <w:rFonts w:cs="Arial"/>
              </w:rPr>
            </w:pPr>
            <w:r>
              <w:rPr>
                <w:rFonts w:cs="Arial"/>
              </w:rPr>
              <w:t>SDM</w:t>
            </w:r>
          </w:p>
        </w:tc>
        <w:tc>
          <w:tcPr>
            <w:tcW w:w="1158" w:type="dxa"/>
            <w:tcBorders>
              <w:top w:val="single" w:sz="4" w:space="0" w:color="auto"/>
              <w:left w:val="single" w:sz="4" w:space="0" w:color="auto"/>
              <w:bottom w:val="single" w:sz="4" w:space="0" w:color="auto"/>
              <w:right w:val="single" w:sz="4" w:space="0" w:color="auto"/>
            </w:tcBorders>
          </w:tcPr>
          <w:p w14:paraId="1874DE7F" w14:textId="77777777" w:rsidR="00E36F0E" w:rsidRPr="00106509" w:rsidRDefault="00393DC0" w:rsidP="00E36F0E">
            <w:pPr>
              <w:spacing w:line="256" w:lineRule="auto"/>
              <w:rPr>
                <w:rFonts w:cs="Arial"/>
              </w:rPr>
            </w:pPr>
            <w:r>
              <w:rPr>
                <w:rFonts w:cs="Arial"/>
              </w:rPr>
              <w:t>0x10</w:t>
            </w:r>
          </w:p>
        </w:tc>
        <w:tc>
          <w:tcPr>
            <w:tcW w:w="3271" w:type="dxa"/>
            <w:tcBorders>
              <w:top w:val="single" w:sz="4" w:space="0" w:color="auto"/>
              <w:left w:val="single" w:sz="4" w:space="0" w:color="auto"/>
              <w:bottom w:val="single" w:sz="4" w:space="0" w:color="auto"/>
              <w:right w:val="single" w:sz="4" w:space="0" w:color="auto"/>
            </w:tcBorders>
          </w:tcPr>
          <w:p w14:paraId="5688728C" w14:textId="77777777" w:rsidR="00E36F0E" w:rsidRDefault="00393DC0" w:rsidP="00E36F0E">
            <w:pPr>
              <w:rPr>
                <w:rFonts w:cs="Arial"/>
              </w:rPr>
            </w:pPr>
            <w:r>
              <w:rPr>
                <w:rFonts w:cs="Arial"/>
              </w:rPr>
              <w:t>Applicable to AV vehicles</w:t>
            </w:r>
          </w:p>
        </w:tc>
      </w:tr>
      <w:tr w:rsidR="00E36F0E" w:rsidRPr="00C82768" w14:paraId="4CDF997E"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3646956F" w14:textId="77777777" w:rsidR="00E36F0E" w:rsidRPr="00C82768" w:rsidRDefault="00393DC0" w:rsidP="00E36F0E">
            <w:r w:rsidRPr="00C82768">
              <w:rPr>
                <w:b/>
              </w:rPr>
              <w:t>Response</w:t>
            </w:r>
          </w:p>
        </w:tc>
      </w:tr>
      <w:tr w:rsidR="00E36F0E" w:rsidRPr="00C82768" w14:paraId="1AC7EE9F"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39104C44" w14:textId="77777777" w:rsidR="00E36F0E" w:rsidRPr="00C82768" w:rsidRDefault="00393DC0" w:rsidP="00E36F0E">
            <w:pPr>
              <w:jc w:val="center"/>
            </w:pPr>
            <w:r w:rsidRPr="00C82768">
              <w:t>R</w:t>
            </w:r>
          </w:p>
        </w:tc>
        <w:tc>
          <w:tcPr>
            <w:tcW w:w="2313" w:type="dxa"/>
            <w:gridSpan w:val="2"/>
            <w:tcBorders>
              <w:top w:val="single" w:sz="4" w:space="0" w:color="auto"/>
              <w:left w:val="single" w:sz="4" w:space="0" w:color="auto"/>
              <w:bottom w:val="single" w:sz="4" w:space="0" w:color="auto"/>
              <w:right w:val="single" w:sz="4" w:space="0" w:color="auto"/>
            </w:tcBorders>
            <w:shd w:val="clear" w:color="auto" w:fill="FFFFFF"/>
          </w:tcPr>
          <w:p w14:paraId="414AB035" w14:textId="77777777" w:rsidR="00E36F0E" w:rsidRPr="00C82768" w:rsidRDefault="00393DC0" w:rsidP="00E36F0E">
            <w:r>
              <w:t>EcuType</w:t>
            </w:r>
          </w:p>
        </w:tc>
        <w:tc>
          <w:tcPr>
            <w:tcW w:w="895" w:type="dxa"/>
            <w:tcBorders>
              <w:top w:val="single" w:sz="4" w:space="0" w:color="auto"/>
              <w:left w:val="single" w:sz="4" w:space="0" w:color="auto"/>
              <w:bottom w:val="single" w:sz="4" w:space="0" w:color="auto"/>
              <w:right w:val="single" w:sz="4" w:space="0" w:color="auto"/>
            </w:tcBorders>
            <w:shd w:val="clear" w:color="auto" w:fill="FFFFFF"/>
          </w:tcPr>
          <w:p w14:paraId="6956C37C" w14:textId="77777777" w:rsidR="00E36F0E" w:rsidRPr="00C82768" w:rsidRDefault="00393DC0" w:rsidP="00E36F0E">
            <w:r>
              <w:t>Enum</w:t>
            </w:r>
          </w:p>
        </w:tc>
        <w:tc>
          <w:tcPr>
            <w:tcW w:w="1812" w:type="dxa"/>
            <w:tcBorders>
              <w:top w:val="single" w:sz="4" w:space="0" w:color="auto"/>
              <w:left w:val="single" w:sz="4" w:space="0" w:color="auto"/>
              <w:bottom w:val="single" w:sz="4" w:space="0" w:color="auto"/>
              <w:right w:val="single" w:sz="4" w:space="0" w:color="auto"/>
            </w:tcBorders>
            <w:shd w:val="clear" w:color="auto" w:fill="FFFFFF"/>
          </w:tcPr>
          <w:p w14:paraId="40964AE8" w14:textId="77777777" w:rsidR="00E36F0E" w:rsidRPr="00C82768" w:rsidRDefault="00393DC0" w:rsidP="00E36F0E">
            <w:r w:rsidRPr="00C82768">
              <w:t>-</w:t>
            </w:r>
          </w:p>
        </w:tc>
        <w:tc>
          <w:tcPr>
            <w:tcW w:w="1158" w:type="dxa"/>
            <w:tcBorders>
              <w:top w:val="single" w:sz="4" w:space="0" w:color="auto"/>
              <w:left w:val="single" w:sz="4" w:space="0" w:color="auto"/>
              <w:bottom w:val="single" w:sz="4" w:space="0" w:color="auto"/>
              <w:right w:val="single" w:sz="4" w:space="0" w:color="auto"/>
            </w:tcBorders>
            <w:shd w:val="clear" w:color="auto" w:fill="FFFFFF"/>
          </w:tcPr>
          <w:p w14:paraId="60C47E78" w14:textId="77777777" w:rsidR="00E36F0E" w:rsidRPr="000D0D7F" w:rsidRDefault="00393DC0" w:rsidP="00E36F0E">
            <w:r>
              <w:t>-</w:t>
            </w:r>
          </w:p>
        </w:tc>
        <w:tc>
          <w:tcPr>
            <w:tcW w:w="3271" w:type="dxa"/>
            <w:tcBorders>
              <w:top w:val="single" w:sz="4" w:space="0" w:color="auto"/>
              <w:left w:val="single" w:sz="4" w:space="0" w:color="auto"/>
              <w:bottom w:val="single" w:sz="4" w:space="0" w:color="auto"/>
              <w:right w:val="single" w:sz="4" w:space="0" w:color="auto"/>
            </w:tcBorders>
            <w:shd w:val="clear" w:color="auto" w:fill="FFFFFF"/>
          </w:tcPr>
          <w:p w14:paraId="6D34B9C7" w14:textId="77777777" w:rsidR="00E36F0E" w:rsidRPr="000D0D7F" w:rsidRDefault="00393DC0" w:rsidP="00E36F0E">
            <w:pPr>
              <w:rPr>
                <w:rFonts w:cs="Arial"/>
              </w:rPr>
            </w:pPr>
            <w:r w:rsidRPr="000D0D7F">
              <w:rPr>
                <w:rFonts w:cs="Arial"/>
                <w:szCs w:val="18"/>
                <w:shd w:val="clear" w:color="auto" w:fill="FFFFFF"/>
              </w:rPr>
              <w:t>Path Id used internally by CM</w:t>
            </w:r>
          </w:p>
        </w:tc>
      </w:tr>
      <w:tr w:rsidR="00E36F0E" w:rsidRPr="00C82768" w14:paraId="62B6F184"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031A0FD3"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shd w:val="clear" w:color="auto" w:fill="FFFFFF"/>
          </w:tcPr>
          <w:p w14:paraId="19DDBEC3"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shd w:val="clear" w:color="auto" w:fill="FFFFFF"/>
          </w:tcPr>
          <w:p w14:paraId="6AEBFFA7"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shd w:val="clear" w:color="auto" w:fill="FFFFFF"/>
          </w:tcPr>
          <w:p w14:paraId="7ABB9F14" w14:textId="77777777" w:rsidR="00E36F0E" w:rsidRPr="00C82768" w:rsidRDefault="00393DC0" w:rsidP="00E36F0E">
            <w:r>
              <w:t>Unknown</w:t>
            </w:r>
          </w:p>
        </w:tc>
        <w:tc>
          <w:tcPr>
            <w:tcW w:w="1158" w:type="dxa"/>
            <w:tcBorders>
              <w:top w:val="single" w:sz="4" w:space="0" w:color="auto"/>
              <w:left w:val="single" w:sz="4" w:space="0" w:color="auto"/>
              <w:bottom w:val="single" w:sz="4" w:space="0" w:color="auto"/>
              <w:right w:val="single" w:sz="4" w:space="0" w:color="auto"/>
            </w:tcBorders>
            <w:shd w:val="clear" w:color="auto" w:fill="FFFFFF"/>
          </w:tcPr>
          <w:p w14:paraId="0AD2B463" w14:textId="77777777" w:rsidR="00E36F0E" w:rsidRDefault="00393DC0" w:rsidP="00E36F0E">
            <w:r>
              <w:t>0x0</w:t>
            </w:r>
          </w:p>
        </w:tc>
        <w:tc>
          <w:tcPr>
            <w:tcW w:w="3271" w:type="dxa"/>
            <w:tcBorders>
              <w:top w:val="single" w:sz="4" w:space="0" w:color="auto"/>
              <w:left w:val="single" w:sz="4" w:space="0" w:color="auto"/>
              <w:bottom w:val="single" w:sz="4" w:space="0" w:color="auto"/>
              <w:right w:val="single" w:sz="4" w:space="0" w:color="auto"/>
            </w:tcBorders>
            <w:shd w:val="clear" w:color="auto" w:fill="FFFFFF"/>
          </w:tcPr>
          <w:p w14:paraId="505EDFA7" w14:textId="77777777" w:rsidR="00E36F0E" w:rsidRPr="000D0D7F" w:rsidRDefault="00393DC0" w:rsidP="00E36F0E">
            <w:pPr>
              <w:rPr>
                <w:rFonts w:cs="Arial"/>
                <w:szCs w:val="18"/>
                <w:shd w:val="clear" w:color="auto" w:fill="FFFFFF"/>
              </w:rPr>
            </w:pPr>
            <w:r>
              <w:rPr>
                <w:rFonts w:cs="Arial"/>
                <w:szCs w:val="18"/>
                <w:shd w:val="clear" w:color="auto" w:fill="FFFFFF"/>
              </w:rPr>
              <w:t>Error</w:t>
            </w:r>
          </w:p>
        </w:tc>
      </w:tr>
      <w:tr w:rsidR="00E36F0E" w:rsidRPr="00C82768" w14:paraId="4A9945B1"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1F5C4BB7"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shd w:val="clear" w:color="auto" w:fill="FFFFFF"/>
          </w:tcPr>
          <w:p w14:paraId="32D18180"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shd w:val="clear" w:color="auto" w:fill="FFFFFF"/>
          </w:tcPr>
          <w:p w14:paraId="2A61D30F"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shd w:val="clear" w:color="auto" w:fill="FFFFFF"/>
          </w:tcPr>
          <w:p w14:paraId="05EAABD6" w14:textId="77777777" w:rsidR="00E36F0E" w:rsidRPr="00C82768" w:rsidRDefault="00393DC0" w:rsidP="00E36F0E">
            <w:r>
              <w:t>ECG</w:t>
            </w:r>
          </w:p>
        </w:tc>
        <w:tc>
          <w:tcPr>
            <w:tcW w:w="1158" w:type="dxa"/>
            <w:tcBorders>
              <w:top w:val="single" w:sz="4" w:space="0" w:color="auto"/>
              <w:left w:val="single" w:sz="4" w:space="0" w:color="auto"/>
              <w:bottom w:val="single" w:sz="4" w:space="0" w:color="auto"/>
              <w:right w:val="single" w:sz="4" w:space="0" w:color="auto"/>
            </w:tcBorders>
            <w:shd w:val="clear" w:color="auto" w:fill="FFFFFF"/>
          </w:tcPr>
          <w:p w14:paraId="16CEEBDD" w14:textId="77777777" w:rsidR="00E36F0E" w:rsidRDefault="00393DC0" w:rsidP="00E36F0E">
            <w:r>
              <w:t>0x1</w:t>
            </w:r>
          </w:p>
        </w:tc>
        <w:tc>
          <w:tcPr>
            <w:tcW w:w="3271" w:type="dxa"/>
            <w:tcBorders>
              <w:top w:val="single" w:sz="4" w:space="0" w:color="auto"/>
              <w:left w:val="single" w:sz="4" w:space="0" w:color="auto"/>
              <w:bottom w:val="single" w:sz="4" w:space="0" w:color="auto"/>
              <w:right w:val="single" w:sz="4" w:space="0" w:color="auto"/>
            </w:tcBorders>
            <w:shd w:val="clear" w:color="auto" w:fill="FFFFFF"/>
          </w:tcPr>
          <w:p w14:paraId="1B3B3CD4" w14:textId="77777777" w:rsidR="00E36F0E" w:rsidRPr="000D0D7F" w:rsidRDefault="00E36F0E" w:rsidP="00E36F0E">
            <w:pPr>
              <w:rPr>
                <w:rFonts w:cs="Arial"/>
                <w:szCs w:val="18"/>
                <w:shd w:val="clear" w:color="auto" w:fill="FFFFFF"/>
              </w:rPr>
            </w:pPr>
          </w:p>
        </w:tc>
      </w:tr>
      <w:tr w:rsidR="00E36F0E" w:rsidRPr="00C82768" w14:paraId="69415407"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75136560"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shd w:val="clear" w:color="auto" w:fill="FFFFFF"/>
          </w:tcPr>
          <w:p w14:paraId="0424F80F"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shd w:val="clear" w:color="auto" w:fill="FFFFFF"/>
          </w:tcPr>
          <w:p w14:paraId="194D0562"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shd w:val="clear" w:color="auto" w:fill="FFFFFF"/>
          </w:tcPr>
          <w:p w14:paraId="3AD44157" w14:textId="77777777" w:rsidR="00E36F0E" w:rsidRPr="00C82768" w:rsidRDefault="00393DC0" w:rsidP="00E36F0E">
            <w:r>
              <w:t>TCU</w:t>
            </w:r>
          </w:p>
        </w:tc>
        <w:tc>
          <w:tcPr>
            <w:tcW w:w="1158" w:type="dxa"/>
            <w:tcBorders>
              <w:top w:val="single" w:sz="4" w:space="0" w:color="auto"/>
              <w:left w:val="single" w:sz="4" w:space="0" w:color="auto"/>
              <w:bottom w:val="single" w:sz="4" w:space="0" w:color="auto"/>
              <w:right w:val="single" w:sz="4" w:space="0" w:color="auto"/>
            </w:tcBorders>
            <w:shd w:val="clear" w:color="auto" w:fill="FFFFFF"/>
          </w:tcPr>
          <w:p w14:paraId="7BDB7E0B" w14:textId="77777777" w:rsidR="00E36F0E" w:rsidRDefault="00393DC0" w:rsidP="00E36F0E">
            <w:r>
              <w:t>0x2</w:t>
            </w:r>
          </w:p>
        </w:tc>
        <w:tc>
          <w:tcPr>
            <w:tcW w:w="3271" w:type="dxa"/>
            <w:tcBorders>
              <w:top w:val="single" w:sz="4" w:space="0" w:color="auto"/>
              <w:left w:val="single" w:sz="4" w:space="0" w:color="auto"/>
              <w:bottom w:val="single" w:sz="4" w:space="0" w:color="auto"/>
              <w:right w:val="single" w:sz="4" w:space="0" w:color="auto"/>
            </w:tcBorders>
            <w:shd w:val="clear" w:color="auto" w:fill="FFFFFF"/>
          </w:tcPr>
          <w:p w14:paraId="2E7F6B3A" w14:textId="77777777" w:rsidR="00E36F0E" w:rsidRPr="000D0D7F" w:rsidRDefault="00E36F0E" w:rsidP="00E36F0E">
            <w:pPr>
              <w:rPr>
                <w:rFonts w:cs="Arial"/>
                <w:szCs w:val="18"/>
                <w:shd w:val="clear" w:color="auto" w:fill="FFFFFF"/>
              </w:rPr>
            </w:pPr>
          </w:p>
        </w:tc>
      </w:tr>
      <w:tr w:rsidR="00E36F0E" w:rsidRPr="00C82768" w14:paraId="41E1F0DD"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0A418715"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shd w:val="clear" w:color="auto" w:fill="FFFFFF"/>
          </w:tcPr>
          <w:p w14:paraId="0EE7F1BF"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shd w:val="clear" w:color="auto" w:fill="FFFFFF"/>
          </w:tcPr>
          <w:p w14:paraId="7331D9F1"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shd w:val="clear" w:color="auto" w:fill="FFFFFF"/>
          </w:tcPr>
          <w:p w14:paraId="5A82DD2C" w14:textId="77777777" w:rsidR="00E36F0E" w:rsidRPr="00C82768" w:rsidRDefault="00393DC0" w:rsidP="00E36F0E">
            <w:r>
              <w:t>SYNC</w:t>
            </w:r>
          </w:p>
        </w:tc>
        <w:tc>
          <w:tcPr>
            <w:tcW w:w="1158" w:type="dxa"/>
            <w:tcBorders>
              <w:top w:val="single" w:sz="4" w:space="0" w:color="auto"/>
              <w:left w:val="single" w:sz="4" w:space="0" w:color="auto"/>
              <w:bottom w:val="single" w:sz="4" w:space="0" w:color="auto"/>
              <w:right w:val="single" w:sz="4" w:space="0" w:color="auto"/>
            </w:tcBorders>
            <w:shd w:val="clear" w:color="auto" w:fill="FFFFFF"/>
          </w:tcPr>
          <w:p w14:paraId="696BCD1B" w14:textId="77777777" w:rsidR="00E36F0E" w:rsidRDefault="00393DC0" w:rsidP="00E36F0E">
            <w:r>
              <w:t>0x3</w:t>
            </w:r>
          </w:p>
        </w:tc>
        <w:tc>
          <w:tcPr>
            <w:tcW w:w="3271" w:type="dxa"/>
            <w:tcBorders>
              <w:top w:val="single" w:sz="4" w:space="0" w:color="auto"/>
              <w:left w:val="single" w:sz="4" w:space="0" w:color="auto"/>
              <w:bottom w:val="single" w:sz="4" w:space="0" w:color="auto"/>
              <w:right w:val="single" w:sz="4" w:space="0" w:color="auto"/>
            </w:tcBorders>
            <w:shd w:val="clear" w:color="auto" w:fill="FFFFFF"/>
          </w:tcPr>
          <w:p w14:paraId="67A862C4" w14:textId="77777777" w:rsidR="00E36F0E" w:rsidRPr="000D0D7F" w:rsidRDefault="00E36F0E" w:rsidP="00E36F0E">
            <w:pPr>
              <w:rPr>
                <w:rFonts w:cs="Arial"/>
                <w:szCs w:val="18"/>
                <w:shd w:val="clear" w:color="auto" w:fill="FFFFFF"/>
              </w:rPr>
            </w:pPr>
          </w:p>
        </w:tc>
      </w:tr>
      <w:tr w:rsidR="00E36F0E" w:rsidRPr="00C82768" w14:paraId="6C75D0B4"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13E22B33"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shd w:val="clear" w:color="auto" w:fill="FFFFFF"/>
          </w:tcPr>
          <w:p w14:paraId="669FFFFE"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shd w:val="clear" w:color="auto" w:fill="FFFFFF"/>
          </w:tcPr>
          <w:p w14:paraId="232CA385"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shd w:val="clear" w:color="auto" w:fill="FFFFFF"/>
          </w:tcPr>
          <w:p w14:paraId="0289DC8B" w14:textId="77777777" w:rsidR="00E36F0E" w:rsidRPr="00C82768" w:rsidRDefault="00393DC0" w:rsidP="00E36F0E">
            <w:r>
              <w:t>TCU_B</w:t>
            </w:r>
          </w:p>
        </w:tc>
        <w:tc>
          <w:tcPr>
            <w:tcW w:w="1158" w:type="dxa"/>
            <w:tcBorders>
              <w:top w:val="single" w:sz="4" w:space="0" w:color="auto"/>
              <w:left w:val="single" w:sz="4" w:space="0" w:color="auto"/>
              <w:bottom w:val="single" w:sz="4" w:space="0" w:color="auto"/>
              <w:right w:val="single" w:sz="4" w:space="0" w:color="auto"/>
            </w:tcBorders>
            <w:shd w:val="clear" w:color="auto" w:fill="FFFFFF"/>
          </w:tcPr>
          <w:p w14:paraId="7DDE6EF3" w14:textId="77777777" w:rsidR="00E36F0E" w:rsidRDefault="00393DC0" w:rsidP="00E36F0E">
            <w:r>
              <w:t>0x4</w:t>
            </w:r>
          </w:p>
        </w:tc>
        <w:tc>
          <w:tcPr>
            <w:tcW w:w="3271" w:type="dxa"/>
            <w:tcBorders>
              <w:top w:val="single" w:sz="4" w:space="0" w:color="auto"/>
              <w:left w:val="single" w:sz="4" w:space="0" w:color="auto"/>
              <w:bottom w:val="single" w:sz="4" w:space="0" w:color="auto"/>
              <w:right w:val="single" w:sz="4" w:space="0" w:color="auto"/>
            </w:tcBorders>
            <w:shd w:val="clear" w:color="auto" w:fill="FFFFFF"/>
          </w:tcPr>
          <w:p w14:paraId="595351CB" w14:textId="77777777" w:rsidR="00E36F0E" w:rsidRPr="000D0D7F" w:rsidRDefault="00E36F0E" w:rsidP="00E36F0E">
            <w:pPr>
              <w:rPr>
                <w:rFonts w:cs="Arial"/>
                <w:szCs w:val="18"/>
                <w:shd w:val="clear" w:color="auto" w:fill="FFFFFF"/>
              </w:rPr>
            </w:pPr>
          </w:p>
        </w:tc>
      </w:tr>
      <w:tr w:rsidR="00E36F0E" w:rsidRPr="00C82768" w14:paraId="47F2802B"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7ED4822C"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shd w:val="clear" w:color="auto" w:fill="FFFFFF"/>
          </w:tcPr>
          <w:p w14:paraId="3992CAB2"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shd w:val="clear" w:color="auto" w:fill="FFFFFF"/>
          </w:tcPr>
          <w:p w14:paraId="4F76DA1E"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shd w:val="clear" w:color="auto" w:fill="FFFFFF"/>
          </w:tcPr>
          <w:p w14:paraId="1D9A875E" w14:textId="77777777" w:rsidR="00E36F0E" w:rsidRPr="002A131D" w:rsidRDefault="00393DC0" w:rsidP="00E36F0E">
            <w:pPr>
              <w:spacing w:line="256" w:lineRule="auto"/>
              <w:rPr>
                <w:rFonts w:cs="Arial"/>
              </w:rPr>
            </w:pPr>
            <w:r w:rsidRPr="002A131D">
              <w:rPr>
                <w:rFonts w:cs="Arial"/>
              </w:rPr>
              <w:t>SDS</w:t>
            </w:r>
          </w:p>
        </w:tc>
        <w:tc>
          <w:tcPr>
            <w:tcW w:w="1158" w:type="dxa"/>
            <w:tcBorders>
              <w:top w:val="single" w:sz="4" w:space="0" w:color="auto"/>
              <w:left w:val="single" w:sz="4" w:space="0" w:color="auto"/>
              <w:bottom w:val="single" w:sz="4" w:space="0" w:color="auto"/>
              <w:right w:val="single" w:sz="4" w:space="0" w:color="auto"/>
            </w:tcBorders>
            <w:shd w:val="clear" w:color="auto" w:fill="FFFFFF"/>
          </w:tcPr>
          <w:p w14:paraId="4C47EC27" w14:textId="77777777" w:rsidR="00E36F0E" w:rsidRPr="002A131D" w:rsidRDefault="00393DC0" w:rsidP="00E36F0E">
            <w:pPr>
              <w:spacing w:line="256" w:lineRule="auto"/>
              <w:rPr>
                <w:rFonts w:cs="Arial"/>
              </w:rPr>
            </w:pPr>
            <w:r w:rsidRPr="002A131D">
              <w:rPr>
                <w:rFonts w:cs="Arial"/>
              </w:rPr>
              <w:t>0x5</w:t>
            </w:r>
          </w:p>
        </w:tc>
        <w:tc>
          <w:tcPr>
            <w:tcW w:w="3271" w:type="dxa"/>
            <w:tcBorders>
              <w:top w:val="single" w:sz="4" w:space="0" w:color="auto"/>
              <w:left w:val="single" w:sz="4" w:space="0" w:color="auto"/>
              <w:bottom w:val="single" w:sz="4" w:space="0" w:color="auto"/>
              <w:right w:val="single" w:sz="4" w:space="0" w:color="auto"/>
            </w:tcBorders>
            <w:shd w:val="clear" w:color="auto" w:fill="FFFFFF"/>
          </w:tcPr>
          <w:p w14:paraId="7E3B672F" w14:textId="77777777" w:rsidR="00E36F0E" w:rsidRPr="000D0D7F" w:rsidRDefault="00E36F0E" w:rsidP="00E36F0E">
            <w:pPr>
              <w:rPr>
                <w:rFonts w:cs="Arial"/>
                <w:szCs w:val="18"/>
                <w:shd w:val="clear" w:color="auto" w:fill="FFFFFF"/>
              </w:rPr>
            </w:pPr>
          </w:p>
        </w:tc>
      </w:tr>
      <w:tr w:rsidR="00E36F0E" w:rsidRPr="00C82768" w14:paraId="4500941B"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3D2BC278"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shd w:val="clear" w:color="auto" w:fill="FFFFFF"/>
          </w:tcPr>
          <w:p w14:paraId="52D04F0F"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shd w:val="clear" w:color="auto" w:fill="FFFFFF"/>
          </w:tcPr>
          <w:p w14:paraId="1C75C7A5"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shd w:val="clear" w:color="auto" w:fill="FFFFFF"/>
          </w:tcPr>
          <w:p w14:paraId="6D78CC92" w14:textId="77777777" w:rsidR="00E36F0E" w:rsidRPr="002A131D" w:rsidRDefault="00393DC0" w:rsidP="00E36F0E">
            <w:pPr>
              <w:spacing w:line="256" w:lineRule="auto"/>
              <w:rPr>
                <w:rFonts w:cs="Arial"/>
              </w:rPr>
            </w:pPr>
            <w:r w:rsidRPr="002A131D">
              <w:rPr>
                <w:rFonts w:cs="Arial"/>
              </w:rPr>
              <w:t>ADSIM</w:t>
            </w:r>
          </w:p>
        </w:tc>
        <w:tc>
          <w:tcPr>
            <w:tcW w:w="1158" w:type="dxa"/>
            <w:tcBorders>
              <w:top w:val="single" w:sz="4" w:space="0" w:color="auto"/>
              <w:left w:val="single" w:sz="4" w:space="0" w:color="auto"/>
              <w:bottom w:val="single" w:sz="4" w:space="0" w:color="auto"/>
              <w:right w:val="single" w:sz="4" w:space="0" w:color="auto"/>
            </w:tcBorders>
            <w:shd w:val="clear" w:color="auto" w:fill="FFFFFF"/>
          </w:tcPr>
          <w:p w14:paraId="4E4CEFC1" w14:textId="77777777" w:rsidR="00E36F0E" w:rsidRPr="002A131D" w:rsidRDefault="00393DC0" w:rsidP="00E36F0E">
            <w:pPr>
              <w:spacing w:line="256" w:lineRule="auto"/>
              <w:rPr>
                <w:rFonts w:cs="Arial"/>
              </w:rPr>
            </w:pPr>
            <w:r w:rsidRPr="002A131D">
              <w:rPr>
                <w:rFonts w:cs="Arial"/>
              </w:rPr>
              <w:t>0x6</w:t>
            </w:r>
          </w:p>
        </w:tc>
        <w:tc>
          <w:tcPr>
            <w:tcW w:w="3271" w:type="dxa"/>
            <w:tcBorders>
              <w:top w:val="single" w:sz="4" w:space="0" w:color="auto"/>
              <w:left w:val="single" w:sz="4" w:space="0" w:color="auto"/>
              <w:bottom w:val="single" w:sz="4" w:space="0" w:color="auto"/>
              <w:right w:val="single" w:sz="4" w:space="0" w:color="auto"/>
            </w:tcBorders>
            <w:shd w:val="clear" w:color="auto" w:fill="FFFFFF"/>
          </w:tcPr>
          <w:p w14:paraId="78969C8C" w14:textId="77777777" w:rsidR="00E36F0E" w:rsidRPr="000D0D7F" w:rsidRDefault="00E36F0E" w:rsidP="00E36F0E">
            <w:pPr>
              <w:rPr>
                <w:rFonts w:cs="Arial"/>
                <w:szCs w:val="18"/>
                <w:shd w:val="clear" w:color="auto" w:fill="FFFFFF"/>
              </w:rPr>
            </w:pPr>
          </w:p>
        </w:tc>
      </w:tr>
      <w:tr w:rsidR="00E36F0E" w:rsidRPr="00C82768" w14:paraId="1983BCB0"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423EA35B"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shd w:val="clear" w:color="auto" w:fill="FFFFFF"/>
          </w:tcPr>
          <w:p w14:paraId="780DA1D6"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shd w:val="clear" w:color="auto" w:fill="FFFFFF"/>
          </w:tcPr>
          <w:p w14:paraId="3E068F65"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shd w:val="clear" w:color="auto" w:fill="FFFFFF"/>
          </w:tcPr>
          <w:p w14:paraId="1CB7EAE3" w14:textId="77777777" w:rsidR="00E36F0E" w:rsidRPr="002A131D" w:rsidRDefault="00393DC0" w:rsidP="00E36F0E">
            <w:pPr>
              <w:spacing w:line="256" w:lineRule="auto"/>
              <w:rPr>
                <w:rFonts w:cs="Arial"/>
              </w:rPr>
            </w:pPr>
            <w:r w:rsidRPr="002A131D">
              <w:rPr>
                <w:rFonts w:cs="Arial"/>
              </w:rPr>
              <w:t>DDSM</w:t>
            </w:r>
          </w:p>
        </w:tc>
        <w:tc>
          <w:tcPr>
            <w:tcW w:w="1158" w:type="dxa"/>
            <w:tcBorders>
              <w:top w:val="single" w:sz="4" w:space="0" w:color="auto"/>
              <w:left w:val="single" w:sz="4" w:space="0" w:color="auto"/>
              <w:bottom w:val="single" w:sz="4" w:space="0" w:color="auto"/>
              <w:right w:val="single" w:sz="4" w:space="0" w:color="auto"/>
            </w:tcBorders>
            <w:shd w:val="clear" w:color="auto" w:fill="FFFFFF"/>
          </w:tcPr>
          <w:p w14:paraId="56BACE18" w14:textId="77777777" w:rsidR="00E36F0E" w:rsidRPr="002A131D" w:rsidRDefault="00393DC0" w:rsidP="00E36F0E">
            <w:pPr>
              <w:spacing w:line="256" w:lineRule="auto"/>
              <w:rPr>
                <w:rFonts w:cs="Arial"/>
              </w:rPr>
            </w:pPr>
            <w:r w:rsidRPr="002A131D">
              <w:rPr>
                <w:rFonts w:cs="Arial"/>
              </w:rPr>
              <w:t>0x7</w:t>
            </w:r>
          </w:p>
        </w:tc>
        <w:tc>
          <w:tcPr>
            <w:tcW w:w="3271" w:type="dxa"/>
            <w:tcBorders>
              <w:top w:val="single" w:sz="4" w:space="0" w:color="auto"/>
              <w:left w:val="single" w:sz="4" w:space="0" w:color="auto"/>
              <w:bottom w:val="single" w:sz="4" w:space="0" w:color="auto"/>
              <w:right w:val="single" w:sz="4" w:space="0" w:color="auto"/>
            </w:tcBorders>
            <w:shd w:val="clear" w:color="auto" w:fill="FFFFFF"/>
          </w:tcPr>
          <w:p w14:paraId="5781616F" w14:textId="77777777" w:rsidR="00E36F0E" w:rsidRPr="000D0D7F" w:rsidRDefault="00E36F0E" w:rsidP="00E36F0E">
            <w:pPr>
              <w:rPr>
                <w:rFonts w:cs="Arial"/>
                <w:szCs w:val="18"/>
                <w:shd w:val="clear" w:color="auto" w:fill="FFFFFF"/>
              </w:rPr>
            </w:pPr>
          </w:p>
        </w:tc>
      </w:tr>
      <w:tr w:rsidR="00E36F0E" w:rsidRPr="00C82768" w14:paraId="0B4FE706"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6DEA6BD9"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shd w:val="clear" w:color="auto" w:fill="FFFFFF"/>
          </w:tcPr>
          <w:p w14:paraId="553861B6"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shd w:val="clear" w:color="auto" w:fill="FFFFFF"/>
          </w:tcPr>
          <w:p w14:paraId="6F0962F3"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shd w:val="clear" w:color="auto" w:fill="FFFFFF"/>
          </w:tcPr>
          <w:p w14:paraId="5625EA54" w14:textId="77777777" w:rsidR="00E36F0E" w:rsidRPr="002A131D" w:rsidRDefault="00393DC0" w:rsidP="00E36F0E">
            <w:pPr>
              <w:spacing w:line="256" w:lineRule="auto"/>
              <w:rPr>
                <w:rFonts w:cs="Arial"/>
              </w:rPr>
            </w:pPr>
            <w:r w:rsidRPr="002A131D">
              <w:rPr>
                <w:rFonts w:cs="Arial"/>
              </w:rPr>
              <w:t>ADM</w:t>
            </w:r>
          </w:p>
        </w:tc>
        <w:tc>
          <w:tcPr>
            <w:tcW w:w="1158" w:type="dxa"/>
            <w:tcBorders>
              <w:top w:val="single" w:sz="4" w:space="0" w:color="auto"/>
              <w:left w:val="single" w:sz="4" w:space="0" w:color="auto"/>
              <w:bottom w:val="single" w:sz="4" w:space="0" w:color="auto"/>
              <w:right w:val="single" w:sz="4" w:space="0" w:color="auto"/>
            </w:tcBorders>
            <w:shd w:val="clear" w:color="auto" w:fill="FFFFFF"/>
          </w:tcPr>
          <w:p w14:paraId="079B81A5" w14:textId="77777777" w:rsidR="00E36F0E" w:rsidRPr="002A131D" w:rsidRDefault="00393DC0" w:rsidP="00E36F0E">
            <w:pPr>
              <w:spacing w:line="256" w:lineRule="auto"/>
              <w:rPr>
                <w:rFonts w:cs="Arial"/>
              </w:rPr>
            </w:pPr>
            <w:r w:rsidRPr="002A131D">
              <w:rPr>
                <w:rFonts w:cs="Arial"/>
              </w:rPr>
              <w:t>0x8</w:t>
            </w:r>
          </w:p>
        </w:tc>
        <w:tc>
          <w:tcPr>
            <w:tcW w:w="3271" w:type="dxa"/>
            <w:tcBorders>
              <w:top w:val="single" w:sz="4" w:space="0" w:color="auto"/>
              <w:left w:val="single" w:sz="4" w:space="0" w:color="auto"/>
              <w:bottom w:val="single" w:sz="4" w:space="0" w:color="auto"/>
              <w:right w:val="single" w:sz="4" w:space="0" w:color="auto"/>
            </w:tcBorders>
            <w:shd w:val="clear" w:color="auto" w:fill="FFFFFF"/>
          </w:tcPr>
          <w:p w14:paraId="73C94458" w14:textId="77777777" w:rsidR="00E36F0E" w:rsidRPr="000D0D7F" w:rsidRDefault="00E36F0E" w:rsidP="00E36F0E">
            <w:pPr>
              <w:rPr>
                <w:rFonts w:cs="Arial"/>
                <w:szCs w:val="18"/>
                <w:shd w:val="clear" w:color="auto" w:fill="FFFFFF"/>
              </w:rPr>
            </w:pPr>
          </w:p>
        </w:tc>
      </w:tr>
      <w:tr w:rsidR="00E36F0E" w:rsidRPr="00C82768" w14:paraId="304FE440"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135E78D2"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shd w:val="clear" w:color="auto" w:fill="FFFFFF"/>
          </w:tcPr>
          <w:p w14:paraId="2A4DC723"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shd w:val="clear" w:color="auto" w:fill="FFFFFF"/>
          </w:tcPr>
          <w:p w14:paraId="04DD620F"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shd w:val="clear" w:color="auto" w:fill="FFFFFF"/>
          </w:tcPr>
          <w:p w14:paraId="3C0792D8" w14:textId="77777777" w:rsidR="00E36F0E" w:rsidRPr="002A131D" w:rsidRDefault="00393DC0" w:rsidP="00E36F0E">
            <w:pPr>
              <w:spacing w:line="256" w:lineRule="auto"/>
              <w:rPr>
                <w:rFonts w:cs="Arial"/>
              </w:rPr>
            </w:pPr>
            <w:r>
              <w:rPr>
                <w:rFonts w:cs="Arial"/>
              </w:rPr>
              <w:t>ESPM</w:t>
            </w:r>
          </w:p>
        </w:tc>
        <w:tc>
          <w:tcPr>
            <w:tcW w:w="1158" w:type="dxa"/>
            <w:tcBorders>
              <w:top w:val="single" w:sz="4" w:space="0" w:color="auto"/>
              <w:left w:val="single" w:sz="4" w:space="0" w:color="auto"/>
              <w:bottom w:val="single" w:sz="4" w:space="0" w:color="auto"/>
              <w:right w:val="single" w:sz="4" w:space="0" w:color="auto"/>
            </w:tcBorders>
            <w:shd w:val="clear" w:color="auto" w:fill="FFFFFF"/>
          </w:tcPr>
          <w:p w14:paraId="0999478E" w14:textId="77777777" w:rsidR="00E36F0E" w:rsidRPr="002A131D" w:rsidRDefault="00393DC0" w:rsidP="00E36F0E">
            <w:pPr>
              <w:spacing w:line="256" w:lineRule="auto"/>
              <w:rPr>
                <w:rFonts w:cs="Arial"/>
              </w:rPr>
            </w:pPr>
            <w:r>
              <w:rPr>
                <w:rFonts w:cs="Arial"/>
              </w:rPr>
              <w:t>0x9</w:t>
            </w:r>
          </w:p>
        </w:tc>
        <w:tc>
          <w:tcPr>
            <w:tcW w:w="3271" w:type="dxa"/>
            <w:tcBorders>
              <w:top w:val="single" w:sz="4" w:space="0" w:color="auto"/>
              <w:left w:val="single" w:sz="4" w:space="0" w:color="auto"/>
              <w:bottom w:val="single" w:sz="4" w:space="0" w:color="auto"/>
              <w:right w:val="single" w:sz="4" w:space="0" w:color="auto"/>
            </w:tcBorders>
            <w:shd w:val="clear" w:color="auto" w:fill="FFFFFF"/>
          </w:tcPr>
          <w:p w14:paraId="585AD951" w14:textId="77777777" w:rsidR="00E36F0E" w:rsidRPr="000D0D7F" w:rsidRDefault="00393DC0" w:rsidP="00E36F0E">
            <w:pPr>
              <w:rPr>
                <w:rFonts w:cs="Arial"/>
                <w:szCs w:val="18"/>
                <w:shd w:val="clear" w:color="auto" w:fill="FFFFFF"/>
              </w:rPr>
            </w:pPr>
            <w:r>
              <w:rPr>
                <w:rFonts w:cs="Arial"/>
              </w:rPr>
              <w:t>Applicable to AV vehicles</w:t>
            </w:r>
          </w:p>
        </w:tc>
      </w:tr>
      <w:tr w:rsidR="00E36F0E" w:rsidRPr="00C82768" w14:paraId="57118687"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03F42D57"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shd w:val="clear" w:color="auto" w:fill="FFFFFF"/>
          </w:tcPr>
          <w:p w14:paraId="497C1E06"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shd w:val="clear" w:color="auto" w:fill="FFFFFF"/>
          </w:tcPr>
          <w:p w14:paraId="3998A798"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shd w:val="clear" w:color="auto" w:fill="FFFFFF"/>
          </w:tcPr>
          <w:p w14:paraId="30623CC6" w14:textId="77777777" w:rsidR="00E36F0E" w:rsidRPr="002A131D" w:rsidRDefault="00393DC0" w:rsidP="00E36F0E">
            <w:pPr>
              <w:spacing w:line="256" w:lineRule="auto"/>
              <w:rPr>
                <w:rFonts w:cs="Arial"/>
              </w:rPr>
            </w:pPr>
            <w:r>
              <w:rPr>
                <w:rFonts w:cs="Arial"/>
              </w:rPr>
              <w:t>SDM</w:t>
            </w:r>
          </w:p>
        </w:tc>
        <w:tc>
          <w:tcPr>
            <w:tcW w:w="1158" w:type="dxa"/>
            <w:tcBorders>
              <w:top w:val="single" w:sz="4" w:space="0" w:color="auto"/>
              <w:left w:val="single" w:sz="4" w:space="0" w:color="auto"/>
              <w:bottom w:val="single" w:sz="4" w:space="0" w:color="auto"/>
              <w:right w:val="single" w:sz="4" w:space="0" w:color="auto"/>
            </w:tcBorders>
            <w:shd w:val="clear" w:color="auto" w:fill="FFFFFF"/>
          </w:tcPr>
          <w:p w14:paraId="43C24781" w14:textId="77777777" w:rsidR="00E36F0E" w:rsidRPr="002A131D" w:rsidRDefault="00393DC0" w:rsidP="00E36F0E">
            <w:pPr>
              <w:spacing w:line="256" w:lineRule="auto"/>
              <w:rPr>
                <w:rFonts w:cs="Arial"/>
              </w:rPr>
            </w:pPr>
            <w:r>
              <w:rPr>
                <w:rFonts w:cs="Arial"/>
              </w:rPr>
              <w:t>0x10</w:t>
            </w:r>
          </w:p>
        </w:tc>
        <w:tc>
          <w:tcPr>
            <w:tcW w:w="3271" w:type="dxa"/>
            <w:tcBorders>
              <w:top w:val="single" w:sz="4" w:space="0" w:color="auto"/>
              <w:left w:val="single" w:sz="4" w:space="0" w:color="auto"/>
              <w:bottom w:val="single" w:sz="4" w:space="0" w:color="auto"/>
              <w:right w:val="single" w:sz="4" w:space="0" w:color="auto"/>
            </w:tcBorders>
            <w:shd w:val="clear" w:color="auto" w:fill="FFFFFF"/>
          </w:tcPr>
          <w:p w14:paraId="0F3DF5F6" w14:textId="77777777" w:rsidR="00E36F0E" w:rsidRPr="000D0D7F" w:rsidRDefault="00393DC0" w:rsidP="00E36F0E">
            <w:pPr>
              <w:rPr>
                <w:rFonts w:cs="Arial"/>
                <w:szCs w:val="18"/>
                <w:shd w:val="clear" w:color="auto" w:fill="FFFFFF"/>
              </w:rPr>
            </w:pPr>
            <w:r>
              <w:rPr>
                <w:rFonts w:cs="Arial"/>
              </w:rPr>
              <w:t>Applicable to AV vehicles</w:t>
            </w:r>
          </w:p>
        </w:tc>
      </w:tr>
      <w:tr w:rsidR="00E36F0E" w:rsidRPr="00C82768" w14:paraId="2823CCBD"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5662D0AB" w14:textId="77777777" w:rsidR="00E36F0E" w:rsidRPr="00C82768" w:rsidRDefault="00393DC0" w:rsidP="00E36F0E">
            <w:pPr>
              <w:jc w:val="center"/>
            </w:pPr>
            <w:r w:rsidRPr="00C82768">
              <w:t>R</w:t>
            </w:r>
          </w:p>
        </w:tc>
        <w:tc>
          <w:tcPr>
            <w:tcW w:w="2313" w:type="dxa"/>
            <w:gridSpan w:val="2"/>
            <w:tcBorders>
              <w:top w:val="single" w:sz="4" w:space="0" w:color="auto"/>
              <w:left w:val="single" w:sz="4" w:space="0" w:color="auto"/>
              <w:bottom w:val="single" w:sz="4" w:space="0" w:color="auto"/>
              <w:right w:val="single" w:sz="4" w:space="0" w:color="auto"/>
            </w:tcBorders>
            <w:shd w:val="clear" w:color="auto" w:fill="FFFFFF"/>
          </w:tcPr>
          <w:p w14:paraId="27EC11FB" w14:textId="77777777" w:rsidR="00E36F0E" w:rsidRPr="00C82768" w:rsidRDefault="00393DC0" w:rsidP="00E36F0E">
            <w:r>
              <w:t>VlanRet</w:t>
            </w:r>
          </w:p>
        </w:tc>
        <w:tc>
          <w:tcPr>
            <w:tcW w:w="895" w:type="dxa"/>
            <w:tcBorders>
              <w:top w:val="single" w:sz="4" w:space="0" w:color="auto"/>
              <w:left w:val="single" w:sz="4" w:space="0" w:color="auto"/>
              <w:bottom w:val="single" w:sz="4" w:space="0" w:color="auto"/>
              <w:right w:val="single" w:sz="4" w:space="0" w:color="auto"/>
            </w:tcBorders>
            <w:shd w:val="clear" w:color="auto" w:fill="FFFFFF"/>
          </w:tcPr>
          <w:p w14:paraId="267A8634" w14:textId="77777777" w:rsidR="00E36F0E" w:rsidRPr="00C82768" w:rsidRDefault="00393DC0" w:rsidP="00E36F0E">
            <w:r>
              <w:t>Enum</w:t>
            </w:r>
          </w:p>
        </w:tc>
        <w:tc>
          <w:tcPr>
            <w:tcW w:w="1812" w:type="dxa"/>
            <w:tcBorders>
              <w:top w:val="single" w:sz="4" w:space="0" w:color="auto"/>
              <w:left w:val="single" w:sz="4" w:space="0" w:color="auto"/>
              <w:bottom w:val="single" w:sz="4" w:space="0" w:color="auto"/>
              <w:right w:val="single" w:sz="4" w:space="0" w:color="auto"/>
            </w:tcBorders>
            <w:shd w:val="clear" w:color="auto" w:fill="FFFFFF"/>
          </w:tcPr>
          <w:p w14:paraId="457B3F53" w14:textId="77777777" w:rsidR="00E36F0E" w:rsidRPr="00C82768" w:rsidRDefault="00393DC0" w:rsidP="00E36F0E">
            <w:r w:rsidRPr="00C82768">
              <w:t>-</w:t>
            </w:r>
          </w:p>
        </w:tc>
        <w:tc>
          <w:tcPr>
            <w:tcW w:w="1158" w:type="dxa"/>
            <w:tcBorders>
              <w:top w:val="single" w:sz="4" w:space="0" w:color="auto"/>
              <w:left w:val="single" w:sz="4" w:space="0" w:color="auto"/>
              <w:bottom w:val="single" w:sz="4" w:space="0" w:color="auto"/>
              <w:right w:val="single" w:sz="4" w:space="0" w:color="auto"/>
            </w:tcBorders>
            <w:shd w:val="clear" w:color="auto" w:fill="FFFFFF"/>
          </w:tcPr>
          <w:p w14:paraId="2439231A" w14:textId="77777777" w:rsidR="00E36F0E" w:rsidRPr="00C82768" w:rsidRDefault="00393DC0" w:rsidP="00E36F0E">
            <w:r>
              <w:t>-</w:t>
            </w:r>
          </w:p>
        </w:tc>
        <w:tc>
          <w:tcPr>
            <w:tcW w:w="3271" w:type="dxa"/>
            <w:tcBorders>
              <w:top w:val="single" w:sz="4" w:space="0" w:color="auto"/>
              <w:left w:val="single" w:sz="4" w:space="0" w:color="auto"/>
              <w:bottom w:val="single" w:sz="4" w:space="0" w:color="auto"/>
              <w:right w:val="single" w:sz="4" w:space="0" w:color="auto"/>
            </w:tcBorders>
            <w:shd w:val="clear" w:color="auto" w:fill="FFFFFF"/>
          </w:tcPr>
          <w:p w14:paraId="3F046F04" w14:textId="77777777" w:rsidR="00E36F0E" w:rsidRPr="000D0D7F" w:rsidRDefault="00393DC0" w:rsidP="00E36F0E">
            <w:pPr>
              <w:rPr>
                <w:rFonts w:cs="Arial"/>
              </w:rPr>
            </w:pPr>
            <w:r w:rsidRPr="000D0D7F">
              <w:rPr>
                <w:rFonts w:cs="Arial"/>
                <w:shd w:val="clear" w:color="auto" w:fill="FFFFFF"/>
              </w:rPr>
              <w:t>Return code for command</w:t>
            </w:r>
          </w:p>
        </w:tc>
      </w:tr>
      <w:tr w:rsidR="00E36F0E" w:rsidRPr="00C82768" w14:paraId="07737CEB"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007231CD"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shd w:val="clear" w:color="auto" w:fill="FFFFFF"/>
          </w:tcPr>
          <w:p w14:paraId="37ED2F5C"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shd w:val="clear" w:color="auto" w:fill="FFFFFF"/>
          </w:tcPr>
          <w:p w14:paraId="213EA482"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shd w:val="clear" w:color="auto" w:fill="FFFFFF"/>
          </w:tcPr>
          <w:p w14:paraId="7B39C41F" w14:textId="77777777" w:rsidR="00E36F0E" w:rsidRPr="00C82768" w:rsidRDefault="00393DC0" w:rsidP="00E36F0E">
            <w:r>
              <w:t>VLAN_ERROR</w:t>
            </w:r>
          </w:p>
        </w:tc>
        <w:tc>
          <w:tcPr>
            <w:tcW w:w="1158" w:type="dxa"/>
            <w:tcBorders>
              <w:top w:val="single" w:sz="4" w:space="0" w:color="auto"/>
              <w:left w:val="single" w:sz="4" w:space="0" w:color="auto"/>
              <w:bottom w:val="single" w:sz="4" w:space="0" w:color="auto"/>
              <w:right w:val="single" w:sz="4" w:space="0" w:color="auto"/>
            </w:tcBorders>
            <w:shd w:val="clear" w:color="auto" w:fill="FFFFFF"/>
          </w:tcPr>
          <w:p w14:paraId="7225E29A" w14:textId="77777777" w:rsidR="00E36F0E" w:rsidRPr="00C82768" w:rsidRDefault="00393DC0" w:rsidP="00E36F0E">
            <w:r>
              <w:t>0x0</w:t>
            </w:r>
          </w:p>
        </w:tc>
        <w:tc>
          <w:tcPr>
            <w:tcW w:w="3271" w:type="dxa"/>
            <w:tcBorders>
              <w:top w:val="single" w:sz="4" w:space="0" w:color="auto"/>
              <w:left w:val="single" w:sz="4" w:space="0" w:color="auto"/>
              <w:bottom w:val="single" w:sz="4" w:space="0" w:color="auto"/>
              <w:right w:val="single" w:sz="4" w:space="0" w:color="auto"/>
            </w:tcBorders>
            <w:shd w:val="clear" w:color="auto" w:fill="FFFFFF"/>
          </w:tcPr>
          <w:p w14:paraId="32732C33" w14:textId="77777777" w:rsidR="00E36F0E" w:rsidRPr="000D0D7F" w:rsidRDefault="00E36F0E" w:rsidP="00E36F0E">
            <w:pPr>
              <w:rPr>
                <w:rFonts w:cs="Arial"/>
              </w:rPr>
            </w:pPr>
          </w:p>
        </w:tc>
      </w:tr>
      <w:tr w:rsidR="00E36F0E" w:rsidRPr="00C82768" w14:paraId="54E207DF"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748BF56C"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shd w:val="clear" w:color="auto" w:fill="FFFFFF"/>
          </w:tcPr>
          <w:p w14:paraId="385316F6"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shd w:val="clear" w:color="auto" w:fill="FFFFFF"/>
          </w:tcPr>
          <w:p w14:paraId="66A4B667"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shd w:val="clear" w:color="auto" w:fill="FFFFFF"/>
          </w:tcPr>
          <w:p w14:paraId="57F681DB" w14:textId="77777777" w:rsidR="00E36F0E" w:rsidRPr="00C82768" w:rsidRDefault="00393DC0" w:rsidP="00E36F0E">
            <w:r>
              <w:t>VLAN_SUCCESS</w:t>
            </w:r>
          </w:p>
        </w:tc>
        <w:tc>
          <w:tcPr>
            <w:tcW w:w="1158" w:type="dxa"/>
            <w:tcBorders>
              <w:top w:val="single" w:sz="4" w:space="0" w:color="auto"/>
              <w:left w:val="single" w:sz="4" w:space="0" w:color="auto"/>
              <w:bottom w:val="single" w:sz="4" w:space="0" w:color="auto"/>
              <w:right w:val="single" w:sz="4" w:space="0" w:color="auto"/>
            </w:tcBorders>
            <w:shd w:val="clear" w:color="auto" w:fill="FFFFFF"/>
          </w:tcPr>
          <w:p w14:paraId="26E092BD" w14:textId="77777777" w:rsidR="00E36F0E" w:rsidRPr="00C82768" w:rsidRDefault="00393DC0" w:rsidP="00E36F0E">
            <w:r>
              <w:t>0x1</w:t>
            </w:r>
          </w:p>
        </w:tc>
        <w:tc>
          <w:tcPr>
            <w:tcW w:w="3271" w:type="dxa"/>
            <w:tcBorders>
              <w:top w:val="single" w:sz="4" w:space="0" w:color="auto"/>
              <w:left w:val="single" w:sz="4" w:space="0" w:color="auto"/>
              <w:bottom w:val="single" w:sz="4" w:space="0" w:color="auto"/>
              <w:right w:val="single" w:sz="4" w:space="0" w:color="auto"/>
            </w:tcBorders>
            <w:shd w:val="clear" w:color="auto" w:fill="FFFFFF"/>
          </w:tcPr>
          <w:p w14:paraId="106A30E2" w14:textId="77777777" w:rsidR="00E36F0E" w:rsidRPr="000D0D7F" w:rsidRDefault="00E36F0E" w:rsidP="00E36F0E">
            <w:pPr>
              <w:rPr>
                <w:rFonts w:cs="Arial"/>
              </w:rPr>
            </w:pPr>
          </w:p>
        </w:tc>
      </w:tr>
    </w:tbl>
    <w:p w14:paraId="7E54D192" w14:textId="77777777" w:rsidR="00E36F0E" w:rsidRDefault="00E36F0E"/>
    <w:p w14:paraId="40D84C6D" w14:textId="7688F29E" w:rsidR="00E36F0E" w:rsidRDefault="00393DC0" w:rsidP="00506E2F">
      <w:pPr>
        <w:pStyle w:val="Heading4"/>
      </w:pPr>
      <w:r w:rsidRPr="00B9479B">
        <w:t>MD-REQ-380263/A-VnmLinkNetwork</w:t>
      </w:r>
    </w:p>
    <w:p w14:paraId="189E4DFB" w14:textId="77777777" w:rsidR="00E36F0E" w:rsidRPr="00804FBF"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to link a network to VLAN</w:t>
      </w:r>
      <w:r w:rsidRPr="00DF2AD3">
        <w:rPr>
          <w:rFonts w:cs="Arial"/>
        </w:rPr>
        <w:t xml:space="preserve">. </w:t>
      </w:r>
      <w:r>
        <w:rPr>
          <w:rFonts w:cs="Arial"/>
        </w:rPr>
        <w:t xml:space="preserve">WIR </w:t>
      </w:r>
      <w:r w:rsidRPr="00DF2AD3">
        <w:rPr>
          <w:rFonts w:cs="Arial"/>
        </w:rPr>
        <w:t>also uses this API for its response.</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1D8446A2"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0C225E31" w14:textId="77777777" w:rsidR="00E36F0E" w:rsidRPr="00C82768" w:rsidRDefault="00E36F0E" w:rsidP="00E36F0E">
            <w:pPr>
              <w:spacing w:line="256" w:lineRule="auto"/>
              <w:rPr>
                <w:sz w:val="8"/>
              </w:rPr>
            </w:pPr>
          </w:p>
        </w:tc>
      </w:tr>
      <w:tr w:rsidR="00E36F0E" w:rsidRPr="00C82768" w14:paraId="4DBBF3ED"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76967D9B"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065D8B76" w14:textId="77777777" w:rsidR="00E36F0E" w:rsidRPr="00C82768" w:rsidRDefault="00393DC0" w:rsidP="00E36F0E">
            <w:pPr>
              <w:spacing w:line="256" w:lineRule="auto"/>
            </w:pPr>
            <w:r w:rsidRPr="00DA32BB">
              <w:t>One-Shot (</w:t>
            </w:r>
            <w:r>
              <w:t>A-Synch)</w:t>
            </w:r>
          </w:p>
        </w:tc>
      </w:tr>
      <w:tr w:rsidR="00E36F0E" w:rsidRPr="00C82768" w14:paraId="305B149B"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3E899E91"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409507DA" w14:textId="77777777" w:rsidR="00E36F0E" w:rsidRPr="00C82768" w:rsidRDefault="00393DC0" w:rsidP="00E36F0E">
            <w:pPr>
              <w:spacing w:line="256" w:lineRule="auto"/>
            </w:pPr>
            <w:r w:rsidRPr="00C82768">
              <w:t>Default</w:t>
            </w:r>
          </w:p>
        </w:tc>
      </w:tr>
      <w:tr w:rsidR="00E36F0E" w:rsidRPr="00C82768" w14:paraId="5915B025"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3132530E"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72A90445" w14:textId="77777777" w:rsidR="00E36F0E" w:rsidRPr="00C82768" w:rsidRDefault="00393DC0" w:rsidP="00E36F0E">
            <w:pPr>
              <w:spacing w:line="256" w:lineRule="auto"/>
            </w:pPr>
            <w:r w:rsidRPr="00C82768">
              <w:t>No</w:t>
            </w:r>
          </w:p>
        </w:tc>
      </w:tr>
      <w:tr w:rsidR="00E36F0E" w:rsidRPr="00C82768" w14:paraId="70EF3A7F"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301356A1" w14:textId="77777777" w:rsidR="00E36F0E" w:rsidRPr="00C82768" w:rsidRDefault="00E36F0E" w:rsidP="00E36F0E">
            <w:pPr>
              <w:spacing w:line="256" w:lineRule="auto"/>
              <w:rPr>
                <w:sz w:val="8"/>
              </w:rPr>
            </w:pPr>
          </w:p>
        </w:tc>
      </w:tr>
      <w:tr w:rsidR="00E36F0E" w:rsidRPr="00C82768" w14:paraId="571E920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24A41C70"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46E3C9BB"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2BBEEAFE"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649E6DE"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C2AAF42"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C92644C" w14:textId="77777777" w:rsidR="00E36F0E" w:rsidRPr="00C82768" w:rsidRDefault="00393DC0" w:rsidP="00E36F0E">
            <w:pPr>
              <w:rPr>
                <w:b/>
              </w:rPr>
            </w:pPr>
            <w:r w:rsidRPr="00C82768">
              <w:rPr>
                <w:b/>
              </w:rPr>
              <w:t>Description</w:t>
            </w:r>
          </w:p>
        </w:tc>
      </w:tr>
      <w:tr w:rsidR="00E36F0E" w:rsidRPr="00C82768" w14:paraId="0436F64C"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4AD5B96A" w14:textId="77777777" w:rsidR="00E36F0E" w:rsidRPr="00C82768" w:rsidRDefault="00393DC0" w:rsidP="00E36F0E">
            <w:pPr>
              <w:rPr>
                <w:b/>
              </w:rPr>
            </w:pPr>
            <w:r w:rsidRPr="00C82768">
              <w:rPr>
                <w:b/>
              </w:rPr>
              <w:lastRenderedPageBreak/>
              <w:t>Request</w:t>
            </w:r>
          </w:p>
        </w:tc>
      </w:tr>
      <w:tr w:rsidR="00E36F0E" w:rsidRPr="00C82768" w14:paraId="750FA61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B936C78"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hideMark/>
          </w:tcPr>
          <w:p w14:paraId="71B50D89" w14:textId="77777777" w:rsidR="00E36F0E" w:rsidRPr="00C82768" w:rsidRDefault="00393DC0" w:rsidP="00E36F0E">
            <w:r>
              <w:t>pathId</w:t>
            </w:r>
          </w:p>
        </w:tc>
        <w:tc>
          <w:tcPr>
            <w:tcW w:w="900" w:type="dxa"/>
            <w:tcBorders>
              <w:top w:val="single" w:sz="4" w:space="0" w:color="auto"/>
              <w:left w:val="single" w:sz="4" w:space="0" w:color="auto"/>
              <w:bottom w:val="single" w:sz="4" w:space="0" w:color="auto"/>
              <w:right w:val="single" w:sz="4" w:space="0" w:color="auto"/>
            </w:tcBorders>
            <w:hideMark/>
          </w:tcPr>
          <w:p w14:paraId="49D527B9"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hideMark/>
          </w:tcPr>
          <w:p w14:paraId="1161ADDD"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hideMark/>
          </w:tcPr>
          <w:p w14:paraId="6B57BFF7" w14:textId="77777777" w:rsidR="00E36F0E" w:rsidRPr="000D0D7F"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hideMark/>
          </w:tcPr>
          <w:p w14:paraId="206C47EA" w14:textId="77777777" w:rsidR="00E36F0E" w:rsidRPr="000D0D7F" w:rsidRDefault="00393DC0" w:rsidP="00E36F0E">
            <w:pPr>
              <w:rPr>
                <w:rFonts w:cs="Arial"/>
              </w:rPr>
            </w:pPr>
            <w:r w:rsidRPr="000D0D7F">
              <w:rPr>
                <w:rFonts w:cs="Arial"/>
                <w:szCs w:val="18"/>
                <w:shd w:val="clear" w:color="auto" w:fill="FFFFFF"/>
              </w:rPr>
              <w:t>Path Id used internally by CM</w:t>
            </w:r>
          </w:p>
        </w:tc>
      </w:tr>
      <w:tr w:rsidR="00E36F0E" w:rsidRPr="00C82768" w14:paraId="19FE124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46472A9"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4C8FAC37" w14:textId="77777777" w:rsidR="00E36F0E" w:rsidRPr="00C82768" w:rsidRDefault="00393DC0" w:rsidP="00E36F0E">
            <w:r>
              <w:t>origEcu</w:t>
            </w:r>
          </w:p>
        </w:tc>
        <w:tc>
          <w:tcPr>
            <w:tcW w:w="900" w:type="dxa"/>
            <w:tcBorders>
              <w:top w:val="single" w:sz="4" w:space="0" w:color="auto"/>
              <w:left w:val="single" w:sz="4" w:space="0" w:color="auto"/>
              <w:bottom w:val="single" w:sz="4" w:space="0" w:color="auto"/>
              <w:right w:val="single" w:sz="4" w:space="0" w:color="auto"/>
            </w:tcBorders>
          </w:tcPr>
          <w:p w14:paraId="3ECE8655"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1404483E"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03543271" w14:textId="77777777" w:rsidR="00E36F0E" w:rsidRPr="00F1221C" w:rsidRDefault="00393DC0" w:rsidP="00E36F0E">
            <w:r w:rsidRPr="00F1221C">
              <w:t>Char Value:0-255</w:t>
            </w:r>
          </w:p>
          <w:p w14:paraId="501FCA34" w14:textId="77777777" w:rsidR="00E36F0E" w:rsidRPr="000D0D7F"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6E9D0CB9" w14:textId="77777777" w:rsidR="00E36F0E" w:rsidRPr="000D0D7F" w:rsidRDefault="00393DC0" w:rsidP="00E36F0E">
            <w:pPr>
              <w:rPr>
                <w:rFonts w:cs="Arial"/>
              </w:rPr>
            </w:pPr>
            <w:r>
              <w:rPr>
                <w:rFonts w:cs="Arial"/>
                <w:szCs w:val="18"/>
                <w:shd w:val="clear" w:color="auto" w:fill="FFFFFF"/>
              </w:rPr>
              <w:t>Origination ECU enum in string format</w:t>
            </w:r>
          </w:p>
        </w:tc>
      </w:tr>
      <w:tr w:rsidR="00E36F0E" w:rsidRPr="00C82768" w14:paraId="1D39CCE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30F7453"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42EE61C7" w14:textId="77777777" w:rsidR="00E36F0E" w:rsidRPr="00C82768" w:rsidRDefault="00393DC0" w:rsidP="00E36F0E">
            <w:r>
              <w:t>ifaceEcu</w:t>
            </w:r>
          </w:p>
        </w:tc>
        <w:tc>
          <w:tcPr>
            <w:tcW w:w="900" w:type="dxa"/>
            <w:tcBorders>
              <w:top w:val="single" w:sz="4" w:space="0" w:color="auto"/>
              <w:left w:val="single" w:sz="4" w:space="0" w:color="auto"/>
              <w:bottom w:val="single" w:sz="4" w:space="0" w:color="auto"/>
              <w:right w:val="single" w:sz="4" w:space="0" w:color="auto"/>
            </w:tcBorders>
          </w:tcPr>
          <w:p w14:paraId="4E29F006"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39EA0320"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6186C082" w14:textId="77777777" w:rsidR="00E36F0E" w:rsidRPr="00F1221C" w:rsidRDefault="00393DC0" w:rsidP="00E36F0E">
            <w:r w:rsidRPr="00F1221C">
              <w:t>Char Value:0-255</w:t>
            </w:r>
          </w:p>
          <w:p w14:paraId="09942BEC"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1465B768" w14:textId="77777777" w:rsidR="00E36F0E" w:rsidRPr="000D0D7F" w:rsidRDefault="00393DC0" w:rsidP="00E36F0E">
            <w:pPr>
              <w:rPr>
                <w:rFonts w:cs="Arial"/>
              </w:rPr>
            </w:pPr>
            <w:r>
              <w:rPr>
                <w:rFonts w:cs="Arial"/>
                <w:szCs w:val="18"/>
                <w:shd w:val="clear" w:color="auto" w:fill="FFFFFF"/>
              </w:rPr>
              <w:t>Interface ECU enum in string format</w:t>
            </w:r>
          </w:p>
        </w:tc>
      </w:tr>
      <w:tr w:rsidR="00E36F0E" w:rsidRPr="00C82768" w14:paraId="37A41CA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D757AC7"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2EF3F01F" w14:textId="77777777" w:rsidR="00E36F0E" w:rsidRPr="00C82768" w:rsidRDefault="00393DC0" w:rsidP="00E36F0E">
            <w:r>
              <w:t>interfaceZero</w:t>
            </w:r>
          </w:p>
        </w:tc>
        <w:tc>
          <w:tcPr>
            <w:tcW w:w="900" w:type="dxa"/>
            <w:tcBorders>
              <w:top w:val="single" w:sz="4" w:space="0" w:color="auto"/>
              <w:left w:val="single" w:sz="4" w:space="0" w:color="auto"/>
              <w:bottom w:val="single" w:sz="4" w:space="0" w:color="auto"/>
              <w:right w:val="single" w:sz="4" w:space="0" w:color="auto"/>
            </w:tcBorders>
          </w:tcPr>
          <w:p w14:paraId="5F4FA835"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0DF4D605"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04C32C5A" w14:textId="77777777" w:rsidR="00E36F0E" w:rsidRPr="00F1221C" w:rsidRDefault="00393DC0" w:rsidP="00E36F0E">
            <w:r w:rsidRPr="00F1221C">
              <w:t>Char Value:0-255</w:t>
            </w:r>
          </w:p>
          <w:p w14:paraId="4E892474"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7E4852F9" w14:textId="77777777" w:rsidR="00E36F0E" w:rsidRPr="000D0D7F" w:rsidRDefault="00393DC0" w:rsidP="00E36F0E">
            <w:pPr>
              <w:rPr>
                <w:rFonts w:cs="Arial"/>
              </w:rPr>
            </w:pPr>
            <w:r>
              <w:rPr>
                <w:rFonts w:cs="Arial"/>
                <w:szCs w:val="18"/>
                <w:shd w:val="clear" w:color="auto" w:fill="FFFFFF"/>
              </w:rPr>
              <w:t>User’s provided interface name to be linked</w:t>
            </w:r>
          </w:p>
        </w:tc>
      </w:tr>
      <w:tr w:rsidR="00E36F0E" w:rsidRPr="00C82768" w14:paraId="4D0B8E9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DED33BA"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7FE62B5A" w14:textId="77777777" w:rsidR="00E36F0E" w:rsidRDefault="00393DC0" w:rsidP="00E36F0E">
            <w:r>
              <w:t>interfaceOne</w:t>
            </w:r>
          </w:p>
        </w:tc>
        <w:tc>
          <w:tcPr>
            <w:tcW w:w="900" w:type="dxa"/>
            <w:tcBorders>
              <w:top w:val="single" w:sz="4" w:space="0" w:color="auto"/>
              <w:left w:val="single" w:sz="4" w:space="0" w:color="auto"/>
              <w:bottom w:val="single" w:sz="4" w:space="0" w:color="auto"/>
              <w:right w:val="single" w:sz="4" w:space="0" w:color="auto"/>
            </w:tcBorders>
          </w:tcPr>
          <w:p w14:paraId="3C1A1228"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4F37691D" w14:textId="77777777" w:rsidR="00E36F0E" w:rsidRPr="007C7F9D" w:rsidRDefault="00393DC0" w:rsidP="00E36F0E">
            <w:r w:rsidRPr="007C7F9D">
              <w:t>-</w:t>
            </w:r>
            <w:r>
              <w:t xml:space="preserve"> </w:t>
            </w:r>
          </w:p>
        </w:tc>
        <w:tc>
          <w:tcPr>
            <w:tcW w:w="1170" w:type="dxa"/>
            <w:tcBorders>
              <w:top w:val="single" w:sz="4" w:space="0" w:color="auto"/>
              <w:left w:val="single" w:sz="4" w:space="0" w:color="auto"/>
              <w:bottom w:val="single" w:sz="4" w:space="0" w:color="auto"/>
              <w:right w:val="single" w:sz="4" w:space="0" w:color="auto"/>
            </w:tcBorders>
          </w:tcPr>
          <w:p w14:paraId="1BC85C8C" w14:textId="77777777" w:rsidR="00E36F0E" w:rsidRPr="00F1221C" w:rsidRDefault="00393DC0" w:rsidP="00E36F0E">
            <w:r w:rsidRPr="00F1221C">
              <w:t>Char Value:0-255</w:t>
            </w:r>
          </w:p>
          <w:p w14:paraId="7093269F"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583D91B4" w14:textId="77777777" w:rsidR="00E36F0E" w:rsidRPr="000D0D7F" w:rsidRDefault="00393DC0" w:rsidP="00E36F0E">
            <w:pPr>
              <w:rPr>
                <w:rFonts w:cs="Arial"/>
                <w:szCs w:val="18"/>
                <w:shd w:val="clear" w:color="auto" w:fill="FFFFFF"/>
              </w:rPr>
            </w:pPr>
            <w:r>
              <w:rPr>
                <w:rFonts w:cs="Arial"/>
                <w:szCs w:val="18"/>
                <w:shd w:val="clear" w:color="auto" w:fill="FFFFFF"/>
              </w:rPr>
              <w:t>Network interface to be linked</w:t>
            </w:r>
          </w:p>
        </w:tc>
      </w:tr>
      <w:tr w:rsidR="00E36F0E" w:rsidRPr="00C82768" w14:paraId="15A78AB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F6B1046"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595C3534" w14:textId="77777777" w:rsidR="00E36F0E" w:rsidRDefault="00393DC0" w:rsidP="00E36F0E">
            <w:r>
              <w:t>ipAddr</w:t>
            </w:r>
          </w:p>
        </w:tc>
        <w:tc>
          <w:tcPr>
            <w:tcW w:w="900" w:type="dxa"/>
            <w:tcBorders>
              <w:top w:val="single" w:sz="4" w:space="0" w:color="auto"/>
              <w:left w:val="single" w:sz="4" w:space="0" w:color="auto"/>
              <w:bottom w:val="single" w:sz="4" w:space="0" w:color="auto"/>
              <w:right w:val="single" w:sz="4" w:space="0" w:color="auto"/>
            </w:tcBorders>
          </w:tcPr>
          <w:p w14:paraId="4171FBAF"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4CD142B6" w14:textId="77777777" w:rsidR="00E36F0E" w:rsidRPr="007C7F9D"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12F92DAA" w14:textId="77777777" w:rsidR="00E36F0E" w:rsidRPr="00F1221C" w:rsidRDefault="00393DC0" w:rsidP="00E36F0E">
            <w:r w:rsidRPr="00F1221C">
              <w:t>Char Value:0-255</w:t>
            </w:r>
          </w:p>
          <w:p w14:paraId="7C599BA9"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14B5987C" w14:textId="77777777" w:rsidR="00E36F0E" w:rsidRDefault="00393DC0" w:rsidP="00E36F0E">
            <w:pPr>
              <w:rPr>
                <w:rFonts w:cs="Arial"/>
                <w:szCs w:val="18"/>
                <w:shd w:val="clear" w:color="auto" w:fill="FFFFFF"/>
              </w:rPr>
            </w:pPr>
            <w:r>
              <w:rPr>
                <w:rFonts w:cs="Arial"/>
                <w:szCs w:val="18"/>
                <w:shd w:val="clear" w:color="auto" w:fill="FFFFFF"/>
              </w:rPr>
              <w:t>Gateway ip address associated with network interface</w:t>
            </w:r>
          </w:p>
        </w:tc>
      </w:tr>
      <w:tr w:rsidR="00E36F0E" w:rsidRPr="00C82768" w14:paraId="179DA538"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578154C3" w14:textId="77777777" w:rsidR="00E36F0E" w:rsidRPr="00C82768" w:rsidRDefault="00393DC0" w:rsidP="00E36F0E">
            <w:r w:rsidRPr="00C82768">
              <w:rPr>
                <w:b/>
              </w:rPr>
              <w:t>Response</w:t>
            </w:r>
          </w:p>
        </w:tc>
      </w:tr>
      <w:tr w:rsidR="00E36F0E" w:rsidRPr="00C82768" w14:paraId="023E46C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5D809CC"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BFC9048" w14:textId="77777777" w:rsidR="00E36F0E" w:rsidRPr="00C82768" w:rsidRDefault="00393DC0" w:rsidP="00E36F0E">
            <w:r>
              <w:t>pathId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337E456"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23F8A56"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AAAEFF0" w14:textId="77777777" w:rsidR="00E36F0E" w:rsidRPr="000D0D7F"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AC3BD34" w14:textId="77777777" w:rsidR="00E36F0E" w:rsidRPr="000D0D7F" w:rsidRDefault="00393DC0" w:rsidP="00E36F0E">
            <w:pPr>
              <w:rPr>
                <w:rFonts w:cs="Arial"/>
                <w:szCs w:val="20"/>
              </w:rPr>
            </w:pPr>
            <w:r w:rsidRPr="000D0D7F">
              <w:rPr>
                <w:rFonts w:cs="Arial"/>
                <w:szCs w:val="20"/>
                <w:shd w:val="clear" w:color="auto" w:fill="FFFFFF"/>
              </w:rPr>
              <w:t>Path Id used internally by CM</w:t>
            </w:r>
          </w:p>
        </w:tc>
      </w:tr>
      <w:tr w:rsidR="00E36F0E" w:rsidRPr="00C82768" w14:paraId="0CB80FF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A2D7CA2"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E132BDF" w14:textId="77777777" w:rsidR="00E36F0E" w:rsidRDefault="00393DC0" w:rsidP="00E36F0E">
            <w:r>
              <w:t>origEcu</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086CC66"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E5C3C59" w14:textId="77777777" w:rsidR="00E36F0E" w:rsidRPr="007C7F9D" w:rsidRDefault="00393DC0" w:rsidP="00E36F0E">
            <w:r w:rsidRPr="007C7F9D">
              <w:t>-</w:t>
            </w:r>
            <w:r>
              <w:t xml:space="preserve"> </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383ED42" w14:textId="77777777" w:rsidR="00E36F0E" w:rsidRPr="00F1221C" w:rsidRDefault="00393DC0" w:rsidP="00E36F0E">
            <w:r w:rsidRPr="00F1221C">
              <w:t>Char Value:0-255</w:t>
            </w:r>
          </w:p>
          <w:p w14:paraId="2731EF65" w14:textId="77777777" w:rsidR="00E36F0E" w:rsidRPr="000D0D7F"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1B9B741" w14:textId="77777777" w:rsidR="00E36F0E" w:rsidRPr="000D0D7F" w:rsidRDefault="00393DC0" w:rsidP="00E36F0E">
            <w:pPr>
              <w:rPr>
                <w:rFonts w:cs="Arial"/>
                <w:szCs w:val="20"/>
                <w:shd w:val="clear" w:color="auto" w:fill="FFFFFF"/>
              </w:rPr>
            </w:pPr>
            <w:r>
              <w:rPr>
                <w:rFonts w:cs="Arial"/>
                <w:szCs w:val="20"/>
                <w:shd w:val="clear" w:color="auto" w:fill="FFFFFF"/>
              </w:rPr>
              <w:t>Origination ECU enum in string format</w:t>
            </w:r>
          </w:p>
        </w:tc>
      </w:tr>
      <w:tr w:rsidR="00E36F0E" w:rsidRPr="00C82768" w14:paraId="0FBAA00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C49E215"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9730790" w14:textId="77777777" w:rsidR="00E36F0E" w:rsidRDefault="00393DC0" w:rsidP="00E36F0E">
            <w:r>
              <w:t>linkId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CF5E12D"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FCC483A" w14:textId="77777777" w:rsidR="00E36F0E" w:rsidRPr="007C7F9D" w:rsidRDefault="00393DC0" w:rsidP="00E36F0E">
            <w:r w:rsidRPr="007C7F9D">
              <w:t>-</w:t>
            </w:r>
            <w:r>
              <w:t xml:space="preserve"> </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AFB9A7B" w14:textId="77777777" w:rsidR="00E36F0E" w:rsidRPr="00F1221C" w:rsidRDefault="00393DC0" w:rsidP="00E36F0E">
            <w:r w:rsidRPr="00F1221C">
              <w:t>Char Value:0-255</w:t>
            </w:r>
          </w:p>
          <w:p w14:paraId="2162507B"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3B63275" w14:textId="77777777" w:rsidR="00E36F0E" w:rsidRPr="000D0D7F" w:rsidRDefault="00393DC0" w:rsidP="00E36F0E">
            <w:pPr>
              <w:rPr>
                <w:rFonts w:cs="Arial"/>
                <w:szCs w:val="18"/>
                <w:shd w:val="clear" w:color="auto" w:fill="FFFFFF"/>
              </w:rPr>
            </w:pPr>
            <w:r>
              <w:rPr>
                <w:rFonts w:cs="Arial"/>
                <w:szCs w:val="18"/>
                <w:shd w:val="clear" w:color="auto" w:fill="FFFFFF"/>
              </w:rPr>
              <w:t>Unique link ID generated by Networking</w:t>
            </w:r>
          </w:p>
        </w:tc>
      </w:tr>
      <w:tr w:rsidR="00E36F0E" w:rsidRPr="00C82768" w14:paraId="16A77F6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59ADBA2"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0E87F37" w14:textId="77777777" w:rsidR="00E36F0E" w:rsidRPr="00C82768" w:rsidRDefault="00393DC0" w:rsidP="00E36F0E">
            <w:r>
              <w:t>VlanRet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2651EA6"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C558C96"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8FF3EDF" w14:textId="77777777" w:rsidR="00E36F0E" w:rsidRPr="00C82768"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31BA576" w14:textId="77777777" w:rsidR="00E36F0E" w:rsidRPr="000D0D7F" w:rsidRDefault="00393DC0" w:rsidP="00E36F0E">
            <w:pPr>
              <w:rPr>
                <w:rFonts w:cs="Arial"/>
                <w:szCs w:val="20"/>
              </w:rPr>
            </w:pPr>
            <w:r w:rsidRPr="000D0D7F">
              <w:rPr>
                <w:rFonts w:cs="Arial"/>
                <w:szCs w:val="20"/>
                <w:shd w:val="clear" w:color="auto" w:fill="FFFFFF"/>
              </w:rPr>
              <w:t>Return code for command</w:t>
            </w:r>
          </w:p>
        </w:tc>
      </w:tr>
      <w:tr w:rsidR="00E36F0E" w:rsidRPr="00C82768" w14:paraId="0463716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2CF5C99"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8202CAD"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55ED38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1E66E84" w14:textId="77777777" w:rsidR="00E36F0E" w:rsidRPr="00C82768" w:rsidRDefault="00393DC0" w:rsidP="00E36F0E">
            <w:r>
              <w:t>VLAN_ERROR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02A6A77" w14:textId="77777777" w:rsidR="00E36F0E" w:rsidRPr="00C82768"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64306A9" w14:textId="77777777" w:rsidR="00E36F0E" w:rsidRPr="000D0D7F" w:rsidRDefault="00E36F0E" w:rsidP="00E36F0E">
            <w:pPr>
              <w:rPr>
                <w:rFonts w:cs="Arial"/>
                <w:szCs w:val="20"/>
              </w:rPr>
            </w:pPr>
          </w:p>
        </w:tc>
      </w:tr>
      <w:tr w:rsidR="00E36F0E" w:rsidRPr="00C82768" w14:paraId="68B21D0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60281B6"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93728A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41EE96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0EDF03D" w14:textId="77777777" w:rsidR="00E36F0E" w:rsidRPr="00C82768" w:rsidRDefault="00393DC0" w:rsidP="00E36F0E">
            <w:r>
              <w:t>VLAN_SUCCESS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3260E61" w14:textId="77777777" w:rsidR="00E36F0E" w:rsidRPr="00C82768"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6027E3F" w14:textId="77777777" w:rsidR="00E36F0E" w:rsidRPr="000D0D7F" w:rsidRDefault="00E36F0E" w:rsidP="00E36F0E">
            <w:pPr>
              <w:rPr>
                <w:rFonts w:cs="Arial"/>
                <w:szCs w:val="20"/>
              </w:rPr>
            </w:pPr>
          </w:p>
        </w:tc>
      </w:tr>
    </w:tbl>
    <w:p w14:paraId="20BFBA0E" w14:textId="22DEE612" w:rsidR="00E36F0E" w:rsidRDefault="00393DC0" w:rsidP="00506E2F">
      <w:pPr>
        <w:pStyle w:val="Heading4"/>
      </w:pPr>
      <w:r w:rsidRPr="00B9479B">
        <w:t>MD-REQ-380264/A-VnmUnlinkNetwork</w:t>
      </w:r>
    </w:p>
    <w:p w14:paraId="2D4BED77" w14:textId="77777777" w:rsidR="00E36F0E" w:rsidRPr="00804FBF" w:rsidRDefault="00393DC0" w:rsidP="00E36F0E">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to unlink a network to VLAN</w:t>
      </w:r>
      <w:r w:rsidRPr="00DF2AD3">
        <w:rPr>
          <w:rFonts w:cs="Arial"/>
        </w:rPr>
        <w:t xml:space="preserve">. </w:t>
      </w:r>
      <w:r>
        <w:rPr>
          <w:rFonts w:cs="Arial"/>
        </w:rPr>
        <w:t xml:space="preserve">WIR </w:t>
      </w:r>
      <w:r w:rsidRPr="00DF2AD3">
        <w:rPr>
          <w:rFonts w:cs="Arial"/>
        </w:rPr>
        <w:t>also uses this API for its response.</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72B44401"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54E1BA48" w14:textId="77777777" w:rsidR="00E36F0E" w:rsidRPr="00C82768" w:rsidRDefault="00E36F0E" w:rsidP="00E36F0E">
            <w:pPr>
              <w:spacing w:line="256" w:lineRule="auto"/>
              <w:rPr>
                <w:sz w:val="8"/>
              </w:rPr>
            </w:pPr>
          </w:p>
        </w:tc>
      </w:tr>
      <w:tr w:rsidR="00E36F0E" w:rsidRPr="00C82768" w14:paraId="3BCFF75F"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08A1D121"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42E08EB8" w14:textId="77777777" w:rsidR="00E36F0E" w:rsidRPr="00C82768" w:rsidRDefault="00393DC0" w:rsidP="00E36F0E">
            <w:pPr>
              <w:spacing w:line="256" w:lineRule="auto"/>
            </w:pPr>
            <w:r w:rsidRPr="00DA32BB">
              <w:t>One-Shot (</w:t>
            </w:r>
            <w:r>
              <w:t>A-Synch)</w:t>
            </w:r>
          </w:p>
        </w:tc>
      </w:tr>
      <w:tr w:rsidR="00E36F0E" w:rsidRPr="00C82768" w14:paraId="7B8FB266"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3451B8C6"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3E2A65C9" w14:textId="77777777" w:rsidR="00E36F0E" w:rsidRPr="00C82768" w:rsidRDefault="00393DC0" w:rsidP="00E36F0E">
            <w:pPr>
              <w:spacing w:line="256" w:lineRule="auto"/>
            </w:pPr>
            <w:r w:rsidRPr="00C82768">
              <w:t>Default</w:t>
            </w:r>
          </w:p>
        </w:tc>
      </w:tr>
      <w:tr w:rsidR="00E36F0E" w:rsidRPr="00C82768" w14:paraId="44FF2403"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52BBDFDA"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0C877E26" w14:textId="77777777" w:rsidR="00E36F0E" w:rsidRPr="00C82768" w:rsidRDefault="00393DC0" w:rsidP="00E36F0E">
            <w:pPr>
              <w:spacing w:line="256" w:lineRule="auto"/>
            </w:pPr>
            <w:r w:rsidRPr="00C82768">
              <w:t>No</w:t>
            </w:r>
          </w:p>
        </w:tc>
      </w:tr>
      <w:tr w:rsidR="00E36F0E" w:rsidRPr="00C82768" w14:paraId="4F2B9103"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0B156760" w14:textId="77777777" w:rsidR="00E36F0E" w:rsidRPr="00C82768" w:rsidRDefault="00E36F0E" w:rsidP="00E36F0E">
            <w:pPr>
              <w:spacing w:line="256" w:lineRule="auto"/>
              <w:rPr>
                <w:sz w:val="8"/>
              </w:rPr>
            </w:pPr>
          </w:p>
        </w:tc>
      </w:tr>
      <w:tr w:rsidR="00E36F0E" w:rsidRPr="00C82768" w14:paraId="243B9CA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5566F056"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691F01AF"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65908CBC"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573F34B"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C496CC5"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7DEAA65" w14:textId="77777777" w:rsidR="00E36F0E" w:rsidRPr="00C82768" w:rsidRDefault="00393DC0" w:rsidP="00E36F0E">
            <w:pPr>
              <w:rPr>
                <w:b/>
              </w:rPr>
            </w:pPr>
            <w:r w:rsidRPr="00C82768">
              <w:rPr>
                <w:b/>
              </w:rPr>
              <w:t>Description</w:t>
            </w:r>
          </w:p>
        </w:tc>
      </w:tr>
      <w:tr w:rsidR="00E36F0E" w:rsidRPr="00C82768" w14:paraId="7F8C9712"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1DF5F389" w14:textId="77777777" w:rsidR="00E36F0E" w:rsidRPr="00C82768" w:rsidRDefault="00393DC0" w:rsidP="00E36F0E">
            <w:pPr>
              <w:rPr>
                <w:b/>
              </w:rPr>
            </w:pPr>
            <w:r w:rsidRPr="00C82768">
              <w:rPr>
                <w:b/>
              </w:rPr>
              <w:t>Request</w:t>
            </w:r>
          </w:p>
        </w:tc>
      </w:tr>
      <w:tr w:rsidR="00E36F0E" w:rsidRPr="00C82768" w14:paraId="5474801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F8C989B"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hideMark/>
          </w:tcPr>
          <w:p w14:paraId="5FC750F1" w14:textId="77777777" w:rsidR="00E36F0E" w:rsidRPr="00C82768" w:rsidRDefault="00393DC0" w:rsidP="00E36F0E">
            <w:r>
              <w:t>pathId</w:t>
            </w:r>
          </w:p>
        </w:tc>
        <w:tc>
          <w:tcPr>
            <w:tcW w:w="900" w:type="dxa"/>
            <w:tcBorders>
              <w:top w:val="single" w:sz="4" w:space="0" w:color="auto"/>
              <w:left w:val="single" w:sz="4" w:space="0" w:color="auto"/>
              <w:bottom w:val="single" w:sz="4" w:space="0" w:color="auto"/>
              <w:right w:val="single" w:sz="4" w:space="0" w:color="auto"/>
            </w:tcBorders>
            <w:hideMark/>
          </w:tcPr>
          <w:p w14:paraId="7C791732"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hideMark/>
          </w:tcPr>
          <w:p w14:paraId="4C7BDDB6"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hideMark/>
          </w:tcPr>
          <w:p w14:paraId="46F57565" w14:textId="77777777" w:rsidR="00E36F0E" w:rsidRPr="000D0D7F"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hideMark/>
          </w:tcPr>
          <w:p w14:paraId="51A57B35" w14:textId="77777777" w:rsidR="00E36F0E" w:rsidRPr="000D0D7F" w:rsidRDefault="00393DC0" w:rsidP="00E36F0E">
            <w:pPr>
              <w:rPr>
                <w:rFonts w:cs="Arial"/>
              </w:rPr>
            </w:pPr>
            <w:r w:rsidRPr="000D0D7F">
              <w:rPr>
                <w:rFonts w:cs="Arial"/>
                <w:szCs w:val="18"/>
                <w:shd w:val="clear" w:color="auto" w:fill="FFFFFF"/>
              </w:rPr>
              <w:t>Path Id used internally by CM</w:t>
            </w:r>
          </w:p>
        </w:tc>
      </w:tr>
      <w:tr w:rsidR="00E36F0E" w:rsidRPr="00C82768" w14:paraId="49AF9D5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462B20C"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295538F9" w14:textId="77777777" w:rsidR="00E36F0E" w:rsidRPr="00C82768" w:rsidRDefault="00393DC0" w:rsidP="00E36F0E">
            <w:r>
              <w:t>origEcu</w:t>
            </w:r>
          </w:p>
        </w:tc>
        <w:tc>
          <w:tcPr>
            <w:tcW w:w="900" w:type="dxa"/>
            <w:tcBorders>
              <w:top w:val="single" w:sz="4" w:space="0" w:color="auto"/>
              <w:left w:val="single" w:sz="4" w:space="0" w:color="auto"/>
              <w:bottom w:val="single" w:sz="4" w:space="0" w:color="auto"/>
              <w:right w:val="single" w:sz="4" w:space="0" w:color="auto"/>
            </w:tcBorders>
          </w:tcPr>
          <w:p w14:paraId="45776E4A"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11CEF1D0"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4B1F85BD" w14:textId="77777777" w:rsidR="00E36F0E" w:rsidRPr="00F1221C" w:rsidRDefault="00393DC0" w:rsidP="00E36F0E">
            <w:r w:rsidRPr="00F1221C">
              <w:t>Char Value:0-255</w:t>
            </w:r>
          </w:p>
          <w:p w14:paraId="135A80F3" w14:textId="77777777" w:rsidR="00E36F0E" w:rsidRPr="000D0D7F"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1211A33A" w14:textId="77777777" w:rsidR="00E36F0E" w:rsidRPr="000D0D7F" w:rsidRDefault="00393DC0" w:rsidP="00E36F0E">
            <w:pPr>
              <w:rPr>
                <w:rFonts w:cs="Arial"/>
              </w:rPr>
            </w:pPr>
            <w:r>
              <w:rPr>
                <w:rFonts w:cs="Arial"/>
                <w:szCs w:val="18"/>
                <w:shd w:val="clear" w:color="auto" w:fill="FFFFFF"/>
              </w:rPr>
              <w:t>Origination ECU enum in string format</w:t>
            </w:r>
          </w:p>
        </w:tc>
      </w:tr>
      <w:tr w:rsidR="00E36F0E" w:rsidRPr="00C82768" w14:paraId="10225CE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134186D"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7699F72B" w14:textId="77777777" w:rsidR="00E36F0E" w:rsidRPr="00C82768" w:rsidRDefault="00393DC0" w:rsidP="00E36F0E">
            <w:r>
              <w:t>ifaceEcu</w:t>
            </w:r>
          </w:p>
        </w:tc>
        <w:tc>
          <w:tcPr>
            <w:tcW w:w="900" w:type="dxa"/>
            <w:tcBorders>
              <w:top w:val="single" w:sz="4" w:space="0" w:color="auto"/>
              <w:left w:val="single" w:sz="4" w:space="0" w:color="auto"/>
              <w:bottom w:val="single" w:sz="4" w:space="0" w:color="auto"/>
              <w:right w:val="single" w:sz="4" w:space="0" w:color="auto"/>
            </w:tcBorders>
          </w:tcPr>
          <w:p w14:paraId="0BAC2A48"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66DEB0CB"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08315522" w14:textId="77777777" w:rsidR="00E36F0E" w:rsidRPr="00F1221C" w:rsidRDefault="00393DC0" w:rsidP="00E36F0E">
            <w:r w:rsidRPr="00F1221C">
              <w:t>Char Value:0-255</w:t>
            </w:r>
          </w:p>
          <w:p w14:paraId="679BB6B7"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5BBD819D" w14:textId="77777777" w:rsidR="00E36F0E" w:rsidRPr="000D0D7F" w:rsidRDefault="00393DC0" w:rsidP="00E36F0E">
            <w:pPr>
              <w:rPr>
                <w:rFonts w:cs="Arial"/>
              </w:rPr>
            </w:pPr>
            <w:r>
              <w:rPr>
                <w:rFonts w:cs="Arial"/>
                <w:szCs w:val="18"/>
                <w:shd w:val="clear" w:color="auto" w:fill="FFFFFF"/>
              </w:rPr>
              <w:t>Interface ECU enum in string format</w:t>
            </w:r>
          </w:p>
        </w:tc>
      </w:tr>
      <w:tr w:rsidR="00E36F0E" w:rsidRPr="00C82768" w14:paraId="00E72E7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1529682"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2864C07C" w14:textId="77777777" w:rsidR="00E36F0E" w:rsidRDefault="00393DC0" w:rsidP="00E36F0E">
            <w:r>
              <w:t>linkId</w:t>
            </w:r>
          </w:p>
        </w:tc>
        <w:tc>
          <w:tcPr>
            <w:tcW w:w="900" w:type="dxa"/>
            <w:tcBorders>
              <w:top w:val="single" w:sz="4" w:space="0" w:color="auto"/>
              <w:left w:val="single" w:sz="4" w:space="0" w:color="auto"/>
              <w:bottom w:val="single" w:sz="4" w:space="0" w:color="auto"/>
              <w:right w:val="single" w:sz="4" w:space="0" w:color="auto"/>
            </w:tcBorders>
          </w:tcPr>
          <w:p w14:paraId="3C3924EC"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774A3D55" w14:textId="77777777" w:rsidR="00E36F0E" w:rsidRPr="007C7F9D" w:rsidRDefault="00393DC0" w:rsidP="00E36F0E">
            <w:r w:rsidRPr="007C7F9D">
              <w:t>-</w:t>
            </w:r>
            <w:r>
              <w:t xml:space="preserve"> </w:t>
            </w:r>
          </w:p>
        </w:tc>
        <w:tc>
          <w:tcPr>
            <w:tcW w:w="1170" w:type="dxa"/>
            <w:tcBorders>
              <w:top w:val="single" w:sz="4" w:space="0" w:color="auto"/>
              <w:left w:val="single" w:sz="4" w:space="0" w:color="auto"/>
              <w:bottom w:val="single" w:sz="4" w:space="0" w:color="auto"/>
              <w:right w:val="single" w:sz="4" w:space="0" w:color="auto"/>
            </w:tcBorders>
          </w:tcPr>
          <w:p w14:paraId="761FF0A5" w14:textId="77777777" w:rsidR="00E36F0E" w:rsidRPr="00F1221C" w:rsidRDefault="00393DC0" w:rsidP="00E36F0E">
            <w:r w:rsidRPr="00F1221C">
              <w:t>Char Value:0-255</w:t>
            </w:r>
          </w:p>
          <w:p w14:paraId="425FD311"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71310705" w14:textId="77777777" w:rsidR="00E36F0E" w:rsidRPr="000D0D7F" w:rsidRDefault="00393DC0" w:rsidP="00E36F0E">
            <w:pPr>
              <w:rPr>
                <w:rFonts w:cs="Arial"/>
                <w:szCs w:val="18"/>
                <w:shd w:val="clear" w:color="auto" w:fill="FFFFFF"/>
              </w:rPr>
            </w:pPr>
            <w:r>
              <w:rPr>
                <w:rFonts w:cs="Arial"/>
                <w:szCs w:val="18"/>
                <w:shd w:val="clear" w:color="auto" w:fill="FFFFFF"/>
              </w:rPr>
              <w:t>Unique link ID generated by Networking</w:t>
            </w:r>
          </w:p>
        </w:tc>
      </w:tr>
      <w:tr w:rsidR="00E36F0E" w:rsidRPr="00C82768" w14:paraId="40C64C33"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3FEEA1E9" w14:textId="77777777" w:rsidR="00E36F0E" w:rsidRPr="00C82768" w:rsidRDefault="00393DC0" w:rsidP="00E36F0E">
            <w:r w:rsidRPr="00C82768">
              <w:rPr>
                <w:b/>
              </w:rPr>
              <w:t>Response</w:t>
            </w:r>
          </w:p>
        </w:tc>
      </w:tr>
      <w:tr w:rsidR="00E36F0E" w:rsidRPr="00C82768" w14:paraId="6F914BA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2661CB1"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26775CF" w14:textId="77777777" w:rsidR="00E36F0E" w:rsidRPr="00C82768" w:rsidRDefault="00393DC0" w:rsidP="00E36F0E">
            <w:r>
              <w:t>pathId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61F794B"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07CE5BA"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285BBE1" w14:textId="77777777" w:rsidR="00E36F0E" w:rsidRPr="000D0D7F"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F858020" w14:textId="77777777" w:rsidR="00E36F0E" w:rsidRPr="000D0D7F" w:rsidRDefault="00393DC0" w:rsidP="00E36F0E">
            <w:pPr>
              <w:rPr>
                <w:rFonts w:cs="Arial"/>
                <w:szCs w:val="20"/>
              </w:rPr>
            </w:pPr>
            <w:r w:rsidRPr="000D0D7F">
              <w:rPr>
                <w:rFonts w:cs="Arial"/>
                <w:szCs w:val="20"/>
                <w:shd w:val="clear" w:color="auto" w:fill="FFFFFF"/>
              </w:rPr>
              <w:t>Path Id used internally by CM</w:t>
            </w:r>
          </w:p>
        </w:tc>
      </w:tr>
      <w:tr w:rsidR="00E36F0E" w:rsidRPr="00C82768" w14:paraId="4E84F63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4111606"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E86A67F" w14:textId="77777777" w:rsidR="00E36F0E" w:rsidRDefault="00393DC0" w:rsidP="00E36F0E">
            <w:r>
              <w:t>origEcu</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EAE0018"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4468E21" w14:textId="77777777" w:rsidR="00E36F0E" w:rsidRPr="007C7F9D" w:rsidRDefault="00393DC0" w:rsidP="00E36F0E">
            <w:r w:rsidRPr="007C7F9D">
              <w:t>-</w:t>
            </w:r>
            <w:r>
              <w:t xml:space="preserve"> </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1C77A08" w14:textId="77777777" w:rsidR="00E36F0E" w:rsidRPr="00F1221C" w:rsidRDefault="00393DC0" w:rsidP="00E36F0E">
            <w:r w:rsidRPr="00F1221C">
              <w:t>Char Value:0-255</w:t>
            </w:r>
          </w:p>
          <w:p w14:paraId="4CA149EA" w14:textId="77777777" w:rsidR="00E36F0E" w:rsidRPr="000D0D7F"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29D7B02" w14:textId="77777777" w:rsidR="00E36F0E" w:rsidRPr="000D0D7F" w:rsidRDefault="00393DC0" w:rsidP="00E36F0E">
            <w:pPr>
              <w:rPr>
                <w:rFonts w:cs="Arial"/>
                <w:szCs w:val="20"/>
                <w:shd w:val="clear" w:color="auto" w:fill="FFFFFF"/>
              </w:rPr>
            </w:pPr>
            <w:r>
              <w:rPr>
                <w:rFonts w:cs="Arial"/>
                <w:szCs w:val="20"/>
                <w:shd w:val="clear" w:color="auto" w:fill="FFFFFF"/>
              </w:rPr>
              <w:t>Origination ECU enum in string format</w:t>
            </w:r>
          </w:p>
        </w:tc>
      </w:tr>
      <w:tr w:rsidR="00E36F0E" w:rsidRPr="00C82768" w14:paraId="20EFF3C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DE734F6"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9E7A10E" w14:textId="77777777" w:rsidR="00E36F0E" w:rsidRPr="00C82768" w:rsidRDefault="00393DC0" w:rsidP="00E36F0E">
            <w:r>
              <w:t>VlanRet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61A47D7"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942CDF6"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2E41B73" w14:textId="77777777" w:rsidR="00E36F0E" w:rsidRPr="00C82768"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3FDF6BF" w14:textId="77777777" w:rsidR="00E36F0E" w:rsidRPr="000D0D7F" w:rsidRDefault="00393DC0" w:rsidP="00E36F0E">
            <w:pPr>
              <w:rPr>
                <w:rFonts w:cs="Arial"/>
                <w:szCs w:val="20"/>
              </w:rPr>
            </w:pPr>
            <w:r w:rsidRPr="000D0D7F">
              <w:rPr>
                <w:rFonts w:cs="Arial"/>
                <w:szCs w:val="20"/>
                <w:shd w:val="clear" w:color="auto" w:fill="FFFFFF"/>
              </w:rPr>
              <w:t>Return code for command</w:t>
            </w:r>
          </w:p>
        </w:tc>
      </w:tr>
      <w:tr w:rsidR="00E36F0E" w:rsidRPr="00C82768" w14:paraId="2E5C16D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067CC78"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91BF3C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0631CF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55BE2A3" w14:textId="77777777" w:rsidR="00E36F0E" w:rsidRPr="00C82768" w:rsidRDefault="00393DC0" w:rsidP="00E36F0E">
            <w:r>
              <w:t>VLAN_ERROR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112610E" w14:textId="77777777" w:rsidR="00E36F0E" w:rsidRPr="00C82768"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92227C1" w14:textId="77777777" w:rsidR="00E36F0E" w:rsidRPr="000D0D7F" w:rsidRDefault="00E36F0E" w:rsidP="00E36F0E">
            <w:pPr>
              <w:rPr>
                <w:rFonts w:cs="Arial"/>
                <w:szCs w:val="20"/>
              </w:rPr>
            </w:pPr>
          </w:p>
        </w:tc>
      </w:tr>
      <w:tr w:rsidR="00E36F0E" w:rsidRPr="00C82768" w14:paraId="6CE6C8A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DE610F3"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E250D0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E7080D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D0C32D2" w14:textId="77777777" w:rsidR="00E36F0E" w:rsidRPr="00C82768" w:rsidRDefault="00393DC0" w:rsidP="00E36F0E">
            <w:r>
              <w:t>VLAN_SUCCESS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8064CED" w14:textId="77777777" w:rsidR="00E36F0E" w:rsidRPr="00C82768"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4C1E123" w14:textId="77777777" w:rsidR="00E36F0E" w:rsidRPr="000D0D7F" w:rsidRDefault="00E36F0E" w:rsidP="00E36F0E">
            <w:pPr>
              <w:rPr>
                <w:rFonts w:cs="Arial"/>
                <w:szCs w:val="20"/>
              </w:rPr>
            </w:pPr>
          </w:p>
        </w:tc>
      </w:tr>
    </w:tbl>
    <w:p w14:paraId="32ABB277" w14:textId="47F55CF2" w:rsidR="00E36F0E" w:rsidRDefault="00393DC0" w:rsidP="00506E2F">
      <w:pPr>
        <w:pStyle w:val="Heading4"/>
      </w:pPr>
      <w:r w:rsidRPr="00B9479B">
        <w:t>MD-REQ-380265/D-NetworkInterfaceAllocation</w:t>
      </w:r>
    </w:p>
    <w:p w14:paraId="58C1A33E" w14:textId="77777777" w:rsidR="00E36F0E" w:rsidRPr="003407D1" w:rsidRDefault="00393DC0" w:rsidP="00E36F0E">
      <w:pPr>
        <w:rPr>
          <w:rFonts w:cs="Arial"/>
        </w:rPr>
      </w:pPr>
      <w:r w:rsidRPr="003407D1">
        <w:rPr>
          <w:rFonts w:cs="Arial"/>
        </w:rPr>
        <w:t>This API is used internally by WIRClient and WIRServer to request a new network interface. WIR also uses this API for its response. The response will return success or failure, actual interface is returned through NetworkInterfaceAllocationStatusInd.</w:t>
      </w:r>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890"/>
        <w:gridCol w:w="170"/>
        <w:gridCol w:w="910"/>
        <w:gridCol w:w="2160"/>
        <w:gridCol w:w="1440"/>
        <w:gridCol w:w="2070"/>
      </w:tblGrid>
      <w:tr w:rsidR="00E36F0E" w:rsidRPr="003407D1" w14:paraId="7D4E16EB" w14:textId="77777777" w:rsidTr="00506E2F">
        <w:trPr>
          <w:jc w:val="center"/>
        </w:trPr>
        <w:tc>
          <w:tcPr>
            <w:tcW w:w="9265" w:type="dxa"/>
            <w:gridSpan w:val="7"/>
            <w:tcBorders>
              <w:top w:val="single" w:sz="4" w:space="0" w:color="auto"/>
              <w:left w:val="single" w:sz="4" w:space="0" w:color="auto"/>
              <w:bottom w:val="single" w:sz="4" w:space="0" w:color="auto"/>
              <w:right w:val="single" w:sz="4" w:space="0" w:color="auto"/>
            </w:tcBorders>
            <w:shd w:val="clear" w:color="auto" w:fill="808080"/>
          </w:tcPr>
          <w:p w14:paraId="17A0579E" w14:textId="77777777" w:rsidR="00E36F0E" w:rsidRPr="003407D1" w:rsidRDefault="00E36F0E" w:rsidP="00E36F0E">
            <w:pPr>
              <w:spacing w:line="256" w:lineRule="auto"/>
              <w:rPr>
                <w:rFonts w:cs="Arial"/>
              </w:rPr>
            </w:pPr>
          </w:p>
        </w:tc>
      </w:tr>
      <w:tr w:rsidR="00E36F0E" w:rsidRPr="003407D1" w14:paraId="75BA200B" w14:textId="77777777" w:rsidTr="00506E2F">
        <w:trPr>
          <w:jc w:val="center"/>
        </w:trPr>
        <w:tc>
          <w:tcPr>
            <w:tcW w:w="2685" w:type="dxa"/>
            <w:gridSpan w:val="3"/>
            <w:tcBorders>
              <w:top w:val="single" w:sz="4" w:space="0" w:color="auto"/>
              <w:left w:val="single" w:sz="4" w:space="0" w:color="auto"/>
              <w:bottom w:val="single" w:sz="4" w:space="0" w:color="auto"/>
              <w:right w:val="single" w:sz="4" w:space="0" w:color="auto"/>
            </w:tcBorders>
          </w:tcPr>
          <w:p w14:paraId="37D2435C" w14:textId="77777777" w:rsidR="00E36F0E" w:rsidRPr="003407D1" w:rsidRDefault="00393DC0" w:rsidP="00E36F0E">
            <w:pPr>
              <w:spacing w:line="256" w:lineRule="auto"/>
              <w:jc w:val="right"/>
              <w:rPr>
                <w:rFonts w:cs="Arial"/>
              </w:rPr>
            </w:pPr>
            <w:r w:rsidRPr="003407D1">
              <w:rPr>
                <w:rFonts w:cs="Arial"/>
                <w:b/>
              </w:rPr>
              <w:t>Method Type</w:t>
            </w:r>
          </w:p>
        </w:tc>
        <w:tc>
          <w:tcPr>
            <w:tcW w:w="6580" w:type="dxa"/>
            <w:gridSpan w:val="4"/>
            <w:tcBorders>
              <w:top w:val="single" w:sz="4" w:space="0" w:color="auto"/>
              <w:left w:val="single" w:sz="4" w:space="0" w:color="auto"/>
              <w:bottom w:val="single" w:sz="4" w:space="0" w:color="auto"/>
              <w:right w:val="single" w:sz="4" w:space="0" w:color="auto"/>
            </w:tcBorders>
            <w:vAlign w:val="center"/>
            <w:hideMark/>
          </w:tcPr>
          <w:p w14:paraId="186F025B" w14:textId="77777777" w:rsidR="00E36F0E" w:rsidRPr="003407D1" w:rsidRDefault="00393DC0" w:rsidP="00E36F0E">
            <w:pPr>
              <w:spacing w:line="256" w:lineRule="auto"/>
              <w:rPr>
                <w:rFonts w:cs="Arial"/>
              </w:rPr>
            </w:pPr>
            <w:r w:rsidRPr="003407D1">
              <w:rPr>
                <w:rFonts w:cs="Arial"/>
              </w:rPr>
              <w:t>One-Shot (A-Synch)</w:t>
            </w:r>
          </w:p>
        </w:tc>
      </w:tr>
      <w:tr w:rsidR="00E36F0E" w:rsidRPr="003407D1" w14:paraId="375D501F" w14:textId="77777777" w:rsidTr="00506E2F">
        <w:trPr>
          <w:jc w:val="center"/>
        </w:trPr>
        <w:tc>
          <w:tcPr>
            <w:tcW w:w="2685" w:type="dxa"/>
            <w:gridSpan w:val="3"/>
            <w:tcBorders>
              <w:top w:val="single" w:sz="4" w:space="0" w:color="auto"/>
              <w:left w:val="single" w:sz="4" w:space="0" w:color="auto"/>
              <w:bottom w:val="single" w:sz="4" w:space="0" w:color="auto"/>
              <w:right w:val="single" w:sz="4" w:space="0" w:color="auto"/>
            </w:tcBorders>
          </w:tcPr>
          <w:p w14:paraId="006C2EAD" w14:textId="77777777" w:rsidR="00E36F0E" w:rsidRPr="003407D1" w:rsidRDefault="00393DC0" w:rsidP="00E36F0E">
            <w:pPr>
              <w:spacing w:line="256" w:lineRule="auto"/>
              <w:jc w:val="right"/>
              <w:rPr>
                <w:rFonts w:cs="Arial"/>
              </w:rPr>
            </w:pPr>
            <w:r w:rsidRPr="003407D1">
              <w:rPr>
                <w:rFonts w:cs="Arial"/>
                <w:b/>
              </w:rPr>
              <w:t>QoS Level</w:t>
            </w:r>
          </w:p>
        </w:tc>
        <w:tc>
          <w:tcPr>
            <w:tcW w:w="6580" w:type="dxa"/>
            <w:gridSpan w:val="4"/>
            <w:tcBorders>
              <w:top w:val="single" w:sz="4" w:space="0" w:color="auto"/>
              <w:left w:val="single" w:sz="4" w:space="0" w:color="auto"/>
              <w:bottom w:val="single" w:sz="4" w:space="0" w:color="auto"/>
              <w:right w:val="single" w:sz="4" w:space="0" w:color="auto"/>
            </w:tcBorders>
            <w:vAlign w:val="center"/>
            <w:hideMark/>
          </w:tcPr>
          <w:p w14:paraId="51474CE2" w14:textId="77777777" w:rsidR="00E36F0E" w:rsidRPr="003407D1" w:rsidRDefault="00393DC0" w:rsidP="00E36F0E">
            <w:pPr>
              <w:spacing w:line="256" w:lineRule="auto"/>
              <w:rPr>
                <w:rFonts w:cs="Arial"/>
              </w:rPr>
            </w:pPr>
            <w:r w:rsidRPr="003407D1">
              <w:rPr>
                <w:rFonts w:cs="Arial"/>
              </w:rPr>
              <w:t>Default</w:t>
            </w:r>
          </w:p>
        </w:tc>
      </w:tr>
      <w:tr w:rsidR="00E36F0E" w:rsidRPr="003407D1" w14:paraId="1018763E" w14:textId="77777777" w:rsidTr="00506E2F">
        <w:trPr>
          <w:jc w:val="center"/>
        </w:trPr>
        <w:tc>
          <w:tcPr>
            <w:tcW w:w="2685" w:type="dxa"/>
            <w:gridSpan w:val="3"/>
            <w:tcBorders>
              <w:top w:val="single" w:sz="4" w:space="0" w:color="auto"/>
              <w:left w:val="single" w:sz="4" w:space="0" w:color="auto"/>
              <w:bottom w:val="single" w:sz="4" w:space="0" w:color="auto"/>
              <w:right w:val="single" w:sz="4" w:space="0" w:color="auto"/>
            </w:tcBorders>
          </w:tcPr>
          <w:p w14:paraId="11D78849" w14:textId="77777777" w:rsidR="00E36F0E" w:rsidRPr="003407D1" w:rsidRDefault="00393DC0" w:rsidP="00E36F0E">
            <w:pPr>
              <w:spacing w:line="256" w:lineRule="auto"/>
              <w:jc w:val="right"/>
              <w:rPr>
                <w:rFonts w:cs="Arial"/>
              </w:rPr>
            </w:pPr>
            <w:r w:rsidRPr="003407D1">
              <w:rPr>
                <w:rFonts w:cs="Arial"/>
                <w:b/>
              </w:rPr>
              <w:t>Retained</w:t>
            </w:r>
          </w:p>
        </w:tc>
        <w:tc>
          <w:tcPr>
            <w:tcW w:w="6580" w:type="dxa"/>
            <w:gridSpan w:val="4"/>
            <w:tcBorders>
              <w:top w:val="single" w:sz="4" w:space="0" w:color="auto"/>
              <w:left w:val="single" w:sz="4" w:space="0" w:color="auto"/>
              <w:bottom w:val="single" w:sz="4" w:space="0" w:color="auto"/>
              <w:right w:val="single" w:sz="4" w:space="0" w:color="auto"/>
            </w:tcBorders>
            <w:vAlign w:val="center"/>
            <w:hideMark/>
          </w:tcPr>
          <w:p w14:paraId="149415E4" w14:textId="77777777" w:rsidR="00E36F0E" w:rsidRPr="003407D1" w:rsidRDefault="00393DC0" w:rsidP="00E36F0E">
            <w:pPr>
              <w:spacing w:line="256" w:lineRule="auto"/>
              <w:rPr>
                <w:rFonts w:cs="Arial"/>
              </w:rPr>
            </w:pPr>
            <w:r w:rsidRPr="003407D1">
              <w:rPr>
                <w:rFonts w:cs="Arial"/>
              </w:rPr>
              <w:t>No</w:t>
            </w:r>
          </w:p>
        </w:tc>
      </w:tr>
      <w:tr w:rsidR="00E36F0E" w:rsidRPr="003407D1" w14:paraId="70F70A58" w14:textId="77777777" w:rsidTr="00506E2F">
        <w:trPr>
          <w:trHeight w:val="70"/>
          <w:jc w:val="center"/>
        </w:trPr>
        <w:tc>
          <w:tcPr>
            <w:tcW w:w="9265" w:type="dxa"/>
            <w:gridSpan w:val="7"/>
            <w:tcBorders>
              <w:top w:val="single" w:sz="4" w:space="0" w:color="auto"/>
              <w:left w:val="single" w:sz="4" w:space="0" w:color="auto"/>
              <w:bottom w:val="single" w:sz="4" w:space="0" w:color="auto"/>
              <w:right w:val="single" w:sz="4" w:space="0" w:color="auto"/>
            </w:tcBorders>
            <w:shd w:val="clear" w:color="auto" w:fill="808080"/>
          </w:tcPr>
          <w:p w14:paraId="157CD4A9" w14:textId="77777777" w:rsidR="00E36F0E" w:rsidRPr="003407D1" w:rsidRDefault="00E36F0E" w:rsidP="00E36F0E">
            <w:pPr>
              <w:spacing w:line="256" w:lineRule="auto"/>
              <w:rPr>
                <w:rFonts w:cs="Arial"/>
              </w:rPr>
            </w:pPr>
          </w:p>
        </w:tc>
      </w:tr>
      <w:tr w:rsidR="00E36F0E" w:rsidRPr="003407D1" w14:paraId="3C076B2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5054BF97" w14:textId="77777777" w:rsidR="00E36F0E" w:rsidRPr="003407D1" w:rsidRDefault="00393DC0" w:rsidP="00E36F0E">
            <w:pPr>
              <w:jc w:val="center"/>
              <w:rPr>
                <w:rFonts w:cs="Arial"/>
                <w:b/>
              </w:rPr>
            </w:pPr>
            <w:r w:rsidRPr="003407D1">
              <w:rPr>
                <w:rFonts w:cs="Arial"/>
                <w:b/>
              </w:rPr>
              <w:t>R/O</w:t>
            </w:r>
          </w:p>
        </w:tc>
        <w:tc>
          <w:tcPr>
            <w:tcW w:w="189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E46D3CD" w14:textId="77777777" w:rsidR="00E36F0E" w:rsidRPr="003407D1" w:rsidRDefault="00393DC0" w:rsidP="00E36F0E">
            <w:pPr>
              <w:rPr>
                <w:rFonts w:cs="Arial"/>
                <w:b/>
              </w:rPr>
            </w:pPr>
            <w:r w:rsidRPr="003407D1">
              <w:rPr>
                <w:rFonts w:cs="Arial"/>
                <w:b/>
              </w:rPr>
              <w:t>Name</w:t>
            </w:r>
          </w:p>
        </w:tc>
        <w:tc>
          <w:tcPr>
            <w:tcW w:w="1080" w:type="dxa"/>
            <w:gridSpan w:val="2"/>
            <w:tcBorders>
              <w:top w:val="single" w:sz="4" w:space="0" w:color="auto"/>
              <w:left w:val="single" w:sz="4" w:space="0" w:color="auto"/>
              <w:bottom w:val="single" w:sz="4" w:space="0" w:color="auto"/>
              <w:right w:val="single" w:sz="4" w:space="0" w:color="auto"/>
            </w:tcBorders>
            <w:shd w:val="clear" w:color="auto" w:fill="A6A6A6"/>
            <w:hideMark/>
          </w:tcPr>
          <w:p w14:paraId="5E385868" w14:textId="77777777" w:rsidR="00E36F0E" w:rsidRPr="003407D1" w:rsidRDefault="00393DC0" w:rsidP="00E36F0E">
            <w:pPr>
              <w:rPr>
                <w:rFonts w:cs="Arial"/>
                <w:b/>
              </w:rPr>
            </w:pPr>
            <w:r w:rsidRPr="003407D1">
              <w:rPr>
                <w:rFonts w:cs="Arial"/>
                <w:b/>
              </w:rPr>
              <w:t>Type</w:t>
            </w:r>
          </w:p>
        </w:tc>
        <w:tc>
          <w:tcPr>
            <w:tcW w:w="216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2A46E11" w14:textId="77777777" w:rsidR="00E36F0E" w:rsidRPr="003407D1" w:rsidRDefault="00393DC0" w:rsidP="00E36F0E">
            <w:pPr>
              <w:rPr>
                <w:rFonts w:cs="Arial"/>
                <w:b/>
              </w:rPr>
            </w:pPr>
            <w:r w:rsidRPr="003407D1">
              <w:rPr>
                <w:rFonts w:cs="Arial"/>
                <w:b/>
              </w:rPr>
              <w:t>Literals</w:t>
            </w:r>
          </w:p>
        </w:tc>
        <w:tc>
          <w:tcPr>
            <w:tcW w:w="144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91F454F" w14:textId="77777777" w:rsidR="00E36F0E" w:rsidRPr="003407D1" w:rsidRDefault="00393DC0" w:rsidP="00E36F0E">
            <w:pPr>
              <w:rPr>
                <w:rFonts w:cs="Arial"/>
                <w:b/>
              </w:rPr>
            </w:pPr>
            <w:r w:rsidRPr="003407D1">
              <w:rPr>
                <w:rFonts w:cs="Arial"/>
                <w:b/>
              </w:rPr>
              <w:t>Value</w:t>
            </w:r>
          </w:p>
        </w:tc>
        <w:tc>
          <w:tcPr>
            <w:tcW w:w="20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FB2DE4F" w14:textId="77777777" w:rsidR="00E36F0E" w:rsidRPr="003407D1" w:rsidRDefault="00393DC0" w:rsidP="00E36F0E">
            <w:pPr>
              <w:rPr>
                <w:rFonts w:cs="Arial"/>
                <w:b/>
              </w:rPr>
            </w:pPr>
            <w:r w:rsidRPr="003407D1">
              <w:rPr>
                <w:rFonts w:cs="Arial"/>
                <w:b/>
              </w:rPr>
              <w:t>Description</w:t>
            </w:r>
          </w:p>
        </w:tc>
      </w:tr>
      <w:tr w:rsidR="00E36F0E" w:rsidRPr="003407D1" w14:paraId="1B1AE0E7" w14:textId="77777777" w:rsidTr="00506E2F">
        <w:trPr>
          <w:jc w:val="center"/>
        </w:trPr>
        <w:tc>
          <w:tcPr>
            <w:tcW w:w="9265" w:type="dxa"/>
            <w:gridSpan w:val="7"/>
            <w:tcBorders>
              <w:top w:val="single" w:sz="4" w:space="0" w:color="auto"/>
              <w:left w:val="single" w:sz="4" w:space="0" w:color="auto"/>
              <w:bottom w:val="single" w:sz="4" w:space="0" w:color="auto"/>
              <w:right w:val="single" w:sz="4" w:space="0" w:color="auto"/>
            </w:tcBorders>
            <w:shd w:val="clear" w:color="auto" w:fill="D9D9D9"/>
          </w:tcPr>
          <w:p w14:paraId="03A63A65" w14:textId="77777777" w:rsidR="00E36F0E" w:rsidRPr="003407D1" w:rsidRDefault="00393DC0" w:rsidP="00E36F0E">
            <w:pPr>
              <w:rPr>
                <w:rFonts w:cs="Arial"/>
                <w:b/>
              </w:rPr>
            </w:pPr>
            <w:r w:rsidRPr="003407D1">
              <w:rPr>
                <w:rFonts w:cs="Arial"/>
                <w:b/>
              </w:rPr>
              <w:t>Request</w:t>
            </w:r>
          </w:p>
        </w:tc>
      </w:tr>
      <w:tr w:rsidR="00E36F0E" w:rsidRPr="003407D1" w14:paraId="1D0C050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132B7D6"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41C3763E" w14:textId="77777777" w:rsidR="00E36F0E" w:rsidRPr="003407D1" w:rsidRDefault="00393DC0" w:rsidP="00E36F0E">
            <w:pPr>
              <w:rPr>
                <w:rFonts w:cs="Arial"/>
              </w:rPr>
            </w:pPr>
            <w:r w:rsidRPr="003407D1">
              <w:rPr>
                <w:rFonts w:cs="Arial"/>
              </w:rPr>
              <w:t>appId</w:t>
            </w:r>
          </w:p>
        </w:tc>
        <w:tc>
          <w:tcPr>
            <w:tcW w:w="1080" w:type="dxa"/>
            <w:gridSpan w:val="2"/>
            <w:tcBorders>
              <w:top w:val="single" w:sz="4" w:space="0" w:color="auto"/>
              <w:left w:val="single" w:sz="4" w:space="0" w:color="auto"/>
              <w:bottom w:val="single" w:sz="4" w:space="0" w:color="auto"/>
              <w:right w:val="single" w:sz="4" w:space="0" w:color="auto"/>
            </w:tcBorders>
          </w:tcPr>
          <w:p w14:paraId="029BF8C7" w14:textId="77777777" w:rsidR="00E36F0E" w:rsidRPr="003407D1" w:rsidRDefault="00393DC0" w:rsidP="00E36F0E">
            <w:pPr>
              <w:rPr>
                <w:rFonts w:cs="Arial"/>
              </w:rPr>
            </w:pPr>
            <w:r w:rsidRPr="003407D1">
              <w:rPr>
                <w:rFonts w:cs="Arial"/>
              </w:rPr>
              <w:t>String</w:t>
            </w:r>
          </w:p>
        </w:tc>
        <w:tc>
          <w:tcPr>
            <w:tcW w:w="2160" w:type="dxa"/>
            <w:tcBorders>
              <w:top w:val="single" w:sz="4" w:space="0" w:color="auto"/>
              <w:left w:val="single" w:sz="4" w:space="0" w:color="auto"/>
              <w:bottom w:val="single" w:sz="4" w:space="0" w:color="auto"/>
              <w:right w:val="single" w:sz="4" w:space="0" w:color="auto"/>
            </w:tcBorders>
          </w:tcPr>
          <w:p w14:paraId="34A38C03"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013F1EE5" w14:textId="77777777" w:rsidR="00E36F0E" w:rsidRPr="003407D1" w:rsidRDefault="00393DC0" w:rsidP="00E36F0E">
            <w:pPr>
              <w:rPr>
                <w:rFonts w:cs="Arial"/>
              </w:rPr>
            </w:pPr>
            <w:r w:rsidRPr="003407D1">
              <w:rPr>
                <w:rFonts w:cs="Arial"/>
              </w:rPr>
              <w:t>Char Value:0-255</w:t>
            </w:r>
          </w:p>
          <w:p w14:paraId="6D90EC77" w14:textId="77777777" w:rsidR="00E36F0E" w:rsidRPr="003407D1" w:rsidRDefault="00393DC0" w:rsidP="00E36F0E">
            <w:pPr>
              <w:rPr>
                <w:rFonts w:cs="Arial"/>
                <w:highlight w:val="yellow"/>
              </w:rPr>
            </w:pPr>
            <w:r w:rsidRPr="003407D1">
              <w:rPr>
                <w:rFonts w:cs="Arial"/>
              </w:rPr>
              <w:t>No String length limit</w:t>
            </w:r>
          </w:p>
        </w:tc>
        <w:tc>
          <w:tcPr>
            <w:tcW w:w="2070" w:type="dxa"/>
            <w:tcBorders>
              <w:top w:val="single" w:sz="4" w:space="0" w:color="auto"/>
              <w:left w:val="single" w:sz="4" w:space="0" w:color="auto"/>
              <w:bottom w:val="single" w:sz="4" w:space="0" w:color="auto"/>
              <w:right w:val="single" w:sz="4" w:space="0" w:color="auto"/>
            </w:tcBorders>
          </w:tcPr>
          <w:p w14:paraId="6BCC70B0" w14:textId="77777777" w:rsidR="00E36F0E" w:rsidRPr="003407D1" w:rsidRDefault="00393DC0" w:rsidP="00E36F0E">
            <w:pPr>
              <w:rPr>
                <w:rFonts w:cs="Arial"/>
              </w:rPr>
            </w:pPr>
            <w:r w:rsidRPr="003407D1">
              <w:rPr>
                <w:rFonts w:cs="Arial"/>
              </w:rPr>
              <w:t>WIR Client AppId</w:t>
            </w:r>
          </w:p>
        </w:tc>
      </w:tr>
      <w:tr w:rsidR="00E36F0E" w:rsidRPr="003407D1" w14:paraId="6E2F12A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12A99F6" w14:textId="77777777" w:rsidR="00E36F0E" w:rsidRPr="003407D1" w:rsidRDefault="00393DC0" w:rsidP="00E36F0E">
            <w:pPr>
              <w:jc w:val="center"/>
              <w:rPr>
                <w:rFonts w:cs="Arial"/>
              </w:rPr>
            </w:pPr>
            <w:r w:rsidRPr="003407D1">
              <w:rPr>
                <w:rFonts w:cs="Arial"/>
              </w:rPr>
              <w:lastRenderedPageBreak/>
              <w:t>R</w:t>
            </w:r>
          </w:p>
        </w:tc>
        <w:tc>
          <w:tcPr>
            <w:tcW w:w="1890" w:type="dxa"/>
            <w:tcBorders>
              <w:top w:val="single" w:sz="4" w:space="0" w:color="auto"/>
              <w:left w:val="single" w:sz="4" w:space="0" w:color="auto"/>
              <w:bottom w:val="single" w:sz="4" w:space="0" w:color="auto"/>
              <w:right w:val="single" w:sz="4" w:space="0" w:color="auto"/>
            </w:tcBorders>
          </w:tcPr>
          <w:p w14:paraId="0A617532" w14:textId="77777777" w:rsidR="00E36F0E" w:rsidRPr="003407D1" w:rsidRDefault="00393DC0" w:rsidP="00E36F0E">
            <w:pPr>
              <w:rPr>
                <w:rFonts w:cs="Arial"/>
              </w:rPr>
            </w:pPr>
            <w:r w:rsidRPr="003407D1">
              <w:rPr>
                <w:rFonts w:cs="Arial"/>
              </w:rPr>
              <w:t>allocId</w:t>
            </w:r>
          </w:p>
        </w:tc>
        <w:tc>
          <w:tcPr>
            <w:tcW w:w="1080" w:type="dxa"/>
            <w:gridSpan w:val="2"/>
            <w:tcBorders>
              <w:top w:val="single" w:sz="4" w:space="0" w:color="auto"/>
              <w:left w:val="single" w:sz="4" w:space="0" w:color="auto"/>
              <w:bottom w:val="single" w:sz="4" w:space="0" w:color="auto"/>
              <w:right w:val="single" w:sz="4" w:space="0" w:color="auto"/>
            </w:tcBorders>
          </w:tcPr>
          <w:p w14:paraId="57D9B855" w14:textId="77777777" w:rsidR="00E36F0E" w:rsidRPr="003407D1" w:rsidRDefault="00393DC0" w:rsidP="00E36F0E">
            <w:pPr>
              <w:rPr>
                <w:rFonts w:cs="Arial"/>
              </w:rPr>
            </w:pPr>
            <w:r w:rsidRPr="003407D1">
              <w:rPr>
                <w:rFonts w:cs="Arial"/>
              </w:rPr>
              <w:t>Int32</w:t>
            </w:r>
          </w:p>
        </w:tc>
        <w:tc>
          <w:tcPr>
            <w:tcW w:w="2160" w:type="dxa"/>
            <w:tcBorders>
              <w:top w:val="single" w:sz="4" w:space="0" w:color="auto"/>
              <w:left w:val="single" w:sz="4" w:space="0" w:color="auto"/>
              <w:bottom w:val="single" w:sz="4" w:space="0" w:color="auto"/>
              <w:right w:val="single" w:sz="4" w:space="0" w:color="auto"/>
            </w:tcBorders>
          </w:tcPr>
          <w:p w14:paraId="5681856C"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41E85354" w14:textId="77777777" w:rsidR="00E36F0E" w:rsidRPr="003407D1" w:rsidRDefault="00393DC0" w:rsidP="00E36F0E">
            <w:pPr>
              <w:rPr>
                <w:rFonts w:cs="Arial"/>
              </w:rPr>
            </w:pPr>
            <w:r w:rsidRPr="003407D1">
              <w:rPr>
                <w:rFonts w:cs="Arial"/>
              </w:rPr>
              <w:t>0-4294967295</w:t>
            </w:r>
          </w:p>
        </w:tc>
        <w:tc>
          <w:tcPr>
            <w:tcW w:w="2070" w:type="dxa"/>
            <w:tcBorders>
              <w:top w:val="single" w:sz="4" w:space="0" w:color="auto"/>
              <w:left w:val="single" w:sz="4" w:space="0" w:color="auto"/>
              <w:bottom w:val="single" w:sz="4" w:space="0" w:color="auto"/>
              <w:right w:val="single" w:sz="4" w:space="0" w:color="auto"/>
            </w:tcBorders>
          </w:tcPr>
          <w:p w14:paraId="08D1A838" w14:textId="77777777" w:rsidR="00E36F0E" w:rsidRPr="003407D1" w:rsidRDefault="00393DC0" w:rsidP="00E36F0E">
            <w:pPr>
              <w:rPr>
                <w:rFonts w:cs="Arial"/>
              </w:rPr>
            </w:pPr>
            <w:r w:rsidRPr="003407D1">
              <w:rPr>
                <w:rFonts w:cs="Arial"/>
              </w:rPr>
              <w:t>Allocation ID will be assigned by WIR</w:t>
            </w:r>
          </w:p>
        </w:tc>
      </w:tr>
      <w:tr w:rsidR="00E36F0E" w:rsidRPr="003407D1" w14:paraId="6FA53AF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EEAA3BA"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2A97C627" w14:textId="77777777" w:rsidR="00E36F0E" w:rsidRPr="003407D1" w:rsidRDefault="00393DC0" w:rsidP="00E36F0E">
            <w:pPr>
              <w:rPr>
                <w:rFonts w:cs="Arial"/>
              </w:rPr>
            </w:pPr>
            <w:r w:rsidRPr="003407D1">
              <w:rPr>
                <w:rFonts w:cs="Arial"/>
              </w:rPr>
              <w:t>IntentType</w:t>
            </w:r>
          </w:p>
        </w:tc>
        <w:tc>
          <w:tcPr>
            <w:tcW w:w="1080" w:type="dxa"/>
            <w:gridSpan w:val="2"/>
            <w:tcBorders>
              <w:top w:val="single" w:sz="4" w:space="0" w:color="auto"/>
              <w:left w:val="single" w:sz="4" w:space="0" w:color="auto"/>
              <w:bottom w:val="single" w:sz="4" w:space="0" w:color="auto"/>
              <w:right w:val="single" w:sz="4" w:space="0" w:color="auto"/>
            </w:tcBorders>
          </w:tcPr>
          <w:p w14:paraId="1B9986C2" w14:textId="77777777" w:rsidR="00E36F0E" w:rsidRPr="003407D1" w:rsidRDefault="00393DC0" w:rsidP="00E36F0E">
            <w:pPr>
              <w:rPr>
                <w:rFonts w:cs="Arial"/>
              </w:rPr>
            </w:pPr>
            <w:r w:rsidRPr="003407D1">
              <w:rPr>
                <w:rFonts w:cs="Arial"/>
              </w:rPr>
              <w:t>Enum</w:t>
            </w:r>
          </w:p>
        </w:tc>
        <w:tc>
          <w:tcPr>
            <w:tcW w:w="2160" w:type="dxa"/>
            <w:tcBorders>
              <w:top w:val="single" w:sz="4" w:space="0" w:color="auto"/>
              <w:left w:val="single" w:sz="4" w:space="0" w:color="auto"/>
              <w:bottom w:val="single" w:sz="4" w:space="0" w:color="auto"/>
              <w:right w:val="single" w:sz="4" w:space="0" w:color="auto"/>
            </w:tcBorders>
          </w:tcPr>
          <w:p w14:paraId="6BD389FB"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2D61434B" w14:textId="77777777" w:rsidR="00E36F0E" w:rsidRPr="003407D1" w:rsidRDefault="00393DC0" w:rsidP="00E36F0E">
            <w:pPr>
              <w:rPr>
                <w:rFonts w:cs="Arial"/>
              </w:rPr>
            </w:pPr>
            <w:r w:rsidRPr="003407D1">
              <w:rPr>
                <w:rFonts w:cs="Arial"/>
              </w:rPr>
              <w:t>-</w:t>
            </w:r>
          </w:p>
        </w:tc>
        <w:tc>
          <w:tcPr>
            <w:tcW w:w="2070" w:type="dxa"/>
            <w:tcBorders>
              <w:top w:val="single" w:sz="4" w:space="0" w:color="auto"/>
              <w:left w:val="single" w:sz="4" w:space="0" w:color="auto"/>
              <w:bottom w:val="single" w:sz="4" w:space="0" w:color="auto"/>
              <w:right w:val="single" w:sz="4" w:space="0" w:color="auto"/>
            </w:tcBorders>
          </w:tcPr>
          <w:p w14:paraId="075F5750" w14:textId="77777777" w:rsidR="00E36F0E" w:rsidRPr="003407D1" w:rsidRDefault="00393DC0" w:rsidP="00E36F0E">
            <w:pPr>
              <w:rPr>
                <w:rFonts w:cs="Arial"/>
                <w:highlight w:val="yellow"/>
              </w:rPr>
            </w:pPr>
            <w:r w:rsidRPr="003407D1">
              <w:rPr>
                <w:rFonts w:cs="Arial"/>
              </w:rPr>
              <w:t>Intent Type</w:t>
            </w:r>
          </w:p>
        </w:tc>
      </w:tr>
      <w:tr w:rsidR="00E36F0E" w:rsidRPr="003407D1" w14:paraId="5FACF0A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0D47B63"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628E5476"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094B285C"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2357FDB5" w14:textId="77777777" w:rsidR="00E36F0E" w:rsidRPr="003407D1" w:rsidRDefault="00393DC0" w:rsidP="00E36F0E">
            <w:pPr>
              <w:rPr>
                <w:rFonts w:cs="Arial"/>
              </w:rPr>
            </w:pPr>
            <w:r w:rsidRPr="003407D1">
              <w:rPr>
                <w:rFonts w:cs="Arial"/>
              </w:rPr>
              <w:t>Foreground</w:t>
            </w:r>
          </w:p>
        </w:tc>
        <w:tc>
          <w:tcPr>
            <w:tcW w:w="1440" w:type="dxa"/>
            <w:tcBorders>
              <w:top w:val="single" w:sz="4" w:space="0" w:color="auto"/>
              <w:left w:val="single" w:sz="4" w:space="0" w:color="auto"/>
              <w:bottom w:val="single" w:sz="4" w:space="0" w:color="auto"/>
              <w:right w:val="single" w:sz="4" w:space="0" w:color="auto"/>
            </w:tcBorders>
          </w:tcPr>
          <w:p w14:paraId="01ACC9A5" w14:textId="77777777" w:rsidR="00E36F0E" w:rsidRPr="003407D1" w:rsidRDefault="00393DC0" w:rsidP="00E36F0E">
            <w:pPr>
              <w:rPr>
                <w:rFonts w:cs="Arial"/>
              </w:rPr>
            </w:pPr>
            <w:r w:rsidRPr="003407D1">
              <w:rPr>
                <w:rFonts w:cs="Arial"/>
              </w:rPr>
              <w:t>0x0</w:t>
            </w:r>
          </w:p>
        </w:tc>
        <w:tc>
          <w:tcPr>
            <w:tcW w:w="2070" w:type="dxa"/>
            <w:tcBorders>
              <w:top w:val="single" w:sz="4" w:space="0" w:color="auto"/>
              <w:left w:val="single" w:sz="4" w:space="0" w:color="auto"/>
              <w:bottom w:val="single" w:sz="4" w:space="0" w:color="auto"/>
              <w:right w:val="single" w:sz="4" w:space="0" w:color="auto"/>
            </w:tcBorders>
          </w:tcPr>
          <w:p w14:paraId="5CC07DF4" w14:textId="77777777" w:rsidR="00E36F0E" w:rsidRPr="003407D1" w:rsidRDefault="00E36F0E" w:rsidP="00E36F0E">
            <w:pPr>
              <w:rPr>
                <w:rFonts w:cs="Arial"/>
                <w:highlight w:val="yellow"/>
              </w:rPr>
            </w:pPr>
          </w:p>
        </w:tc>
      </w:tr>
      <w:tr w:rsidR="00E36F0E" w:rsidRPr="003407D1" w14:paraId="619BE7B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8982C0E"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50DEC736"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0D8D5051"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014EE3E9" w14:textId="77777777" w:rsidR="00E36F0E" w:rsidRPr="003407D1" w:rsidRDefault="00393DC0" w:rsidP="00E36F0E">
            <w:pPr>
              <w:rPr>
                <w:rFonts w:cs="Arial"/>
              </w:rPr>
            </w:pPr>
            <w:r w:rsidRPr="003407D1">
              <w:rPr>
                <w:rFonts w:cs="Arial"/>
              </w:rPr>
              <w:t>Background_</w:t>
            </w:r>
          </w:p>
          <w:p w14:paraId="4A8A02C3" w14:textId="77777777" w:rsidR="00E36F0E" w:rsidRPr="003407D1" w:rsidRDefault="00393DC0" w:rsidP="00E36F0E">
            <w:pPr>
              <w:rPr>
                <w:rFonts w:cs="Arial"/>
              </w:rPr>
            </w:pPr>
            <w:r w:rsidRPr="003407D1">
              <w:rPr>
                <w:rFonts w:cs="Arial"/>
              </w:rPr>
              <w:t>BestEffort</w:t>
            </w:r>
          </w:p>
        </w:tc>
        <w:tc>
          <w:tcPr>
            <w:tcW w:w="1440" w:type="dxa"/>
            <w:tcBorders>
              <w:top w:val="single" w:sz="4" w:space="0" w:color="auto"/>
              <w:left w:val="single" w:sz="4" w:space="0" w:color="auto"/>
              <w:bottom w:val="single" w:sz="4" w:space="0" w:color="auto"/>
              <w:right w:val="single" w:sz="4" w:space="0" w:color="auto"/>
            </w:tcBorders>
          </w:tcPr>
          <w:p w14:paraId="2B98D79F" w14:textId="77777777" w:rsidR="00E36F0E" w:rsidRPr="003407D1" w:rsidRDefault="00393DC0" w:rsidP="00E36F0E">
            <w:pPr>
              <w:rPr>
                <w:rFonts w:cs="Arial"/>
              </w:rPr>
            </w:pPr>
            <w:r w:rsidRPr="003407D1">
              <w:rPr>
                <w:rFonts w:cs="Arial"/>
              </w:rPr>
              <w:t>0x1</w:t>
            </w:r>
          </w:p>
        </w:tc>
        <w:tc>
          <w:tcPr>
            <w:tcW w:w="2070" w:type="dxa"/>
            <w:tcBorders>
              <w:top w:val="single" w:sz="4" w:space="0" w:color="auto"/>
              <w:left w:val="single" w:sz="4" w:space="0" w:color="auto"/>
              <w:bottom w:val="single" w:sz="4" w:space="0" w:color="auto"/>
              <w:right w:val="single" w:sz="4" w:space="0" w:color="auto"/>
            </w:tcBorders>
          </w:tcPr>
          <w:p w14:paraId="2194B978" w14:textId="77777777" w:rsidR="00E36F0E" w:rsidRPr="003407D1" w:rsidRDefault="00E36F0E" w:rsidP="00E36F0E">
            <w:pPr>
              <w:rPr>
                <w:rFonts w:cs="Arial"/>
                <w:highlight w:val="yellow"/>
              </w:rPr>
            </w:pPr>
          </w:p>
        </w:tc>
      </w:tr>
      <w:tr w:rsidR="00E36F0E" w:rsidRPr="003407D1" w14:paraId="7B8E5FD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51631E0"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2F842DA7"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7CD819E2"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0965F87A" w14:textId="77777777" w:rsidR="00E36F0E" w:rsidRPr="003407D1" w:rsidRDefault="00393DC0" w:rsidP="00E36F0E">
            <w:pPr>
              <w:rPr>
                <w:rFonts w:cs="Arial"/>
              </w:rPr>
            </w:pPr>
            <w:r w:rsidRPr="003407D1">
              <w:rPr>
                <w:rFonts w:cs="Arial"/>
              </w:rPr>
              <w:t>Background_</w:t>
            </w:r>
          </w:p>
          <w:p w14:paraId="27FA2016" w14:textId="77777777" w:rsidR="00E36F0E" w:rsidRPr="003407D1" w:rsidRDefault="00393DC0" w:rsidP="00E36F0E">
            <w:pPr>
              <w:rPr>
                <w:rFonts w:cs="Arial"/>
              </w:rPr>
            </w:pPr>
            <w:r w:rsidRPr="003407D1">
              <w:rPr>
                <w:rFonts w:cs="Arial"/>
              </w:rPr>
              <w:t>Guaranteed</w:t>
            </w:r>
          </w:p>
        </w:tc>
        <w:tc>
          <w:tcPr>
            <w:tcW w:w="1440" w:type="dxa"/>
            <w:tcBorders>
              <w:top w:val="single" w:sz="4" w:space="0" w:color="auto"/>
              <w:left w:val="single" w:sz="4" w:space="0" w:color="auto"/>
              <w:bottom w:val="single" w:sz="4" w:space="0" w:color="auto"/>
              <w:right w:val="single" w:sz="4" w:space="0" w:color="auto"/>
            </w:tcBorders>
          </w:tcPr>
          <w:p w14:paraId="41ADB592" w14:textId="77777777" w:rsidR="00E36F0E" w:rsidRPr="003407D1" w:rsidRDefault="00393DC0" w:rsidP="00E36F0E">
            <w:pPr>
              <w:rPr>
                <w:rFonts w:cs="Arial"/>
              </w:rPr>
            </w:pPr>
            <w:r w:rsidRPr="003407D1">
              <w:rPr>
                <w:rFonts w:cs="Arial"/>
              </w:rPr>
              <w:t>0x2</w:t>
            </w:r>
          </w:p>
        </w:tc>
        <w:tc>
          <w:tcPr>
            <w:tcW w:w="2070" w:type="dxa"/>
            <w:tcBorders>
              <w:top w:val="single" w:sz="4" w:space="0" w:color="auto"/>
              <w:left w:val="single" w:sz="4" w:space="0" w:color="auto"/>
              <w:bottom w:val="single" w:sz="4" w:space="0" w:color="auto"/>
              <w:right w:val="single" w:sz="4" w:space="0" w:color="auto"/>
            </w:tcBorders>
          </w:tcPr>
          <w:p w14:paraId="401B8A1D" w14:textId="77777777" w:rsidR="00E36F0E" w:rsidRPr="003407D1" w:rsidRDefault="00E36F0E" w:rsidP="00E36F0E">
            <w:pPr>
              <w:rPr>
                <w:rFonts w:cs="Arial"/>
                <w:highlight w:val="yellow"/>
              </w:rPr>
            </w:pPr>
          </w:p>
        </w:tc>
      </w:tr>
      <w:tr w:rsidR="00E36F0E" w:rsidRPr="003407D1" w14:paraId="0BB1BF5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FFF84C3"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2894F599"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759EB05E"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63E0F26B" w14:textId="77777777" w:rsidR="00E36F0E" w:rsidRPr="003407D1" w:rsidRDefault="00393DC0" w:rsidP="00E36F0E">
            <w:pPr>
              <w:rPr>
                <w:rFonts w:cs="Arial"/>
              </w:rPr>
            </w:pPr>
            <w:r w:rsidRPr="003407D1">
              <w:rPr>
                <w:rFonts w:cs="Arial"/>
              </w:rPr>
              <w:t>Special</w:t>
            </w:r>
          </w:p>
        </w:tc>
        <w:tc>
          <w:tcPr>
            <w:tcW w:w="1440" w:type="dxa"/>
            <w:tcBorders>
              <w:top w:val="single" w:sz="4" w:space="0" w:color="auto"/>
              <w:left w:val="single" w:sz="4" w:space="0" w:color="auto"/>
              <w:bottom w:val="single" w:sz="4" w:space="0" w:color="auto"/>
              <w:right w:val="single" w:sz="4" w:space="0" w:color="auto"/>
            </w:tcBorders>
          </w:tcPr>
          <w:p w14:paraId="47C0DED8" w14:textId="77777777" w:rsidR="00E36F0E" w:rsidRPr="003407D1" w:rsidRDefault="00393DC0" w:rsidP="00E36F0E">
            <w:pPr>
              <w:rPr>
                <w:rFonts w:cs="Arial"/>
              </w:rPr>
            </w:pPr>
            <w:r w:rsidRPr="003407D1">
              <w:rPr>
                <w:rFonts w:cs="Arial"/>
              </w:rPr>
              <w:t>0x3</w:t>
            </w:r>
          </w:p>
        </w:tc>
        <w:tc>
          <w:tcPr>
            <w:tcW w:w="2070" w:type="dxa"/>
            <w:tcBorders>
              <w:top w:val="single" w:sz="4" w:space="0" w:color="auto"/>
              <w:left w:val="single" w:sz="4" w:space="0" w:color="auto"/>
              <w:bottom w:val="single" w:sz="4" w:space="0" w:color="auto"/>
              <w:right w:val="single" w:sz="4" w:space="0" w:color="auto"/>
            </w:tcBorders>
          </w:tcPr>
          <w:p w14:paraId="4D31D47E" w14:textId="77777777" w:rsidR="00E36F0E" w:rsidRPr="003407D1" w:rsidRDefault="00393DC0" w:rsidP="00E36F0E">
            <w:pPr>
              <w:spacing w:line="256" w:lineRule="auto"/>
              <w:rPr>
                <w:rFonts w:cs="Arial"/>
                <w:highlight w:val="yellow"/>
              </w:rPr>
            </w:pPr>
            <w:r w:rsidRPr="003407D1">
              <w:rPr>
                <w:rFonts w:cs="Arial"/>
              </w:rPr>
              <w:t>N/A</w:t>
            </w:r>
          </w:p>
        </w:tc>
      </w:tr>
      <w:tr w:rsidR="00E36F0E" w:rsidRPr="003407D1" w14:paraId="70E7A49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D053C3A"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0CE44096"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2B8E60DB"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10268B67" w14:textId="77777777" w:rsidR="00E36F0E" w:rsidRPr="003407D1" w:rsidRDefault="00393DC0" w:rsidP="00E36F0E">
            <w:pPr>
              <w:rPr>
                <w:rFonts w:cs="Arial"/>
              </w:rPr>
            </w:pPr>
            <w:r w:rsidRPr="003407D1">
              <w:rPr>
                <w:rFonts w:cs="Arial"/>
              </w:rPr>
              <w:t>OffPeak</w:t>
            </w:r>
          </w:p>
        </w:tc>
        <w:tc>
          <w:tcPr>
            <w:tcW w:w="1440" w:type="dxa"/>
            <w:tcBorders>
              <w:top w:val="single" w:sz="4" w:space="0" w:color="auto"/>
              <w:left w:val="single" w:sz="4" w:space="0" w:color="auto"/>
              <w:bottom w:val="single" w:sz="4" w:space="0" w:color="auto"/>
              <w:right w:val="single" w:sz="4" w:space="0" w:color="auto"/>
            </w:tcBorders>
          </w:tcPr>
          <w:p w14:paraId="31BE99BA" w14:textId="77777777" w:rsidR="00E36F0E" w:rsidRPr="003407D1" w:rsidRDefault="00393DC0" w:rsidP="00E36F0E">
            <w:pPr>
              <w:rPr>
                <w:rFonts w:cs="Arial"/>
              </w:rPr>
            </w:pPr>
            <w:r w:rsidRPr="003407D1">
              <w:rPr>
                <w:rFonts w:cs="Arial"/>
              </w:rPr>
              <w:t>0x4</w:t>
            </w:r>
          </w:p>
        </w:tc>
        <w:tc>
          <w:tcPr>
            <w:tcW w:w="2070" w:type="dxa"/>
            <w:tcBorders>
              <w:top w:val="single" w:sz="4" w:space="0" w:color="auto"/>
              <w:left w:val="single" w:sz="4" w:space="0" w:color="auto"/>
              <w:bottom w:val="single" w:sz="4" w:space="0" w:color="auto"/>
              <w:right w:val="single" w:sz="4" w:space="0" w:color="auto"/>
            </w:tcBorders>
          </w:tcPr>
          <w:p w14:paraId="781C4DF5" w14:textId="77777777" w:rsidR="00E36F0E" w:rsidRPr="003407D1" w:rsidRDefault="00393DC0" w:rsidP="00E36F0E">
            <w:pPr>
              <w:spacing w:line="256" w:lineRule="auto"/>
              <w:rPr>
                <w:rFonts w:cs="Arial"/>
                <w:highlight w:val="yellow"/>
              </w:rPr>
            </w:pPr>
            <w:r w:rsidRPr="003407D1">
              <w:rPr>
                <w:rFonts w:cs="Arial"/>
              </w:rPr>
              <w:t>N/A for AV vehicles</w:t>
            </w:r>
          </w:p>
        </w:tc>
      </w:tr>
      <w:tr w:rsidR="00E36F0E" w:rsidRPr="003407D1" w14:paraId="02567B9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1A226FA"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44BDEA82"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44DA6514"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09648C22" w14:textId="77777777" w:rsidR="00E36F0E" w:rsidRPr="003407D1" w:rsidRDefault="00393DC0" w:rsidP="00E36F0E">
            <w:pPr>
              <w:rPr>
                <w:rFonts w:cs="Arial"/>
              </w:rPr>
            </w:pPr>
            <w:r w:rsidRPr="003407D1">
              <w:rPr>
                <w:rFonts w:cs="Arial"/>
              </w:rPr>
              <w:t>LAN_Only</w:t>
            </w:r>
          </w:p>
        </w:tc>
        <w:tc>
          <w:tcPr>
            <w:tcW w:w="1440" w:type="dxa"/>
            <w:tcBorders>
              <w:top w:val="single" w:sz="4" w:space="0" w:color="auto"/>
              <w:left w:val="single" w:sz="4" w:space="0" w:color="auto"/>
              <w:bottom w:val="single" w:sz="4" w:space="0" w:color="auto"/>
              <w:right w:val="single" w:sz="4" w:space="0" w:color="auto"/>
            </w:tcBorders>
          </w:tcPr>
          <w:p w14:paraId="71609BFC" w14:textId="77777777" w:rsidR="00E36F0E" w:rsidRPr="003407D1" w:rsidRDefault="00393DC0" w:rsidP="00E36F0E">
            <w:pPr>
              <w:rPr>
                <w:rFonts w:cs="Arial"/>
              </w:rPr>
            </w:pPr>
            <w:r w:rsidRPr="003407D1">
              <w:rPr>
                <w:rFonts w:cs="Arial"/>
              </w:rPr>
              <w:t>0x5</w:t>
            </w:r>
          </w:p>
        </w:tc>
        <w:tc>
          <w:tcPr>
            <w:tcW w:w="2070" w:type="dxa"/>
            <w:tcBorders>
              <w:top w:val="single" w:sz="4" w:space="0" w:color="auto"/>
              <w:left w:val="single" w:sz="4" w:space="0" w:color="auto"/>
              <w:bottom w:val="single" w:sz="4" w:space="0" w:color="auto"/>
              <w:right w:val="single" w:sz="4" w:space="0" w:color="auto"/>
            </w:tcBorders>
          </w:tcPr>
          <w:p w14:paraId="224D1620" w14:textId="77777777" w:rsidR="00E36F0E" w:rsidRPr="003407D1" w:rsidRDefault="00393DC0" w:rsidP="00E36F0E">
            <w:pPr>
              <w:spacing w:line="256" w:lineRule="auto"/>
              <w:rPr>
                <w:rFonts w:cs="Arial"/>
                <w:highlight w:val="yellow"/>
              </w:rPr>
            </w:pPr>
            <w:r w:rsidRPr="003407D1">
              <w:rPr>
                <w:rFonts w:cs="Arial"/>
              </w:rPr>
              <w:t>Applicable to AV vehicles Only</w:t>
            </w:r>
          </w:p>
        </w:tc>
      </w:tr>
      <w:tr w:rsidR="00E36F0E" w:rsidRPr="003407D1" w14:paraId="084F1A3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AD0A2B4"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40FEB27A" w14:textId="77777777" w:rsidR="00E36F0E" w:rsidRPr="003407D1" w:rsidRDefault="00393DC0" w:rsidP="00E36F0E">
            <w:pPr>
              <w:rPr>
                <w:rFonts w:cs="Arial"/>
              </w:rPr>
            </w:pPr>
            <w:r w:rsidRPr="003407D1">
              <w:rPr>
                <w:rFonts w:cs="Arial"/>
              </w:rPr>
              <w:t>InterfaceType</w:t>
            </w:r>
          </w:p>
        </w:tc>
        <w:tc>
          <w:tcPr>
            <w:tcW w:w="1080" w:type="dxa"/>
            <w:gridSpan w:val="2"/>
            <w:tcBorders>
              <w:top w:val="single" w:sz="4" w:space="0" w:color="auto"/>
              <w:left w:val="single" w:sz="4" w:space="0" w:color="auto"/>
              <w:bottom w:val="single" w:sz="4" w:space="0" w:color="auto"/>
              <w:right w:val="single" w:sz="4" w:space="0" w:color="auto"/>
            </w:tcBorders>
          </w:tcPr>
          <w:p w14:paraId="0611D00F" w14:textId="77777777" w:rsidR="00E36F0E" w:rsidRPr="003407D1" w:rsidRDefault="00393DC0" w:rsidP="00E36F0E">
            <w:pPr>
              <w:rPr>
                <w:rFonts w:cs="Arial"/>
              </w:rPr>
            </w:pPr>
            <w:r w:rsidRPr="003407D1">
              <w:rPr>
                <w:rFonts w:cs="Arial"/>
              </w:rPr>
              <w:t>Enum</w:t>
            </w:r>
          </w:p>
        </w:tc>
        <w:tc>
          <w:tcPr>
            <w:tcW w:w="2160" w:type="dxa"/>
            <w:tcBorders>
              <w:top w:val="single" w:sz="4" w:space="0" w:color="auto"/>
              <w:left w:val="single" w:sz="4" w:space="0" w:color="auto"/>
              <w:bottom w:val="single" w:sz="4" w:space="0" w:color="auto"/>
              <w:right w:val="single" w:sz="4" w:space="0" w:color="auto"/>
            </w:tcBorders>
          </w:tcPr>
          <w:p w14:paraId="74678BD7"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436CA061" w14:textId="77777777" w:rsidR="00E36F0E" w:rsidRPr="003407D1" w:rsidRDefault="00393DC0" w:rsidP="00E36F0E">
            <w:pPr>
              <w:rPr>
                <w:rFonts w:cs="Arial"/>
              </w:rPr>
            </w:pPr>
            <w:r w:rsidRPr="003407D1">
              <w:rPr>
                <w:rFonts w:cs="Arial"/>
              </w:rPr>
              <w:t>-</w:t>
            </w:r>
          </w:p>
        </w:tc>
        <w:tc>
          <w:tcPr>
            <w:tcW w:w="2070" w:type="dxa"/>
            <w:tcBorders>
              <w:top w:val="single" w:sz="4" w:space="0" w:color="auto"/>
              <w:left w:val="single" w:sz="4" w:space="0" w:color="auto"/>
              <w:bottom w:val="single" w:sz="4" w:space="0" w:color="auto"/>
              <w:right w:val="single" w:sz="4" w:space="0" w:color="auto"/>
            </w:tcBorders>
          </w:tcPr>
          <w:p w14:paraId="39518B05" w14:textId="77777777" w:rsidR="00E36F0E" w:rsidRPr="003407D1" w:rsidRDefault="00393DC0" w:rsidP="00E36F0E">
            <w:pPr>
              <w:rPr>
                <w:rFonts w:cs="Arial"/>
                <w:highlight w:val="yellow"/>
              </w:rPr>
            </w:pPr>
            <w:r w:rsidRPr="003407D1">
              <w:rPr>
                <w:rFonts w:cs="Arial"/>
              </w:rPr>
              <w:t>Interface Type</w:t>
            </w:r>
          </w:p>
        </w:tc>
      </w:tr>
      <w:tr w:rsidR="00E36F0E" w:rsidRPr="003407D1" w14:paraId="589E8AD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DAE13FC"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7A41A07B"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42B68B24"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7004B2AD" w14:textId="77777777" w:rsidR="00E36F0E" w:rsidRPr="003407D1" w:rsidRDefault="00393DC0" w:rsidP="00E36F0E">
            <w:pPr>
              <w:rPr>
                <w:rFonts w:cs="Arial"/>
              </w:rPr>
            </w:pPr>
            <w:r w:rsidRPr="003407D1">
              <w:rPr>
                <w:rFonts w:cs="Arial"/>
              </w:rPr>
              <w:t>None</w:t>
            </w:r>
          </w:p>
        </w:tc>
        <w:tc>
          <w:tcPr>
            <w:tcW w:w="1440" w:type="dxa"/>
            <w:tcBorders>
              <w:top w:val="single" w:sz="4" w:space="0" w:color="auto"/>
              <w:left w:val="single" w:sz="4" w:space="0" w:color="auto"/>
              <w:bottom w:val="single" w:sz="4" w:space="0" w:color="auto"/>
              <w:right w:val="single" w:sz="4" w:space="0" w:color="auto"/>
            </w:tcBorders>
          </w:tcPr>
          <w:p w14:paraId="7F478570" w14:textId="77777777" w:rsidR="00E36F0E" w:rsidRPr="003407D1" w:rsidRDefault="00393DC0" w:rsidP="00E36F0E">
            <w:pPr>
              <w:rPr>
                <w:rFonts w:cs="Arial"/>
              </w:rPr>
            </w:pPr>
            <w:r w:rsidRPr="003407D1">
              <w:rPr>
                <w:rFonts w:cs="Arial"/>
              </w:rPr>
              <w:t>0x0</w:t>
            </w:r>
          </w:p>
        </w:tc>
        <w:tc>
          <w:tcPr>
            <w:tcW w:w="2070" w:type="dxa"/>
            <w:tcBorders>
              <w:top w:val="single" w:sz="4" w:space="0" w:color="auto"/>
              <w:left w:val="single" w:sz="4" w:space="0" w:color="auto"/>
              <w:bottom w:val="single" w:sz="4" w:space="0" w:color="auto"/>
              <w:right w:val="single" w:sz="4" w:space="0" w:color="auto"/>
            </w:tcBorders>
          </w:tcPr>
          <w:p w14:paraId="75D71DC8" w14:textId="77777777" w:rsidR="00E36F0E" w:rsidRPr="003407D1" w:rsidRDefault="00E36F0E" w:rsidP="00E36F0E">
            <w:pPr>
              <w:rPr>
                <w:rFonts w:cs="Arial"/>
                <w:highlight w:val="yellow"/>
              </w:rPr>
            </w:pPr>
          </w:p>
        </w:tc>
      </w:tr>
      <w:tr w:rsidR="00E36F0E" w:rsidRPr="003407D1" w14:paraId="5D71876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5419726"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5050715C"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3919A71F"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282D1BCB" w14:textId="77777777" w:rsidR="00E36F0E" w:rsidRPr="003407D1" w:rsidRDefault="00393DC0" w:rsidP="00E36F0E">
            <w:pPr>
              <w:rPr>
                <w:rFonts w:cs="Arial"/>
              </w:rPr>
            </w:pPr>
            <w:r w:rsidRPr="003407D1">
              <w:rPr>
                <w:rFonts w:cs="Arial"/>
              </w:rPr>
              <w:t>TcuCell</w:t>
            </w:r>
          </w:p>
        </w:tc>
        <w:tc>
          <w:tcPr>
            <w:tcW w:w="1440" w:type="dxa"/>
            <w:tcBorders>
              <w:top w:val="single" w:sz="4" w:space="0" w:color="auto"/>
              <w:left w:val="single" w:sz="4" w:space="0" w:color="auto"/>
              <w:bottom w:val="single" w:sz="4" w:space="0" w:color="auto"/>
              <w:right w:val="single" w:sz="4" w:space="0" w:color="auto"/>
            </w:tcBorders>
          </w:tcPr>
          <w:p w14:paraId="658FF1D1" w14:textId="77777777" w:rsidR="00E36F0E" w:rsidRPr="003407D1" w:rsidRDefault="00393DC0" w:rsidP="00E36F0E">
            <w:pPr>
              <w:rPr>
                <w:rFonts w:cs="Arial"/>
              </w:rPr>
            </w:pPr>
            <w:r w:rsidRPr="003407D1">
              <w:rPr>
                <w:rFonts w:cs="Arial"/>
              </w:rPr>
              <w:t>0x1</w:t>
            </w:r>
          </w:p>
        </w:tc>
        <w:tc>
          <w:tcPr>
            <w:tcW w:w="2070" w:type="dxa"/>
            <w:tcBorders>
              <w:top w:val="single" w:sz="4" w:space="0" w:color="auto"/>
              <w:left w:val="single" w:sz="4" w:space="0" w:color="auto"/>
              <w:bottom w:val="single" w:sz="4" w:space="0" w:color="auto"/>
              <w:right w:val="single" w:sz="4" w:space="0" w:color="auto"/>
            </w:tcBorders>
          </w:tcPr>
          <w:p w14:paraId="5E3CCC2B" w14:textId="77777777" w:rsidR="00E36F0E" w:rsidRPr="003407D1" w:rsidRDefault="00E36F0E" w:rsidP="00E36F0E">
            <w:pPr>
              <w:rPr>
                <w:rFonts w:cs="Arial"/>
                <w:highlight w:val="yellow"/>
              </w:rPr>
            </w:pPr>
          </w:p>
        </w:tc>
      </w:tr>
      <w:tr w:rsidR="00E36F0E" w:rsidRPr="003407D1" w14:paraId="12D975B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7637472"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6D771BF1"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0D77E749"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4BF0A360" w14:textId="77777777" w:rsidR="00E36F0E" w:rsidRPr="003407D1" w:rsidRDefault="00393DC0" w:rsidP="00E36F0E">
            <w:pPr>
              <w:rPr>
                <w:rFonts w:cs="Arial"/>
              </w:rPr>
            </w:pPr>
            <w:r w:rsidRPr="003407D1">
              <w:rPr>
                <w:rFonts w:cs="Arial"/>
              </w:rPr>
              <w:t>TcuWifi</w:t>
            </w:r>
          </w:p>
        </w:tc>
        <w:tc>
          <w:tcPr>
            <w:tcW w:w="1440" w:type="dxa"/>
            <w:tcBorders>
              <w:top w:val="single" w:sz="4" w:space="0" w:color="auto"/>
              <w:left w:val="single" w:sz="4" w:space="0" w:color="auto"/>
              <w:bottom w:val="single" w:sz="4" w:space="0" w:color="auto"/>
              <w:right w:val="single" w:sz="4" w:space="0" w:color="auto"/>
            </w:tcBorders>
          </w:tcPr>
          <w:p w14:paraId="69B87B21" w14:textId="77777777" w:rsidR="00E36F0E" w:rsidRPr="003407D1" w:rsidRDefault="00393DC0" w:rsidP="00E36F0E">
            <w:pPr>
              <w:rPr>
                <w:rFonts w:cs="Arial"/>
              </w:rPr>
            </w:pPr>
            <w:r w:rsidRPr="003407D1">
              <w:rPr>
                <w:rFonts w:cs="Arial"/>
              </w:rPr>
              <w:t>0x2</w:t>
            </w:r>
          </w:p>
        </w:tc>
        <w:tc>
          <w:tcPr>
            <w:tcW w:w="2070" w:type="dxa"/>
            <w:tcBorders>
              <w:top w:val="single" w:sz="4" w:space="0" w:color="auto"/>
              <w:left w:val="single" w:sz="4" w:space="0" w:color="auto"/>
              <w:bottom w:val="single" w:sz="4" w:space="0" w:color="auto"/>
              <w:right w:val="single" w:sz="4" w:space="0" w:color="auto"/>
            </w:tcBorders>
          </w:tcPr>
          <w:p w14:paraId="65589859" w14:textId="77777777" w:rsidR="00E36F0E" w:rsidRPr="003407D1" w:rsidRDefault="00E36F0E" w:rsidP="00E36F0E">
            <w:pPr>
              <w:rPr>
                <w:rFonts w:cs="Arial"/>
                <w:highlight w:val="yellow"/>
              </w:rPr>
            </w:pPr>
          </w:p>
        </w:tc>
      </w:tr>
      <w:tr w:rsidR="00E36F0E" w:rsidRPr="003407D1" w14:paraId="3100901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B867A40"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310CB1A2"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4F075929"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67F45468" w14:textId="77777777" w:rsidR="00E36F0E" w:rsidRPr="003407D1" w:rsidRDefault="00393DC0" w:rsidP="00E36F0E">
            <w:pPr>
              <w:rPr>
                <w:rFonts w:cs="Arial"/>
              </w:rPr>
            </w:pPr>
            <w:r w:rsidRPr="003407D1">
              <w:rPr>
                <w:rFonts w:cs="Arial"/>
              </w:rPr>
              <w:t>SyncWifi</w:t>
            </w:r>
          </w:p>
        </w:tc>
        <w:tc>
          <w:tcPr>
            <w:tcW w:w="1440" w:type="dxa"/>
            <w:tcBorders>
              <w:top w:val="single" w:sz="4" w:space="0" w:color="auto"/>
              <w:left w:val="single" w:sz="4" w:space="0" w:color="auto"/>
              <w:bottom w:val="single" w:sz="4" w:space="0" w:color="auto"/>
              <w:right w:val="single" w:sz="4" w:space="0" w:color="auto"/>
            </w:tcBorders>
          </w:tcPr>
          <w:p w14:paraId="235703CF" w14:textId="77777777" w:rsidR="00E36F0E" w:rsidRPr="003407D1" w:rsidRDefault="00393DC0" w:rsidP="00E36F0E">
            <w:pPr>
              <w:rPr>
                <w:rFonts w:cs="Arial"/>
              </w:rPr>
            </w:pPr>
            <w:r w:rsidRPr="003407D1">
              <w:rPr>
                <w:rFonts w:cs="Arial"/>
              </w:rPr>
              <w:t>0x3</w:t>
            </w:r>
          </w:p>
        </w:tc>
        <w:tc>
          <w:tcPr>
            <w:tcW w:w="2070" w:type="dxa"/>
            <w:tcBorders>
              <w:top w:val="single" w:sz="4" w:space="0" w:color="auto"/>
              <w:left w:val="single" w:sz="4" w:space="0" w:color="auto"/>
              <w:bottom w:val="single" w:sz="4" w:space="0" w:color="auto"/>
              <w:right w:val="single" w:sz="4" w:space="0" w:color="auto"/>
            </w:tcBorders>
          </w:tcPr>
          <w:p w14:paraId="5C39D07F" w14:textId="77777777" w:rsidR="00E36F0E" w:rsidRPr="003407D1" w:rsidRDefault="00E36F0E" w:rsidP="00E36F0E">
            <w:pPr>
              <w:rPr>
                <w:rFonts w:cs="Arial"/>
                <w:highlight w:val="yellow"/>
              </w:rPr>
            </w:pPr>
          </w:p>
        </w:tc>
      </w:tr>
      <w:tr w:rsidR="00E36F0E" w:rsidRPr="003407D1" w14:paraId="4AF0E32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DA4E180"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396BE436"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7B1EB711"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64620401" w14:textId="77777777" w:rsidR="00E36F0E" w:rsidRPr="003407D1" w:rsidRDefault="00393DC0" w:rsidP="00E36F0E">
            <w:pPr>
              <w:rPr>
                <w:rFonts w:cs="Arial"/>
              </w:rPr>
            </w:pPr>
            <w:r w:rsidRPr="003407D1">
              <w:rPr>
                <w:rFonts w:cs="Arial"/>
              </w:rPr>
              <w:t>SyncApplink</w:t>
            </w:r>
          </w:p>
        </w:tc>
        <w:tc>
          <w:tcPr>
            <w:tcW w:w="1440" w:type="dxa"/>
            <w:tcBorders>
              <w:top w:val="single" w:sz="4" w:space="0" w:color="auto"/>
              <w:left w:val="single" w:sz="4" w:space="0" w:color="auto"/>
              <w:bottom w:val="single" w:sz="4" w:space="0" w:color="auto"/>
              <w:right w:val="single" w:sz="4" w:space="0" w:color="auto"/>
            </w:tcBorders>
          </w:tcPr>
          <w:p w14:paraId="1F408BE2" w14:textId="77777777" w:rsidR="00E36F0E" w:rsidRPr="003407D1" w:rsidRDefault="00393DC0" w:rsidP="00E36F0E">
            <w:pPr>
              <w:rPr>
                <w:rFonts w:cs="Arial"/>
              </w:rPr>
            </w:pPr>
            <w:r w:rsidRPr="003407D1">
              <w:rPr>
                <w:rFonts w:cs="Arial"/>
              </w:rPr>
              <w:t>0x4</w:t>
            </w:r>
          </w:p>
        </w:tc>
        <w:tc>
          <w:tcPr>
            <w:tcW w:w="2070" w:type="dxa"/>
            <w:tcBorders>
              <w:top w:val="single" w:sz="4" w:space="0" w:color="auto"/>
              <w:left w:val="single" w:sz="4" w:space="0" w:color="auto"/>
              <w:bottom w:val="single" w:sz="4" w:space="0" w:color="auto"/>
              <w:right w:val="single" w:sz="4" w:space="0" w:color="auto"/>
            </w:tcBorders>
          </w:tcPr>
          <w:p w14:paraId="0A4317B3" w14:textId="77777777" w:rsidR="00E36F0E" w:rsidRPr="003407D1" w:rsidRDefault="00393DC0" w:rsidP="00E36F0E">
            <w:pPr>
              <w:spacing w:line="256" w:lineRule="auto"/>
              <w:rPr>
                <w:rFonts w:cs="Arial"/>
                <w:highlight w:val="yellow"/>
              </w:rPr>
            </w:pPr>
            <w:r w:rsidRPr="003407D1">
              <w:rPr>
                <w:rFonts w:cs="Arial"/>
              </w:rPr>
              <w:t>Out of scope</w:t>
            </w:r>
          </w:p>
        </w:tc>
      </w:tr>
      <w:tr w:rsidR="00E36F0E" w:rsidRPr="003407D1" w14:paraId="3222584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64720B1"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41BDF1C1"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2EF04F95"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5429D222" w14:textId="77777777" w:rsidR="00E36F0E" w:rsidRPr="003407D1" w:rsidRDefault="00393DC0" w:rsidP="00E36F0E">
            <w:pPr>
              <w:rPr>
                <w:rFonts w:cs="Arial"/>
              </w:rPr>
            </w:pPr>
            <w:r w:rsidRPr="003407D1">
              <w:rPr>
                <w:rFonts w:cs="Arial"/>
              </w:rPr>
              <w:t>TcubCell</w:t>
            </w:r>
          </w:p>
        </w:tc>
        <w:tc>
          <w:tcPr>
            <w:tcW w:w="1440" w:type="dxa"/>
            <w:tcBorders>
              <w:top w:val="single" w:sz="4" w:space="0" w:color="auto"/>
              <w:left w:val="single" w:sz="4" w:space="0" w:color="auto"/>
              <w:bottom w:val="single" w:sz="4" w:space="0" w:color="auto"/>
              <w:right w:val="single" w:sz="4" w:space="0" w:color="auto"/>
            </w:tcBorders>
          </w:tcPr>
          <w:p w14:paraId="636F355F" w14:textId="77777777" w:rsidR="00E36F0E" w:rsidRPr="003407D1" w:rsidRDefault="00393DC0" w:rsidP="00E36F0E">
            <w:pPr>
              <w:rPr>
                <w:rFonts w:cs="Arial"/>
              </w:rPr>
            </w:pPr>
            <w:r w:rsidRPr="003407D1">
              <w:rPr>
                <w:rFonts w:cs="Arial"/>
              </w:rPr>
              <w:t>0x5</w:t>
            </w:r>
          </w:p>
        </w:tc>
        <w:tc>
          <w:tcPr>
            <w:tcW w:w="2070" w:type="dxa"/>
            <w:tcBorders>
              <w:top w:val="single" w:sz="4" w:space="0" w:color="auto"/>
              <w:left w:val="single" w:sz="4" w:space="0" w:color="auto"/>
              <w:bottom w:val="single" w:sz="4" w:space="0" w:color="auto"/>
              <w:right w:val="single" w:sz="4" w:space="0" w:color="auto"/>
            </w:tcBorders>
          </w:tcPr>
          <w:p w14:paraId="3C5F613E" w14:textId="77777777" w:rsidR="00E36F0E" w:rsidRPr="003407D1" w:rsidRDefault="00393DC0" w:rsidP="00E36F0E">
            <w:pPr>
              <w:spacing w:line="256" w:lineRule="auto"/>
              <w:rPr>
                <w:rFonts w:cs="Arial"/>
                <w:highlight w:val="yellow"/>
              </w:rPr>
            </w:pPr>
            <w:r w:rsidRPr="003407D1">
              <w:rPr>
                <w:rFonts w:cs="Arial"/>
              </w:rPr>
              <w:t>Applicable to AV vehicles Only</w:t>
            </w:r>
          </w:p>
        </w:tc>
      </w:tr>
      <w:tr w:rsidR="00E36F0E" w:rsidRPr="003407D1" w14:paraId="2F31718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AA22E1A"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6ACF9B1F"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397EE1E2"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53AC6B0D" w14:textId="77777777" w:rsidR="00E36F0E" w:rsidRPr="003407D1" w:rsidRDefault="00393DC0" w:rsidP="00E36F0E">
            <w:pPr>
              <w:rPr>
                <w:rFonts w:cs="Arial"/>
              </w:rPr>
            </w:pPr>
            <w:r w:rsidRPr="003407D1">
              <w:rPr>
                <w:rFonts w:cs="Arial"/>
              </w:rPr>
              <w:t>TcubWifi</w:t>
            </w:r>
          </w:p>
        </w:tc>
        <w:tc>
          <w:tcPr>
            <w:tcW w:w="1440" w:type="dxa"/>
            <w:tcBorders>
              <w:top w:val="single" w:sz="4" w:space="0" w:color="auto"/>
              <w:left w:val="single" w:sz="4" w:space="0" w:color="auto"/>
              <w:bottom w:val="single" w:sz="4" w:space="0" w:color="auto"/>
              <w:right w:val="single" w:sz="4" w:space="0" w:color="auto"/>
            </w:tcBorders>
          </w:tcPr>
          <w:p w14:paraId="1893A44C" w14:textId="77777777" w:rsidR="00E36F0E" w:rsidRPr="003407D1" w:rsidRDefault="00393DC0" w:rsidP="00E36F0E">
            <w:pPr>
              <w:rPr>
                <w:rFonts w:cs="Arial"/>
              </w:rPr>
            </w:pPr>
            <w:r w:rsidRPr="003407D1">
              <w:rPr>
                <w:rFonts w:cs="Arial"/>
              </w:rPr>
              <w:t>0x6</w:t>
            </w:r>
          </w:p>
        </w:tc>
        <w:tc>
          <w:tcPr>
            <w:tcW w:w="2070" w:type="dxa"/>
            <w:tcBorders>
              <w:top w:val="single" w:sz="4" w:space="0" w:color="auto"/>
              <w:left w:val="single" w:sz="4" w:space="0" w:color="auto"/>
              <w:bottom w:val="single" w:sz="4" w:space="0" w:color="auto"/>
              <w:right w:val="single" w:sz="4" w:space="0" w:color="auto"/>
            </w:tcBorders>
          </w:tcPr>
          <w:p w14:paraId="7312B187" w14:textId="77777777" w:rsidR="00E36F0E" w:rsidRPr="003407D1" w:rsidRDefault="00393DC0" w:rsidP="00E36F0E">
            <w:pPr>
              <w:spacing w:line="256" w:lineRule="auto"/>
              <w:rPr>
                <w:rFonts w:cs="Arial"/>
                <w:highlight w:val="yellow"/>
              </w:rPr>
            </w:pPr>
            <w:r w:rsidRPr="003407D1">
              <w:rPr>
                <w:rFonts w:cs="Arial"/>
              </w:rPr>
              <w:t>Applicable to AV vehicles Only</w:t>
            </w:r>
          </w:p>
        </w:tc>
      </w:tr>
      <w:tr w:rsidR="00E36F0E" w:rsidRPr="003407D1" w14:paraId="60FE1FD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6DDB1BF"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51F8B478"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4D302F64"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4C96FA53" w14:textId="77777777" w:rsidR="00E36F0E" w:rsidRPr="003407D1" w:rsidRDefault="00393DC0" w:rsidP="00E36F0E">
            <w:pPr>
              <w:rPr>
                <w:rFonts w:cs="Arial"/>
              </w:rPr>
            </w:pPr>
            <w:r w:rsidRPr="003407D1">
              <w:rPr>
                <w:rFonts w:cs="Arial"/>
              </w:rPr>
              <w:t>EspmLan</w:t>
            </w:r>
          </w:p>
        </w:tc>
        <w:tc>
          <w:tcPr>
            <w:tcW w:w="1440" w:type="dxa"/>
            <w:tcBorders>
              <w:top w:val="single" w:sz="4" w:space="0" w:color="auto"/>
              <w:left w:val="single" w:sz="4" w:space="0" w:color="auto"/>
              <w:bottom w:val="single" w:sz="4" w:space="0" w:color="auto"/>
              <w:right w:val="single" w:sz="4" w:space="0" w:color="auto"/>
            </w:tcBorders>
          </w:tcPr>
          <w:p w14:paraId="570E2AAD" w14:textId="77777777" w:rsidR="00E36F0E" w:rsidRPr="003407D1" w:rsidRDefault="00393DC0" w:rsidP="00E36F0E">
            <w:pPr>
              <w:rPr>
                <w:rFonts w:cs="Arial"/>
              </w:rPr>
            </w:pPr>
            <w:r w:rsidRPr="003407D1">
              <w:rPr>
                <w:rFonts w:cs="Arial"/>
              </w:rPr>
              <w:t>0x7</w:t>
            </w:r>
          </w:p>
        </w:tc>
        <w:tc>
          <w:tcPr>
            <w:tcW w:w="2070" w:type="dxa"/>
            <w:tcBorders>
              <w:top w:val="single" w:sz="4" w:space="0" w:color="auto"/>
              <w:left w:val="single" w:sz="4" w:space="0" w:color="auto"/>
              <w:bottom w:val="single" w:sz="4" w:space="0" w:color="auto"/>
              <w:right w:val="single" w:sz="4" w:space="0" w:color="auto"/>
            </w:tcBorders>
          </w:tcPr>
          <w:p w14:paraId="55881799" w14:textId="77777777" w:rsidR="00E36F0E" w:rsidRPr="003407D1" w:rsidRDefault="00393DC0" w:rsidP="00E36F0E">
            <w:pPr>
              <w:spacing w:line="256" w:lineRule="auto"/>
              <w:rPr>
                <w:rFonts w:cs="Arial"/>
                <w:highlight w:val="yellow"/>
              </w:rPr>
            </w:pPr>
            <w:r w:rsidRPr="003407D1">
              <w:rPr>
                <w:rFonts w:cs="Arial"/>
              </w:rPr>
              <w:t>Applicable to AV vehicles Only</w:t>
            </w:r>
          </w:p>
        </w:tc>
      </w:tr>
      <w:tr w:rsidR="00E36F0E" w:rsidRPr="003407D1" w14:paraId="45535CF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0199F4E"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42013F63"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44E9A0D1"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51CB4253" w14:textId="77777777" w:rsidR="00E36F0E" w:rsidRPr="003407D1" w:rsidRDefault="00393DC0" w:rsidP="00E36F0E">
            <w:pPr>
              <w:rPr>
                <w:rFonts w:cs="Arial"/>
              </w:rPr>
            </w:pPr>
            <w:r w:rsidRPr="003407D1">
              <w:rPr>
                <w:rFonts w:cs="Arial"/>
              </w:rPr>
              <w:t>DdsmLan</w:t>
            </w:r>
          </w:p>
        </w:tc>
        <w:tc>
          <w:tcPr>
            <w:tcW w:w="1440" w:type="dxa"/>
            <w:tcBorders>
              <w:top w:val="single" w:sz="4" w:space="0" w:color="auto"/>
              <w:left w:val="single" w:sz="4" w:space="0" w:color="auto"/>
              <w:bottom w:val="single" w:sz="4" w:space="0" w:color="auto"/>
              <w:right w:val="single" w:sz="4" w:space="0" w:color="auto"/>
            </w:tcBorders>
          </w:tcPr>
          <w:p w14:paraId="7DBC402B" w14:textId="77777777" w:rsidR="00E36F0E" w:rsidRPr="003407D1" w:rsidRDefault="00393DC0" w:rsidP="00E36F0E">
            <w:pPr>
              <w:rPr>
                <w:rFonts w:cs="Arial"/>
              </w:rPr>
            </w:pPr>
            <w:r w:rsidRPr="003407D1">
              <w:rPr>
                <w:rFonts w:cs="Arial"/>
              </w:rPr>
              <w:t>0x8</w:t>
            </w:r>
          </w:p>
        </w:tc>
        <w:tc>
          <w:tcPr>
            <w:tcW w:w="2070" w:type="dxa"/>
            <w:tcBorders>
              <w:top w:val="single" w:sz="4" w:space="0" w:color="auto"/>
              <w:left w:val="single" w:sz="4" w:space="0" w:color="auto"/>
              <w:bottom w:val="single" w:sz="4" w:space="0" w:color="auto"/>
              <w:right w:val="single" w:sz="4" w:space="0" w:color="auto"/>
            </w:tcBorders>
          </w:tcPr>
          <w:p w14:paraId="39F69F8B" w14:textId="77777777" w:rsidR="00E36F0E" w:rsidRPr="003407D1" w:rsidRDefault="00393DC0" w:rsidP="00E36F0E">
            <w:pPr>
              <w:rPr>
                <w:rFonts w:cs="Arial"/>
                <w:highlight w:val="yellow"/>
              </w:rPr>
            </w:pPr>
            <w:r w:rsidRPr="003407D1">
              <w:rPr>
                <w:rFonts w:cs="Arial"/>
              </w:rPr>
              <w:t>Applicable to AV vehicles Only</w:t>
            </w:r>
          </w:p>
        </w:tc>
      </w:tr>
      <w:tr w:rsidR="00E36F0E" w:rsidRPr="003407D1" w14:paraId="7A1A486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A21E518"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715E8522"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52266B20"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26E89B8B" w14:textId="77777777" w:rsidR="00E36F0E" w:rsidRPr="003407D1" w:rsidRDefault="00393DC0" w:rsidP="00E36F0E">
            <w:pPr>
              <w:rPr>
                <w:rFonts w:cs="Arial"/>
              </w:rPr>
            </w:pPr>
            <w:r w:rsidRPr="003407D1">
              <w:rPr>
                <w:rFonts w:cs="Arial"/>
              </w:rPr>
              <w:t>Error</w:t>
            </w:r>
          </w:p>
        </w:tc>
        <w:tc>
          <w:tcPr>
            <w:tcW w:w="1440" w:type="dxa"/>
            <w:tcBorders>
              <w:top w:val="single" w:sz="4" w:space="0" w:color="auto"/>
              <w:left w:val="single" w:sz="4" w:space="0" w:color="auto"/>
              <w:bottom w:val="single" w:sz="4" w:space="0" w:color="auto"/>
              <w:right w:val="single" w:sz="4" w:space="0" w:color="auto"/>
            </w:tcBorders>
          </w:tcPr>
          <w:p w14:paraId="44A3F312" w14:textId="77777777" w:rsidR="00E36F0E" w:rsidRPr="003407D1" w:rsidRDefault="00393DC0" w:rsidP="00E36F0E">
            <w:pPr>
              <w:rPr>
                <w:rFonts w:cs="Arial"/>
              </w:rPr>
            </w:pPr>
            <w:r w:rsidRPr="003407D1">
              <w:rPr>
                <w:rFonts w:cs="Arial"/>
              </w:rPr>
              <w:t>0x9</w:t>
            </w:r>
          </w:p>
        </w:tc>
        <w:tc>
          <w:tcPr>
            <w:tcW w:w="2070" w:type="dxa"/>
            <w:tcBorders>
              <w:top w:val="single" w:sz="4" w:space="0" w:color="auto"/>
              <w:left w:val="single" w:sz="4" w:space="0" w:color="auto"/>
              <w:bottom w:val="single" w:sz="4" w:space="0" w:color="auto"/>
              <w:right w:val="single" w:sz="4" w:space="0" w:color="auto"/>
            </w:tcBorders>
          </w:tcPr>
          <w:p w14:paraId="60B0CFA1" w14:textId="77777777" w:rsidR="00E36F0E" w:rsidRPr="003407D1" w:rsidRDefault="00E36F0E" w:rsidP="00E36F0E">
            <w:pPr>
              <w:rPr>
                <w:rFonts w:cs="Arial"/>
                <w:highlight w:val="yellow"/>
              </w:rPr>
            </w:pPr>
          </w:p>
        </w:tc>
      </w:tr>
      <w:tr w:rsidR="00E36F0E" w:rsidRPr="003407D1" w14:paraId="382C8DD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D577280"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7ED07A6E" w14:textId="77777777" w:rsidR="00E36F0E" w:rsidRPr="003407D1" w:rsidRDefault="00393DC0" w:rsidP="00E36F0E">
            <w:pPr>
              <w:rPr>
                <w:rFonts w:cs="Arial"/>
              </w:rPr>
            </w:pPr>
            <w:r w:rsidRPr="003407D1">
              <w:rPr>
                <w:rFonts w:cs="Arial"/>
              </w:rPr>
              <w:t>CellApnType</w:t>
            </w:r>
          </w:p>
        </w:tc>
        <w:tc>
          <w:tcPr>
            <w:tcW w:w="1080" w:type="dxa"/>
            <w:gridSpan w:val="2"/>
            <w:tcBorders>
              <w:top w:val="single" w:sz="4" w:space="0" w:color="auto"/>
              <w:left w:val="single" w:sz="4" w:space="0" w:color="auto"/>
              <w:bottom w:val="single" w:sz="4" w:space="0" w:color="auto"/>
              <w:right w:val="single" w:sz="4" w:space="0" w:color="auto"/>
            </w:tcBorders>
          </w:tcPr>
          <w:p w14:paraId="1EF5B750" w14:textId="77777777" w:rsidR="00E36F0E" w:rsidRPr="003407D1" w:rsidRDefault="00393DC0" w:rsidP="00E36F0E">
            <w:pPr>
              <w:rPr>
                <w:rFonts w:cs="Arial"/>
              </w:rPr>
            </w:pPr>
            <w:r w:rsidRPr="003407D1">
              <w:rPr>
                <w:rFonts w:cs="Arial"/>
              </w:rPr>
              <w:t>Enum</w:t>
            </w:r>
          </w:p>
        </w:tc>
        <w:tc>
          <w:tcPr>
            <w:tcW w:w="2160" w:type="dxa"/>
            <w:tcBorders>
              <w:top w:val="single" w:sz="4" w:space="0" w:color="auto"/>
              <w:left w:val="single" w:sz="4" w:space="0" w:color="auto"/>
              <w:bottom w:val="single" w:sz="4" w:space="0" w:color="auto"/>
              <w:right w:val="single" w:sz="4" w:space="0" w:color="auto"/>
            </w:tcBorders>
          </w:tcPr>
          <w:p w14:paraId="53863A86"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5F8004F0" w14:textId="77777777" w:rsidR="00E36F0E" w:rsidRPr="003407D1" w:rsidRDefault="00393DC0" w:rsidP="00E36F0E">
            <w:pPr>
              <w:rPr>
                <w:rFonts w:cs="Arial"/>
              </w:rPr>
            </w:pPr>
            <w:r w:rsidRPr="003407D1">
              <w:rPr>
                <w:rFonts w:cs="Arial"/>
              </w:rPr>
              <w:t>-</w:t>
            </w:r>
          </w:p>
        </w:tc>
        <w:tc>
          <w:tcPr>
            <w:tcW w:w="2070" w:type="dxa"/>
            <w:tcBorders>
              <w:top w:val="single" w:sz="4" w:space="0" w:color="auto"/>
              <w:left w:val="single" w:sz="4" w:space="0" w:color="auto"/>
              <w:bottom w:val="single" w:sz="4" w:space="0" w:color="auto"/>
              <w:right w:val="single" w:sz="4" w:space="0" w:color="auto"/>
            </w:tcBorders>
          </w:tcPr>
          <w:p w14:paraId="4D4A585C" w14:textId="77777777" w:rsidR="00E36F0E" w:rsidRPr="003407D1" w:rsidRDefault="00393DC0" w:rsidP="00E36F0E">
            <w:pPr>
              <w:rPr>
                <w:rFonts w:cs="Arial"/>
                <w:highlight w:val="yellow"/>
              </w:rPr>
            </w:pPr>
            <w:r w:rsidRPr="003407D1">
              <w:rPr>
                <w:rFonts w:cs="Arial"/>
              </w:rPr>
              <w:t>Cellular APN Type</w:t>
            </w:r>
          </w:p>
        </w:tc>
      </w:tr>
      <w:tr w:rsidR="00E36F0E" w:rsidRPr="003407D1" w14:paraId="1A0CADA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04AA22A"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6A3BE10C"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1635879E"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1EA06E59" w14:textId="77777777" w:rsidR="00E36F0E" w:rsidRPr="003407D1" w:rsidRDefault="00393DC0" w:rsidP="00E36F0E">
            <w:pPr>
              <w:rPr>
                <w:rFonts w:cs="Arial"/>
              </w:rPr>
            </w:pPr>
            <w:r w:rsidRPr="003407D1">
              <w:rPr>
                <w:rFonts w:cs="Arial"/>
              </w:rPr>
              <w:t>Internet</w:t>
            </w:r>
          </w:p>
        </w:tc>
        <w:tc>
          <w:tcPr>
            <w:tcW w:w="1440" w:type="dxa"/>
            <w:tcBorders>
              <w:top w:val="single" w:sz="4" w:space="0" w:color="auto"/>
              <w:left w:val="single" w:sz="4" w:space="0" w:color="auto"/>
              <w:bottom w:val="single" w:sz="4" w:space="0" w:color="auto"/>
              <w:right w:val="single" w:sz="4" w:space="0" w:color="auto"/>
            </w:tcBorders>
          </w:tcPr>
          <w:p w14:paraId="0BB61DC8" w14:textId="77777777" w:rsidR="00E36F0E" w:rsidRPr="003407D1" w:rsidRDefault="00393DC0" w:rsidP="00E36F0E">
            <w:pPr>
              <w:rPr>
                <w:rFonts w:cs="Arial"/>
              </w:rPr>
            </w:pPr>
            <w:r w:rsidRPr="003407D1">
              <w:rPr>
                <w:rFonts w:cs="Arial"/>
              </w:rPr>
              <w:t>0x0</w:t>
            </w:r>
          </w:p>
        </w:tc>
        <w:tc>
          <w:tcPr>
            <w:tcW w:w="2070" w:type="dxa"/>
            <w:tcBorders>
              <w:top w:val="single" w:sz="4" w:space="0" w:color="auto"/>
              <w:left w:val="single" w:sz="4" w:space="0" w:color="auto"/>
              <w:bottom w:val="single" w:sz="4" w:space="0" w:color="auto"/>
              <w:right w:val="single" w:sz="4" w:space="0" w:color="auto"/>
            </w:tcBorders>
          </w:tcPr>
          <w:p w14:paraId="64A14624" w14:textId="77777777" w:rsidR="00E36F0E" w:rsidRPr="003407D1" w:rsidRDefault="00E36F0E" w:rsidP="00E36F0E">
            <w:pPr>
              <w:rPr>
                <w:rFonts w:cs="Arial"/>
                <w:highlight w:val="yellow"/>
              </w:rPr>
            </w:pPr>
          </w:p>
        </w:tc>
      </w:tr>
      <w:tr w:rsidR="00E36F0E" w:rsidRPr="003407D1" w14:paraId="74147A4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36F43BF"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0E86F34C"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6A30564A"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5B6B511D" w14:textId="77777777" w:rsidR="00E36F0E" w:rsidRPr="003407D1" w:rsidRDefault="00393DC0" w:rsidP="00E36F0E">
            <w:pPr>
              <w:rPr>
                <w:rFonts w:cs="Arial"/>
              </w:rPr>
            </w:pPr>
            <w:r w:rsidRPr="003407D1">
              <w:rPr>
                <w:rFonts w:cs="Arial"/>
              </w:rPr>
              <w:t>Ford</w:t>
            </w:r>
          </w:p>
        </w:tc>
        <w:tc>
          <w:tcPr>
            <w:tcW w:w="1440" w:type="dxa"/>
            <w:tcBorders>
              <w:top w:val="single" w:sz="4" w:space="0" w:color="auto"/>
              <w:left w:val="single" w:sz="4" w:space="0" w:color="auto"/>
              <w:bottom w:val="single" w:sz="4" w:space="0" w:color="auto"/>
              <w:right w:val="single" w:sz="4" w:space="0" w:color="auto"/>
            </w:tcBorders>
          </w:tcPr>
          <w:p w14:paraId="3F13A585" w14:textId="77777777" w:rsidR="00E36F0E" w:rsidRPr="003407D1" w:rsidRDefault="00393DC0" w:rsidP="00E36F0E">
            <w:pPr>
              <w:rPr>
                <w:rFonts w:cs="Arial"/>
              </w:rPr>
            </w:pPr>
            <w:r w:rsidRPr="003407D1">
              <w:rPr>
                <w:rFonts w:cs="Arial"/>
              </w:rPr>
              <w:t>0x1</w:t>
            </w:r>
          </w:p>
        </w:tc>
        <w:tc>
          <w:tcPr>
            <w:tcW w:w="2070" w:type="dxa"/>
            <w:tcBorders>
              <w:top w:val="single" w:sz="4" w:space="0" w:color="auto"/>
              <w:left w:val="single" w:sz="4" w:space="0" w:color="auto"/>
              <w:bottom w:val="single" w:sz="4" w:space="0" w:color="auto"/>
              <w:right w:val="single" w:sz="4" w:space="0" w:color="auto"/>
            </w:tcBorders>
          </w:tcPr>
          <w:p w14:paraId="6FC1ACF1" w14:textId="77777777" w:rsidR="00E36F0E" w:rsidRPr="003407D1" w:rsidRDefault="00E36F0E" w:rsidP="00E36F0E">
            <w:pPr>
              <w:rPr>
                <w:rFonts w:cs="Arial"/>
                <w:highlight w:val="yellow"/>
              </w:rPr>
            </w:pPr>
          </w:p>
        </w:tc>
      </w:tr>
      <w:tr w:rsidR="00E36F0E" w:rsidRPr="003407D1" w14:paraId="109FF25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0A4092D"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4000E847"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7DDBB8F7"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7153DF60" w14:textId="77777777" w:rsidR="00E36F0E" w:rsidRPr="003407D1" w:rsidRDefault="00393DC0" w:rsidP="00E36F0E">
            <w:pPr>
              <w:rPr>
                <w:rFonts w:cs="Arial"/>
              </w:rPr>
            </w:pPr>
            <w:r w:rsidRPr="003407D1">
              <w:rPr>
                <w:rFonts w:cs="Arial"/>
              </w:rPr>
              <w:t>Tethering</w:t>
            </w:r>
          </w:p>
        </w:tc>
        <w:tc>
          <w:tcPr>
            <w:tcW w:w="1440" w:type="dxa"/>
            <w:tcBorders>
              <w:top w:val="single" w:sz="4" w:space="0" w:color="auto"/>
              <w:left w:val="single" w:sz="4" w:space="0" w:color="auto"/>
              <w:bottom w:val="single" w:sz="4" w:space="0" w:color="auto"/>
              <w:right w:val="single" w:sz="4" w:space="0" w:color="auto"/>
            </w:tcBorders>
          </w:tcPr>
          <w:p w14:paraId="39AD6B9F" w14:textId="77777777" w:rsidR="00E36F0E" w:rsidRPr="003407D1" w:rsidRDefault="00393DC0" w:rsidP="00E36F0E">
            <w:pPr>
              <w:rPr>
                <w:rFonts w:cs="Arial"/>
              </w:rPr>
            </w:pPr>
            <w:r w:rsidRPr="003407D1">
              <w:rPr>
                <w:rFonts w:cs="Arial"/>
              </w:rPr>
              <w:t>0x2</w:t>
            </w:r>
          </w:p>
        </w:tc>
        <w:tc>
          <w:tcPr>
            <w:tcW w:w="2070" w:type="dxa"/>
            <w:tcBorders>
              <w:top w:val="single" w:sz="4" w:space="0" w:color="auto"/>
              <w:left w:val="single" w:sz="4" w:space="0" w:color="auto"/>
              <w:bottom w:val="single" w:sz="4" w:space="0" w:color="auto"/>
              <w:right w:val="single" w:sz="4" w:space="0" w:color="auto"/>
            </w:tcBorders>
          </w:tcPr>
          <w:p w14:paraId="4D069571" w14:textId="77777777" w:rsidR="00E36F0E" w:rsidRPr="003407D1" w:rsidRDefault="00E36F0E" w:rsidP="00E36F0E">
            <w:pPr>
              <w:rPr>
                <w:rFonts w:cs="Arial"/>
                <w:highlight w:val="yellow"/>
              </w:rPr>
            </w:pPr>
          </w:p>
        </w:tc>
      </w:tr>
      <w:tr w:rsidR="00E36F0E" w:rsidRPr="003407D1" w14:paraId="28270D6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32172E2"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1541428A"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03A253F8"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057C0E8A" w14:textId="77777777" w:rsidR="00E36F0E" w:rsidRPr="003407D1" w:rsidRDefault="00393DC0" w:rsidP="00E36F0E">
            <w:pPr>
              <w:rPr>
                <w:rFonts w:cs="Arial"/>
              </w:rPr>
            </w:pPr>
            <w:r w:rsidRPr="003407D1">
              <w:rPr>
                <w:rFonts w:cs="Arial"/>
              </w:rPr>
              <w:t>FOTA</w:t>
            </w:r>
          </w:p>
        </w:tc>
        <w:tc>
          <w:tcPr>
            <w:tcW w:w="1440" w:type="dxa"/>
            <w:tcBorders>
              <w:top w:val="single" w:sz="4" w:space="0" w:color="auto"/>
              <w:left w:val="single" w:sz="4" w:space="0" w:color="auto"/>
              <w:bottom w:val="single" w:sz="4" w:space="0" w:color="auto"/>
              <w:right w:val="single" w:sz="4" w:space="0" w:color="auto"/>
            </w:tcBorders>
          </w:tcPr>
          <w:p w14:paraId="03467584" w14:textId="77777777" w:rsidR="00E36F0E" w:rsidRPr="003407D1" w:rsidRDefault="00393DC0" w:rsidP="00E36F0E">
            <w:pPr>
              <w:rPr>
                <w:rFonts w:cs="Arial"/>
              </w:rPr>
            </w:pPr>
            <w:r w:rsidRPr="003407D1">
              <w:rPr>
                <w:rFonts w:cs="Arial"/>
              </w:rPr>
              <w:t>0x3</w:t>
            </w:r>
          </w:p>
        </w:tc>
        <w:tc>
          <w:tcPr>
            <w:tcW w:w="2070" w:type="dxa"/>
            <w:tcBorders>
              <w:top w:val="single" w:sz="4" w:space="0" w:color="auto"/>
              <w:left w:val="single" w:sz="4" w:space="0" w:color="auto"/>
              <w:bottom w:val="single" w:sz="4" w:space="0" w:color="auto"/>
              <w:right w:val="single" w:sz="4" w:space="0" w:color="auto"/>
            </w:tcBorders>
          </w:tcPr>
          <w:p w14:paraId="4116F0F7" w14:textId="77777777" w:rsidR="00E36F0E" w:rsidRPr="003407D1" w:rsidRDefault="00E36F0E" w:rsidP="00E36F0E">
            <w:pPr>
              <w:rPr>
                <w:rFonts w:cs="Arial"/>
                <w:highlight w:val="yellow"/>
              </w:rPr>
            </w:pPr>
          </w:p>
        </w:tc>
      </w:tr>
      <w:tr w:rsidR="00E36F0E" w:rsidRPr="003407D1" w14:paraId="6E591CB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D3AC2F8"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5256A306"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60B8EBA1"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31346026" w14:textId="77777777" w:rsidR="00E36F0E" w:rsidRPr="003407D1" w:rsidRDefault="00393DC0" w:rsidP="00E36F0E">
            <w:pPr>
              <w:rPr>
                <w:rFonts w:cs="Arial"/>
              </w:rPr>
            </w:pPr>
            <w:r w:rsidRPr="003407D1">
              <w:rPr>
                <w:rFonts w:cs="Arial"/>
              </w:rPr>
              <w:t>HTTP</w:t>
            </w:r>
          </w:p>
        </w:tc>
        <w:tc>
          <w:tcPr>
            <w:tcW w:w="1440" w:type="dxa"/>
            <w:tcBorders>
              <w:top w:val="single" w:sz="4" w:space="0" w:color="auto"/>
              <w:left w:val="single" w:sz="4" w:space="0" w:color="auto"/>
              <w:bottom w:val="single" w:sz="4" w:space="0" w:color="auto"/>
              <w:right w:val="single" w:sz="4" w:space="0" w:color="auto"/>
            </w:tcBorders>
          </w:tcPr>
          <w:p w14:paraId="4159516B" w14:textId="77777777" w:rsidR="00E36F0E" w:rsidRPr="003407D1" w:rsidRDefault="00393DC0" w:rsidP="00E36F0E">
            <w:pPr>
              <w:rPr>
                <w:rFonts w:cs="Arial"/>
              </w:rPr>
            </w:pPr>
            <w:r w:rsidRPr="003407D1">
              <w:rPr>
                <w:rFonts w:cs="Arial"/>
              </w:rPr>
              <w:t>0x4</w:t>
            </w:r>
          </w:p>
        </w:tc>
        <w:tc>
          <w:tcPr>
            <w:tcW w:w="2070" w:type="dxa"/>
            <w:tcBorders>
              <w:top w:val="single" w:sz="4" w:space="0" w:color="auto"/>
              <w:left w:val="single" w:sz="4" w:space="0" w:color="auto"/>
              <w:bottom w:val="single" w:sz="4" w:space="0" w:color="auto"/>
              <w:right w:val="single" w:sz="4" w:space="0" w:color="auto"/>
            </w:tcBorders>
          </w:tcPr>
          <w:p w14:paraId="1A9557E1" w14:textId="77777777" w:rsidR="00E36F0E" w:rsidRPr="003407D1" w:rsidRDefault="00E36F0E" w:rsidP="00E36F0E">
            <w:pPr>
              <w:rPr>
                <w:rFonts w:cs="Arial"/>
                <w:highlight w:val="yellow"/>
              </w:rPr>
            </w:pPr>
          </w:p>
        </w:tc>
      </w:tr>
      <w:tr w:rsidR="00E36F0E" w:rsidRPr="003407D1" w14:paraId="5874AB0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BAE96DA"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23DE2069" w14:textId="77777777" w:rsidR="00E36F0E" w:rsidRPr="003407D1" w:rsidRDefault="00393DC0" w:rsidP="00E36F0E">
            <w:pPr>
              <w:rPr>
                <w:rFonts w:cs="Arial"/>
              </w:rPr>
            </w:pPr>
            <w:r w:rsidRPr="003407D1">
              <w:rPr>
                <w:rFonts w:cs="Arial"/>
              </w:rPr>
              <w:t>PriorityLevel</w:t>
            </w:r>
          </w:p>
        </w:tc>
        <w:tc>
          <w:tcPr>
            <w:tcW w:w="1080" w:type="dxa"/>
            <w:gridSpan w:val="2"/>
            <w:tcBorders>
              <w:top w:val="single" w:sz="4" w:space="0" w:color="auto"/>
              <w:left w:val="single" w:sz="4" w:space="0" w:color="auto"/>
              <w:bottom w:val="single" w:sz="4" w:space="0" w:color="auto"/>
              <w:right w:val="single" w:sz="4" w:space="0" w:color="auto"/>
            </w:tcBorders>
          </w:tcPr>
          <w:p w14:paraId="1B8E0F53" w14:textId="77777777" w:rsidR="00E36F0E" w:rsidRPr="003407D1" w:rsidRDefault="00393DC0" w:rsidP="00E36F0E">
            <w:pPr>
              <w:rPr>
                <w:rFonts w:cs="Arial"/>
              </w:rPr>
            </w:pPr>
            <w:r w:rsidRPr="003407D1">
              <w:rPr>
                <w:rFonts w:cs="Arial"/>
              </w:rPr>
              <w:t>Enum</w:t>
            </w:r>
          </w:p>
        </w:tc>
        <w:tc>
          <w:tcPr>
            <w:tcW w:w="2160" w:type="dxa"/>
            <w:tcBorders>
              <w:top w:val="single" w:sz="4" w:space="0" w:color="auto"/>
              <w:left w:val="single" w:sz="4" w:space="0" w:color="auto"/>
              <w:bottom w:val="single" w:sz="4" w:space="0" w:color="auto"/>
              <w:right w:val="single" w:sz="4" w:space="0" w:color="auto"/>
            </w:tcBorders>
          </w:tcPr>
          <w:p w14:paraId="33EE98F4"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636E8C26" w14:textId="77777777" w:rsidR="00E36F0E" w:rsidRPr="003407D1" w:rsidRDefault="00393DC0" w:rsidP="00E36F0E">
            <w:pPr>
              <w:rPr>
                <w:rFonts w:cs="Arial"/>
              </w:rPr>
            </w:pPr>
            <w:r w:rsidRPr="003407D1">
              <w:rPr>
                <w:rFonts w:cs="Arial"/>
              </w:rPr>
              <w:t>-</w:t>
            </w:r>
          </w:p>
        </w:tc>
        <w:tc>
          <w:tcPr>
            <w:tcW w:w="2070" w:type="dxa"/>
            <w:tcBorders>
              <w:top w:val="single" w:sz="4" w:space="0" w:color="auto"/>
              <w:left w:val="single" w:sz="4" w:space="0" w:color="auto"/>
              <w:bottom w:val="single" w:sz="4" w:space="0" w:color="auto"/>
              <w:right w:val="single" w:sz="4" w:space="0" w:color="auto"/>
            </w:tcBorders>
          </w:tcPr>
          <w:p w14:paraId="230380E6" w14:textId="77777777" w:rsidR="00E36F0E" w:rsidRPr="003407D1" w:rsidRDefault="00393DC0" w:rsidP="00E36F0E">
            <w:pPr>
              <w:rPr>
                <w:rFonts w:cs="Arial"/>
                <w:highlight w:val="yellow"/>
              </w:rPr>
            </w:pPr>
            <w:r w:rsidRPr="003407D1">
              <w:rPr>
                <w:rFonts w:cs="Arial"/>
              </w:rPr>
              <w:t>Priority Level</w:t>
            </w:r>
          </w:p>
        </w:tc>
      </w:tr>
      <w:tr w:rsidR="00E36F0E" w:rsidRPr="003407D1" w14:paraId="684F6CC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ED22395"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2EABBE28"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0DAAD2C3"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6D64283A" w14:textId="77777777" w:rsidR="00E36F0E" w:rsidRPr="003407D1" w:rsidRDefault="00393DC0" w:rsidP="00E36F0E">
            <w:pPr>
              <w:rPr>
                <w:rFonts w:cs="Arial"/>
              </w:rPr>
            </w:pPr>
            <w:r w:rsidRPr="003407D1">
              <w:rPr>
                <w:rFonts w:cs="Arial"/>
              </w:rPr>
              <w:t>Priority 0</w:t>
            </w:r>
          </w:p>
        </w:tc>
        <w:tc>
          <w:tcPr>
            <w:tcW w:w="1440" w:type="dxa"/>
            <w:tcBorders>
              <w:top w:val="single" w:sz="4" w:space="0" w:color="auto"/>
              <w:left w:val="single" w:sz="4" w:space="0" w:color="auto"/>
              <w:bottom w:val="single" w:sz="4" w:space="0" w:color="auto"/>
              <w:right w:val="single" w:sz="4" w:space="0" w:color="auto"/>
            </w:tcBorders>
          </w:tcPr>
          <w:p w14:paraId="36682B69" w14:textId="77777777" w:rsidR="00E36F0E" w:rsidRPr="003407D1" w:rsidRDefault="00393DC0" w:rsidP="00E36F0E">
            <w:pPr>
              <w:rPr>
                <w:rFonts w:cs="Arial"/>
              </w:rPr>
            </w:pPr>
            <w:r w:rsidRPr="003407D1">
              <w:rPr>
                <w:rFonts w:cs="Arial"/>
              </w:rPr>
              <w:t>0x0</w:t>
            </w:r>
          </w:p>
        </w:tc>
        <w:tc>
          <w:tcPr>
            <w:tcW w:w="2070" w:type="dxa"/>
            <w:tcBorders>
              <w:top w:val="single" w:sz="4" w:space="0" w:color="auto"/>
              <w:left w:val="single" w:sz="4" w:space="0" w:color="auto"/>
              <w:bottom w:val="single" w:sz="4" w:space="0" w:color="auto"/>
              <w:right w:val="single" w:sz="4" w:space="0" w:color="auto"/>
            </w:tcBorders>
          </w:tcPr>
          <w:p w14:paraId="55563C2D" w14:textId="77777777" w:rsidR="00E36F0E" w:rsidRPr="003407D1" w:rsidRDefault="00E36F0E" w:rsidP="00E36F0E">
            <w:pPr>
              <w:rPr>
                <w:rFonts w:cs="Arial"/>
                <w:highlight w:val="yellow"/>
              </w:rPr>
            </w:pPr>
          </w:p>
        </w:tc>
      </w:tr>
      <w:tr w:rsidR="00E36F0E" w:rsidRPr="003407D1" w14:paraId="6868E38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A0DE83D"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129337FE"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34D7B7DB"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52B52952" w14:textId="77777777" w:rsidR="00E36F0E" w:rsidRPr="003407D1" w:rsidRDefault="00393DC0" w:rsidP="00E36F0E">
            <w:pPr>
              <w:rPr>
                <w:rFonts w:cs="Arial"/>
              </w:rPr>
            </w:pPr>
            <w:r w:rsidRPr="003407D1">
              <w:rPr>
                <w:rFonts w:cs="Arial"/>
              </w:rPr>
              <w:t>Priority 1</w:t>
            </w:r>
          </w:p>
        </w:tc>
        <w:tc>
          <w:tcPr>
            <w:tcW w:w="1440" w:type="dxa"/>
            <w:tcBorders>
              <w:top w:val="single" w:sz="4" w:space="0" w:color="auto"/>
              <w:left w:val="single" w:sz="4" w:space="0" w:color="auto"/>
              <w:bottom w:val="single" w:sz="4" w:space="0" w:color="auto"/>
              <w:right w:val="single" w:sz="4" w:space="0" w:color="auto"/>
            </w:tcBorders>
          </w:tcPr>
          <w:p w14:paraId="0AFF03B0" w14:textId="77777777" w:rsidR="00E36F0E" w:rsidRPr="003407D1" w:rsidRDefault="00393DC0" w:rsidP="00E36F0E">
            <w:pPr>
              <w:rPr>
                <w:rFonts w:cs="Arial"/>
              </w:rPr>
            </w:pPr>
            <w:r w:rsidRPr="003407D1">
              <w:rPr>
                <w:rFonts w:cs="Arial"/>
              </w:rPr>
              <w:t>0x1</w:t>
            </w:r>
          </w:p>
        </w:tc>
        <w:tc>
          <w:tcPr>
            <w:tcW w:w="2070" w:type="dxa"/>
            <w:tcBorders>
              <w:top w:val="single" w:sz="4" w:space="0" w:color="auto"/>
              <w:left w:val="single" w:sz="4" w:space="0" w:color="auto"/>
              <w:bottom w:val="single" w:sz="4" w:space="0" w:color="auto"/>
              <w:right w:val="single" w:sz="4" w:space="0" w:color="auto"/>
            </w:tcBorders>
          </w:tcPr>
          <w:p w14:paraId="743D22B1" w14:textId="77777777" w:rsidR="00E36F0E" w:rsidRPr="003407D1" w:rsidRDefault="00E36F0E" w:rsidP="00E36F0E">
            <w:pPr>
              <w:rPr>
                <w:rFonts w:cs="Arial"/>
                <w:highlight w:val="yellow"/>
              </w:rPr>
            </w:pPr>
          </w:p>
        </w:tc>
      </w:tr>
      <w:tr w:rsidR="00E36F0E" w:rsidRPr="003407D1" w14:paraId="6A267C4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AEC8171"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7E2E7AA7"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5824581F"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0555760E" w14:textId="77777777" w:rsidR="00E36F0E" w:rsidRPr="003407D1" w:rsidRDefault="00393DC0" w:rsidP="00E36F0E">
            <w:pPr>
              <w:rPr>
                <w:rFonts w:cs="Arial"/>
              </w:rPr>
            </w:pPr>
            <w:r w:rsidRPr="003407D1">
              <w:rPr>
                <w:rFonts w:cs="Arial"/>
              </w:rPr>
              <w:t>Priority 2</w:t>
            </w:r>
          </w:p>
        </w:tc>
        <w:tc>
          <w:tcPr>
            <w:tcW w:w="1440" w:type="dxa"/>
            <w:tcBorders>
              <w:top w:val="single" w:sz="4" w:space="0" w:color="auto"/>
              <w:left w:val="single" w:sz="4" w:space="0" w:color="auto"/>
              <w:bottom w:val="single" w:sz="4" w:space="0" w:color="auto"/>
              <w:right w:val="single" w:sz="4" w:space="0" w:color="auto"/>
            </w:tcBorders>
          </w:tcPr>
          <w:p w14:paraId="3A9EB3EE" w14:textId="77777777" w:rsidR="00E36F0E" w:rsidRPr="003407D1" w:rsidRDefault="00393DC0" w:rsidP="00E36F0E">
            <w:pPr>
              <w:rPr>
                <w:rFonts w:cs="Arial"/>
              </w:rPr>
            </w:pPr>
            <w:r w:rsidRPr="003407D1">
              <w:rPr>
                <w:rFonts w:cs="Arial"/>
              </w:rPr>
              <w:t>0x2</w:t>
            </w:r>
          </w:p>
        </w:tc>
        <w:tc>
          <w:tcPr>
            <w:tcW w:w="2070" w:type="dxa"/>
            <w:tcBorders>
              <w:top w:val="single" w:sz="4" w:space="0" w:color="auto"/>
              <w:left w:val="single" w:sz="4" w:space="0" w:color="auto"/>
              <w:bottom w:val="single" w:sz="4" w:space="0" w:color="auto"/>
              <w:right w:val="single" w:sz="4" w:space="0" w:color="auto"/>
            </w:tcBorders>
          </w:tcPr>
          <w:p w14:paraId="756977D1" w14:textId="77777777" w:rsidR="00E36F0E" w:rsidRPr="003407D1" w:rsidRDefault="00E36F0E" w:rsidP="00E36F0E">
            <w:pPr>
              <w:rPr>
                <w:rFonts w:cs="Arial"/>
                <w:highlight w:val="yellow"/>
              </w:rPr>
            </w:pPr>
          </w:p>
        </w:tc>
      </w:tr>
      <w:tr w:rsidR="00E36F0E" w:rsidRPr="003407D1" w14:paraId="4B8974B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17A39E8"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290C6721"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5BDD1B67"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4C712405" w14:textId="77777777" w:rsidR="00E36F0E" w:rsidRPr="003407D1" w:rsidRDefault="00393DC0" w:rsidP="00E36F0E">
            <w:pPr>
              <w:rPr>
                <w:rFonts w:cs="Arial"/>
              </w:rPr>
            </w:pPr>
            <w:r w:rsidRPr="003407D1">
              <w:rPr>
                <w:rFonts w:cs="Arial"/>
              </w:rPr>
              <w:t>Priority 3</w:t>
            </w:r>
          </w:p>
        </w:tc>
        <w:tc>
          <w:tcPr>
            <w:tcW w:w="1440" w:type="dxa"/>
            <w:tcBorders>
              <w:top w:val="single" w:sz="4" w:space="0" w:color="auto"/>
              <w:left w:val="single" w:sz="4" w:space="0" w:color="auto"/>
              <w:bottom w:val="single" w:sz="4" w:space="0" w:color="auto"/>
              <w:right w:val="single" w:sz="4" w:space="0" w:color="auto"/>
            </w:tcBorders>
          </w:tcPr>
          <w:p w14:paraId="2B7FB959" w14:textId="77777777" w:rsidR="00E36F0E" w:rsidRPr="003407D1" w:rsidRDefault="00393DC0" w:rsidP="00E36F0E">
            <w:pPr>
              <w:rPr>
                <w:rFonts w:cs="Arial"/>
              </w:rPr>
            </w:pPr>
            <w:r w:rsidRPr="003407D1">
              <w:rPr>
                <w:rFonts w:cs="Arial"/>
              </w:rPr>
              <w:t>0x3</w:t>
            </w:r>
          </w:p>
        </w:tc>
        <w:tc>
          <w:tcPr>
            <w:tcW w:w="2070" w:type="dxa"/>
            <w:tcBorders>
              <w:top w:val="single" w:sz="4" w:space="0" w:color="auto"/>
              <w:left w:val="single" w:sz="4" w:space="0" w:color="auto"/>
              <w:bottom w:val="single" w:sz="4" w:space="0" w:color="auto"/>
              <w:right w:val="single" w:sz="4" w:space="0" w:color="auto"/>
            </w:tcBorders>
          </w:tcPr>
          <w:p w14:paraId="5DF64387" w14:textId="77777777" w:rsidR="00E36F0E" w:rsidRPr="003407D1" w:rsidRDefault="00E36F0E" w:rsidP="00E36F0E">
            <w:pPr>
              <w:rPr>
                <w:rFonts w:cs="Arial"/>
                <w:highlight w:val="yellow"/>
              </w:rPr>
            </w:pPr>
          </w:p>
        </w:tc>
      </w:tr>
      <w:tr w:rsidR="00E36F0E" w:rsidRPr="003407D1" w14:paraId="375B513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34FBF83"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5572EA6B"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3497DF04"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4153759E" w14:textId="77777777" w:rsidR="00E36F0E" w:rsidRPr="003407D1" w:rsidRDefault="00393DC0" w:rsidP="00E36F0E">
            <w:pPr>
              <w:rPr>
                <w:rFonts w:cs="Arial"/>
              </w:rPr>
            </w:pPr>
            <w:r w:rsidRPr="003407D1">
              <w:rPr>
                <w:rFonts w:cs="Arial"/>
              </w:rPr>
              <w:t>Priority 4</w:t>
            </w:r>
          </w:p>
        </w:tc>
        <w:tc>
          <w:tcPr>
            <w:tcW w:w="1440" w:type="dxa"/>
            <w:tcBorders>
              <w:top w:val="single" w:sz="4" w:space="0" w:color="auto"/>
              <w:left w:val="single" w:sz="4" w:space="0" w:color="auto"/>
              <w:bottom w:val="single" w:sz="4" w:space="0" w:color="auto"/>
              <w:right w:val="single" w:sz="4" w:space="0" w:color="auto"/>
            </w:tcBorders>
          </w:tcPr>
          <w:p w14:paraId="39D40E15" w14:textId="77777777" w:rsidR="00E36F0E" w:rsidRPr="003407D1" w:rsidRDefault="00393DC0" w:rsidP="00E36F0E">
            <w:pPr>
              <w:rPr>
                <w:rFonts w:cs="Arial"/>
              </w:rPr>
            </w:pPr>
            <w:r w:rsidRPr="003407D1">
              <w:rPr>
                <w:rFonts w:cs="Arial"/>
              </w:rPr>
              <w:t>0x4</w:t>
            </w:r>
          </w:p>
        </w:tc>
        <w:tc>
          <w:tcPr>
            <w:tcW w:w="2070" w:type="dxa"/>
            <w:tcBorders>
              <w:top w:val="single" w:sz="4" w:space="0" w:color="auto"/>
              <w:left w:val="single" w:sz="4" w:space="0" w:color="auto"/>
              <w:bottom w:val="single" w:sz="4" w:space="0" w:color="auto"/>
              <w:right w:val="single" w:sz="4" w:space="0" w:color="auto"/>
            </w:tcBorders>
          </w:tcPr>
          <w:p w14:paraId="172D13BF" w14:textId="77777777" w:rsidR="00E36F0E" w:rsidRPr="003407D1" w:rsidRDefault="00E36F0E" w:rsidP="00E36F0E">
            <w:pPr>
              <w:rPr>
                <w:rFonts w:cs="Arial"/>
                <w:highlight w:val="yellow"/>
              </w:rPr>
            </w:pPr>
          </w:p>
        </w:tc>
      </w:tr>
      <w:tr w:rsidR="00E36F0E" w:rsidRPr="003407D1" w14:paraId="59E79F4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5487C9B"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08E13249" w14:textId="77777777" w:rsidR="00E36F0E" w:rsidRPr="003407D1" w:rsidRDefault="00393DC0" w:rsidP="00E36F0E">
            <w:pPr>
              <w:rPr>
                <w:rFonts w:cs="Arial"/>
              </w:rPr>
            </w:pPr>
            <w:r w:rsidRPr="003407D1">
              <w:rPr>
                <w:rFonts w:cs="Arial"/>
              </w:rPr>
              <w:t>expiry</w:t>
            </w:r>
          </w:p>
        </w:tc>
        <w:tc>
          <w:tcPr>
            <w:tcW w:w="1080" w:type="dxa"/>
            <w:gridSpan w:val="2"/>
            <w:tcBorders>
              <w:top w:val="single" w:sz="4" w:space="0" w:color="auto"/>
              <w:left w:val="single" w:sz="4" w:space="0" w:color="auto"/>
              <w:bottom w:val="single" w:sz="4" w:space="0" w:color="auto"/>
              <w:right w:val="single" w:sz="4" w:space="0" w:color="auto"/>
            </w:tcBorders>
          </w:tcPr>
          <w:p w14:paraId="4252C42E" w14:textId="77777777" w:rsidR="00E36F0E" w:rsidRPr="003407D1" w:rsidRDefault="00393DC0" w:rsidP="00E36F0E">
            <w:pPr>
              <w:rPr>
                <w:rFonts w:cs="Arial"/>
              </w:rPr>
            </w:pPr>
            <w:r w:rsidRPr="003407D1">
              <w:rPr>
                <w:rFonts w:cs="Arial"/>
              </w:rPr>
              <w:t>Int32</w:t>
            </w:r>
          </w:p>
        </w:tc>
        <w:tc>
          <w:tcPr>
            <w:tcW w:w="2160" w:type="dxa"/>
            <w:tcBorders>
              <w:top w:val="single" w:sz="4" w:space="0" w:color="auto"/>
              <w:left w:val="single" w:sz="4" w:space="0" w:color="auto"/>
              <w:bottom w:val="single" w:sz="4" w:space="0" w:color="auto"/>
              <w:right w:val="single" w:sz="4" w:space="0" w:color="auto"/>
            </w:tcBorders>
          </w:tcPr>
          <w:p w14:paraId="7C3CF23F"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49265D69" w14:textId="77777777" w:rsidR="00E36F0E" w:rsidRPr="003407D1" w:rsidRDefault="00393DC0" w:rsidP="00E36F0E">
            <w:pPr>
              <w:rPr>
                <w:rFonts w:cs="Arial"/>
              </w:rPr>
            </w:pPr>
            <w:r w:rsidRPr="003407D1">
              <w:rPr>
                <w:rFonts w:cs="Arial"/>
              </w:rPr>
              <w:t>0-4294967295</w:t>
            </w:r>
          </w:p>
        </w:tc>
        <w:tc>
          <w:tcPr>
            <w:tcW w:w="2070" w:type="dxa"/>
            <w:tcBorders>
              <w:top w:val="single" w:sz="4" w:space="0" w:color="auto"/>
              <w:left w:val="single" w:sz="4" w:space="0" w:color="auto"/>
              <w:bottom w:val="single" w:sz="4" w:space="0" w:color="auto"/>
              <w:right w:val="single" w:sz="4" w:space="0" w:color="auto"/>
            </w:tcBorders>
          </w:tcPr>
          <w:p w14:paraId="5FDA6F2B" w14:textId="77777777" w:rsidR="00E36F0E" w:rsidRPr="003407D1" w:rsidRDefault="00393DC0" w:rsidP="00E36F0E">
            <w:pPr>
              <w:rPr>
                <w:rFonts w:cs="Arial"/>
              </w:rPr>
            </w:pPr>
            <w:r w:rsidRPr="003407D1">
              <w:rPr>
                <w:rFonts w:cs="Arial"/>
              </w:rPr>
              <w:t>Expiration timer</w:t>
            </w:r>
          </w:p>
        </w:tc>
      </w:tr>
      <w:tr w:rsidR="00E36F0E" w:rsidRPr="003407D1" w14:paraId="0E83053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5D6851E"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31BDA252" w14:textId="77777777" w:rsidR="00E36F0E" w:rsidRPr="003407D1" w:rsidRDefault="00393DC0" w:rsidP="00E36F0E">
            <w:pPr>
              <w:rPr>
                <w:rFonts w:cs="Arial"/>
              </w:rPr>
            </w:pPr>
            <w:r w:rsidRPr="003407D1">
              <w:rPr>
                <w:rFonts w:cs="Arial"/>
              </w:rPr>
              <w:t>OffPeakFlag</w:t>
            </w:r>
          </w:p>
        </w:tc>
        <w:tc>
          <w:tcPr>
            <w:tcW w:w="1080" w:type="dxa"/>
            <w:gridSpan w:val="2"/>
            <w:tcBorders>
              <w:top w:val="single" w:sz="4" w:space="0" w:color="auto"/>
              <w:left w:val="single" w:sz="4" w:space="0" w:color="auto"/>
              <w:bottom w:val="single" w:sz="4" w:space="0" w:color="auto"/>
              <w:right w:val="single" w:sz="4" w:space="0" w:color="auto"/>
            </w:tcBorders>
          </w:tcPr>
          <w:p w14:paraId="5308F622" w14:textId="77777777" w:rsidR="00E36F0E" w:rsidRPr="003407D1" w:rsidRDefault="00393DC0" w:rsidP="00E36F0E">
            <w:pPr>
              <w:rPr>
                <w:rFonts w:cs="Arial"/>
              </w:rPr>
            </w:pPr>
            <w:r w:rsidRPr="003407D1">
              <w:rPr>
                <w:rFonts w:cs="Arial"/>
              </w:rPr>
              <w:t>Enum</w:t>
            </w:r>
          </w:p>
        </w:tc>
        <w:tc>
          <w:tcPr>
            <w:tcW w:w="2160" w:type="dxa"/>
            <w:tcBorders>
              <w:top w:val="single" w:sz="4" w:space="0" w:color="auto"/>
              <w:left w:val="single" w:sz="4" w:space="0" w:color="auto"/>
              <w:bottom w:val="single" w:sz="4" w:space="0" w:color="auto"/>
              <w:right w:val="single" w:sz="4" w:space="0" w:color="auto"/>
            </w:tcBorders>
          </w:tcPr>
          <w:p w14:paraId="19D76818"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77C13037" w14:textId="77777777" w:rsidR="00E36F0E" w:rsidRPr="003407D1" w:rsidRDefault="00393DC0" w:rsidP="00E36F0E">
            <w:pPr>
              <w:rPr>
                <w:rFonts w:cs="Arial"/>
              </w:rPr>
            </w:pPr>
            <w:r w:rsidRPr="003407D1">
              <w:rPr>
                <w:rFonts w:cs="Arial"/>
              </w:rPr>
              <w:t>-</w:t>
            </w:r>
          </w:p>
        </w:tc>
        <w:tc>
          <w:tcPr>
            <w:tcW w:w="2070" w:type="dxa"/>
            <w:tcBorders>
              <w:top w:val="single" w:sz="4" w:space="0" w:color="auto"/>
              <w:left w:val="single" w:sz="4" w:space="0" w:color="auto"/>
              <w:bottom w:val="single" w:sz="4" w:space="0" w:color="auto"/>
              <w:right w:val="single" w:sz="4" w:space="0" w:color="auto"/>
            </w:tcBorders>
          </w:tcPr>
          <w:p w14:paraId="4963A378" w14:textId="77777777" w:rsidR="00E36F0E" w:rsidRPr="003407D1" w:rsidRDefault="00393DC0" w:rsidP="00E36F0E">
            <w:pPr>
              <w:rPr>
                <w:rFonts w:cs="Arial"/>
                <w:highlight w:val="yellow"/>
              </w:rPr>
            </w:pPr>
            <w:r w:rsidRPr="003407D1">
              <w:rPr>
                <w:rFonts w:cs="Arial"/>
              </w:rPr>
              <w:t>Offpeak flag. N/A for AV vehicles</w:t>
            </w:r>
          </w:p>
        </w:tc>
      </w:tr>
      <w:tr w:rsidR="00E36F0E" w:rsidRPr="003407D1" w14:paraId="54259AE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36CDC69"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12508D87"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37521E4E"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64615AE5" w14:textId="77777777" w:rsidR="00E36F0E" w:rsidRPr="003407D1" w:rsidRDefault="00393DC0" w:rsidP="00E36F0E">
            <w:pPr>
              <w:rPr>
                <w:rFonts w:cs="Arial"/>
              </w:rPr>
            </w:pPr>
            <w:r w:rsidRPr="003407D1">
              <w:rPr>
                <w:rFonts w:cs="Arial"/>
              </w:rPr>
              <w:t>No</w:t>
            </w:r>
          </w:p>
        </w:tc>
        <w:tc>
          <w:tcPr>
            <w:tcW w:w="1440" w:type="dxa"/>
            <w:tcBorders>
              <w:top w:val="single" w:sz="4" w:space="0" w:color="auto"/>
              <w:left w:val="single" w:sz="4" w:space="0" w:color="auto"/>
              <w:bottom w:val="single" w:sz="4" w:space="0" w:color="auto"/>
              <w:right w:val="single" w:sz="4" w:space="0" w:color="auto"/>
            </w:tcBorders>
          </w:tcPr>
          <w:p w14:paraId="05E8E4C0" w14:textId="77777777" w:rsidR="00E36F0E" w:rsidRPr="003407D1" w:rsidRDefault="00393DC0" w:rsidP="00E36F0E">
            <w:pPr>
              <w:rPr>
                <w:rFonts w:cs="Arial"/>
              </w:rPr>
            </w:pPr>
            <w:r w:rsidRPr="003407D1">
              <w:rPr>
                <w:rFonts w:cs="Arial"/>
              </w:rPr>
              <w:t>0x0</w:t>
            </w:r>
          </w:p>
        </w:tc>
        <w:tc>
          <w:tcPr>
            <w:tcW w:w="2070" w:type="dxa"/>
            <w:tcBorders>
              <w:top w:val="single" w:sz="4" w:space="0" w:color="auto"/>
              <w:left w:val="single" w:sz="4" w:space="0" w:color="auto"/>
              <w:bottom w:val="single" w:sz="4" w:space="0" w:color="auto"/>
              <w:right w:val="single" w:sz="4" w:space="0" w:color="auto"/>
            </w:tcBorders>
          </w:tcPr>
          <w:p w14:paraId="529C6042" w14:textId="77777777" w:rsidR="00E36F0E" w:rsidRPr="003407D1" w:rsidRDefault="00E36F0E" w:rsidP="00E36F0E">
            <w:pPr>
              <w:rPr>
                <w:rFonts w:cs="Arial"/>
                <w:highlight w:val="yellow"/>
              </w:rPr>
            </w:pPr>
          </w:p>
        </w:tc>
      </w:tr>
      <w:tr w:rsidR="00E36F0E" w:rsidRPr="003407D1" w14:paraId="4ED6468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1B411A4"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3415A13D"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3CD760C6"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2DA86DF0" w14:textId="77777777" w:rsidR="00E36F0E" w:rsidRPr="003407D1" w:rsidRDefault="00393DC0" w:rsidP="00E36F0E">
            <w:pPr>
              <w:rPr>
                <w:rFonts w:cs="Arial"/>
              </w:rPr>
            </w:pPr>
            <w:r w:rsidRPr="003407D1">
              <w:rPr>
                <w:rFonts w:cs="Arial"/>
              </w:rPr>
              <w:t>Yes</w:t>
            </w:r>
          </w:p>
        </w:tc>
        <w:tc>
          <w:tcPr>
            <w:tcW w:w="1440" w:type="dxa"/>
            <w:tcBorders>
              <w:top w:val="single" w:sz="4" w:space="0" w:color="auto"/>
              <w:left w:val="single" w:sz="4" w:space="0" w:color="auto"/>
              <w:bottom w:val="single" w:sz="4" w:space="0" w:color="auto"/>
              <w:right w:val="single" w:sz="4" w:space="0" w:color="auto"/>
            </w:tcBorders>
          </w:tcPr>
          <w:p w14:paraId="318E5A25" w14:textId="77777777" w:rsidR="00E36F0E" w:rsidRPr="003407D1" w:rsidRDefault="00393DC0" w:rsidP="00E36F0E">
            <w:pPr>
              <w:rPr>
                <w:rFonts w:cs="Arial"/>
              </w:rPr>
            </w:pPr>
            <w:r w:rsidRPr="003407D1">
              <w:rPr>
                <w:rFonts w:cs="Arial"/>
              </w:rPr>
              <w:t>0x1</w:t>
            </w:r>
          </w:p>
        </w:tc>
        <w:tc>
          <w:tcPr>
            <w:tcW w:w="2070" w:type="dxa"/>
            <w:tcBorders>
              <w:top w:val="single" w:sz="4" w:space="0" w:color="auto"/>
              <w:left w:val="single" w:sz="4" w:space="0" w:color="auto"/>
              <w:bottom w:val="single" w:sz="4" w:space="0" w:color="auto"/>
              <w:right w:val="single" w:sz="4" w:space="0" w:color="auto"/>
            </w:tcBorders>
          </w:tcPr>
          <w:p w14:paraId="3D24FBA2" w14:textId="77777777" w:rsidR="00E36F0E" w:rsidRPr="003407D1" w:rsidRDefault="00E36F0E" w:rsidP="00E36F0E">
            <w:pPr>
              <w:rPr>
                <w:rFonts w:cs="Arial"/>
                <w:highlight w:val="yellow"/>
              </w:rPr>
            </w:pPr>
          </w:p>
        </w:tc>
      </w:tr>
      <w:tr w:rsidR="00E36F0E" w:rsidRPr="003407D1" w14:paraId="6023ED4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D5D5AC1" w14:textId="77777777" w:rsidR="00E36F0E" w:rsidRPr="003407D1" w:rsidRDefault="00393DC0" w:rsidP="00E36F0E">
            <w:pPr>
              <w:spacing w:line="256" w:lineRule="auto"/>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516F552F" w14:textId="77777777" w:rsidR="00E36F0E" w:rsidRPr="003407D1" w:rsidRDefault="00393DC0" w:rsidP="00E36F0E">
            <w:pPr>
              <w:spacing w:line="256" w:lineRule="auto"/>
              <w:rPr>
                <w:rFonts w:cs="Arial"/>
              </w:rPr>
            </w:pPr>
            <w:r w:rsidRPr="003407D1">
              <w:rPr>
                <w:rFonts w:cs="Arial"/>
              </w:rPr>
              <w:t>CellularOnlyFlag</w:t>
            </w:r>
          </w:p>
        </w:tc>
        <w:tc>
          <w:tcPr>
            <w:tcW w:w="1080" w:type="dxa"/>
            <w:gridSpan w:val="2"/>
            <w:tcBorders>
              <w:top w:val="single" w:sz="4" w:space="0" w:color="auto"/>
              <w:left w:val="single" w:sz="4" w:space="0" w:color="auto"/>
              <w:bottom w:val="single" w:sz="4" w:space="0" w:color="auto"/>
              <w:right w:val="single" w:sz="4" w:space="0" w:color="auto"/>
            </w:tcBorders>
          </w:tcPr>
          <w:p w14:paraId="3723D952" w14:textId="77777777" w:rsidR="00E36F0E" w:rsidRPr="003407D1" w:rsidRDefault="00393DC0" w:rsidP="00E36F0E">
            <w:pPr>
              <w:spacing w:line="256" w:lineRule="auto"/>
              <w:rPr>
                <w:rFonts w:cs="Arial"/>
              </w:rPr>
            </w:pPr>
            <w:r w:rsidRPr="003407D1">
              <w:rPr>
                <w:rFonts w:cs="Arial"/>
              </w:rPr>
              <w:t>Enum</w:t>
            </w:r>
          </w:p>
        </w:tc>
        <w:tc>
          <w:tcPr>
            <w:tcW w:w="2160" w:type="dxa"/>
            <w:tcBorders>
              <w:top w:val="single" w:sz="4" w:space="0" w:color="auto"/>
              <w:left w:val="single" w:sz="4" w:space="0" w:color="auto"/>
              <w:bottom w:val="single" w:sz="4" w:space="0" w:color="auto"/>
              <w:right w:val="single" w:sz="4" w:space="0" w:color="auto"/>
            </w:tcBorders>
          </w:tcPr>
          <w:p w14:paraId="7554F22E" w14:textId="77777777" w:rsidR="00E36F0E" w:rsidRPr="003407D1" w:rsidRDefault="00393DC0" w:rsidP="00E36F0E">
            <w:pPr>
              <w:spacing w:line="256" w:lineRule="auto"/>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56DBD548" w14:textId="77777777" w:rsidR="00E36F0E" w:rsidRPr="003407D1" w:rsidRDefault="00393DC0" w:rsidP="00E36F0E">
            <w:pPr>
              <w:spacing w:line="256" w:lineRule="auto"/>
              <w:rPr>
                <w:rFonts w:cs="Arial"/>
              </w:rPr>
            </w:pPr>
            <w:r w:rsidRPr="003407D1">
              <w:rPr>
                <w:rFonts w:cs="Arial"/>
              </w:rPr>
              <w:t>-</w:t>
            </w:r>
          </w:p>
        </w:tc>
        <w:tc>
          <w:tcPr>
            <w:tcW w:w="2070" w:type="dxa"/>
            <w:tcBorders>
              <w:top w:val="single" w:sz="4" w:space="0" w:color="auto"/>
              <w:left w:val="single" w:sz="4" w:space="0" w:color="auto"/>
              <w:bottom w:val="single" w:sz="4" w:space="0" w:color="auto"/>
              <w:right w:val="single" w:sz="4" w:space="0" w:color="auto"/>
            </w:tcBorders>
          </w:tcPr>
          <w:p w14:paraId="4A920DB0" w14:textId="77777777" w:rsidR="00E36F0E" w:rsidRPr="003407D1" w:rsidRDefault="00393DC0" w:rsidP="00E36F0E">
            <w:pPr>
              <w:spacing w:line="256" w:lineRule="auto"/>
              <w:rPr>
                <w:rFonts w:cs="Arial"/>
              </w:rPr>
            </w:pPr>
            <w:r w:rsidRPr="003407D1">
              <w:rPr>
                <w:rFonts w:cs="Arial"/>
              </w:rPr>
              <w:t>Cellular Only Flag</w:t>
            </w:r>
          </w:p>
        </w:tc>
      </w:tr>
      <w:tr w:rsidR="00E36F0E" w:rsidRPr="003407D1" w14:paraId="3322818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D53B767" w14:textId="77777777" w:rsidR="00E36F0E" w:rsidRPr="003407D1" w:rsidRDefault="00E36F0E" w:rsidP="00E36F0E">
            <w:pPr>
              <w:spacing w:line="256" w:lineRule="auto"/>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6FAFE419" w14:textId="77777777" w:rsidR="00E36F0E" w:rsidRPr="003407D1" w:rsidRDefault="00E36F0E" w:rsidP="00E36F0E">
            <w:pPr>
              <w:spacing w:line="256" w:lineRule="auto"/>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49CE92AF" w14:textId="77777777" w:rsidR="00E36F0E" w:rsidRPr="003407D1" w:rsidRDefault="00E36F0E" w:rsidP="00E36F0E">
            <w:pPr>
              <w:spacing w:line="256" w:lineRule="auto"/>
              <w:rPr>
                <w:rFonts w:cs="Arial"/>
              </w:rPr>
            </w:pPr>
          </w:p>
        </w:tc>
        <w:tc>
          <w:tcPr>
            <w:tcW w:w="2160" w:type="dxa"/>
            <w:tcBorders>
              <w:top w:val="single" w:sz="4" w:space="0" w:color="auto"/>
              <w:left w:val="single" w:sz="4" w:space="0" w:color="auto"/>
              <w:bottom w:val="single" w:sz="4" w:space="0" w:color="auto"/>
              <w:right w:val="single" w:sz="4" w:space="0" w:color="auto"/>
            </w:tcBorders>
          </w:tcPr>
          <w:p w14:paraId="14DE2A4E" w14:textId="77777777" w:rsidR="00E36F0E" w:rsidRPr="003407D1" w:rsidRDefault="00393DC0" w:rsidP="00E36F0E">
            <w:pPr>
              <w:spacing w:line="256" w:lineRule="auto"/>
              <w:rPr>
                <w:rFonts w:cs="Arial"/>
              </w:rPr>
            </w:pPr>
            <w:r w:rsidRPr="003407D1">
              <w:rPr>
                <w:rFonts w:cs="Arial"/>
              </w:rPr>
              <w:t>No</w:t>
            </w:r>
          </w:p>
        </w:tc>
        <w:tc>
          <w:tcPr>
            <w:tcW w:w="1440" w:type="dxa"/>
            <w:tcBorders>
              <w:top w:val="single" w:sz="4" w:space="0" w:color="auto"/>
              <w:left w:val="single" w:sz="4" w:space="0" w:color="auto"/>
              <w:bottom w:val="single" w:sz="4" w:space="0" w:color="auto"/>
              <w:right w:val="single" w:sz="4" w:space="0" w:color="auto"/>
            </w:tcBorders>
          </w:tcPr>
          <w:p w14:paraId="2A09A6F0" w14:textId="77777777" w:rsidR="00E36F0E" w:rsidRPr="003407D1" w:rsidRDefault="00393DC0" w:rsidP="00E36F0E">
            <w:pPr>
              <w:spacing w:line="256" w:lineRule="auto"/>
              <w:rPr>
                <w:rFonts w:cs="Arial"/>
              </w:rPr>
            </w:pPr>
            <w:r w:rsidRPr="003407D1">
              <w:rPr>
                <w:rFonts w:cs="Arial"/>
              </w:rPr>
              <w:t>0x0</w:t>
            </w:r>
          </w:p>
        </w:tc>
        <w:tc>
          <w:tcPr>
            <w:tcW w:w="2070" w:type="dxa"/>
            <w:tcBorders>
              <w:top w:val="single" w:sz="4" w:space="0" w:color="auto"/>
              <w:left w:val="single" w:sz="4" w:space="0" w:color="auto"/>
              <w:bottom w:val="single" w:sz="4" w:space="0" w:color="auto"/>
              <w:right w:val="single" w:sz="4" w:space="0" w:color="auto"/>
            </w:tcBorders>
          </w:tcPr>
          <w:p w14:paraId="4F560C4B" w14:textId="77777777" w:rsidR="00E36F0E" w:rsidRPr="003407D1" w:rsidRDefault="00E36F0E" w:rsidP="00E36F0E">
            <w:pPr>
              <w:spacing w:line="256" w:lineRule="auto"/>
              <w:rPr>
                <w:rFonts w:cs="Arial"/>
              </w:rPr>
            </w:pPr>
          </w:p>
        </w:tc>
      </w:tr>
      <w:tr w:rsidR="00E36F0E" w:rsidRPr="003407D1" w14:paraId="5518C65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DD0ABB4" w14:textId="77777777" w:rsidR="00E36F0E" w:rsidRPr="003407D1" w:rsidRDefault="00E36F0E" w:rsidP="00E36F0E">
            <w:pPr>
              <w:spacing w:line="256" w:lineRule="auto"/>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5957FC0B" w14:textId="77777777" w:rsidR="00E36F0E" w:rsidRPr="003407D1" w:rsidRDefault="00E36F0E" w:rsidP="00E36F0E">
            <w:pPr>
              <w:spacing w:line="256" w:lineRule="auto"/>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1F6D222B" w14:textId="77777777" w:rsidR="00E36F0E" w:rsidRPr="003407D1" w:rsidRDefault="00E36F0E" w:rsidP="00E36F0E">
            <w:pPr>
              <w:spacing w:line="256" w:lineRule="auto"/>
              <w:rPr>
                <w:rFonts w:cs="Arial"/>
              </w:rPr>
            </w:pPr>
          </w:p>
        </w:tc>
        <w:tc>
          <w:tcPr>
            <w:tcW w:w="2160" w:type="dxa"/>
            <w:tcBorders>
              <w:top w:val="single" w:sz="4" w:space="0" w:color="auto"/>
              <w:left w:val="single" w:sz="4" w:space="0" w:color="auto"/>
              <w:bottom w:val="single" w:sz="4" w:space="0" w:color="auto"/>
              <w:right w:val="single" w:sz="4" w:space="0" w:color="auto"/>
            </w:tcBorders>
          </w:tcPr>
          <w:p w14:paraId="38C47BE0" w14:textId="77777777" w:rsidR="00E36F0E" w:rsidRPr="003407D1" w:rsidRDefault="00393DC0" w:rsidP="00E36F0E">
            <w:pPr>
              <w:spacing w:line="256" w:lineRule="auto"/>
              <w:rPr>
                <w:rFonts w:cs="Arial"/>
              </w:rPr>
            </w:pPr>
            <w:r w:rsidRPr="003407D1">
              <w:rPr>
                <w:rFonts w:cs="Arial"/>
              </w:rPr>
              <w:t>Yes</w:t>
            </w:r>
          </w:p>
        </w:tc>
        <w:tc>
          <w:tcPr>
            <w:tcW w:w="1440" w:type="dxa"/>
            <w:tcBorders>
              <w:top w:val="single" w:sz="4" w:space="0" w:color="auto"/>
              <w:left w:val="single" w:sz="4" w:space="0" w:color="auto"/>
              <w:bottom w:val="single" w:sz="4" w:space="0" w:color="auto"/>
              <w:right w:val="single" w:sz="4" w:space="0" w:color="auto"/>
            </w:tcBorders>
          </w:tcPr>
          <w:p w14:paraId="64D11950" w14:textId="77777777" w:rsidR="00E36F0E" w:rsidRPr="003407D1" w:rsidRDefault="00393DC0" w:rsidP="00E36F0E">
            <w:pPr>
              <w:spacing w:line="256" w:lineRule="auto"/>
              <w:rPr>
                <w:rFonts w:cs="Arial"/>
              </w:rPr>
            </w:pPr>
            <w:r w:rsidRPr="003407D1">
              <w:rPr>
                <w:rFonts w:cs="Arial"/>
              </w:rPr>
              <w:t>0x1</w:t>
            </w:r>
          </w:p>
        </w:tc>
        <w:tc>
          <w:tcPr>
            <w:tcW w:w="2070" w:type="dxa"/>
            <w:tcBorders>
              <w:top w:val="single" w:sz="4" w:space="0" w:color="auto"/>
              <w:left w:val="single" w:sz="4" w:space="0" w:color="auto"/>
              <w:bottom w:val="single" w:sz="4" w:space="0" w:color="auto"/>
              <w:right w:val="single" w:sz="4" w:space="0" w:color="auto"/>
            </w:tcBorders>
          </w:tcPr>
          <w:p w14:paraId="44C50334" w14:textId="77777777" w:rsidR="00E36F0E" w:rsidRPr="003407D1" w:rsidRDefault="00E36F0E" w:rsidP="00E36F0E">
            <w:pPr>
              <w:spacing w:line="256" w:lineRule="auto"/>
              <w:rPr>
                <w:rFonts w:cs="Arial"/>
              </w:rPr>
            </w:pPr>
          </w:p>
        </w:tc>
      </w:tr>
      <w:tr w:rsidR="00E36F0E" w:rsidRPr="003407D1" w14:paraId="6A1833D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27EF43E"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4B6CBE2C" w14:textId="77777777" w:rsidR="00E36F0E" w:rsidRPr="003407D1" w:rsidRDefault="00393DC0" w:rsidP="00E36F0E">
            <w:pPr>
              <w:rPr>
                <w:rFonts w:cs="Arial"/>
              </w:rPr>
            </w:pPr>
            <w:r w:rsidRPr="003407D1">
              <w:rPr>
                <w:rFonts w:cs="Arial"/>
              </w:rPr>
              <w:t>WifiPreferredFlag</w:t>
            </w:r>
          </w:p>
        </w:tc>
        <w:tc>
          <w:tcPr>
            <w:tcW w:w="1080" w:type="dxa"/>
            <w:gridSpan w:val="2"/>
            <w:tcBorders>
              <w:top w:val="single" w:sz="4" w:space="0" w:color="auto"/>
              <w:left w:val="single" w:sz="4" w:space="0" w:color="auto"/>
              <w:bottom w:val="single" w:sz="4" w:space="0" w:color="auto"/>
              <w:right w:val="single" w:sz="4" w:space="0" w:color="auto"/>
            </w:tcBorders>
          </w:tcPr>
          <w:p w14:paraId="25C87B0C" w14:textId="77777777" w:rsidR="00E36F0E" w:rsidRPr="003407D1" w:rsidRDefault="00393DC0" w:rsidP="00E36F0E">
            <w:pPr>
              <w:rPr>
                <w:rFonts w:cs="Arial"/>
              </w:rPr>
            </w:pPr>
            <w:r w:rsidRPr="003407D1">
              <w:rPr>
                <w:rFonts w:cs="Arial"/>
              </w:rPr>
              <w:t>Enum</w:t>
            </w:r>
          </w:p>
        </w:tc>
        <w:tc>
          <w:tcPr>
            <w:tcW w:w="2160" w:type="dxa"/>
            <w:tcBorders>
              <w:top w:val="single" w:sz="4" w:space="0" w:color="auto"/>
              <w:left w:val="single" w:sz="4" w:space="0" w:color="auto"/>
              <w:bottom w:val="single" w:sz="4" w:space="0" w:color="auto"/>
              <w:right w:val="single" w:sz="4" w:space="0" w:color="auto"/>
            </w:tcBorders>
          </w:tcPr>
          <w:p w14:paraId="172545C4"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0BF231D8" w14:textId="77777777" w:rsidR="00E36F0E" w:rsidRPr="003407D1" w:rsidRDefault="00393DC0" w:rsidP="00E36F0E">
            <w:pPr>
              <w:rPr>
                <w:rFonts w:cs="Arial"/>
              </w:rPr>
            </w:pPr>
            <w:r w:rsidRPr="003407D1">
              <w:rPr>
                <w:rFonts w:cs="Arial"/>
              </w:rPr>
              <w:t>-</w:t>
            </w:r>
          </w:p>
        </w:tc>
        <w:tc>
          <w:tcPr>
            <w:tcW w:w="2070" w:type="dxa"/>
            <w:tcBorders>
              <w:top w:val="single" w:sz="4" w:space="0" w:color="auto"/>
              <w:left w:val="single" w:sz="4" w:space="0" w:color="auto"/>
              <w:bottom w:val="single" w:sz="4" w:space="0" w:color="auto"/>
              <w:right w:val="single" w:sz="4" w:space="0" w:color="auto"/>
            </w:tcBorders>
          </w:tcPr>
          <w:p w14:paraId="656EE370" w14:textId="77777777" w:rsidR="00E36F0E" w:rsidRPr="003407D1" w:rsidRDefault="00393DC0" w:rsidP="00E36F0E">
            <w:pPr>
              <w:rPr>
                <w:rFonts w:cs="Arial"/>
                <w:highlight w:val="yellow"/>
              </w:rPr>
            </w:pPr>
            <w:r w:rsidRPr="003407D1">
              <w:rPr>
                <w:rFonts w:cs="Arial"/>
              </w:rPr>
              <w:t>Wifi preferred flag</w:t>
            </w:r>
          </w:p>
        </w:tc>
      </w:tr>
      <w:tr w:rsidR="00E36F0E" w:rsidRPr="003407D1" w14:paraId="4AC9067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D891452"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4EDD727E"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207E2A69"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232DC16F" w14:textId="77777777" w:rsidR="00E36F0E" w:rsidRPr="003407D1" w:rsidRDefault="00393DC0" w:rsidP="00E36F0E">
            <w:pPr>
              <w:rPr>
                <w:rFonts w:cs="Arial"/>
              </w:rPr>
            </w:pPr>
            <w:r w:rsidRPr="003407D1">
              <w:rPr>
                <w:rFonts w:cs="Arial"/>
              </w:rPr>
              <w:t>No</w:t>
            </w:r>
          </w:p>
        </w:tc>
        <w:tc>
          <w:tcPr>
            <w:tcW w:w="1440" w:type="dxa"/>
            <w:tcBorders>
              <w:top w:val="single" w:sz="4" w:space="0" w:color="auto"/>
              <w:left w:val="single" w:sz="4" w:space="0" w:color="auto"/>
              <w:bottom w:val="single" w:sz="4" w:space="0" w:color="auto"/>
              <w:right w:val="single" w:sz="4" w:space="0" w:color="auto"/>
            </w:tcBorders>
          </w:tcPr>
          <w:p w14:paraId="2D627726" w14:textId="77777777" w:rsidR="00E36F0E" w:rsidRPr="003407D1" w:rsidRDefault="00393DC0" w:rsidP="00E36F0E">
            <w:pPr>
              <w:rPr>
                <w:rFonts w:cs="Arial"/>
              </w:rPr>
            </w:pPr>
            <w:r w:rsidRPr="003407D1">
              <w:rPr>
                <w:rFonts w:cs="Arial"/>
              </w:rPr>
              <w:t>0x0</w:t>
            </w:r>
          </w:p>
        </w:tc>
        <w:tc>
          <w:tcPr>
            <w:tcW w:w="2070" w:type="dxa"/>
            <w:tcBorders>
              <w:top w:val="single" w:sz="4" w:space="0" w:color="auto"/>
              <w:left w:val="single" w:sz="4" w:space="0" w:color="auto"/>
              <w:bottom w:val="single" w:sz="4" w:space="0" w:color="auto"/>
              <w:right w:val="single" w:sz="4" w:space="0" w:color="auto"/>
            </w:tcBorders>
          </w:tcPr>
          <w:p w14:paraId="3581ACA5" w14:textId="77777777" w:rsidR="00E36F0E" w:rsidRPr="003407D1" w:rsidRDefault="00E36F0E" w:rsidP="00E36F0E">
            <w:pPr>
              <w:rPr>
                <w:rFonts w:cs="Arial"/>
                <w:highlight w:val="yellow"/>
              </w:rPr>
            </w:pPr>
          </w:p>
        </w:tc>
      </w:tr>
      <w:tr w:rsidR="00E36F0E" w:rsidRPr="003407D1" w14:paraId="18BB2E1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D0ACD5E"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42754E77"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294FF15D"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7AEB5738" w14:textId="77777777" w:rsidR="00E36F0E" w:rsidRPr="003407D1" w:rsidRDefault="00393DC0" w:rsidP="00E36F0E">
            <w:pPr>
              <w:rPr>
                <w:rFonts w:cs="Arial"/>
              </w:rPr>
            </w:pPr>
            <w:r w:rsidRPr="003407D1">
              <w:rPr>
                <w:rFonts w:cs="Arial"/>
              </w:rPr>
              <w:t>Yes</w:t>
            </w:r>
          </w:p>
        </w:tc>
        <w:tc>
          <w:tcPr>
            <w:tcW w:w="1440" w:type="dxa"/>
            <w:tcBorders>
              <w:top w:val="single" w:sz="4" w:space="0" w:color="auto"/>
              <w:left w:val="single" w:sz="4" w:space="0" w:color="auto"/>
              <w:bottom w:val="single" w:sz="4" w:space="0" w:color="auto"/>
              <w:right w:val="single" w:sz="4" w:space="0" w:color="auto"/>
            </w:tcBorders>
          </w:tcPr>
          <w:p w14:paraId="317E08C3" w14:textId="77777777" w:rsidR="00E36F0E" w:rsidRPr="003407D1" w:rsidRDefault="00393DC0" w:rsidP="00E36F0E">
            <w:pPr>
              <w:rPr>
                <w:rFonts w:cs="Arial"/>
              </w:rPr>
            </w:pPr>
            <w:r w:rsidRPr="003407D1">
              <w:rPr>
                <w:rFonts w:cs="Arial"/>
              </w:rPr>
              <w:t>0x1</w:t>
            </w:r>
          </w:p>
        </w:tc>
        <w:tc>
          <w:tcPr>
            <w:tcW w:w="2070" w:type="dxa"/>
            <w:tcBorders>
              <w:top w:val="single" w:sz="4" w:space="0" w:color="auto"/>
              <w:left w:val="single" w:sz="4" w:space="0" w:color="auto"/>
              <w:bottom w:val="single" w:sz="4" w:space="0" w:color="auto"/>
              <w:right w:val="single" w:sz="4" w:space="0" w:color="auto"/>
            </w:tcBorders>
          </w:tcPr>
          <w:p w14:paraId="4B22FFC6" w14:textId="77777777" w:rsidR="00E36F0E" w:rsidRPr="003407D1" w:rsidRDefault="00E36F0E" w:rsidP="00E36F0E">
            <w:pPr>
              <w:rPr>
                <w:rFonts w:cs="Arial"/>
                <w:highlight w:val="yellow"/>
              </w:rPr>
            </w:pPr>
          </w:p>
        </w:tc>
      </w:tr>
      <w:tr w:rsidR="00E36F0E" w:rsidRPr="003407D1" w14:paraId="2F665C0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FE3F60E"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47635EC9" w14:textId="77777777" w:rsidR="00E36F0E" w:rsidRPr="003407D1" w:rsidRDefault="00393DC0" w:rsidP="00E36F0E">
            <w:pPr>
              <w:rPr>
                <w:rFonts w:cs="Arial"/>
              </w:rPr>
            </w:pPr>
            <w:r w:rsidRPr="003407D1">
              <w:rPr>
                <w:rFonts w:cs="Arial"/>
              </w:rPr>
              <w:t>ssid</w:t>
            </w:r>
          </w:p>
        </w:tc>
        <w:tc>
          <w:tcPr>
            <w:tcW w:w="1080" w:type="dxa"/>
            <w:gridSpan w:val="2"/>
            <w:tcBorders>
              <w:top w:val="single" w:sz="4" w:space="0" w:color="auto"/>
              <w:left w:val="single" w:sz="4" w:space="0" w:color="auto"/>
              <w:bottom w:val="single" w:sz="4" w:space="0" w:color="auto"/>
              <w:right w:val="single" w:sz="4" w:space="0" w:color="auto"/>
            </w:tcBorders>
          </w:tcPr>
          <w:p w14:paraId="4A382DD8" w14:textId="77777777" w:rsidR="00E36F0E" w:rsidRPr="003407D1" w:rsidRDefault="00393DC0" w:rsidP="00E36F0E">
            <w:pPr>
              <w:rPr>
                <w:rFonts w:cs="Arial"/>
              </w:rPr>
            </w:pPr>
            <w:r w:rsidRPr="003407D1">
              <w:rPr>
                <w:rFonts w:cs="Arial"/>
              </w:rPr>
              <w:t>String</w:t>
            </w:r>
          </w:p>
        </w:tc>
        <w:tc>
          <w:tcPr>
            <w:tcW w:w="2160" w:type="dxa"/>
            <w:tcBorders>
              <w:top w:val="single" w:sz="4" w:space="0" w:color="auto"/>
              <w:left w:val="single" w:sz="4" w:space="0" w:color="auto"/>
              <w:bottom w:val="single" w:sz="4" w:space="0" w:color="auto"/>
              <w:right w:val="single" w:sz="4" w:space="0" w:color="auto"/>
            </w:tcBorders>
          </w:tcPr>
          <w:p w14:paraId="684395BA" w14:textId="77777777" w:rsidR="00E36F0E" w:rsidRPr="003407D1" w:rsidRDefault="00393DC0" w:rsidP="00E36F0E">
            <w:pPr>
              <w:rPr>
                <w:rFonts w:cs="Arial"/>
              </w:rPr>
            </w:pPr>
            <w:r w:rsidRPr="003407D1">
              <w:rPr>
                <w:rFonts w:cs="Arial"/>
              </w:rPr>
              <w:t xml:space="preserve">- </w:t>
            </w:r>
          </w:p>
        </w:tc>
        <w:tc>
          <w:tcPr>
            <w:tcW w:w="1440" w:type="dxa"/>
            <w:tcBorders>
              <w:top w:val="single" w:sz="4" w:space="0" w:color="auto"/>
              <w:left w:val="single" w:sz="4" w:space="0" w:color="auto"/>
              <w:bottom w:val="single" w:sz="4" w:space="0" w:color="auto"/>
              <w:right w:val="single" w:sz="4" w:space="0" w:color="auto"/>
            </w:tcBorders>
          </w:tcPr>
          <w:p w14:paraId="03D3EDBF" w14:textId="77777777" w:rsidR="00E36F0E" w:rsidRPr="003407D1" w:rsidRDefault="00393DC0" w:rsidP="00E36F0E">
            <w:pPr>
              <w:rPr>
                <w:rFonts w:cs="Arial"/>
              </w:rPr>
            </w:pPr>
            <w:r w:rsidRPr="003407D1">
              <w:rPr>
                <w:rFonts w:cs="Arial"/>
              </w:rPr>
              <w:t>Char Value:0-255</w:t>
            </w:r>
          </w:p>
          <w:p w14:paraId="74545E73" w14:textId="77777777" w:rsidR="00E36F0E" w:rsidRPr="003407D1" w:rsidRDefault="00393DC0" w:rsidP="00E36F0E">
            <w:pPr>
              <w:rPr>
                <w:rFonts w:cs="Arial"/>
              </w:rPr>
            </w:pPr>
            <w:r w:rsidRPr="003407D1">
              <w:rPr>
                <w:rFonts w:cs="Arial"/>
              </w:rPr>
              <w:t>No String length limit</w:t>
            </w:r>
          </w:p>
        </w:tc>
        <w:tc>
          <w:tcPr>
            <w:tcW w:w="2070" w:type="dxa"/>
            <w:tcBorders>
              <w:top w:val="single" w:sz="4" w:space="0" w:color="auto"/>
              <w:left w:val="single" w:sz="4" w:space="0" w:color="auto"/>
              <w:bottom w:val="single" w:sz="4" w:space="0" w:color="auto"/>
              <w:right w:val="single" w:sz="4" w:space="0" w:color="auto"/>
            </w:tcBorders>
          </w:tcPr>
          <w:p w14:paraId="63B8461B" w14:textId="77777777" w:rsidR="00E36F0E" w:rsidRPr="003407D1" w:rsidRDefault="00393DC0" w:rsidP="00E36F0E">
            <w:pPr>
              <w:rPr>
                <w:rFonts w:cs="Arial"/>
                <w:highlight w:val="yellow"/>
              </w:rPr>
            </w:pPr>
            <w:r w:rsidRPr="003407D1">
              <w:rPr>
                <w:rFonts w:cs="Arial"/>
              </w:rPr>
              <w:t>SSID of network</w:t>
            </w:r>
          </w:p>
        </w:tc>
      </w:tr>
      <w:tr w:rsidR="00E36F0E" w:rsidRPr="003407D1" w14:paraId="6B53F92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4E5CA7F" w14:textId="77777777" w:rsidR="00E36F0E" w:rsidRPr="003407D1" w:rsidRDefault="00393DC0" w:rsidP="00E36F0E">
            <w:pPr>
              <w:jc w:val="center"/>
              <w:rPr>
                <w:rFonts w:cs="Arial"/>
              </w:rPr>
            </w:pPr>
            <w:r w:rsidRPr="003407D1">
              <w:rPr>
                <w:rFonts w:cs="Arial"/>
              </w:rPr>
              <w:lastRenderedPageBreak/>
              <w:t>R</w:t>
            </w:r>
          </w:p>
        </w:tc>
        <w:tc>
          <w:tcPr>
            <w:tcW w:w="1890" w:type="dxa"/>
            <w:tcBorders>
              <w:top w:val="single" w:sz="4" w:space="0" w:color="auto"/>
              <w:left w:val="single" w:sz="4" w:space="0" w:color="auto"/>
              <w:bottom w:val="single" w:sz="4" w:space="0" w:color="auto"/>
              <w:right w:val="single" w:sz="4" w:space="0" w:color="auto"/>
            </w:tcBorders>
          </w:tcPr>
          <w:p w14:paraId="7E961BF6" w14:textId="77777777" w:rsidR="00E36F0E" w:rsidRPr="003407D1" w:rsidRDefault="00393DC0" w:rsidP="00E36F0E">
            <w:pPr>
              <w:rPr>
                <w:rFonts w:cs="Arial"/>
              </w:rPr>
            </w:pPr>
            <w:r w:rsidRPr="003407D1">
              <w:rPr>
                <w:rFonts w:cs="Arial"/>
              </w:rPr>
              <w:t>bssid</w:t>
            </w:r>
          </w:p>
        </w:tc>
        <w:tc>
          <w:tcPr>
            <w:tcW w:w="1080" w:type="dxa"/>
            <w:gridSpan w:val="2"/>
            <w:tcBorders>
              <w:top w:val="single" w:sz="4" w:space="0" w:color="auto"/>
              <w:left w:val="single" w:sz="4" w:space="0" w:color="auto"/>
              <w:bottom w:val="single" w:sz="4" w:space="0" w:color="auto"/>
              <w:right w:val="single" w:sz="4" w:space="0" w:color="auto"/>
            </w:tcBorders>
          </w:tcPr>
          <w:p w14:paraId="5FBBA48D" w14:textId="77777777" w:rsidR="00E36F0E" w:rsidRPr="003407D1" w:rsidRDefault="00393DC0" w:rsidP="00E36F0E">
            <w:pPr>
              <w:rPr>
                <w:rFonts w:cs="Arial"/>
              </w:rPr>
            </w:pPr>
            <w:r w:rsidRPr="003407D1">
              <w:rPr>
                <w:rFonts w:cs="Arial"/>
              </w:rPr>
              <w:t>String</w:t>
            </w:r>
          </w:p>
        </w:tc>
        <w:tc>
          <w:tcPr>
            <w:tcW w:w="2160" w:type="dxa"/>
            <w:tcBorders>
              <w:top w:val="single" w:sz="4" w:space="0" w:color="auto"/>
              <w:left w:val="single" w:sz="4" w:space="0" w:color="auto"/>
              <w:bottom w:val="single" w:sz="4" w:space="0" w:color="auto"/>
              <w:right w:val="single" w:sz="4" w:space="0" w:color="auto"/>
            </w:tcBorders>
          </w:tcPr>
          <w:p w14:paraId="3CA49C8D" w14:textId="77777777" w:rsidR="00E36F0E" w:rsidRPr="003407D1" w:rsidRDefault="00E36F0E" w:rsidP="00E36F0E">
            <w:pPr>
              <w:rPr>
                <w:rFonts w:cs="Arial"/>
              </w:rPr>
            </w:pPr>
          </w:p>
        </w:tc>
        <w:tc>
          <w:tcPr>
            <w:tcW w:w="1440" w:type="dxa"/>
            <w:tcBorders>
              <w:top w:val="single" w:sz="4" w:space="0" w:color="auto"/>
              <w:left w:val="single" w:sz="4" w:space="0" w:color="auto"/>
              <w:bottom w:val="single" w:sz="4" w:space="0" w:color="auto"/>
              <w:right w:val="single" w:sz="4" w:space="0" w:color="auto"/>
            </w:tcBorders>
          </w:tcPr>
          <w:p w14:paraId="12169335" w14:textId="77777777" w:rsidR="00E36F0E" w:rsidRPr="003407D1" w:rsidRDefault="00393DC0" w:rsidP="00E36F0E">
            <w:pPr>
              <w:rPr>
                <w:rFonts w:cs="Arial"/>
              </w:rPr>
            </w:pPr>
            <w:r w:rsidRPr="003407D1">
              <w:rPr>
                <w:rFonts w:cs="Arial"/>
              </w:rPr>
              <w:t>Char Value:0-255</w:t>
            </w:r>
          </w:p>
          <w:p w14:paraId="071A24C2" w14:textId="77777777" w:rsidR="00E36F0E" w:rsidRPr="003407D1" w:rsidRDefault="00393DC0" w:rsidP="00E36F0E">
            <w:pPr>
              <w:rPr>
                <w:rFonts w:cs="Arial"/>
              </w:rPr>
            </w:pPr>
            <w:r w:rsidRPr="003407D1">
              <w:rPr>
                <w:rFonts w:cs="Arial"/>
              </w:rPr>
              <w:t>No String length limit</w:t>
            </w:r>
          </w:p>
        </w:tc>
        <w:tc>
          <w:tcPr>
            <w:tcW w:w="2070" w:type="dxa"/>
            <w:tcBorders>
              <w:top w:val="single" w:sz="4" w:space="0" w:color="auto"/>
              <w:left w:val="single" w:sz="4" w:space="0" w:color="auto"/>
              <w:bottom w:val="single" w:sz="4" w:space="0" w:color="auto"/>
              <w:right w:val="single" w:sz="4" w:space="0" w:color="auto"/>
            </w:tcBorders>
          </w:tcPr>
          <w:p w14:paraId="1100EB6A" w14:textId="77777777" w:rsidR="00E36F0E" w:rsidRPr="003407D1" w:rsidRDefault="00393DC0" w:rsidP="00E36F0E">
            <w:pPr>
              <w:rPr>
                <w:rFonts w:cs="Arial"/>
                <w:highlight w:val="yellow"/>
              </w:rPr>
            </w:pPr>
            <w:r w:rsidRPr="003407D1">
              <w:rPr>
                <w:rFonts w:cs="Arial"/>
              </w:rPr>
              <w:t>Optional - BSSID of AP</w:t>
            </w:r>
          </w:p>
        </w:tc>
      </w:tr>
      <w:tr w:rsidR="00E36F0E" w:rsidRPr="003407D1" w14:paraId="54EDCD7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F8B31FB"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6A091CC2" w14:textId="77777777" w:rsidR="00E36F0E" w:rsidRPr="003407D1" w:rsidRDefault="00393DC0" w:rsidP="00E36F0E">
            <w:pPr>
              <w:rPr>
                <w:rFonts w:cs="Arial"/>
              </w:rPr>
            </w:pPr>
            <w:r w:rsidRPr="003407D1">
              <w:rPr>
                <w:rFonts w:cs="Arial"/>
              </w:rPr>
              <w:t>WlanChannel</w:t>
            </w:r>
          </w:p>
        </w:tc>
        <w:tc>
          <w:tcPr>
            <w:tcW w:w="1080" w:type="dxa"/>
            <w:gridSpan w:val="2"/>
            <w:tcBorders>
              <w:top w:val="single" w:sz="4" w:space="0" w:color="auto"/>
              <w:left w:val="single" w:sz="4" w:space="0" w:color="auto"/>
              <w:bottom w:val="single" w:sz="4" w:space="0" w:color="auto"/>
              <w:right w:val="single" w:sz="4" w:space="0" w:color="auto"/>
            </w:tcBorders>
          </w:tcPr>
          <w:p w14:paraId="7AA12F9D" w14:textId="77777777" w:rsidR="00E36F0E" w:rsidRPr="003407D1" w:rsidRDefault="00393DC0" w:rsidP="00E36F0E">
            <w:pPr>
              <w:rPr>
                <w:rFonts w:cs="Arial"/>
              </w:rPr>
            </w:pPr>
            <w:r w:rsidRPr="003407D1">
              <w:rPr>
                <w:rFonts w:cs="Arial"/>
              </w:rPr>
              <w:t>Enum</w:t>
            </w:r>
          </w:p>
        </w:tc>
        <w:tc>
          <w:tcPr>
            <w:tcW w:w="2160" w:type="dxa"/>
            <w:tcBorders>
              <w:top w:val="single" w:sz="4" w:space="0" w:color="auto"/>
              <w:left w:val="single" w:sz="4" w:space="0" w:color="auto"/>
              <w:bottom w:val="single" w:sz="4" w:space="0" w:color="auto"/>
              <w:right w:val="single" w:sz="4" w:space="0" w:color="auto"/>
            </w:tcBorders>
          </w:tcPr>
          <w:p w14:paraId="14ACA4E1"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3E3E158B" w14:textId="77777777" w:rsidR="00E36F0E" w:rsidRPr="003407D1" w:rsidRDefault="00393DC0" w:rsidP="00E36F0E">
            <w:pPr>
              <w:rPr>
                <w:rFonts w:cs="Arial"/>
              </w:rPr>
            </w:pPr>
            <w:r w:rsidRPr="003407D1">
              <w:rPr>
                <w:rFonts w:cs="Arial"/>
              </w:rPr>
              <w:t>-</w:t>
            </w:r>
          </w:p>
        </w:tc>
        <w:tc>
          <w:tcPr>
            <w:tcW w:w="2070" w:type="dxa"/>
            <w:tcBorders>
              <w:top w:val="single" w:sz="4" w:space="0" w:color="auto"/>
              <w:left w:val="single" w:sz="4" w:space="0" w:color="auto"/>
              <w:bottom w:val="single" w:sz="4" w:space="0" w:color="auto"/>
              <w:right w:val="single" w:sz="4" w:space="0" w:color="auto"/>
            </w:tcBorders>
          </w:tcPr>
          <w:p w14:paraId="6ECD4C1C" w14:textId="77777777" w:rsidR="00E36F0E" w:rsidRPr="003407D1" w:rsidRDefault="00393DC0" w:rsidP="00E36F0E">
            <w:pPr>
              <w:rPr>
                <w:rFonts w:cs="Arial"/>
                <w:highlight w:val="yellow"/>
              </w:rPr>
            </w:pPr>
            <w:r w:rsidRPr="003407D1">
              <w:rPr>
                <w:rFonts w:cs="Arial"/>
              </w:rPr>
              <w:t>Optional - Channel of AP</w:t>
            </w:r>
          </w:p>
        </w:tc>
      </w:tr>
      <w:tr w:rsidR="00E36F0E" w:rsidRPr="003407D1" w14:paraId="3A7A605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1F08C2D"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443E5F6E"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27DFEAEF"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5444A2D9" w14:textId="77777777" w:rsidR="00E36F0E" w:rsidRPr="003407D1" w:rsidRDefault="00393DC0" w:rsidP="00E36F0E">
            <w:pPr>
              <w:rPr>
                <w:rFonts w:cs="Arial"/>
              </w:rPr>
            </w:pPr>
            <w:r w:rsidRPr="003407D1">
              <w:rPr>
                <w:rFonts w:cs="Arial"/>
              </w:rPr>
              <w:t>Reserved</w:t>
            </w:r>
          </w:p>
        </w:tc>
        <w:tc>
          <w:tcPr>
            <w:tcW w:w="1440" w:type="dxa"/>
            <w:tcBorders>
              <w:top w:val="single" w:sz="4" w:space="0" w:color="auto"/>
              <w:left w:val="single" w:sz="4" w:space="0" w:color="auto"/>
              <w:bottom w:val="single" w:sz="4" w:space="0" w:color="auto"/>
              <w:right w:val="single" w:sz="4" w:space="0" w:color="auto"/>
            </w:tcBorders>
          </w:tcPr>
          <w:p w14:paraId="6828385F" w14:textId="77777777" w:rsidR="00E36F0E" w:rsidRPr="003407D1" w:rsidRDefault="00393DC0" w:rsidP="00E36F0E">
            <w:pPr>
              <w:rPr>
                <w:rFonts w:cs="Arial"/>
              </w:rPr>
            </w:pPr>
            <w:r w:rsidRPr="003407D1">
              <w:rPr>
                <w:rFonts w:cs="Arial"/>
              </w:rPr>
              <w:t>0x00</w:t>
            </w:r>
          </w:p>
        </w:tc>
        <w:tc>
          <w:tcPr>
            <w:tcW w:w="2070" w:type="dxa"/>
            <w:tcBorders>
              <w:top w:val="single" w:sz="4" w:space="0" w:color="auto"/>
              <w:left w:val="single" w:sz="4" w:space="0" w:color="auto"/>
              <w:bottom w:val="single" w:sz="4" w:space="0" w:color="auto"/>
              <w:right w:val="single" w:sz="4" w:space="0" w:color="auto"/>
            </w:tcBorders>
          </w:tcPr>
          <w:p w14:paraId="6A0770AC" w14:textId="77777777" w:rsidR="00E36F0E" w:rsidRPr="003407D1" w:rsidRDefault="00E36F0E" w:rsidP="00E36F0E">
            <w:pPr>
              <w:rPr>
                <w:rFonts w:cs="Arial"/>
                <w:highlight w:val="yellow"/>
              </w:rPr>
            </w:pPr>
          </w:p>
        </w:tc>
      </w:tr>
      <w:tr w:rsidR="00E36F0E" w:rsidRPr="003407D1" w14:paraId="185CEEC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3CF7627"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48F469A5"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6385B09D"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1AD5506D" w14:textId="77777777" w:rsidR="00E36F0E" w:rsidRPr="003407D1" w:rsidRDefault="00393DC0" w:rsidP="00E36F0E">
            <w:pPr>
              <w:rPr>
                <w:rFonts w:cs="Arial"/>
              </w:rPr>
            </w:pPr>
            <w:r w:rsidRPr="003407D1">
              <w:rPr>
                <w:rFonts w:cs="Arial"/>
              </w:rPr>
              <w:t>WLAN_CH_1</w:t>
            </w:r>
          </w:p>
        </w:tc>
        <w:tc>
          <w:tcPr>
            <w:tcW w:w="1440" w:type="dxa"/>
            <w:tcBorders>
              <w:top w:val="single" w:sz="4" w:space="0" w:color="auto"/>
              <w:left w:val="single" w:sz="4" w:space="0" w:color="auto"/>
              <w:bottom w:val="single" w:sz="4" w:space="0" w:color="auto"/>
              <w:right w:val="single" w:sz="4" w:space="0" w:color="auto"/>
            </w:tcBorders>
          </w:tcPr>
          <w:p w14:paraId="047B33D4" w14:textId="77777777" w:rsidR="00E36F0E" w:rsidRPr="003407D1" w:rsidRDefault="00393DC0" w:rsidP="00E36F0E">
            <w:pPr>
              <w:rPr>
                <w:rFonts w:cs="Arial"/>
              </w:rPr>
            </w:pPr>
            <w:r w:rsidRPr="003407D1">
              <w:rPr>
                <w:rFonts w:cs="Arial"/>
              </w:rPr>
              <w:t>0x01</w:t>
            </w:r>
          </w:p>
        </w:tc>
        <w:tc>
          <w:tcPr>
            <w:tcW w:w="2070" w:type="dxa"/>
            <w:tcBorders>
              <w:top w:val="single" w:sz="4" w:space="0" w:color="auto"/>
              <w:left w:val="single" w:sz="4" w:space="0" w:color="auto"/>
              <w:bottom w:val="single" w:sz="4" w:space="0" w:color="auto"/>
              <w:right w:val="single" w:sz="4" w:space="0" w:color="auto"/>
            </w:tcBorders>
          </w:tcPr>
          <w:p w14:paraId="057FF169" w14:textId="77777777" w:rsidR="00E36F0E" w:rsidRPr="003407D1" w:rsidRDefault="00E36F0E" w:rsidP="00E36F0E">
            <w:pPr>
              <w:rPr>
                <w:rFonts w:cs="Arial"/>
              </w:rPr>
            </w:pPr>
          </w:p>
        </w:tc>
      </w:tr>
      <w:tr w:rsidR="00E36F0E" w:rsidRPr="003407D1" w14:paraId="5222FD2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040695C"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0216C2F2"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3E416D32"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6F06E23E" w14:textId="77777777" w:rsidR="00E36F0E" w:rsidRPr="003407D1" w:rsidRDefault="00393DC0" w:rsidP="00E36F0E">
            <w:pPr>
              <w:rPr>
                <w:rFonts w:cs="Arial"/>
              </w:rPr>
            </w:pPr>
            <w:r w:rsidRPr="003407D1">
              <w:rPr>
                <w:rFonts w:cs="Arial"/>
              </w:rPr>
              <w:t>WLAN_CH_2</w:t>
            </w:r>
          </w:p>
        </w:tc>
        <w:tc>
          <w:tcPr>
            <w:tcW w:w="1440" w:type="dxa"/>
            <w:tcBorders>
              <w:top w:val="single" w:sz="4" w:space="0" w:color="auto"/>
              <w:left w:val="single" w:sz="4" w:space="0" w:color="auto"/>
              <w:bottom w:val="single" w:sz="4" w:space="0" w:color="auto"/>
              <w:right w:val="single" w:sz="4" w:space="0" w:color="auto"/>
            </w:tcBorders>
          </w:tcPr>
          <w:p w14:paraId="76225583" w14:textId="77777777" w:rsidR="00E36F0E" w:rsidRPr="003407D1" w:rsidRDefault="00393DC0" w:rsidP="00E36F0E">
            <w:pPr>
              <w:rPr>
                <w:rFonts w:cs="Arial"/>
              </w:rPr>
            </w:pPr>
            <w:r w:rsidRPr="003407D1">
              <w:rPr>
                <w:rFonts w:cs="Arial"/>
              </w:rPr>
              <w:t>0x02</w:t>
            </w:r>
          </w:p>
        </w:tc>
        <w:tc>
          <w:tcPr>
            <w:tcW w:w="2070" w:type="dxa"/>
            <w:tcBorders>
              <w:top w:val="single" w:sz="4" w:space="0" w:color="auto"/>
              <w:left w:val="single" w:sz="4" w:space="0" w:color="auto"/>
              <w:bottom w:val="single" w:sz="4" w:space="0" w:color="auto"/>
              <w:right w:val="single" w:sz="4" w:space="0" w:color="auto"/>
            </w:tcBorders>
          </w:tcPr>
          <w:p w14:paraId="1E377F7F" w14:textId="77777777" w:rsidR="00E36F0E" w:rsidRPr="003407D1" w:rsidRDefault="00E36F0E" w:rsidP="00E36F0E">
            <w:pPr>
              <w:rPr>
                <w:rFonts w:cs="Arial"/>
              </w:rPr>
            </w:pPr>
          </w:p>
        </w:tc>
      </w:tr>
      <w:tr w:rsidR="00E36F0E" w:rsidRPr="003407D1" w14:paraId="6DFA7BE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357C9F2"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79EB0288"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47CD0F65"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20D4766D" w14:textId="77777777" w:rsidR="00E36F0E" w:rsidRPr="003407D1" w:rsidRDefault="00393DC0" w:rsidP="00E36F0E">
            <w:pPr>
              <w:rPr>
                <w:rFonts w:cs="Arial"/>
              </w:rPr>
            </w:pPr>
            <w:r w:rsidRPr="003407D1">
              <w:rPr>
                <w:rFonts w:cs="Arial"/>
              </w:rPr>
              <w:t>WLAN_CH_3</w:t>
            </w:r>
          </w:p>
        </w:tc>
        <w:tc>
          <w:tcPr>
            <w:tcW w:w="1440" w:type="dxa"/>
            <w:tcBorders>
              <w:top w:val="single" w:sz="4" w:space="0" w:color="auto"/>
              <w:left w:val="single" w:sz="4" w:space="0" w:color="auto"/>
              <w:bottom w:val="single" w:sz="4" w:space="0" w:color="auto"/>
              <w:right w:val="single" w:sz="4" w:space="0" w:color="auto"/>
            </w:tcBorders>
          </w:tcPr>
          <w:p w14:paraId="11CFFA2F" w14:textId="77777777" w:rsidR="00E36F0E" w:rsidRPr="003407D1" w:rsidRDefault="00393DC0" w:rsidP="00E36F0E">
            <w:pPr>
              <w:rPr>
                <w:rFonts w:cs="Arial"/>
              </w:rPr>
            </w:pPr>
            <w:r w:rsidRPr="003407D1">
              <w:rPr>
                <w:rFonts w:cs="Arial"/>
              </w:rPr>
              <w:t>0x03</w:t>
            </w:r>
          </w:p>
        </w:tc>
        <w:tc>
          <w:tcPr>
            <w:tcW w:w="2070" w:type="dxa"/>
            <w:tcBorders>
              <w:top w:val="single" w:sz="4" w:space="0" w:color="auto"/>
              <w:left w:val="single" w:sz="4" w:space="0" w:color="auto"/>
              <w:bottom w:val="single" w:sz="4" w:space="0" w:color="auto"/>
              <w:right w:val="single" w:sz="4" w:space="0" w:color="auto"/>
            </w:tcBorders>
          </w:tcPr>
          <w:p w14:paraId="72BD9498" w14:textId="77777777" w:rsidR="00E36F0E" w:rsidRPr="003407D1" w:rsidRDefault="00E36F0E" w:rsidP="00E36F0E">
            <w:pPr>
              <w:rPr>
                <w:rFonts w:cs="Arial"/>
                <w:highlight w:val="yellow"/>
              </w:rPr>
            </w:pPr>
          </w:p>
        </w:tc>
      </w:tr>
      <w:tr w:rsidR="00E36F0E" w:rsidRPr="003407D1" w14:paraId="493D611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D707AAD"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1F1F2161"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08505A9C"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0DB0DA62"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54B68E8F" w14:textId="77777777" w:rsidR="00E36F0E" w:rsidRPr="003407D1" w:rsidRDefault="00393DC0" w:rsidP="00E36F0E">
            <w:pPr>
              <w:rPr>
                <w:rFonts w:cs="Arial"/>
              </w:rPr>
            </w:pPr>
            <w:r w:rsidRPr="003407D1">
              <w:rPr>
                <w:rFonts w:cs="Arial"/>
              </w:rPr>
              <w:t>…</w:t>
            </w:r>
          </w:p>
        </w:tc>
        <w:tc>
          <w:tcPr>
            <w:tcW w:w="2070" w:type="dxa"/>
            <w:tcBorders>
              <w:top w:val="single" w:sz="4" w:space="0" w:color="auto"/>
              <w:left w:val="single" w:sz="4" w:space="0" w:color="auto"/>
              <w:bottom w:val="single" w:sz="4" w:space="0" w:color="auto"/>
              <w:right w:val="single" w:sz="4" w:space="0" w:color="auto"/>
            </w:tcBorders>
          </w:tcPr>
          <w:p w14:paraId="7A87DD30" w14:textId="77777777" w:rsidR="00E36F0E" w:rsidRPr="003407D1" w:rsidRDefault="00E36F0E" w:rsidP="00E36F0E">
            <w:pPr>
              <w:rPr>
                <w:rFonts w:cs="Arial"/>
                <w:highlight w:val="yellow"/>
              </w:rPr>
            </w:pPr>
          </w:p>
        </w:tc>
      </w:tr>
      <w:tr w:rsidR="00E36F0E" w:rsidRPr="003407D1" w14:paraId="651C028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2C28380"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0B3B9EAB"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0942BF72"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60B72A2A" w14:textId="77777777" w:rsidR="00E36F0E" w:rsidRPr="003407D1" w:rsidRDefault="00393DC0" w:rsidP="00E36F0E">
            <w:pPr>
              <w:rPr>
                <w:rFonts w:cs="Arial"/>
              </w:rPr>
            </w:pPr>
            <w:r w:rsidRPr="003407D1">
              <w:rPr>
                <w:rFonts w:cs="Arial"/>
              </w:rPr>
              <w:t>WLAN_CH_165</w:t>
            </w:r>
          </w:p>
        </w:tc>
        <w:tc>
          <w:tcPr>
            <w:tcW w:w="1440" w:type="dxa"/>
            <w:tcBorders>
              <w:top w:val="single" w:sz="4" w:space="0" w:color="auto"/>
              <w:left w:val="single" w:sz="4" w:space="0" w:color="auto"/>
              <w:bottom w:val="single" w:sz="4" w:space="0" w:color="auto"/>
              <w:right w:val="single" w:sz="4" w:space="0" w:color="auto"/>
            </w:tcBorders>
          </w:tcPr>
          <w:p w14:paraId="6DD97E79" w14:textId="77777777" w:rsidR="00E36F0E" w:rsidRPr="003407D1" w:rsidRDefault="00393DC0" w:rsidP="00E36F0E">
            <w:pPr>
              <w:rPr>
                <w:rFonts w:cs="Arial"/>
              </w:rPr>
            </w:pPr>
            <w:r w:rsidRPr="003407D1">
              <w:rPr>
                <w:rFonts w:cs="Arial"/>
              </w:rPr>
              <w:t>0xA5</w:t>
            </w:r>
          </w:p>
        </w:tc>
        <w:tc>
          <w:tcPr>
            <w:tcW w:w="2070" w:type="dxa"/>
            <w:tcBorders>
              <w:top w:val="single" w:sz="4" w:space="0" w:color="auto"/>
              <w:left w:val="single" w:sz="4" w:space="0" w:color="auto"/>
              <w:bottom w:val="single" w:sz="4" w:space="0" w:color="auto"/>
              <w:right w:val="single" w:sz="4" w:space="0" w:color="auto"/>
            </w:tcBorders>
          </w:tcPr>
          <w:p w14:paraId="4BD5D367" w14:textId="77777777" w:rsidR="00E36F0E" w:rsidRPr="003407D1" w:rsidRDefault="00E36F0E" w:rsidP="00E36F0E">
            <w:pPr>
              <w:rPr>
                <w:rFonts w:cs="Arial"/>
                <w:highlight w:val="yellow"/>
              </w:rPr>
            </w:pPr>
          </w:p>
        </w:tc>
      </w:tr>
      <w:tr w:rsidR="00E36F0E" w:rsidRPr="003407D1" w14:paraId="0C3D39B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E9A4617"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7F7FD803" w14:textId="77777777" w:rsidR="00E36F0E" w:rsidRPr="003407D1" w:rsidRDefault="00393DC0" w:rsidP="00E36F0E">
            <w:pPr>
              <w:rPr>
                <w:rFonts w:cs="Arial"/>
              </w:rPr>
            </w:pPr>
            <w:r w:rsidRPr="003407D1">
              <w:rPr>
                <w:rFonts w:cs="Arial"/>
              </w:rPr>
              <w:t>WlanSecurity</w:t>
            </w:r>
          </w:p>
        </w:tc>
        <w:tc>
          <w:tcPr>
            <w:tcW w:w="1080" w:type="dxa"/>
            <w:gridSpan w:val="2"/>
            <w:tcBorders>
              <w:top w:val="single" w:sz="4" w:space="0" w:color="auto"/>
              <w:left w:val="single" w:sz="4" w:space="0" w:color="auto"/>
              <w:bottom w:val="single" w:sz="4" w:space="0" w:color="auto"/>
              <w:right w:val="single" w:sz="4" w:space="0" w:color="auto"/>
            </w:tcBorders>
          </w:tcPr>
          <w:p w14:paraId="668EEE70" w14:textId="77777777" w:rsidR="00E36F0E" w:rsidRPr="003407D1" w:rsidRDefault="00393DC0" w:rsidP="00E36F0E">
            <w:pPr>
              <w:rPr>
                <w:rFonts w:cs="Arial"/>
              </w:rPr>
            </w:pPr>
            <w:r w:rsidRPr="003407D1">
              <w:rPr>
                <w:rFonts w:cs="Arial"/>
              </w:rPr>
              <w:t>Enum</w:t>
            </w:r>
          </w:p>
        </w:tc>
        <w:tc>
          <w:tcPr>
            <w:tcW w:w="2160" w:type="dxa"/>
            <w:tcBorders>
              <w:top w:val="single" w:sz="4" w:space="0" w:color="auto"/>
              <w:left w:val="single" w:sz="4" w:space="0" w:color="auto"/>
              <w:bottom w:val="single" w:sz="4" w:space="0" w:color="auto"/>
              <w:right w:val="single" w:sz="4" w:space="0" w:color="auto"/>
            </w:tcBorders>
          </w:tcPr>
          <w:p w14:paraId="145E2890"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7B46E909" w14:textId="77777777" w:rsidR="00E36F0E" w:rsidRPr="003407D1" w:rsidRDefault="00393DC0" w:rsidP="00E36F0E">
            <w:pPr>
              <w:rPr>
                <w:rFonts w:cs="Arial"/>
              </w:rPr>
            </w:pPr>
            <w:r w:rsidRPr="003407D1">
              <w:rPr>
                <w:rFonts w:cs="Arial"/>
              </w:rPr>
              <w:t>-</w:t>
            </w:r>
          </w:p>
        </w:tc>
        <w:tc>
          <w:tcPr>
            <w:tcW w:w="2070" w:type="dxa"/>
            <w:tcBorders>
              <w:top w:val="single" w:sz="4" w:space="0" w:color="auto"/>
              <w:left w:val="single" w:sz="4" w:space="0" w:color="auto"/>
              <w:bottom w:val="single" w:sz="4" w:space="0" w:color="auto"/>
              <w:right w:val="single" w:sz="4" w:space="0" w:color="auto"/>
            </w:tcBorders>
          </w:tcPr>
          <w:p w14:paraId="6A66FE78" w14:textId="77777777" w:rsidR="00E36F0E" w:rsidRPr="003407D1" w:rsidRDefault="00393DC0" w:rsidP="00E36F0E">
            <w:pPr>
              <w:rPr>
                <w:rFonts w:cs="Arial"/>
                <w:highlight w:val="yellow"/>
              </w:rPr>
            </w:pPr>
            <w:r w:rsidRPr="003407D1">
              <w:rPr>
                <w:rFonts w:cs="Arial"/>
              </w:rPr>
              <w:t>Security settings to use</w:t>
            </w:r>
          </w:p>
        </w:tc>
      </w:tr>
      <w:tr w:rsidR="00E36F0E" w:rsidRPr="003407D1" w14:paraId="29A7937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3DB8EC0"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390025DB"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55B90EAF"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37753E65" w14:textId="77777777" w:rsidR="00E36F0E" w:rsidRPr="003407D1" w:rsidRDefault="00393DC0" w:rsidP="00E36F0E">
            <w:pPr>
              <w:rPr>
                <w:rFonts w:cs="Arial"/>
              </w:rPr>
            </w:pPr>
            <w:r w:rsidRPr="003407D1">
              <w:rPr>
                <w:rFonts w:cs="Arial"/>
              </w:rPr>
              <w:t>Reserved</w:t>
            </w:r>
          </w:p>
        </w:tc>
        <w:tc>
          <w:tcPr>
            <w:tcW w:w="1440" w:type="dxa"/>
            <w:tcBorders>
              <w:top w:val="single" w:sz="4" w:space="0" w:color="auto"/>
              <w:left w:val="single" w:sz="4" w:space="0" w:color="auto"/>
              <w:bottom w:val="single" w:sz="4" w:space="0" w:color="auto"/>
              <w:right w:val="single" w:sz="4" w:space="0" w:color="auto"/>
            </w:tcBorders>
          </w:tcPr>
          <w:p w14:paraId="27E774F8" w14:textId="77777777" w:rsidR="00E36F0E" w:rsidRPr="003407D1" w:rsidRDefault="00393DC0" w:rsidP="00E36F0E">
            <w:pPr>
              <w:rPr>
                <w:rFonts w:cs="Arial"/>
              </w:rPr>
            </w:pPr>
            <w:r w:rsidRPr="003407D1">
              <w:rPr>
                <w:rFonts w:cs="Arial"/>
              </w:rPr>
              <w:t>0x00</w:t>
            </w:r>
          </w:p>
        </w:tc>
        <w:tc>
          <w:tcPr>
            <w:tcW w:w="2070" w:type="dxa"/>
            <w:tcBorders>
              <w:top w:val="single" w:sz="4" w:space="0" w:color="auto"/>
              <w:left w:val="single" w:sz="4" w:space="0" w:color="auto"/>
              <w:bottom w:val="single" w:sz="4" w:space="0" w:color="auto"/>
              <w:right w:val="single" w:sz="4" w:space="0" w:color="auto"/>
            </w:tcBorders>
          </w:tcPr>
          <w:p w14:paraId="757F247C" w14:textId="77777777" w:rsidR="00E36F0E" w:rsidRPr="003407D1" w:rsidRDefault="00E36F0E" w:rsidP="00E36F0E">
            <w:pPr>
              <w:rPr>
                <w:rFonts w:cs="Arial"/>
                <w:highlight w:val="yellow"/>
              </w:rPr>
            </w:pPr>
          </w:p>
        </w:tc>
      </w:tr>
      <w:tr w:rsidR="00E36F0E" w:rsidRPr="003407D1" w14:paraId="12668F3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CD0538F"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7F2251F0"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62AE5ED8"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56796BA5" w14:textId="77777777" w:rsidR="00E36F0E" w:rsidRPr="003407D1" w:rsidRDefault="00393DC0" w:rsidP="00E36F0E">
            <w:pPr>
              <w:rPr>
                <w:rFonts w:cs="Arial"/>
              </w:rPr>
            </w:pPr>
            <w:r w:rsidRPr="003407D1">
              <w:rPr>
                <w:rFonts w:cs="Arial"/>
              </w:rPr>
              <w:t>Open</w:t>
            </w:r>
          </w:p>
        </w:tc>
        <w:tc>
          <w:tcPr>
            <w:tcW w:w="1440" w:type="dxa"/>
            <w:tcBorders>
              <w:top w:val="single" w:sz="4" w:space="0" w:color="auto"/>
              <w:left w:val="single" w:sz="4" w:space="0" w:color="auto"/>
              <w:bottom w:val="single" w:sz="4" w:space="0" w:color="auto"/>
              <w:right w:val="single" w:sz="4" w:space="0" w:color="auto"/>
            </w:tcBorders>
          </w:tcPr>
          <w:p w14:paraId="0B23775B" w14:textId="77777777" w:rsidR="00E36F0E" w:rsidRPr="003407D1" w:rsidRDefault="00393DC0" w:rsidP="00E36F0E">
            <w:pPr>
              <w:rPr>
                <w:rFonts w:cs="Arial"/>
              </w:rPr>
            </w:pPr>
            <w:r w:rsidRPr="003407D1">
              <w:rPr>
                <w:rFonts w:cs="Arial"/>
              </w:rPr>
              <w:t>0x01</w:t>
            </w:r>
          </w:p>
        </w:tc>
        <w:tc>
          <w:tcPr>
            <w:tcW w:w="2070" w:type="dxa"/>
            <w:tcBorders>
              <w:top w:val="single" w:sz="4" w:space="0" w:color="auto"/>
              <w:left w:val="single" w:sz="4" w:space="0" w:color="auto"/>
              <w:bottom w:val="single" w:sz="4" w:space="0" w:color="auto"/>
              <w:right w:val="single" w:sz="4" w:space="0" w:color="auto"/>
            </w:tcBorders>
          </w:tcPr>
          <w:p w14:paraId="6AA68C70" w14:textId="77777777" w:rsidR="00E36F0E" w:rsidRPr="003407D1" w:rsidRDefault="00393DC0" w:rsidP="00E36F0E">
            <w:pPr>
              <w:rPr>
                <w:rFonts w:cs="Arial"/>
                <w:highlight w:val="yellow"/>
              </w:rPr>
            </w:pPr>
            <w:r w:rsidRPr="003407D1">
              <w:rPr>
                <w:rFonts w:cs="Arial"/>
              </w:rPr>
              <w:t>Open or no security</w:t>
            </w:r>
          </w:p>
        </w:tc>
      </w:tr>
      <w:tr w:rsidR="00E36F0E" w:rsidRPr="003407D1" w14:paraId="428BD95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391D5E1"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0CC6CD7E"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41C60974"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65658732" w14:textId="77777777" w:rsidR="00E36F0E" w:rsidRPr="003407D1" w:rsidRDefault="00393DC0" w:rsidP="00E36F0E">
            <w:pPr>
              <w:rPr>
                <w:rFonts w:cs="Arial"/>
              </w:rPr>
            </w:pPr>
            <w:r w:rsidRPr="003407D1">
              <w:rPr>
                <w:rFonts w:cs="Arial"/>
              </w:rPr>
              <w:t>WEP</w:t>
            </w:r>
          </w:p>
        </w:tc>
        <w:tc>
          <w:tcPr>
            <w:tcW w:w="1440" w:type="dxa"/>
            <w:tcBorders>
              <w:top w:val="single" w:sz="4" w:space="0" w:color="auto"/>
              <w:left w:val="single" w:sz="4" w:space="0" w:color="auto"/>
              <w:bottom w:val="single" w:sz="4" w:space="0" w:color="auto"/>
              <w:right w:val="single" w:sz="4" w:space="0" w:color="auto"/>
            </w:tcBorders>
          </w:tcPr>
          <w:p w14:paraId="03008420" w14:textId="77777777" w:rsidR="00E36F0E" w:rsidRPr="003407D1" w:rsidRDefault="00393DC0" w:rsidP="00E36F0E">
            <w:pPr>
              <w:rPr>
                <w:rFonts w:cs="Arial"/>
              </w:rPr>
            </w:pPr>
            <w:r w:rsidRPr="003407D1">
              <w:rPr>
                <w:rFonts w:cs="Arial"/>
              </w:rPr>
              <w:t>0x02</w:t>
            </w:r>
          </w:p>
        </w:tc>
        <w:tc>
          <w:tcPr>
            <w:tcW w:w="2070" w:type="dxa"/>
            <w:tcBorders>
              <w:top w:val="single" w:sz="4" w:space="0" w:color="auto"/>
              <w:left w:val="single" w:sz="4" w:space="0" w:color="auto"/>
              <w:bottom w:val="single" w:sz="4" w:space="0" w:color="auto"/>
              <w:right w:val="single" w:sz="4" w:space="0" w:color="auto"/>
            </w:tcBorders>
          </w:tcPr>
          <w:p w14:paraId="45D975E0" w14:textId="77777777" w:rsidR="00E36F0E" w:rsidRPr="003407D1" w:rsidRDefault="00393DC0" w:rsidP="00E36F0E">
            <w:pPr>
              <w:rPr>
                <w:rFonts w:cs="Arial"/>
              </w:rPr>
            </w:pPr>
            <w:r w:rsidRPr="003407D1">
              <w:rPr>
                <w:rFonts w:cs="Arial"/>
              </w:rPr>
              <w:t>WEP</w:t>
            </w:r>
          </w:p>
        </w:tc>
      </w:tr>
      <w:tr w:rsidR="00E36F0E" w:rsidRPr="003407D1" w14:paraId="1E469DA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A1D8340"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2940DAE9"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381ADA03"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792A75DC" w14:textId="77777777" w:rsidR="00E36F0E" w:rsidRPr="003407D1" w:rsidRDefault="00393DC0" w:rsidP="00E36F0E">
            <w:pPr>
              <w:rPr>
                <w:rFonts w:cs="Arial"/>
              </w:rPr>
            </w:pPr>
            <w:r w:rsidRPr="003407D1">
              <w:rPr>
                <w:rFonts w:cs="Arial"/>
              </w:rPr>
              <w:t>WPS</w:t>
            </w:r>
          </w:p>
        </w:tc>
        <w:tc>
          <w:tcPr>
            <w:tcW w:w="1440" w:type="dxa"/>
            <w:tcBorders>
              <w:top w:val="single" w:sz="4" w:space="0" w:color="auto"/>
              <w:left w:val="single" w:sz="4" w:space="0" w:color="auto"/>
              <w:bottom w:val="single" w:sz="4" w:space="0" w:color="auto"/>
              <w:right w:val="single" w:sz="4" w:space="0" w:color="auto"/>
            </w:tcBorders>
          </w:tcPr>
          <w:p w14:paraId="6CF871C7" w14:textId="77777777" w:rsidR="00E36F0E" w:rsidRPr="003407D1" w:rsidRDefault="00393DC0" w:rsidP="00E36F0E">
            <w:pPr>
              <w:rPr>
                <w:rFonts w:cs="Arial"/>
              </w:rPr>
            </w:pPr>
            <w:r w:rsidRPr="003407D1">
              <w:rPr>
                <w:rFonts w:cs="Arial"/>
              </w:rPr>
              <w:t>0x03</w:t>
            </w:r>
          </w:p>
        </w:tc>
        <w:tc>
          <w:tcPr>
            <w:tcW w:w="2070" w:type="dxa"/>
            <w:tcBorders>
              <w:top w:val="single" w:sz="4" w:space="0" w:color="auto"/>
              <w:left w:val="single" w:sz="4" w:space="0" w:color="auto"/>
              <w:bottom w:val="single" w:sz="4" w:space="0" w:color="auto"/>
              <w:right w:val="single" w:sz="4" w:space="0" w:color="auto"/>
            </w:tcBorders>
          </w:tcPr>
          <w:p w14:paraId="1231DF0D" w14:textId="77777777" w:rsidR="00E36F0E" w:rsidRPr="003407D1" w:rsidRDefault="00393DC0" w:rsidP="00E36F0E">
            <w:pPr>
              <w:rPr>
                <w:rFonts w:cs="Arial"/>
              </w:rPr>
            </w:pPr>
            <w:r w:rsidRPr="003407D1">
              <w:rPr>
                <w:rFonts w:cs="Arial"/>
              </w:rPr>
              <w:t>WPS (WiFi Protected Setup)</w:t>
            </w:r>
          </w:p>
        </w:tc>
      </w:tr>
      <w:tr w:rsidR="00E36F0E" w:rsidRPr="003407D1" w14:paraId="2F4B2F5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61B2F1E"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2BEB59C2"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7EDF225E"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51366782" w14:textId="77777777" w:rsidR="00E36F0E" w:rsidRPr="003407D1" w:rsidRDefault="00393DC0" w:rsidP="00E36F0E">
            <w:pPr>
              <w:rPr>
                <w:rFonts w:cs="Arial"/>
              </w:rPr>
            </w:pPr>
            <w:r w:rsidRPr="003407D1">
              <w:rPr>
                <w:rFonts w:cs="Arial"/>
              </w:rPr>
              <w:t>WPA_Personal</w:t>
            </w:r>
          </w:p>
        </w:tc>
        <w:tc>
          <w:tcPr>
            <w:tcW w:w="1440" w:type="dxa"/>
            <w:tcBorders>
              <w:top w:val="single" w:sz="4" w:space="0" w:color="auto"/>
              <w:left w:val="single" w:sz="4" w:space="0" w:color="auto"/>
              <w:bottom w:val="single" w:sz="4" w:space="0" w:color="auto"/>
              <w:right w:val="single" w:sz="4" w:space="0" w:color="auto"/>
            </w:tcBorders>
          </w:tcPr>
          <w:p w14:paraId="2F2DCDB4" w14:textId="77777777" w:rsidR="00E36F0E" w:rsidRPr="003407D1" w:rsidRDefault="00393DC0" w:rsidP="00E36F0E">
            <w:pPr>
              <w:rPr>
                <w:rFonts w:cs="Arial"/>
              </w:rPr>
            </w:pPr>
            <w:r w:rsidRPr="003407D1">
              <w:rPr>
                <w:rFonts w:cs="Arial"/>
              </w:rPr>
              <w:t>0x04</w:t>
            </w:r>
          </w:p>
        </w:tc>
        <w:tc>
          <w:tcPr>
            <w:tcW w:w="2070" w:type="dxa"/>
            <w:tcBorders>
              <w:top w:val="single" w:sz="4" w:space="0" w:color="auto"/>
              <w:left w:val="single" w:sz="4" w:space="0" w:color="auto"/>
              <w:bottom w:val="single" w:sz="4" w:space="0" w:color="auto"/>
              <w:right w:val="single" w:sz="4" w:space="0" w:color="auto"/>
            </w:tcBorders>
          </w:tcPr>
          <w:p w14:paraId="0B394650" w14:textId="77777777" w:rsidR="00E36F0E" w:rsidRPr="003407D1" w:rsidRDefault="00393DC0" w:rsidP="00E36F0E">
            <w:pPr>
              <w:rPr>
                <w:rFonts w:cs="Arial"/>
              </w:rPr>
            </w:pPr>
            <w:r w:rsidRPr="003407D1">
              <w:rPr>
                <w:rFonts w:cs="Arial"/>
              </w:rPr>
              <w:t>WPA/WPA2</w:t>
            </w:r>
            <w:r>
              <w:rPr>
                <w:rFonts w:cs="Arial"/>
              </w:rPr>
              <w:t>/WPA3</w:t>
            </w:r>
            <w:r w:rsidRPr="003407D1">
              <w:rPr>
                <w:rFonts w:cs="Arial"/>
              </w:rPr>
              <w:t xml:space="preserve"> Personal (passkey)</w:t>
            </w:r>
          </w:p>
        </w:tc>
      </w:tr>
      <w:tr w:rsidR="00E36F0E" w:rsidRPr="003407D1" w14:paraId="7CDE6AD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26348D5"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65EE10BB"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7904D1C9"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48F115E3" w14:textId="77777777" w:rsidR="00E36F0E" w:rsidRPr="003407D1" w:rsidRDefault="00393DC0" w:rsidP="00E36F0E">
            <w:pPr>
              <w:rPr>
                <w:rFonts w:cs="Arial"/>
              </w:rPr>
            </w:pPr>
            <w:r w:rsidRPr="003407D1">
              <w:rPr>
                <w:rFonts w:cs="Arial"/>
              </w:rPr>
              <w:t>WPA_Enterprise</w:t>
            </w:r>
          </w:p>
        </w:tc>
        <w:tc>
          <w:tcPr>
            <w:tcW w:w="1440" w:type="dxa"/>
            <w:tcBorders>
              <w:top w:val="single" w:sz="4" w:space="0" w:color="auto"/>
              <w:left w:val="single" w:sz="4" w:space="0" w:color="auto"/>
              <w:bottom w:val="single" w:sz="4" w:space="0" w:color="auto"/>
              <w:right w:val="single" w:sz="4" w:space="0" w:color="auto"/>
            </w:tcBorders>
          </w:tcPr>
          <w:p w14:paraId="63E187B2" w14:textId="77777777" w:rsidR="00E36F0E" w:rsidRPr="003407D1" w:rsidRDefault="00393DC0" w:rsidP="00E36F0E">
            <w:pPr>
              <w:rPr>
                <w:rFonts w:cs="Arial"/>
              </w:rPr>
            </w:pPr>
            <w:r w:rsidRPr="003407D1">
              <w:rPr>
                <w:rFonts w:cs="Arial"/>
              </w:rPr>
              <w:t>0x05</w:t>
            </w:r>
          </w:p>
        </w:tc>
        <w:tc>
          <w:tcPr>
            <w:tcW w:w="2070" w:type="dxa"/>
            <w:tcBorders>
              <w:top w:val="single" w:sz="4" w:space="0" w:color="auto"/>
              <w:left w:val="single" w:sz="4" w:space="0" w:color="auto"/>
              <w:bottom w:val="single" w:sz="4" w:space="0" w:color="auto"/>
              <w:right w:val="single" w:sz="4" w:space="0" w:color="auto"/>
            </w:tcBorders>
          </w:tcPr>
          <w:p w14:paraId="5E1F9686" w14:textId="77777777" w:rsidR="00E36F0E" w:rsidRPr="003407D1" w:rsidRDefault="00393DC0" w:rsidP="00E36F0E">
            <w:pPr>
              <w:rPr>
                <w:rFonts w:cs="Arial"/>
              </w:rPr>
            </w:pPr>
            <w:r w:rsidRPr="003407D1">
              <w:rPr>
                <w:rFonts w:cs="Arial"/>
              </w:rPr>
              <w:t>WPA/WPA2</w:t>
            </w:r>
            <w:r>
              <w:rPr>
                <w:rFonts w:cs="Arial"/>
              </w:rPr>
              <w:t>/WPA3</w:t>
            </w:r>
            <w:r w:rsidRPr="003407D1">
              <w:rPr>
                <w:rFonts w:cs="Arial"/>
              </w:rPr>
              <w:t xml:space="preserve"> Enterprise (EAP-PEAP/EAP-TLS/etc) (not supported)</w:t>
            </w:r>
          </w:p>
        </w:tc>
      </w:tr>
      <w:tr w:rsidR="00E36F0E" w:rsidRPr="003407D1" w14:paraId="3B00EE2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BB6BED5"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2CC3D8B5"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705D5DCF"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48E4C808" w14:textId="77777777" w:rsidR="00E36F0E" w:rsidRPr="003407D1" w:rsidRDefault="00393DC0" w:rsidP="00E36F0E">
            <w:pPr>
              <w:rPr>
                <w:rFonts w:cs="Arial"/>
              </w:rPr>
            </w:pPr>
            <w:r w:rsidRPr="003407D1">
              <w:rPr>
                <w:rFonts w:cs="Arial"/>
              </w:rPr>
              <w:t>MAX</w:t>
            </w:r>
          </w:p>
        </w:tc>
        <w:tc>
          <w:tcPr>
            <w:tcW w:w="1440" w:type="dxa"/>
            <w:tcBorders>
              <w:top w:val="single" w:sz="4" w:space="0" w:color="auto"/>
              <w:left w:val="single" w:sz="4" w:space="0" w:color="auto"/>
              <w:bottom w:val="single" w:sz="4" w:space="0" w:color="auto"/>
              <w:right w:val="single" w:sz="4" w:space="0" w:color="auto"/>
            </w:tcBorders>
          </w:tcPr>
          <w:p w14:paraId="0BDAC23C" w14:textId="77777777" w:rsidR="00E36F0E" w:rsidRPr="003407D1" w:rsidRDefault="00393DC0" w:rsidP="00E36F0E">
            <w:pPr>
              <w:rPr>
                <w:rFonts w:cs="Arial"/>
              </w:rPr>
            </w:pPr>
            <w:r w:rsidRPr="003407D1">
              <w:rPr>
                <w:rFonts w:cs="Arial"/>
              </w:rPr>
              <w:t>0x06</w:t>
            </w:r>
          </w:p>
        </w:tc>
        <w:tc>
          <w:tcPr>
            <w:tcW w:w="2070" w:type="dxa"/>
            <w:tcBorders>
              <w:top w:val="single" w:sz="4" w:space="0" w:color="auto"/>
              <w:left w:val="single" w:sz="4" w:space="0" w:color="auto"/>
              <w:bottom w:val="single" w:sz="4" w:space="0" w:color="auto"/>
              <w:right w:val="single" w:sz="4" w:space="0" w:color="auto"/>
            </w:tcBorders>
          </w:tcPr>
          <w:p w14:paraId="625A3DC7" w14:textId="77777777" w:rsidR="00E36F0E" w:rsidRPr="003407D1" w:rsidRDefault="00E36F0E" w:rsidP="00E36F0E">
            <w:pPr>
              <w:rPr>
                <w:rFonts w:cs="Arial"/>
              </w:rPr>
            </w:pPr>
          </w:p>
        </w:tc>
      </w:tr>
      <w:tr w:rsidR="00E36F0E" w:rsidRPr="003407D1" w14:paraId="643AC38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DBD5FD4" w14:textId="77777777" w:rsidR="00E36F0E" w:rsidRPr="003407D1" w:rsidRDefault="00393DC0" w:rsidP="00E36F0E">
            <w:pPr>
              <w:jc w:val="center"/>
              <w:rPr>
                <w:rFonts w:cs="Arial"/>
              </w:rPr>
            </w:pPr>
            <w:r w:rsidRPr="003407D1">
              <w:rPr>
                <w:rFonts w:cs="Arial"/>
              </w:rPr>
              <w:t xml:space="preserve">R </w:t>
            </w:r>
          </w:p>
        </w:tc>
        <w:tc>
          <w:tcPr>
            <w:tcW w:w="1890" w:type="dxa"/>
            <w:tcBorders>
              <w:top w:val="single" w:sz="4" w:space="0" w:color="auto"/>
              <w:left w:val="single" w:sz="4" w:space="0" w:color="auto"/>
              <w:bottom w:val="single" w:sz="4" w:space="0" w:color="auto"/>
              <w:right w:val="single" w:sz="4" w:space="0" w:color="auto"/>
            </w:tcBorders>
          </w:tcPr>
          <w:p w14:paraId="5512260D" w14:textId="77777777" w:rsidR="00E36F0E" w:rsidRPr="003407D1" w:rsidRDefault="00393DC0" w:rsidP="00E36F0E">
            <w:pPr>
              <w:rPr>
                <w:rFonts w:cs="Arial"/>
              </w:rPr>
            </w:pPr>
            <w:r w:rsidRPr="003407D1">
              <w:rPr>
                <w:rFonts w:cs="Arial"/>
              </w:rPr>
              <w:t>WlanWepSecurity</w:t>
            </w:r>
          </w:p>
        </w:tc>
        <w:tc>
          <w:tcPr>
            <w:tcW w:w="1080" w:type="dxa"/>
            <w:gridSpan w:val="2"/>
            <w:tcBorders>
              <w:top w:val="single" w:sz="4" w:space="0" w:color="auto"/>
              <w:left w:val="single" w:sz="4" w:space="0" w:color="auto"/>
              <w:bottom w:val="single" w:sz="4" w:space="0" w:color="auto"/>
              <w:right w:val="single" w:sz="4" w:space="0" w:color="auto"/>
            </w:tcBorders>
          </w:tcPr>
          <w:p w14:paraId="344A98FD"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2CDBFAB4" w14:textId="77777777" w:rsidR="00E36F0E" w:rsidRPr="003407D1" w:rsidRDefault="00E36F0E" w:rsidP="00E36F0E">
            <w:pPr>
              <w:rPr>
                <w:rFonts w:cs="Arial"/>
              </w:rPr>
            </w:pPr>
          </w:p>
        </w:tc>
        <w:tc>
          <w:tcPr>
            <w:tcW w:w="1440" w:type="dxa"/>
            <w:tcBorders>
              <w:top w:val="single" w:sz="4" w:space="0" w:color="auto"/>
              <w:left w:val="single" w:sz="4" w:space="0" w:color="auto"/>
              <w:bottom w:val="single" w:sz="4" w:space="0" w:color="auto"/>
              <w:right w:val="single" w:sz="4" w:space="0" w:color="auto"/>
            </w:tcBorders>
          </w:tcPr>
          <w:p w14:paraId="0E2D883C" w14:textId="77777777" w:rsidR="00E36F0E" w:rsidRPr="003407D1" w:rsidRDefault="00E36F0E" w:rsidP="00E36F0E">
            <w:pPr>
              <w:rPr>
                <w:rFonts w:cs="Arial"/>
              </w:rPr>
            </w:pPr>
          </w:p>
        </w:tc>
        <w:tc>
          <w:tcPr>
            <w:tcW w:w="2070" w:type="dxa"/>
            <w:tcBorders>
              <w:top w:val="single" w:sz="4" w:space="0" w:color="auto"/>
              <w:left w:val="single" w:sz="4" w:space="0" w:color="auto"/>
              <w:bottom w:val="single" w:sz="4" w:space="0" w:color="auto"/>
              <w:right w:val="single" w:sz="4" w:space="0" w:color="auto"/>
            </w:tcBorders>
          </w:tcPr>
          <w:p w14:paraId="03D02C29" w14:textId="77777777" w:rsidR="00E36F0E" w:rsidRPr="003407D1" w:rsidRDefault="00393DC0" w:rsidP="00E36F0E">
            <w:pPr>
              <w:rPr>
                <w:rFonts w:cs="Arial"/>
                <w:highlight w:val="yellow"/>
              </w:rPr>
            </w:pPr>
            <w:r w:rsidRPr="003407D1">
              <w:rPr>
                <w:rFonts w:cs="Arial"/>
              </w:rPr>
              <w:t>WEP Settings</w:t>
            </w:r>
          </w:p>
        </w:tc>
      </w:tr>
      <w:tr w:rsidR="00E36F0E" w:rsidRPr="003407D1" w14:paraId="74E1ED8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D6B4F48"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58CD5D10"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59781BD5" w14:textId="77777777" w:rsidR="00E36F0E" w:rsidRPr="003407D1" w:rsidRDefault="00393DC0" w:rsidP="00E36F0E">
            <w:pPr>
              <w:rPr>
                <w:rFonts w:cs="Arial"/>
              </w:rPr>
            </w:pPr>
            <w:r w:rsidRPr="003407D1">
              <w:rPr>
                <w:rFonts w:cs="Arial"/>
              </w:rPr>
              <w:t>String</w:t>
            </w:r>
          </w:p>
        </w:tc>
        <w:tc>
          <w:tcPr>
            <w:tcW w:w="2160" w:type="dxa"/>
            <w:tcBorders>
              <w:top w:val="single" w:sz="4" w:space="0" w:color="auto"/>
              <w:left w:val="single" w:sz="4" w:space="0" w:color="auto"/>
              <w:bottom w:val="single" w:sz="4" w:space="0" w:color="auto"/>
              <w:right w:val="single" w:sz="4" w:space="0" w:color="auto"/>
            </w:tcBorders>
          </w:tcPr>
          <w:p w14:paraId="6FD09F3B" w14:textId="77777777" w:rsidR="00E36F0E" w:rsidRPr="003407D1" w:rsidRDefault="00393DC0" w:rsidP="00E36F0E">
            <w:pPr>
              <w:rPr>
                <w:rFonts w:cs="Arial"/>
              </w:rPr>
            </w:pPr>
            <w:r w:rsidRPr="003407D1">
              <w:rPr>
                <w:rFonts w:cs="Arial"/>
              </w:rPr>
              <w:t>Key</w:t>
            </w:r>
          </w:p>
        </w:tc>
        <w:tc>
          <w:tcPr>
            <w:tcW w:w="1440" w:type="dxa"/>
            <w:tcBorders>
              <w:top w:val="single" w:sz="4" w:space="0" w:color="auto"/>
              <w:left w:val="single" w:sz="4" w:space="0" w:color="auto"/>
              <w:bottom w:val="single" w:sz="4" w:space="0" w:color="auto"/>
              <w:right w:val="single" w:sz="4" w:space="0" w:color="auto"/>
            </w:tcBorders>
          </w:tcPr>
          <w:p w14:paraId="31798702" w14:textId="77777777" w:rsidR="00E36F0E" w:rsidRPr="003407D1" w:rsidRDefault="00393DC0" w:rsidP="00E36F0E">
            <w:pPr>
              <w:rPr>
                <w:rFonts w:cs="Arial"/>
              </w:rPr>
            </w:pPr>
            <w:r w:rsidRPr="003407D1">
              <w:rPr>
                <w:rFonts w:cs="Arial"/>
              </w:rPr>
              <w:t>Char Value:0-255</w:t>
            </w:r>
          </w:p>
          <w:p w14:paraId="1E3D12D9" w14:textId="77777777" w:rsidR="00E36F0E" w:rsidRPr="003407D1" w:rsidRDefault="00393DC0" w:rsidP="00E36F0E">
            <w:pPr>
              <w:rPr>
                <w:rFonts w:cs="Arial"/>
              </w:rPr>
            </w:pPr>
            <w:r w:rsidRPr="003407D1">
              <w:rPr>
                <w:rFonts w:cs="Arial"/>
              </w:rPr>
              <w:t>No String length limit</w:t>
            </w:r>
          </w:p>
        </w:tc>
        <w:tc>
          <w:tcPr>
            <w:tcW w:w="2070" w:type="dxa"/>
            <w:tcBorders>
              <w:top w:val="single" w:sz="4" w:space="0" w:color="auto"/>
              <w:left w:val="single" w:sz="4" w:space="0" w:color="auto"/>
              <w:bottom w:val="single" w:sz="4" w:space="0" w:color="auto"/>
              <w:right w:val="single" w:sz="4" w:space="0" w:color="auto"/>
            </w:tcBorders>
          </w:tcPr>
          <w:p w14:paraId="2808CE5F" w14:textId="77777777" w:rsidR="00E36F0E" w:rsidRPr="003407D1" w:rsidRDefault="00E36F0E" w:rsidP="00E36F0E">
            <w:pPr>
              <w:rPr>
                <w:rFonts w:cs="Arial"/>
                <w:highlight w:val="yellow"/>
              </w:rPr>
            </w:pPr>
          </w:p>
        </w:tc>
      </w:tr>
      <w:tr w:rsidR="00E36F0E" w:rsidRPr="003407D1" w14:paraId="012FAB6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A63084D"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64422FF0"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5A35EC58" w14:textId="77777777" w:rsidR="00E36F0E" w:rsidRPr="003407D1" w:rsidRDefault="00393DC0" w:rsidP="00E36F0E">
            <w:pPr>
              <w:rPr>
                <w:rFonts w:cs="Arial"/>
              </w:rPr>
            </w:pPr>
            <w:r w:rsidRPr="003407D1">
              <w:rPr>
                <w:rFonts w:cs="Arial"/>
              </w:rPr>
              <w:t>Int32</w:t>
            </w:r>
          </w:p>
        </w:tc>
        <w:tc>
          <w:tcPr>
            <w:tcW w:w="2160" w:type="dxa"/>
            <w:tcBorders>
              <w:top w:val="single" w:sz="4" w:space="0" w:color="auto"/>
              <w:left w:val="single" w:sz="4" w:space="0" w:color="auto"/>
              <w:bottom w:val="single" w:sz="4" w:space="0" w:color="auto"/>
              <w:right w:val="single" w:sz="4" w:space="0" w:color="auto"/>
            </w:tcBorders>
          </w:tcPr>
          <w:p w14:paraId="61B8C3DC" w14:textId="77777777" w:rsidR="00E36F0E" w:rsidRPr="003407D1" w:rsidRDefault="00393DC0" w:rsidP="00E36F0E">
            <w:pPr>
              <w:rPr>
                <w:rFonts w:cs="Arial"/>
              </w:rPr>
            </w:pPr>
            <w:r w:rsidRPr="003407D1">
              <w:rPr>
                <w:rFonts w:cs="Arial"/>
              </w:rPr>
              <w:t>defaultKeyIndex</w:t>
            </w:r>
          </w:p>
        </w:tc>
        <w:tc>
          <w:tcPr>
            <w:tcW w:w="1440" w:type="dxa"/>
            <w:tcBorders>
              <w:top w:val="single" w:sz="4" w:space="0" w:color="auto"/>
              <w:left w:val="single" w:sz="4" w:space="0" w:color="auto"/>
              <w:bottom w:val="single" w:sz="4" w:space="0" w:color="auto"/>
              <w:right w:val="single" w:sz="4" w:space="0" w:color="auto"/>
            </w:tcBorders>
          </w:tcPr>
          <w:p w14:paraId="083EAB3D" w14:textId="77777777" w:rsidR="00E36F0E" w:rsidRPr="003407D1" w:rsidRDefault="00393DC0" w:rsidP="00E36F0E">
            <w:pPr>
              <w:rPr>
                <w:rFonts w:cs="Arial"/>
              </w:rPr>
            </w:pPr>
            <w:r w:rsidRPr="003407D1">
              <w:rPr>
                <w:rFonts w:cs="Arial"/>
              </w:rPr>
              <w:t>0-4294967295</w:t>
            </w:r>
          </w:p>
        </w:tc>
        <w:tc>
          <w:tcPr>
            <w:tcW w:w="2070" w:type="dxa"/>
            <w:tcBorders>
              <w:top w:val="single" w:sz="4" w:space="0" w:color="auto"/>
              <w:left w:val="single" w:sz="4" w:space="0" w:color="auto"/>
              <w:bottom w:val="single" w:sz="4" w:space="0" w:color="auto"/>
              <w:right w:val="single" w:sz="4" w:space="0" w:color="auto"/>
            </w:tcBorders>
          </w:tcPr>
          <w:p w14:paraId="673BEE3E" w14:textId="77777777" w:rsidR="00E36F0E" w:rsidRPr="003407D1" w:rsidRDefault="00E36F0E" w:rsidP="00E36F0E">
            <w:pPr>
              <w:rPr>
                <w:rFonts w:cs="Arial"/>
                <w:highlight w:val="yellow"/>
              </w:rPr>
            </w:pPr>
          </w:p>
        </w:tc>
      </w:tr>
      <w:tr w:rsidR="00E36F0E" w:rsidRPr="003407D1" w14:paraId="3F5372A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CCE361A"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2DFE4E14" w14:textId="77777777" w:rsidR="00E36F0E" w:rsidRPr="003407D1" w:rsidRDefault="00393DC0" w:rsidP="00E36F0E">
            <w:pPr>
              <w:rPr>
                <w:rFonts w:cs="Arial"/>
              </w:rPr>
            </w:pPr>
            <w:r w:rsidRPr="003407D1">
              <w:rPr>
                <w:rFonts w:cs="Arial"/>
              </w:rPr>
              <w:t>WlanWpsSecurity</w:t>
            </w:r>
          </w:p>
        </w:tc>
        <w:tc>
          <w:tcPr>
            <w:tcW w:w="1080" w:type="dxa"/>
            <w:gridSpan w:val="2"/>
            <w:tcBorders>
              <w:top w:val="single" w:sz="4" w:space="0" w:color="auto"/>
              <w:left w:val="single" w:sz="4" w:space="0" w:color="auto"/>
              <w:bottom w:val="single" w:sz="4" w:space="0" w:color="auto"/>
              <w:right w:val="single" w:sz="4" w:space="0" w:color="auto"/>
            </w:tcBorders>
          </w:tcPr>
          <w:p w14:paraId="100610F3"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53C4F489" w14:textId="77777777" w:rsidR="00E36F0E" w:rsidRPr="003407D1" w:rsidRDefault="00E36F0E" w:rsidP="00E36F0E">
            <w:pPr>
              <w:rPr>
                <w:rFonts w:cs="Arial"/>
              </w:rPr>
            </w:pPr>
          </w:p>
        </w:tc>
        <w:tc>
          <w:tcPr>
            <w:tcW w:w="1440" w:type="dxa"/>
            <w:tcBorders>
              <w:top w:val="single" w:sz="4" w:space="0" w:color="auto"/>
              <w:left w:val="single" w:sz="4" w:space="0" w:color="auto"/>
              <w:bottom w:val="single" w:sz="4" w:space="0" w:color="auto"/>
              <w:right w:val="single" w:sz="4" w:space="0" w:color="auto"/>
            </w:tcBorders>
          </w:tcPr>
          <w:p w14:paraId="45E5FB15" w14:textId="77777777" w:rsidR="00E36F0E" w:rsidRPr="003407D1" w:rsidRDefault="00E36F0E" w:rsidP="00E36F0E">
            <w:pPr>
              <w:rPr>
                <w:rFonts w:cs="Arial"/>
              </w:rPr>
            </w:pPr>
          </w:p>
        </w:tc>
        <w:tc>
          <w:tcPr>
            <w:tcW w:w="2070" w:type="dxa"/>
            <w:tcBorders>
              <w:top w:val="single" w:sz="4" w:space="0" w:color="auto"/>
              <w:left w:val="single" w:sz="4" w:space="0" w:color="auto"/>
              <w:bottom w:val="single" w:sz="4" w:space="0" w:color="auto"/>
              <w:right w:val="single" w:sz="4" w:space="0" w:color="auto"/>
            </w:tcBorders>
          </w:tcPr>
          <w:p w14:paraId="22DE258E" w14:textId="77777777" w:rsidR="00E36F0E" w:rsidRPr="003407D1" w:rsidRDefault="00393DC0" w:rsidP="00E36F0E">
            <w:pPr>
              <w:rPr>
                <w:rFonts w:cs="Arial"/>
                <w:highlight w:val="yellow"/>
              </w:rPr>
            </w:pPr>
            <w:r w:rsidRPr="003407D1">
              <w:rPr>
                <w:rFonts w:cs="Arial"/>
              </w:rPr>
              <w:t>WPS Settings</w:t>
            </w:r>
          </w:p>
        </w:tc>
      </w:tr>
      <w:tr w:rsidR="00E36F0E" w:rsidRPr="003407D1" w14:paraId="3971938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F62681A"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7D409BD0"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32A669D5" w14:textId="77777777" w:rsidR="00E36F0E" w:rsidRPr="003407D1" w:rsidRDefault="00393DC0" w:rsidP="00E36F0E">
            <w:pPr>
              <w:rPr>
                <w:rFonts w:cs="Arial"/>
              </w:rPr>
            </w:pPr>
            <w:r w:rsidRPr="003407D1">
              <w:rPr>
                <w:rFonts w:cs="Arial"/>
              </w:rPr>
              <w:t>WlanWpsType</w:t>
            </w:r>
          </w:p>
        </w:tc>
        <w:tc>
          <w:tcPr>
            <w:tcW w:w="2160" w:type="dxa"/>
            <w:tcBorders>
              <w:top w:val="single" w:sz="4" w:space="0" w:color="auto"/>
              <w:left w:val="single" w:sz="4" w:space="0" w:color="auto"/>
              <w:bottom w:val="single" w:sz="4" w:space="0" w:color="auto"/>
              <w:right w:val="single" w:sz="4" w:space="0" w:color="auto"/>
            </w:tcBorders>
          </w:tcPr>
          <w:p w14:paraId="3536E02E" w14:textId="77777777" w:rsidR="00E36F0E" w:rsidRPr="003407D1" w:rsidRDefault="00E36F0E" w:rsidP="00E36F0E">
            <w:pPr>
              <w:rPr>
                <w:rFonts w:cs="Arial"/>
              </w:rPr>
            </w:pPr>
          </w:p>
        </w:tc>
        <w:tc>
          <w:tcPr>
            <w:tcW w:w="1440" w:type="dxa"/>
            <w:tcBorders>
              <w:top w:val="single" w:sz="4" w:space="0" w:color="auto"/>
              <w:left w:val="single" w:sz="4" w:space="0" w:color="auto"/>
              <w:bottom w:val="single" w:sz="4" w:space="0" w:color="auto"/>
              <w:right w:val="single" w:sz="4" w:space="0" w:color="auto"/>
            </w:tcBorders>
          </w:tcPr>
          <w:p w14:paraId="15430959" w14:textId="77777777" w:rsidR="00E36F0E" w:rsidRPr="003407D1" w:rsidRDefault="00E36F0E" w:rsidP="00E36F0E">
            <w:pPr>
              <w:rPr>
                <w:rFonts w:cs="Arial"/>
              </w:rPr>
            </w:pPr>
          </w:p>
        </w:tc>
        <w:tc>
          <w:tcPr>
            <w:tcW w:w="2070" w:type="dxa"/>
            <w:tcBorders>
              <w:top w:val="single" w:sz="4" w:space="0" w:color="auto"/>
              <w:left w:val="single" w:sz="4" w:space="0" w:color="auto"/>
              <w:bottom w:val="single" w:sz="4" w:space="0" w:color="auto"/>
              <w:right w:val="single" w:sz="4" w:space="0" w:color="auto"/>
            </w:tcBorders>
          </w:tcPr>
          <w:p w14:paraId="47CA5D7E" w14:textId="77777777" w:rsidR="00E36F0E" w:rsidRPr="003407D1" w:rsidRDefault="00393DC0" w:rsidP="00E36F0E">
            <w:pPr>
              <w:rPr>
                <w:rFonts w:cs="Arial"/>
                <w:highlight w:val="yellow"/>
              </w:rPr>
            </w:pPr>
            <w:r w:rsidRPr="003407D1">
              <w:rPr>
                <w:rFonts w:cs="Arial"/>
              </w:rPr>
              <w:t>Type</w:t>
            </w:r>
          </w:p>
        </w:tc>
      </w:tr>
      <w:tr w:rsidR="00E36F0E" w:rsidRPr="003407D1" w14:paraId="474CF01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53552F8"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79BCE562"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5EB8D304" w14:textId="77777777" w:rsidR="00E36F0E" w:rsidRPr="003407D1" w:rsidRDefault="00393DC0" w:rsidP="00E36F0E">
            <w:pPr>
              <w:rPr>
                <w:rFonts w:cs="Arial"/>
              </w:rPr>
            </w:pPr>
            <w:r w:rsidRPr="003407D1">
              <w:rPr>
                <w:rFonts w:cs="Arial"/>
              </w:rPr>
              <w:t>String</w:t>
            </w:r>
          </w:p>
        </w:tc>
        <w:tc>
          <w:tcPr>
            <w:tcW w:w="2160" w:type="dxa"/>
            <w:tcBorders>
              <w:top w:val="single" w:sz="4" w:space="0" w:color="auto"/>
              <w:left w:val="single" w:sz="4" w:space="0" w:color="auto"/>
              <w:bottom w:val="single" w:sz="4" w:space="0" w:color="auto"/>
              <w:right w:val="single" w:sz="4" w:space="0" w:color="auto"/>
            </w:tcBorders>
          </w:tcPr>
          <w:p w14:paraId="73842860" w14:textId="77777777" w:rsidR="00E36F0E" w:rsidRPr="003407D1" w:rsidRDefault="00E36F0E" w:rsidP="00E36F0E">
            <w:pPr>
              <w:rPr>
                <w:rFonts w:cs="Arial"/>
              </w:rPr>
            </w:pPr>
          </w:p>
        </w:tc>
        <w:tc>
          <w:tcPr>
            <w:tcW w:w="1440" w:type="dxa"/>
            <w:tcBorders>
              <w:top w:val="single" w:sz="4" w:space="0" w:color="auto"/>
              <w:left w:val="single" w:sz="4" w:space="0" w:color="auto"/>
              <w:bottom w:val="single" w:sz="4" w:space="0" w:color="auto"/>
              <w:right w:val="single" w:sz="4" w:space="0" w:color="auto"/>
            </w:tcBorders>
          </w:tcPr>
          <w:p w14:paraId="300DE89B" w14:textId="77777777" w:rsidR="00E36F0E" w:rsidRPr="003407D1" w:rsidRDefault="00393DC0" w:rsidP="00E36F0E">
            <w:pPr>
              <w:rPr>
                <w:rFonts w:cs="Arial"/>
              </w:rPr>
            </w:pPr>
            <w:r w:rsidRPr="003407D1">
              <w:rPr>
                <w:rFonts w:cs="Arial"/>
              </w:rPr>
              <w:t>Char Value:0-255</w:t>
            </w:r>
          </w:p>
          <w:p w14:paraId="20A1545B" w14:textId="77777777" w:rsidR="00E36F0E" w:rsidRPr="003407D1" w:rsidRDefault="00393DC0" w:rsidP="00E36F0E">
            <w:pPr>
              <w:rPr>
                <w:rFonts w:cs="Arial"/>
              </w:rPr>
            </w:pPr>
            <w:r w:rsidRPr="003407D1">
              <w:rPr>
                <w:rFonts w:cs="Arial"/>
              </w:rPr>
              <w:t>No String length limit</w:t>
            </w:r>
          </w:p>
        </w:tc>
        <w:tc>
          <w:tcPr>
            <w:tcW w:w="2070" w:type="dxa"/>
            <w:tcBorders>
              <w:top w:val="single" w:sz="4" w:space="0" w:color="auto"/>
              <w:left w:val="single" w:sz="4" w:space="0" w:color="auto"/>
              <w:bottom w:val="single" w:sz="4" w:space="0" w:color="auto"/>
              <w:right w:val="single" w:sz="4" w:space="0" w:color="auto"/>
            </w:tcBorders>
          </w:tcPr>
          <w:p w14:paraId="682DFCED" w14:textId="77777777" w:rsidR="00E36F0E" w:rsidRPr="003407D1" w:rsidRDefault="00393DC0" w:rsidP="00E36F0E">
            <w:pPr>
              <w:rPr>
                <w:rFonts w:cs="Arial"/>
                <w:highlight w:val="yellow"/>
              </w:rPr>
            </w:pPr>
            <w:r w:rsidRPr="003407D1">
              <w:rPr>
                <w:rFonts w:cs="Arial"/>
              </w:rPr>
              <w:t>Pin</w:t>
            </w:r>
          </w:p>
        </w:tc>
      </w:tr>
      <w:tr w:rsidR="00E36F0E" w:rsidRPr="003407D1" w14:paraId="2C02A2D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DA32341"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268C5559" w14:textId="77777777" w:rsidR="00E36F0E" w:rsidRPr="003407D1" w:rsidRDefault="00393DC0" w:rsidP="00E36F0E">
            <w:pPr>
              <w:rPr>
                <w:rFonts w:cs="Arial"/>
              </w:rPr>
            </w:pPr>
            <w:r w:rsidRPr="003407D1">
              <w:rPr>
                <w:rFonts w:cs="Arial"/>
              </w:rPr>
              <w:t>WlanWpaPersonalSecurity</w:t>
            </w:r>
          </w:p>
        </w:tc>
        <w:tc>
          <w:tcPr>
            <w:tcW w:w="1080" w:type="dxa"/>
            <w:gridSpan w:val="2"/>
            <w:tcBorders>
              <w:top w:val="single" w:sz="4" w:space="0" w:color="auto"/>
              <w:left w:val="single" w:sz="4" w:space="0" w:color="auto"/>
              <w:bottom w:val="single" w:sz="4" w:space="0" w:color="auto"/>
              <w:right w:val="single" w:sz="4" w:space="0" w:color="auto"/>
            </w:tcBorders>
          </w:tcPr>
          <w:p w14:paraId="70B2FDFD" w14:textId="77777777" w:rsidR="00E36F0E" w:rsidRPr="003407D1" w:rsidRDefault="00393DC0" w:rsidP="00E36F0E">
            <w:pPr>
              <w:rPr>
                <w:rFonts w:cs="Arial"/>
              </w:rPr>
            </w:pPr>
            <w:r w:rsidRPr="003407D1">
              <w:rPr>
                <w:rFonts w:cs="Arial"/>
              </w:rPr>
              <w:t>String</w:t>
            </w:r>
          </w:p>
        </w:tc>
        <w:tc>
          <w:tcPr>
            <w:tcW w:w="2160" w:type="dxa"/>
            <w:tcBorders>
              <w:top w:val="single" w:sz="4" w:space="0" w:color="auto"/>
              <w:left w:val="single" w:sz="4" w:space="0" w:color="auto"/>
              <w:bottom w:val="single" w:sz="4" w:space="0" w:color="auto"/>
              <w:right w:val="single" w:sz="4" w:space="0" w:color="auto"/>
            </w:tcBorders>
          </w:tcPr>
          <w:p w14:paraId="1DC6B7C4" w14:textId="77777777" w:rsidR="00E36F0E" w:rsidRPr="003407D1" w:rsidRDefault="00E36F0E" w:rsidP="00E36F0E">
            <w:pPr>
              <w:rPr>
                <w:rFonts w:cs="Arial"/>
              </w:rPr>
            </w:pPr>
          </w:p>
        </w:tc>
        <w:tc>
          <w:tcPr>
            <w:tcW w:w="1440" w:type="dxa"/>
            <w:tcBorders>
              <w:top w:val="single" w:sz="4" w:space="0" w:color="auto"/>
              <w:left w:val="single" w:sz="4" w:space="0" w:color="auto"/>
              <w:bottom w:val="single" w:sz="4" w:space="0" w:color="auto"/>
              <w:right w:val="single" w:sz="4" w:space="0" w:color="auto"/>
            </w:tcBorders>
          </w:tcPr>
          <w:p w14:paraId="6B84A08F" w14:textId="77777777" w:rsidR="00E36F0E" w:rsidRPr="003407D1" w:rsidRDefault="00393DC0" w:rsidP="00E36F0E">
            <w:pPr>
              <w:rPr>
                <w:rFonts w:cs="Arial"/>
              </w:rPr>
            </w:pPr>
            <w:r w:rsidRPr="003407D1">
              <w:rPr>
                <w:rFonts w:cs="Arial"/>
              </w:rPr>
              <w:t>Char Value:0-255</w:t>
            </w:r>
          </w:p>
          <w:p w14:paraId="5A107D4B" w14:textId="77777777" w:rsidR="00E36F0E" w:rsidRPr="003407D1" w:rsidRDefault="00393DC0" w:rsidP="00E36F0E">
            <w:pPr>
              <w:rPr>
                <w:rFonts w:cs="Arial"/>
              </w:rPr>
            </w:pPr>
            <w:r w:rsidRPr="003407D1">
              <w:rPr>
                <w:rFonts w:cs="Arial"/>
              </w:rPr>
              <w:t>No String length limit</w:t>
            </w:r>
          </w:p>
        </w:tc>
        <w:tc>
          <w:tcPr>
            <w:tcW w:w="2070" w:type="dxa"/>
            <w:tcBorders>
              <w:top w:val="single" w:sz="4" w:space="0" w:color="auto"/>
              <w:left w:val="single" w:sz="4" w:space="0" w:color="auto"/>
              <w:bottom w:val="single" w:sz="4" w:space="0" w:color="auto"/>
              <w:right w:val="single" w:sz="4" w:space="0" w:color="auto"/>
            </w:tcBorders>
          </w:tcPr>
          <w:p w14:paraId="45A37D17" w14:textId="77777777" w:rsidR="00E36F0E" w:rsidRPr="003407D1" w:rsidRDefault="00393DC0" w:rsidP="00E36F0E">
            <w:pPr>
              <w:rPr>
                <w:rFonts w:cs="Arial"/>
                <w:highlight w:val="yellow"/>
              </w:rPr>
            </w:pPr>
            <w:r w:rsidRPr="003407D1">
              <w:rPr>
                <w:rFonts w:cs="Arial"/>
              </w:rPr>
              <w:t>WPA/WPA2</w:t>
            </w:r>
            <w:r>
              <w:rPr>
                <w:rFonts w:cs="Arial"/>
              </w:rPr>
              <w:t>/WPA3</w:t>
            </w:r>
            <w:r w:rsidRPr="003407D1">
              <w:rPr>
                <w:rFonts w:cs="Arial"/>
              </w:rPr>
              <w:t>-Personal Settings - password</w:t>
            </w:r>
          </w:p>
        </w:tc>
      </w:tr>
      <w:tr w:rsidR="00E36F0E" w:rsidRPr="003407D1" w14:paraId="1112FA5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C2DD084"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04A563EC" w14:textId="77777777" w:rsidR="00E36F0E" w:rsidRPr="003407D1" w:rsidRDefault="00393DC0" w:rsidP="00E36F0E">
            <w:pPr>
              <w:rPr>
                <w:rFonts w:cs="Arial"/>
              </w:rPr>
            </w:pPr>
            <w:r w:rsidRPr="003407D1">
              <w:rPr>
                <w:rFonts w:cs="Arial"/>
              </w:rPr>
              <w:t>WlanPairwiseCipher</w:t>
            </w:r>
          </w:p>
        </w:tc>
        <w:tc>
          <w:tcPr>
            <w:tcW w:w="1080" w:type="dxa"/>
            <w:gridSpan w:val="2"/>
            <w:tcBorders>
              <w:top w:val="single" w:sz="4" w:space="0" w:color="auto"/>
              <w:left w:val="single" w:sz="4" w:space="0" w:color="auto"/>
              <w:bottom w:val="single" w:sz="4" w:space="0" w:color="auto"/>
              <w:right w:val="single" w:sz="4" w:space="0" w:color="auto"/>
            </w:tcBorders>
          </w:tcPr>
          <w:p w14:paraId="57F713E6" w14:textId="77777777" w:rsidR="00E36F0E" w:rsidRPr="003407D1" w:rsidRDefault="00393DC0" w:rsidP="00E36F0E">
            <w:pPr>
              <w:rPr>
                <w:rFonts w:cs="Arial"/>
              </w:rPr>
            </w:pPr>
            <w:r w:rsidRPr="003407D1">
              <w:rPr>
                <w:rFonts w:cs="Arial"/>
              </w:rPr>
              <w:t>Enum</w:t>
            </w:r>
          </w:p>
        </w:tc>
        <w:tc>
          <w:tcPr>
            <w:tcW w:w="2160" w:type="dxa"/>
            <w:tcBorders>
              <w:top w:val="single" w:sz="4" w:space="0" w:color="auto"/>
              <w:left w:val="single" w:sz="4" w:space="0" w:color="auto"/>
              <w:bottom w:val="single" w:sz="4" w:space="0" w:color="auto"/>
              <w:right w:val="single" w:sz="4" w:space="0" w:color="auto"/>
            </w:tcBorders>
          </w:tcPr>
          <w:p w14:paraId="3CC33D1D"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290C6438" w14:textId="77777777" w:rsidR="00E36F0E" w:rsidRPr="003407D1" w:rsidRDefault="00393DC0" w:rsidP="00E36F0E">
            <w:pPr>
              <w:rPr>
                <w:rFonts w:cs="Arial"/>
              </w:rPr>
            </w:pPr>
            <w:r w:rsidRPr="003407D1">
              <w:rPr>
                <w:rFonts w:cs="Arial"/>
              </w:rPr>
              <w:t>-</w:t>
            </w:r>
          </w:p>
        </w:tc>
        <w:tc>
          <w:tcPr>
            <w:tcW w:w="2070" w:type="dxa"/>
            <w:tcBorders>
              <w:top w:val="single" w:sz="4" w:space="0" w:color="auto"/>
              <w:left w:val="single" w:sz="4" w:space="0" w:color="auto"/>
              <w:bottom w:val="single" w:sz="4" w:space="0" w:color="auto"/>
              <w:right w:val="single" w:sz="4" w:space="0" w:color="auto"/>
            </w:tcBorders>
          </w:tcPr>
          <w:p w14:paraId="5B6D7449" w14:textId="77777777" w:rsidR="00E36F0E" w:rsidRPr="003407D1" w:rsidRDefault="00393DC0" w:rsidP="00E36F0E">
            <w:pPr>
              <w:rPr>
                <w:rFonts w:cs="Arial"/>
                <w:highlight w:val="yellow"/>
              </w:rPr>
            </w:pPr>
            <w:r w:rsidRPr="003407D1">
              <w:rPr>
                <w:rFonts w:cs="Arial"/>
              </w:rPr>
              <w:t>Pair cipher</w:t>
            </w:r>
          </w:p>
        </w:tc>
      </w:tr>
      <w:tr w:rsidR="00E36F0E" w:rsidRPr="003407D1" w14:paraId="6BDDF26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01AFC67"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4651CD9D"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4B49E3D7"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6CB686D8" w14:textId="77777777" w:rsidR="00E36F0E" w:rsidRPr="003407D1" w:rsidRDefault="00393DC0" w:rsidP="00E36F0E">
            <w:pPr>
              <w:rPr>
                <w:rFonts w:cs="Arial"/>
                <w:color w:val="000000"/>
              </w:rPr>
            </w:pPr>
            <w:r w:rsidRPr="003407D1">
              <w:rPr>
                <w:rFonts w:cs="Arial"/>
                <w:color w:val="000000"/>
              </w:rPr>
              <w:t>PAIR_MIN</w:t>
            </w:r>
          </w:p>
        </w:tc>
        <w:tc>
          <w:tcPr>
            <w:tcW w:w="1440" w:type="dxa"/>
            <w:tcBorders>
              <w:top w:val="single" w:sz="4" w:space="0" w:color="auto"/>
              <w:left w:val="single" w:sz="4" w:space="0" w:color="auto"/>
              <w:bottom w:val="single" w:sz="4" w:space="0" w:color="auto"/>
              <w:right w:val="single" w:sz="4" w:space="0" w:color="auto"/>
            </w:tcBorders>
          </w:tcPr>
          <w:p w14:paraId="31600135" w14:textId="77777777" w:rsidR="00E36F0E" w:rsidRPr="003407D1" w:rsidRDefault="00393DC0" w:rsidP="00E36F0E">
            <w:pPr>
              <w:rPr>
                <w:rFonts w:cs="Arial"/>
              </w:rPr>
            </w:pPr>
            <w:r w:rsidRPr="003407D1">
              <w:rPr>
                <w:rFonts w:cs="Arial"/>
              </w:rPr>
              <w:t>0x0</w:t>
            </w:r>
          </w:p>
        </w:tc>
        <w:tc>
          <w:tcPr>
            <w:tcW w:w="2070" w:type="dxa"/>
            <w:tcBorders>
              <w:top w:val="single" w:sz="4" w:space="0" w:color="auto"/>
              <w:left w:val="single" w:sz="4" w:space="0" w:color="auto"/>
              <w:bottom w:val="single" w:sz="4" w:space="0" w:color="auto"/>
              <w:right w:val="single" w:sz="4" w:space="0" w:color="auto"/>
            </w:tcBorders>
          </w:tcPr>
          <w:p w14:paraId="4B1B2818" w14:textId="77777777" w:rsidR="00E36F0E" w:rsidRPr="003407D1" w:rsidRDefault="00E36F0E" w:rsidP="00E36F0E">
            <w:pPr>
              <w:rPr>
                <w:rFonts w:cs="Arial"/>
                <w:highlight w:val="yellow"/>
              </w:rPr>
            </w:pPr>
          </w:p>
        </w:tc>
      </w:tr>
      <w:tr w:rsidR="00E36F0E" w:rsidRPr="003407D1" w14:paraId="34B17E6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CA8BFB8"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30CFC425"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2DA4922A"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1D881D1E" w14:textId="77777777" w:rsidR="00E36F0E" w:rsidRPr="003407D1" w:rsidRDefault="00393DC0" w:rsidP="00E36F0E">
            <w:pPr>
              <w:rPr>
                <w:rFonts w:cs="Arial"/>
                <w:color w:val="000000"/>
              </w:rPr>
            </w:pPr>
            <w:r w:rsidRPr="003407D1">
              <w:rPr>
                <w:rFonts w:cs="Arial"/>
                <w:color w:val="000000"/>
              </w:rPr>
              <w:t>PAIR_NONE</w:t>
            </w:r>
          </w:p>
        </w:tc>
        <w:tc>
          <w:tcPr>
            <w:tcW w:w="1440" w:type="dxa"/>
            <w:tcBorders>
              <w:top w:val="single" w:sz="4" w:space="0" w:color="auto"/>
              <w:left w:val="single" w:sz="4" w:space="0" w:color="auto"/>
              <w:bottom w:val="single" w:sz="4" w:space="0" w:color="auto"/>
              <w:right w:val="single" w:sz="4" w:space="0" w:color="auto"/>
            </w:tcBorders>
          </w:tcPr>
          <w:p w14:paraId="09D1C2CC" w14:textId="77777777" w:rsidR="00E36F0E" w:rsidRPr="003407D1" w:rsidRDefault="00393DC0" w:rsidP="00E36F0E">
            <w:pPr>
              <w:rPr>
                <w:rFonts w:cs="Arial"/>
              </w:rPr>
            </w:pPr>
            <w:r w:rsidRPr="003407D1">
              <w:rPr>
                <w:rFonts w:cs="Arial"/>
              </w:rPr>
              <w:t>0x1</w:t>
            </w:r>
          </w:p>
        </w:tc>
        <w:tc>
          <w:tcPr>
            <w:tcW w:w="2070" w:type="dxa"/>
            <w:tcBorders>
              <w:top w:val="single" w:sz="4" w:space="0" w:color="auto"/>
              <w:left w:val="single" w:sz="4" w:space="0" w:color="auto"/>
              <w:bottom w:val="single" w:sz="4" w:space="0" w:color="auto"/>
              <w:right w:val="single" w:sz="4" w:space="0" w:color="auto"/>
            </w:tcBorders>
          </w:tcPr>
          <w:p w14:paraId="4F2AB6BE" w14:textId="77777777" w:rsidR="00E36F0E" w:rsidRPr="003407D1" w:rsidRDefault="00393DC0" w:rsidP="00E36F0E">
            <w:pPr>
              <w:rPr>
                <w:rFonts w:cs="Arial"/>
              </w:rPr>
            </w:pPr>
            <w:r w:rsidRPr="003407D1">
              <w:rPr>
                <w:rFonts w:cs="Arial"/>
              </w:rPr>
              <w:t>None</w:t>
            </w:r>
          </w:p>
        </w:tc>
      </w:tr>
      <w:tr w:rsidR="00E36F0E" w:rsidRPr="003407D1" w14:paraId="53EAC59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84BE88D"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3325319B"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34ECCC9E"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7B72A3E9" w14:textId="77777777" w:rsidR="00E36F0E" w:rsidRPr="003407D1" w:rsidRDefault="00393DC0" w:rsidP="00E36F0E">
            <w:pPr>
              <w:rPr>
                <w:rFonts w:cs="Arial"/>
                <w:color w:val="000000"/>
              </w:rPr>
            </w:pPr>
            <w:r w:rsidRPr="003407D1">
              <w:rPr>
                <w:rFonts w:cs="Arial"/>
                <w:color w:val="000000"/>
              </w:rPr>
              <w:t>PAIR_TKIP</w:t>
            </w:r>
          </w:p>
        </w:tc>
        <w:tc>
          <w:tcPr>
            <w:tcW w:w="1440" w:type="dxa"/>
            <w:tcBorders>
              <w:top w:val="single" w:sz="4" w:space="0" w:color="auto"/>
              <w:left w:val="single" w:sz="4" w:space="0" w:color="auto"/>
              <w:bottom w:val="single" w:sz="4" w:space="0" w:color="auto"/>
              <w:right w:val="single" w:sz="4" w:space="0" w:color="auto"/>
            </w:tcBorders>
          </w:tcPr>
          <w:p w14:paraId="78070BAA" w14:textId="77777777" w:rsidR="00E36F0E" w:rsidRPr="003407D1" w:rsidRDefault="00393DC0" w:rsidP="00E36F0E">
            <w:pPr>
              <w:rPr>
                <w:rFonts w:cs="Arial"/>
              </w:rPr>
            </w:pPr>
            <w:r w:rsidRPr="003407D1">
              <w:rPr>
                <w:rFonts w:cs="Arial"/>
              </w:rPr>
              <w:t>0x2</w:t>
            </w:r>
          </w:p>
        </w:tc>
        <w:tc>
          <w:tcPr>
            <w:tcW w:w="2070" w:type="dxa"/>
            <w:tcBorders>
              <w:top w:val="single" w:sz="4" w:space="0" w:color="auto"/>
              <w:left w:val="single" w:sz="4" w:space="0" w:color="auto"/>
              <w:bottom w:val="single" w:sz="4" w:space="0" w:color="auto"/>
              <w:right w:val="single" w:sz="4" w:space="0" w:color="auto"/>
            </w:tcBorders>
          </w:tcPr>
          <w:p w14:paraId="415779DC" w14:textId="77777777" w:rsidR="00E36F0E" w:rsidRPr="003407D1" w:rsidRDefault="00393DC0" w:rsidP="00E36F0E">
            <w:pPr>
              <w:rPr>
                <w:rFonts w:cs="Arial"/>
              </w:rPr>
            </w:pPr>
            <w:r w:rsidRPr="003407D1">
              <w:rPr>
                <w:rFonts w:cs="Arial"/>
              </w:rPr>
              <w:t>TKIP</w:t>
            </w:r>
          </w:p>
        </w:tc>
      </w:tr>
      <w:tr w:rsidR="00E36F0E" w:rsidRPr="003407D1" w14:paraId="21AEB12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0A9FA94"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43FEF4BB"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26FF723E"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30CE72DD" w14:textId="77777777" w:rsidR="00E36F0E" w:rsidRPr="003407D1" w:rsidRDefault="00393DC0" w:rsidP="00E36F0E">
            <w:pPr>
              <w:rPr>
                <w:rFonts w:cs="Arial"/>
                <w:color w:val="000000"/>
              </w:rPr>
            </w:pPr>
            <w:r w:rsidRPr="003407D1">
              <w:rPr>
                <w:rFonts w:cs="Arial"/>
                <w:color w:val="000000"/>
              </w:rPr>
              <w:t>PAIR_CCMP</w:t>
            </w:r>
          </w:p>
        </w:tc>
        <w:tc>
          <w:tcPr>
            <w:tcW w:w="1440" w:type="dxa"/>
            <w:tcBorders>
              <w:top w:val="single" w:sz="4" w:space="0" w:color="auto"/>
              <w:left w:val="single" w:sz="4" w:space="0" w:color="auto"/>
              <w:bottom w:val="single" w:sz="4" w:space="0" w:color="auto"/>
              <w:right w:val="single" w:sz="4" w:space="0" w:color="auto"/>
            </w:tcBorders>
          </w:tcPr>
          <w:p w14:paraId="7B1966EB" w14:textId="77777777" w:rsidR="00E36F0E" w:rsidRPr="003407D1" w:rsidRDefault="00393DC0" w:rsidP="00E36F0E">
            <w:pPr>
              <w:rPr>
                <w:rFonts w:cs="Arial"/>
              </w:rPr>
            </w:pPr>
            <w:r w:rsidRPr="003407D1">
              <w:rPr>
                <w:rFonts w:cs="Arial"/>
              </w:rPr>
              <w:t>0x3</w:t>
            </w:r>
          </w:p>
        </w:tc>
        <w:tc>
          <w:tcPr>
            <w:tcW w:w="2070" w:type="dxa"/>
            <w:tcBorders>
              <w:top w:val="single" w:sz="4" w:space="0" w:color="auto"/>
              <w:left w:val="single" w:sz="4" w:space="0" w:color="auto"/>
              <w:bottom w:val="single" w:sz="4" w:space="0" w:color="auto"/>
              <w:right w:val="single" w:sz="4" w:space="0" w:color="auto"/>
            </w:tcBorders>
          </w:tcPr>
          <w:p w14:paraId="188E2F06" w14:textId="77777777" w:rsidR="00E36F0E" w:rsidRPr="003407D1" w:rsidRDefault="00393DC0" w:rsidP="00E36F0E">
            <w:pPr>
              <w:rPr>
                <w:rFonts w:cs="Arial"/>
              </w:rPr>
            </w:pPr>
            <w:r w:rsidRPr="003407D1">
              <w:rPr>
                <w:rFonts w:cs="Arial"/>
              </w:rPr>
              <w:t>CCMP/AES</w:t>
            </w:r>
          </w:p>
        </w:tc>
      </w:tr>
      <w:tr w:rsidR="00E36F0E" w:rsidRPr="003407D1" w14:paraId="5838B69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5CEF2F2"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2F4AF639"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69D4A70C"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1E1955FF" w14:textId="77777777" w:rsidR="00E36F0E" w:rsidRPr="003407D1" w:rsidRDefault="00393DC0" w:rsidP="00E36F0E">
            <w:pPr>
              <w:rPr>
                <w:rFonts w:cs="Arial"/>
                <w:color w:val="000000"/>
              </w:rPr>
            </w:pPr>
            <w:r w:rsidRPr="003407D1">
              <w:rPr>
                <w:rFonts w:cs="Arial"/>
                <w:color w:val="000000"/>
              </w:rPr>
              <w:t>PAIR_TKIPCCMP</w:t>
            </w:r>
          </w:p>
        </w:tc>
        <w:tc>
          <w:tcPr>
            <w:tcW w:w="1440" w:type="dxa"/>
            <w:tcBorders>
              <w:top w:val="single" w:sz="4" w:space="0" w:color="auto"/>
              <w:left w:val="single" w:sz="4" w:space="0" w:color="auto"/>
              <w:bottom w:val="single" w:sz="4" w:space="0" w:color="auto"/>
              <w:right w:val="single" w:sz="4" w:space="0" w:color="auto"/>
            </w:tcBorders>
          </w:tcPr>
          <w:p w14:paraId="4D04DAEC" w14:textId="77777777" w:rsidR="00E36F0E" w:rsidRPr="003407D1" w:rsidRDefault="00393DC0" w:rsidP="00E36F0E">
            <w:pPr>
              <w:rPr>
                <w:rFonts w:cs="Arial"/>
              </w:rPr>
            </w:pPr>
            <w:r w:rsidRPr="003407D1">
              <w:rPr>
                <w:rFonts w:cs="Arial"/>
              </w:rPr>
              <w:t>0x4</w:t>
            </w:r>
          </w:p>
        </w:tc>
        <w:tc>
          <w:tcPr>
            <w:tcW w:w="2070" w:type="dxa"/>
            <w:tcBorders>
              <w:top w:val="single" w:sz="4" w:space="0" w:color="auto"/>
              <w:left w:val="single" w:sz="4" w:space="0" w:color="auto"/>
              <w:bottom w:val="single" w:sz="4" w:space="0" w:color="auto"/>
              <w:right w:val="single" w:sz="4" w:space="0" w:color="auto"/>
            </w:tcBorders>
          </w:tcPr>
          <w:p w14:paraId="4E4F6DEB" w14:textId="77777777" w:rsidR="00E36F0E" w:rsidRPr="003407D1" w:rsidRDefault="00393DC0" w:rsidP="00E36F0E">
            <w:pPr>
              <w:rPr>
                <w:rFonts w:cs="Arial"/>
              </w:rPr>
            </w:pPr>
            <w:r w:rsidRPr="003407D1">
              <w:rPr>
                <w:rFonts w:cs="Arial"/>
              </w:rPr>
              <w:t>Mixmode – tkip or ccmp</w:t>
            </w:r>
          </w:p>
        </w:tc>
      </w:tr>
      <w:tr w:rsidR="00E36F0E" w:rsidRPr="003407D1" w14:paraId="3537422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2C0F5F4"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0FA84F3C"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46F4701C"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2A7DCEAB" w14:textId="77777777" w:rsidR="00E36F0E" w:rsidRPr="003407D1" w:rsidRDefault="00393DC0" w:rsidP="00E36F0E">
            <w:pPr>
              <w:rPr>
                <w:rFonts w:cs="Arial"/>
                <w:color w:val="000000"/>
              </w:rPr>
            </w:pPr>
            <w:r w:rsidRPr="003407D1">
              <w:rPr>
                <w:rFonts w:cs="Arial"/>
                <w:color w:val="000000"/>
              </w:rPr>
              <w:t>PAIR_MAX</w:t>
            </w:r>
          </w:p>
        </w:tc>
        <w:tc>
          <w:tcPr>
            <w:tcW w:w="1440" w:type="dxa"/>
            <w:tcBorders>
              <w:top w:val="single" w:sz="4" w:space="0" w:color="auto"/>
              <w:left w:val="single" w:sz="4" w:space="0" w:color="auto"/>
              <w:bottom w:val="single" w:sz="4" w:space="0" w:color="auto"/>
              <w:right w:val="single" w:sz="4" w:space="0" w:color="auto"/>
            </w:tcBorders>
          </w:tcPr>
          <w:p w14:paraId="376E508F" w14:textId="77777777" w:rsidR="00E36F0E" w:rsidRPr="003407D1" w:rsidRDefault="00393DC0" w:rsidP="00E36F0E">
            <w:pPr>
              <w:rPr>
                <w:rFonts w:cs="Arial"/>
              </w:rPr>
            </w:pPr>
            <w:r w:rsidRPr="003407D1">
              <w:rPr>
                <w:rFonts w:cs="Arial"/>
              </w:rPr>
              <w:t>0x5</w:t>
            </w:r>
          </w:p>
        </w:tc>
        <w:tc>
          <w:tcPr>
            <w:tcW w:w="2070" w:type="dxa"/>
            <w:tcBorders>
              <w:top w:val="single" w:sz="4" w:space="0" w:color="auto"/>
              <w:left w:val="single" w:sz="4" w:space="0" w:color="auto"/>
              <w:bottom w:val="single" w:sz="4" w:space="0" w:color="auto"/>
              <w:right w:val="single" w:sz="4" w:space="0" w:color="auto"/>
            </w:tcBorders>
          </w:tcPr>
          <w:p w14:paraId="1E156102" w14:textId="77777777" w:rsidR="00E36F0E" w:rsidRPr="003407D1" w:rsidRDefault="00E36F0E" w:rsidP="00E36F0E">
            <w:pPr>
              <w:rPr>
                <w:rFonts w:cs="Arial"/>
                <w:highlight w:val="yellow"/>
              </w:rPr>
            </w:pPr>
          </w:p>
        </w:tc>
      </w:tr>
      <w:tr w:rsidR="00E36F0E" w:rsidRPr="003407D1" w14:paraId="49D6D00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3F17D07"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02564B7D" w14:textId="77777777" w:rsidR="00E36F0E" w:rsidRPr="003407D1" w:rsidRDefault="00393DC0" w:rsidP="00E36F0E">
            <w:pPr>
              <w:rPr>
                <w:rFonts w:cs="Arial"/>
              </w:rPr>
            </w:pPr>
            <w:r w:rsidRPr="003407D1">
              <w:rPr>
                <w:rFonts w:cs="Arial"/>
              </w:rPr>
              <w:t>WlanGroupCipher</w:t>
            </w:r>
          </w:p>
        </w:tc>
        <w:tc>
          <w:tcPr>
            <w:tcW w:w="1080" w:type="dxa"/>
            <w:gridSpan w:val="2"/>
            <w:tcBorders>
              <w:top w:val="single" w:sz="4" w:space="0" w:color="auto"/>
              <w:left w:val="single" w:sz="4" w:space="0" w:color="auto"/>
              <w:bottom w:val="single" w:sz="4" w:space="0" w:color="auto"/>
              <w:right w:val="single" w:sz="4" w:space="0" w:color="auto"/>
            </w:tcBorders>
          </w:tcPr>
          <w:p w14:paraId="439ABB00" w14:textId="77777777" w:rsidR="00E36F0E" w:rsidRPr="003407D1" w:rsidRDefault="00393DC0" w:rsidP="00E36F0E">
            <w:pPr>
              <w:rPr>
                <w:rFonts w:cs="Arial"/>
              </w:rPr>
            </w:pPr>
            <w:r w:rsidRPr="003407D1">
              <w:rPr>
                <w:rFonts w:cs="Arial"/>
              </w:rPr>
              <w:t>Enum</w:t>
            </w:r>
          </w:p>
        </w:tc>
        <w:tc>
          <w:tcPr>
            <w:tcW w:w="2160" w:type="dxa"/>
            <w:tcBorders>
              <w:top w:val="single" w:sz="4" w:space="0" w:color="auto"/>
              <w:left w:val="single" w:sz="4" w:space="0" w:color="auto"/>
              <w:bottom w:val="single" w:sz="4" w:space="0" w:color="auto"/>
              <w:right w:val="single" w:sz="4" w:space="0" w:color="auto"/>
            </w:tcBorders>
          </w:tcPr>
          <w:p w14:paraId="2204B882"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2A2724FA" w14:textId="77777777" w:rsidR="00E36F0E" w:rsidRPr="003407D1" w:rsidRDefault="00393DC0" w:rsidP="00E36F0E">
            <w:pPr>
              <w:rPr>
                <w:rFonts w:cs="Arial"/>
              </w:rPr>
            </w:pPr>
            <w:r w:rsidRPr="003407D1">
              <w:rPr>
                <w:rFonts w:cs="Arial"/>
              </w:rPr>
              <w:t>-</w:t>
            </w:r>
          </w:p>
        </w:tc>
        <w:tc>
          <w:tcPr>
            <w:tcW w:w="2070" w:type="dxa"/>
            <w:tcBorders>
              <w:top w:val="single" w:sz="4" w:space="0" w:color="auto"/>
              <w:left w:val="single" w:sz="4" w:space="0" w:color="auto"/>
              <w:bottom w:val="single" w:sz="4" w:space="0" w:color="auto"/>
              <w:right w:val="single" w:sz="4" w:space="0" w:color="auto"/>
            </w:tcBorders>
          </w:tcPr>
          <w:p w14:paraId="3AC244D1" w14:textId="77777777" w:rsidR="00E36F0E" w:rsidRPr="003407D1" w:rsidRDefault="00393DC0" w:rsidP="00E36F0E">
            <w:pPr>
              <w:rPr>
                <w:rFonts w:cs="Arial"/>
                <w:highlight w:val="yellow"/>
              </w:rPr>
            </w:pPr>
            <w:r w:rsidRPr="003407D1">
              <w:rPr>
                <w:rFonts w:cs="Arial"/>
              </w:rPr>
              <w:t>Group cipher</w:t>
            </w:r>
          </w:p>
        </w:tc>
      </w:tr>
      <w:tr w:rsidR="00E36F0E" w:rsidRPr="003407D1" w14:paraId="6AC22AB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0F78F08"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443714BA"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1022EFDA"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27582E3A" w14:textId="77777777" w:rsidR="00E36F0E" w:rsidRPr="003407D1" w:rsidRDefault="00393DC0" w:rsidP="00E36F0E">
            <w:pPr>
              <w:rPr>
                <w:rFonts w:cs="Arial"/>
                <w:color w:val="000000"/>
              </w:rPr>
            </w:pPr>
            <w:r w:rsidRPr="003407D1">
              <w:rPr>
                <w:rFonts w:cs="Arial"/>
                <w:color w:val="000000"/>
              </w:rPr>
              <w:t>GROUP_MIN</w:t>
            </w:r>
          </w:p>
        </w:tc>
        <w:tc>
          <w:tcPr>
            <w:tcW w:w="1440" w:type="dxa"/>
            <w:tcBorders>
              <w:top w:val="single" w:sz="4" w:space="0" w:color="auto"/>
              <w:left w:val="single" w:sz="4" w:space="0" w:color="auto"/>
              <w:bottom w:val="single" w:sz="4" w:space="0" w:color="auto"/>
              <w:right w:val="single" w:sz="4" w:space="0" w:color="auto"/>
            </w:tcBorders>
          </w:tcPr>
          <w:p w14:paraId="7CF22B1A" w14:textId="77777777" w:rsidR="00E36F0E" w:rsidRPr="003407D1" w:rsidRDefault="00393DC0" w:rsidP="00E36F0E">
            <w:pPr>
              <w:rPr>
                <w:rFonts w:cs="Arial"/>
              </w:rPr>
            </w:pPr>
            <w:r w:rsidRPr="003407D1">
              <w:rPr>
                <w:rFonts w:cs="Arial"/>
              </w:rPr>
              <w:t>0x0</w:t>
            </w:r>
          </w:p>
        </w:tc>
        <w:tc>
          <w:tcPr>
            <w:tcW w:w="2070" w:type="dxa"/>
            <w:tcBorders>
              <w:top w:val="single" w:sz="4" w:space="0" w:color="auto"/>
              <w:left w:val="single" w:sz="4" w:space="0" w:color="auto"/>
              <w:bottom w:val="single" w:sz="4" w:space="0" w:color="auto"/>
              <w:right w:val="single" w:sz="4" w:space="0" w:color="auto"/>
            </w:tcBorders>
          </w:tcPr>
          <w:p w14:paraId="716C81F3" w14:textId="77777777" w:rsidR="00E36F0E" w:rsidRPr="003407D1" w:rsidRDefault="00E36F0E" w:rsidP="00E36F0E">
            <w:pPr>
              <w:rPr>
                <w:rFonts w:cs="Arial"/>
                <w:highlight w:val="yellow"/>
              </w:rPr>
            </w:pPr>
          </w:p>
        </w:tc>
      </w:tr>
      <w:tr w:rsidR="00E36F0E" w:rsidRPr="003407D1" w14:paraId="64005D2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5ED3D18"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694D854D"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5DFFD508"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3A9C69A0" w14:textId="77777777" w:rsidR="00E36F0E" w:rsidRPr="003407D1" w:rsidRDefault="00393DC0" w:rsidP="00E36F0E">
            <w:pPr>
              <w:rPr>
                <w:rFonts w:cs="Arial"/>
                <w:color w:val="000000"/>
              </w:rPr>
            </w:pPr>
            <w:r w:rsidRPr="003407D1">
              <w:rPr>
                <w:rFonts w:cs="Arial"/>
                <w:color w:val="000000"/>
              </w:rPr>
              <w:t>GROUP_NONE</w:t>
            </w:r>
          </w:p>
        </w:tc>
        <w:tc>
          <w:tcPr>
            <w:tcW w:w="1440" w:type="dxa"/>
            <w:tcBorders>
              <w:top w:val="single" w:sz="4" w:space="0" w:color="auto"/>
              <w:left w:val="single" w:sz="4" w:space="0" w:color="auto"/>
              <w:bottom w:val="single" w:sz="4" w:space="0" w:color="auto"/>
              <w:right w:val="single" w:sz="4" w:space="0" w:color="auto"/>
            </w:tcBorders>
          </w:tcPr>
          <w:p w14:paraId="1D8CF12D" w14:textId="77777777" w:rsidR="00E36F0E" w:rsidRPr="003407D1" w:rsidRDefault="00393DC0" w:rsidP="00E36F0E">
            <w:pPr>
              <w:rPr>
                <w:rFonts w:cs="Arial"/>
              </w:rPr>
            </w:pPr>
            <w:r w:rsidRPr="003407D1">
              <w:rPr>
                <w:rFonts w:cs="Arial"/>
              </w:rPr>
              <w:t>0x1</w:t>
            </w:r>
          </w:p>
        </w:tc>
        <w:tc>
          <w:tcPr>
            <w:tcW w:w="2070" w:type="dxa"/>
            <w:tcBorders>
              <w:top w:val="single" w:sz="4" w:space="0" w:color="auto"/>
              <w:left w:val="single" w:sz="4" w:space="0" w:color="auto"/>
              <w:bottom w:val="single" w:sz="4" w:space="0" w:color="auto"/>
              <w:right w:val="single" w:sz="4" w:space="0" w:color="auto"/>
            </w:tcBorders>
          </w:tcPr>
          <w:p w14:paraId="430CFADA" w14:textId="77777777" w:rsidR="00E36F0E" w:rsidRPr="003407D1" w:rsidRDefault="00393DC0" w:rsidP="00E36F0E">
            <w:pPr>
              <w:rPr>
                <w:rFonts w:cs="Arial"/>
              </w:rPr>
            </w:pPr>
            <w:r w:rsidRPr="003407D1">
              <w:rPr>
                <w:rFonts w:cs="Arial"/>
              </w:rPr>
              <w:t>None</w:t>
            </w:r>
          </w:p>
        </w:tc>
      </w:tr>
      <w:tr w:rsidR="00E36F0E" w:rsidRPr="003407D1" w14:paraId="2FF9533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D037B55"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099F72FA"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450AA77A"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44C7D82C" w14:textId="77777777" w:rsidR="00E36F0E" w:rsidRPr="003407D1" w:rsidRDefault="00393DC0" w:rsidP="00E36F0E">
            <w:pPr>
              <w:rPr>
                <w:rFonts w:cs="Arial"/>
                <w:color w:val="000000"/>
              </w:rPr>
            </w:pPr>
            <w:r w:rsidRPr="003407D1">
              <w:rPr>
                <w:rFonts w:cs="Arial"/>
                <w:color w:val="000000"/>
              </w:rPr>
              <w:t>GROUP_TKIP</w:t>
            </w:r>
          </w:p>
        </w:tc>
        <w:tc>
          <w:tcPr>
            <w:tcW w:w="1440" w:type="dxa"/>
            <w:tcBorders>
              <w:top w:val="single" w:sz="4" w:space="0" w:color="auto"/>
              <w:left w:val="single" w:sz="4" w:space="0" w:color="auto"/>
              <w:bottom w:val="single" w:sz="4" w:space="0" w:color="auto"/>
              <w:right w:val="single" w:sz="4" w:space="0" w:color="auto"/>
            </w:tcBorders>
          </w:tcPr>
          <w:p w14:paraId="41BCFC8E" w14:textId="77777777" w:rsidR="00E36F0E" w:rsidRPr="003407D1" w:rsidRDefault="00393DC0" w:rsidP="00E36F0E">
            <w:pPr>
              <w:rPr>
                <w:rFonts w:cs="Arial"/>
              </w:rPr>
            </w:pPr>
            <w:r w:rsidRPr="003407D1">
              <w:rPr>
                <w:rFonts w:cs="Arial"/>
              </w:rPr>
              <w:t>0x2</w:t>
            </w:r>
          </w:p>
        </w:tc>
        <w:tc>
          <w:tcPr>
            <w:tcW w:w="2070" w:type="dxa"/>
            <w:tcBorders>
              <w:top w:val="single" w:sz="4" w:space="0" w:color="auto"/>
              <w:left w:val="single" w:sz="4" w:space="0" w:color="auto"/>
              <w:bottom w:val="single" w:sz="4" w:space="0" w:color="auto"/>
              <w:right w:val="single" w:sz="4" w:space="0" w:color="auto"/>
            </w:tcBorders>
          </w:tcPr>
          <w:p w14:paraId="0A31B4FF" w14:textId="77777777" w:rsidR="00E36F0E" w:rsidRPr="003407D1" w:rsidRDefault="00393DC0" w:rsidP="00E36F0E">
            <w:pPr>
              <w:rPr>
                <w:rFonts w:cs="Arial"/>
              </w:rPr>
            </w:pPr>
            <w:r w:rsidRPr="003407D1">
              <w:rPr>
                <w:rFonts w:cs="Arial"/>
              </w:rPr>
              <w:t>TKIP</w:t>
            </w:r>
          </w:p>
        </w:tc>
      </w:tr>
      <w:tr w:rsidR="00E36F0E" w:rsidRPr="003407D1" w14:paraId="5C28778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AF9F76B"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32956B36"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293EB7F5"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6623F477" w14:textId="77777777" w:rsidR="00E36F0E" w:rsidRPr="003407D1" w:rsidRDefault="00393DC0" w:rsidP="00E36F0E">
            <w:pPr>
              <w:rPr>
                <w:rFonts w:cs="Arial"/>
                <w:color w:val="000000"/>
              </w:rPr>
            </w:pPr>
            <w:r w:rsidRPr="003407D1">
              <w:rPr>
                <w:rFonts w:cs="Arial"/>
                <w:color w:val="000000"/>
              </w:rPr>
              <w:t>GROUP_CCMP</w:t>
            </w:r>
          </w:p>
        </w:tc>
        <w:tc>
          <w:tcPr>
            <w:tcW w:w="1440" w:type="dxa"/>
            <w:tcBorders>
              <w:top w:val="single" w:sz="4" w:space="0" w:color="auto"/>
              <w:left w:val="single" w:sz="4" w:space="0" w:color="auto"/>
              <w:bottom w:val="single" w:sz="4" w:space="0" w:color="auto"/>
              <w:right w:val="single" w:sz="4" w:space="0" w:color="auto"/>
            </w:tcBorders>
          </w:tcPr>
          <w:p w14:paraId="0C66577E" w14:textId="77777777" w:rsidR="00E36F0E" w:rsidRPr="003407D1" w:rsidRDefault="00393DC0" w:rsidP="00E36F0E">
            <w:pPr>
              <w:rPr>
                <w:rFonts w:cs="Arial"/>
              </w:rPr>
            </w:pPr>
            <w:r w:rsidRPr="003407D1">
              <w:rPr>
                <w:rFonts w:cs="Arial"/>
              </w:rPr>
              <w:t>0x3</w:t>
            </w:r>
          </w:p>
        </w:tc>
        <w:tc>
          <w:tcPr>
            <w:tcW w:w="2070" w:type="dxa"/>
            <w:tcBorders>
              <w:top w:val="single" w:sz="4" w:space="0" w:color="auto"/>
              <w:left w:val="single" w:sz="4" w:space="0" w:color="auto"/>
              <w:bottom w:val="single" w:sz="4" w:space="0" w:color="auto"/>
              <w:right w:val="single" w:sz="4" w:space="0" w:color="auto"/>
            </w:tcBorders>
          </w:tcPr>
          <w:p w14:paraId="4D374395" w14:textId="77777777" w:rsidR="00E36F0E" w:rsidRPr="003407D1" w:rsidRDefault="00393DC0" w:rsidP="00E36F0E">
            <w:pPr>
              <w:rPr>
                <w:rFonts w:cs="Arial"/>
              </w:rPr>
            </w:pPr>
            <w:r w:rsidRPr="003407D1">
              <w:rPr>
                <w:rFonts w:cs="Arial"/>
              </w:rPr>
              <w:t>CCMP/AES</w:t>
            </w:r>
          </w:p>
        </w:tc>
      </w:tr>
      <w:tr w:rsidR="00E36F0E" w:rsidRPr="003407D1" w14:paraId="2255B48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77F66EB"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0D9C012B"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34E58026"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63720E1D" w14:textId="77777777" w:rsidR="00E36F0E" w:rsidRPr="003407D1" w:rsidRDefault="00393DC0" w:rsidP="00E36F0E">
            <w:pPr>
              <w:rPr>
                <w:rFonts w:cs="Arial"/>
                <w:color w:val="000000"/>
              </w:rPr>
            </w:pPr>
            <w:r w:rsidRPr="003407D1">
              <w:rPr>
                <w:rFonts w:cs="Arial"/>
                <w:color w:val="000000"/>
              </w:rPr>
              <w:t>GROUP_TKIPCCMP</w:t>
            </w:r>
          </w:p>
        </w:tc>
        <w:tc>
          <w:tcPr>
            <w:tcW w:w="1440" w:type="dxa"/>
            <w:tcBorders>
              <w:top w:val="single" w:sz="4" w:space="0" w:color="auto"/>
              <w:left w:val="single" w:sz="4" w:space="0" w:color="auto"/>
              <w:bottom w:val="single" w:sz="4" w:space="0" w:color="auto"/>
              <w:right w:val="single" w:sz="4" w:space="0" w:color="auto"/>
            </w:tcBorders>
          </w:tcPr>
          <w:p w14:paraId="29946659" w14:textId="77777777" w:rsidR="00E36F0E" w:rsidRPr="003407D1" w:rsidRDefault="00393DC0" w:rsidP="00E36F0E">
            <w:pPr>
              <w:rPr>
                <w:rFonts w:cs="Arial"/>
              </w:rPr>
            </w:pPr>
            <w:r w:rsidRPr="003407D1">
              <w:rPr>
                <w:rFonts w:cs="Arial"/>
              </w:rPr>
              <w:t>0x4</w:t>
            </w:r>
          </w:p>
        </w:tc>
        <w:tc>
          <w:tcPr>
            <w:tcW w:w="2070" w:type="dxa"/>
            <w:tcBorders>
              <w:top w:val="single" w:sz="4" w:space="0" w:color="auto"/>
              <w:left w:val="single" w:sz="4" w:space="0" w:color="auto"/>
              <w:bottom w:val="single" w:sz="4" w:space="0" w:color="auto"/>
              <w:right w:val="single" w:sz="4" w:space="0" w:color="auto"/>
            </w:tcBorders>
          </w:tcPr>
          <w:p w14:paraId="3D2728D1" w14:textId="77777777" w:rsidR="00E36F0E" w:rsidRPr="003407D1" w:rsidRDefault="00393DC0" w:rsidP="00E36F0E">
            <w:pPr>
              <w:rPr>
                <w:rFonts w:cs="Arial"/>
              </w:rPr>
            </w:pPr>
            <w:r w:rsidRPr="003407D1">
              <w:rPr>
                <w:rFonts w:cs="Arial"/>
              </w:rPr>
              <w:t>Mixmode – tkip or ccmp</w:t>
            </w:r>
          </w:p>
        </w:tc>
      </w:tr>
      <w:tr w:rsidR="00E36F0E" w:rsidRPr="003407D1" w14:paraId="4054939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CFAF695"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52D288AC"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71D20074"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20685768" w14:textId="77777777" w:rsidR="00E36F0E" w:rsidRPr="003407D1" w:rsidRDefault="00393DC0" w:rsidP="00E36F0E">
            <w:pPr>
              <w:rPr>
                <w:rFonts w:cs="Arial"/>
                <w:color w:val="000000"/>
              </w:rPr>
            </w:pPr>
            <w:r w:rsidRPr="003407D1">
              <w:rPr>
                <w:rFonts w:cs="Arial"/>
                <w:color w:val="000000"/>
              </w:rPr>
              <w:t>GROUP_MAX</w:t>
            </w:r>
          </w:p>
        </w:tc>
        <w:tc>
          <w:tcPr>
            <w:tcW w:w="1440" w:type="dxa"/>
            <w:tcBorders>
              <w:top w:val="single" w:sz="4" w:space="0" w:color="auto"/>
              <w:left w:val="single" w:sz="4" w:space="0" w:color="auto"/>
              <w:bottom w:val="single" w:sz="4" w:space="0" w:color="auto"/>
              <w:right w:val="single" w:sz="4" w:space="0" w:color="auto"/>
            </w:tcBorders>
          </w:tcPr>
          <w:p w14:paraId="5DEDEE98" w14:textId="77777777" w:rsidR="00E36F0E" w:rsidRPr="003407D1" w:rsidRDefault="00393DC0" w:rsidP="00E36F0E">
            <w:pPr>
              <w:rPr>
                <w:rFonts w:cs="Arial"/>
              </w:rPr>
            </w:pPr>
            <w:r w:rsidRPr="003407D1">
              <w:rPr>
                <w:rFonts w:cs="Arial"/>
              </w:rPr>
              <w:t>0x5</w:t>
            </w:r>
          </w:p>
        </w:tc>
        <w:tc>
          <w:tcPr>
            <w:tcW w:w="2070" w:type="dxa"/>
            <w:tcBorders>
              <w:top w:val="single" w:sz="4" w:space="0" w:color="auto"/>
              <w:left w:val="single" w:sz="4" w:space="0" w:color="auto"/>
              <w:bottom w:val="single" w:sz="4" w:space="0" w:color="auto"/>
              <w:right w:val="single" w:sz="4" w:space="0" w:color="auto"/>
            </w:tcBorders>
          </w:tcPr>
          <w:p w14:paraId="0BE737CE" w14:textId="77777777" w:rsidR="00E36F0E" w:rsidRPr="003407D1" w:rsidRDefault="00E36F0E" w:rsidP="00E36F0E">
            <w:pPr>
              <w:rPr>
                <w:rFonts w:cs="Arial"/>
                <w:highlight w:val="yellow"/>
              </w:rPr>
            </w:pPr>
          </w:p>
        </w:tc>
      </w:tr>
      <w:tr w:rsidR="00E36F0E" w:rsidRPr="003407D1" w14:paraId="3FE69C6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7AF7CE0"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72564F80" w14:textId="77777777" w:rsidR="00E36F0E" w:rsidRPr="003407D1" w:rsidRDefault="00393DC0" w:rsidP="00E36F0E">
            <w:pPr>
              <w:rPr>
                <w:rFonts w:cs="Arial"/>
              </w:rPr>
            </w:pPr>
            <w:r w:rsidRPr="003407D1">
              <w:rPr>
                <w:rFonts w:cs="Arial"/>
              </w:rPr>
              <w:t>WlanWpaEnterprise</w:t>
            </w:r>
          </w:p>
        </w:tc>
        <w:tc>
          <w:tcPr>
            <w:tcW w:w="1080" w:type="dxa"/>
            <w:gridSpan w:val="2"/>
            <w:tcBorders>
              <w:top w:val="single" w:sz="4" w:space="0" w:color="auto"/>
              <w:left w:val="single" w:sz="4" w:space="0" w:color="auto"/>
              <w:bottom w:val="single" w:sz="4" w:space="0" w:color="auto"/>
              <w:right w:val="single" w:sz="4" w:space="0" w:color="auto"/>
            </w:tcBorders>
          </w:tcPr>
          <w:p w14:paraId="7434CF31" w14:textId="77777777" w:rsidR="00E36F0E" w:rsidRPr="003407D1" w:rsidRDefault="00393DC0" w:rsidP="00E36F0E">
            <w:pPr>
              <w:rPr>
                <w:rFonts w:cs="Arial"/>
              </w:rPr>
            </w:pPr>
            <w:r w:rsidRPr="003407D1">
              <w:rPr>
                <w:rFonts w:cs="Arial"/>
              </w:rPr>
              <w:t>TBD</w:t>
            </w:r>
          </w:p>
        </w:tc>
        <w:tc>
          <w:tcPr>
            <w:tcW w:w="2160" w:type="dxa"/>
            <w:tcBorders>
              <w:top w:val="single" w:sz="4" w:space="0" w:color="auto"/>
              <w:left w:val="single" w:sz="4" w:space="0" w:color="auto"/>
              <w:bottom w:val="single" w:sz="4" w:space="0" w:color="auto"/>
              <w:right w:val="single" w:sz="4" w:space="0" w:color="auto"/>
            </w:tcBorders>
          </w:tcPr>
          <w:p w14:paraId="28FD8802"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21577C49" w14:textId="77777777" w:rsidR="00E36F0E" w:rsidRPr="003407D1" w:rsidRDefault="00393DC0" w:rsidP="00E36F0E">
            <w:pPr>
              <w:rPr>
                <w:rFonts w:cs="Arial"/>
              </w:rPr>
            </w:pPr>
            <w:r w:rsidRPr="003407D1">
              <w:rPr>
                <w:rFonts w:cs="Arial"/>
              </w:rPr>
              <w:t>-</w:t>
            </w:r>
          </w:p>
        </w:tc>
        <w:tc>
          <w:tcPr>
            <w:tcW w:w="2070" w:type="dxa"/>
            <w:tcBorders>
              <w:top w:val="single" w:sz="4" w:space="0" w:color="auto"/>
              <w:left w:val="single" w:sz="4" w:space="0" w:color="auto"/>
              <w:bottom w:val="single" w:sz="4" w:space="0" w:color="auto"/>
              <w:right w:val="single" w:sz="4" w:space="0" w:color="auto"/>
            </w:tcBorders>
          </w:tcPr>
          <w:p w14:paraId="3447C1E7" w14:textId="77777777" w:rsidR="00E36F0E" w:rsidRPr="003407D1" w:rsidRDefault="00393DC0" w:rsidP="00E36F0E">
            <w:pPr>
              <w:rPr>
                <w:rFonts w:cs="Arial"/>
                <w:highlight w:val="yellow"/>
              </w:rPr>
            </w:pPr>
            <w:r w:rsidRPr="003407D1">
              <w:rPr>
                <w:rFonts w:cs="Arial"/>
              </w:rPr>
              <w:t>TBD</w:t>
            </w:r>
          </w:p>
        </w:tc>
      </w:tr>
      <w:tr w:rsidR="00E36F0E" w:rsidRPr="003407D1" w14:paraId="2199C5E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D0ADAF6"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747EC40A" w14:textId="77777777" w:rsidR="00E36F0E" w:rsidRPr="003407D1" w:rsidRDefault="00393DC0" w:rsidP="00E36F0E">
            <w:pPr>
              <w:rPr>
                <w:rFonts w:cs="Arial"/>
              </w:rPr>
            </w:pPr>
            <w:r w:rsidRPr="003407D1">
              <w:rPr>
                <w:rFonts w:cs="Arial"/>
              </w:rPr>
              <w:t>WlanIpv4AddrType</w:t>
            </w:r>
          </w:p>
        </w:tc>
        <w:tc>
          <w:tcPr>
            <w:tcW w:w="1080" w:type="dxa"/>
            <w:gridSpan w:val="2"/>
            <w:tcBorders>
              <w:top w:val="single" w:sz="4" w:space="0" w:color="auto"/>
              <w:left w:val="single" w:sz="4" w:space="0" w:color="auto"/>
              <w:bottom w:val="single" w:sz="4" w:space="0" w:color="auto"/>
              <w:right w:val="single" w:sz="4" w:space="0" w:color="auto"/>
            </w:tcBorders>
          </w:tcPr>
          <w:p w14:paraId="3E33A812" w14:textId="77777777" w:rsidR="00E36F0E" w:rsidRPr="003407D1" w:rsidRDefault="00393DC0" w:rsidP="00E36F0E">
            <w:pPr>
              <w:rPr>
                <w:rFonts w:cs="Arial"/>
              </w:rPr>
            </w:pPr>
            <w:r w:rsidRPr="003407D1">
              <w:rPr>
                <w:rFonts w:cs="Arial"/>
              </w:rPr>
              <w:t>Enum</w:t>
            </w:r>
          </w:p>
        </w:tc>
        <w:tc>
          <w:tcPr>
            <w:tcW w:w="2160" w:type="dxa"/>
            <w:tcBorders>
              <w:top w:val="single" w:sz="4" w:space="0" w:color="auto"/>
              <w:left w:val="single" w:sz="4" w:space="0" w:color="auto"/>
              <w:bottom w:val="single" w:sz="4" w:space="0" w:color="auto"/>
              <w:right w:val="single" w:sz="4" w:space="0" w:color="auto"/>
            </w:tcBorders>
          </w:tcPr>
          <w:p w14:paraId="5EC39EDE"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11B28CCF" w14:textId="77777777" w:rsidR="00E36F0E" w:rsidRPr="003407D1" w:rsidRDefault="00393DC0" w:rsidP="00E36F0E">
            <w:pPr>
              <w:rPr>
                <w:rFonts w:cs="Arial"/>
              </w:rPr>
            </w:pPr>
            <w:r w:rsidRPr="003407D1">
              <w:rPr>
                <w:rFonts w:cs="Arial"/>
              </w:rPr>
              <w:t>-</w:t>
            </w:r>
          </w:p>
        </w:tc>
        <w:tc>
          <w:tcPr>
            <w:tcW w:w="2070" w:type="dxa"/>
            <w:tcBorders>
              <w:top w:val="single" w:sz="4" w:space="0" w:color="auto"/>
              <w:left w:val="single" w:sz="4" w:space="0" w:color="auto"/>
              <w:bottom w:val="single" w:sz="4" w:space="0" w:color="auto"/>
              <w:right w:val="single" w:sz="4" w:space="0" w:color="auto"/>
            </w:tcBorders>
          </w:tcPr>
          <w:p w14:paraId="09D092BB" w14:textId="77777777" w:rsidR="00E36F0E" w:rsidRPr="003407D1" w:rsidRDefault="00E36F0E" w:rsidP="00E36F0E">
            <w:pPr>
              <w:rPr>
                <w:rFonts w:cs="Arial"/>
                <w:highlight w:val="yellow"/>
              </w:rPr>
            </w:pPr>
          </w:p>
        </w:tc>
      </w:tr>
      <w:tr w:rsidR="00E36F0E" w:rsidRPr="003407D1" w14:paraId="415FE67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349408D"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4C3E25B5"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07396B59"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40D7D999" w14:textId="77777777" w:rsidR="00E36F0E" w:rsidRPr="003407D1" w:rsidRDefault="00393DC0" w:rsidP="00E36F0E">
            <w:pPr>
              <w:rPr>
                <w:rFonts w:cs="Arial"/>
                <w:color w:val="000000"/>
              </w:rPr>
            </w:pPr>
            <w:r w:rsidRPr="003407D1">
              <w:rPr>
                <w:rFonts w:cs="Arial"/>
                <w:color w:val="000000"/>
              </w:rPr>
              <w:t>WLAN_IPV4_ADDR_MIN</w:t>
            </w:r>
          </w:p>
        </w:tc>
        <w:tc>
          <w:tcPr>
            <w:tcW w:w="1440" w:type="dxa"/>
            <w:tcBorders>
              <w:top w:val="single" w:sz="4" w:space="0" w:color="auto"/>
              <w:left w:val="single" w:sz="4" w:space="0" w:color="auto"/>
              <w:bottom w:val="single" w:sz="4" w:space="0" w:color="auto"/>
              <w:right w:val="single" w:sz="4" w:space="0" w:color="auto"/>
            </w:tcBorders>
          </w:tcPr>
          <w:p w14:paraId="33C39920" w14:textId="77777777" w:rsidR="00E36F0E" w:rsidRPr="003407D1" w:rsidRDefault="00393DC0" w:rsidP="00E36F0E">
            <w:pPr>
              <w:rPr>
                <w:rFonts w:cs="Arial"/>
              </w:rPr>
            </w:pPr>
            <w:r w:rsidRPr="003407D1">
              <w:rPr>
                <w:rFonts w:cs="Arial"/>
              </w:rPr>
              <w:t>0x0</w:t>
            </w:r>
          </w:p>
        </w:tc>
        <w:tc>
          <w:tcPr>
            <w:tcW w:w="2070" w:type="dxa"/>
            <w:tcBorders>
              <w:top w:val="single" w:sz="4" w:space="0" w:color="auto"/>
              <w:left w:val="single" w:sz="4" w:space="0" w:color="auto"/>
              <w:bottom w:val="single" w:sz="4" w:space="0" w:color="auto"/>
              <w:right w:val="single" w:sz="4" w:space="0" w:color="auto"/>
            </w:tcBorders>
          </w:tcPr>
          <w:p w14:paraId="71D63298" w14:textId="77777777" w:rsidR="00E36F0E" w:rsidRPr="003407D1" w:rsidRDefault="00E36F0E" w:rsidP="00E36F0E">
            <w:pPr>
              <w:rPr>
                <w:rFonts w:cs="Arial"/>
                <w:highlight w:val="yellow"/>
              </w:rPr>
            </w:pPr>
          </w:p>
        </w:tc>
      </w:tr>
      <w:tr w:rsidR="00E36F0E" w:rsidRPr="003407D1" w14:paraId="007370A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719E0DE"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56D45281"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2A6DFEFF"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58DC5833" w14:textId="77777777" w:rsidR="00E36F0E" w:rsidRPr="003407D1" w:rsidRDefault="00393DC0" w:rsidP="00E36F0E">
            <w:pPr>
              <w:rPr>
                <w:rFonts w:cs="Arial"/>
                <w:color w:val="000000"/>
              </w:rPr>
            </w:pPr>
            <w:r w:rsidRPr="003407D1">
              <w:rPr>
                <w:rFonts w:cs="Arial"/>
                <w:color w:val="000000"/>
              </w:rPr>
              <w:t>WLAN_IPV4_ADDR_NONE</w:t>
            </w:r>
          </w:p>
        </w:tc>
        <w:tc>
          <w:tcPr>
            <w:tcW w:w="1440" w:type="dxa"/>
            <w:tcBorders>
              <w:top w:val="single" w:sz="4" w:space="0" w:color="auto"/>
              <w:left w:val="single" w:sz="4" w:space="0" w:color="auto"/>
              <w:bottom w:val="single" w:sz="4" w:space="0" w:color="auto"/>
              <w:right w:val="single" w:sz="4" w:space="0" w:color="auto"/>
            </w:tcBorders>
          </w:tcPr>
          <w:p w14:paraId="18307505" w14:textId="77777777" w:rsidR="00E36F0E" w:rsidRPr="003407D1" w:rsidRDefault="00393DC0" w:rsidP="00E36F0E">
            <w:pPr>
              <w:rPr>
                <w:rFonts w:cs="Arial"/>
              </w:rPr>
            </w:pPr>
            <w:r w:rsidRPr="003407D1">
              <w:rPr>
                <w:rFonts w:cs="Arial"/>
              </w:rPr>
              <w:t>0x1</w:t>
            </w:r>
          </w:p>
        </w:tc>
        <w:tc>
          <w:tcPr>
            <w:tcW w:w="2070" w:type="dxa"/>
            <w:tcBorders>
              <w:top w:val="single" w:sz="4" w:space="0" w:color="auto"/>
              <w:left w:val="single" w:sz="4" w:space="0" w:color="auto"/>
              <w:bottom w:val="single" w:sz="4" w:space="0" w:color="auto"/>
              <w:right w:val="single" w:sz="4" w:space="0" w:color="auto"/>
            </w:tcBorders>
          </w:tcPr>
          <w:p w14:paraId="16060827" w14:textId="77777777" w:rsidR="00E36F0E" w:rsidRPr="003407D1" w:rsidRDefault="00393DC0" w:rsidP="00E36F0E">
            <w:pPr>
              <w:rPr>
                <w:rFonts w:cs="Arial"/>
                <w:color w:val="000000"/>
              </w:rPr>
            </w:pPr>
            <w:r w:rsidRPr="003407D1">
              <w:rPr>
                <w:rFonts w:cs="Arial"/>
                <w:color w:val="000000"/>
              </w:rPr>
              <w:t>No IPv4 Addressing is used</w:t>
            </w:r>
          </w:p>
        </w:tc>
      </w:tr>
      <w:tr w:rsidR="00E36F0E" w:rsidRPr="003407D1" w14:paraId="7F46477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7B557C9"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32F59ECD"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13D9E92E"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29D340DC" w14:textId="77777777" w:rsidR="00E36F0E" w:rsidRPr="003407D1" w:rsidRDefault="00393DC0" w:rsidP="00E36F0E">
            <w:pPr>
              <w:rPr>
                <w:rFonts w:cs="Arial"/>
                <w:color w:val="000000"/>
              </w:rPr>
            </w:pPr>
            <w:r w:rsidRPr="003407D1">
              <w:rPr>
                <w:rFonts w:cs="Arial"/>
                <w:color w:val="000000"/>
              </w:rPr>
              <w:t>WLAN_IPV4_ADDR_STATIC</w:t>
            </w:r>
          </w:p>
        </w:tc>
        <w:tc>
          <w:tcPr>
            <w:tcW w:w="1440" w:type="dxa"/>
            <w:tcBorders>
              <w:top w:val="single" w:sz="4" w:space="0" w:color="auto"/>
              <w:left w:val="single" w:sz="4" w:space="0" w:color="auto"/>
              <w:bottom w:val="single" w:sz="4" w:space="0" w:color="auto"/>
              <w:right w:val="single" w:sz="4" w:space="0" w:color="auto"/>
            </w:tcBorders>
          </w:tcPr>
          <w:p w14:paraId="286C05C6" w14:textId="77777777" w:rsidR="00E36F0E" w:rsidRPr="003407D1" w:rsidRDefault="00393DC0" w:rsidP="00E36F0E">
            <w:pPr>
              <w:rPr>
                <w:rFonts w:cs="Arial"/>
              </w:rPr>
            </w:pPr>
            <w:r w:rsidRPr="003407D1">
              <w:rPr>
                <w:rFonts w:cs="Arial"/>
              </w:rPr>
              <w:t>0x2</w:t>
            </w:r>
          </w:p>
        </w:tc>
        <w:tc>
          <w:tcPr>
            <w:tcW w:w="2070" w:type="dxa"/>
            <w:tcBorders>
              <w:top w:val="single" w:sz="4" w:space="0" w:color="auto"/>
              <w:left w:val="single" w:sz="4" w:space="0" w:color="auto"/>
              <w:bottom w:val="single" w:sz="4" w:space="0" w:color="auto"/>
              <w:right w:val="single" w:sz="4" w:space="0" w:color="auto"/>
            </w:tcBorders>
          </w:tcPr>
          <w:p w14:paraId="53264C34" w14:textId="77777777" w:rsidR="00E36F0E" w:rsidRPr="003407D1" w:rsidRDefault="00393DC0" w:rsidP="00E36F0E">
            <w:pPr>
              <w:rPr>
                <w:rFonts w:cs="Arial"/>
                <w:color w:val="000000"/>
              </w:rPr>
            </w:pPr>
            <w:r w:rsidRPr="003407D1">
              <w:rPr>
                <w:rFonts w:cs="Arial"/>
                <w:color w:val="000000"/>
              </w:rPr>
              <w:t>Static IPv4 Address</w:t>
            </w:r>
          </w:p>
        </w:tc>
      </w:tr>
      <w:tr w:rsidR="00E36F0E" w:rsidRPr="003407D1" w14:paraId="1AF666B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630CBF7"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590DA8DB"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7C13C980"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1E261B94" w14:textId="77777777" w:rsidR="00E36F0E" w:rsidRPr="003407D1" w:rsidRDefault="00393DC0" w:rsidP="00E36F0E">
            <w:pPr>
              <w:rPr>
                <w:rFonts w:cs="Arial"/>
                <w:color w:val="000000"/>
              </w:rPr>
            </w:pPr>
            <w:r w:rsidRPr="003407D1">
              <w:rPr>
                <w:rFonts w:cs="Arial"/>
                <w:color w:val="000000"/>
              </w:rPr>
              <w:t>WLAN_IPV4_ADDR_DHCP_CLIENT</w:t>
            </w:r>
          </w:p>
        </w:tc>
        <w:tc>
          <w:tcPr>
            <w:tcW w:w="1440" w:type="dxa"/>
            <w:tcBorders>
              <w:top w:val="single" w:sz="4" w:space="0" w:color="auto"/>
              <w:left w:val="single" w:sz="4" w:space="0" w:color="auto"/>
              <w:bottom w:val="single" w:sz="4" w:space="0" w:color="auto"/>
              <w:right w:val="single" w:sz="4" w:space="0" w:color="auto"/>
            </w:tcBorders>
          </w:tcPr>
          <w:p w14:paraId="36FCBBC8" w14:textId="77777777" w:rsidR="00E36F0E" w:rsidRPr="003407D1" w:rsidRDefault="00393DC0" w:rsidP="00E36F0E">
            <w:pPr>
              <w:rPr>
                <w:rFonts w:cs="Arial"/>
              </w:rPr>
            </w:pPr>
            <w:r w:rsidRPr="003407D1">
              <w:rPr>
                <w:rFonts w:cs="Arial"/>
              </w:rPr>
              <w:t>0x3</w:t>
            </w:r>
          </w:p>
        </w:tc>
        <w:tc>
          <w:tcPr>
            <w:tcW w:w="2070" w:type="dxa"/>
            <w:tcBorders>
              <w:top w:val="single" w:sz="4" w:space="0" w:color="auto"/>
              <w:left w:val="single" w:sz="4" w:space="0" w:color="auto"/>
              <w:bottom w:val="single" w:sz="4" w:space="0" w:color="auto"/>
              <w:right w:val="single" w:sz="4" w:space="0" w:color="auto"/>
            </w:tcBorders>
          </w:tcPr>
          <w:p w14:paraId="18BCB848" w14:textId="77777777" w:rsidR="00E36F0E" w:rsidRPr="003407D1" w:rsidRDefault="00393DC0" w:rsidP="00E36F0E">
            <w:pPr>
              <w:rPr>
                <w:rFonts w:cs="Arial"/>
                <w:color w:val="000000"/>
              </w:rPr>
            </w:pPr>
            <w:r w:rsidRPr="003407D1">
              <w:rPr>
                <w:rFonts w:cs="Arial"/>
                <w:color w:val="000000"/>
              </w:rPr>
              <w:t>DHCP Client IPv4 Address</w:t>
            </w:r>
          </w:p>
        </w:tc>
      </w:tr>
      <w:tr w:rsidR="00E36F0E" w:rsidRPr="003407D1" w14:paraId="38290BA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9CF5C09"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230AB224"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6C60E611"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5C6715F5" w14:textId="77777777" w:rsidR="00E36F0E" w:rsidRPr="003407D1" w:rsidRDefault="00393DC0" w:rsidP="00E36F0E">
            <w:pPr>
              <w:rPr>
                <w:rFonts w:cs="Arial"/>
                <w:color w:val="000000"/>
              </w:rPr>
            </w:pPr>
            <w:r w:rsidRPr="003407D1">
              <w:rPr>
                <w:rFonts w:cs="Arial"/>
                <w:color w:val="000000"/>
              </w:rPr>
              <w:t>WLAN_IPV4_ADDR_DHCP_SERVER</w:t>
            </w:r>
          </w:p>
        </w:tc>
        <w:tc>
          <w:tcPr>
            <w:tcW w:w="1440" w:type="dxa"/>
            <w:tcBorders>
              <w:top w:val="single" w:sz="4" w:space="0" w:color="auto"/>
              <w:left w:val="single" w:sz="4" w:space="0" w:color="auto"/>
              <w:bottom w:val="single" w:sz="4" w:space="0" w:color="auto"/>
              <w:right w:val="single" w:sz="4" w:space="0" w:color="auto"/>
            </w:tcBorders>
          </w:tcPr>
          <w:p w14:paraId="79C2348A" w14:textId="77777777" w:rsidR="00E36F0E" w:rsidRPr="003407D1" w:rsidRDefault="00393DC0" w:rsidP="00E36F0E">
            <w:pPr>
              <w:rPr>
                <w:rFonts w:cs="Arial"/>
              </w:rPr>
            </w:pPr>
            <w:r w:rsidRPr="003407D1">
              <w:rPr>
                <w:rFonts w:cs="Arial"/>
              </w:rPr>
              <w:t>0x4</w:t>
            </w:r>
          </w:p>
        </w:tc>
        <w:tc>
          <w:tcPr>
            <w:tcW w:w="2070" w:type="dxa"/>
            <w:tcBorders>
              <w:top w:val="single" w:sz="4" w:space="0" w:color="auto"/>
              <w:left w:val="single" w:sz="4" w:space="0" w:color="auto"/>
              <w:bottom w:val="single" w:sz="4" w:space="0" w:color="auto"/>
              <w:right w:val="single" w:sz="4" w:space="0" w:color="auto"/>
            </w:tcBorders>
          </w:tcPr>
          <w:p w14:paraId="2A66787D" w14:textId="77777777" w:rsidR="00E36F0E" w:rsidRPr="003407D1" w:rsidRDefault="00393DC0" w:rsidP="00E36F0E">
            <w:pPr>
              <w:rPr>
                <w:rFonts w:cs="Arial"/>
                <w:color w:val="000000"/>
              </w:rPr>
            </w:pPr>
            <w:r w:rsidRPr="003407D1">
              <w:rPr>
                <w:rFonts w:cs="Arial"/>
                <w:color w:val="000000"/>
              </w:rPr>
              <w:t>DHCP Server IPv4 Address</w:t>
            </w:r>
          </w:p>
        </w:tc>
      </w:tr>
      <w:tr w:rsidR="00E36F0E" w:rsidRPr="003407D1" w14:paraId="2ED9061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9B1FBDD"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5C18051B"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2088C303"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39AE1AA3" w14:textId="77777777" w:rsidR="00E36F0E" w:rsidRPr="003407D1" w:rsidRDefault="00393DC0" w:rsidP="00E36F0E">
            <w:pPr>
              <w:rPr>
                <w:rFonts w:cs="Arial"/>
                <w:color w:val="000000"/>
              </w:rPr>
            </w:pPr>
            <w:r w:rsidRPr="003407D1">
              <w:rPr>
                <w:rFonts w:cs="Arial"/>
                <w:color w:val="000000"/>
              </w:rPr>
              <w:t>WLAN_IPV4_ADDR_MAX</w:t>
            </w:r>
          </w:p>
        </w:tc>
        <w:tc>
          <w:tcPr>
            <w:tcW w:w="1440" w:type="dxa"/>
            <w:tcBorders>
              <w:top w:val="single" w:sz="4" w:space="0" w:color="auto"/>
              <w:left w:val="single" w:sz="4" w:space="0" w:color="auto"/>
              <w:bottom w:val="single" w:sz="4" w:space="0" w:color="auto"/>
              <w:right w:val="single" w:sz="4" w:space="0" w:color="auto"/>
            </w:tcBorders>
          </w:tcPr>
          <w:p w14:paraId="6740C32B" w14:textId="77777777" w:rsidR="00E36F0E" w:rsidRPr="003407D1" w:rsidRDefault="00393DC0" w:rsidP="00E36F0E">
            <w:pPr>
              <w:rPr>
                <w:rFonts w:cs="Arial"/>
              </w:rPr>
            </w:pPr>
            <w:r w:rsidRPr="003407D1">
              <w:rPr>
                <w:rFonts w:cs="Arial"/>
              </w:rPr>
              <w:t>0x5</w:t>
            </w:r>
          </w:p>
        </w:tc>
        <w:tc>
          <w:tcPr>
            <w:tcW w:w="2070" w:type="dxa"/>
            <w:tcBorders>
              <w:top w:val="single" w:sz="4" w:space="0" w:color="auto"/>
              <w:left w:val="single" w:sz="4" w:space="0" w:color="auto"/>
              <w:bottom w:val="single" w:sz="4" w:space="0" w:color="auto"/>
              <w:right w:val="single" w:sz="4" w:space="0" w:color="auto"/>
            </w:tcBorders>
          </w:tcPr>
          <w:p w14:paraId="3A8C2E4D" w14:textId="77777777" w:rsidR="00E36F0E" w:rsidRPr="003407D1" w:rsidRDefault="00E36F0E" w:rsidP="00E36F0E">
            <w:pPr>
              <w:rPr>
                <w:rFonts w:cs="Arial"/>
                <w:highlight w:val="yellow"/>
              </w:rPr>
            </w:pPr>
          </w:p>
        </w:tc>
      </w:tr>
      <w:tr w:rsidR="00E36F0E" w:rsidRPr="003407D1" w14:paraId="3D2E8EC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6CC143F"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6E3197F0" w14:textId="77777777" w:rsidR="00E36F0E" w:rsidRPr="003407D1" w:rsidRDefault="00393DC0" w:rsidP="00E36F0E">
            <w:pPr>
              <w:rPr>
                <w:rFonts w:cs="Arial"/>
              </w:rPr>
            </w:pPr>
            <w:r w:rsidRPr="003407D1">
              <w:rPr>
                <w:rFonts w:cs="Arial"/>
              </w:rPr>
              <w:t>WlanIpv4Addr</w:t>
            </w:r>
          </w:p>
        </w:tc>
        <w:tc>
          <w:tcPr>
            <w:tcW w:w="1080" w:type="dxa"/>
            <w:gridSpan w:val="2"/>
            <w:tcBorders>
              <w:top w:val="single" w:sz="4" w:space="0" w:color="auto"/>
              <w:left w:val="single" w:sz="4" w:space="0" w:color="auto"/>
              <w:bottom w:val="single" w:sz="4" w:space="0" w:color="auto"/>
              <w:right w:val="single" w:sz="4" w:space="0" w:color="auto"/>
            </w:tcBorders>
          </w:tcPr>
          <w:p w14:paraId="7F9ED755" w14:textId="77777777" w:rsidR="00E36F0E" w:rsidRPr="003407D1" w:rsidRDefault="00393DC0" w:rsidP="00E36F0E">
            <w:pPr>
              <w:rPr>
                <w:rFonts w:cs="Arial"/>
              </w:rPr>
            </w:pPr>
            <w:r w:rsidRPr="003407D1">
              <w:rPr>
                <w:rFonts w:cs="Arial"/>
              </w:rPr>
              <w:t>-</w:t>
            </w:r>
          </w:p>
        </w:tc>
        <w:tc>
          <w:tcPr>
            <w:tcW w:w="2160" w:type="dxa"/>
            <w:tcBorders>
              <w:top w:val="single" w:sz="4" w:space="0" w:color="auto"/>
              <w:left w:val="single" w:sz="4" w:space="0" w:color="auto"/>
              <w:bottom w:val="single" w:sz="4" w:space="0" w:color="auto"/>
              <w:right w:val="single" w:sz="4" w:space="0" w:color="auto"/>
            </w:tcBorders>
          </w:tcPr>
          <w:p w14:paraId="0BB7CF8B"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25A1BE1F" w14:textId="77777777" w:rsidR="00E36F0E" w:rsidRPr="003407D1" w:rsidRDefault="00393DC0" w:rsidP="00E36F0E">
            <w:pPr>
              <w:rPr>
                <w:rFonts w:cs="Arial"/>
              </w:rPr>
            </w:pPr>
            <w:r w:rsidRPr="003407D1">
              <w:rPr>
                <w:rFonts w:cs="Arial"/>
              </w:rPr>
              <w:t>-</w:t>
            </w:r>
          </w:p>
        </w:tc>
        <w:tc>
          <w:tcPr>
            <w:tcW w:w="2070" w:type="dxa"/>
            <w:tcBorders>
              <w:top w:val="single" w:sz="4" w:space="0" w:color="auto"/>
              <w:left w:val="single" w:sz="4" w:space="0" w:color="auto"/>
              <w:bottom w:val="single" w:sz="4" w:space="0" w:color="auto"/>
              <w:right w:val="single" w:sz="4" w:space="0" w:color="auto"/>
            </w:tcBorders>
          </w:tcPr>
          <w:p w14:paraId="49076EB2" w14:textId="77777777" w:rsidR="00E36F0E" w:rsidRPr="003407D1" w:rsidRDefault="00E36F0E" w:rsidP="00E36F0E">
            <w:pPr>
              <w:rPr>
                <w:rFonts w:cs="Arial"/>
                <w:highlight w:val="yellow"/>
              </w:rPr>
            </w:pPr>
          </w:p>
        </w:tc>
      </w:tr>
      <w:tr w:rsidR="00E36F0E" w:rsidRPr="003407D1" w14:paraId="43712C5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E2892FB"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359B787B"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2869E399" w14:textId="77777777" w:rsidR="00E36F0E" w:rsidRPr="003407D1" w:rsidRDefault="00393DC0" w:rsidP="00E36F0E">
            <w:pPr>
              <w:rPr>
                <w:rFonts w:cs="Arial"/>
              </w:rPr>
            </w:pPr>
            <w:r w:rsidRPr="003407D1">
              <w:rPr>
                <w:rFonts w:cs="Arial"/>
              </w:rPr>
              <w:t>String</w:t>
            </w:r>
          </w:p>
        </w:tc>
        <w:tc>
          <w:tcPr>
            <w:tcW w:w="2160" w:type="dxa"/>
            <w:tcBorders>
              <w:top w:val="single" w:sz="4" w:space="0" w:color="auto"/>
              <w:left w:val="single" w:sz="4" w:space="0" w:color="auto"/>
              <w:bottom w:val="single" w:sz="4" w:space="0" w:color="auto"/>
              <w:right w:val="single" w:sz="4" w:space="0" w:color="auto"/>
            </w:tcBorders>
          </w:tcPr>
          <w:p w14:paraId="014D210E" w14:textId="77777777" w:rsidR="00E36F0E" w:rsidRPr="003407D1" w:rsidRDefault="00393DC0" w:rsidP="00E36F0E">
            <w:pPr>
              <w:rPr>
                <w:rFonts w:cs="Arial"/>
              </w:rPr>
            </w:pPr>
            <w:r w:rsidRPr="003407D1">
              <w:rPr>
                <w:rFonts w:cs="Arial"/>
              </w:rPr>
              <w:t>Ip</w:t>
            </w:r>
          </w:p>
        </w:tc>
        <w:tc>
          <w:tcPr>
            <w:tcW w:w="1440" w:type="dxa"/>
            <w:tcBorders>
              <w:top w:val="single" w:sz="4" w:space="0" w:color="auto"/>
              <w:left w:val="single" w:sz="4" w:space="0" w:color="auto"/>
              <w:bottom w:val="single" w:sz="4" w:space="0" w:color="auto"/>
              <w:right w:val="single" w:sz="4" w:space="0" w:color="auto"/>
            </w:tcBorders>
          </w:tcPr>
          <w:p w14:paraId="06F9B99B" w14:textId="77777777" w:rsidR="00E36F0E" w:rsidRPr="003407D1" w:rsidRDefault="00393DC0" w:rsidP="00E36F0E">
            <w:pPr>
              <w:rPr>
                <w:rFonts w:cs="Arial"/>
              </w:rPr>
            </w:pPr>
            <w:r w:rsidRPr="003407D1">
              <w:rPr>
                <w:rFonts w:cs="Arial"/>
              </w:rPr>
              <w:t>Char Value:0-255</w:t>
            </w:r>
          </w:p>
          <w:p w14:paraId="35522688" w14:textId="77777777" w:rsidR="00E36F0E" w:rsidRPr="003407D1" w:rsidRDefault="00393DC0" w:rsidP="00E36F0E">
            <w:pPr>
              <w:rPr>
                <w:rFonts w:cs="Arial"/>
              </w:rPr>
            </w:pPr>
            <w:r w:rsidRPr="003407D1">
              <w:rPr>
                <w:rFonts w:cs="Arial"/>
              </w:rPr>
              <w:t>No String length limit</w:t>
            </w:r>
          </w:p>
        </w:tc>
        <w:tc>
          <w:tcPr>
            <w:tcW w:w="2070" w:type="dxa"/>
            <w:tcBorders>
              <w:top w:val="single" w:sz="4" w:space="0" w:color="auto"/>
              <w:left w:val="single" w:sz="4" w:space="0" w:color="auto"/>
              <w:bottom w:val="single" w:sz="4" w:space="0" w:color="auto"/>
              <w:right w:val="single" w:sz="4" w:space="0" w:color="auto"/>
            </w:tcBorders>
          </w:tcPr>
          <w:p w14:paraId="2B9D0FBA" w14:textId="77777777" w:rsidR="00E36F0E" w:rsidRPr="003407D1" w:rsidRDefault="00393DC0" w:rsidP="00E36F0E">
            <w:pPr>
              <w:rPr>
                <w:rFonts w:cs="Arial"/>
                <w:color w:val="000000"/>
              </w:rPr>
            </w:pPr>
            <w:r w:rsidRPr="003407D1">
              <w:rPr>
                <w:rFonts w:cs="Arial"/>
                <w:color w:val="000000"/>
              </w:rPr>
              <w:t>IP address of current connection</w:t>
            </w:r>
          </w:p>
        </w:tc>
      </w:tr>
      <w:tr w:rsidR="00E36F0E" w:rsidRPr="003407D1" w14:paraId="3378777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7C019E1"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4FADBB55"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56F8899D" w14:textId="77777777" w:rsidR="00E36F0E" w:rsidRPr="003407D1" w:rsidRDefault="00393DC0" w:rsidP="00E36F0E">
            <w:pPr>
              <w:rPr>
                <w:rFonts w:cs="Arial"/>
              </w:rPr>
            </w:pPr>
            <w:r w:rsidRPr="003407D1">
              <w:rPr>
                <w:rFonts w:cs="Arial"/>
              </w:rPr>
              <w:t>String</w:t>
            </w:r>
          </w:p>
        </w:tc>
        <w:tc>
          <w:tcPr>
            <w:tcW w:w="2160" w:type="dxa"/>
            <w:tcBorders>
              <w:top w:val="single" w:sz="4" w:space="0" w:color="auto"/>
              <w:left w:val="single" w:sz="4" w:space="0" w:color="auto"/>
              <w:bottom w:val="single" w:sz="4" w:space="0" w:color="auto"/>
              <w:right w:val="single" w:sz="4" w:space="0" w:color="auto"/>
            </w:tcBorders>
          </w:tcPr>
          <w:p w14:paraId="17C42ECB" w14:textId="77777777" w:rsidR="00E36F0E" w:rsidRPr="003407D1" w:rsidRDefault="00393DC0" w:rsidP="00E36F0E">
            <w:pPr>
              <w:rPr>
                <w:rFonts w:cs="Arial"/>
              </w:rPr>
            </w:pPr>
            <w:r w:rsidRPr="003407D1">
              <w:rPr>
                <w:rFonts w:cs="Arial"/>
              </w:rPr>
              <w:t>Netmask</w:t>
            </w:r>
          </w:p>
        </w:tc>
        <w:tc>
          <w:tcPr>
            <w:tcW w:w="1440" w:type="dxa"/>
            <w:tcBorders>
              <w:top w:val="single" w:sz="4" w:space="0" w:color="auto"/>
              <w:left w:val="single" w:sz="4" w:space="0" w:color="auto"/>
              <w:bottom w:val="single" w:sz="4" w:space="0" w:color="auto"/>
              <w:right w:val="single" w:sz="4" w:space="0" w:color="auto"/>
            </w:tcBorders>
          </w:tcPr>
          <w:p w14:paraId="5C43E4A8" w14:textId="77777777" w:rsidR="00E36F0E" w:rsidRPr="003407D1" w:rsidRDefault="00393DC0" w:rsidP="00E36F0E">
            <w:pPr>
              <w:rPr>
                <w:rFonts w:cs="Arial"/>
              </w:rPr>
            </w:pPr>
            <w:r w:rsidRPr="003407D1">
              <w:rPr>
                <w:rFonts w:cs="Arial"/>
              </w:rPr>
              <w:t>Char Value:0-255</w:t>
            </w:r>
          </w:p>
          <w:p w14:paraId="33A7E2BD" w14:textId="77777777" w:rsidR="00E36F0E" w:rsidRPr="003407D1" w:rsidRDefault="00393DC0" w:rsidP="00E36F0E">
            <w:pPr>
              <w:rPr>
                <w:rFonts w:cs="Arial"/>
              </w:rPr>
            </w:pPr>
            <w:r w:rsidRPr="003407D1">
              <w:rPr>
                <w:rFonts w:cs="Arial"/>
              </w:rPr>
              <w:t>No String length limit</w:t>
            </w:r>
          </w:p>
        </w:tc>
        <w:tc>
          <w:tcPr>
            <w:tcW w:w="2070" w:type="dxa"/>
            <w:tcBorders>
              <w:top w:val="single" w:sz="4" w:space="0" w:color="auto"/>
              <w:left w:val="single" w:sz="4" w:space="0" w:color="auto"/>
              <w:bottom w:val="single" w:sz="4" w:space="0" w:color="auto"/>
              <w:right w:val="single" w:sz="4" w:space="0" w:color="auto"/>
            </w:tcBorders>
          </w:tcPr>
          <w:p w14:paraId="4AB2411B" w14:textId="77777777" w:rsidR="00E36F0E" w:rsidRPr="003407D1" w:rsidRDefault="00393DC0" w:rsidP="00E36F0E">
            <w:pPr>
              <w:rPr>
                <w:rFonts w:cs="Arial"/>
                <w:color w:val="000000"/>
              </w:rPr>
            </w:pPr>
            <w:r w:rsidRPr="003407D1">
              <w:rPr>
                <w:rFonts w:cs="Arial"/>
                <w:color w:val="000000"/>
              </w:rPr>
              <w:t>Netmask of current connection</w:t>
            </w:r>
          </w:p>
        </w:tc>
      </w:tr>
      <w:tr w:rsidR="00E36F0E" w:rsidRPr="003407D1" w14:paraId="40FBA8D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F8C9F3F"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40C60D80"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0900CAA2" w14:textId="77777777" w:rsidR="00E36F0E" w:rsidRPr="003407D1" w:rsidRDefault="00393DC0" w:rsidP="00E36F0E">
            <w:pPr>
              <w:rPr>
                <w:rFonts w:cs="Arial"/>
              </w:rPr>
            </w:pPr>
            <w:r w:rsidRPr="003407D1">
              <w:rPr>
                <w:rFonts w:cs="Arial"/>
              </w:rPr>
              <w:t>String</w:t>
            </w:r>
          </w:p>
        </w:tc>
        <w:tc>
          <w:tcPr>
            <w:tcW w:w="2160" w:type="dxa"/>
            <w:tcBorders>
              <w:top w:val="single" w:sz="4" w:space="0" w:color="auto"/>
              <w:left w:val="single" w:sz="4" w:space="0" w:color="auto"/>
              <w:bottom w:val="single" w:sz="4" w:space="0" w:color="auto"/>
              <w:right w:val="single" w:sz="4" w:space="0" w:color="auto"/>
            </w:tcBorders>
          </w:tcPr>
          <w:p w14:paraId="7E6A683D" w14:textId="77777777" w:rsidR="00E36F0E" w:rsidRPr="003407D1" w:rsidRDefault="00393DC0" w:rsidP="00E36F0E">
            <w:pPr>
              <w:rPr>
                <w:rFonts w:cs="Arial"/>
              </w:rPr>
            </w:pPr>
            <w:r w:rsidRPr="003407D1">
              <w:rPr>
                <w:rFonts w:cs="Arial"/>
              </w:rPr>
              <w:t>Gateway</w:t>
            </w:r>
          </w:p>
        </w:tc>
        <w:tc>
          <w:tcPr>
            <w:tcW w:w="1440" w:type="dxa"/>
            <w:tcBorders>
              <w:top w:val="single" w:sz="4" w:space="0" w:color="auto"/>
              <w:left w:val="single" w:sz="4" w:space="0" w:color="auto"/>
              <w:bottom w:val="single" w:sz="4" w:space="0" w:color="auto"/>
              <w:right w:val="single" w:sz="4" w:space="0" w:color="auto"/>
            </w:tcBorders>
          </w:tcPr>
          <w:p w14:paraId="532DDFA0" w14:textId="77777777" w:rsidR="00E36F0E" w:rsidRPr="003407D1" w:rsidRDefault="00393DC0" w:rsidP="00E36F0E">
            <w:pPr>
              <w:rPr>
                <w:rFonts w:cs="Arial"/>
              </w:rPr>
            </w:pPr>
            <w:r w:rsidRPr="003407D1">
              <w:rPr>
                <w:rFonts w:cs="Arial"/>
              </w:rPr>
              <w:t>Char Value:0-255</w:t>
            </w:r>
          </w:p>
          <w:p w14:paraId="21E8D385" w14:textId="77777777" w:rsidR="00E36F0E" w:rsidRPr="003407D1" w:rsidRDefault="00393DC0" w:rsidP="00E36F0E">
            <w:pPr>
              <w:rPr>
                <w:rFonts w:cs="Arial"/>
              </w:rPr>
            </w:pPr>
            <w:r w:rsidRPr="003407D1">
              <w:rPr>
                <w:rFonts w:cs="Arial"/>
              </w:rPr>
              <w:t>No String length limit</w:t>
            </w:r>
          </w:p>
        </w:tc>
        <w:tc>
          <w:tcPr>
            <w:tcW w:w="2070" w:type="dxa"/>
            <w:tcBorders>
              <w:top w:val="single" w:sz="4" w:space="0" w:color="auto"/>
              <w:left w:val="single" w:sz="4" w:space="0" w:color="auto"/>
              <w:bottom w:val="single" w:sz="4" w:space="0" w:color="auto"/>
              <w:right w:val="single" w:sz="4" w:space="0" w:color="auto"/>
            </w:tcBorders>
          </w:tcPr>
          <w:p w14:paraId="7C075959" w14:textId="77777777" w:rsidR="00E36F0E" w:rsidRPr="003407D1" w:rsidRDefault="00393DC0" w:rsidP="00E36F0E">
            <w:pPr>
              <w:rPr>
                <w:rFonts w:cs="Arial"/>
                <w:color w:val="000000"/>
              </w:rPr>
            </w:pPr>
            <w:r w:rsidRPr="003407D1">
              <w:rPr>
                <w:rFonts w:cs="Arial"/>
                <w:color w:val="000000"/>
              </w:rPr>
              <w:t>default gateway of current connection</w:t>
            </w:r>
          </w:p>
        </w:tc>
      </w:tr>
      <w:tr w:rsidR="00E36F0E" w:rsidRPr="003407D1" w14:paraId="3CAD99C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188FD2D"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4F655C3F"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7E90BFDD" w14:textId="77777777" w:rsidR="00E36F0E" w:rsidRPr="003407D1" w:rsidRDefault="00393DC0" w:rsidP="00E36F0E">
            <w:pPr>
              <w:rPr>
                <w:rFonts w:cs="Arial"/>
              </w:rPr>
            </w:pPr>
            <w:r w:rsidRPr="003407D1">
              <w:rPr>
                <w:rFonts w:cs="Arial"/>
              </w:rPr>
              <w:t>String</w:t>
            </w:r>
          </w:p>
        </w:tc>
        <w:tc>
          <w:tcPr>
            <w:tcW w:w="2160" w:type="dxa"/>
            <w:tcBorders>
              <w:top w:val="single" w:sz="4" w:space="0" w:color="auto"/>
              <w:left w:val="single" w:sz="4" w:space="0" w:color="auto"/>
              <w:bottom w:val="single" w:sz="4" w:space="0" w:color="auto"/>
              <w:right w:val="single" w:sz="4" w:space="0" w:color="auto"/>
            </w:tcBorders>
          </w:tcPr>
          <w:p w14:paraId="121D7F78" w14:textId="77777777" w:rsidR="00E36F0E" w:rsidRPr="003407D1" w:rsidRDefault="00393DC0" w:rsidP="00E36F0E">
            <w:pPr>
              <w:rPr>
                <w:rFonts w:cs="Arial"/>
              </w:rPr>
            </w:pPr>
            <w:r w:rsidRPr="003407D1">
              <w:rPr>
                <w:rFonts w:cs="Arial"/>
              </w:rPr>
              <w:t>dnsPref</w:t>
            </w:r>
          </w:p>
        </w:tc>
        <w:tc>
          <w:tcPr>
            <w:tcW w:w="1440" w:type="dxa"/>
            <w:tcBorders>
              <w:top w:val="single" w:sz="4" w:space="0" w:color="auto"/>
              <w:left w:val="single" w:sz="4" w:space="0" w:color="auto"/>
              <w:bottom w:val="single" w:sz="4" w:space="0" w:color="auto"/>
              <w:right w:val="single" w:sz="4" w:space="0" w:color="auto"/>
            </w:tcBorders>
          </w:tcPr>
          <w:p w14:paraId="10AFCD94" w14:textId="77777777" w:rsidR="00E36F0E" w:rsidRPr="003407D1" w:rsidRDefault="00393DC0" w:rsidP="00E36F0E">
            <w:pPr>
              <w:rPr>
                <w:rFonts w:cs="Arial"/>
              </w:rPr>
            </w:pPr>
            <w:r w:rsidRPr="003407D1">
              <w:rPr>
                <w:rFonts w:cs="Arial"/>
              </w:rPr>
              <w:t>Char Value:0-255</w:t>
            </w:r>
          </w:p>
          <w:p w14:paraId="436E55F8" w14:textId="77777777" w:rsidR="00E36F0E" w:rsidRPr="003407D1" w:rsidRDefault="00393DC0" w:rsidP="00E36F0E">
            <w:pPr>
              <w:rPr>
                <w:rFonts w:cs="Arial"/>
              </w:rPr>
            </w:pPr>
            <w:r w:rsidRPr="003407D1">
              <w:rPr>
                <w:rFonts w:cs="Arial"/>
              </w:rPr>
              <w:t>No String length limit</w:t>
            </w:r>
          </w:p>
        </w:tc>
        <w:tc>
          <w:tcPr>
            <w:tcW w:w="2070" w:type="dxa"/>
            <w:tcBorders>
              <w:top w:val="single" w:sz="4" w:space="0" w:color="auto"/>
              <w:left w:val="single" w:sz="4" w:space="0" w:color="auto"/>
              <w:bottom w:val="single" w:sz="4" w:space="0" w:color="auto"/>
              <w:right w:val="single" w:sz="4" w:space="0" w:color="auto"/>
            </w:tcBorders>
          </w:tcPr>
          <w:p w14:paraId="7AE4F590" w14:textId="77777777" w:rsidR="00E36F0E" w:rsidRPr="003407D1" w:rsidRDefault="00393DC0" w:rsidP="00E36F0E">
            <w:pPr>
              <w:rPr>
                <w:rFonts w:cs="Arial"/>
                <w:color w:val="000000"/>
              </w:rPr>
            </w:pPr>
            <w:r w:rsidRPr="003407D1">
              <w:rPr>
                <w:rFonts w:cs="Arial"/>
                <w:color w:val="000000"/>
              </w:rPr>
              <w:t>Preferred DNS server</w:t>
            </w:r>
          </w:p>
        </w:tc>
      </w:tr>
      <w:tr w:rsidR="00E36F0E" w:rsidRPr="003407D1" w14:paraId="01BCDCC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AF19340"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50AAF948"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4A2A22E3" w14:textId="77777777" w:rsidR="00E36F0E" w:rsidRPr="003407D1" w:rsidRDefault="00393DC0" w:rsidP="00E36F0E">
            <w:pPr>
              <w:rPr>
                <w:rFonts w:cs="Arial"/>
              </w:rPr>
            </w:pPr>
            <w:r w:rsidRPr="003407D1">
              <w:rPr>
                <w:rFonts w:cs="Arial"/>
              </w:rPr>
              <w:t>String</w:t>
            </w:r>
          </w:p>
        </w:tc>
        <w:tc>
          <w:tcPr>
            <w:tcW w:w="2160" w:type="dxa"/>
            <w:tcBorders>
              <w:top w:val="single" w:sz="4" w:space="0" w:color="auto"/>
              <w:left w:val="single" w:sz="4" w:space="0" w:color="auto"/>
              <w:bottom w:val="single" w:sz="4" w:space="0" w:color="auto"/>
              <w:right w:val="single" w:sz="4" w:space="0" w:color="auto"/>
            </w:tcBorders>
          </w:tcPr>
          <w:p w14:paraId="4D892F3D" w14:textId="77777777" w:rsidR="00E36F0E" w:rsidRPr="003407D1" w:rsidRDefault="00393DC0" w:rsidP="00E36F0E">
            <w:pPr>
              <w:rPr>
                <w:rFonts w:cs="Arial"/>
              </w:rPr>
            </w:pPr>
            <w:r w:rsidRPr="003407D1">
              <w:rPr>
                <w:rFonts w:cs="Arial"/>
              </w:rPr>
              <w:t>dnsAlt</w:t>
            </w:r>
          </w:p>
        </w:tc>
        <w:tc>
          <w:tcPr>
            <w:tcW w:w="1440" w:type="dxa"/>
            <w:tcBorders>
              <w:top w:val="single" w:sz="4" w:space="0" w:color="auto"/>
              <w:left w:val="single" w:sz="4" w:space="0" w:color="auto"/>
              <w:bottom w:val="single" w:sz="4" w:space="0" w:color="auto"/>
              <w:right w:val="single" w:sz="4" w:space="0" w:color="auto"/>
            </w:tcBorders>
          </w:tcPr>
          <w:p w14:paraId="22E609A9" w14:textId="77777777" w:rsidR="00E36F0E" w:rsidRPr="003407D1" w:rsidRDefault="00393DC0" w:rsidP="00E36F0E">
            <w:pPr>
              <w:rPr>
                <w:rFonts w:cs="Arial"/>
              </w:rPr>
            </w:pPr>
            <w:r w:rsidRPr="003407D1">
              <w:rPr>
                <w:rFonts w:cs="Arial"/>
              </w:rPr>
              <w:t>Char Value:0-255</w:t>
            </w:r>
          </w:p>
          <w:p w14:paraId="6E0D4B58" w14:textId="77777777" w:rsidR="00E36F0E" w:rsidRPr="003407D1" w:rsidRDefault="00393DC0" w:rsidP="00E36F0E">
            <w:pPr>
              <w:rPr>
                <w:rFonts w:cs="Arial"/>
              </w:rPr>
            </w:pPr>
            <w:r w:rsidRPr="003407D1">
              <w:rPr>
                <w:rFonts w:cs="Arial"/>
              </w:rPr>
              <w:t>No String length limit</w:t>
            </w:r>
          </w:p>
        </w:tc>
        <w:tc>
          <w:tcPr>
            <w:tcW w:w="2070" w:type="dxa"/>
            <w:tcBorders>
              <w:top w:val="single" w:sz="4" w:space="0" w:color="auto"/>
              <w:left w:val="single" w:sz="4" w:space="0" w:color="auto"/>
              <w:bottom w:val="single" w:sz="4" w:space="0" w:color="auto"/>
              <w:right w:val="single" w:sz="4" w:space="0" w:color="auto"/>
            </w:tcBorders>
          </w:tcPr>
          <w:p w14:paraId="0F105C98" w14:textId="77777777" w:rsidR="00E36F0E" w:rsidRPr="003407D1" w:rsidRDefault="00393DC0" w:rsidP="00E36F0E">
            <w:pPr>
              <w:rPr>
                <w:rFonts w:cs="Arial"/>
                <w:color w:val="000000"/>
              </w:rPr>
            </w:pPr>
            <w:r w:rsidRPr="003407D1">
              <w:rPr>
                <w:rFonts w:cs="Arial"/>
                <w:color w:val="000000"/>
              </w:rPr>
              <w:t>Secondary DNS server</w:t>
            </w:r>
          </w:p>
        </w:tc>
      </w:tr>
      <w:tr w:rsidR="00E36F0E" w:rsidRPr="003407D1" w14:paraId="636D247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56F9D68"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65F67F11" w14:textId="77777777" w:rsidR="00E36F0E" w:rsidRPr="003407D1" w:rsidRDefault="00393DC0" w:rsidP="00E36F0E">
            <w:pPr>
              <w:rPr>
                <w:rFonts w:cs="Arial"/>
              </w:rPr>
            </w:pPr>
            <w:r w:rsidRPr="003407D1">
              <w:rPr>
                <w:rFonts w:cs="Arial"/>
              </w:rPr>
              <w:t>WlanIpv6AddrType</w:t>
            </w:r>
          </w:p>
        </w:tc>
        <w:tc>
          <w:tcPr>
            <w:tcW w:w="1080" w:type="dxa"/>
            <w:gridSpan w:val="2"/>
            <w:tcBorders>
              <w:top w:val="single" w:sz="4" w:space="0" w:color="auto"/>
              <w:left w:val="single" w:sz="4" w:space="0" w:color="auto"/>
              <w:bottom w:val="single" w:sz="4" w:space="0" w:color="auto"/>
              <w:right w:val="single" w:sz="4" w:space="0" w:color="auto"/>
            </w:tcBorders>
          </w:tcPr>
          <w:p w14:paraId="3C758951" w14:textId="77777777" w:rsidR="00E36F0E" w:rsidRPr="003407D1" w:rsidRDefault="00393DC0" w:rsidP="00E36F0E">
            <w:pPr>
              <w:rPr>
                <w:rFonts w:cs="Arial"/>
              </w:rPr>
            </w:pPr>
            <w:r w:rsidRPr="003407D1">
              <w:rPr>
                <w:rFonts w:cs="Arial"/>
              </w:rPr>
              <w:t>Enum</w:t>
            </w:r>
          </w:p>
        </w:tc>
        <w:tc>
          <w:tcPr>
            <w:tcW w:w="2160" w:type="dxa"/>
            <w:tcBorders>
              <w:top w:val="single" w:sz="4" w:space="0" w:color="auto"/>
              <w:left w:val="single" w:sz="4" w:space="0" w:color="auto"/>
              <w:bottom w:val="single" w:sz="4" w:space="0" w:color="auto"/>
              <w:right w:val="single" w:sz="4" w:space="0" w:color="auto"/>
            </w:tcBorders>
          </w:tcPr>
          <w:p w14:paraId="0421AF9D"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1B5ABC94" w14:textId="77777777" w:rsidR="00E36F0E" w:rsidRPr="003407D1" w:rsidRDefault="00393DC0" w:rsidP="00E36F0E">
            <w:pPr>
              <w:rPr>
                <w:rFonts w:cs="Arial"/>
              </w:rPr>
            </w:pPr>
            <w:r w:rsidRPr="003407D1">
              <w:rPr>
                <w:rFonts w:cs="Arial"/>
              </w:rPr>
              <w:t>-</w:t>
            </w:r>
          </w:p>
        </w:tc>
        <w:tc>
          <w:tcPr>
            <w:tcW w:w="2070" w:type="dxa"/>
            <w:tcBorders>
              <w:top w:val="single" w:sz="4" w:space="0" w:color="auto"/>
              <w:left w:val="single" w:sz="4" w:space="0" w:color="auto"/>
              <w:bottom w:val="single" w:sz="4" w:space="0" w:color="auto"/>
              <w:right w:val="single" w:sz="4" w:space="0" w:color="auto"/>
            </w:tcBorders>
          </w:tcPr>
          <w:p w14:paraId="0301497E" w14:textId="77777777" w:rsidR="00E36F0E" w:rsidRPr="003407D1" w:rsidRDefault="00E36F0E" w:rsidP="00E36F0E">
            <w:pPr>
              <w:rPr>
                <w:rFonts w:cs="Arial"/>
                <w:highlight w:val="yellow"/>
              </w:rPr>
            </w:pPr>
          </w:p>
        </w:tc>
      </w:tr>
      <w:tr w:rsidR="00E36F0E" w:rsidRPr="003407D1" w14:paraId="3FF32E7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D1BC955"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5E07C141"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6A8DD2B9"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5DD9E390" w14:textId="77777777" w:rsidR="00E36F0E" w:rsidRPr="003407D1" w:rsidRDefault="00393DC0" w:rsidP="00E36F0E">
            <w:pPr>
              <w:rPr>
                <w:rFonts w:cs="Arial"/>
                <w:color w:val="000000"/>
              </w:rPr>
            </w:pPr>
            <w:r w:rsidRPr="003407D1">
              <w:rPr>
                <w:rFonts w:cs="Arial"/>
                <w:color w:val="000000"/>
              </w:rPr>
              <w:t>WLAN_IPV6_ADDR_MIN</w:t>
            </w:r>
          </w:p>
        </w:tc>
        <w:tc>
          <w:tcPr>
            <w:tcW w:w="1440" w:type="dxa"/>
            <w:tcBorders>
              <w:top w:val="single" w:sz="4" w:space="0" w:color="auto"/>
              <w:left w:val="single" w:sz="4" w:space="0" w:color="auto"/>
              <w:bottom w:val="single" w:sz="4" w:space="0" w:color="auto"/>
              <w:right w:val="single" w:sz="4" w:space="0" w:color="auto"/>
            </w:tcBorders>
          </w:tcPr>
          <w:p w14:paraId="0AFBFBC9" w14:textId="77777777" w:rsidR="00E36F0E" w:rsidRPr="003407D1" w:rsidRDefault="00393DC0" w:rsidP="00E36F0E">
            <w:pPr>
              <w:rPr>
                <w:rFonts w:cs="Arial"/>
              </w:rPr>
            </w:pPr>
            <w:r w:rsidRPr="003407D1">
              <w:rPr>
                <w:rFonts w:cs="Arial"/>
              </w:rPr>
              <w:t>0x0</w:t>
            </w:r>
          </w:p>
        </w:tc>
        <w:tc>
          <w:tcPr>
            <w:tcW w:w="2070" w:type="dxa"/>
            <w:tcBorders>
              <w:top w:val="single" w:sz="4" w:space="0" w:color="auto"/>
              <w:left w:val="single" w:sz="4" w:space="0" w:color="auto"/>
              <w:bottom w:val="single" w:sz="4" w:space="0" w:color="auto"/>
              <w:right w:val="single" w:sz="4" w:space="0" w:color="auto"/>
            </w:tcBorders>
          </w:tcPr>
          <w:p w14:paraId="7FF6F3C8" w14:textId="77777777" w:rsidR="00E36F0E" w:rsidRPr="003407D1" w:rsidRDefault="00E36F0E" w:rsidP="00E36F0E">
            <w:pPr>
              <w:rPr>
                <w:rFonts w:cs="Arial"/>
                <w:highlight w:val="yellow"/>
              </w:rPr>
            </w:pPr>
          </w:p>
        </w:tc>
      </w:tr>
      <w:tr w:rsidR="00E36F0E" w:rsidRPr="003407D1" w14:paraId="592D7F7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F4ACAAB"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234E05D9"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034315E6"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3FABD7A5" w14:textId="77777777" w:rsidR="00E36F0E" w:rsidRPr="003407D1" w:rsidRDefault="00393DC0" w:rsidP="00E36F0E">
            <w:pPr>
              <w:rPr>
                <w:rFonts w:cs="Arial"/>
                <w:color w:val="000000"/>
              </w:rPr>
            </w:pPr>
            <w:r w:rsidRPr="003407D1">
              <w:rPr>
                <w:rFonts w:cs="Arial"/>
                <w:color w:val="000000"/>
              </w:rPr>
              <w:t>WLAN_IPV6_ADDR_NONE</w:t>
            </w:r>
          </w:p>
        </w:tc>
        <w:tc>
          <w:tcPr>
            <w:tcW w:w="1440" w:type="dxa"/>
            <w:tcBorders>
              <w:top w:val="single" w:sz="4" w:space="0" w:color="auto"/>
              <w:left w:val="single" w:sz="4" w:space="0" w:color="auto"/>
              <w:bottom w:val="single" w:sz="4" w:space="0" w:color="auto"/>
              <w:right w:val="single" w:sz="4" w:space="0" w:color="auto"/>
            </w:tcBorders>
          </w:tcPr>
          <w:p w14:paraId="3E7CAC89" w14:textId="77777777" w:rsidR="00E36F0E" w:rsidRPr="003407D1" w:rsidRDefault="00393DC0" w:rsidP="00E36F0E">
            <w:pPr>
              <w:rPr>
                <w:rFonts w:cs="Arial"/>
              </w:rPr>
            </w:pPr>
            <w:r w:rsidRPr="003407D1">
              <w:rPr>
                <w:rFonts w:cs="Arial"/>
              </w:rPr>
              <w:t>0x1</w:t>
            </w:r>
          </w:p>
        </w:tc>
        <w:tc>
          <w:tcPr>
            <w:tcW w:w="2070" w:type="dxa"/>
            <w:tcBorders>
              <w:top w:val="single" w:sz="4" w:space="0" w:color="auto"/>
              <w:left w:val="single" w:sz="4" w:space="0" w:color="auto"/>
              <w:bottom w:val="single" w:sz="4" w:space="0" w:color="auto"/>
              <w:right w:val="single" w:sz="4" w:space="0" w:color="auto"/>
            </w:tcBorders>
          </w:tcPr>
          <w:p w14:paraId="4FF3DB36" w14:textId="77777777" w:rsidR="00E36F0E" w:rsidRPr="003407D1" w:rsidRDefault="00393DC0" w:rsidP="00E36F0E">
            <w:pPr>
              <w:rPr>
                <w:rFonts w:cs="Arial"/>
                <w:color w:val="000000"/>
              </w:rPr>
            </w:pPr>
            <w:r w:rsidRPr="003407D1">
              <w:rPr>
                <w:rFonts w:cs="Arial"/>
                <w:color w:val="000000"/>
              </w:rPr>
              <w:t>No IPv6 Addressing is used</w:t>
            </w:r>
          </w:p>
        </w:tc>
      </w:tr>
      <w:tr w:rsidR="00E36F0E" w:rsidRPr="003407D1" w14:paraId="60505A3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1807BDB"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791C6928"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51FB1340"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281E517F" w14:textId="77777777" w:rsidR="00E36F0E" w:rsidRPr="003407D1" w:rsidRDefault="00393DC0" w:rsidP="00E36F0E">
            <w:pPr>
              <w:rPr>
                <w:rFonts w:cs="Arial"/>
                <w:color w:val="000000"/>
              </w:rPr>
            </w:pPr>
            <w:r w:rsidRPr="003407D1">
              <w:rPr>
                <w:rFonts w:cs="Arial"/>
                <w:color w:val="000000"/>
              </w:rPr>
              <w:t>WLAN_IPV6_ADDR_STATIC</w:t>
            </w:r>
          </w:p>
        </w:tc>
        <w:tc>
          <w:tcPr>
            <w:tcW w:w="1440" w:type="dxa"/>
            <w:tcBorders>
              <w:top w:val="single" w:sz="4" w:space="0" w:color="auto"/>
              <w:left w:val="single" w:sz="4" w:space="0" w:color="auto"/>
              <w:bottom w:val="single" w:sz="4" w:space="0" w:color="auto"/>
              <w:right w:val="single" w:sz="4" w:space="0" w:color="auto"/>
            </w:tcBorders>
          </w:tcPr>
          <w:p w14:paraId="2E294769" w14:textId="77777777" w:rsidR="00E36F0E" w:rsidRPr="003407D1" w:rsidRDefault="00393DC0" w:rsidP="00E36F0E">
            <w:pPr>
              <w:rPr>
                <w:rFonts w:cs="Arial"/>
              </w:rPr>
            </w:pPr>
            <w:r w:rsidRPr="003407D1">
              <w:rPr>
                <w:rFonts w:cs="Arial"/>
              </w:rPr>
              <w:t>0x2</w:t>
            </w:r>
          </w:p>
        </w:tc>
        <w:tc>
          <w:tcPr>
            <w:tcW w:w="2070" w:type="dxa"/>
            <w:tcBorders>
              <w:top w:val="single" w:sz="4" w:space="0" w:color="auto"/>
              <w:left w:val="single" w:sz="4" w:space="0" w:color="auto"/>
              <w:bottom w:val="single" w:sz="4" w:space="0" w:color="auto"/>
              <w:right w:val="single" w:sz="4" w:space="0" w:color="auto"/>
            </w:tcBorders>
          </w:tcPr>
          <w:p w14:paraId="00A54B8F" w14:textId="77777777" w:rsidR="00E36F0E" w:rsidRPr="003407D1" w:rsidRDefault="00393DC0" w:rsidP="00E36F0E">
            <w:pPr>
              <w:rPr>
                <w:rFonts w:cs="Arial"/>
                <w:color w:val="000000"/>
              </w:rPr>
            </w:pPr>
            <w:r w:rsidRPr="003407D1">
              <w:rPr>
                <w:rFonts w:cs="Arial"/>
                <w:color w:val="000000"/>
              </w:rPr>
              <w:t>Static IPv6 Address</w:t>
            </w:r>
          </w:p>
        </w:tc>
      </w:tr>
      <w:tr w:rsidR="00E36F0E" w:rsidRPr="003407D1" w14:paraId="28D2A56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5A17202"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1D9F71FF"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08E5111E"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56CE5854" w14:textId="77777777" w:rsidR="00E36F0E" w:rsidRPr="003407D1" w:rsidRDefault="00393DC0" w:rsidP="00E36F0E">
            <w:pPr>
              <w:rPr>
                <w:rFonts w:cs="Arial"/>
                <w:color w:val="000000"/>
              </w:rPr>
            </w:pPr>
            <w:r w:rsidRPr="003407D1">
              <w:rPr>
                <w:rFonts w:cs="Arial"/>
                <w:color w:val="000000"/>
              </w:rPr>
              <w:t>WLAN_IPV6_ADDR_MAX</w:t>
            </w:r>
          </w:p>
        </w:tc>
        <w:tc>
          <w:tcPr>
            <w:tcW w:w="1440" w:type="dxa"/>
            <w:tcBorders>
              <w:top w:val="single" w:sz="4" w:space="0" w:color="auto"/>
              <w:left w:val="single" w:sz="4" w:space="0" w:color="auto"/>
              <w:bottom w:val="single" w:sz="4" w:space="0" w:color="auto"/>
              <w:right w:val="single" w:sz="4" w:space="0" w:color="auto"/>
            </w:tcBorders>
          </w:tcPr>
          <w:p w14:paraId="451F83B4" w14:textId="77777777" w:rsidR="00E36F0E" w:rsidRPr="003407D1" w:rsidRDefault="00393DC0" w:rsidP="00E36F0E">
            <w:pPr>
              <w:rPr>
                <w:rFonts w:cs="Arial"/>
              </w:rPr>
            </w:pPr>
            <w:r w:rsidRPr="003407D1">
              <w:rPr>
                <w:rFonts w:cs="Arial"/>
              </w:rPr>
              <w:t>0x3</w:t>
            </w:r>
          </w:p>
        </w:tc>
        <w:tc>
          <w:tcPr>
            <w:tcW w:w="2070" w:type="dxa"/>
            <w:tcBorders>
              <w:top w:val="single" w:sz="4" w:space="0" w:color="auto"/>
              <w:left w:val="single" w:sz="4" w:space="0" w:color="auto"/>
              <w:bottom w:val="single" w:sz="4" w:space="0" w:color="auto"/>
              <w:right w:val="single" w:sz="4" w:space="0" w:color="auto"/>
            </w:tcBorders>
          </w:tcPr>
          <w:p w14:paraId="650C6D86" w14:textId="77777777" w:rsidR="00E36F0E" w:rsidRPr="003407D1" w:rsidRDefault="00E36F0E" w:rsidP="00E36F0E">
            <w:pPr>
              <w:rPr>
                <w:rFonts w:cs="Arial"/>
                <w:highlight w:val="yellow"/>
              </w:rPr>
            </w:pPr>
          </w:p>
        </w:tc>
      </w:tr>
      <w:tr w:rsidR="00E36F0E" w:rsidRPr="003407D1" w14:paraId="37F5DAA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420B763"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66282FAC" w14:textId="77777777" w:rsidR="00E36F0E" w:rsidRPr="003407D1" w:rsidRDefault="00393DC0" w:rsidP="00E36F0E">
            <w:pPr>
              <w:rPr>
                <w:rFonts w:cs="Arial"/>
              </w:rPr>
            </w:pPr>
            <w:r w:rsidRPr="003407D1">
              <w:rPr>
                <w:rFonts w:cs="Arial"/>
              </w:rPr>
              <w:t>WlanIpv6Addr</w:t>
            </w:r>
          </w:p>
        </w:tc>
        <w:tc>
          <w:tcPr>
            <w:tcW w:w="1080" w:type="dxa"/>
            <w:gridSpan w:val="2"/>
            <w:tcBorders>
              <w:top w:val="single" w:sz="4" w:space="0" w:color="auto"/>
              <w:left w:val="single" w:sz="4" w:space="0" w:color="auto"/>
              <w:bottom w:val="single" w:sz="4" w:space="0" w:color="auto"/>
              <w:right w:val="single" w:sz="4" w:space="0" w:color="auto"/>
            </w:tcBorders>
          </w:tcPr>
          <w:p w14:paraId="2EB9CA1A" w14:textId="77777777" w:rsidR="00E36F0E" w:rsidRPr="003407D1" w:rsidRDefault="00393DC0" w:rsidP="00E36F0E">
            <w:pPr>
              <w:rPr>
                <w:rFonts w:cs="Arial"/>
              </w:rPr>
            </w:pPr>
            <w:r w:rsidRPr="003407D1">
              <w:rPr>
                <w:rFonts w:cs="Arial"/>
              </w:rPr>
              <w:t>TBD</w:t>
            </w:r>
          </w:p>
        </w:tc>
        <w:tc>
          <w:tcPr>
            <w:tcW w:w="2160" w:type="dxa"/>
            <w:tcBorders>
              <w:top w:val="single" w:sz="4" w:space="0" w:color="auto"/>
              <w:left w:val="single" w:sz="4" w:space="0" w:color="auto"/>
              <w:bottom w:val="single" w:sz="4" w:space="0" w:color="auto"/>
              <w:right w:val="single" w:sz="4" w:space="0" w:color="auto"/>
            </w:tcBorders>
          </w:tcPr>
          <w:p w14:paraId="288B2183"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7C915ECD" w14:textId="77777777" w:rsidR="00E36F0E" w:rsidRPr="003407D1" w:rsidRDefault="00393DC0" w:rsidP="00E36F0E">
            <w:pPr>
              <w:rPr>
                <w:rFonts w:cs="Arial"/>
              </w:rPr>
            </w:pPr>
            <w:r w:rsidRPr="003407D1">
              <w:rPr>
                <w:rFonts w:cs="Arial"/>
              </w:rPr>
              <w:t>-</w:t>
            </w:r>
          </w:p>
        </w:tc>
        <w:tc>
          <w:tcPr>
            <w:tcW w:w="2070" w:type="dxa"/>
            <w:tcBorders>
              <w:top w:val="single" w:sz="4" w:space="0" w:color="auto"/>
              <w:left w:val="single" w:sz="4" w:space="0" w:color="auto"/>
              <w:bottom w:val="single" w:sz="4" w:space="0" w:color="auto"/>
              <w:right w:val="single" w:sz="4" w:space="0" w:color="auto"/>
            </w:tcBorders>
          </w:tcPr>
          <w:p w14:paraId="6FEED1DC" w14:textId="77777777" w:rsidR="00E36F0E" w:rsidRPr="003407D1" w:rsidRDefault="00393DC0" w:rsidP="00E36F0E">
            <w:pPr>
              <w:rPr>
                <w:rFonts w:cs="Arial"/>
                <w:highlight w:val="yellow"/>
              </w:rPr>
            </w:pPr>
            <w:r w:rsidRPr="003407D1">
              <w:rPr>
                <w:rFonts w:cs="Arial"/>
              </w:rPr>
              <w:t>TBD</w:t>
            </w:r>
          </w:p>
        </w:tc>
      </w:tr>
      <w:tr w:rsidR="00E36F0E" w:rsidRPr="003407D1" w14:paraId="02072EF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DD1607A"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146F0A2E" w14:textId="77777777" w:rsidR="00E36F0E" w:rsidRPr="003407D1" w:rsidRDefault="00393DC0" w:rsidP="00E36F0E">
            <w:pPr>
              <w:rPr>
                <w:rFonts w:cs="Arial"/>
              </w:rPr>
            </w:pPr>
            <w:r w:rsidRPr="003407D1">
              <w:rPr>
                <w:rFonts w:cs="Arial"/>
              </w:rPr>
              <w:t>ExclusiveUse</w:t>
            </w:r>
          </w:p>
        </w:tc>
        <w:tc>
          <w:tcPr>
            <w:tcW w:w="1080" w:type="dxa"/>
            <w:gridSpan w:val="2"/>
            <w:tcBorders>
              <w:top w:val="single" w:sz="4" w:space="0" w:color="auto"/>
              <w:left w:val="single" w:sz="4" w:space="0" w:color="auto"/>
              <w:bottom w:val="single" w:sz="4" w:space="0" w:color="auto"/>
              <w:right w:val="single" w:sz="4" w:space="0" w:color="auto"/>
            </w:tcBorders>
          </w:tcPr>
          <w:p w14:paraId="02E642E2" w14:textId="77777777" w:rsidR="00E36F0E" w:rsidRPr="003407D1" w:rsidRDefault="00393DC0" w:rsidP="00E36F0E">
            <w:pPr>
              <w:rPr>
                <w:rFonts w:cs="Arial"/>
              </w:rPr>
            </w:pPr>
            <w:r w:rsidRPr="003407D1">
              <w:rPr>
                <w:rFonts w:cs="Arial"/>
              </w:rPr>
              <w:t>Boolean</w:t>
            </w:r>
          </w:p>
        </w:tc>
        <w:tc>
          <w:tcPr>
            <w:tcW w:w="2160" w:type="dxa"/>
            <w:tcBorders>
              <w:top w:val="single" w:sz="4" w:space="0" w:color="auto"/>
              <w:left w:val="single" w:sz="4" w:space="0" w:color="auto"/>
              <w:bottom w:val="single" w:sz="4" w:space="0" w:color="auto"/>
              <w:right w:val="single" w:sz="4" w:space="0" w:color="auto"/>
            </w:tcBorders>
          </w:tcPr>
          <w:p w14:paraId="56A0861B"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6745A7E1" w14:textId="77777777" w:rsidR="00E36F0E" w:rsidRPr="003407D1" w:rsidRDefault="00393DC0" w:rsidP="00E36F0E">
            <w:pPr>
              <w:rPr>
                <w:rFonts w:cs="Arial"/>
              </w:rPr>
            </w:pPr>
            <w:r w:rsidRPr="003407D1">
              <w:rPr>
                <w:rFonts w:cs="Arial"/>
              </w:rPr>
              <w:t>0/1</w:t>
            </w:r>
          </w:p>
        </w:tc>
        <w:tc>
          <w:tcPr>
            <w:tcW w:w="2070" w:type="dxa"/>
            <w:tcBorders>
              <w:top w:val="single" w:sz="4" w:space="0" w:color="auto"/>
              <w:left w:val="single" w:sz="4" w:space="0" w:color="auto"/>
              <w:bottom w:val="single" w:sz="4" w:space="0" w:color="auto"/>
              <w:right w:val="single" w:sz="4" w:space="0" w:color="auto"/>
            </w:tcBorders>
          </w:tcPr>
          <w:p w14:paraId="76464D0F" w14:textId="77777777" w:rsidR="00E36F0E" w:rsidRPr="003407D1" w:rsidRDefault="00393DC0" w:rsidP="00E36F0E">
            <w:pPr>
              <w:rPr>
                <w:rFonts w:cs="Arial"/>
                <w:highlight w:val="yellow"/>
              </w:rPr>
            </w:pPr>
            <w:r w:rsidRPr="003407D1">
              <w:rPr>
                <w:rFonts w:cs="Arial"/>
              </w:rPr>
              <w:t>Exclusive to WIR Client</w:t>
            </w:r>
          </w:p>
        </w:tc>
      </w:tr>
      <w:tr w:rsidR="00E36F0E" w:rsidRPr="003407D1" w14:paraId="67AEBF5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8A2612C"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3876B6D8" w14:textId="77777777" w:rsidR="00E36F0E" w:rsidRPr="003407D1" w:rsidRDefault="00393DC0" w:rsidP="00E36F0E">
            <w:pPr>
              <w:rPr>
                <w:rFonts w:cs="Arial"/>
              </w:rPr>
            </w:pPr>
            <w:r w:rsidRPr="003407D1">
              <w:rPr>
                <w:rFonts w:cs="Arial"/>
              </w:rPr>
              <w:t>WlanProfileSource</w:t>
            </w:r>
          </w:p>
        </w:tc>
        <w:tc>
          <w:tcPr>
            <w:tcW w:w="1080" w:type="dxa"/>
            <w:gridSpan w:val="2"/>
            <w:tcBorders>
              <w:top w:val="single" w:sz="4" w:space="0" w:color="auto"/>
              <w:left w:val="single" w:sz="4" w:space="0" w:color="auto"/>
              <w:bottom w:val="single" w:sz="4" w:space="0" w:color="auto"/>
              <w:right w:val="single" w:sz="4" w:space="0" w:color="auto"/>
            </w:tcBorders>
          </w:tcPr>
          <w:p w14:paraId="3D514F7D" w14:textId="77777777" w:rsidR="00E36F0E" w:rsidRPr="003407D1" w:rsidRDefault="00393DC0" w:rsidP="00E36F0E">
            <w:pPr>
              <w:rPr>
                <w:rFonts w:cs="Arial"/>
              </w:rPr>
            </w:pPr>
            <w:r w:rsidRPr="003407D1">
              <w:rPr>
                <w:rFonts w:cs="Arial"/>
              </w:rPr>
              <w:t>Enum</w:t>
            </w:r>
          </w:p>
        </w:tc>
        <w:tc>
          <w:tcPr>
            <w:tcW w:w="2160" w:type="dxa"/>
            <w:tcBorders>
              <w:top w:val="single" w:sz="4" w:space="0" w:color="auto"/>
              <w:left w:val="single" w:sz="4" w:space="0" w:color="auto"/>
              <w:bottom w:val="single" w:sz="4" w:space="0" w:color="auto"/>
              <w:right w:val="single" w:sz="4" w:space="0" w:color="auto"/>
            </w:tcBorders>
          </w:tcPr>
          <w:p w14:paraId="73635223"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4452FFDA" w14:textId="77777777" w:rsidR="00E36F0E" w:rsidRPr="003407D1" w:rsidRDefault="00393DC0" w:rsidP="00E36F0E">
            <w:pPr>
              <w:rPr>
                <w:rFonts w:cs="Arial"/>
              </w:rPr>
            </w:pPr>
            <w:r w:rsidRPr="003407D1">
              <w:rPr>
                <w:rFonts w:cs="Arial"/>
              </w:rPr>
              <w:t>-</w:t>
            </w:r>
          </w:p>
        </w:tc>
        <w:tc>
          <w:tcPr>
            <w:tcW w:w="2070" w:type="dxa"/>
            <w:tcBorders>
              <w:top w:val="single" w:sz="4" w:space="0" w:color="auto"/>
              <w:left w:val="single" w:sz="4" w:space="0" w:color="auto"/>
              <w:bottom w:val="single" w:sz="4" w:space="0" w:color="auto"/>
              <w:right w:val="single" w:sz="4" w:space="0" w:color="auto"/>
            </w:tcBorders>
          </w:tcPr>
          <w:p w14:paraId="3F2E20D7" w14:textId="77777777" w:rsidR="00E36F0E" w:rsidRPr="003407D1" w:rsidRDefault="00393DC0" w:rsidP="00E36F0E">
            <w:pPr>
              <w:rPr>
                <w:rFonts w:cs="Arial"/>
                <w:highlight w:val="yellow"/>
              </w:rPr>
            </w:pPr>
            <w:r w:rsidRPr="003407D1">
              <w:rPr>
                <w:rFonts w:cs="Arial"/>
              </w:rPr>
              <w:t>Origin of the profile</w:t>
            </w:r>
          </w:p>
        </w:tc>
      </w:tr>
      <w:tr w:rsidR="00E36F0E" w:rsidRPr="003407D1" w14:paraId="7B245D7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5EFEB70"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5027F84F"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286DD9A0"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19428A52" w14:textId="77777777" w:rsidR="00E36F0E" w:rsidRPr="003407D1" w:rsidRDefault="00393DC0" w:rsidP="00E36F0E">
            <w:pPr>
              <w:rPr>
                <w:rFonts w:cs="Arial"/>
                <w:color w:val="000000"/>
              </w:rPr>
            </w:pPr>
            <w:r w:rsidRPr="003407D1">
              <w:rPr>
                <w:rFonts w:cs="Arial"/>
                <w:color w:val="000000"/>
              </w:rPr>
              <w:t>PROFSRC_DEFAULT</w:t>
            </w:r>
          </w:p>
        </w:tc>
        <w:tc>
          <w:tcPr>
            <w:tcW w:w="1440" w:type="dxa"/>
            <w:tcBorders>
              <w:top w:val="single" w:sz="4" w:space="0" w:color="auto"/>
              <w:left w:val="single" w:sz="4" w:space="0" w:color="auto"/>
              <w:bottom w:val="single" w:sz="4" w:space="0" w:color="auto"/>
              <w:right w:val="single" w:sz="4" w:space="0" w:color="auto"/>
            </w:tcBorders>
          </w:tcPr>
          <w:p w14:paraId="28C1324C" w14:textId="77777777" w:rsidR="00E36F0E" w:rsidRPr="003407D1" w:rsidRDefault="00393DC0" w:rsidP="00E36F0E">
            <w:pPr>
              <w:rPr>
                <w:rFonts w:cs="Arial"/>
              </w:rPr>
            </w:pPr>
            <w:r w:rsidRPr="003407D1">
              <w:rPr>
                <w:rFonts w:cs="Arial"/>
              </w:rPr>
              <w:t>0x0</w:t>
            </w:r>
          </w:p>
        </w:tc>
        <w:tc>
          <w:tcPr>
            <w:tcW w:w="2070" w:type="dxa"/>
            <w:tcBorders>
              <w:top w:val="single" w:sz="4" w:space="0" w:color="auto"/>
              <w:left w:val="single" w:sz="4" w:space="0" w:color="auto"/>
              <w:bottom w:val="single" w:sz="4" w:space="0" w:color="auto"/>
              <w:right w:val="single" w:sz="4" w:space="0" w:color="auto"/>
            </w:tcBorders>
          </w:tcPr>
          <w:p w14:paraId="16B36487" w14:textId="77777777" w:rsidR="00E36F0E" w:rsidRPr="003407D1" w:rsidRDefault="00393DC0" w:rsidP="00E36F0E">
            <w:pPr>
              <w:rPr>
                <w:rFonts w:cs="Arial"/>
                <w:color w:val="000000"/>
              </w:rPr>
            </w:pPr>
            <w:r w:rsidRPr="003407D1">
              <w:rPr>
                <w:rFonts w:cs="Arial"/>
                <w:color w:val="000000"/>
              </w:rPr>
              <w:t>Default internal</w:t>
            </w:r>
          </w:p>
        </w:tc>
      </w:tr>
      <w:tr w:rsidR="00E36F0E" w:rsidRPr="003407D1" w14:paraId="52C85F7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D238B6E"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17A8E117"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44CFF8EF"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798DD0E5" w14:textId="77777777" w:rsidR="00E36F0E" w:rsidRPr="003407D1" w:rsidRDefault="00393DC0" w:rsidP="00E36F0E">
            <w:pPr>
              <w:rPr>
                <w:rFonts w:cs="Arial"/>
                <w:color w:val="000000"/>
              </w:rPr>
            </w:pPr>
            <w:r w:rsidRPr="003407D1">
              <w:rPr>
                <w:rFonts w:cs="Arial"/>
                <w:color w:val="000000"/>
              </w:rPr>
              <w:t>PROFSRC_HMI</w:t>
            </w:r>
          </w:p>
        </w:tc>
        <w:tc>
          <w:tcPr>
            <w:tcW w:w="1440" w:type="dxa"/>
            <w:tcBorders>
              <w:top w:val="single" w:sz="4" w:space="0" w:color="auto"/>
              <w:left w:val="single" w:sz="4" w:space="0" w:color="auto"/>
              <w:bottom w:val="single" w:sz="4" w:space="0" w:color="auto"/>
              <w:right w:val="single" w:sz="4" w:space="0" w:color="auto"/>
            </w:tcBorders>
          </w:tcPr>
          <w:p w14:paraId="5093ECDB" w14:textId="77777777" w:rsidR="00E36F0E" w:rsidRPr="003407D1" w:rsidRDefault="00393DC0" w:rsidP="00E36F0E">
            <w:pPr>
              <w:rPr>
                <w:rFonts w:cs="Arial"/>
              </w:rPr>
            </w:pPr>
            <w:r w:rsidRPr="003407D1">
              <w:rPr>
                <w:rFonts w:cs="Arial"/>
              </w:rPr>
              <w:t>0x1</w:t>
            </w:r>
          </w:p>
        </w:tc>
        <w:tc>
          <w:tcPr>
            <w:tcW w:w="2070" w:type="dxa"/>
            <w:tcBorders>
              <w:top w:val="single" w:sz="4" w:space="0" w:color="auto"/>
              <w:left w:val="single" w:sz="4" w:space="0" w:color="auto"/>
              <w:bottom w:val="single" w:sz="4" w:space="0" w:color="auto"/>
              <w:right w:val="single" w:sz="4" w:space="0" w:color="auto"/>
            </w:tcBorders>
          </w:tcPr>
          <w:p w14:paraId="55F27D93" w14:textId="77777777" w:rsidR="00E36F0E" w:rsidRPr="003407D1" w:rsidRDefault="00393DC0" w:rsidP="00E36F0E">
            <w:pPr>
              <w:rPr>
                <w:rFonts w:cs="Arial"/>
                <w:color w:val="000000"/>
              </w:rPr>
            </w:pPr>
            <w:r w:rsidRPr="003407D1">
              <w:rPr>
                <w:rFonts w:cs="Arial"/>
                <w:color w:val="000000"/>
              </w:rPr>
              <w:t>HMI/User configured</w:t>
            </w:r>
          </w:p>
        </w:tc>
      </w:tr>
      <w:tr w:rsidR="00E36F0E" w:rsidRPr="003407D1" w14:paraId="7A9B8FB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C027998"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35FFAC9D"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2C8DC832"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5645F2BD" w14:textId="77777777" w:rsidR="00E36F0E" w:rsidRPr="003407D1" w:rsidRDefault="00393DC0" w:rsidP="00E36F0E">
            <w:pPr>
              <w:rPr>
                <w:rFonts w:cs="Arial"/>
                <w:color w:val="000000"/>
              </w:rPr>
            </w:pPr>
            <w:r w:rsidRPr="003407D1">
              <w:rPr>
                <w:rFonts w:cs="Arial"/>
                <w:color w:val="000000"/>
              </w:rPr>
              <w:t>PROFSRC_CLOUD</w:t>
            </w:r>
          </w:p>
        </w:tc>
        <w:tc>
          <w:tcPr>
            <w:tcW w:w="1440" w:type="dxa"/>
            <w:tcBorders>
              <w:top w:val="single" w:sz="4" w:space="0" w:color="auto"/>
              <w:left w:val="single" w:sz="4" w:space="0" w:color="auto"/>
              <w:bottom w:val="single" w:sz="4" w:space="0" w:color="auto"/>
              <w:right w:val="single" w:sz="4" w:space="0" w:color="auto"/>
            </w:tcBorders>
          </w:tcPr>
          <w:p w14:paraId="547E2EED" w14:textId="77777777" w:rsidR="00E36F0E" w:rsidRPr="003407D1" w:rsidRDefault="00393DC0" w:rsidP="00E36F0E">
            <w:pPr>
              <w:rPr>
                <w:rFonts w:cs="Arial"/>
              </w:rPr>
            </w:pPr>
            <w:r w:rsidRPr="003407D1">
              <w:rPr>
                <w:rFonts w:cs="Arial"/>
              </w:rPr>
              <w:t>0x2</w:t>
            </w:r>
          </w:p>
        </w:tc>
        <w:tc>
          <w:tcPr>
            <w:tcW w:w="2070" w:type="dxa"/>
            <w:tcBorders>
              <w:top w:val="single" w:sz="4" w:space="0" w:color="auto"/>
              <w:left w:val="single" w:sz="4" w:space="0" w:color="auto"/>
              <w:bottom w:val="single" w:sz="4" w:space="0" w:color="auto"/>
              <w:right w:val="single" w:sz="4" w:space="0" w:color="auto"/>
            </w:tcBorders>
          </w:tcPr>
          <w:p w14:paraId="07DB1404" w14:textId="77777777" w:rsidR="00E36F0E" w:rsidRPr="003407D1" w:rsidRDefault="00393DC0" w:rsidP="00E36F0E">
            <w:pPr>
              <w:rPr>
                <w:rFonts w:cs="Arial"/>
                <w:color w:val="000000"/>
              </w:rPr>
            </w:pPr>
            <w:r w:rsidRPr="003407D1">
              <w:rPr>
                <w:rFonts w:cs="Arial"/>
                <w:color w:val="000000"/>
              </w:rPr>
              <w:t>Cloud pushed</w:t>
            </w:r>
          </w:p>
        </w:tc>
      </w:tr>
      <w:tr w:rsidR="00E36F0E" w:rsidRPr="003407D1" w14:paraId="5F3E39F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CE5CE34"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57246FA4"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2BDBBCBF"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27E4C0E2" w14:textId="77777777" w:rsidR="00E36F0E" w:rsidRPr="003407D1" w:rsidRDefault="00393DC0" w:rsidP="00E36F0E">
            <w:pPr>
              <w:rPr>
                <w:rFonts w:cs="Arial"/>
                <w:color w:val="000000"/>
              </w:rPr>
            </w:pPr>
            <w:r w:rsidRPr="003407D1">
              <w:rPr>
                <w:rFonts w:cs="Arial"/>
                <w:color w:val="000000"/>
              </w:rPr>
              <w:t>PROFSRC_SPECIAL</w:t>
            </w:r>
          </w:p>
        </w:tc>
        <w:tc>
          <w:tcPr>
            <w:tcW w:w="1440" w:type="dxa"/>
            <w:tcBorders>
              <w:top w:val="single" w:sz="4" w:space="0" w:color="auto"/>
              <w:left w:val="single" w:sz="4" w:space="0" w:color="auto"/>
              <w:bottom w:val="single" w:sz="4" w:space="0" w:color="auto"/>
              <w:right w:val="single" w:sz="4" w:space="0" w:color="auto"/>
            </w:tcBorders>
          </w:tcPr>
          <w:p w14:paraId="0DC85B3F" w14:textId="77777777" w:rsidR="00E36F0E" w:rsidRPr="003407D1" w:rsidRDefault="00393DC0" w:rsidP="00E36F0E">
            <w:pPr>
              <w:rPr>
                <w:rFonts w:cs="Arial"/>
              </w:rPr>
            </w:pPr>
            <w:r w:rsidRPr="003407D1">
              <w:rPr>
                <w:rFonts w:cs="Arial"/>
              </w:rPr>
              <w:t>0x3</w:t>
            </w:r>
          </w:p>
        </w:tc>
        <w:tc>
          <w:tcPr>
            <w:tcW w:w="2070" w:type="dxa"/>
            <w:tcBorders>
              <w:top w:val="single" w:sz="4" w:space="0" w:color="auto"/>
              <w:left w:val="single" w:sz="4" w:space="0" w:color="auto"/>
              <w:bottom w:val="single" w:sz="4" w:space="0" w:color="auto"/>
              <w:right w:val="single" w:sz="4" w:space="0" w:color="auto"/>
            </w:tcBorders>
          </w:tcPr>
          <w:p w14:paraId="5A613BC1" w14:textId="77777777" w:rsidR="00E36F0E" w:rsidRPr="003407D1" w:rsidRDefault="00393DC0" w:rsidP="00E36F0E">
            <w:pPr>
              <w:rPr>
                <w:rFonts w:cs="Arial"/>
                <w:color w:val="000000"/>
              </w:rPr>
            </w:pPr>
            <w:r w:rsidRPr="003407D1">
              <w:rPr>
                <w:rFonts w:cs="Arial"/>
                <w:color w:val="000000"/>
              </w:rPr>
              <w:t>Special Intent</w:t>
            </w:r>
          </w:p>
        </w:tc>
      </w:tr>
      <w:tr w:rsidR="00E36F0E" w:rsidRPr="003407D1" w14:paraId="0F7C134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142DDA5"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2D3DFB21"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3DD7E1F4"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1E0413A0" w14:textId="77777777" w:rsidR="00E36F0E" w:rsidRPr="003407D1" w:rsidRDefault="00393DC0" w:rsidP="00E36F0E">
            <w:pPr>
              <w:rPr>
                <w:rFonts w:cs="Arial"/>
                <w:color w:val="000000"/>
              </w:rPr>
            </w:pPr>
            <w:r w:rsidRPr="003407D1">
              <w:rPr>
                <w:rFonts w:cs="Arial"/>
                <w:color w:val="000000"/>
              </w:rPr>
              <w:t>PROFSRC_PROV</w:t>
            </w:r>
          </w:p>
        </w:tc>
        <w:tc>
          <w:tcPr>
            <w:tcW w:w="1440" w:type="dxa"/>
            <w:tcBorders>
              <w:top w:val="single" w:sz="4" w:space="0" w:color="auto"/>
              <w:left w:val="single" w:sz="4" w:space="0" w:color="auto"/>
              <w:bottom w:val="single" w:sz="4" w:space="0" w:color="auto"/>
              <w:right w:val="single" w:sz="4" w:space="0" w:color="auto"/>
            </w:tcBorders>
          </w:tcPr>
          <w:p w14:paraId="1D71ADA1" w14:textId="77777777" w:rsidR="00E36F0E" w:rsidRPr="003407D1" w:rsidRDefault="00393DC0" w:rsidP="00E36F0E">
            <w:pPr>
              <w:rPr>
                <w:rFonts w:cs="Arial"/>
              </w:rPr>
            </w:pPr>
            <w:r w:rsidRPr="003407D1">
              <w:rPr>
                <w:rFonts w:cs="Arial"/>
              </w:rPr>
              <w:t>0x4</w:t>
            </w:r>
          </w:p>
        </w:tc>
        <w:tc>
          <w:tcPr>
            <w:tcW w:w="2070" w:type="dxa"/>
            <w:tcBorders>
              <w:top w:val="single" w:sz="4" w:space="0" w:color="auto"/>
              <w:left w:val="single" w:sz="4" w:space="0" w:color="auto"/>
              <w:bottom w:val="single" w:sz="4" w:space="0" w:color="auto"/>
              <w:right w:val="single" w:sz="4" w:space="0" w:color="auto"/>
            </w:tcBorders>
          </w:tcPr>
          <w:p w14:paraId="2D1EBE6C" w14:textId="77777777" w:rsidR="00E36F0E" w:rsidRPr="003407D1" w:rsidRDefault="00393DC0" w:rsidP="00E36F0E">
            <w:pPr>
              <w:rPr>
                <w:rFonts w:cs="Arial"/>
                <w:color w:val="000000"/>
              </w:rPr>
            </w:pPr>
            <w:r w:rsidRPr="003407D1">
              <w:rPr>
                <w:rFonts w:cs="Arial"/>
                <w:color w:val="000000"/>
              </w:rPr>
              <w:t>EOL provisioned</w:t>
            </w:r>
          </w:p>
        </w:tc>
      </w:tr>
      <w:tr w:rsidR="00E36F0E" w:rsidRPr="003407D1" w14:paraId="67B21AA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5FC1655"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52F193AB" w14:textId="77777777" w:rsidR="00E36F0E" w:rsidRPr="003407D1" w:rsidRDefault="00393DC0" w:rsidP="00E36F0E">
            <w:pPr>
              <w:rPr>
                <w:rFonts w:cs="Arial"/>
              </w:rPr>
            </w:pPr>
            <w:r w:rsidRPr="003407D1">
              <w:rPr>
                <w:rFonts w:cs="Arial"/>
              </w:rPr>
              <w:t>timestamp</w:t>
            </w:r>
          </w:p>
        </w:tc>
        <w:tc>
          <w:tcPr>
            <w:tcW w:w="1080" w:type="dxa"/>
            <w:gridSpan w:val="2"/>
            <w:tcBorders>
              <w:top w:val="single" w:sz="4" w:space="0" w:color="auto"/>
              <w:left w:val="single" w:sz="4" w:space="0" w:color="auto"/>
              <w:bottom w:val="single" w:sz="4" w:space="0" w:color="auto"/>
              <w:right w:val="single" w:sz="4" w:space="0" w:color="auto"/>
            </w:tcBorders>
          </w:tcPr>
          <w:p w14:paraId="18BAEA54" w14:textId="77777777" w:rsidR="00E36F0E" w:rsidRPr="003407D1" w:rsidRDefault="00393DC0" w:rsidP="00E36F0E">
            <w:pPr>
              <w:rPr>
                <w:rFonts w:cs="Arial"/>
              </w:rPr>
            </w:pPr>
            <w:r w:rsidRPr="003407D1">
              <w:rPr>
                <w:rFonts w:cs="Arial"/>
              </w:rPr>
              <w:t>Int64</w:t>
            </w:r>
          </w:p>
        </w:tc>
        <w:tc>
          <w:tcPr>
            <w:tcW w:w="2160" w:type="dxa"/>
            <w:tcBorders>
              <w:top w:val="single" w:sz="4" w:space="0" w:color="auto"/>
              <w:left w:val="single" w:sz="4" w:space="0" w:color="auto"/>
              <w:bottom w:val="single" w:sz="4" w:space="0" w:color="auto"/>
              <w:right w:val="single" w:sz="4" w:space="0" w:color="auto"/>
            </w:tcBorders>
          </w:tcPr>
          <w:p w14:paraId="55BC5EDF"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3690805B" w14:textId="77777777" w:rsidR="00E36F0E" w:rsidRPr="003407D1" w:rsidRDefault="00393DC0" w:rsidP="00E36F0E">
            <w:pPr>
              <w:rPr>
                <w:rFonts w:cs="Arial"/>
              </w:rPr>
            </w:pPr>
            <w:r w:rsidRPr="003407D1">
              <w:rPr>
                <w:rFonts w:cs="Arial"/>
              </w:rPr>
              <w:t>0-18446744073709551615</w:t>
            </w:r>
          </w:p>
        </w:tc>
        <w:tc>
          <w:tcPr>
            <w:tcW w:w="2070" w:type="dxa"/>
            <w:tcBorders>
              <w:top w:val="single" w:sz="4" w:space="0" w:color="auto"/>
              <w:left w:val="single" w:sz="4" w:space="0" w:color="auto"/>
              <w:bottom w:val="single" w:sz="4" w:space="0" w:color="auto"/>
              <w:right w:val="single" w:sz="4" w:space="0" w:color="auto"/>
            </w:tcBorders>
          </w:tcPr>
          <w:p w14:paraId="6098F9C0" w14:textId="77777777" w:rsidR="00E36F0E" w:rsidRPr="003407D1" w:rsidRDefault="00393DC0" w:rsidP="00E36F0E">
            <w:pPr>
              <w:rPr>
                <w:rFonts w:cs="Arial"/>
                <w:highlight w:val="yellow"/>
              </w:rPr>
            </w:pPr>
            <w:r w:rsidRPr="003407D1">
              <w:rPr>
                <w:rFonts w:cs="Arial"/>
              </w:rPr>
              <w:t>Last known time stamp</w:t>
            </w:r>
          </w:p>
        </w:tc>
      </w:tr>
      <w:tr w:rsidR="00E36F0E" w:rsidRPr="003407D1" w14:paraId="0DA87DC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6B58C0E"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6DCAB393" w14:textId="77777777" w:rsidR="00E36F0E" w:rsidRPr="003407D1" w:rsidRDefault="00393DC0" w:rsidP="00E36F0E">
            <w:pPr>
              <w:rPr>
                <w:rFonts w:cs="Arial"/>
              </w:rPr>
            </w:pPr>
            <w:r w:rsidRPr="003407D1">
              <w:rPr>
                <w:rFonts w:cs="Arial"/>
              </w:rPr>
              <w:t>hidden</w:t>
            </w:r>
          </w:p>
        </w:tc>
        <w:tc>
          <w:tcPr>
            <w:tcW w:w="1080" w:type="dxa"/>
            <w:gridSpan w:val="2"/>
            <w:tcBorders>
              <w:top w:val="single" w:sz="4" w:space="0" w:color="auto"/>
              <w:left w:val="single" w:sz="4" w:space="0" w:color="auto"/>
              <w:bottom w:val="single" w:sz="4" w:space="0" w:color="auto"/>
              <w:right w:val="single" w:sz="4" w:space="0" w:color="auto"/>
            </w:tcBorders>
          </w:tcPr>
          <w:p w14:paraId="1457FAFA" w14:textId="77777777" w:rsidR="00E36F0E" w:rsidRPr="003407D1" w:rsidRDefault="00393DC0" w:rsidP="00E36F0E">
            <w:pPr>
              <w:rPr>
                <w:rFonts w:cs="Arial"/>
              </w:rPr>
            </w:pPr>
            <w:r w:rsidRPr="003407D1">
              <w:rPr>
                <w:rFonts w:cs="Arial"/>
              </w:rPr>
              <w:t>Boolean</w:t>
            </w:r>
          </w:p>
        </w:tc>
        <w:tc>
          <w:tcPr>
            <w:tcW w:w="2160" w:type="dxa"/>
            <w:tcBorders>
              <w:top w:val="single" w:sz="4" w:space="0" w:color="auto"/>
              <w:left w:val="single" w:sz="4" w:space="0" w:color="auto"/>
              <w:bottom w:val="single" w:sz="4" w:space="0" w:color="auto"/>
              <w:right w:val="single" w:sz="4" w:space="0" w:color="auto"/>
            </w:tcBorders>
          </w:tcPr>
          <w:p w14:paraId="0E4403F1"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6257F417" w14:textId="77777777" w:rsidR="00E36F0E" w:rsidRPr="003407D1" w:rsidRDefault="00393DC0" w:rsidP="00E36F0E">
            <w:pPr>
              <w:rPr>
                <w:rFonts w:cs="Arial"/>
              </w:rPr>
            </w:pPr>
            <w:r w:rsidRPr="003407D1">
              <w:rPr>
                <w:rFonts w:cs="Arial"/>
              </w:rPr>
              <w:t>0/1</w:t>
            </w:r>
          </w:p>
        </w:tc>
        <w:tc>
          <w:tcPr>
            <w:tcW w:w="2070" w:type="dxa"/>
            <w:tcBorders>
              <w:top w:val="single" w:sz="4" w:space="0" w:color="auto"/>
              <w:left w:val="single" w:sz="4" w:space="0" w:color="auto"/>
              <w:bottom w:val="single" w:sz="4" w:space="0" w:color="auto"/>
              <w:right w:val="single" w:sz="4" w:space="0" w:color="auto"/>
            </w:tcBorders>
          </w:tcPr>
          <w:p w14:paraId="633BF164" w14:textId="77777777" w:rsidR="00E36F0E" w:rsidRPr="003407D1" w:rsidRDefault="00393DC0" w:rsidP="00E36F0E">
            <w:pPr>
              <w:rPr>
                <w:rFonts w:cs="Arial"/>
                <w:highlight w:val="yellow"/>
              </w:rPr>
            </w:pPr>
            <w:r w:rsidRPr="003407D1">
              <w:rPr>
                <w:rFonts w:cs="Arial"/>
              </w:rPr>
              <w:t>Hidden AP</w:t>
            </w:r>
          </w:p>
        </w:tc>
      </w:tr>
      <w:tr w:rsidR="00E36F0E" w:rsidRPr="003407D1" w14:paraId="16FBB51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3EDAC63"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1FFAFFD3" w14:textId="77777777" w:rsidR="00E36F0E" w:rsidRPr="003407D1" w:rsidRDefault="00393DC0" w:rsidP="00E36F0E">
            <w:pPr>
              <w:rPr>
                <w:rFonts w:cs="Arial"/>
              </w:rPr>
            </w:pPr>
            <w:r w:rsidRPr="003407D1">
              <w:rPr>
                <w:rFonts w:cs="Arial"/>
              </w:rPr>
              <w:t>IfaceNametoLink</w:t>
            </w:r>
          </w:p>
        </w:tc>
        <w:tc>
          <w:tcPr>
            <w:tcW w:w="1080" w:type="dxa"/>
            <w:gridSpan w:val="2"/>
            <w:tcBorders>
              <w:top w:val="single" w:sz="4" w:space="0" w:color="auto"/>
              <w:left w:val="single" w:sz="4" w:space="0" w:color="auto"/>
              <w:bottom w:val="single" w:sz="4" w:space="0" w:color="auto"/>
              <w:right w:val="single" w:sz="4" w:space="0" w:color="auto"/>
            </w:tcBorders>
          </w:tcPr>
          <w:p w14:paraId="7B34FB6B" w14:textId="77777777" w:rsidR="00E36F0E" w:rsidRPr="003407D1" w:rsidRDefault="00393DC0" w:rsidP="00E36F0E">
            <w:pPr>
              <w:rPr>
                <w:rFonts w:cs="Arial"/>
              </w:rPr>
            </w:pPr>
            <w:r w:rsidRPr="003407D1">
              <w:rPr>
                <w:rFonts w:cs="Arial"/>
              </w:rPr>
              <w:t>String</w:t>
            </w:r>
          </w:p>
        </w:tc>
        <w:tc>
          <w:tcPr>
            <w:tcW w:w="2160" w:type="dxa"/>
            <w:tcBorders>
              <w:top w:val="single" w:sz="4" w:space="0" w:color="auto"/>
              <w:left w:val="single" w:sz="4" w:space="0" w:color="auto"/>
              <w:bottom w:val="single" w:sz="4" w:space="0" w:color="auto"/>
              <w:right w:val="single" w:sz="4" w:space="0" w:color="auto"/>
            </w:tcBorders>
          </w:tcPr>
          <w:p w14:paraId="3A9E39CC"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631C1FBF" w14:textId="77777777" w:rsidR="00E36F0E" w:rsidRPr="003407D1" w:rsidRDefault="00393DC0" w:rsidP="00E36F0E">
            <w:pPr>
              <w:rPr>
                <w:rFonts w:cs="Arial"/>
              </w:rPr>
            </w:pPr>
            <w:r w:rsidRPr="003407D1">
              <w:rPr>
                <w:rFonts w:cs="Arial"/>
              </w:rPr>
              <w:t>Char Value:0-255</w:t>
            </w:r>
          </w:p>
          <w:p w14:paraId="48FADE05" w14:textId="77777777" w:rsidR="00E36F0E" w:rsidRPr="003407D1" w:rsidRDefault="00393DC0" w:rsidP="00E36F0E">
            <w:pPr>
              <w:rPr>
                <w:rFonts w:cs="Arial"/>
              </w:rPr>
            </w:pPr>
            <w:r w:rsidRPr="003407D1">
              <w:rPr>
                <w:rFonts w:cs="Arial"/>
              </w:rPr>
              <w:t>No String length limit</w:t>
            </w:r>
          </w:p>
        </w:tc>
        <w:tc>
          <w:tcPr>
            <w:tcW w:w="2070" w:type="dxa"/>
            <w:tcBorders>
              <w:top w:val="single" w:sz="4" w:space="0" w:color="auto"/>
              <w:left w:val="single" w:sz="4" w:space="0" w:color="auto"/>
              <w:bottom w:val="single" w:sz="4" w:space="0" w:color="auto"/>
              <w:right w:val="single" w:sz="4" w:space="0" w:color="auto"/>
            </w:tcBorders>
          </w:tcPr>
          <w:p w14:paraId="5B24346A" w14:textId="77777777" w:rsidR="00E36F0E" w:rsidRPr="003407D1" w:rsidRDefault="00393DC0" w:rsidP="00E36F0E">
            <w:pPr>
              <w:rPr>
                <w:rFonts w:cs="Arial"/>
                <w:highlight w:val="yellow"/>
              </w:rPr>
            </w:pPr>
            <w:r w:rsidRPr="003407D1">
              <w:rPr>
                <w:rFonts w:cs="Arial"/>
              </w:rPr>
              <w:t>AP SSID</w:t>
            </w:r>
          </w:p>
        </w:tc>
      </w:tr>
      <w:tr w:rsidR="00E36F0E" w:rsidRPr="003407D1" w14:paraId="0885E76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hideMark/>
          </w:tcPr>
          <w:p w14:paraId="515F842E" w14:textId="77777777" w:rsidR="00E36F0E" w:rsidRPr="003407D1" w:rsidRDefault="00393DC0" w:rsidP="00E36F0E">
            <w:pPr>
              <w:spacing w:line="256" w:lineRule="auto"/>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hideMark/>
          </w:tcPr>
          <w:p w14:paraId="585EBB77" w14:textId="77777777" w:rsidR="00E36F0E" w:rsidRPr="003407D1" w:rsidRDefault="00393DC0" w:rsidP="00E36F0E">
            <w:pPr>
              <w:spacing w:line="256" w:lineRule="auto"/>
              <w:rPr>
                <w:rFonts w:cs="Arial"/>
              </w:rPr>
            </w:pPr>
            <w:r w:rsidRPr="003407D1">
              <w:rPr>
                <w:rFonts w:cs="Arial"/>
              </w:rPr>
              <w:t>data_size</w:t>
            </w:r>
          </w:p>
        </w:tc>
        <w:tc>
          <w:tcPr>
            <w:tcW w:w="1080" w:type="dxa"/>
            <w:gridSpan w:val="2"/>
            <w:tcBorders>
              <w:top w:val="single" w:sz="4" w:space="0" w:color="auto"/>
              <w:left w:val="single" w:sz="4" w:space="0" w:color="auto"/>
              <w:bottom w:val="single" w:sz="4" w:space="0" w:color="auto"/>
              <w:right w:val="single" w:sz="4" w:space="0" w:color="auto"/>
            </w:tcBorders>
            <w:hideMark/>
          </w:tcPr>
          <w:p w14:paraId="454AAD81" w14:textId="77777777" w:rsidR="00E36F0E" w:rsidRPr="003407D1" w:rsidRDefault="00393DC0" w:rsidP="00E36F0E">
            <w:pPr>
              <w:spacing w:line="256" w:lineRule="auto"/>
              <w:rPr>
                <w:rFonts w:cs="Arial"/>
              </w:rPr>
            </w:pPr>
            <w:r w:rsidRPr="003407D1">
              <w:rPr>
                <w:rFonts w:cs="Arial"/>
              </w:rPr>
              <w:t>Int32</w:t>
            </w:r>
          </w:p>
        </w:tc>
        <w:tc>
          <w:tcPr>
            <w:tcW w:w="2160" w:type="dxa"/>
            <w:tcBorders>
              <w:top w:val="single" w:sz="4" w:space="0" w:color="auto"/>
              <w:left w:val="single" w:sz="4" w:space="0" w:color="auto"/>
              <w:bottom w:val="single" w:sz="4" w:space="0" w:color="auto"/>
              <w:right w:val="single" w:sz="4" w:space="0" w:color="auto"/>
            </w:tcBorders>
            <w:hideMark/>
          </w:tcPr>
          <w:p w14:paraId="5CEF0F91" w14:textId="77777777" w:rsidR="00E36F0E" w:rsidRPr="003407D1" w:rsidRDefault="00393DC0" w:rsidP="00E36F0E">
            <w:pPr>
              <w:spacing w:line="256" w:lineRule="auto"/>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hideMark/>
          </w:tcPr>
          <w:p w14:paraId="5A35287B" w14:textId="77777777" w:rsidR="00E36F0E" w:rsidRPr="003407D1" w:rsidRDefault="00393DC0" w:rsidP="00E36F0E">
            <w:pPr>
              <w:spacing w:line="256" w:lineRule="auto"/>
              <w:rPr>
                <w:rFonts w:cs="Arial"/>
              </w:rPr>
            </w:pPr>
            <w:r w:rsidRPr="003407D1">
              <w:rPr>
                <w:rFonts w:cs="Arial"/>
              </w:rPr>
              <w:t>0-4294967295</w:t>
            </w:r>
          </w:p>
        </w:tc>
        <w:tc>
          <w:tcPr>
            <w:tcW w:w="2070" w:type="dxa"/>
            <w:tcBorders>
              <w:top w:val="single" w:sz="4" w:space="0" w:color="auto"/>
              <w:left w:val="single" w:sz="4" w:space="0" w:color="auto"/>
              <w:bottom w:val="single" w:sz="4" w:space="0" w:color="auto"/>
              <w:right w:val="single" w:sz="4" w:space="0" w:color="auto"/>
            </w:tcBorders>
            <w:hideMark/>
          </w:tcPr>
          <w:p w14:paraId="445EEBB9" w14:textId="77777777" w:rsidR="00E36F0E" w:rsidRPr="003407D1" w:rsidRDefault="00393DC0" w:rsidP="00E36F0E">
            <w:pPr>
              <w:spacing w:line="254" w:lineRule="auto"/>
              <w:rPr>
                <w:rFonts w:cs="Arial"/>
              </w:rPr>
            </w:pPr>
            <w:r w:rsidRPr="003407D1">
              <w:rPr>
                <w:rFonts w:cs="Arial"/>
              </w:rPr>
              <w:t>Data size, if applicable. Applicable to AV vehicles Only</w:t>
            </w:r>
          </w:p>
        </w:tc>
      </w:tr>
      <w:tr w:rsidR="00E36F0E" w:rsidRPr="003407D1" w14:paraId="31ECD15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40B5A66"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1297B7D3" w14:textId="77777777" w:rsidR="00E36F0E" w:rsidRPr="003407D1" w:rsidRDefault="00393DC0" w:rsidP="00E36F0E">
            <w:pPr>
              <w:rPr>
                <w:rFonts w:cs="Arial"/>
              </w:rPr>
            </w:pPr>
            <w:r w:rsidRPr="003407D1">
              <w:rPr>
                <w:rFonts w:cs="Arial"/>
              </w:rPr>
              <w:t>Bw_downlink</w:t>
            </w:r>
          </w:p>
        </w:tc>
        <w:tc>
          <w:tcPr>
            <w:tcW w:w="1080" w:type="dxa"/>
            <w:gridSpan w:val="2"/>
            <w:tcBorders>
              <w:top w:val="single" w:sz="4" w:space="0" w:color="auto"/>
              <w:left w:val="single" w:sz="4" w:space="0" w:color="auto"/>
              <w:bottom w:val="single" w:sz="4" w:space="0" w:color="auto"/>
              <w:right w:val="single" w:sz="4" w:space="0" w:color="auto"/>
            </w:tcBorders>
          </w:tcPr>
          <w:p w14:paraId="6173D90A" w14:textId="77777777" w:rsidR="00E36F0E" w:rsidRPr="003407D1" w:rsidRDefault="00393DC0" w:rsidP="00E36F0E">
            <w:pPr>
              <w:rPr>
                <w:rFonts w:cs="Arial"/>
              </w:rPr>
            </w:pPr>
            <w:r w:rsidRPr="003407D1">
              <w:rPr>
                <w:rFonts w:cs="Arial"/>
              </w:rPr>
              <w:t>Int32</w:t>
            </w:r>
          </w:p>
        </w:tc>
        <w:tc>
          <w:tcPr>
            <w:tcW w:w="2160" w:type="dxa"/>
            <w:tcBorders>
              <w:top w:val="single" w:sz="4" w:space="0" w:color="auto"/>
              <w:left w:val="single" w:sz="4" w:space="0" w:color="auto"/>
              <w:bottom w:val="single" w:sz="4" w:space="0" w:color="auto"/>
              <w:right w:val="single" w:sz="4" w:space="0" w:color="auto"/>
            </w:tcBorders>
          </w:tcPr>
          <w:p w14:paraId="345A4819"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068CBD67" w14:textId="77777777" w:rsidR="00E36F0E" w:rsidRPr="003407D1" w:rsidRDefault="00393DC0" w:rsidP="00E36F0E">
            <w:pPr>
              <w:rPr>
                <w:rFonts w:cs="Arial"/>
              </w:rPr>
            </w:pPr>
            <w:r w:rsidRPr="003407D1">
              <w:rPr>
                <w:rFonts w:cs="Arial"/>
              </w:rPr>
              <w:t>0-4294967295</w:t>
            </w:r>
          </w:p>
        </w:tc>
        <w:tc>
          <w:tcPr>
            <w:tcW w:w="2070" w:type="dxa"/>
            <w:tcBorders>
              <w:top w:val="single" w:sz="4" w:space="0" w:color="auto"/>
              <w:left w:val="single" w:sz="4" w:space="0" w:color="auto"/>
              <w:bottom w:val="single" w:sz="4" w:space="0" w:color="auto"/>
              <w:right w:val="single" w:sz="4" w:space="0" w:color="auto"/>
            </w:tcBorders>
          </w:tcPr>
          <w:p w14:paraId="604AD57C" w14:textId="77777777" w:rsidR="00E36F0E" w:rsidRPr="003407D1" w:rsidRDefault="00393DC0" w:rsidP="00E36F0E">
            <w:pPr>
              <w:spacing w:line="256" w:lineRule="auto"/>
              <w:rPr>
                <w:rFonts w:cs="Arial"/>
              </w:rPr>
            </w:pPr>
            <w:r w:rsidRPr="003407D1">
              <w:rPr>
                <w:rFonts w:cs="Arial"/>
              </w:rPr>
              <w:t>Application required downlink bandwidth. Applicable to AV vehicles Only</w:t>
            </w:r>
          </w:p>
        </w:tc>
      </w:tr>
      <w:tr w:rsidR="00E36F0E" w:rsidRPr="003407D1" w14:paraId="652E1D9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526A6AD"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16D53908" w14:textId="77777777" w:rsidR="00E36F0E" w:rsidRPr="003407D1" w:rsidRDefault="00393DC0" w:rsidP="00E36F0E">
            <w:pPr>
              <w:rPr>
                <w:rFonts w:cs="Arial"/>
              </w:rPr>
            </w:pPr>
            <w:r w:rsidRPr="003407D1">
              <w:rPr>
                <w:rFonts w:cs="Arial"/>
              </w:rPr>
              <w:t>Bw_uplink</w:t>
            </w:r>
          </w:p>
        </w:tc>
        <w:tc>
          <w:tcPr>
            <w:tcW w:w="1080" w:type="dxa"/>
            <w:gridSpan w:val="2"/>
            <w:tcBorders>
              <w:top w:val="single" w:sz="4" w:space="0" w:color="auto"/>
              <w:left w:val="single" w:sz="4" w:space="0" w:color="auto"/>
              <w:bottom w:val="single" w:sz="4" w:space="0" w:color="auto"/>
              <w:right w:val="single" w:sz="4" w:space="0" w:color="auto"/>
            </w:tcBorders>
          </w:tcPr>
          <w:p w14:paraId="0CF996E4" w14:textId="77777777" w:rsidR="00E36F0E" w:rsidRPr="003407D1" w:rsidRDefault="00393DC0" w:rsidP="00E36F0E">
            <w:pPr>
              <w:rPr>
                <w:rFonts w:cs="Arial"/>
              </w:rPr>
            </w:pPr>
            <w:r w:rsidRPr="003407D1">
              <w:rPr>
                <w:rFonts w:cs="Arial"/>
              </w:rPr>
              <w:t>Int32</w:t>
            </w:r>
          </w:p>
        </w:tc>
        <w:tc>
          <w:tcPr>
            <w:tcW w:w="2160" w:type="dxa"/>
            <w:tcBorders>
              <w:top w:val="single" w:sz="4" w:space="0" w:color="auto"/>
              <w:left w:val="single" w:sz="4" w:space="0" w:color="auto"/>
              <w:bottom w:val="single" w:sz="4" w:space="0" w:color="auto"/>
              <w:right w:val="single" w:sz="4" w:space="0" w:color="auto"/>
            </w:tcBorders>
          </w:tcPr>
          <w:p w14:paraId="5E1E5808"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4D241561" w14:textId="77777777" w:rsidR="00E36F0E" w:rsidRPr="003407D1" w:rsidRDefault="00393DC0" w:rsidP="00E36F0E">
            <w:pPr>
              <w:rPr>
                <w:rFonts w:cs="Arial"/>
              </w:rPr>
            </w:pPr>
            <w:r w:rsidRPr="003407D1">
              <w:rPr>
                <w:rFonts w:cs="Arial"/>
              </w:rPr>
              <w:t>0-4294967295</w:t>
            </w:r>
          </w:p>
        </w:tc>
        <w:tc>
          <w:tcPr>
            <w:tcW w:w="2070" w:type="dxa"/>
            <w:tcBorders>
              <w:top w:val="single" w:sz="4" w:space="0" w:color="auto"/>
              <w:left w:val="single" w:sz="4" w:space="0" w:color="auto"/>
              <w:bottom w:val="single" w:sz="4" w:space="0" w:color="auto"/>
              <w:right w:val="single" w:sz="4" w:space="0" w:color="auto"/>
            </w:tcBorders>
          </w:tcPr>
          <w:p w14:paraId="7C550858" w14:textId="77777777" w:rsidR="00E36F0E" w:rsidRPr="003407D1" w:rsidRDefault="00393DC0" w:rsidP="00E36F0E">
            <w:pPr>
              <w:spacing w:line="256" w:lineRule="auto"/>
              <w:rPr>
                <w:rFonts w:cs="Arial"/>
              </w:rPr>
            </w:pPr>
            <w:r w:rsidRPr="003407D1">
              <w:rPr>
                <w:rFonts w:cs="Arial"/>
              </w:rPr>
              <w:t>Application required uplink bandwidth. Applicable to AV vehicles Only</w:t>
            </w:r>
          </w:p>
        </w:tc>
      </w:tr>
      <w:tr w:rsidR="00E36F0E" w:rsidRPr="003407D1" w14:paraId="3782AB6C" w14:textId="77777777" w:rsidTr="00506E2F">
        <w:trPr>
          <w:jc w:val="center"/>
        </w:trPr>
        <w:tc>
          <w:tcPr>
            <w:tcW w:w="9265" w:type="dxa"/>
            <w:gridSpan w:val="7"/>
            <w:tcBorders>
              <w:top w:val="single" w:sz="4" w:space="0" w:color="auto"/>
              <w:left w:val="single" w:sz="4" w:space="0" w:color="auto"/>
              <w:bottom w:val="single" w:sz="4" w:space="0" w:color="auto"/>
              <w:right w:val="single" w:sz="4" w:space="0" w:color="auto"/>
            </w:tcBorders>
            <w:shd w:val="clear" w:color="auto" w:fill="D9D9D9"/>
          </w:tcPr>
          <w:p w14:paraId="3531186C" w14:textId="77777777" w:rsidR="00E36F0E" w:rsidRPr="003407D1" w:rsidRDefault="00393DC0" w:rsidP="00E36F0E">
            <w:pPr>
              <w:rPr>
                <w:rFonts w:cs="Arial"/>
              </w:rPr>
            </w:pPr>
            <w:r w:rsidRPr="003407D1">
              <w:rPr>
                <w:rFonts w:cs="Arial"/>
                <w:b/>
              </w:rPr>
              <w:t>Response</w:t>
            </w:r>
          </w:p>
        </w:tc>
      </w:tr>
      <w:tr w:rsidR="00E36F0E" w:rsidRPr="003407D1" w14:paraId="15E9CDC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AF70CF3"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shd w:val="clear" w:color="auto" w:fill="FFFFFF"/>
          </w:tcPr>
          <w:p w14:paraId="62B8A163" w14:textId="77777777" w:rsidR="00E36F0E" w:rsidRPr="003407D1" w:rsidRDefault="00393DC0" w:rsidP="00E36F0E">
            <w:pPr>
              <w:rPr>
                <w:rFonts w:cs="Arial"/>
              </w:rPr>
            </w:pPr>
            <w:r w:rsidRPr="003407D1">
              <w:rPr>
                <w:rFonts w:cs="Arial"/>
              </w:rPr>
              <w:t>appId</w:t>
            </w:r>
          </w:p>
        </w:tc>
        <w:tc>
          <w:tcPr>
            <w:tcW w:w="1080" w:type="dxa"/>
            <w:gridSpan w:val="2"/>
            <w:tcBorders>
              <w:top w:val="single" w:sz="4" w:space="0" w:color="auto"/>
              <w:left w:val="single" w:sz="4" w:space="0" w:color="auto"/>
              <w:bottom w:val="single" w:sz="4" w:space="0" w:color="auto"/>
              <w:right w:val="single" w:sz="4" w:space="0" w:color="auto"/>
            </w:tcBorders>
            <w:shd w:val="clear" w:color="auto" w:fill="FFFFFF"/>
          </w:tcPr>
          <w:p w14:paraId="60144E5F" w14:textId="77777777" w:rsidR="00E36F0E" w:rsidRPr="003407D1" w:rsidRDefault="00393DC0" w:rsidP="00E36F0E">
            <w:pPr>
              <w:rPr>
                <w:rFonts w:cs="Arial"/>
              </w:rPr>
            </w:pPr>
            <w:r w:rsidRPr="003407D1">
              <w:rPr>
                <w:rFonts w:cs="Arial"/>
              </w:rPr>
              <w:t>String</w:t>
            </w:r>
          </w:p>
        </w:tc>
        <w:tc>
          <w:tcPr>
            <w:tcW w:w="2160" w:type="dxa"/>
            <w:tcBorders>
              <w:top w:val="single" w:sz="4" w:space="0" w:color="auto"/>
              <w:left w:val="single" w:sz="4" w:space="0" w:color="auto"/>
              <w:bottom w:val="single" w:sz="4" w:space="0" w:color="auto"/>
              <w:right w:val="single" w:sz="4" w:space="0" w:color="auto"/>
            </w:tcBorders>
            <w:shd w:val="clear" w:color="auto" w:fill="FFFFFF"/>
          </w:tcPr>
          <w:p w14:paraId="060F7293"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19AB1FA3" w14:textId="77777777" w:rsidR="00E36F0E" w:rsidRPr="003407D1" w:rsidRDefault="00393DC0" w:rsidP="00E36F0E">
            <w:pPr>
              <w:rPr>
                <w:rFonts w:cs="Arial"/>
              </w:rPr>
            </w:pPr>
            <w:r w:rsidRPr="003407D1">
              <w:rPr>
                <w:rFonts w:cs="Arial"/>
              </w:rPr>
              <w:t>Char Value:0-255</w:t>
            </w:r>
          </w:p>
          <w:p w14:paraId="54E96676" w14:textId="77777777" w:rsidR="00E36F0E" w:rsidRPr="003407D1" w:rsidRDefault="00393DC0" w:rsidP="00E36F0E">
            <w:pPr>
              <w:rPr>
                <w:rFonts w:cs="Arial"/>
                <w:highlight w:val="yellow"/>
              </w:rPr>
            </w:pPr>
            <w:r w:rsidRPr="003407D1">
              <w:rPr>
                <w:rFonts w:cs="Arial"/>
              </w:rPr>
              <w:t>No String length limit</w:t>
            </w:r>
          </w:p>
        </w:tc>
        <w:tc>
          <w:tcPr>
            <w:tcW w:w="2070" w:type="dxa"/>
            <w:tcBorders>
              <w:top w:val="single" w:sz="4" w:space="0" w:color="auto"/>
              <w:left w:val="single" w:sz="4" w:space="0" w:color="auto"/>
              <w:bottom w:val="single" w:sz="4" w:space="0" w:color="auto"/>
              <w:right w:val="single" w:sz="4" w:space="0" w:color="auto"/>
            </w:tcBorders>
            <w:shd w:val="clear" w:color="auto" w:fill="FFFFFF"/>
          </w:tcPr>
          <w:p w14:paraId="190CAA31" w14:textId="77777777" w:rsidR="00E36F0E" w:rsidRPr="003407D1" w:rsidRDefault="00393DC0" w:rsidP="00E36F0E">
            <w:pPr>
              <w:rPr>
                <w:rFonts w:cs="Arial"/>
              </w:rPr>
            </w:pPr>
            <w:r w:rsidRPr="003407D1">
              <w:rPr>
                <w:rFonts w:cs="Arial"/>
              </w:rPr>
              <w:t>WIR Client AppId</w:t>
            </w:r>
          </w:p>
        </w:tc>
      </w:tr>
      <w:tr w:rsidR="00E36F0E" w:rsidRPr="003407D1" w14:paraId="5C64A7B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5890D8F"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shd w:val="clear" w:color="auto" w:fill="FFFFFF"/>
          </w:tcPr>
          <w:p w14:paraId="35DA09DB" w14:textId="77777777" w:rsidR="00E36F0E" w:rsidRPr="003407D1" w:rsidRDefault="00393DC0" w:rsidP="00E36F0E">
            <w:pPr>
              <w:rPr>
                <w:rFonts w:cs="Arial"/>
              </w:rPr>
            </w:pPr>
            <w:r w:rsidRPr="003407D1">
              <w:rPr>
                <w:rFonts w:cs="Arial"/>
              </w:rPr>
              <w:t>allocId</w:t>
            </w:r>
          </w:p>
        </w:tc>
        <w:tc>
          <w:tcPr>
            <w:tcW w:w="1080" w:type="dxa"/>
            <w:gridSpan w:val="2"/>
            <w:tcBorders>
              <w:top w:val="single" w:sz="4" w:space="0" w:color="auto"/>
              <w:left w:val="single" w:sz="4" w:space="0" w:color="auto"/>
              <w:bottom w:val="single" w:sz="4" w:space="0" w:color="auto"/>
              <w:right w:val="single" w:sz="4" w:space="0" w:color="auto"/>
            </w:tcBorders>
            <w:shd w:val="clear" w:color="auto" w:fill="FFFFFF"/>
          </w:tcPr>
          <w:p w14:paraId="08B8E769" w14:textId="77777777" w:rsidR="00E36F0E" w:rsidRPr="003407D1" w:rsidRDefault="00393DC0" w:rsidP="00E36F0E">
            <w:pPr>
              <w:rPr>
                <w:rFonts w:cs="Arial"/>
              </w:rPr>
            </w:pPr>
            <w:r w:rsidRPr="003407D1">
              <w:rPr>
                <w:rFonts w:cs="Arial"/>
              </w:rPr>
              <w:t>Int32</w:t>
            </w:r>
          </w:p>
        </w:tc>
        <w:tc>
          <w:tcPr>
            <w:tcW w:w="2160" w:type="dxa"/>
            <w:tcBorders>
              <w:top w:val="single" w:sz="4" w:space="0" w:color="auto"/>
              <w:left w:val="single" w:sz="4" w:space="0" w:color="auto"/>
              <w:bottom w:val="single" w:sz="4" w:space="0" w:color="auto"/>
              <w:right w:val="single" w:sz="4" w:space="0" w:color="auto"/>
            </w:tcBorders>
            <w:shd w:val="clear" w:color="auto" w:fill="FFFFFF"/>
          </w:tcPr>
          <w:p w14:paraId="38925A3F"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619CF814" w14:textId="77777777" w:rsidR="00E36F0E" w:rsidRPr="003407D1" w:rsidRDefault="00393DC0" w:rsidP="00E36F0E">
            <w:pPr>
              <w:rPr>
                <w:rFonts w:cs="Arial"/>
              </w:rPr>
            </w:pPr>
            <w:r w:rsidRPr="003407D1">
              <w:rPr>
                <w:rFonts w:cs="Arial"/>
              </w:rPr>
              <w:t>0-4294967295</w:t>
            </w:r>
          </w:p>
        </w:tc>
        <w:tc>
          <w:tcPr>
            <w:tcW w:w="2070" w:type="dxa"/>
            <w:tcBorders>
              <w:top w:val="single" w:sz="4" w:space="0" w:color="auto"/>
              <w:left w:val="single" w:sz="4" w:space="0" w:color="auto"/>
              <w:bottom w:val="single" w:sz="4" w:space="0" w:color="auto"/>
              <w:right w:val="single" w:sz="4" w:space="0" w:color="auto"/>
            </w:tcBorders>
            <w:shd w:val="clear" w:color="auto" w:fill="FFFFFF"/>
          </w:tcPr>
          <w:p w14:paraId="5DE60542" w14:textId="77777777" w:rsidR="00E36F0E" w:rsidRPr="003407D1" w:rsidRDefault="00393DC0" w:rsidP="00E36F0E">
            <w:pPr>
              <w:rPr>
                <w:rFonts w:cs="Arial"/>
              </w:rPr>
            </w:pPr>
            <w:r w:rsidRPr="003407D1">
              <w:rPr>
                <w:rFonts w:cs="Arial"/>
              </w:rPr>
              <w:t>Allocation ID will be assigned by WIR</w:t>
            </w:r>
          </w:p>
        </w:tc>
      </w:tr>
      <w:tr w:rsidR="00E36F0E" w:rsidRPr="003407D1" w14:paraId="1E5FEFC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C820EAA"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shd w:val="clear" w:color="auto" w:fill="FFFFFF"/>
          </w:tcPr>
          <w:p w14:paraId="44794FAC" w14:textId="77777777" w:rsidR="00E36F0E" w:rsidRPr="003407D1" w:rsidRDefault="00393DC0" w:rsidP="00E36F0E">
            <w:pPr>
              <w:rPr>
                <w:rFonts w:cs="Arial"/>
              </w:rPr>
            </w:pPr>
            <w:r w:rsidRPr="003407D1">
              <w:rPr>
                <w:rFonts w:cs="Arial"/>
              </w:rPr>
              <w:t>WirRet</w:t>
            </w:r>
          </w:p>
        </w:tc>
        <w:tc>
          <w:tcPr>
            <w:tcW w:w="1080" w:type="dxa"/>
            <w:gridSpan w:val="2"/>
            <w:tcBorders>
              <w:top w:val="single" w:sz="4" w:space="0" w:color="auto"/>
              <w:left w:val="single" w:sz="4" w:space="0" w:color="auto"/>
              <w:bottom w:val="single" w:sz="4" w:space="0" w:color="auto"/>
              <w:right w:val="single" w:sz="4" w:space="0" w:color="auto"/>
            </w:tcBorders>
            <w:shd w:val="clear" w:color="auto" w:fill="FFFFFF"/>
          </w:tcPr>
          <w:p w14:paraId="7CF250FF" w14:textId="77777777" w:rsidR="00E36F0E" w:rsidRPr="003407D1" w:rsidRDefault="00393DC0" w:rsidP="00E36F0E">
            <w:pPr>
              <w:rPr>
                <w:rFonts w:cs="Arial"/>
              </w:rPr>
            </w:pPr>
            <w:r w:rsidRPr="003407D1">
              <w:rPr>
                <w:rFonts w:cs="Arial"/>
              </w:rPr>
              <w:t>Enum</w:t>
            </w:r>
          </w:p>
        </w:tc>
        <w:tc>
          <w:tcPr>
            <w:tcW w:w="2160" w:type="dxa"/>
            <w:tcBorders>
              <w:top w:val="single" w:sz="4" w:space="0" w:color="auto"/>
              <w:left w:val="single" w:sz="4" w:space="0" w:color="auto"/>
              <w:bottom w:val="single" w:sz="4" w:space="0" w:color="auto"/>
              <w:right w:val="single" w:sz="4" w:space="0" w:color="auto"/>
            </w:tcBorders>
            <w:shd w:val="clear" w:color="auto" w:fill="FFFFFF"/>
          </w:tcPr>
          <w:p w14:paraId="771A4CD5"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47026D82" w14:textId="77777777" w:rsidR="00E36F0E" w:rsidRPr="003407D1" w:rsidRDefault="00393DC0" w:rsidP="00E36F0E">
            <w:pPr>
              <w:rPr>
                <w:rFonts w:cs="Arial"/>
              </w:rPr>
            </w:pPr>
            <w:r w:rsidRPr="003407D1">
              <w:rPr>
                <w:rFonts w:cs="Arial"/>
              </w:rPr>
              <w:t>-</w:t>
            </w:r>
          </w:p>
        </w:tc>
        <w:tc>
          <w:tcPr>
            <w:tcW w:w="2070" w:type="dxa"/>
            <w:tcBorders>
              <w:top w:val="single" w:sz="4" w:space="0" w:color="auto"/>
              <w:left w:val="single" w:sz="4" w:space="0" w:color="auto"/>
              <w:bottom w:val="single" w:sz="4" w:space="0" w:color="auto"/>
              <w:right w:val="single" w:sz="4" w:space="0" w:color="auto"/>
            </w:tcBorders>
            <w:shd w:val="clear" w:color="auto" w:fill="FFFFFF"/>
          </w:tcPr>
          <w:p w14:paraId="432FDDE2" w14:textId="77777777" w:rsidR="00E36F0E" w:rsidRPr="003407D1" w:rsidRDefault="00393DC0" w:rsidP="00E36F0E">
            <w:pPr>
              <w:rPr>
                <w:rFonts w:cs="Arial"/>
                <w:highlight w:val="yellow"/>
              </w:rPr>
            </w:pPr>
            <w:r w:rsidRPr="003407D1">
              <w:rPr>
                <w:rFonts w:cs="Arial"/>
              </w:rPr>
              <w:t>Return Command</w:t>
            </w:r>
          </w:p>
        </w:tc>
      </w:tr>
      <w:tr w:rsidR="00E36F0E" w:rsidRPr="003407D1" w14:paraId="6494F0C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17EACD6"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shd w:val="clear" w:color="auto" w:fill="FFFFFF"/>
          </w:tcPr>
          <w:p w14:paraId="53B97E22"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shd w:val="clear" w:color="auto" w:fill="FFFFFF"/>
          </w:tcPr>
          <w:p w14:paraId="0E28C9E1"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shd w:val="clear" w:color="auto" w:fill="FFFFFF"/>
          </w:tcPr>
          <w:p w14:paraId="4DD562F4" w14:textId="77777777" w:rsidR="00E36F0E" w:rsidRPr="003407D1" w:rsidRDefault="00393DC0" w:rsidP="00E36F0E">
            <w:pPr>
              <w:rPr>
                <w:rFonts w:cs="Arial"/>
              </w:rPr>
            </w:pPr>
            <w:r w:rsidRPr="003407D1">
              <w:rPr>
                <w:rFonts w:cs="Arial"/>
              </w:rPr>
              <w:t>WIR_ERROR</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0E41F68C" w14:textId="77777777" w:rsidR="00E36F0E" w:rsidRPr="003407D1" w:rsidRDefault="00393DC0" w:rsidP="00E36F0E">
            <w:pPr>
              <w:rPr>
                <w:rFonts w:cs="Arial"/>
              </w:rPr>
            </w:pPr>
            <w:r w:rsidRPr="003407D1">
              <w:rPr>
                <w:rFonts w:cs="Arial"/>
              </w:rPr>
              <w:t>0x0</w:t>
            </w:r>
          </w:p>
        </w:tc>
        <w:tc>
          <w:tcPr>
            <w:tcW w:w="2070" w:type="dxa"/>
            <w:tcBorders>
              <w:top w:val="single" w:sz="4" w:space="0" w:color="auto"/>
              <w:left w:val="single" w:sz="4" w:space="0" w:color="auto"/>
              <w:bottom w:val="single" w:sz="4" w:space="0" w:color="auto"/>
              <w:right w:val="single" w:sz="4" w:space="0" w:color="auto"/>
            </w:tcBorders>
            <w:shd w:val="clear" w:color="auto" w:fill="FFFFFF"/>
          </w:tcPr>
          <w:p w14:paraId="139C0C6A" w14:textId="77777777" w:rsidR="00E36F0E" w:rsidRPr="003407D1" w:rsidRDefault="00393DC0" w:rsidP="00E36F0E">
            <w:pPr>
              <w:rPr>
                <w:rFonts w:cs="Arial"/>
              </w:rPr>
            </w:pPr>
            <w:r w:rsidRPr="003407D1">
              <w:rPr>
                <w:rFonts w:cs="Arial"/>
              </w:rPr>
              <w:t>Error/Failure</w:t>
            </w:r>
          </w:p>
        </w:tc>
      </w:tr>
      <w:tr w:rsidR="00E36F0E" w:rsidRPr="003407D1" w14:paraId="39D9FC4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0E6244A"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shd w:val="clear" w:color="auto" w:fill="FFFFFF"/>
          </w:tcPr>
          <w:p w14:paraId="580AF97B"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shd w:val="clear" w:color="auto" w:fill="FFFFFF"/>
          </w:tcPr>
          <w:p w14:paraId="3811D247"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shd w:val="clear" w:color="auto" w:fill="FFFFFF"/>
          </w:tcPr>
          <w:p w14:paraId="1EBCCB88" w14:textId="77777777" w:rsidR="00E36F0E" w:rsidRPr="003407D1" w:rsidRDefault="00393DC0" w:rsidP="00E36F0E">
            <w:pPr>
              <w:rPr>
                <w:rFonts w:cs="Arial"/>
              </w:rPr>
            </w:pPr>
            <w:r w:rsidRPr="003407D1">
              <w:rPr>
                <w:rFonts w:cs="Arial"/>
              </w:rPr>
              <w:t>WIR_SUCCESS</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4BD8DCCC" w14:textId="77777777" w:rsidR="00E36F0E" w:rsidRPr="003407D1" w:rsidRDefault="00393DC0" w:rsidP="00E36F0E">
            <w:pPr>
              <w:rPr>
                <w:rFonts w:cs="Arial"/>
              </w:rPr>
            </w:pPr>
            <w:r w:rsidRPr="003407D1">
              <w:rPr>
                <w:rFonts w:cs="Arial"/>
              </w:rPr>
              <w:t>0x1</w:t>
            </w:r>
          </w:p>
        </w:tc>
        <w:tc>
          <w:tcPr>
            <w:tcW w:w="2070" w:type="dxa"/>
            <w:tcBorders>
              <w:top w:val="single" w:sz="4" w:space="0" w:color="auto"/>
              <w:left w:val="single" w:sz="4" w:space="0" w:color="auto"/>
              <w:bottom w:val="single" w:sz="4" w:space="0" w:color="auto"/>
              <w:right w:val="single" w:sz="4" w:space="0" w:color="auto"/>
            </w:tcBorders>
            <w:shd w:val="clear" w:color="auto" w:fill="FFFFFF"/>
          </w:tcPr>
          <w:p w14:paraId="599B6762" w14:textId="77777777" w:rsidR="00E36F0E" w:rsidRPr="003407D1" w:rsidRDefault="00393DC0" w:rsidP="00E36F0E">
            <w:pPr>
              <w:rPr>
                <w:rFonts w:cs="Arial"/>
              </w:rPr>
            </w:pPr>
            <w:r w:rsidRPr="003407D1">
              <w:rPr>
                <w:rFonts w:cs="Arial"/>
              </w:rPr>
              <w:t>Success</w:t>
            </w:r>
          </w:p>
        </w:tc>
      </w:tr>
    </w:tbl>
    <w:p w14:paraId="7AB13724" w14:textId="77777777" w:rsidR="00E36F0E" w:rsidRPr="003407D1" w:rsidRDefault="00E36F0E">
      <w:pPr>
        <w:rPr>
          <w:rFonts w:cs="Arial"/>
        </w:rPr>
      </w:pPr>
    </w:p>
    <w:p w14:paraId="762D7571" w14:textId="10A6AE5B" w:rsidR="00E36F0E" w:rsidRDefault="00393DC0" w:rsidP="00506E2F">
      <w:pPr>
        <w:pStyle w:val="Heading4"/>
      </w:pPr>
      <w:r w:rsidRPr="00B9479B">
        <w:t>MD-REQ-380266/A-NetworkInterfaceRelease</w:t>
      </w:r>
    </w:p>
    <w:p w14:paraId="096B6BFC" w14:textId="77777777" w:rsidR="00E36F0E" w:rsidRPr="00491233"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a network interface release</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0112A4FD"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791A4D41" w14:textId="77777777" w:rsidR="00E36F0E" w:rsidRPr="00C82768" w:rsidRDefault="00E36F0E" w:rsidP="00E36F0E">
            <w:pPr>
              <w:spacing w:line="256" w:lineRule="auto"/>
              <w:rPr>
                <w:sz w:val="8"/>
              </w:rPr>
            </w:pPr>
          </w:p>
        </w:tc>
      </w:tr>
      <w:tr w:rsidR="00E36F0E" w:rsidRPr="00C82768" w14:paraId="51F4FAC7"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43502074"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73F9D1DD" w14:textId="77777777" w:rsidR="00E36F0E" w:rsidRPr="00C82768" w:rsidRDefault="00393DC0" w:rsidP="00E36F0E">
            <w:pPr>
              <w:spacing w:line="256" w:lineRule="auto"/>
            </w:pPr>
            <w:r w:rsidRPr="00DA32BB">
              <w:t>One-Shot (</w:t>
            </w:r>
            <w:r>
              <w:t>A-Synch)</w:t>
            </w:r>
          </w:p>
        </w:tc>
      </w:tr>
      <w:tr w:rsidR="00E36F0E" w:rsidRPr="00C82768" w14:paraId="557D3FD3"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3E4588EC"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0CA29D67" w14:textId="77777777" w:rsidR="00E36F0E" w:rsidRPr="00C82768" w:rsidRDefault="00393DC0" w:rsidP="00E36F0E">
            <w:pPr>
              <w:spacing w:line="256" w:lineRule="auto"/>
            </w:pPr>
            <w:r w:rsidRPr="00C82768">
              <w:t>Default</w:t>
            </w:r>
          </w:p>
        </w:tc>
      </w:tr>
      <w:tr w:rsidR="00E36F0E" w:rsidRPr="00C82768" w14:paraId="22F45503"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41065F76"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2C891B98" w14:textId="77777777" w:rsidR="00E36F0E" w:rsidRPr="00C82768" w:rsidRDefault="00393DC0" w:rsidP="00E36F0E">
            <w:pPr>
              <w:spacing w:line="256" w:lineRule="auto"/>
            </w:pPr>
            <w:r w:rsidRPr="00C82768">
              <w:t>No</w:t>
            </w:r>
          </w:p>
        </w:tc>
      </w:tr>
      <w:tr w:rsidR="00E36F0E" w:rsidRPr="00C82768" w14:paraId="23614920"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126E0FD0" w14:textId="77777777" w:rsidR="00E36F0E" w:rsidRPr="00C82768" w:rsidRDefault="00E36F0E" w:rsidP="00E36F0E">
            <w:pPr>
              <w:spacing w:line="256" w:lineRule="auto"/>
              <w:rPr>
                <w:sz w:val="8"/>
              </w:rPr>
            </w:pPr>
          </w:p>
        </w:tc>
      </w:tr>
      <w:tr w:rsidR="00E36F0E" w:rsidRPr="00C82768" w14:paraId="03F39C6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663F0AB1"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1B8A1FBD"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1CF05DAB"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C4631F3"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BF72666"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388D8D8" w14:textId="77777777" w:rsidR="00E36F0E" w:rsidRPr="00C82768" w:rsidRDefault="00393DC0" w:rsidP="00E36F0E">
            <w:pPr>
              <w:rPr>
                <w:b/>
              </w:rPr>
            </w:pPr>
            <w:r w:rsidRPr="00C82768">
              <w:rPr>
                <w:b/>
              </w:rPr>
              <w:t>Description</w:t>
            </w:r>
          </w:p>
        </w:tc>
      </w:tr>
      <w:tr w:rsidR="00E36F0E" w:rsidRPr="00C82768" w14:paraId="5A1B46FC"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33C2FAC6" w14:textId="77777777" w:rsidR="00E36F0E" w:rsidRPr="00C82768" w:rsidRDefault="00393DC0" w:rsidP="00E36F0E">
            <w:pPr>
              <w:rPr>
                <w:b/>
              </w:rPr>
            </w:pPr>
            <w:r w:rsidRPr="00C82768">
              <w:rPr>
                <w:b/>
              </w:rPr>
              <w:t>Request</w:t>
            </w:r>
          </w:p>
        </w:tc>
      </w:tr>
      <w:tr w:rsidR="00E36F0E" w:rsidRPr="00C82768" w14:paraId="387F1C9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37F0F35"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1C77400B"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tcPr>
          <w:p w14:paraId="25E0AD08"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tcPr>
          <w:p w14:paraId="375AC6E0"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308C5758" w14:textId="77777777" w:rsidR="00E36F0E" w:rsidRPr="00F1221C" w:rsidRDefault="00393DC0" w:rsidP="00E36F0E">
            <w:r w:rsidRPr="00F1221C">
              <w:t>Char Value:0-255</w:t>
            </w:r>
          </w:p>
          <w:p w14:paraId="12FF87E3"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700CDCCA" w14:textId="77777777" w:rsidR="00E36F0E" w:rsidRPr="00C82768" w:rsidRDefault="00393DC0" w:rsidP="00E36F0E">
            <w:r>
              <w:t>WIR Client AppId</w:t>
            </w:r>
          </w:p>
        </w:tc>
      </w:tr>
      <w:tr w:rsidR="00E36F0E" w:rsidRPr="00C82768" w14:paraId="7CDDD52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F793D72"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69374821" w14:textId="77777777" w:rsidR="00E36F0E" w:rsidRPr="00C82768" w:rsidRDefault="00393DC0" w:rsidP="00E36F0E">
            <w:r>
              <w:t>allocId</w:t>
            </w:r>
          </w:p>
        </w:tc>
        <w:tc>
          <w:tcPr>
            <w:tcW w:w="900" w:type="dxa"/>
            <w:tcBorders>
              <w:top w:val="single" w:sz="4" w:space="0" w:color="auto"/>
              <w:left w:val="single" w:sz="4" w:space="0" w:color="auto"/>
              <w:bottom w:val="single" w:sz="4" w:space="0" w:color="auto"/>
              <w:right w:val="single" w:sz="4" w:space="0" w:color="auto"/>
            </w:tcBorders>
          </w:tcPr>
          <w:p w14:paraId="08D714CD"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tcPr>
          <w:p w14:paraId="3E45A4C9"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10CF8239" w14:textId="77777777" w:rsidR="00E36F0E" w:rsidRPr="00C82768"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tcPr>
          <w:p w14:paraId="03C377F6" w14:textId="77777777" w:rsidR="00E36F0E" w:rsidRPr="00C82768" w:rsidRDefault="00393DC0" w:rsidP="00E36F0E">
            <w:r>
              <w:t>Allocation ID will be assigned by WIR</w:t>
            </w:r>
          </w:p>
        </w:tc>
      </w:tr>
      <w:tr w:rsidR="00E36F0E" w:rsidRPr="00C82768" w14:paraId="57BB5C0F"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65465F1A" w14:textId="77777777" w:rsidR="00E36F0E" w:rsidRPr="00C82768" w:rsidRDefault="00393DC0" w:rsidP="00E36F0E">
            <w:r w:rsidRPr="00C82768">
              <w:rPr>
                <w:b/>
              </w:rPr>
              <w:t>Response</w:t>
            </w:r>
          </w:p>
        </w:tc>
      </w:tr>
      <w:tr w:rsidR="00E36F0E" w:rsidRPr="00C82768" w14:paraId="39F5B6A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9C78FB4" w14:textId="77777777" w:rsidR="00E36F0E" w:rsidRPr="00C82768" w:rsidRDefault="00393DC0" w:rsidP="00E36F0E">
            <w:pPr>
              <w:jc w:val="center"/>
            </w:pPr>
            <w:r w:rsidRPr="00C82768">
              <w:lastRenderedPageBreak/>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7E0C795"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55554C7"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5A2323B"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A6DD666" w14:textId="77777777" w:rsidR="00E36F0E" w:rsidRPr="00F1221C" w:rsidRDefault="00393DC0" w:rsidP="00E36F0E">
            <w:r w:rsidRPr="00F1221C">
              <w:t>Char Value:0-255</w:t>
            </w:r>
          </w:p>
          <w:p w14:paraId="62C70682"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8518205" w14:textId="77777777" w:rsidR="00E36F0E" w:rsidRPr="00C82768" w:rsidRDefault="00393DC0" w:rsidP="00E36F0E">
            <w:r>
              <w:t>WIR Client AppId</w:t>
            </w:r>
          </w:p>
        </w:tc>
      </w:tr>
      <w:tr w:rsidR="00E36F0E" w:rsidRPr="00C82768" w14:paraId="3AB8F8F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26D37C1"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300B018" w14:textId="77777777" w:rsidR="00E36F0E" w:rsidRPr="00C82768" w:rsidRDefault="00393DC0" w:rsidP="00E36F0E">
            <w:r>
              <w:t>allocId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C705F69"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E091F0D"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EF922BF" w14:textId="77777777" w:rsidR="00E36F0E" w:rsidRPr="00C82768"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6B6B7E0" w14:textId="77777777" w:rsidR="00E36F0E" w:rsidRPr="00C82768" w:rsidRDefault="00393DC0" w:rsidP="00E36F0E">
            <w:r>
              <w:t>Allocation ID will be assigned by WIR</w:t>
            </w:r>
          </w:p>
        </w:tc>
      </w:tr>
      <w:tr w:rsidR="00E36F0E" w:rsidRPr="00C82768" w14:paraId="66D6D1D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5333D52"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9C451B8" w14:textId="77777777" w:rsidR="00E36F0E" w:rsidRDefault="00393DC0" w:rsidP="00E36F0E">
            <w:r>
              <w:t>WirRet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B80055D"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95AB4FF"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7DE905A"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0548DF6" w14:textId="77777777" w:rsidR="00E36F0E" w:rsidRPr="0052707D" w:rsidRDefault="00393DC0" w:rsidP="00E36F0E">
            <w:pPr>
              <w:rPr>
                <w:highlight w:val="yellow"/>
              </w:rPr>
            </w:pPr>
            <w:r>
              <w:t>Return Command</w:t>
            </w:r>
          </w:p>
        </w:tc>
      </w:tr>
      <w:tr w:rsidR="00E36F0E" w:rsidRPr="00C82768" w14:paraId="7565AAE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A3DC74D"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F13C1C6"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3FD7285"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D1F0487" w14:textId="77777777" w:rsidR="00E36F0E" w:rsidRPr="00C82768" w:rsidRDefault="00393DC0" w:rsidP="00E36F0E">
            <w:r>
              <w:t>WIR_ERROR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9FD68F7"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9B08EDE" w14:textId="77777777" w:rsidR="00E36F0E" w:rsidRPr="007162BF" w:rsidRDefault="00393DC0" w:rsidP="00E36F0E">
            <w:r w:rsidRPr="007162BF">
              <w:t>Error/Failure</w:t>
            </w:r>
          </w:p>
        </w:tc>
      </w:tr>
      <w:tr w:rsidR="00E36F0E" w:rsidRPr="00C82768" w14:paraId="2A709E6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85A01A2"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FFD9A2B"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F100FD5"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63C184C" w14:textId="77777777" w:rsidR="00E36F0E" w:rsidRPr="00C82768" w:rsidRDefault="00393DC0" w:rsidP="00E36F0E">
            <w:r>
              <w:t>WIR_SUCCESS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A7D051B"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939D36C" w14:textId="77777777" w:rsidR="00E36F0E" w:rsidRPr="007162BF" w:rsidRDefault="00393DC0" w:rsidP="00E36F0E">
            <w:r w:rsidRPr="007162BF">
              <w:t>Success</w:t>
            </w:r>
          </w:p>
        </w:tc>
      </w:tr>
    </w:tbl>
    <w:p w14:paraId="7D91121C" w14:textId="4FE23468" w:rsidR="00E36F0E" w:rsidRDefault="00393DC0" w:rsidP="00506E2F">
      <w:pPr>
        <w:pStyle w:val="Heading4"/>
      </w:pPr>
      <w:r w:rsidRPr="00B9479B">
        <w:t>MD-REQ-380267/C-NetworkInterfaceAllocationStatusInd</w:t>
      </w:r>
    </w:p>
    <w:p w14:paraId="1B2015D5" w14:textId="77777777" w:rsidR="00E36F0E" w:rsidRPr="009B01E7" w:rsidRDefault="00393DC0" w:rsidP="00E36F0E">
      <w:pPr>
        <w:rPr>
          <w:rFonts w:cs="Arial"/>
        </w:rPr>
      </w:pPr>
      <w:r w:rsidRPr="009B01E7">
        <w:rPr>
          <w:rFonts w:cs="Arial"/>
        </w:rPr>
        <w:t>This API is used internally by WIRClient and WIRServer to broadcast network interface allocation status.</w:t>
      </w:r>
    </w:p>
    <w:tbl>
      <w:tblPr>
        <w:tblW w:w="10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2430"/>
        <w:gridCol w:w="251"/>
        <w:gridCol w:w="600"/>
        <w:gridCol w:w="3369"/>
        <w:gridCol w:w="1436"/>
        <w:gridCol w:w="2084"/>
      </w:tblGrid>
      <w:tr w:rsidR="00E36F0E" w:rsidRPr="009B01E7" w14:paraId="450EF21D" w14:textId="77777777" w:rsidTr="00E36F0E">
        <w:trPr>
          <w:jc w:val="center"/>
        </w:trPr>
        <w:tc>
          <w:tcPr>
            <w:tcW w:w="10795" w:type="dxa"/>
            <w:gridSpan w:val="7"/>
            <w:tcBorders>
              <w:top w:val="single" w:sz="4" w:space="0" w:color="auto"/>
              <w:left w:val="single" w:sz="4" w:space="0" w:color="auto"/>
              <w:bottom w:val="single" w:sz="4" w:space="0" w:color="auto"/>
              <w:right w:val="single" w:sz="4" w:space="0" w:color="auto"/>
            </w:tcBorders>
            <w:shd w:val="clear" w:color="auto" w:fill="808080"/>
          </w:tcPr>
          <w:p w14:paraId="38F25E0D" w14:textId="77777777" w:rsidR="00E36F0E" w:rsidRPr="009B01E7" w:rsidRDefault="00E36F0E" w:rsidP="00E36F0E">
            <w:pPr>
              <w:spacing w:line="256" w:lineRule="auto"/>
              <w:jc w:val="center"/>
              <w:rPr>
                <w:rFonts w:cs="Arial"/>
              </w:rPr>
            </w:pPr>
          </w:p>
        </w:tc>
      </w:tr>
      <w:tr w:rsidR="00E36F0E" w:rsidRPr="009B01E7" w14:paraId="75DE9731" w14:textId="77777777" w:rsidTr="00E36F0E">
        <w:trPr>
          <w:jc w:val="center"/>
        </w:trPr>
        <w:tc>
          <w:tcPr>
            <w:tcW w:w="3306" w:type="dxa"/>
            <w:gridSpan w:val="3"/>
            <w:tcBorders>
              <w:top w:val="single" w:sz="4" w:space="0" w:color="auto"/>
              <w:left w:val="single" w:sz="4" w:space="0" w:color="auto"/>
              <w:bottom w:val="single" w:sz="4" w:space="0" w:color="auto"/>
              <w:right w:val="single" w:sz="4" w:space="0" w:color="auto"/>
            </w:tcBorders>
          </w:tcPr>
          <w:p w14:paraId="696B10C2" w14:textId="77777777" w:rsidR="00E36F0E" w:rsidRPr="009B01E7" w:rsidRDefault="00393DC0" w:rsidP="00E36F0E">
            <w:pPr>
              <w:spacing w:line="256" w:lineRule="auto"/>
              <w:jc w:val="right"/>
              <w:rPr>
                <w:rFonts w:cs="Arial"/>
              </w:rPr>
            </w:pPr>
            <w:r w:rsidRPr="009B01E7">
              <w:rPr>
                <w:rFonts w:cs="Arial"/>
                <w:b/>
              </w:rPr>
              <w:t>Method Type</w:t>
            </w:r>
          </w:p>
        </w:tc>
        <w:tc>
          <w:tcPr>
            <w:tcW w:w="7489" w:type="dxa"/>
            <w:gridSpan w:val="4"/>
            <w:tcBorders>
              <w:top w:val="single" w:sz="4" w:space="0" w:color="auto"/>
              <w:left w:val="single" w:sz="4" w:space="0" w:color="auto"/>
              <w:bottom w:val="single" w:sz="4" w:space="0" w:color="auto"/>
              <w:right w:val="single" w:sz="4" w:space="0" w:color="auto"/>
            </w:tcBorders>
            <w:vAlign w:val="center"/>
            <w:hideMark/>
          </w:tcPr>
          <w:p w14:paraId="4B6ED498" w14:textId="77777777" w:rsidR="00E36F0E" w:rsidRPr="009B01E7" w:rsidRDefault="00393DC0" w:rsidP="00E36F0E">
            <w:pPr>
              <w:spacing w:line="256" w:lineRule="auto"/>
              <w:rPr>
                <w:rFonts w:cs="Arial"/>
              </w:rPr>
            </w:pPr>
            <w:r w:rsidRPr="009B01E7">
              <w:rPr>
                <w:rFonts w:cs="Arial"/>
              </w:rPr>
              <w:t>OnChange</w:t>
            </w:r>
          </w:p>
        </w:tc>
      </w:tr>
      <w:tr w:rsidR="00E36F0E" w:rsidRPr="009B01E7" w14:paraId="71B41753" w14:textId="77777777" w:rsidTr="00E36F0E">
        <w:trPr>
          <w:jc w:val="center"/>
        </w:trPr>
        <w:tc>
          <w:tcPr>
            <w:tcW w:w="3306" w:type="dxa"/>
            <w:gridSpan w:val="3"/>
            <w:tcBorders>
              <w:top w:val="single" w:sz="4" w:space="0" w:color="auto"/>
              <w:left w:val="single" w:sz="4" w:space="0" w:color="auto"/>
              <w:bottom w:val="single" w:sz="4" w:space="0" w:color="auto"/>
              <w:right w:val="single" w:sz="4" w:space="0" w:color="auto"/>
            </w:tcBorders>
          </w:tcPr>
          <w:p w14:paraId="775B3A0B" w14:textId="77777777" w:rsidR="00E36F0E" w:rsidRPr="009B01E7" w:rsidRDefault="00393DC0" w:rsidP="00E36F0E">
            <w:pPr>
              <w:spacing w:line="256" w:lineRule="auto"/>
              <w:jc w:val="right"/>
              <w:rPr>
                <w:rFonts w:cs="Arial"/>
              </w:rPr>
            </w:pPr>
            <w:r w:rsidRPr="009B01E7">
              <w:rPr>
                <w:rFonts w:cs="Arial"/>
                <w:b/>
              </w:rPr>
              <w:t>QoS Level</w:t>
            </w:r>
          </w:p>
        </w:tc>
        <w:tc>
          <w:tcPr>
            <w:tcW w:w="7489" w:type="dxa"/>
            <w:gridSpan w:val="4"/>
            <w:tcBorders>
              <w:top w:val="single" w:sz="4" w:space="0" w:color="auto"/>
              <w:left w:val="single" w:sz="4" w:space="0" w:color="auto"/>
              <w:bottom w:val="single" w:sz="4" w:space="0" w:color="auto"/>
              <w:right w:val="single" w:sz="4" w:space="0" w:color="auto"/>
            </w:tcBorders>
            <w:vAlign w:val="center"/>
            <w:hideMark/>
          </w:tcPr>
          <w:p w14:paraId="01CEB2F5" w14:textId="77777777" w:rsidR="00E36F0E" w:rsidRPr="009B01E7" w:rsidRDefault="00393DC0" w:rsidP="00E36F0E">
            <w:pPr>
              <w:spacing w:line="256" w:lineRule="auto"/>
              <w:rPr>
                <w:rFonts w:cs="Arial"/>
              </w:rPr>
            </w:pPr>
            <w:r w:rsidRPr="009B01E7">
              <w:rPr>
                <w:rFonts w:cs="Arial"/>
              </w:rPr>
              <w:t>Default</w:t>
            </w:r>
          </w:p>
        </w:tc>
      </w:tr>
      <w:tr w:rsidR="00E36F0E" w:rsidRPr="009B01E7" w14:paraId="64DBF9E0" w14:textId="77777777" w:rsidTr="00E36F0E">
        <w:trPr>
          <w:jc w:val="center"/>
        </w:trPr>
        <w:tc>
          <w:tcPr>
            <w:tcW w:w="3306" w:type="dxa"/>
            <w:gridSpan w:val="3"/>
            <w:tcBorders>
              <w:top w:val="single" w:sz="4" w:space="0" w:color="auto"/>
              <w:left w:val="single" w:sz="4" w:space="0" w:color="auto"/>
              <w:bottom w:val="single" w:sz="4" w:space="0" w:color="auto"/>
              <w:right w:val="single" w:sz="4" w:space="0" w:color="auto"/>
            </w:tcBorders>
          </w:tcPr>
          <w:p w14:paraId="24EFBF72" w14:textId="77777777" w:rsidR="00E36F0E" w:rsidRPr="009B01E7" w:rsidRDefault="00393DC0" w:rsidP="00E36F0E">
            <w:pPr>
              <w:spacing w:line="256" w:lineRule="auto"/>
              <w:jc w:val="right"/>
              <w:rPr>
                <w:rFonts w:cs="Arial"/>
              </w:rPr>
            </w:pPr>
            <w:r w:rsidRPr="009B01E7">
              <w:rPr>
                <w:rFonts w:cs="Arial"/>
                <w:b/>
              </w:rPr>
              <w:t>Retained</w:t>
            </w:r>
          </w:p>
        </w:tc>
        <w:tc>
          <w:tcPr>
            <w:tcW w:w="7489" w:type="dxa"/>
            <w:gridSpan w:val="4"/>
            <w:tcBorders>
              <w:top w:val="single" w:sz="4" w:space="0" w:color="auto"/>
              <w:left w:val="single" w:sz="4" w:space="0" w:color="auto"/>
              <w:bottom w:val="single" w:sz="4" w:space="0" w:color="auto"/>
              <w:right w:val="single" w:sz="4" w:space="0" w:color="auto"/>
            </w:tcBorders>
            <w:vAlign w:val="center"/>
            <w:hideMark/>
          </w:tcPr>
          <w:p w14:paraId="1C903F60" w14:textId="77777777" w:rsidR="00E36F0E" w:rsidRPr="009B01E7" w:rsidRDefault="00393DC0" w:rsidP="00E36F0E">
            <w:pPr>
              <w:spacing w:line="256" w:lineRule="auto"/>
              <w:rPr>
                <w:rFonts w:cs="Arial"/>
              </w:rPr>
            </w:pPr>
            <w:r w:rsidRPr="009B01E7">
              <w:rPr>
                <w:rFonts w:cs="Arial"/>
              </w:rPr>
              <w:t>No</w:t>
            </w:r>
          </w:p>
        </w:tc>
      </w:tr>
      <w:tr w:rsidR="00E36F0E" w:rsidRPr="009B01E7" w14:paraId="3DB5ABC6" w14:textId="77777777" w:rsidTr="00E36F0E">
        <w:trPr>
          <w:trHeight w:val="70"/>
          <w:jc w:val="center"/>
        </w:trPr>
        <w:tc>
          <w:tcPr>
            <w:tcW w:w="10795" w:type="dxa"/>
            <w:gridSpan w:val="7"/>
            <w:tcBorders>
              <w:top w:val="single" w:sz="4" w:space="0" w:color="auto"/>
              <w:left w:val="single" w:sz="4" w:space="0" w:color="auto"/>
              <w:bottom w:val="single" w:sz="4" w:space="0" w:color="auto"/>
              <w:right w:val="single" w:sz="4" w:space="0" w:color="auto"/>
            </w:tcBorders>
            <w:shd w:val="clear" w:color="auto" w:fill="808080"/>
          </w:tcPr>
          <w:p w14:paraId="660DE276" w14:textId="77777777" w:rsidR="00E36F0E" w:rsidRPr="009B01E7" w:rsidRDefault="00E36F0E" w:rsidP="00E36F0E">
            <w:pPr>
              <w:spacing w:line="256" w:lineRule="auto"/>
              <w:rPr>
                <w:rFonts w:cs="Arial"/>
              </w:rPr>
            </w:pPr>
          </w:p>
        </w:tc>
      </w:tr>
      <w:tr w:rsidR="00E36F0E" w:rsidRPr="009B01E7" w14:paraId="59831BE4"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7D8B9BC6" w14:textId="77777777" w:rsidR="00E36F0E" w:rsidRPr="009B01E7" w:rsidRDefault="00393DC0" w:rsidP="00E36F0E">
            <w:pPr>
              <w:jc w:val="center"/>
              <w:rPr>
                <w:rFonts w:cs="Arial"/>
                <w:b/>
              </w:rPr>
            </w:pPr>
            <w:r w:rsidRPr="009B01E7">
              <w:rPr>
                <w:rFonts w:cs="Arial"/>
                <w:b/>
              </w:rPr>
              <w:t>R/O</w:t>
            </w:r>
          </w:p>
        </w:tc>
        <w:tc>
          <w:tcPr>
            <w:tcW w:w="24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FE3FAC1" w14:textId="77777777" w:rsidR="00E36F0E" w:rsidRPr="009B01E7" w:rsidRDefault="00393DC0" w:rsidP="00E36F0E">
            <w:pPr>
              <w:rPr>
                <w:rFonts w:cs="Arial"/>
                <w:b/>
              </w:rPr>
            </w:pPr>
            <w:r w:rsidRPr="009B01E7">
              <w:rPr>
                <w:rFonts w:cs="Arial"/>
                <w:b/>
              </w:rPr>
              <w:t>Name</w:t>
            </w:r>
          </w:p>
        </w:tc>
        <w:tc>
          <w:tcPr>
            <w:tcW w:w="851" w:type="dxa"/>
            <w:gridSpan w:val="2"/>
            <w:tcBorders>
              <w:top w:val="single" w:sz="4" w:space="0" w:color="auto"/>
              <w:left w:val="single" w:sz="4" w:space="0" w:color="auto"/>
              <w:bottom w:val="single" w:sz="4" w:space="0" w:color="auto"/>
              <w:right w:val="single" w:sz="4" w:space="0" w:color="auto"/>
            </w:tcBorders>
            <w:shd w:val="clear" w:color="auto" w:fill="A6A6A6"/>
            <w:hideMark/>
          </w:tcPr>
          <w:p w14:paraId="1817B9D3" w14:textId="77777777" w:rsidR="00E36F0E" w:rsidRPr="009B01E7" w:rsidRDefault="00393DC0" w:rsidP="00E36F0E">
            <w:pPr>
              <w:rPr>
                <w:rFonts w:cs="Arial"/>
                <w:b/>
              </w:rPr>
            </w:pPr>
            <w:r w:rsidRPr="009B01E7">
              <w:rPr>
                <w:rFonts w:cs="Arial"/>
                <w:b/>
              </w:rPr>
              <w:t>Type</w:t>
            </w:r>
          </w:p>
        </w:tc>
        <w:tc>
          <w:tcPr>
            <w:tcW w:w="3369"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14082EE" w14:textId="77777777" w:rsidR="00E36F0E" w:rsidRPr="009B01E7" w:rsidRDefault="00393DC0" w:rsidP="00E36F0E">
            <w:pPr>
              <w:rPr>
                <w:rFonts w:cs="Arial"/>
                <w:b/>
              </w:rPr>
            </w:pPr>
            <w:r w:rsidRPr="009B01E7">
              <w:rPr>
                <w:rFonts w:cs="Arial"/>
                <w:b/>
              </w:rPr>
              <w:t>Literals</w:t>
            </w:r>
          </w:p>
        </w:tc>
        <w:tc>
          <w:tcPr>
            <w:tcW w:w="1436"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2EBD5E8" w14:textId="77777777" w:rsidR="00E36F0E" w:rsidRPr="009B01E7" w:rsidRDefault="00393DC0" w:rsidP="00E36F0E">
            <w:pPr>
              <w:rPr>
                <w:rFonts w:cs="Arial"/>
                <w:b/>
              </w:rPr>
            </w:pPr>
            <w:r w:rsidRPr="009B01E7">
              <w:rPr>
                <w:rFonts w:cs="Arial"/>
                <w:b/>
              </w:rPr>
              <w:t>Value</w:t>
            </w:r>
          </w:p>
        </w:tc>
        <w:tc>
          <w:tcPr>
            <w:tcW w:w="2084"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C79D8E9" w14:textId="77777777" w:rsidR="00E36F0E" w:rsidRPr="009B01E7" w:rsidRDefault="00393DC0" w:rsidP="00E36F0E">
            <w:pPr>
              <w:rPr>
                <w:rFonts w:cs="Arial"/>
                <w:b/>
              </w:rPr>
            </w:pPr>
            <w:r w:rsidRPr="009B01E7">
              <w:rPr>
                <w:rFonts w:cs="Arial"/>
                <w:b/>
              </w:rPr>
              <w:t>Description</w:t>
            </w:r>
          </w:p>
        </w:tc>
      </w:tr>
      <w:tr w:rsidR="00E36F0E" w:rsidRPr="009B01E7" w14:paraId="2FD72018" w14:textId="77777777" w:rsidTr="00E36F0E">
        <w:trPr>
          <w:jc w:val="center"/>
        </w:trPr>
        <w:tc>
          <w:tcPr>
            <w:tcW w:w="10795" w:type="dxa"/>
            <w:gridSpan w:val="7"/>
            <w:tcBorders>
              <w:top w:val="single" w:sz="4" w:space="0" w:color="auto"/>
              <w:left w:val="single" w:sz="4" w:space="0" w:color="auto"/>
              <w:bottom w:val="single" w:sz="4" w:space="0" w:color="auto"/>
              <w:right w:val="single" w:sz="4" w:space="0" w:color="auto"/>
            </w:tcBorders>
            <w:shd w:val="clear" w:color="auto" w:fill="D9D9D9"/>
          </w:tcPr>
          <w:p w14:paraId="15D1E1FB" w14:textId="77777777" w:rsidR="00E36F0E" w:rsidRPr="009B01E7" w:rsidRDefault="00393DC0" w:rsidP="00E36F0E">
            <w:pPr>
              <w:rPr>
                <w:rFonts w:cs="Arial"/>
                <w:b/>
              </w:rPr>
            </w:pPr>
            <w:r w:rsidRPr="009B01E7">
              <w:rPr>
                <w:rFonts w:cs="Arial"/>
                <w:b/>
              </w:rPr>
              <w:t>Request</w:t>
            </w:r>
          </w:p>
        </w:tc>
      </w:tr>
      <w:tr w:rsidR="00E36F0E" w:rsidRPr="009B01E7" w14:paraId="30FF5598"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6AF6FE40" w14:textId="77777777" w:rsidR="00E36F0E" w:rsidRPr="009B01E7" w:rsidRDefault="00393DC0" w:rsidP="00E36F0E">
            <w:pPr>
              <w:jc w:val="center"/>
              <w:rPr>
                <w:rFonts w:cs="Arial"/>
              </w:rPr>
            </w:pPr>
            <w:r w:rsidRPr="009B01E7">
              <w:rPr>
                <w:rFonts w:cs="Arial"/>
              </w:rPr>
              <w:t>-</w:t>
            </w:r>
          </w:p>
        </w:tc>
        <w:tc>
          <w:tcPr>
            <w:tcW w:w="2430" w:type="dxa"/>
            <w:tcBorders>
              <w:top w:val="single" w:sz="4" w:space="0" w:color="auto"/>
              <w:left w:val="single" w:sz="4" w:space="0" w:color="auto"/>
              <w:bottom w:val="single" w:sz="4" w:space="0" w:color="auto"/>
              <w:right w:val="single" w:sz="4" w:space="0" w:color="auto"/>
            </w:tcBorders>
          </w:tcPr>
          <w:p w14:paraId="2084CCAC" w14:textId="77777777" w:rsidR="00E36F0E" w:rsidRPr="009B01E7" w:rsidRDefault="00393DC0" w:rsidP="00E36F0E">
            <w:pPr>
              <w:rPr>
                <w:rFonts w:cs="Arial"/>
              </w:rPr>
            </w:pPr>
            <w:r w:rsidRPr="009B01E7">
              <w:rPr>
                <w:rFonts w:cs="Arial"/>
              </w:rPr>
              <w:t>-</w:t>
            </w:r>
          </w:p>
        </w:tc>
        <w:tc>
          <w:tcPr>
            <w:tcW w:w="851" w:type="dxa"/>
            <w:gridSpan w:val="2"/>
            <w:tcBorders>
              <w:top w:val="single" w:sz="4" w:space="0" w:color="auto"/>
              <w:left w:val="single" w:sz="4" w:space="0" w:color="auto"/>
              <w:bottom w:val="single" w:sz="4" w:space="0" w:color="auto"/>
              <w:right w:val="single" w:sz="4" w:space="0" w:color="auto"/>
            </w:tcBorders>
          </w:tcPr>
          <w:p w14:paraId="21AC99DC" w14:textId="77777777" w:rsidR="00E36F0E" w:rsidRPr="009B01E7" w:rsidRDefault="00393DC0" w:rsidP="00E36F0E">
            <w:pPr>
              <w:rPr>
                <w:rFonts w:cs="Arial"/>
              </w:rPr>
            </w:pPr>
            <w:r w:rsidRPr="009B01E7">
              <w:rPr>
                <w:rFonts w:cs="Arial"/>
              </w:rPr>
              <w:t>-</w:t>
            </w:r>
          </w:p>
        </w:tc>
        <w:tc>
          <w:tcPr>
            <w:tcW w:w="3369" w:type="dxa"/>
            <w:tcBorders>
              <w:top w:val="single" w:sz="4" w:space="0" w:color="auto"/>
              <w:left w:val="single" w:sz="4" w:space="0" w:color="auto"/>
              <w:bottom w:val="single" w:sz="4" w:space="0" w:color="auto"/>
              <w:right w:val="single" w:sz="4" w:space="0" w:color="auto"/>
            </w:tcBorders>
          </w:tcPr>
          <w:p w14:paraId="75974950" w14:textId="77777777" w:rsidR="00E36F0E" w:rsidRPr="009B01E7" w:rsidRDefault="00393DC0" w:rsidP="00E36F0E">
            <w:pPr>
              <w:rPr>
                <w:rFonts w:cs="Arial"/>
              </w:rPr>
            </w:pPr>
            <w:r w:rsidRPr="009B01E7">
              <w:rPr>
                <w:rFonts w:cs="Arial"/>
              </w:rPr>
              <w:t>-</w:t>
            </w:r>
          </w:p>
        </w:tc>
        <w:tc>
          <w:tcPr>
            <w:tcW w:w="1436" w:type="dxa"/>
            <w:tcBorders>
              <w:top w:val="single" w:sz="4" w:space="0" w:color="auto"/>
              <w:left w:val="single" w:sz="4" w:space="0" w:color="auto"/>
              <w:bottom w:val="single" w:sz="4" w:space="0" w:color="auto"/>
              <w:right w:val="single" w:sz="4" w:space="0" w:color="auto"/>
            </w:tcBorders>
          </w:tcPr>
          <w:p w14:paraId="47E46B56" w14:textId="77777777" w:rsidR="00E36F0E" w:rsidRPr="009B01E7" w:rsidRDefault="00393DC0" w:rsidP="00E36F0E">
            <w:pPr>
              <w:rPr>
                <w:rFonts w:cs="Arial"/>
              </w:rPr>
            </w:pPr>
            <w:r w:rsidRPr="009B01E7">
              <w:rPr>
                <w:rFonts w:cs="Arial"/>
              </w:rPr>
              <w:t>-</w:t>
            </w:r>
          </w:p>
        </w:tc>
        <w:tc>
          <w:tcPr>
            <w:tcW w:w="2084" w:type="dxa"/>
            <w:tcBorders>
              <w:top w:val="single" w:sz="4" w:space="0" w:color="auto"/>
              <w:left w:val="single" w:sz="4" w:space="0" w:color="auto"/>
              <w:bottom w:val="single" w:sz="4" w:space="0" w:color="auto"/>
              <w:right w:val="single" w:sz="4" w:space="0" w:color="auto"/>
            </w:tcBorders>
          </w:tcPr>
          <w:p w14:paraId="20F6A407" w14:textId="77777777" w:rsidR="00E36F0E" w:rsidRPr="009B01E7" w:rsidRDefault="00393DC0" w:rsidP="00E36F0E">
            <w:pPr>
              <w:rPr>
                <w:rFonts w:cs="Arial"/>
                <w:highlight w:val="yellow"/>
              </w:rPr>
            </w:pPr>
            <w:r w:rsidRPr="009B01E7">
              <w:rPr>
                <w:rFonts w:cs="Arial"/>
              </w:rPr>
              <w:t>N/A</w:t>
            </w:r>
          </w:p>
        </w:tc>
      </w:tr>
      <w:tr w:rsidR="00E36F0E" w:rsidRPr="009B01E7" w14:paraId="23D6E581" w14:textId="77777777" w:rsidTr="00E36F0E">
        <w:trPr>
          <w:jc w:val="center"/>
        </w:trPr>
        <w:tc>
          <w:tcPr>
            <w:tcW w:w="10795" w:type="dxa"/>
            <w:gridSpan w:val="7"/>
            <w:tcBorders>
              <w:top w:val="single" w:sz="4" w:space="0" w:color="auto"/>
              <w:left w:val="single" w:sz="4" w:space="0" w:color="auto"/>
              <w:bottom w:val="single" w:sz="4" w:space="0" w:color="auto"/>
              <w:right w:val="single" w:sz="4" w:space="0" w:color="auto"/>
            </w:tcBorders>
            <w:shd w:val="clear" w:color="auto" w:fill="D9D9D9"/>
          </w:tcPr>
          <w:p w14:paraId="4E8372C6" w14:textId="77777777" w:rsidR="00E36F0E" w:rsidRPr="009B01E7" w:rsidRDefault="00393DC0" w:rsidP="00E36F0E">
            <w:pPr>
              <w:rPr>
                <w:rFonts w:cs="Arial"/>
              </w:rPr>
            </w:pPr>
            <w:r w:rsidRPr="009B01E7">
              <w:rPr>
                <w:rFonts w:cs="Arial"/>
                <w:b/>
              </w:rPr>
              <w:t>Response</w:t>
            </w:r>
          </w:p>
        </w:tc>
      </w:tr>
      <w:tr w:rsidR="00E36F0E" w:rsidRPr="009B01E7" w14:paraId="7F4BCD16"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62F5BF6" w14:textId="77777777" w:rsidR="00E36F0E" w:rsidRPr="009B01E7" w:rsidRDefault="00393DC0" w:rsidP="00E36F0E">
            <w:pPr>
              <w:jc w:val="center"/>
              <w:rPr>
                <w:rFonts w:cs="Arial"/>
              </w:rPr>
            </w:pPr>
            <w:r w:rsidRPr="009B01E7">
              <w:rPr>
                <w:rFonts w:cs="Arial"/>
              </w:rPr>
              <w:t>R</w:t>
            </w:r>
          </w:p>
        </w:tc>
        <w:tc>
          <w:tcPr>
            <w:tcW w:w="2430" w:type="dxa"/>
            <w:tcBorders>
              <w:top w:val="single" w:sz="4" w:space="0" w:color="auto"/>
              <w:left w:val="single" w:sz="4" w:space="0" w:color="auto"/>
              <w:bottom w:val="single" w:sz="4" w:space="0" w:color="auto"/>
              <w:right w:val="single" w:sz="4" w:space="0" w:color="auto"/>
            </w:tcBorders>
            <w:shd w:val="clear" w:color="auto" w:fill="FFFFFF"/>
          </w:tcPr>
          <w:p w14:paraId="61E79487" w14:textId="77777777" w:rsidR="00E36F0E" w:rsidRPr="009B01E7" w:rsidRDefault="00393DC0" w:rsidP="00E36F0E">
            <w:pPr>
              <w:rPr>
                <w:rFonts w:cs="Arial"/>
              </w:rPr>
            </w:pPr>
            <w:r w:rsidRPr="009B01E7">
              <w:rPr>
                <w:rFonts w:cs="Arial"/>
              </w:rPr>
              <w:t>appId</w:t>
            </w: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0C39E6AC" w14:textId="77777777" w:rsidR="00E36F0E" w:rsidRPr="009B01E7" w:rsidRDefault="00393DC0" w:rsidP="00E36F0E">
            <w:pPr>
              <w:rPr>
                <w:rFonts w:cs="Arial"/>
              </w:rPr>
            </w:pPr>
            <w:r w:rsidRPr="009B01E7">
              <w:rPr>
                <w:rFonts w:cs="Arial"/>
              </w:rPr>
              <w:t>String</w:t>
            </w: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24530FFB" w14:textId="77777777" w:rsidR="00E36F0E" w:rsidRPr="009B01E7" w:rsidRDefault="00393DC0" w:rsidP="00E36F0E">
            <w:pPr>
              <w:rPr>
                <w:rFonts w:cs="Arial"/>
              </w:rPr>
            </w:pPr>
            <w:r w:rsidRPr="009B01E7">
              <w:rPr>
                <w:rFonts w:cs="Arial"/>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2198CC34" w14:textId="77777777" w:rsidR="00E36F0E" w:rsidRPr="009B01E7" w:rsidRDefault="00393DC0" w:rsidP="00E36F0E">
            <w:pPr>
              <w:rPr>
                <w:rFonts w:cs="Arial"/>
              </w:rPr>
            </w:pPr>
            <w:r w:rsidRPr="009B01E7">
              <w:rPr>
                <w:rFonts w:cs="Arial"/>
              </w:rPr>
              <w:t>Char Value:0-255</w:t>
            </w:r>
          </w:p>
          <w:p w14:paraId="7DDEAD52" w14:textId="77777777" w:rsidR="00E36F0E" w:rsidRPr="009B01E7" w:rsidRDefault="00393DC0" w:rsidP="00E36F0E">
            <w:pPr>
              <w:rPr>
                <w:rFonts w:cs="Arial"/>
                <w:highlight w:val="yellow"/>
              </w:rPr>
            </w:pPr>
            <w:r w:rsidRPr="009B01E7">
              <w:rPr>
                <w:rFonts w:cs="Arial"/>
              </w:rPr>
              <w:t>No String length limit</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62AC1919" w14:textId="77777777" w:rsidR="00E36F0E" w:rsidRPr="009B01E7" w:rsidRDefault="00393DC0" w:rsidP="00E36F0E">
            <w:pPr>
              <w:rPr>
                <w:rFonts w:cs="Arial"/>
              </w:rPr>
            </w:pPr>
            <w:r w:rsidRPr="009B01E7">
              <w:rPr>
                <w:rFonts w:cs="Arial"/>
              </w:rPr>
              <w:t>WIR Client AppId</w:t>
            </w:r>
          </w:p>
        </w:tc>
      </w:tr>
      <w:tr w:rsidR="00E36F0E" w:rsidRPr="009B01E7" w14:paraId="7216CB96"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A07D29C" w14:textId="77777777" w:rsidR="00E36F0E" w:rsidRPr="009B01E7" w:rsidRDefault="00393DC0" w:rsidP="00E36F0E">
            <w:pPr>
              <w:jc w:val="center"/>
              <w:rPr>
                <w:rFonts w:cs="Arial"/>
              </w:rPr>
            </w:pPr>
            <w:r w:rsidRPr="009B01E7">
              <w:rPr>
                <w:rFonts w:cs="Arial"/>
              </w:rPr>
              <w:t>R</w:t>
            </w:r>
          </w:p>
        </w:tc>
        <w:tc>
          <w:tcPr>
            <w:tcW w:w="2430" w:type="dxa"/>
            <w:tcBorders>
              <w:top w:val="single" w:sz="4" w:space="0" w:color="auto"/>
              <w:left w:val="single" w:sz="4" w:space="0" w:color="auto"/>
              <w:bottom w:val="single" w:sz="4" w:space="0" w:color="auto"/>
              <w:right w:val="single" w:sz="4" w:space="0" w:color="auto"/>
            </w:tcBorders>
            <w:shd w:val="clear" w:color="auto" w:fill="FFFFFF"/>
          </w:tcPr>
          <w:p w14:paraId="392769D6" w14:textId="77777777" w:rsidR="00E36F0E" w:rsidRPr="009B01E7" w:rsidRDefault="00393DC0" w:rsidP="00E36F0E">
            <w:pPr>
              <w:rPr>
                <w:rFonts w:cs="Arial"/>
              </w:rPr>
            </w:pPr>
            <w:r w:rsidRPr="009B01E7">
              <w:rPr>
                <w:rFonts w:cs="Arial"/>
              </w:rPr>
              <w:t>allocId</w:t>
            </w: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3814154D" w14:textId="77777777" w:rsidR="00E36F0E" w:rsidRPr="009B01E7" w:rsidRDefault="00393DC0" w:rsidP="00E36F0E">
            <w:pPr>
              <w:rPr>
                <w:rFonts w:cs="Arial"/>
              </w:rPr>
            </w:pPr>
            <w:r w:rsidRPr="009B01E7">
              <w:rPr>
                <w:rFonts w:cs="Arial"/>
              </w:rPr>
              <w:t>Int32</w:t>
            </w: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75820DA6" w14:textId="77777777" w:rsidR="00E36F0E" w:rsidRPr="009B01E7" w:rsidRDefault="00393DC0" w:rsidP="00E36F0E">
            <w:pPr>
              <w:rPr>
                <w:rFonts w:cs="Arial"/>
              </w:rPr>
            </w:pPr>
            <w:r w:rsidRPr="009B01E7">
              <w:rPr>
                <w:rFonts w:cs="Arial"/>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1952A1FA" w14:textId="77777777" w:rsidR="00E36F0E" w:rsidRPr="009B01E7" w:rsidRDefault="00393DC0" w:rsidP="00E36F0E">
            <w:pPr>
              <w:rPr>
                <w:rFonts w:cs="Arial"/>
              </w:rPr>
            </w:pPr>
            <w:r w:rsidRPr="009B01E7">
              <w:rPr>
                <w:rFonts w:cs="Arial"/>
              </w:rPr>
              <w:t>0-4294967295</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121CB34A" w14:textId="77777777" w:rsidR="00E36F0E" w:rsidRPr="009B01E7" w:rsidRDefault="00393DC0" w:rsidP="00E36F0E">
            <w:pPr>
              <w:rPr>
                <w:rFonts w:cs="Arial"/>
              </w:rPr>
            </w:pPr>
            <w:r w:rsidRPr="009B01E7">
              <w:rPr>
                <w:rFonts w:cs="Arial"/>
              </w:rPr>
              <w:t>Allocation ID will be assigned by WIR</w:t>
            </w:r>
          </w:p>
        </w:tc>
      </w:tr>
      <w:tr w:rsidR="00E36F0E" w:rsidRPr="009B01E7" w14:paraId="4B8FF3FC"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F8D320D" w14:textId="77777777" w:rsidR="00E36F0E" w:rsidRPr="009B01E7" w:rsidRDefault="00393DC0" w:rsidP="00E36F0E">
            <w:pPr>
              <w:jc w:val="center"/>
              <w:rPr>
                <w:rFonts w:cs="Arial"/>
              </w:rPr>
            </w:pPr>
            <w:r w:rsidRPr="009B01E7">
              <w:rPr>
                <w:rFonts w:cs="Arial"/>
              </w:rPr>
              <w:t>R</w:t>
            </w:r>
          </w:p>
        </w:tc>
        <w:tc>
          <w:tcPr>
            <w:tcW w:w="2430" w:type="dxa"/>
            <w:tcBorders>
              <w:top w:val="single" w:sz="4" w:space="0" w:color="auto"/>
              <w:left w:val="single" w:sz="4" w:space="0" w:color="auto"/>
              <w:bottom w:val="single" w:sz="4" w:space="0" w:color="auto"/>
              <w:right w:val="single" w:sz="4" w:space="0" w:color="auto"/>
            </w:tcBorders>
            <w:shd w:val="clear" w:color="auto" w:fill="FFFFFF"/>
          </w:tcPr>
          <w:p w14:paraId="16C6009B" w14:textId="77777777" w:rsidR="00E36F0E" w:rsidRDefault="00393DC0" w:rsidP="00E36F0E">
            <w:pPr>
              <w:rPr>
                <w:rFonts w:cs="Arial"/>
              </w:rPr>
            </w:pPr>
            <w:r w:rsidRPr="009B01E7">
              <w:rPr>
                <w:rFonts w:cs="Arial"/>
              </w:rPr>
              <w:t>NetworkInterface</w:t>
            </w:r>
          </w:p>
          <w:p w14:paraId="4511F2BB" w14:textId="77777777" w:rsidR="00E36F0E" w:rsidRPr="009B01E7" w:rsidRDefault="00393DC0" w:rsidP="00E36F0E">
            <w:pPr>
              <w:rPr>
                <w:rFonts w:cs="Arial"/>
              </w:rPr>
            </w:pPr>
            <w:r w:rsidRPr="009B01E7">
              <w:rPr>
                <w:rFonts w:cs="Arial"/>
              </w:rPr>
              <w:t>AllocationStatus</w:t>
            </w: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5C99C128" w14:textId="77777777" w:rsidR="00E36F0E" w:rsidRPr="009B01E7" w:rsidRDefault="00393DC0" w:rsidP="00E36F0E">
            <w:pPr>
              <w:rPr>
                <w:rFonts w:cs="Arial"/>
              </w:rPr>
            </w:pPr>
            <w:r w:rsidRPr="009B01E7">
              <w:rPr>
                <w:rFonts w:cs="Arial"/>
              </w:rPr>
              <w:t>Enum</w:t>
            </w: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1193F17A" w14:textId="77777777" w:rsidR="00E36F0E" w:rsidRPr="009B01E7" w:rsidRDefault="00393DC0" w:rsidP="00E36F0E">
            <w:pPr>
              <w:rPr>
                <w:rFonts w:cs="Arial"/>
              </w:rPr>
            </w:pPr>
            <w:r w:rsidRPr="009B01E7">
              <w:rPr>
                <w:rFonts w:cs="Arial"/>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73A395E8" w14:textId="77777777" w:rsidR="00E36F0E" w:rsidRPr="009B01E7" w:rsidRDefault="00393DC0" w:rsidP="00E36F0E">
            <w:pPr>
              <w:rPr>
                <w:rFonts w:cs="Arial"/>
              </w:rPr>
            </w:pPr>
            <w:r w:rsidRPr="009B01E7">
              <w:rPr>
                <w:rFonts w:cs="Arial"/>
              </w:rPr>
              <w:t>-</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65BAD526" w14:textId="77777777" w:rsidR="00E36F0E" w:rsidRPr="009B01E7" w:rsidRDefault="00393DC0" w:rsidP="00E36F0E">
            <w:pPr>
              <w:rPr>
                <w:rFonts w:cs="Arial"/>
                <w:highlight w:val="yellow"/>
              </w:rPr>
            </w:pPr>
            <w:r w:rsidRPr="009B01E7">
              <w:rPr>
                <w:rFonts w:cs="Arial"/>
              </w:rPr>
              <w:t>Network Allocation Status</w:t>
            </w:r>
          </w:p>
        </w:tc>
      </w:tr>
      <w:tr w:rsidR="00E36F0E" w:rsidRPr="009B01E7" w14:paraId="78E68BC5"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C8FFAF0" w14:textId="77777777" w:rsidR="00E36F0E" w:rsidRPr="009B01E7" w:rsidRDefault="00E36F0E" w:rsidP="00E36F0E">
            <w:pPr>
              <w:jc w:val="center"/>
              <w:rPr>
                <w:rFonts w:cs="Arial"/>
              </w:rPr>
            </w:pPr>
          </w:p>
        </w:tc>
        <w:tc>
          <w:tcPr>
            <w:tcW w:w="2430" w:type="dxa"/>
            <w:tcBorders>
              <w:top w:val="single" w:sz="4" w:space="0" w:color="auto"/>
              <w:left w:val="single" w:sz="4" w:space="0" w:color="auto"/>
              <w:bottom w:val="single" w:sz="4" w:space="0" w:color="auto"/>
              <w:right w:val="single" w:sz="4" w:space="0" w:color="auto"/>
            </w:tcBorders>
            <w:shd w:val="clear" w:color="auto" w:fill="FFFFFF"/>
          </w:tcPr>
          <w:p w14:paraId="6A9AB4B5" w14:textId="77777777" w:rsidR="00E36F0E" w:rsidRPr="009B01E7" w:rsidRDefault="00E36F0E" w:rsidP="00E36F0E">
            <w:pPr>
              <w:rPr>
                <w:rFonts w:cs="Arial"/>
              </w:rPr>
            </w:pP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4C1376C5" w14:textId="77777777" w:rsidR="00E36F0E" w:rsidRPr="009B01E7" w:rsidRDefault="00E36F0E" w:rsidP="00E36F0E">
            <w:pPr>
              <w:rPr>
                <w:rFonts w:cs="Arial"/>
              </w:rPr>
            </w:pP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21C03670" w14:textId="77777777" w:rsidR="00E36F0E" w:rsidRPr="009B01E7" w:rsidRDefault="00393DC0" w:rsidP="00E36F0E">
            <w:pPr>
              <w:rPr>
                <w:rFonts w:cs="Arial"/>
                <w:color w:val="000000"/>
              </w:rPr>
            </w:pPr>
            <w:r w:rsidRPr="009B01E7">
              <w:rPr>
                <w:rFonts w:cs="Arial"/>
                <w:color w:val="000000"/>
              </w:rPr>
              <w:t>NET_IFACE_ALLOC_FAILURE</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5F53C7A" w14:textId="77777777" w:rsidR="00E36F0E" w:rsidRPr="009B01E7" w:rsidRDefault="00393DC0" w:rsidP="00E36F0E">
            <w:pPr>
              <w:rPr>
                <w:rFonts w:cs="Arial"/>
                <w:color w:val="000000"/>
              </w:rPr>
            </w:pPr>
            <w:r w:rsidRPr="009B01E7">
              <w:rPr>
                <w:rFonts w:cs="Arial"/>
                <w:color w:val="000000"/>
              </w:rPr>
              <w:t>0x0</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0C1E13B4" w14:textId="77777777" w:rsidR="00E36F0E" w:rsidRPr="009B01E7" w:rsidRDefault="00393DC0" w:rsidP="00E36F0E">
            <w:pPr>
              <w:rPr>
                <w:rFonts w:cs="Arial"/>
                <w:color w:val="000000"/>
              </w:rPr>
            </w:pPr>
            <w:r w:rsidRPr="009B01E7">
              <w:rPr>
                <w:rFonts w:cs="Arial"/>
                <w:color w:val="000000"/>
              </w:rPr>
              <w:t>Error/Failure</w:t>
            </w:r>
          </w:p>
        </w:tc>
      </w:tr>
      <w:tr w:rsidR="00E36F0E" w:rsidRPr="009B01E7" w14:paraId="4FAB62CF"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F8D0B4A" w14:textId="77777777" w:rsidR="00E36F0E" w:rsidRPr="009B01E7" w:rsidRDefault="00E36F0E" w:rsidP="00E36F0E">
            <w:pPr>
              <w:jc w:val="center"/>
              <w:rPr>
                <w:rFonts w:cs="Arial"/>
              </w:rPr>
            </w:pPr>
          </w:p>
        </w:tc>
        <w:tc>
          <w:tcPr>
            <w:tcW w:w="2430" w:type="dxa"/>
            <w:tcBorders>
              <w:top w:val="single" w:sz="4" w:space="0" w:color="auto"/>
              <w:left w:val="single" w:sz="4" w:space="0" w:color="auto"/>
              <w:bottom w:val="single" w:sz="4" w:space="0" w:color="auto"/>
              <w:right w:val="single" w:sz="4" w:space="0" w:color="auto"/>
            </w:tcBorders>
            <w:shd w:val="clear" w:color="auto" w:fill="FFFFFF"/>
          </w:tcPr>
          <w:p w14:paraId="20F6E024" w14:textId="77777777" w:rsidR="00E36F0E" w:rsidRPr="009B01E7" w:rsidRDefault="00E36F0E" w:rsidP="00E36F0E">
            <w:pPr>
              <w:rPr>
                <w:rFonts w:cs="Arial"/>
              </w:rPr>
            </w:pP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3A0178C8" w14:textId="77777777" w:rsidR="00E36F0E" w:rsidRPr="009B01E7" w:rsidRDefault="00E36F0E" w:rsidP="00E36F0E">
            <w:pPr>
              <w:rPr>
                <w:rFonts w:cs="Arial"/>
              </w:rPr>
            </w:pP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658350DE" w14:textId="77777777" w:rsidR="00E36F0E" w:rsidRPr="009B01E7" w:rsidRDefault="00393DC0" w:rsidP="00E36F0E">
            <w:pPr>
              <w:rPr>
                <w:rFonts w:cs="Arial"/>
                <w:color w:val="000000"/>
              </w:rPr>
            </w:pPr>
            <w:r w:rsidRPr="009B01E7">
              <w:rPr>
                <w:rFonts w:cs="Arial"/>
                <w:color w:val="000000"/>
              </w:rPr>
              <w:t>NET_IFACE_ALLOC_SUCCESS</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79C24809" w14:textId="77777777" w:rsidR="00E36F0E" w:rsidRPr="009B01E7" w:rsidRDefault="00393DC0" w:rsidP="00E36F0E">
            <w:pPr>
              <w:rPr>
                <w:rFonts w:cs="Arial"/>
                <w:color w:val="000000"/>
              </w:rPr>
            </w:pPr>
            <w:r w:rsidRPr="009B01E7">
              <w:rPr>
                <w:rFonts w:cs="Arial"/>
                <w:color w:val="000000"/>
              </w:rPr>
              <w:t>0x1</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2D5276FC" w14:textId="77777777" w:rsidR="00E36F0E" w:rsidRPr="009B01E7" w:rsidRDefault="00393DC0" w:rsidP="00E36F0E">
            <w:pPr>
              <w:rPr>
                <w:rFonts w:cs="Arial"/>
                <w:color w:val="000000"/>
              </w:rPr>
            </w:pPr>
            <w:r w:rsidRPr="009B01E7">
              <w:rPr>
                <w:rFonts w:cs="Arial"/>
                <w:color w:val="000000"/>
              </w:rPr>
              <w:t>Success</w:t>
            </w:r>
          </w:p>
        </w:tc>
      </w:tr>
      <w:tr w:rsidR="00E36F0E" w:rsidRPr="009B01E7" w14:paraId="3520221E"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CFA810D" w14:textId="77777777" w:rsidR="00E36F0E" w:rsidRPr="009B01E7" w:rsidRDefault="00E36F0E" w:rsidP="00E36F0E">
            <w:pPr>
              <w:jc w:val="center"/>
              <w:rPr>
                <w:rFonts w:cs="Arial"/>
              </w:rPr>
            </w:pPr>
          </w:p>
        </w:tc>
        <w:tc>
          <w:tcPr>
            <w:tcW w:w="2430" w:type="dxa"/>
            <w:tcBorders>
              <w:top w:val="single" w:sz="4" w:space="0" w:color="auto"/>
              <w:left w:val="single" w:sz="4" w:space="0" w:color="auto"/>
              <w:bottom w:val="single" w:sz="4" w:space="0" w:color="auto"/>
              <w:right w:val="single" w:sz="4" w:space="0" w:color="auto"/>
            </w:tcBorders>
            <w:shd w:val="clear" w:color="auto" w:fill="FFFFFF"/>
          </w:tcPr>
          <w:p w14:paraId="3135D878" w14:textId="77777777" w:rsidR="00E36F0E" w:rsidRPr="009B01E7" w:rsidRDefault="00E36F0E" w:rsidP="00E36F0E">
            <w:pPr>
              <w:rPr>
                <w:rFonts w:cs="Arial"/>
              </w:rPr>
            </w:pP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79BE3A19" w14:textId="77777777" w:rsidR="00E36F0E" w:rsidRPr="009B01E7" w:rsidRDefault="00E36F0E" w:rsidP="00E36F0E">
            <w:pPr>
              <w:rPr>
                <w:rFonts w:cs="Arial"/>
              </w:rPr>
            </w:pP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11C7CE5E" w14:textId="77777777" w:rsidR="00E36F0E" w:rsidRPr="009B01E7" w:rsidRDefault="00393DC0" w:rsidP="00E36F0E">
            <w:pPr>
              <w:rPr>
                <w:rFonts w:cs="Arial"/>
                <w:color w:val="000000"/>
              </w:rPr>
            </w:pPr>
            <w:r w:rsidRPr="009B01E7">
              <w:rPr>
                <w:rFonts w:cs="Arial"/>
                <w:color w:val="000000"/>
              </w:rPr>
              <w:t>NET_IFACE_ALLOC_INQUEUE</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3944943C" w14:textId="77777777" w:rsidR="00E36F0E" w:rsidRPr="009B01E7" w:rsidRDefault="00393DC0" w:rsidP="00E36F0E">
            <w:pPr>
              <w:rPr>
                <w:rFonts w:cs="Arial"/>
                <w:color w:val="000000"/>
              </w:rPr>
            </w:pPr>
            <w:r w:rsidRPr="009B01E7">
              <w:rPr>
                <w:rFonts w:cs="Arial"/>
                <w:color w:val="000000"/>
              </w:rPr>
              <w:t>0x2</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16F7A275" w14:textId="77777777" w:rsidR="00E36F0E" w:rsidRPr="009B01E7" w:rsidRDefault="00393DC0" w:rsidP="00E36F0E">
            <w:pPr>
              <w:rPr>
                <w:rFonts w:cs="Arial"/>
                <w:color w:val="000000"/>
              </w:rPr>
            </w:pPr>
            <w:r w:rsidRPr="009B01E7">
              <w:rPr>
                <w:rFonts w:cs="Arial"/>
                <w:color w:val="000000"/>
              </w:rPr>
              <w:t>In queue/In progress</w:t>
            </w:r>
          </w:p>
        </w:tc>
      </w:tr>
      <w:tr w:rsidR="00E36F0E" w:rsidRPr="009B01E7" w14:paraId="4CC5DD8A"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CC9BAE8" w14:textId="77777777" w:rsidR="00E36F0E" w:rsidRPr="009B01E7" w:rsidRDefault="00E36F0E" w:rsidP="00E36F0E">
            <w:pPr>
              <w:jc w:val="center"/>
              <w:rPr>
                <w:rFonts w:cs="Arial"/>
              </w:rPr>
            </w:pPr>
          </w:p>
        </w:tc>
        <w:tc>
          <w:tcPr>
            <w:tcW w:w="2430" w:type="dxa"/>
            <w:tcBorders>
              <w:top w:val="single" w:sz="4" w:space="0" w:color="auto"/>
              <w:left w:val="single" w:sz="4" w:space="0" w:color="auto"/>
              <w:bottom w:val="single" w:sz="4" w:space="0" w:color="auto"/>
              <w:right w:val="single" w:sz="4" w:space="0" w:color="auto"/>
            </w:tcBorders>
            <w:shd w:val="clear" w:color="auto" w:fill="FFFFFF"/>
          </w:tcPr>
          <w:p w14:paraId="5214203C" w14:textId="77777777" w:rsidR="00E36F0E" w:rsidRPr="009B01E7" w:rsidRDefault="00E36F0E" w:rsidP="00E36F0E">
            <w:pPr>
              <w:rPr>
                <w:rFonts w:cs="Arial"/>
              </w:rPr>
            </w:pP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69258259" w14:textId="77777777" w:rsidR="00E36F0E" w:rsidRPr="009B01E7" w:rsidRDefault="00E36F0E" w:rsidP="00E36F0E">
            <w:pPr>
              <w:rPr>
                <w:rFonts w:cs="Arial"/>
              </w:rPr>
            </w:pP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5F068764" w14:textId="77777777" w:rsidR="00E36F0E" w:rsidRPr="009B01E7" w:rsidRDefault="00393DC0" w:rsidP="00E36F0E">
            <w:pPr>
              <w:rPr>
                <w:rFonts w:cs="Arial"/>
                <w:color w:val="000000"/>
              </w:rPr>
            </w:pPr>
            <w:r w:rsidRPr="009B01E7">
              <w:rPr>
                <w:rFonts w:cs="Arial"/>
                <w:color w:val="000000"/>
              </w:rPr>
              <w:t>NET_IFACE_ALLOC_ILLEGAL</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1884F939" w14:textId="77777777" w:rsidR="00E36F0E" w:rsidRPr="009B01E7" w:rsidRDefault="00393DC0" w:rsidP="00E36F0E">
            <w:pPr>
              <w:rPr>
                <w:rFonts w:cs="Arial"/>
                <w:color w:val="000000"/>
              </w:rPr>
            </w:pPr>
            <w:r w:rsidRPr="009B01E7">
              <w:rPr>
                <w:rFonts w:cs="Arial"/>
                <w:color w:val="000000"/>
              </w:rPr>
              <w:t>0x3</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4059B6C8" w14:textId="77777777" w:rsidR="00E36F0E" w:rsidRPr="009B01E7" w:rsidRDefault="00393DC0" w:rsidP="00E36F0E">
            <w:pPr>
              <w:rPr>
                <w:rFonts w:cs="Arial"/>
                <w:color w:val="000000"/>
              </w:rPr>
            </w:pPr>
            <w:r w:rsidRPr="009B01E7">
              <w:rPr>
                <w:rFonts w:cs="Arial"/>
                <w:color w:val="000000"/>
              </w:rPr>
              <w:t>Not supported by policy</w:t>
            </w:r>
          </w:p>
        </w:tc>
      </w:tr>
      <w:tr w:rsidR="00E36F0E" w:rsidRPr="009B01E7" w14:paraId="23663348"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DD0CA87" w14:textId="77777777" w:rsidR="00E36F0E" w:rsidRPr="009B01E7" w:rsidRDefault="00393DC0" w:rsidP="00E36F0E">
            <w:pPr>
              <w:jc w:val="center"/>
              <w:rPr>
                <w:rFonts w:cs="Arial"/>
              </w:rPr>
            </w:pPr>
            <w:r w:rsidRPr="009B01E7">
              <w:rPr>
                <w:rFonts w:cs="Arial"/>
              </w:rPr>
              <w:t>R</w:t>
            </w:r>
          </w:p>
        </w:tc>
        <w:tc>
          <w:tcPr>
            <w:tcW w:w="2430" w:type="dxa"/>
            <w:tcBorders>
              <w:top w:val="single" w:sz="4" w:space="0" w:color="auto"/>
              <w:left w:val="single" w:sz="4" w:space="0" w:color="auto"/>
              <w:bottom w:val="single" w:sz="4" w:space="0" w:color="auto"/>
              <w:right w:val="single" w:sz="4" w:space="0" w:color="auto"/>
            </w:tcBorders>
            <w:shd w:val="clear" w:color="auto" w:fill="FFFFFF"/>
          </w:tcPr>
          <w:p w14:paraId="2DF67D41" w14:textId="77777777" w:rsidR="00E36F0E" w:rsidRPr="009B01E7" w:rsidRDefault="00393DC0" w:rsidP="00E36F0E">
            <w:pPr>
              <w:rPr>
                <w:rFonts w:cs="Arial"/>
              </w:rPr>
            </w:pPr>
            <w:r w:rsidRPr="009B01E7">
              <w:rPr>
                <w:rFonts w:cs="Arial"/>
              </w:rPr>
              <w:t>NetworkInterfaceType</w:t>
            </w: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642FE2C7" w14:textId="77777777" w:rsidR="00E36F0E" w:rsidRPr="009B01E7" w:rsidRDefault="00393DC0" w:rsidP="00E36F0E">
            <w:pPr>
              <w:rPr>
                <w:rFonts w:cs="Arial"/>
              </w:rPr>
            </w:pPr>
            <w:r w:rsidRPr="009B01E7">
              <w:rPr>
                <w:rFonts w:cs="Arial"/>
              </w:rPr>
              <w:t>Enum</w:t>
            </w: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1C1BE707" w14:textId="77777777" w:rsidR="00E36F0E" w:rsidRPr="009B01E7" w:rsidRDefault="00393DC0" w:rsidP="00E36F0E">
            <w:pPr>
              <w:rPr>
                <w:rFonts w:cs="Arial"/>
              </w:rPr>
            </w:pPr>
            <w:r w:rsidRPr="009B01E7">
              <w:rPr>
                <w:rFonts w:cs="Arial"/>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757ABF3F" w14:textId="77777777" w:rsidR="00E36F0E" w:rsidRPr="009B01E7" w:rsidRDefault="00393DC0" w:rsidP="00E36F0E">
            <w:pPr>
              <w:rPr>
                <w:rFonts w:cs="Arial"/>
              </w:rPr>
            </w:pPr>
            <w:r w:rsidRPr="009B01E7">
              <w:rPr>
                <w:rFonts w:cs="Arial"/>
              </w:rPr>
              <w:t>-</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0107CD93" w14:textId="77777777" w:rsidR="00E36F0E" w:rsidRPr="009B01E7" w:rsidRDefault="00393DC0" w:rsidP="00E36F0E">
            <w:pPr>
              <w:rPr>
                <w:rFonts w:cs="Arial"/>
              </w:rPr>
            </w:pPr>
            <w:r w:rsidRPr="009B01E7">
              <w:rPr>
                <w:rFonts w:cs="Arial"/>
              </w:rPr>
              <w:t>Interface Type</w:t>
            </w:r>
          </w:p>
        </w:tc>
      </w:tr>
      <w:tr w:rsidR="00E36F0E" w:rsidRPr="009B01E7" w14:paraId="14026C85"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2CA1173" w14:textId="77777777" w:rsidR="00E36F0E" w:rsidRPr="009B01E7" w:rsidRDefault="00E36F0E" w:rsidP="00E36F0E">
            <w:pPr>
              <w:jc w:val="center"/>
              <w:rPr>
                <w:rFonts w:cs="Arial"/>
              </w:rPr>
            </w:pPr>
          </w:p>
        </w:tc>
        <w:tc>
          <w:tcPr>
            <w:tcW w:w="2430" w:type="dxa"/>
            <w:tcBorders>
              <w:top w:val="single" w:sz="4" w:space="0" w:color="auto"/>
              <w:left w:val="single" w:sz="4" w:space="0" w:color="auto"/>
              <w:bottom w:val="single" w:sz="4" w:space="0" w:color="auto"/>
              <w:right w:val="single" w:sz="4" w:space="0" w:color="auto"/>
            </w:tcBorders>
            <w:shd w:val="clear" w:color="auto" w:fill="FFFFFF"/>
          </w:tcPr>
          <w:p w14:paraId="3D0C21E9" w14:textId="77777777" w:rsidR="00E36F0E" w:rsidRPr="009B01E7" w:rsidRDefault="00E36F0E" w:rsidP="00E36F0E">
            <w:pPr>
              <w:rPr>
                <w:rFonts w:cs="Arial"/>
              </w:rPr>
            </w:pP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157DC186" w14:textId="77777777" w:rsidR="00E36F0E" w:rsidRPr="009B01E7" w:rsidRDefault="00E36F0E" w:rsidP="00E36F0E">
            <w:pPr>
              <w:rPr>
                <w:rFonts w:cs="Arial"/>
              </w:rPr>
            </w:pP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1475F39F" w14:textId="77777777" w:rsidR="00E36F0E" w:rsidRPr="009B01E7" w:rsidRDefault="00393DC0" w:rsidP="00E36F0E">
            <w:pPr>
              <w:rPr>
                <w:rFonts w:cs="Arial"/>
                <w:color w:val="000000"/>
              </w:rPr>
            </w:pPr>
            <w:r w:rsidRPr="009B01E7">
              <w:rPr>
                <w:rFonts w:cs="Arial"/>
                <w:color w:val="000000"/>
              </w:rPr>
              <w:t>IFACE_NONE</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0C0FC83F" w14:textId="77777777" w:rsidR="00E36F0E" w:rsidRPr="009B01E7" w:rsidRDefault="00393DC0" w:rsidP="00E36F0E">
            <w:pPr>
              <w:rPr>
                <w:rFonts w:cs="Arial"/>
                <w:color w:val="000000"/>
              </w:rPr>
            </w:pPr>
            <w:r w:rsidRPr="009B01E7">
              <w:rPr>
                <w:rFonts w:cs="Arial"/>
                <w:color w:val="000000"/>
              </w:rPr>
              <w:t>0x0</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5481D62D" w14:textId="77777777" w:rsidR="00E36F0E" w:rsidRPr="009B01E7" w:rsidRDefault="00393DC0" w:rsidP="00E36F0E">
            <w:pPr>
              <w:rPr>
                <w:rFonts w:cs="Arial"/>
                <w:color w:val="000000"/>
              </w:rPr>
            </w:pPr>
            <w:r w:rsidRPr="009B01E7">
              <w:rPr>
                <w:rFonts w:cs="Arial"/>
                <w:color w:val="000000"/>
              </w:rPr>
              <w:t>None selected/specified</w:t>
            </w:r>
          </w:p>
        </w:tc>
      </w:tr>
      <w:tr w:rsidR="00E36F0E" w:rsidRPr="009B01E7" w14:paraId="5EF95A6D"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C09DA92" w14:textId="77777777" w:rsidR="00E36F0E" w:rsidRPr="009B01E7" w:rsidRDefault="00E36F0E" w:rsidP="00E36F0E">
            <w:pPr>
              <w:jc w:val="center"/>
              <w:rPr>
                <w:rFonts w:cs="Arial"/>
              </w:rPr>
            </w:pPr>
          </w:p>
        </w:tc>
        <w:tc>
          <w:tcPr>
            <w:tcW w:w="2430" w:type="dxa"/>
            <w:tcBorders>
              <w:top w:val="single" w:sz="4" w:space="0" w:color="auto"/>
              <w:left w:val="single" w:sz="4" w:space="0" w:color="auto"/>
              <w:bottom w:val="single" w:sz="4" w:space="0" w:color="auto"/>
              <w:right w:val="single" w:sz="4" w:space="0" w:color="auto"/>
            </w:tcBorders>
            <w:shd w:val="clear" w:color="auto" w:fill="FFFFFF"/>
          </w:tcPr>
          <w:p w14:paraId="6112EBFA" w14:textId="77777777" w:rsidR="00E36F0E" w:rsidRPr="009B01E7" w:rsidRDefault="00E36F0E" w:rsidP="00E36F0E">
            <w:pPr>
              <w:rPr>
                <w:rFonts w:cs="Arial"/>
              </w:rPr>
            </w:pP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2DF3C6F7" w14:textId="77777777" w:rsidR="00E36F0E" w:rsidRPr="009B01E7" w:rsidRDefault="00E36F0E" w:rsidP="00E36F0E">
            <w:pPr>
              <w:rPr>
                <w:rFonts w:cs="Arial"/>
              </w:rPr>
            </w:pP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7C24AFD8" w14:textId="77777777" w:rsidR="00E36F0E" w:rsidRPr="009B01E7" w:rsidRDefault="00393DC0" w:rsidP="00E36F0E">
            <w:pPr>
              <w:rPr>
                <w:rFonts w:cs="Arial"/>
                <w:color w:val="000000"/>
              </w:rPr>
            </w:pPr>
            <w:r w:rsidRPr="009B01E7">
              <w:rPr>
                <w:rFonts w:cs="Arial"/>
                <w:color w:val="000000"/>
              </w:rPr>
              <w:t>IFACE_TCUCELL</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267AE190" w14:textId="77777777" w:rsidR="00E36F0E" w:rsidRPr="009B01E7" w:rsidRDefault="00393DC0" w:rsidP="00E36F0E">
            <w:pPr>
              <w:rPr>
                <w:rFonts w:cs="Arial"/>
                <w:color w:val="000000"/>
              </w:rPr>
            </w:pPr>
            <w:r w:rsidRPr="009B01E7">
              <w:rPr>
                <w:rFonts w:cs="Arial"/>
                <w:color w:val="000000"/>
              </w:rPr>
              <w:t>0x1</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532C20F6" w14:textId="77777777" w:rsidR="00E36F0E" w:rsidRPr="009B01E7" w:rsidRDefault="00393DC0" w:rsidP="00E36F0E">
            <w:pPr>
              <w:rPr>
                <w:rFonts w:cs="Arial"/>
                <w:color w:val="000000"/>
              </w:rPr>
            </w:pPr>
            <w:r w:rsidRPr="009B01E7">
              <w:rPr>
                <w:rFonts w:cs="Arial"/>
                <w:color w:val="000000"/>
              </w:rPr>
              <w:t>Cellular interface on TCU</w:t>
            </w:r>
          </w:p>
        </w:tc>
      </w:tr>
      <w:tr w:rsidR="00E36F0E" w:rsidRPr="009B01E7" w14:paraId="496FBB72"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F0EF85E" w14:textId="77777777" w:rsidR="00E36F0E" w:rsidRPr="009B01E7" w:rsidRDefault="00E36F0E" w:rsidP="00E36F0E">
            <w:pPr>
              <w:jc w:val="center"/>
              <w:rPr>
                <w:rFonts w:cs="Arial"/>
              </w:rPr>
            </w:pPr>
          </w:p>
        </w:tc>
        <w:tc>
          <w:tcPr>
            <w:tcW w:w="2430" w:type="dxa"/>
            <w:tcBorders>
              <w:top w:val="single" w:sz="4" w:space="0" w:color="auto"/>
              <w:left w:val="single" w:sz="4" w:space="0" w:color="auto"/>
              <w:bottom w:val="single" w:sz="4" w:space="0" w:color="auto"/>
              <w:right w:val="single" w:sz="4" w:space="0" w:color="auto"/>
            </w:tcBorders>
            <w:shd w:val="clear" w:color="auto" w:fill="FFFFFF"/>
          </w:tcPr>
          <w:p w14:paraId="1C5AEFCA" w14:textId="77777777" w:rsidR="00E36F0E" w:rsidRPr="009B01E7" w:rsidRDefault="00E36F0E" w:rsidP="00E36F0E">
            <w:pPr>
              <w:rPr>
                <w:rFonts w:cs="Arial"/>
              </w:rPr>
            </w:pP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67ADD05A" w14:textId="77777777" w:rsidR="00E36F0E" w:rsidRPr="009B01E7" w:rsidRDefault="00E36F0E" w:rsidP="00E36F0E">
            <w:pPr>
              <w:rPr>
                <w:rFonts w:cs="Arial"/>
              </w:rPr>
            </w:pP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121F00D6" w14:textId="77777777" w:rsidR="00E36F0E" w:rsidRPr="009B01E7" w:rsidRDefault="00393DC0" w:rsidP="00E36F0E">
            <w:pPr>
              <w:rPr>
                <w:rFonts w:cs="Arial"/>
                <w:color w:val="000000"/>
              </w:rPr>
            </w:pPr>
            <w:r w:rsidRPr="009B01E7">
              <w:rPr>
                <w:rFonts w:cs="Arial"/>
                <w:color w:val="000000"/>
              </w:rPr>
              <w:t>IFACE_TCUWIFI</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4A6FDA0C" w14:textId="77777777" w:rsidR="00E36F0E" w:rsidRPr="009B01E7" w:rsidRDefault="00393DC0" w:rsidP="00E36F0E">
            <w:pPr>
              <w:rPr>
                <w:rFonts w:cs="Arial"/>
                <w:color w:val="000000"/>
              </w:rPr>
            </w:pPr>
            <w:r w:rsidRPr="009B01E7">
              <w:rPr>
                <w:rFonts w:cs="Arial"/>
                <w:color w:val="000000"/>
              </w:rPr>
              <w:t>0x2</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400CE310" w14:textId="77777777" w:rsidR="00E36F0E" w:rsidRPr="009B01E7" w:rsidRDefault="00393DC0" w:rsidP="00E36F0E">
            <w:pPr>
              <w:rPr>
                <w:rFonts w:cs="Arial"/>
                <w:color w:val="000000"/>
              </w:rPr>
            </w:pPr>
            <w:r w:rsidRPr="009B01E7">
              <w:rPr>
                <w:rFonts w:cs="Arial"/>
                <w:color w:val="000000"/>
              </w:rPr>
              <w:t>WLAN interface on TCU</w:t>
            </w:r>
          </w:p>
        </w:tc>
      </w:tr>
      <w:tr w:rsidR="00E36F0E" w:rsidRPr="009B01E7" w14:paraId="2FE8ACED"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E76EE10" w14:textId="77777777" w:rsidR="00E36F0E" w:rsidRPr="009B01E7" w:rsidRDefault="00E36F0E" w:rsidP="00E36F0E">
            <w:pPr>
              <w:jc w:val="center"/>
              <w:rPr>
                <w:rFonts w:cs="Arial"/>
              </w:rPr>
            </w:pPr>
          </w:p>
        </w:tc>
        <w:tc>
          <w:tcPr>
            <w:tcW w:w="2430" w:type="dxa"/>
            <w:tcBorders>
              <w:top w:val="single" w:sz="4" w:space="0" w:color="auto"/>
              <w:left w:val="single" w:sz="4" w:space="0" w:color="auto"/>
              <w:bottom w:val="single" w:sz="4" w:space="0" w:color="auto"/>
              <w:right w:val="single" w:sz="4" w:space="0" w:color="auto"/>
            </w:tcBorders>
            <w:shd w:val="clear" w:color="auto" w:fill="FFFFFF"/>
          </w:tcPr>
          <w:p w14:paraId="1397BA00" w14:textId="77777777" w:rsidR="00E36F0E" w:rsidRPr="009B01E7" w:rsidRDefault="00E36F0E" w:rsidP="00E36F0E">
            <w:pPr>
              <w:rPr>
                <w:rFonts w:cs="Arial"/>
              </w:rPr>
            </w:pP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3EC751D7" w14:textId="77777777" w:rsidR="00E36F0E" w:rsidRPr="009B01E7" w:rsidRDefault="00E36F0E" w:rsidP="00E36F0E">
            <w:pPr>
              <w:rPr>
                <w:rFonts w:cs="Arial"/>
              </w:rPr>
            </w:pP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7F9B75A6" w14:textId="77777777" w:rsidR="00E36F0E" w:rsidRPr="009B01E7" w:rsidRDefault="00393DC0" w:rsidP="00E36F0E">
            <w:pPr>
              <w:rPr>
                <w:rFonts w:cs="Arial"/>
                <w:color w:val="000000"/>
              </w:rPr>
            </w:pPr>
            <w:r w:rsidRPr="009B01E7">
              <w:rPr>
                <w:rFonts w:cs="Arial"/>
                <w:color w:val="000000"/>
              </w:rPr>
              <w:t>IFACE_SYNCWIFI</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09FD6BA0" w14:textId="77777777" w:rsidR="00E36F0E" w:rsidRPr="009B01E7" w:rsidRDefault="00393DC0" w:rsidP="00E36F0E">
            <w:pPr>
              <w:rPr>
                <w:rFonts w:cs="Arial"/>
                <w:color w:val="000000"/>
              </w:rPr>
            </w:pPr>
            <w:r w:rsidRPr="009B01E7">
              <w:rPr>
                <w:rFonts w:cs="Arial"/>
                <w:color w:val="000000"/>
              </w:rPr>
              <w:t>0x3</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5A169897" w14:textId="77777777" w:rsidR="00E36F0E" w:rsidRPr="009B01E7" w:rsidRDefault="00393DC0" w:rsidP="00E36F0E">
            <w:pPr>
              <w:rPr>
                <w:rFonts w:cs="Arial"/>
                <w:color w:val="000000"/>
              </w:rPr>
            </w:pPr>
            <w:r w:rsidRPr="009B01E7">
              <w:rPr>
                <w:rFonts w:cs="Arial"/>
                <w:color w:val="000000"/>
              </w:rPr>
              <w:t>WLAN interface on SYNC</w:t>
            </w:r>
          </w:p>
        </w:tc>
      </w:tr>
      <w:tr w:rsidR="00E36F0E" w:rsidRPr="009B01E7" w14:paraId="5E74C0ED"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C3ED24C" w14:textId="77777777" w:rsidR="00E36F0E" w:rsidRPr="009B01E7" w:rsidRDefault="00E36F0E" w:rsidP="00E36F0E">
            <w:pPr>
              <w:jc w:val="center"/>
              <w:rPr>
                <w:rFonts w:cs="Arial"/>
              </w:rPr>
            </w:pPr>
          </w:p>
        </w:tc>
        <w:tc>
          <w:tcPr>
            <w:tcW w:w="2430" w:type="dxa"/>
            <w:tcBorders>
              <w:top w:val="single" w:sz="4" w:space="0" w:color="auto"/>
              <w:left w:val="single" w:sz="4" w:space="0" w:color="auto"/>
              <w:bottom w:val="single" w:sz="4" w:space="0" w:color="auto"/>
              <w:right w:val="single" w:sz="4" w:space="0" w:color="auto"/>
            </w:tcBorders>
            <w:shd w:val="clear" w:color="auto" w:fill="FFFFFF"/>
          </w:tcPr>
          <w:p w14:paraId="61166B0D" w14:textId="77777777" w:rsidR="00E36F0E" w:rsidRPr="009B01E7" w:rsidRDefault="00E36F0E" w:rsidP="00E36F0E">
            <w:pPr>
              <w:rPr>
                <w:rFonts w:cs="Arial"/>
              </w:rPr>
            </w:pP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3415A977" w14:textId="77777777" w:rsidR="00E36F0E" w:rsidRPr="009B01E7" w:rsidRDefault="00E36F0E" w:rsidP="00E36F0E">
            <w:pPr>
              <w:rPr>
                <w:rFonts w:cs="Arial"/>
              </w:rPr>
            </w:pP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3E13089B" w14:textId="77777777" w:rsidR="00E36F0E" w:rsidRPr="009B01E7" w:rsidRDefault="00393DC0" w:rsidP="00E36F0E">
            <w:pPr>
              <w:rPr>
                <w:rFonts w:cs="Arial"/>
                <w:color w:val="000000"/>
              </w:rPr>
            </w:pPr>
            <w:r w:rsidRPr="009B01E7">
              <w:rPr>
                <w:rFonts w:cs="Arial"/>
                <w:color w:val="000000"/>
              </w:rPr>
              <w:t>IFACE_SYNCAPPL</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7B3DFBFF" w14:textId="77777777" w:rsidR="00E36F0E" w:rsidRPr="009B01E7" w:rsidRDefault="00393DC0" w:rsidP="00E36F0E">
            <w:pPr>
              <w:rPr>
                <w:rFonts w:cs="Arial"/>
                <w:color w:val="000000"/>
              </w:rPr>
            </w:pPr>
            <w:r w:rsidRPr="009B01E7">
              <w:rPr>
                <w:rFonts w:cs="Arial"/>
                <w:color w:val="000000"/>
              </w:rPr>
              <w:t>0x4</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13F94FBD" w14:textId="77777777" w:rsidR="00E36F0E" w:rsidRPr="009B01E7" w:rsidRDefault="00393DC0" w:rsidP="00E36F0E">
            <w:pPr>
              <w:rPr>
                <w:rFonts w:cs="Arial"/>
                <w:color w:val="000000"/>
              </w:rPr>
            </w:pPr>
            <w:r w:rsidRPr="009B01E7">
              <w:rPr>
                <w:rFonts w:cs="Arial"/>
                <w:color w:val="000000"/>
              </w:rPr>
              <w:t>AppLink interface on SYNC (currently out of scope for CM)</w:t>
            </w:r>
          </w:p>
        </w:tc>
      </w:tr>
      <w:tr w:rsidR="00E36F0E" w:rsidRPr="009B01E7" w14:paraId="37C9D42C"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01A37F0" w14:textId="77777777" w:rsidR="00E36F0E" w:rsidRPr="009B01E7" w:rsidRDefault="00E36F0E" w:rsidP="00E36F0E">
            <w:pPr>
              <w:jc w:val="center"/>
              <w:rPr>
                <w:rFonts w:cs="Arial"/>
              </w:rPr>
            </w:pPr>
          </w:p>
        </w:tc>
        <w:tc>
          <w:tcPr>
            <w:tcW w:w="2430" w:type="dxa"/>
            <w:tcBorders>
              <w:top w:val="single" w:sz="4" w:space="0" w:color="auto"/>
              <w:left w:val="single" w:sz="4" w:space="0" w:color="auto"/>
              <w:bottom w:val="single" w:sz="4" w:space="0" w:color="auto"/>
              <w:right w:val="single" w:sz="4" w:space="0" w:color="auto"/>
            </w:tcBorders>
            <w:shd w:val="clear" w:color="auto" w:fill="FFFFFF"/>
          </w:tcPr>
          <w:p w14:paraId="48E0C4FC" w14:textId="77777777" w:rsidR="00E36F0E" w:rsidRPr="009B01E7" w:rsidRDefault="00E36F0E" w:rsidP="00E36F0E">
            <w:pPr>
              <w:rPr>
                <w:rFonts w:cs="Arial"/>
              </w:rPr>
            </w:pP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71F1C65E" w14:textId="77777777" w:rsidR="00E36F0E" w:rsidRPr="009B01E7" w:rsidRDefault="00E36F0E" w:rsidP="00E36F0E">
            <w:pPr>
              <w:rPr>
                <w:rFonts w:cs="Arial"/>
              </w:rPr>
            </w:pP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635407A5" w14:textId="77777777" w:rsidR="00E36F0E" w:rsidRPr="009B01E7" w:rsidRDefault="00393DC0" w:rsidP="00E36F0E">
            <w:pPr>
              <w:rPr>
                <w:rFonts w:cs="Arial"/>
                <w:color w:val="000000"/>
              </w:rPr>
            </w:pPr>
            <w:r w:rsidRPr="009B01E7">
              <w:rPr>
                <w:rFonts w:cs="Arial"/>
                <w:color w:val="000000"/>
              </w:rPr>
              <w:t>IFACE_TCUBCELL</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29B63CC1" w14:textId="77777777" w:rsidR="00E36F0E" w:rsidRPr="009B01E7" w:rsidRDefault="00393DC0" w:rsidP="00E36F0E">
            <w:pPr>
              <w:rPr>
                <w:rFonts w:cs="Arial"/>
                <w:color w:val="000000"/>
              </w:rPr>
            </w:pPr>
            <w:r w:rsidRPr="009B01E7">
              <w:rPr>
                <w:rFonts w:cs="Arial"/>
                <w:color w:val="000000"/>
              </w:rPr>
              <w:t>0x5</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4F457C99" w14:textId="77777777" w:rsidR="00E36F0E" w:rsidRPr="009B01E7" w:rsidRDefault="00393DC0" w:rsidP="00E36F0E">
            <w:pPr>
              <w:rPr>
                <w:rFonts w:cs="Arial"/>
                <w:color w:val="000000"/>
              </w:rPr>
            </w:pPr>
            <w:r w:rsidRPr="009B01E7">
              <w:rPr>
                <w:rFonts w:cs="Arial"/>
                <w:color w:val="000000"/>
              </w:rPr>
              <w:t>Cellular interface on TCU-B. Applicable to AV vehicles Only</w:t>
            </w:r>
          </w:p>
        </w:tc>
      </w:tr>
      <w:tr w:rsidR="00E36F0E" w:rsidRPr="009B01E7" w14:paraId="26599A80"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4DD669D" w14:textId="77777777" w:rsidR="00E36F0E" w:rsidRPr="009B01E7" w:rsidRDefault="00E36F0E" w:rsidP="00E36F0E">
            <w:pPr>
              <w:jc w:val="center"/>
              <w:rPr>
                <w:rFonts w:cs="Arial"/>
              </w:rPr>
            </w:pPr>
          </w:p>
        </w:tc>
        <w:tc>
          <w:tcPr>
            <w:tcW w:w="2430" w:type="dxa"/>
            <w:tcBorders>
              <w:top w:val="single" w:sz="4" w:space="0" w:color="auto"/>
              <w:left w:val="single" w:sz="4" w:space="0" w:color="auto"/>
              <w:bottom w:val="single" w:sz="4" w:space="0" w:color="auto"/>
              <w:right w:val="single" w:sz="4" w:space="0" w:color="auto"/>
            </w:tcBorders>
            <w:shd w:val="clear" w:color="auto" w:fill="FFFFFF"/>
          </w:tcPr>
          <w:p w14:paraId="4CB66B94" w14:textId="77777777" w:rsidR="00E36F0E" w:rsidRPr="009B01E7" w:rsidRDefault="00E36F0E" w:rsidP="00E36F0E">
            <w:pPr>
              <w:rPr>
                <w:rFonts w:cs="Arial"/>
              </w:rPr>
            </w:pP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0D49DEBE" w14:textId="77777777" w:rsidR="00E36F0E" w:rsidRPr="009B01E7" w:rsidRDefault="00E36F0E" w:rsidP="00E36F0E">
            <w:pPr>
              <w:rPr>
                <w:rFonts w:cs="Arial"/>
              </w:rPr>
            </w:pP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65F2C78F" w14:textId="77777777" w:rsidR="00E36F0E" w:rsidRPr="009B01E7" w:rsidRDefault="00393DC0" w:rsidP="00E36F0E">
            <w:pPr>
              <w:rPr>
                <w:rFonts w:cs="Arial"/>
                <w:color w:val="000000"/>
              </w:rPr>
            </w:pPr>
            <w:r w:rsidRPr="009B01E7">
              <w:rPr>
                <w:rFonts w:cs="Arial"/>
                <w:color w:val="000000"/>
              </w:rPr>
              <w:t>IFACE_TCUBWIFI</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2DDE9D0E" w14:textId="77777777" w:rsidR="00E36F0E" w:rsidRPr="009B01E7" w:rsidRDefault="00393DC0" w:rsidP="00E36F0E">
            <w:pPr>
              <w:rPr>
                <w:rFonts w:cs="Arial"/>
                <w:color w:val="000000"/>
              </w:rPr>
            </w:pPr>
            <w:r w:rsidRPr="009B01E7">
              <w:rPr>
                <w:rFonts w:cs="Arial"/>
                <w:color w:val="000000"/>
              </w:rPr>
              <w:t>0x6</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503BEF56" w14:textId="77777777" w:rsidR="00E36F0E" w:rsidRPr="009B01E7" w:rsidRDefault="00393DC0" w:rsidP="00E36F0E">
            <w:pPr>
              <w:rPr>
                <w:rFonts w:cs="Arial"/>
                <w:color w:val="000000"/>
              </w:rPr>
            </w:pPr>
            <w:r w:rsidRPr="009B01E7">
              <w:rPr>
                <w:rFonts w:cs="Arial"/>
                <w:color w:val="000000"/>
              </w:rPr>
              <w:t>WLAN interface on TCU-B. Applicable to AV vehicles Only</w:t>
            </w:r>
          </w:p>
        </w:tc>
      </w:tr>
      <w:tr w:rsidR="00E36F0E" w:rsidRPr="009B01E7" w14:paraId="4BC25E71"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688D553" w14:textId="77777777" w:rsidR="00E36F0E" w:rsidRPr="009B01E7" w:rsidRDefault="00E36F0E" w:rsidP="00E36F0E">
            <w:pPr>
              <w:jc w:val="center"/>
              <w:rPr>
                <w:rFonts w:cs="Arial"/>
              </w:rPr>
            </w:pPr>
          </w:p>
        </w:tc>
        <w:tc>
          <w:tcPr>
            <w:tcW w:w="2430" w:type="dxa"/>
            <w:tcBorders>
              <w:top w:val="single" w:sz="4" w:space="0" w:color="auto"/>
              <w:left w:val="single" w:sz="4" w:space="0" w:color="auto"/>
              <w:bottom w:val="single" w:sz="4" w:space="0" w:color="auto"/>
              <w:right w:val="single" w:sz="4" w:space="0" w:color="auto"/>
            </w:tcBorders>
            <w:shd w:val="clear" w:color="auto" w:fill="FFFFFF"/>
          </w:tcPr>
          <w:p w14:paraId="5A6CAD2A" w14:textId="77777777" w:rsidR="00E36F0E" w:rsidRPr="009B01E7" w:rsidRDefault="00E36F0E" w:rsidP="00E36F0E">
            <w:pPr>
              <w:rPr>
                <w:rFonts w:cs="Arial"/>
              </w:rPr>
            </w:pP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163C0033" w14:textId="77777777" w:rsidR="00E36F0E" w:rsidRPr="009B01E7" w:rsidRDefault="00E36F0E" w:rsidP="00E36F0E">
            <w:pPr>
              <w:rPr>
                <w:rFonts w:cs="Arial"/>
              </w:rPr>
            </w:pP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16E05323" w14:textId="77777777" w:rsidR="00E36F0E" w:rsidRPr="009B01E7" w:rsidRDefault="00393DC0" w:rsidP="00E36F0E">
            <w:pPr>
              <w:rPr>
                <w:rFonts w:cs="Arial"/>
                <w:color w:val="000000"/>
              </w:rPr>
            </w:pPr>
            <w:r w:rsidRPr="009B01E7">
              <w:rPr>
                <w:rFonts w:cs="Arial"/>
                <w:color w:val="000000"/>
              </w:rPr>
              <w:t>IFACE_ESPMLAN</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36E21871" w14:textId="77777777" w:rsidR="00E36F0E" w:rsidRPr="009B01E7" w:rsidRDefault="00393DC0" w:rsidP="00E36F0E">
            <w:pPr>
              <w:rPr>
                <w:rFonts w:cs="Arial"/>
                <w:color w:val="000000"/>
              </w:rPr>
            </w:pPr>
            <w:r w:rsidRPr="009B01E7">
              <w:rPr>
                <w:rFonts w:cs="Arial"/>
                <w:color w:val="000000"/>
              </w:rPr>
              <w:t>0x7</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1AD07FC5" w14:textId="77777777" w:rsidR="00E36F0E" w:rsidRPr="009B01E7" w:rsidRDefault="00393DC0" w:rsidP="00E36F0E">
            <w:pPr>
              <w:rPr>
                <w:rFonts w:cs="Arial"/>
                <w:color w:val="000000"/>
              </w:rPr>
            </w:pPr>
            <w:r w:rsidRPr="009B01E7">
              <w:rPr>
                <w:rFonts w:cs="Arial"/>
                <w:color w:val="000000"/>
              </w:rPr>
              <w:t>ESPM+ LAN. Applicable to AV vehicles Only</w:t>
            </w:r>
          </w:p>
        </w:tc>
      </w:tr>
      <w:tr w:rsidR="00E36F0E" w:rsidRPr="009B01E7" w14:paraId="43B3135A"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AADDF87" w14:textId="77777777" w:rsidR="00E36F0E" w:rsidRPr="009B01E7" w:rsidRDefault="00E36F0E" w:rsidP="00E36F0E">
            <w:pPr>
              <w:jc w:val="center"/>
              <w:rPr>
                <w:rFonts w:cs="Arial"/>
              </w:rPr>
            </w:pPr>
          </w:p>
        </w:tc>
        <w:tc>
          <w:tcPr>
            <w:tcW w:w="2430" w:type="dxa"/>
            <w:tcBorders>
              <w:top w:val="single" w:sz="4" w:space="0" w:color="auto"/>
              <w:left w:val="single" w:sz="4" w:space="0" w:color="auto"/>
              <w:bottom w:val="single" w:sz="4" w:space="0" w:color="auto"/>
              <w:right w:val="single" w:sz="4" w:space="0" w:color="auto"/>
            </w:tcBorders>
            <w:shd w:val="clear" w:color="auto" w:fill="FFFFFF"/>
          </w:tcPr>
          <w:p w14:paraId="7B652D02" w14:textId="77777777" w:rsidR="00E36F0E" w:rsidRPr="009B01E7" w:rsidRDefault="00E36F0E" w:rsidP="00E36F0E">
            <w:pPr>
              <w:rPr>
                <w:rFonts w:cs="Arial"/>
              </w:rPr>
            </w:pP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737CA660" w14:textId="77777777" w:rsidR="00E36F0E" w:rsidRPr="009B01E7" w:rsidRDefault="00E36F0E" w:rsidP="00E36F0E">
            <w:pPr>
              <w:rPr>
                <w:rFonts w:cs="Arial"/>
              </w:rPr>
            </w:pP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1007AC6F" w14:textId="77777777" w:rsidR="00E36F0E" w:rsidRPr="009B01E7" w:rsidRDefault="00393DC0" w:rsidP="00E36F0E">
            <w:pPr>
              <w:rPr>
                <w:rFonts w:cs="Arial"/>
                <w:color w:val="000000"/>
              </w:rPr>
            </w:pPr>
            <w:r w:rsidRPr="009B01E7">
              <w:rPr>
                <w:rFonts w:cs="Arial"/>
                <w:color w:val="000000"/>
              </w:rPr>
              <w:t>IFACE_DDSMLAN</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116EE609" w14:textId="77777777" w:rsidR="00E36F0E" w:rsidRPr="009B01E7" w:rsidRDefault="00393DC0" w:rsidP="00E36F0E">
            <w:pPr>
              <w:rPr>
                <w:rFonts w:cs="Arial"/>
                <w:color w:val="000000"/>
              </w:rPr>
            </w:pPr>
            <w:r w:rsidRPr="009B01E7">
              <w:rPr>
                <w:rFonts w:cs="Arial"/>
                <w:color w:val="000000"/>
              </w:rPr>
              <w:t>0x8</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667B9439" w14:textId="77777777" w:rsidR="00E36F0E" w:rsidRPr="009B01E7" w:rsidRDefault="00393DC0" w:rsidP="00E36F0E">
            <w:pPr>
              <w:rPr>
                <w:rFonts w:cs="Arial"/>
                <w:color w:val="000000"/>
              </w:rPr>
            </w:pPr>
            <w:r w:rsidRPr="009B01E7">
              <w:rPr>
                <w:rFonts w:cs="Arial"/>
                <w:color w:val="000000"/>
              </w:rPr>
              <w:t>DDSM LAN.</w:t>
            </w:r>
          </w:p>
          <w:p w14:paraId="2DF24E50" w14:textId="77777777" w:rsidR="00E36F0E" w:rsidRPr="009B01E7" w:rsidRDefault="00393DC0" w:rsidP="00E36F0E">
            <w:pPr>
              <w:rPr>
                <w:rFonts w:cs="Arial"/>
                <w:color w:val="000000"/>
              </w:rPr>
            </w:pPr>
            <w:r w:rsidRPr="009B01E7">
              <w:rPr>
                <w:rFonts w:cs="Arial"/>
                <w:color w:val="000000"/>
              </w:rPr>
              <w:t>Applicable to AV vehicles Only</w:t>
            </w:r>
          </w:p>
        </w:tc>
      </w:tr>
      <w:tr w:rsidR="00E36F0E" w:rsidRPr="009B01E7" w14:paraId="512DD0A4"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7FA37B1" w14:textId="77777777" w:rsidR="00E36F0E" w:rsidRPr="009B01E7" w:rsidRDefault="00393DC0" w:rsidP="00E36F0E">
            <w:pPr>
              <w:jc w:val="center"/>
              <w:rPr>
                <w:rFonts w:cs="Arial"/>
              </w:rPr>
            </w:pPr>
            <w:r w:rsidRPr="009B01E7">
              <w:rPr>
                <w:rFonts w:cs="Arial"/>
              </w:rPr>
              <w:t>R</w:t>
            </w:r>
          </w:p>
        </w:tc>
        <w:tc>
          <w:tcPr>
            <w:tcW w:w="2430" w:type="dxa"/>
            <w:tcBorders>
              <w:top w:val="single" w:sz="4" w:space="0" w:color="auto"/>
              <w:left w:val="single" w:sz="4" w:space="0" w:color="auto"/>
              <w:bottom w:val="single" w:sz="4" w:space="0" w:color="auto"/>
              <w:right w:val="single" w:sz="4" w:space="0" w:color="auto"/>
            </w:tcBorders>
            <w:shd w:val="clear" w:color="auto" w:fill="FFFFFF"/>
          </w:tcPr>
          <w:p w14:paraId="65374C87" w14:textId="77777777" w:rsidR="00E36F0E" w:rsidRPr="009B01E7" w:rsidRDefault="00393DC0" w:rsidP="00E36F0E">
            <w:pPr>
              <w:rPr>
                <w:rFonts w:cs="Arial"/>
              </w:rPr>
            </w:pPr>
            <w:r w:rsidRPr="009B01E7">
              <w:rPr>
                <w:rFonts w:cs="Arial"/>
              </w:rPr>
              <w:t>ipAddr</w:t>
            </w: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157FBEF9" w14:textId="77777777" w:rsidR="00E36F0E" w:rsidRPr="009B01E7" w:rsidRDefault="00393DC0" w:rsidP="00E36F0E">
            <w:pPr>
              <w:rPr>
                <w:rFonts w:cs="Arial"/>
              </w:rPr>
            </w:pPr>
            <w:r w:rsidRPr="009B01E7">
              <w:rPr>
                <w:rFonts w:cs="Arial"/>
              </w:rPr>
              <w:t>String</w:t>
            </w: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60CE0775" w14:textId="77777777" w:rsidR="00E36F0E" w:rsidRPr="009B01E7" w:rsidRDefault="00393DC0" w:rsidP="00E36F0E">
            <w:pPr>
              <w:rPr>
                <w:rFonts w:cs="Arial"/>
                <w:color w:val="000000"/>
              </w:rPr>
            </w:pPr>
            <w:r w:rsidRPr="009B01E7">
              <w:rPr>
                <w:rFonts w:cs="Arial"/>
                <w:color w:val="000000"/>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5B010BC3" w14:textId="77777777" w:rsidR="00E36F0E" w:rsidRPr="009B01E7" w:rsidRDefault="00393DC0" w:rsidP="00E36F0E">
            <w:pPr>
              <w:rPr>
                <w:rFonts w:cs="Arial"/>
              </w:rPr>
            </w:pPr>
            <w:r w:rsidRPr="009B01E7">
              <w:rPr>
                <w:rFonts w:cs="Arial"/>
              </w:rPr>
              <w:t>Char Value:0-255</w:t>
            </w:r>
          </w:p>
          <w:p w14:paraId="522D2622" w14:textId="77777777" w:rsidR="00E36F0E" w:rsidRPr="009B01E7" w:rsidRDefault="00393DC0" w:rsidP="00E36F0E">
            <w:pPr>
              <w:rPr>
                <w:rFonts w:cs="Arial"/>
                <w:color w:val="000000"/>
              </w:rPr>
            </w:pPr>
            <w:r w:rsidRPr="009B01E7">
              <w:rPr>
                <w:rFonts w:cs="Arial"/>
              </w:rPr>
              <w:t>No String length limit</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291CCE94" w14:textId="77777777" w:rsidR="00E36F0E" w:rsidRPr="009B01E7" w:rsidRDefault="00393DC0" w:rsidP="00E36F0E">
            <w:pPr>
              <w:rPr>
                <w:rFonts w:cs="Arial"/>
                <w:color w:val="000000"/>
              </w:rPr>
            </w:pPr>
            <w:r w:rsidRPr="009B01E7">
              <w:rPr>
                <w:rFonts w:cs="Arial"/>
                <w:color w:val="000000"/>
              </w:rPr>
              <w:t>IP Address assigned to new network interface</w:t>
            </w:r>
          </w:p>
        </w:tc>
      </w:tr>
    </w:tbl>
    <w:p w14:paraId="65AA0B5A" w14:textId="77777777" w:rsidR="00E36F0E" w:rsidRPr="009B01E7" w:rsidRDefault="00E36F0E">
      <w:pPr>
        <w:rPr>
          <w:rFonts w:cs="Arial"/>
        </w:rPr>
      </w:pPr>
    </w:p>
    <w:p w14:paraId="0E92404A" w14:textId="32AF83E6" w:rsidR="00E36F0E" w:rsidRDefault="00393DC0" w:rsidP="00506E2F">
      <w:pPr>
        <w:pStyle w:val="Heading4"/>
      </w:pPr>
      <w:r w:rsidRPr="00B9479B">
        <w:t>MD-REQ-380268/C-NetworkInterfaceDownInd</w:t>
      </w:r>
    </w:p>
    <w:p w14:paraId="25EEB02A" w14:textId="77777777" w:rsidR="00E36F0E" w:rsidRPr="0006448F" w:rsidRDefault="00393DC0" w:rsidP="00E36F0E">
      <w:pPr>
        <w:rPr>
          <w:rFonts w:cs="Arial"/>
        </w:rPr>
      </w:pPr>
      <w:r w:rsidRPr="0006448F">
        <w:rPr>
          <w:rFonts w:cs="Arial"/>
        </w:rPr>
        <w:t>This API is used internally by WIRClient and WIRServer to broadcast network interface down status.</w:t>
      </w:r>
    </w:p>
    <w:tbl>
      <w:tblPr>
        <w:tblW w:w="107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2340"/>
        <w:gridCol w:w="341"/>
        <w:gridCol w:w="510"/>
        <w:gridCol w:w="3369"/>
        <w:gridCol w:w="1436"/>
        <w:gridCol w:w="2084"/>
      </w:tblGrid>
      <w:tr w:rsidR="00E36F0E" w:rsidRPr="0006448F" w14:paraId="1485A3AD" w14:textId="77777777" w:rsidTr="00E36F0E">
        <w:trPr>
          <w:jc w:val="center"/>
        </w:trPr>
        <w:tc>
          <w:tcPr>
            <w:tcW w:w="10705" w:type="dxa"/>
            <w:gridSpan w:val="7"/>
            <w:tcBorders>
              <w:top w:val="single" w:sz="4" w:space="0" w:color="auto"/>
              <w:left w:val="single" w:sz="4" w:space="0" w:color="auto"/>
              <w:bottom w:val="single" w:sz="4" w:space="0" w:color="auto"/>
              <w:right w:val="single" w:sz="4" w:space="0" w:color="auto"/>
            </w:tcBorders>
            <w:shd w:val="clear" w:color="auto" w:fill="808080"/>
          </w:tcPr>
          <w:p w14:paraId="50E8F82C" w14:textId="77777777" w:rsidR="00E36F0E" w:rsidRPr="0006448F" w:rsidRDefault="00E36F0E" w:rsidP="00E36F0E">
            <w:pPr>
              <w:spacing w:line="256" w:lineRule="auto"/>
              <w:rPr>
                <w:rFonts w:cs="Arial"/>
              </w:rPr>
            </w:pPr>
          </w:p>
        </w:tc>
      </w:tr>
      <w:tr w:rsidR="00E36F0E" w:rsidRPr="0006448F" w14:paraId="7F36DAAC" w14:textId="77777777" w:rsidTr="00E36F0E">
        <w:trPr>
          <w:jc w:val="center"/>
        </w:trPr>
        <w:tc>
          <w:tcPr>
            <w:tcW w:w="3306" w:type="dxa"/>
            <w:gridSpan w:val="3"/>
            <w:tcBorders>
              <w:top w:val="single" w:sz="4" w:space="0" w:color="auto"/>
              <w:left w:val="single" w:sz="4" w:space="0" w:color="auto"/>
              <w:bottom w:val="single" w:sz="4" w:space="0" w:color="auto"/>
              <w:right w:val="single" w:sz="4" w:space="0" w:color="auto"/>
            </w:tcBorders>
          </w:tcPr>
          <w:p w14:paraId="65E4E8B4" w14:textId="77777777" w:rsidR="00E36F0E" w:rsidRPr="0006448F" w:rsidRDefault="00393DC0" w:rsidP="00E36F0E">
            <w:pPr>
              <w:spacing w:line="256" w:lineRule="auto"/>
              <w:jc w:val="right"/>
              <w:rPr>
                <w:rFonts w:cs="Arial"/>
              </w:rPr>
            </w:pPr>
            <w:r w:rsidRPr="0006448F">
              <w:rPr>
                <w:rFonts w:cs="Arial"/>
                <w:b/>
              </w:rPr>
              <w:t>Method Type</w:t>
            </w:r>
          </w:p>
        </w:tc>
        <w:tc>
          <w:tcPr>
            <w:tcW w:w="7399" w:type="dxa"/>
            <w:gridSpan w:val="4"/>
            <w:tcBorders>
              <w:top w:val="single" w:sz="4" w:space="0" w:color="auto"/>
              <w:left w:val="single" w:sz="4" w:space="0" w:color="auto"/>
              <w:bottom w:val="single" w:sz="4" w:space="0" w:color="auto"/>
              <w:right w:val="single" w:sz="4" w:space="0" w:color="auto"/>
            </w:tcBorders>
            <w:vAlign w:val="center"/>
            <w:hideMark/>
          </w:tcPr>
          <w:p w14:paraId="19C03ED3" w14:textId="77777777" w:rsidR="00E36F0E" w:rsidRPr="0006448F" w:rsidRDefault="00393DC0" w:rsidP="00E36F0E">
            <w:pPr>
              <w:spacing w:line="256" w:lineRule="auto"/>
              <w:rPr>
                <w:rFonts w:cs="Arial"/>
              </w:rPr>
            </w:pPr>
            <w:r w:rsidRPr="0006448F">
              <w:rPr>
                <w:rFonts w:cs="Arial"/>
              </w:rPr>
              <w:t>OnChange</w:t>
            </w:r>
          </w:p>
        </w:tc>
      </w:tr>
      <w:tr w:rsidR="00E36F0E" w:rsidRPr="0006448F" w14:paraId="4A6EE337" w14:textId="77777777" w:rsidTr="00E36F0E">
        <w:trPr>
          <w:jc w:val="center"/>
        </w:trPr>
        <w:tc>
          <w:tcPr>
            <w:tcW w:w="3306" w:type="dxa"/>
            <w:gridSpan w:val="3"/>
            <w:tcBorders>
              <w:top w:val="single" w:sz="4" w:space="0" w:color="auto"/>
              <w:left w:val="single" w:sz="4" w:space="0" w:color="auto"/>
              <w:bottom w:val="single" w:sz="4" w:space="0" w:color="auto"/>
              <w:right w:val="single" w:sz="4" w:space="0" w:color="auto"/>
            </w:tcBorders>
          </w:tcPr>
          <w:p w14:paraId="766FF743" w14:textId="77777777" w:rsidR="00E36F0E" w:rsidRPr="0006448F" w:rsidRDefault="00393DC0" w:rsidP="00E36F0E">
            <w:pPr>
              <w:spacing w:line="256" w:lineRule="auto"/>
              <w:jc w:val="right"/>
              <w:rPr>
                <w:rFonts w:cs="Arial"/>
              </w:rPr>
            </w:pPr>
            <w:r w:rsidRPr="0006448F">
              <w:rPr>
                <w:rFonts w:cs="Arial"/>
                <w:b/>
              </w:rPr>
              <w:t>QoS Level</w:t>
            </w:r>
          </w:p>
        </w:tc>
        <w:tc>
          <w:tcPr>
            <w:tcW w:w="7399" w:type="dxa"/>
            <w:gridSpan w:val="4"/>
            <w:tcBorders>
              <w:top w:val="single" w:sz="4" w:space="0" w:color="auto"/>
              <w:left w:val="single" w:sz="4" w:space="0" w:color="auto"/>
              <w:bottom w:val="single" w:sz="4" w:space="0" w:color="auto"/>
              <w:right w:val="single" w:sz="4" w:space="0" w:color="auto"/>
            </w:tcBorders>
            <w:vAlign w:val="center"/>
            <w:hideMark/>
          </w:tcPr>
          <w:p w14:paraId="406DAC11" w14:textId="77777777" w:rsidR="00E36F0E" w:rsidRPr="0006448F" w:rsidRDefault="00393DC0" w:rsidP="00E36F0E">
            <w:pPr>
              <w:spacing w:line="256" w:lineRule="auto"/>
              <w:rPr>
                <w:rFonts w:cs="Arial"/>
              </w:rPr>
            </w:pPr>
            <w:r w:rsidRPr="0006448F">
              <w:rPr>
                <w:rFonts w:cs="Arial"/>
              </w:rPr>
              <w:t>Default</w:t>
            </w:r>
          </w:p>
        </w:tc>
      </w:tr>
      <w:tr w:rsidR="00E36F0E" w:rsidRPr="0006448F" w14:paraId="18FBC8ED" w14:textId="77777777" w:rsidTr="00E36F0E">
        <w:trPr>
          <w:jc w:val="center"/>
        </w:trPr>
        <w:tc>
          <w:tcPr>
            <w:tcW w:w="3306" w:type="dxa"/>
            <w:gridSpan w:val="3"/>
            <w:tcBorders>
              <w:top w:val="single" w:sz="4" w:space="0" w:color="auto"/>
              <w:left w:val="single" w:sz="4" w:space="0" w:color="auto"/>
              <w:bottom w:val="single" w:sz="4" w:space="0" w:color="auto"/>
              <w:right w:val="single" w:sz="4" w:space="0" w:color="auto"/>
            </w:tcBorders>
          </w:tcPr>
          <w:p w14:paraId="1B0F830F" w14:textId="77777777" w:rsidR="00E36F0E" w:rsidRPr="0006448F" w:rsidRDefault="00393DC0" w:rsidP="00E36F0E">
            <w:pPr>
              <w:spacing w:line="256" w:lineRule="auto"/>
              <w:jc w:val="right"/>
              <w:rPr>
                <w:rFonts w:cs="Arial"/>
              </w:rPr>
            </w:pPr>
            <w:r w:rsidRPr="0006448F">
              <w:rPr>
                <w:rFonts w:cs="Arial"/>
                <w:b/>
              </w:rPr>
              <w:t>Retained</w:t>
            </w:r>
          </w:p>
        </w:tc>
        <w:tc>
          <w:tcPr>
            <w:tcW w:w="7399" w:type="dxa"/>
            <w:gridSpan w:val="4"/>
            <w:tcBorders>
              <w:top w:val="single" w:sz="4" w:space="0" w:color="auto"/>
              <w:left w:val="single" w:sz="4" w:space="0" w:color="auto"/>
              <w:bottom w:val="single" w:sz="4" w:space="0" w:color="auto"/>
              <w:right w:val="single" w:sz="4" w:space="0" w:color="auto"/>
            </w:tcBorders>
            <w:vAlign w:val="center"/>
            <w:hideMark/>
          </w:tcPr>
          <w:p w14:paraId="3D239444" w14:textId="77777777" w:rsidR="00E36F0E" w:rsidRPr="0006448F" w:rsidRDefault="00393DC0" w:rsidP="00E36F0E">
            <w:pPr>
              <w:spacing w:line="256" w:lineRule="auto"/>
              <w:rPr>
                <w:rFonts w:cs="Arial"/>
              </w:rPr>
            </w:pPr>
            <w:r w:rsidRPr="0006448F">
              <w:rPr>
                <w:rFonts w:cs="Arial"/>
              </w:rPr>
              <w:t>No</w:t>
            </w:r>
          </w:p>
        </w:tc>
      </w:tr>
      <w:tr w:rsidR="00E36F0E" w:rsidRPr="0006448F" w14:paraId="5D1A5136" w14:textId="77777777" w:rsidTr="00E36F0E">
        <w:trPr>
          <w:trHeight w:val="70"/>
          <w:jc w:val="center"/>
        </w:trPr>
        <w:tc>
          <w:tcPr>
            <w:tcW w:w="10705" w:type="dxa"/>
            <w:gridSpan w:val="7"/>
            <w:tcBorders>
              <w:top w:val="single" w:sz="4" w:space="0" w:color="auto"/>
              <w:left w:val="single" w:sz="4" w:space="0" w:color="auto"/>
              <w:bottom w:val="single" w:sz="4" w:space="0" w:color="auto"/>
              <w:right w:val="single" w:sz="4" w:space="0" w:color="auto"/>
            </w:tcBorders>
            <w:shd w:val="clear" w:color="auto" w:fill="808080"/>
          </w:tcPr>
          <w:p w14:paraId="0E57E5DF" w14:textId="77777777" w:rsidR="00E36F0E" w:rsidRPr="0006448F" w:rsidRDefault="00E36F0E" w:rsidP="00E36F0E">
            <w:pPr>
              <w:spacing w:line="256" w:lineRule="auto"/>
              <w:rPr>
                <w:rFonts w:cs="Arial"/>
              </w:rPr>
            </w:pPr>
          </w:p>
        </w:tc>
      </w:tr>
      <w:tr w:rsidR="00E36F0E" w:rsidRPr="0006448F" w14:paraId="1D88CEE5"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55AA5D1B" w14:textId="77777777" w:rsidR="00E36F0E" w:rsidRPr="0006448F" w:rsidRDefault="00393DC0" w:rsidP="00E36F0E">
            <w:pPr>
              <w:jc w:val="center"/>
              <w:rPr>
                <w:rFonts w:cs="Arial"/>
                <w:b/>
              </w:rPr>
            </w:pPr>
            <w:r w:rsidRPr="0006448F">
              <w:rPr>
                <w:rFonts w:cs="Arial"/>
                <w:b/>
              </w:rPr>
              <w:t>R/O</w:t>
            </w:r>
          </w:p>
        </w:tc>
        <w:tc>
          <w:tcPr>
            <w:tcW w:w="234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3C2C282" w14:textId="77777777" w:rsidR="00E36F0E" w:rsidRPr="0006448F" w:rsidRDefault="00393DC0" w:rsidP="00E36F0E">
            <w:pPr>
              <w:rPr>
                <w:rFonts w:cs="Arial"/>
                <w:b/>
              </w:rPr>
            </w:pPr>
            <w:r w:rsidRPr="0006448F">
              <w:rPr>
                <w:rFonts w:cs="Arial"/>
                <w:b/>
              </w:rPr>
              <w:t>Name</w:t>
            </w:r>
          </w:p>
        </w:tc>
        <w:tc>
          <w:tcPr>
            <w:tcW w:w="851" w:type="dxa"/>
            <w:gridSpan w:val="2"/>
            <w:tcBorders>
              <w:top w:val="single" w:sz="4" w:space="0" w:color="auto"/>
              <w:left w:val="single" w:sz="4" w:space="0" w:color="auto"/>
              <w:bottom w:val="single" w:sz="4" w:space="0" w:color="auto"/>
              <w:right w:val="single" w:sz="4" w:space="0" w:color="auto"/>
            </w:tcBorders>
            <w:shd w:val="clear" w:color="auto" w:fill="A6A6A6"/>
            <w:hideMark/>
          </w:tcPr>
          <w:p w14:paraId="61ACA5B4" w14:textId="77777777" w:rsidR="00E36F0E" w:rsidRPr="0006448F" w:rsidRDefault="00393DC0" w:rsidP="00E36F0E">
            <w:pPr>
              <w:rPr>
                <w:rFonts w:cs="Arial"/>
                <w:b/>
              </w:rPr>
            </w:pPr>
            <w:r w:rsidRPr="0006448F">
              <w:rPr>
                <w:rFonts w:cs="Arial"/>
                <w:b/>
              </w:rPr>
              <w:t>Type</w:t>
            </w:r>
          </w:p>
        </w:tc>
        <w:tc>
          <w:tcPr>
            <w:tcW w:w="3369"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75DD83D" w14:textId="77777777" w:rsidR="00E36F0E" w:rsidRPr="0006448F" w:rsidRDefault="00393DC0" w:rsidP="00E36F0E">
            <w:pPr>
              <w:rPr>
                <w:rFonts w:cs="Arial"/>
                <w:b/>
              </w:rPr>
            </w:pPr>
            <w:r w:rsidRPr="0006448F">
              <w:rPr>
                <w:rFonts w:cs="Arial"/>
                <w:b/>
              </w:rPr>
              <w:t>Literals</w:t>
            </w:r>
          </w:p>
        </w:tc>
        <w:tc>
          <w:tcPr>
            <w:tcW w:w="1436"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63D5A94" w14:textId="77777777" w:rsidR="00E36F0E" w:rsidRPr="0006448F" w:rsidRDefault="00393DC0" w:rsidP="00E36F0E">
            <w:pPr>
              <w:rPr>
                <w:rFonts w:cs="Arial"/>
                <w:b/>
              </w:rPr>
            </w:pPr>
            <w:r w:rsidRPr="0006448F">
              <w:rPr>
                <w:rFonts w:cs="Arial"/>
                <w:b/>
              </w:rPr>
              <w:t>Value</w:t>
            </w:r>
          </w:p>
        </w:tc>
        <w:tc>
          <w:tcPr>
            <w:tcW w:w="2084"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AC89F02" w14:textId="77777777" w:rsidR="00E36F0E" w:rsidRPr="0006448F" w:rsidRDefault="00393DC0" w:rsidP="00E36F0E">
            <w:pPr>
              <w:rPr>
                <w:rFonts w:cs="Arial"/>
                <w:b/>
              </w:rPr>
            </w:pPr>
            <w:r w:rsidRPr="0006448F">
              <w:rPr>
                <w:rFonts w:cs="Arial"/>
                <w:b/>
              </w:rPr>
              <w:t>Description</w:t>
            </w:r>
          </w:p>
        </w:tc>
      </w:tr>
      <w:tr w:rsidR="00E36F0E" w:rsidRPr="0006448F" w14:paraId="5907BBA5" w14:textId="77777777" w:rsidTr="00E36F0E">
        <w:trPr>
          <w:jc w:val="center"/>
        </w:trPr>
        <w:tc>
          <w:tcPr>
            <w:tcW w:w="10705" w:type="dxa"/>
            <w:gridSpan w:val="7"/>
            <w:tcBorders>
              <w:top w:val="single" w:sz="4" w:space="0" w:color="auto"/>
              <w:left w:val="single" w:sz="4" w:space="0" w:color="auto"/>
              <w:bottom w:val="single" w:sz="4" w:space="0" w:color="auto"/>
              <w:right w:val="single" w:sz="4" w:space="0" w:color="auto"/>
            </w:tcBorders>
            <w:shd w:val="clear" w:color="auto" w:fill="D9D9D9"/>
          </w:tcPr>
          <w:p w14:paraId="2475DF64" w14:textId="77777777" w:rsidR="00E36F0E" w:rsidRPr="0006448F" w:rsidRDefault="00393DC0" w:rsidP="00E36F0E">
            <w:pPr>
              <w:rPr>
                <w:rFonts w:cs="Arial"/>
                <w:b/>
              </w:rPr>
            </w:pPr>
            <w:r w:rsidRPr="0006448F">
              <w:rPr>
                <w:rFonts w:cs="Arial"/>
                <w:b/>
              </w:rPr>
              <w:t>Request</w:t>
            </w:r>
          </w:p>
        </w:tc>
      </w:tr>
      <w:tr w:rsidR="00E36F0E" w:rsidRPr="0006448F" w14:paraId="05F91F3C"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18B68B40" w14:textId="77777777" w:rsidR="00E36F0E" w:rsidRPr="0006448F" w:rsidRDefault="00393DC0" w:rsidP="00E36F0E">
            <w:pPr>
              <w:jc w:val="center"/>
              <w:rPr>
                <w:rFonts w:cs="Arial"/>
              </w:rPr>
            </w:pPr>
            <w:r w:rsidRPr="0006448F">
              <w:rPr>
                <w:rFonts w:cs="Arial"/>
              </w:rPr>
              <w:t>-</w:t>
            </w:r>
          </w:p>
        </w:tc>
        <w:tc>
          <w:tcPr>
            <w:tcW w:w="2340" w:type="dxa"/>
            <w:tcBorders>
              <w:top w:val="single" w:sz="4" w:space="0" w:color="auto"/>
              <w:left w:val="single" w:sz="4" w:space="0" w:color="auto"/>
              <w:bottom w:val="single" w:sz="4" w:space="0" w:color="auto"/>
              <w:right w:val="single" w:sz="4" w:space="0" w:color="auto"/>
            </w:tcBorders>
          </w:tcPr>
          <w:p w14:paraId="2E08D5B7" w14:textId="77777777" w:rsidR="00E36F0E" w:rsidRPr="0006448F" w:rsidRDefault="00393DC0" w:rsidP="00E36F0E">
            <w:pPr>
              <w:rPr>
                <w:rFonts w:cs="Arial"/>
              </w:rPr>
            </w:pPr>
            <w:r w:rsidRPr="0006448F">
              <w:rPr>
                <w:rFonts w:cs="Arial"/>
              </w:rPr>
              <w:t>-</w:t>
            </w:r>
          </w:p>
        </w:tc>
        <w:tc>
          <w:tcPr>
            <w:tcW w:w="851" w:type="dxa"/>
            <w:gridSpan w:val="2"/>
            <w:tcBorders>
              <w:top w:val="single" w:sz="4" w:space="0" w:color="auto"/>
              <w:left w:val="single" w:sz="4" w:space="0" w:color="auto"/>
              <w:bottom w:val="single" w:sz="4" w:space="0" w:color="auto"/>
              <w:right w:val="single" w:sz="4" w:space="0" w:color="auto"/>
            </w:tcBorders>
          </w:tcPr>
          <w:p w14:paraId="23FBA18D" w14:textId="77777777" w:rsidR="00E36F0E" w:rsidRPr="0006448F" w:rsidRDefault="00393DC0" w:rsidP="00E36F0E">
            <w:pPr>
              <w:rPr>
                <w:rFonts w:cs="Arial"/>
              </w:rPr>
            </w:pPr>
            <w:r w:rsidRPr="0006448F">
              <w:rPr>
                <w:rFonts w:cs="Arial"/>
              </w:rPr>
              <w:t>-</w:t>
            </w:r>
          </w:p>
        </w:tc>
        <w:tc>
          <w:tcPr>
            <w:tcW w:w="3369" w:type="dxa"/>
            <w:tcBorders>
              <w:top w:val="single" w:sz="4" w:space="0" w:color="auto"/>
              <w:left w:val="single" w:sz="4" w:space="0" w:color="auto"/>
              <w:bottom w:val="single" w:sz="4" w:space="0" w:color="auto"/>
              <w:right w:val="single" w:sz="4" w:space="0" w:color="auto"/>
            </w:tcBorders>
          </w:tcPr>
          <w:p w14:paraId="0771706C" w14:textId="77777777" w:rsidR="00E36F0E" w:rsidRPr="0006448F" w:rsidRDefault="00393DC0" w:rsidP="00E36F0E">
            <w:pPr>
              <w:rPr>
                <w:rFonts w:cs="Arial"/>
              </w:rPr>
            </w:pPr>
            <w:r w:rsidRPr="0006448F">
              <w:rPr>
                <w:rFonts w:cs="Arial"/>
              </w:rPr>
              <w:t>-</w:t>
            </w:r>
          </w:p>
        </w:tc>
        <w:tc>
          <w:tcPr>
            <w:tcW w:w="1436" w:type="dxa"/>
            <w:tcBorders>
              <w:top w:val="single" w:sz="4" w:space="0" w:color="auto"/>
              <w:left w:val="single" w:sz="4" w:space="0" w:color="auto"/>
              <w:bottom w:val="single" w:sz="4" w:space="0" w:color="auto"/>
              <w:right w:val="single" w:sz="4" w:space="0" w:color="auto"/>
            </w:tcBorders>
          </w:tcPr>
          <w:p w14:paraId="25F29CAD" w14:textId="77777777" w:rsidR="00E36F0E" w:rsidRPr="0006448F" w:rsidRDefault="00393DC0" w:rsidP="00E36F0E">
            <w:pPr>
              <w:rPr>
                <w:rFonts w:cs="Arial"/>
              </w:rPr>
            </w:pPr>
            <w:r w:rsidRPr="0006448F">
              <w:rPr>
                <w:rFonts w:cs="Arial"/>
              </w:rPr>
              <w:t>-</w:t>
            </w:r>
          </w:p>
        </w:tc>
        <w:tc>
          <w:tcPr>
            <w:tcW w:w="2084" w:type="dxa"/>
            <w:tcBorders>
              <w:top w:val="single" w:sz="4" w:space="0" w:color="auto"/>
              <w:left w:val="single" w:sz="4" w:space="0" w:color="auto"/>
              <w:bottom w:val="single" w:sz="4" w:space="0" w:color="auto"/>
              <w:right w:val="single" w:sz="4" w:space="0" w:color="auto"/>
            </w:tcBorders>
          </w:tcPr>
          <w:p w14:paraId="67717096" w14:textId="77777777" w:rsidR="00E36F0E" w:rsidRPr="0006448F" w:rsidRDefault="00393DC0" w:rsidP="00E36F0E">
            <w:pPr>
              <w:rPr>
                <w:rFonts w:cs="Arial"/>
                <w:highlight w:val="yellow"/>
              </w:rPr>
            </w:pPr>
            <w:r w:rsidRPr="0006448F">
              <w:rPr>
                <w:rFonts w:cs="Arial"/>
              </w:rPr>
              <w:t>N/A</w:t>
            </w:r>
          </w:p>
        </w:tc>
      </w:tr>
      <w:tr w:rsidR="00E36F0E" w:rsidRPr="0006448F" w14:paraId="67B5335C" w14:textId="77777777" w:rsidTr="00E36F0E">
        <w:trPr>
          <w:jc w:val="center"/>
        </w:trPr>
        <w:tc>
          <w:tcPr>
            <w:tcW w:w="10705" w:type="dxa"/>
            <w:gridSpan w:val="7"/>
            <w:tcBorders>
              <w:top w:val="single" w:sz="4" w:space="0" w:color="auto"/>
              <w:left w:val="single" w:sz="4" w:space="0" w:color="auto"/>
              <w:bottom w:val="single" w:sz="4" w:space="0" w:color="auto"/>
              <w:right w:val="single" w:sz="4" w:space="0" w:color="auto"/>
            </w:tcBorders>
            <w:shd w:val="clear" w:color="auto" w:fill="D9D9D9"/>
          </w:tcPr>
          <w:p w14:paraId="412FF41F" w14:textId="77777777" w:rsidR="00E36F0E" w:rsidRPr="0006448F" w:rsidRDefault="00393DC0" w:rsidP="00E36F0E">
            <w:pPr>
              <w:rPr>
                <w:rFonts w:cs="Arial"/>
              </w:rPr>
            </w:pPr>
            <w:r w:rsidRPr="0006448F">
              <w:rPr>
                <w:rFonts w:cs="Arial"/>
                <w:b/>
              </w:rPr>
              <w:t>Response</w:t>
            </w:r>
          </w:p>
        </w:tc>
      </w:tr>
      <w:tr w:rsidR="00E36F0E" w:rsidRPr="0006448F" w14:paraId="7D5C91E7"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D80320E" w14:textId="77777777" w:rsidR="00E36F0E" w:rsidRPr="0006448F" w:rsidRDefault="00393DC0" w:rsidP="00E36F0E">
            <w:pPr>
              <w:jc w:val="center"/>
              <w:rPr>
                <w:rFonts w:cs="Arial"/>
              </w:rPr>
            </w:pPr>
            <w:r w:rsidRPr="0006448F">
              <w:rPr>
                <w:rFonts w:cs="Arial"/>
              </w:rPr>
              <w:t>R</w:t>
            </w:r>
          </w:p>
        </w:tc>
        <w:tc>
          <w:tcPr>
            <w:tcW w:w="2340" w:type="dxa"/>
            <w:tcBorders>
              <w:top w:val="single" w:sz="4" w:space="0" w:color="auto"/>
              <w:left w:val="single" w:sz="4" w:space="0" w:color="auto"/>
              <w:bottom w:val="single" w:sz="4" w:space="0" w:color="auto"/>
              <w:right w:val="single" w:sz="4" w:space="0" w:color="auto"/>
            </w:tcBorders>
            <w:shd w:val="clear" w:color="auto" w:fill="FFFFFF"/>
          </w:tcPr>
          <w:p w14:paraId="2A0D1090" w14:textId="77777777" w:rsidR="00E36F0E" w:rsidRPr="0006448F" w:rsidRDefault="00393DC0" w:rsidP="00E36F0E">
            <w:pPr>
              <w:rPr>
                <w:rFonts w:cs="Arial"/>
              </w:rPr>
            </w:pPr>
            <w:r w:rsidRPr="0006448F">
              <w:rPr>
                <w:rFonts w:cs="Arial"/>
              </w:rPr>
              <w:t>appId</w:t>
            </w: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5241371C" w14:textId="77777777" w:rsidR="00E36F0E" w:rsidRPr="0006448F" w:rsidRDefault="00393DC0" w:rsidP="00E36F0E">
            <w:pPr>
              <w:rPr>
                <w:rFonts w:cs="Arial"/>
              </w:rPr>
            </w:pPr>
            <w:r w:rsidRPr="0006448F">
              <w:rPr>
                <w:rFonts w:cs="Arial"/>
              </w:rPr>
              <w:t>String</w:t>
            </w: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2AEBFC00" w14:textId="77777777" w:rsidR="00E36F0E" w:rsidRPr="0006448F" w:rsidRDefault="00393DC0" w:rsidP="00E36F0E">
            <w:pPr>
              <w:rPr>
                <w:rFonts w:cs="Arial"/>
              </w:rPr>
            </w:pPr>
            <w:r w:rsidRPr="0006448F">
              <w:rPr>
                <w:rFonts w:cs="Arial"/>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3A2F42C6" w14:textId="77777777" w:rsidR="00E36F0E" w:rsidRPr="0006448F" w:rsidRDefault="00393DC0" w:rsidP="00E36F0E">
            <w:pPr>
              <w:rPr>
                <w:rFonts w:cs="Arial"/>
              </w:rPr>
            </w:pPr>
            <w:r w:rsidRPr="0006448F">
              <w:rPr>
                <w:rFonts w:cs="Arial"/>
              </w:rPr>
              <w:t>Char Value:0-255</w:t>
            </w:r>
          </w:p>
          <w:p w14:paraId="4221774D" w14:textId="77777777" w:rsidR="00E36F0E" w:rsidRPr="0006448F" w:rsidRDefault="00393DC0" w:rsidP="00E36F0E">
            <w:pPr>
              <w:rPr>
                <w:rFonts w:cs="Arial"/>
                <w:b/>
                <w:highlight w:val="yellow"/>
              </w:rPr>
            </w:pPr>
            <w:r w:rsidRPr="0006448F">
              <w:rPr>
                <w:rFonts w:cs="Arial"/>
              </w:rPr>
              <w:t>No String length limit</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18EAA8DB" w14:textId="77777777" w:rsidR="00E36F0E" w:rsidRPr="0006448F" w:rsidRDefault="00393DC0" w:rsidP="00E36F0E">
            <w:pPr>
              <w:rPr>
                <w:rFonts w:cs="Arial"/>
              </w:rPr>
            </w:pPr>
            <w:r w:rsidRPr="0006448F">
              <w:rPr>
                <w:rFonts w:cs="Arial"/>
              </w:rPr>
              <w:t>WIR Client AppId</w:t>
            </w:r>
          </w:p>
        </w:tc>
      </w:tr>
      <w:tr w:rsidR="00E36F0E" w:rsidRPr="0006448F" w14:paraId="05875189"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3563B89" w14:textId="77777777" w:rsidR="00E36F0E" w:rsidRPr="0006448F" w:rsidRDefault="00393DC0" w:rsidP="00E36F0E">
            <w:pPr>
              <w:jc w:val="center"/>
              <w:rPr>
                <w:rFonts w:cs="Arial"/>
              </w:rPr>
            </w:pPr>
            <w:r w:rsidRPr="0006448F">
              <w:rPr>
                <w:rFonts w:cs="Arial"/>
              </w:rPr>
              <w:t>R</w:t>
            </w:r>
          </w:p>
        </w:tc>
        <w:tc>
          <w:tcPr>
            <w:tcW w:w="2340" w:type="dxa"/>
            <w:tcBorders>
              <w:top w:val="single" w:sz="4" w:space="0" w:color="auto"/>
              <w:left w:val="single" w:sz="4" w:space="0" w:color="auto"/>
              <w:bottom w:val="single" w:sz="4" w:space="0" w:color="auto"/>
              <w:right w:val="single" w:sz="4" w:space="0" w:color="auto"/>
            </w:tcBorders>
            <w:shd w:val="clear" w:color="auto" w:fill="FFFFFF"/>
          </w:tcPr>
          <w:p w14:paraId="7E36D0E8" w14:textId="77777777" w:rsidR="00E36F0E" w:rsidRPr="0006448F" w:rsidRDefault="00393DC0" w:rsidP="00E36F0E">
            <w:pPr>
              <w:rPr>
                <w:rFonts w:cs="Arial"/>
              </w:rPr>
            </w:pPr>
            <w:r w:rsidRPr="0006448F">
              <w:rPr>
                <w:rFonts w:cs="Arial"/>
              </w:rPr>
              <w:t>allocId</w:t>
            </w: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17F941D4" w14:textId="77777777" w:rsidR="00E36F0E" w:rsidRPr="0006448F" w:rsidRDefault="00393DC0" w:rsidP="00E36F0E">
            <w:pPr>
              <w:rPr>
                <w:rFonts w:cs="Arial"/>
              </w:rPr>
            </w:pPr>
            <w:r w:rsidRPr="0006448F">
              <w:rPr>
                <w:rFonts w:cs="Arial"/>
              </w:rPr>
              <w:t>Int32</w:t>
            </w: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505F2B12" w14:textId="77777777" w:rsidR="00E36F0E" w:rsidRPr="0006448F" w:rsidRDefault="00393DC0" w:rsidP="00E36F0E">
            <w:pPr>
              <w:rPr>
                <w:rFonts w:cs="Arial"/>
              </w:rPr>
            </w:pPr>
            <w:r w:rsidRPr="0006448F">
              <w:rPr>
                <w:rFonts w:cs="Arial"/>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E042F32" w14:textId="77777777" w:rsidR="00E36F0E" w:rsidRPr="0006448F" w:rsidRDefault="00393DC0" w:rsidP="00E36F0E">
            <w:pPr>
              <w:rPr>
                <w:rFonts w:cs="Arial"/>
              </w:rPr>
            </w:pPr>
            <w:r w:rsidRPr="0006448F">
              <w:rPr>
                <w:rFonts w:cs="Arial"/>
              </w:rPr>
              <w:t>0-4294967295</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31939351" w14:textId="77777777" w:rsidR="00E36F0E" w:rsidRPr="0006448F" w:rsidRDefault="00393DC0" w:rsidP="00E36F0E">
            <w:pPr>
              <w:rPr>
                <w:rFonts w:cs="Arial"/>
              </w:rPr>
            </w:pPr>
            <w:r w:rsidRPr="0006448F">
              <w:rPr>
                <w:rFonts w:cs="Arial"/>
              </w:rPr>
              <w:t>Allocation ID will be assigned by WIR</w:t>
            </w:r>
          </w:p>
        </w:tc>
      </w:tr>
      <w:tr w:rsidR="00E36F0E" w:rsidRPr="0006448F" w14:paraId="71B5C9BB"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34FB6B5" w14:textId="77777777" w:rsidR="00E36F0E" w:rsidRPr="0006448F" w:rsidRDefault="00393DC0" w:rsidP="00E36F0E">
            <w:pPr>
              <w:jc w:val="center"/>
              <w:rPr>
                <w:rFonts w:cs="Arial"/>
              </w:rPr>
            </w:pPr>
            <w:r w:rsidRPr="0006448F">
              <w:rPr>
                <w:rFonts w:cs="Arial"/>
              </w:rPr>
              <w:t>R</w:t>
            </w:r>
          </w:p>
        </w:tc>
        <w:tc>
          <w:tcPr>
            <w:tcW w:w="2340" w:type="dxa"/>
            <w:tcBorders>
              <w:top w:val="single" w:sz="4" w:space="0" w:color="auto"/>
              <w:left w:val="single" w:sz="4" w:space="0" w:color="auto"/>
              <w:bottom w:val="single" w:sz="4" w:space="0" w:color="auto"/>
              <w:right w:val="single" w:sz="4" w:space="0" w:color="auto"/>
            </w:tcBorders>
            <w:shd w:val="clear" w:color="auto" w:fill="FFFFFF"/>
          </w:tcPr>
          <w:p w14:paraId="1421119A" w14:textId="77777777" w:rsidR="00E36F0E" w:rsidRDefault="00393DC0" w:rsidP="00E36F0E">
            <w:pPr>
              <w:rPr>
                <w:rFonts w:cs="Arial"/>
              </w:rPr>
            </w:pPr>
            <w:r w:rsidRPr="0006448F">
              <w:rPr>
                <w:rFonts w:cs="Arial"/>
              </w:rPr>
              <w:t>NetworkInterface</w:t>
            </w:r>
          </w:p>
          <w:p w14:paraId="53ACFE3C" w14:textId="77777777" w:rsidR="00E36F0E" w:rsidRPr="0006448F" w:rsidRDefault="00393DC0" w:rsidP="00E36F0E">
            <w:pPr>
              <w:rPr>
                <w:rFonts w:cs="Arial"/>
              </w:rPr>
            </w:pPr>
            <w:r w:rsidRPr="0006448F">
              <w:rPr>
                <w:rFonts w:cs="Arial"/>
              </w:rPr>
              <w:t>AllocationStatus</w:t>
            </w: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2EA233F7" w14:textId="77777777" w:rsidR="00E36F0E" w:rsidRPr="0006448F" w:rsidRDefault="00393DC0" w:rsidP="00E36F0E">
            <w:pPr>
              <w:rPr>
                <w:rFonts w:cs="Arial"/>
              </w:rPr>
            </w:pPr>
            <w:r w:rsidRPr="0006448F">
              <w:rPr>
                <w:rFonts w:cs="Arial"/>
              </w:rPr>
              <w:t>Enum</w:t>
            </w: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1FB0615A" w14:textId="77777777" w:rsidR="00E36F0E" w:rsidRPr="0006448F" w:rsidRDefault="00393DC0" w:rsidP="00E36F0E">
            <w:pPr>
              <w:rPr>
                <w:rFonts w:cs="Arial"/>
              </w:rPr>
            </w:pPr>
            <w:r w:rsidRPr="0006448F">
              <w:rPr>
                <w:rFonts w:cs="Arial"/>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4C936C45" w14:textId="77777777" w:rsidR="00E36F0E" w:rsidRPr="0006448F" w:rsidRDefault="00393DC0" w:rsidP="00E36F0E">
            <w:pPr>
              <w:rPr>
                <w:rFonts w:cs="Arial"/>
              </w:rPr>
            </w:pPr>
            <w:r w:rsidRPr="0006448F">
              <w:rPr>
                <w:rFonts w:cs="Arial"/>
              </w:rPr>
              <w:t>-</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4EAD8435" w14:textId="77777777" w:rsidR="00E36F0E" w:rsidRPr="0006448F" w:rsidRDefault="00393DC0" w:rsidP="00E36F0E">
            <w:pPr>
              <w:rPr>
                <w:rFonts w:cs="Arial"/>
                <w:highlight w:val="yellow"/>
              </w:rPr>
            </w:pPr>
            <w:r w:rsidRPr="0006448F">
              <w:rPr>
                <w:rFonts w:cs="Arial"/>
              </w:rPr>
              <w:t>Network Allocation Status</w:t>
            </w:r>
          </w:p>
        </w:tc>
      </w:tr>
      <w:tr w:rsidR="00E36F0E" w:rsidRPr="0006448F" w14:paraId="664D832E"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608FB06" w14:textId="77777777" w:rsidR="00E36F0E" w:rsidRPr="0006448F" w:rsidRDefault="00E36F0E" w:rsidP="00E36F0E">
            <w:pPr>
              <w:jc w:val="center"/>
              <w:rPr>
                <w:rFonts w:cs="Arial"/>
              </w:rPr>
            </w:pPr>
          </w:p>
        </w:tc>
        <w:tc>
          <w:tcPr>
            <w:tcW w:w="2340" w:type="dxa"/>
            <w:tcBorders>
              <w:top w:val="single" w:sz="4" w:space="0" w:color="auto"/>
              <w:left w:val="single" w:sz="4" w:space="0" w:color="auto"/>
              <w:bottom w:val="single" w:sz="4" w:space="0" w:color="auto"/>
              <w:right w:val="single" w:sz="4" w:space="0" w:color="auto"/>
            </w:tcBorders>
            <w:shd w:val="clear" w:color="auto" w:fill="FFFFFF"/>
          </w:tcPr>
          <w:p w14:paraId="01930B32" w14:textId="77777777" w:rsidR="00E36F0E" w:rsidRPr="0006448F" w:rsidRDefault="00E36F0E" w:rsidP="00E36F0E">
            <w:pPr>
              <w:rPr>
                <w:rFonts w:cs="Arial"/>
              </w:rPr>
            </w:pP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012133DE" w14:textId="77777777" w:rsidR="00E36F0E" w:rsidRPr="0006448F" w:rsidRDefault="00E36F0E" w:rsidP="00E36F0E">
            <w:pPr>
              <w:rPr>
                <w:rFonts w:cs="Arial"/>
              </w:rPr>
            </w:pP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71CF6FB0" w14:textId="77777777" w:rsidR="00E36F0E" w:rsidRPr="0006448F" w:rsidRDefault="00393DC0" w:rsidP="00E36F0E">
            <w:pPr>
              <w:rPr>
                <w:rFonts w:cs="Arial"/>
                <w:color w:val="000000"/>
              </w:rPr>
            </w:pPr>
            <w:r w:rsidRPr="0006448F">
              <w:rPr>
                <w:rFonts w:cs="Arial"/>
                <w:color w:val="000000"/>
              </w:rPr>
              <w:t>NET_IFACE_ALLOC_FAILURE</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3DFCA670" w14:textId="77777777" w:rsidR="00E36F0E" w:rsidRPr="0006448F" w:rsidRDefault="00393DC0" w:rsidP="00E36F0E">
            <w:pPr>
              <w:rPr>
                <w:rFonts w:cs="Arial"/>
                <w:color w:val="000000"/>
              </w:rPr>
            </w:pPr>
            <w:r w:rsidRPr="0006448F">
              <w:rPr>
                <w:rFonts w:cs="Arial"/>
                <w:color w:val="000000"/>
              </w:rPr>
              <w:t>0x0</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2089ECC8" w14:textId="77777777" w:rsidR="00E36F0E" w:rsidRPr="0006448F" w:rsidRDefault="00393DC0" w:rsidP="00E36F0E">
            <w:pPr>
              <w:rPr>
                <w:rFonts w:cs="Arial"/>
                <w:color w:val="000000"/>
              </w:rPr>
            </w:pPr>
            <w:r w:rsidRPr="0006448F">
              <w:rPr>
                <w:rFonts w:cs="Arial"/>
                <w:color w:val="000000"/>
              </w:rPr>
              <w:t>Error/Failure</w:t>
            </w:r>
          </w:p>
        </w:tc>
      </w:tr>
      <w:tr w:rsidR="00E36F0E" w:rsidRPr="0006448F" w14:paraId="7D870F95"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6AE6356" w14:textId="77777777" w:rsidR="00E36F0E" w:rsidRPr="0006448F" w:rsidRDefault="00E36F0E" w:rsidP="00E36F0E">
            <w:pPr>
              <w:jc w:val="center"/>
              <w:rPr>
                <w:rFonts w:cs="Arial"/>
              </w:rPr>
            </w:pPr>
          </w:p>
        </w:tc>
        <w:tc>
          <w:tcPr>
            <w:tcW w:w="2340" w:type="dxa"/>
            <w:tcBorders>
              <w:top w:val="single" w:sz="4" w:space="0" w:color="auto"/>
              <w:left w:val="single" w:sz="4" w:space="0" w:color="auto"/>
              <w:bottom w:val="single" w:sz="4" w:space="0" w:color="auto"/>
              <w:right w:val="single" w:sz="4" w:space="0" w:color="auto"/>
            </w:tcBorders>
            <w:shd w:val="clear" w:color="auto" w:fill="FFFFFF"/>
          </w:tcPr>
          <w:p w14:paraId="2B25BC1A" w14:textId="77777777" w:rsidR="00E36F0E" w:rsidRPr="0006448F" w:rsidRDefault="00E36F0E" w:rsidP="00E36F0E">
            <w:pPr>
              <w:rPr>
                <w:rFonts w:cs="Arial"/>
              </w:rPr>
            </w:pP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61ADED76" w14:textId="77777777" w:rsidR="00E36F0E" w:rsidRPr="0006448F" w:rsidRDefault="00E36F0E" w:rsidP="00E36F0E">
            <w:pPr>
              <w:rPr>
                <w:rFonts w:cs="Arial"/>
              </w:rPr>
            </w:pP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687BB4A9" w14:textId="77777777" w:rsidR="00E36F0E" w:rsidRPr="0006448F" w:rsidRDefault="00393DC0" w:rsidP="00E36F0E">
            <w:pPr>
              <w:rPr>
                <w:rFonts w:cs="Arial"/>
                <w:color w:val="000000"/>
              </w:rPr>
            </w:pPr>
            <w:r w:rsidRPr="0006448F">
              <w:rPr>
                <w:rFonts w:cs="Arial"/>
                <w:color w:val="000000"/>
              </w:rPr>
              <w:t>NET_IFACE_ALLOC_SUCCESS</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CCEADB4" w14:textId="77777777" w:rsidR="00E36F0E" w:rsidRPr="0006448F" w:rsidRDefault="00393DC0" w:rsidP="00E36F0E">
            <w:pPr>
              <w:rPr>
                <w:rFonts w:cs="Arial"/>
                <w:color w:val="000000"/>
              </w:rPr>
            </w:pPr>
            <w:r w:rsidRPr="0006448F">
              <w:rPr>
                <w:rFonts w:cs="Arial"/>
                <w:color w:val="000000"/>
              </w:rPr>
              <w:t>0x1</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4FEACB53" w14:textId="77777777" w:rsidR="00E36F0E" w:rsidRPr="0006448F" w:rsidRDefault="00393DC0" w:rsidP="00E36F0E">
            <w:pPr>
              <w:rPr>
                <w:rFonts w:cs="Arial"/>
                <w:color w:val="000000"/>
              </w:rPr>
            </w:pPr>
            <w:r w:rsidRPr="0006448F">
              <w:rPr>
                <w:rFonts w:cs="Arial"/>
                <w:color w:val="000000"/>
              </w:rPr>
              <w:t>Success</w:t>
            </w:r>
          </w:p>
        </w:tc>
      </w:tr>
      <w:tr w:rsidR="00E36F0E" w:rsidRPr="0006448F" w14:paraId="5CFA5A4A"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16DBE91" w14:textId="77777777" w:rsidR="00E36F0E" w:rsidRPr="0006448F" w:rsidRDefault="00E36F0E" w:rsidP="00E36F0E">
            <w:pPr>
              <w:jc w:val="center"/>
              <w:rPr>
                <w:rFonts w:cs="Arial"/>
              </w:rPr>
            </w:pPr>
          </w:p>
        </w:tc>
        <w:tc>
          <w:tcPr>
            <w:tcW w:w="2340" w:type="dxa"/>
            <w:tcBorders>
              <w:top w:val="single" w:sz="4" w:space="0" w:color="auto"/>
              <w:left w:val="single" w:sz="4" w:space="0" w:color="auto"/>
              <w:bottom w:val="single" w:sz="4" w:space="0" w:color="auto"/>
              <w:right w:val="single" w:sz="4" w:space="0" w:color="auto"/>
            </w:tcBorders>
            <w:shd w:val="clear" w:color="auto" w:fill="FFFFFF"/>
          </w:tcPr>
          <w:p w14:paraId="2A3488D5" w14:textId="77777777" w:rsidR="00E36F0E" w:rsidRPr="0006448F" w:rsidRDefault="00E36F0E" w:rsidP="00E36F0E">
            <w:pPr>
              <w:rPr>
                <w:rFonts w:cs="Arial"/>
              </w:rPr>
            </w:pP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3C722A25" w14:textId="77777777" w:rsidR="00E36F0E" w:rsidRPr="0006448F" w:rsidRDefault="00E36F0E" w:rsidP="00E36F0E">
            <w:pPr>
              <w:rPr>
                <w:rFonts w:cs="Arial"/>
              </w:rPr>
            </w:pP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02C7B452" w14:textId="77777777" w:rsidR="00E36F0E" w:rsidRPr="0006448F" w:rsidRDefault="00393DC0" w:rsidP="00E36F0E">
            <w:pPr>
              <w:rPr>
                <w:rFonts w:cs="Arial"/>
                <w:color w:val="000000"/>
              </w:rPr>
            </w:pPr>
            <w:r w:rsidRPr="0006448F">
              <w:rPr>
                <w:rFonts w:cs="Arial"/>
                <w:color w:val="000000"/>
              </w:rPr>
              <w:t>NET_IFACE_ALLOC_INQUEUE</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425D7053" w14:textId="77777777" w:rsidR="00E36F0E" w:rsidRPr="0006448F" w:rsidRDefault="00393DC0" w:rsidP="00E36F0E">
            <w:pPr>
              <w:rPr>
                <w:rFonts w:cs="Arial"/>
                <w:color w:val="000000"/>
              </w:rPr>
            </w:pPr>
            <w:r w:rsidRPr="0006448F">
              <w:rPr>
                <w:rFonts w:cs="Arial"/>
                <w:color w:val="000000"/>
              </w:rPr>
              <w:t>0x2</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15AB0563" w14:textId="77777777" w:rsidR="00E36F0E" w:rsidRPr="0006448F" w:rsidRDefault="00393DC0" w:rsidP="00E36F0E">
            <w:pPr>
              <w:rPr>
                <w:rFonts w:cs="Arial"/>
                <w:color w:val="000000"/>
              </w:rPr>
            </w:pPr>
            <w:r w:rsidRPr="0006448F">
              <w:rPr>
                <w:rFonts w:cs="Arial"/>
                <w:color w:val="000000"/>
              </w:rPr>
              <w:t>In queue/In progress</w:t>
            </w:r>
          </w:p>
        </w:tc>
      </w:tr>
      <w:tr w:rsidR="00E36F0E" w:rsidRPr="0006448F" w14:paraId="7E5BBE3B"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B66B2FC" w14:textId="77777777" w:rsidR="00E36F0E" w:rsidRPr="0006448F" w:rsidRDefault="00E36F0E" w:rsidP="00E36F0E">
            <w:pPr>
              <w:jc w:val="center"/>
              <w:rPr>
                <w:rFonts w:cs="Arial"/>
              </w:rPr>
            </w:pPr>
          </w:p>
        </w:tc>
        <w:tc>
          <w:tcPr>
            <w:tcW w:w="2340" w:type="dxa"/>
            <w:tcBorders>
              <w:top w:val="single" w:sz="4" w:space="0" w:color="auto"/>
              <w:left w:val="single" w:sz="4" w:space="0" w:color="auto"/>
              <w:bottom w:val="single" w:sz="4" w:space="0" w:color="auto"/>
              <w:right w:val="single" w:sz="4" w:space="0" w:color="auto"/>
            </w:tcBorders>
            <w:shd w:val="clear" w:color="auto" w:fill="FFFFFF"/>
          </w:tcPr>
          <w:p w14:paraId="7DED28D0" w14:textId="77777777" w:rsidR="00E36F0E" w:rsidRPr="0006448F" w:rsidRDefault="00E36F0E" w:rsidP="00E36F0E">
            <w:pPr>
              <w:rPr>
                <w:rFonts w:cs="Arial"/>
              </w:rPr>
            </w:pP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0E43A768" w14:textId="77777777" w:rsidR="00E36F0E" w:rsidRPr="0006448F" w:rsidRDefault="00E36F0E" w:rsidP="00E36F0E">
            <w:pPr>
              <w:rPr>
                <w:rFonts w:cs="Arial"/>
              </w:rPr>
            </w:pP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5479ED5D" w14:textId="77777777" w:rsidR="00E36F0E" w:rsidRPr="0006448F" w:rsidRDefault="00393DC0" w:rsidP="00E36F0E">
            <w:pPr>
              <w:rPr>
                <w:rFonts w:cs="Arial"/>
                <w:color w:val="000000"/>
              </w:rPr>
            </w:pPr>
            <w:r w:rsidRPr="0006448F">
              <w:rPr>
                <w:rFonts w:cs="Arial"/>
                <w:color w:val="000000"/>
              </w:rPr>
              <w:t>NET_IFACE_ALLOC_ILLEGAL</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493E58B" w14:textId="77777777" w:rsidR="00E36F0E" w:rsidRPr="0006448F" w:rsidRDefault="00393DC0" w:rsidP="00E36F0E">
            <w:pPr>
              <w:rPr>
                <w:rFonts w:cs="Arial"/>
                <w:color w:val="000000"/>
              </w:rPr>
            </w:pPr>
            <w:r w:rsidRPr="0006448F">
              <w:rPr>
                <w:rFonts w:cs="Arial"/>
                <w:color w:val="000000"/>
              </w:rPr>
              <w:t>0x3</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18DA00C1" w14:textId="77777777" w:rsidR="00E36F0E" w:rsidRPr="0006448F" w:rsidRDefault="00393DC0" w:rsidP="00E36F0E">
            <w:pPr>
              <w:rPr>
                <w:rFonts w:cs="Arial"/>
                <w:color w:val="000000"/>
              </w:rPr>
            </w:pPr>
            <w:r w:rsidRPr="0006448F">
              <w:rPr>
                <w:rFonts w:cs="Arial"/>
                <w:color w:val="000000"/>
              </w:rPr>
              <w:t>Not supported by policy</w:t>
            </w:r>
          </w:p>
        </w:tc>
      </w:tr>
      <w:tr w:rsidR="00E36F0E" w:rsidRPr="0006448F" w14:paraId="2CA56640"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09DE0A3" w14:textId="77777777" w:rsidR="00E36F0E" w:rsidRPr="0006448F" w:rsidRDefault="00393DC0" w:rsidP="00E36F0E">
            <w:pPr>
              <w:jc w:val="center"/>
              <w:rPr>
                <w:rFonts w:cs="Arial"/>
              </w:rPr>
            </w:pPr>
            <w:r w:rsidRPr="0006448F">
              <w:rPr>
                <w:rFonts w:cs="Arial"/>
              </w:rPr>
              <w:t>R</w:t>
            </w:r>
          </w:p>
        </w:tc>
        <w:tc>
          <w:tcPr>
            <w:tcW w:w="2340" w:type="dxa"/>
            <w:tcBorders>
              <w:top w:val="single" w:sz="4" w:space="0" w:color="auto"/>
              <w:left w:val="single" w:sz="4" w:space="0" w:color="auto"/>
              <w:bottom w:val="single" w:sz="4" w:space="0" w:color="auto"/>
              <w:right w:val="single" w:sz="4" w:space="0" w:color="auto"/>
            </w:tcBorders>
            <w:shd w:val="clear" w:color="auto" w:fill="FFFFFF"/>
          </w:tcPr>
          <w:p w14:paraId="63BF82C9" w14:textId="77777777" w:rsidR="00E36F0E" w:rsidRPr="0006448F" w:rsidRDefault="00393DC0" w:rsidP="00E36F0E">
            <w:pPr>
              <w:rPr>
                <w:rFonts w:cs="Arial"/>
              </w:rPr>
            </w:pPr>
            <w:r w:rsidRPr="0006448F">
              <w:rPr>
                <w:rFonts w:cs="Arial"/>
              </w:rPr>
              <w:t>NetworkInterfaceType</w:t>
            </w: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4509545A" w14:textId="77777777" w:rsidR="00E36F0E" w:rsidRPr="0006448F" w:rsidRDefault="00393DC0" w:rsidP="00E36F0E">
            <w:pPr>
              <w:rPr>
                <w:rFonts w:cs="Arial"/>
              </w:rPr>
            </w:pPr>
            <w:r w:rsidRPr="0006448F">
              <w:rPr>
                <w:rFonts w:cs="Arial"/>
              </w:rPr>
              <w:t>Enum</w:t>
            </w: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11F5D9CA" w14:textId="77777777" w:rsidR="00E36F0E" w:rsidRPr="0006448F" w:rsidRDefault="00393DC0" w:rsidP="00E36F0E">
            <w:pPr>
              <w:rPr>
                <w:rFonts w:cs="Arial"/>
              </w:rPr>
            </w:pPr>
            <w:r w:rsidRPr="0006448F">
              <w:rPr>
                <w:rFonts w:cs="Arial"/>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1FB0CCBD" w14:textId="77777777" w:rsidR="00E36F0E" w:rsidRPr="0006448F" w:rsidRDefault="00393DC0" w:rsidP="00E36F0E">
            <w:pPr>
              <w:rPr>
                <w:rFonts w:cs="Arial"/>
              </w:rPr>
            </w:pPr>
            <w:r w:rsidRPr="0006448F">
              <w:rPr>
                <w:rFonts w:cs="Arial"/>
              </w:rPr>
              <w:t>-</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5CAB2488" w14:textId="77777777" w:rsidR="00E36F0E" w:rsidRPr="0006448F" w:rsidRDefault="00393DC0" w:rsidP="00E36F0E">
            <w:pPr>
              <w:rPr>
                <w:rFonts w:cs="Arial"/>
              </w:rPr>
            </w:pPr>
            <w:r w:rsidRPr="0006448F">
              <w:rPr>
                <w:rFonts w:cs="Arial"/>
              </w:rPr>
              <w:t>Interface Type</w:t>
            </w:r>
          </w:p>
        </w:tc>
      </w:tr>
      <w:tr w:rsidR="00E36F0E" w:rsidRPr="0006448F" w14:paraId="41435DD6"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0506DDB" w14:textId="77777777" w:rsidR="00E36F0E" w:rsidRPr="0006448F" w:rsidRDefault="00E36F0E" w:rsidP="00E36F0E">
            <w:pPr>
              <w:jc w:val="center"/>
              <w:rPr>
                <w:rFonts w:cs="Arial"/>
              </w:rPr>
            </w:pPr>
          </w:p>
        </w:tc>
        <w:tc>
          <w:tcPr>
            <w:tcW w:w="2340" w:type="dxa"/>
            <w:tcBorders>
              <w:top w:val="single" w:sz="4" w:space="0" w:color="auto"/>
              <w:left w:val="single" w:sz="4" w:space="0" w:color="auto"/>
              <w:bottom w:val="single" w:sz="4" w:space="0" w:color="auto"/>
              <w:right w:val="single" w:sz="4" w:space="0" w:color="auto"/>
            </w:tcBorders>
            <w:shd w:val="clear" w:color="auto" w:fill="FFFFFF"/>
          </w:tcPr>
          <w:p w14:paraId="089344C7" w14:textId="77777777" w:rsidR="00E36F0E" w:rsidRPr="0006448F" w:rsidRDefault="00E36F0E" w:rsidP="00E36F0E">
            <w:pPr>
              <w:rPr>
                <w:rFonts w:cs="Arial"/>
              </w:rPr>
            </w:pP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14C22E15" w14:textId="77777777" w:rsidR="00E36F0E" w:rsidRPr="0006448F" w:rsidRDefault="00E36F0E" w:rsidP="00E36F0E">
            <w:pPr>
              <w:rPr>
                <w:rFonts w:cs="Arial"/>
              </w:rPr>
            </w:pP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786EA069" w14:textId="77777777" w:rsidR="00E36F0E" w:rsidRPr="0006448F" w:rsidRDefault="00393DC0" w:rsidP="00E36F0E">
            <w:pPr>
              <w:rPr>
                <w:rFonts w:cs="Arial"/>
                <w:color w:val="000000"/>
              </w:rPr>
            </w:pPr>
            <w:r w:rsidRPr="0006448F">
              <w:rPr>
                <w:rFonts w:cs="Arial"/>
                <w:color w:val="000000"/>
              </w:rPr>
              <w:t>IFACE_NONE</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470CD29B" w14:textId="77777777" w:rsidR="00E36F0E" w:rsidRPr="0006448F" w:rsidRDefault="00393DC0" w:rsidP="00E36F0E">
            <w:pPr>
              <w:rPr>
                <w:rFonts w:cs="Arial"/>
                <w:color w:val="000000"/>
              </w:rPr>
            </w:pPr>
            <w:r w:rsidRPr="0006448F">
              <w:rPr>
                <w:rFonts w:cs="Arial"/>
                <w:color w:val="000000"/>
              </w:rPr>
              <w:t>0x0</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51F864E4" w14:textId="77777777" w:rsidR="00E36F0E" w:rsidRPr="0006448F" w:rsidRDefault="00393DC0" w:rsidP="00E36F0E">
            <w:pPr>
              <w:rPr>
                <w:rFonts w:cs="Arial"/>
                <w:color w:val="000000"/>
              </w:rPr>
            </w:pPr>
            <w:r w:rsidRPr="0006448F">
              <w:rPr>
                <w:rFonts w:cs="Arial"/>
                <w:color w:val="000000"/>
              </w:rPr>
              <w:t>None selected/specified</w:t>
            </w:r>
          </w:p>
        </w:tc>
      </w:tr>
      <w:tr w:rsidR="00E36F0E" w:rsidRPr="0006448F" w14:paraId="708CD446"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073C0DE" w14:textId="77777777" w:rsidR="00E36F0E" w:rsidRPr="0006448F" w:rsidRDefault="00E36F0E" w:rsidP="00E36F0E">
            <w:pPr>
              <w:jc w:val="center"/>
              <w:rPr>
                <w:rFonts w:cs="Arial"/>
              </w:rPr>
            </w:pPr>
          </w:p>
        </w:tc>
        <w:tc>
          <w:tcPr>
            <w:tcW w:w="2340" w:type="dxa"/>
            <w:tcBorders>
              <w:top w:val="single" w:sz="4" w:space="0" w:color="auto"/>
              <w:left w:val="single" w:sz="4" w:space="0" w:color="auto"/>
              <w:bottom w:val="single" w:sz="4" w:space="0" w:color="auto"/>
              <w:right w:val="single" w:sz="4" w:space="0" w:color="auto"/>
            </w:tcBorders>
            <w:shd w:val="clear" w:color="auto" w:fill="FFFFFF"/>
          </w:tcPr>
          <w:p w14:paraId="03BAF498" w14:textId="77777777" w:rsidR="00E36F0E" w:rsidRPr="0006448F" w:rsidRDefault="00E36F0E" w:rsidP="00E36F0E">
            <w:pPr>
              <w:rPr>
                <w:rFonts w:cs="Arial"/>
              </w:rPr>
            </w:pP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36462CEF" w14:textId="77777777" w:rsidR="00E36F0E" w:rsidRPr="0006448F" w:rsidRDefault="00E36F0E" w:rsidP="00E36F0E">
            <w:pPr>
              <w:rPr>
                <w:rFonts w:cs="Arial"/>
              </w:rPr>
            </w:pP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3D368BC4" w14:textId="77777777" w:rsidR="00E36F0E" w:rsidRPr="0006448F" w:rsidRDefault="00393DC0" w:rsidP="00E36F0E">
            <w:pPr>
              <w:rPr>
                <w:rFonts w:cs="Arial"/>
                <w:color w:val="000000"/>
              </w:rPr>
            </w:pPr>
            <w:r w:rsidRPr="0006448F">
              <w:rPr>
                <w:rFonts w:cs="Arial"/>
                <w:color w:val="000000"/>
              </w:rPr>
              <w:t>IFACE_TCUCELL</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709CA7DB" w14:textId="77777777" w:rsidR="00E36F0E" w:rsidRPr="0006448F" w:rsidRDefault="00393DC0" w:rsidP="00E36F0E">
            <w:pPr>
              <w:rPr>
                <w:rFonts w:cs="Arial"/>
                <w:color w:val="000000"/>
              </w:rPr>
            </w:pPr>
            <w:r w:rsidRPr="0006448F">
              <w:rPr>
                <w:rFonts w:cs="Arial"/>
                <w:color w:val="000000"/>
              </w:rPr>
              <w:t>0x1</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44E06B9A" w14:textId="77777777" w:rsidR="00E36F0E" w:rsidRPr="0006448F" w:rsidRDefault="00393DC0" w:rsidP="00E36F0E">
            <w:pPr>
              <w:rPr>
                <w:rFonts w:cs="Arial"/>
                <w:color w:val="000000"/>
              </w:rPr>
            </w:pPr>
            <w:r w:rsidRPr="0006448F">
              <w:rPr>
                <w:rFonts w:cs="Arial"/>
                <w:color w:val="000000"/>
              </w:rPr>
              <w:t>Cellular interface on TCU</w:t>
            </w:r>
          </w:p>
        </w:tc>
      </w:tr>
      <w:tr w:rsidR="00E36F0E" w:rsidRPr="0006448F" w14:paraId="07B9733E"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5B87FC2" w14:textId="77777777" w:rsidR="00E36F0E" w:rsidRPr="0006448F" w:rsidRDefault="00E36F0E" w:rsidP="00E36F0E">
            <w:pPr>
              <w:jc w:val="center"/>
              <w:rPr>
                <w:rFonts w:cs="Arial"/>
              </w:rPr>
            </w:pPr>
          </w:p>
        </w:tc>
        <w:tc>
          <w:tcPr>
            <w:tcW w:w="2340" w:type="dxa"/>
            <w:tcBorders>
              <w:top w:val="single" w:sz="4" w:space="0" w:color="auto"/>
              <w:left w:val="single" w:sz="4" w:space="0" w:color="auto"/>
              <w:bottom w:val="single" w:sz="4" w:space="0" w:color="auto"/>
              <w:right w:val="single" w:sz="4" w:space="0" w:color="auto"/>
            </w:tcBorders>
            <w:shd w:val="clear" w:color="auto" w:fill="FFFFFF"/>
          </w:tcPr>
          <w:p w14:paraId="720A18E7" w14:textId="77777777" w:rsidR="00E36F0E" w:rsidRPr="0006448F" w:rsidRDefault="00E36F0E" w:rsidP="00E36F0E">
            <w:pPr>
              <w:rPr>
                <w:rFonts w:cs="Arial"/>
              </w:rPr>
            </w:pP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086A578C" w14:textId="77777777" w:rsidR="00E36F0E" w:rsidRPr="0006448F" w:rsidRDefault="00E36F0E" w:rsidP="00E36F0E">
            <w:pPr>
              <w:rPr>
                <w:rFonts w:cs="Arial"/>
              </w:rPr>
            </w:pP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72AD52A0" w14:textId="77777777" w:rsidR="00E36F0E" w:rsidRPr="0006448F" w:rsidRDefault="00393DC0" w:rsidP="00E36F0E">
            <w:pPr>
              <w:rPr>
                <w:rFonts w:cs="Arial"/>
                <w:color w:val="000000"/>
              </w:rPr>
            </w:pPr>
            <w:r w:rsidRPr="0006448F">
              <w:rPr>
                <w:rFonts w:cs="Arial"/>
                <w:color w:val="000000"/>
              </w:rPr>
              <w:t>IFACE_TCUWIFI</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7E47A9E0" w14:textId="77777777" w:rsidR="00E36F0E" w:rsidRPr="0006448F" w:rsidRDefault="00393DC0" w:rsidP="00E36F0E">
            <w:pPr>
              <w:rPr>
                <w:rFonts w:cs="Arial"/>
                <w:color w:val="000000"/>
              </w:rPr>
            </w:pPr>
            <w:r w:rsidRPr="0006448F">
              <w:rPr>
                <w:rFonts w:cs="Arial"/>
                <w:color w:val="000000"/>
              </w:rPr>
              <w:t>0x2</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1E4CE9FE" w14:textId="77777777" w:rsidR="00E36F0E" w:rsidRPr="0006448F" w:rsidRDefault="00393DC0" w:rsidP="00E36F0E">
            <w:pPr>
              <w:rPr>
                <w:rFonts w:cs="Arial"/>
                <w:color w:val="000000"/>
              </w:rPr>
            </w:pPr>
            <w:r w:rsidRPr="0006448F">
              <w:rPr>
                <w:rFonts w:cs="Arial"/>
                <w:color w:val="000000"/>
              </w:rPr>
              <w:t>WLAN interface on TCU</w:t>
            </w:r>
          </w:p>
        </w:tc>
      </w:tr>
      <w:tr w:rsidR="00E36F0E" w:rsidRPr="0006448F" w14:paraId="583F27DA"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086CD50" w14:textId="77777777" w:rsidR="00E36F0E" w:rsidRPr="0006448F" w:rsidRDefault="00E36F0E" w:rsidP="00E36F0E">
            <w:pPr>
              <w:jc w:val="center"/>
              <w:rPr>
                <w:rFonts w:cs="Arial"/>
              </w:rPr>
            </w:pPr>
          </w:p>
        </w:tc>
        <w:tc>
          <w:tcPr>
            <w:tcW w:w="2340" w:type="dxa"/>
            <w:tcBorders>
              <w:top w:val="single" w:sz="4" w:space="0" w:color="auto"/>
              <w:left w:val="single" w:sz="4" w:space="0" w:color="auto"/>
              <w:bottom w:val="single" w:sz="4" w:space="0" w:color="auto"/>
              <w:right w:val="single" w:sz="4" w:space="0" w:color="auto"/>
            </w:tcBorders>
            <w:shd w:val="clear" w:color="auto" w:fill="FFFFFF"/>
          </w:tcPr>
          <w:p w14:paraId="7E7F7450" w14:textId="77777777" w:rsidR="00E36F0E" w:rsidRPr="0006448F" w:rsidRDefault="00E36F0E" w:rsidP="00E36F0E">
            <w:pPr>
              <w:rPr>
                <w:rFonts w:cs="Arial"/>
              </w:rPr>
            </w:pP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7A9E23CF" w14:textId="77777777" w:rsidR="00E36F0E" w:rsidRPr="0006448F" w:rsidRDefault="00E36F0E" w:rsidP="00E36F0E">
            <w:pPr>
              <w:rPr>
                <w:rFonts w:cs="Arial"/>
              </w:rPr>
            </w:pP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1FD0BB0E" w14:textId="77777777" w:rsidR="00E36F0E" w:rsidRPr="0006448F" w:rsidRDefault="00393DC0" w:rsidP="00E36F0E">
            <w:pPr>
              <w:rPr>
                <w:rFonts w:cs="Arial"/>
                <w:color w:val="000000"/>
              </w:rPr>
            </w:pPr>
            <w:r w:rsidRPr="0006448F">
              <w:rPr>
                <w:rFonts w:cs="Arial"/>
                <w:color w:val="000000"/>
              </w:rPr>
              <w:t>IFACE_SYNCWIFI</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25A4CF7F" w14:textId="77777777" w:rsidR="00E36F0E" w:rsidRPr="0006448F" w:rsidRDefault="00393DC0" w:rsidP="00E36F0E">
            <w:pPr>
              <w:rPr>
                <w:rFonts w:cs="Arial"/>
                <w:color w:val="000000"/>
              </w:rPr>
            </w:pPr>
            <w:r w:rsidRPr="0006448F">
              <w:rPr>
                <w:rFonts w:cs="Arial"/>
                <w:color w:val="000000"/>
              </w:rPr>
              <w:t>0x3</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3EB8F296" w14:textId="77777777" w:rsidR="00E36F0E" w:rsidRPr="0006448F" w:rsidRDefault="00393DC0" w:rsidP="00E36F0E">
            <w:pPr>
              <w:rPr>
                <w:rFonts w:cs="Arial"/>
                <w:color w:val="000000"/>
              </w:rPr>
            </w:pPr>
            <w:r w:rsidRPr="0006448F">
              <w:rPr>
                <w:rFonts w:cs="Arial"/>
                <w:color w:val="000000"/>
              </w:rPr>
              <w:t>WLAN interface on SYNC</w:t>
            </w:r>
          </w:p>
        </w:tc>
      </w:tr>
      <w:tr w:rsidR="00E36F0E" w:rsidRPr="0006448F" w14:paraId="5AC44A56"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9E8BB5A" w14:textId="77777777" w:rsidR="00E36F0E" w:rsidRPr="0006448F" w:rsidRDefault="00E36F0E" w:rsidP="00E36F0E">
            <w:pPr>
              <w:jc w:val="center"/>
              <w:rPr>
                <w:rFonts w:cs="Arial"/>
              </w:rPr>
            </w:pPr>
          </w:p>
        </w:tc>
        <w:tc>
          <w:tcPr>
            <w:tcW w:w="2340" w:type="dxa"/>
            <w:tcBorders>
              <w:top w:val="single" w:sz="4" w:space="0" w:color="auto"/>
              <w:left w:val="single" w:sz="4" w:space="0" w:color="auto"/>
              <w:bottom w:val="single" w:sz="4" w:space="0" w:color="auto"/>
              <w:right w:val="single" w:sz="4" w:space="0" w:color="auto"/>
            </w:tcBorders>
            <w:shd w:val="clear" w:color="auto" w:fill="FFFFFF"/>
          </w:tcPr>
          <w:p w14:paraId="4068276A" w14:textId="77777777" w:rsidR="00E36F0E" w:rsidRPr="0006448F" w:rsidRDefault="00E36F0E" w:rsidP="00E36F0E">
            <w:pPr>
              <w:rPr>
                <w:rFonts w:cs="Arial"/>
              </w:rPr>
            </w:pP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76BCDE6D" w14:textId="77777777" w:rsidR="00E36F0E" w:rsidRPr="0006448F" w:rsidRDefault="00E36F0E" w:rsidP="00E36F0E">
            <w:pPr>
              <w:rPr>
                <w:rFonts w:cs="Arial"/>
              </w:rPr>
            </w:pP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46AE0265" w14:textId="77777777" w:rsidR="00E36F0E" w:rsidRPr="0006448F" w:rsidRDefault="00393DC0" w:rsidP="00E36F0E">
            <w:pPr>
              <w:rPr>
                <w:rFonts w:cs="Arial"/>
                <w:color w:val="000000"/>
              </w:rPr>
            </w:pPr>
            <w:r w:rsidRPr="0006448F">
              <w:rPr>
                <w:rFonts w:cs="Arial"/>
                <w:color w:val="000000"/>
              </w:rPr>
              <w:t>IFACE_SYNCAPPL</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1C9EADD7" w14:textId="77777777" w:rsidR="00E36F0E" w:rsidRPr="0006448F" w:rsidRDefault="00393DC0" w:rsidP="00E36F0E">
            <w:pPr>
              <w:rPr>
                <w:rFonts w:cs="Arial"/>
                <w:color w:val="000000"/>
              </w:rPr>
            </w:pPr>
            <w:r w:rsidRPr="0006448F">
              <w:rPr>
                <w:rFonts w:cs="Arial"/>
                <w:color w:val="000000"/>
              </w:rPr>
              <w:t>0x4</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0E7FE015" w14:textId="77777777" w:rsidR="00E36F0E" w:rsidRPr="0006448F" w:rsidRDefault="00393DC0" w:rsidP="00E36F0E">
            <w:pPr>
              <w:rPr>
                <w:rFonts w:cs="Arial"/>
                <w:color w:val="000000"/>
              </w:rPr>
            </w:pPr>
            <w:r w:rsidRPr="0006448F">
              <w:rPr>
                <w:rFonts w:cs="Arial"/>
                <w:color w:val="000000"/>
              </w:rPr>
              <w:t>AppLink interface on SYNC (currently out of scope for CM)</w:t>
            </w:r>
          </w:p>
        </w:tc>
      </w:tr>
      <w:tr w:rsidR="00E36F0E" w:rsidRPr="0006448F" w14:paraId="2A3D8DF0"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764B4BD" w14:textId="77777777" w:rsidR="00E36F0E" w:rsidRPr="0006448F" w:rsidRDefault="00E36F0E" w:rsidP="00E36F0E">
            <w:pPr>
              <w:jc w:val="center"/>
              <w:rPr>
                <w:rFonts w:cs="Arial"/>
              </w:rPr>
            </w:pPr>
          </w:p>
        </w:tc>
        <w:tc>
          <w:tcPr>
            <w:tcW w:w="2340" w:type="dxa"/>
            <w:tcBorders>
              <w:top w:val="single" w:sz="4" w:space="0" w:color="auto"/>
              <w:left w:val="single" w:sz="4" w:space="0" w:color="auto"/>
              <w:bottom w:val="single" w:sz="4" w:space="0" w:color="auto"/>
              <w:right w:val="single" w:sz="4" w:space="0" w:color="auto"/>
            </w:tcBorders>
            <w:shd w:val="clear" w:color="auto" w:fill="FFFFFF"/>
          </w:tcPr>
          <w:p w14:paraId="2D7674ED" w14:textId="77777777" w:rsidR="00E36F0E" w:rsidRPr="0006448F" w:rsidRDefault="00E36F0E" w:rsidP="00E36F0E">
            <w:pPr>
              <w:rPr>
                <w:rFonts w:cs="Arial"/>
              </w:rPr>
            </w:pP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34707FC4" w14:textId="77777777" w:rsidR="00E36F0E" w:rsidRPr="0006448F" w:rsidRDefault="00E36F0E" w:rsidP="00E36F0E">
            <w:pPr>
              <w:rPr>
                <w:rFonts w:cs="Arial"/>
              </w:rPr>
            </w:pP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5AE2499C" w14:textId="77777777" w:rsidR="00E36F0E" w:rsidRPr="0006448F" w:rsidRDefault="00393DC0" w:rsidP="00E36F0E">
            <w:pPr>
              <w:rPr>
                <w:rFonts w:cs="Arial"/>
                <w:color w:val="000000"/>
              </w:rPr>
            </w:pPr>
            <w:r w:rsidRPr="0006448F">
              <w:rPr>
                <w:rFonts w:cs="Arial"/>
                <w:color w:val="000000"/>
              </w:rPr>
              <w:t>IFACE_TCUBCELL</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362EC37C" w14:textId="77777777" w:rsidR="00E36F0E" w:rsidRPr="0006448F" w:rsidRDefault="00393DC0" w:rsidP="00E36F0E">
            <w:pPr>
              <w:rPr>
                <w:rFonts w:cs="Arial"/>
                <w:color w:val="000000"/>
              </w:rPr>
            </w:pPr>
            <w:r w:rsidRPr="0006448F">
              <w:rPr>
                <w:rFonts w:cs="Arial"/>
                <w:color w:val="000000"/>
              </w:rPr>
              <w:t>0x5</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3B0E2F68" w14:textId="77777777" w:rsidR="00E36F0E" w:rsidRPr="0006448F" w:rsidRDefault="00393DC0" w:rsidP="00E36F0E">
            <w:pPr>
              <w:rPr>
                <w:rFonts w:cs="Arial"/>
                <w:color w:val="000000"/>
              </w:rPr>
            </w:pPr>
            <w:r w:rsidRPr="0006448F">
              <w:rPr>
                <w:rFonts w:cs="Arial"/>
                <w:color w:val="000000"/>
              </w:rPr>
              <w:t>Cellular interface on TCU-B. Applicable to AV vehicles Only</w:t>
            </w:r>
          </w:p>
        </w:tc>
      </w:tr>
      <w:tr w:rsidR="00E36F0E" w:rsidRPr="0006448F" w14:paraId="5909F4D6"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67AEBE9" w14:textId="77777777" w:rsidR="00E36F0E" w:rsidRPr="0006448F" w:rsidRDefault="00E36F0E" w:rsidP="00E36F0E">
            <w:pPr>
              <w:jc w:val="center"/>
              <w:rPr>
                <w:rFonts w:cs="Arial"/>
              </w:rPr>
            </w:pPr>
          </w:p>
        </w:tc>
        <w:tc>
          <w:tcPr>
            <w:tcW w:w="2340" w:type="dxa"/>
            <w:tcBorders>
              <w:top w:val="single" w:sz="4" w:space="0" w:color="auto"/>
              <w:left w:val="single" w:sz="4" w:space="0" w:color="auto"/>
              <w:bottom w:val="single" w:sz="4" w:space="0" w:color="auto"/>
              <w:right w:val="single" w:sz="4" w:space="0" w:color="auto"/>
            </w:tcBorders>
            <w:shd w:val="clear" w:color="auto" w:fill="FFFFFF"/>
          </w:tcPr>
          <w:p w14:paraId="04B8F435" w14:textId="77777777" w:rsidR="00E36F0E" w:rsidRPr="0006448F" w:rsidRDefault="00E36F0E" w:rsidP="00E36F0E">
            <w:pPr>
              <w:rPr>
                <w:rFonts w:cs="Arial"/>
              </w:rPr>
            </w:pP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467D4F53" w14:textId="77777777" w:rsidR="00E36F0E" w:rsidRPr="0006448F" w:rsidRDefault="00E36F0E" w:rsidP="00E36F0E">
            <w:pPr>
              <w:rPr>
                <w:rFonts w:cs="Arial"/>
              </w:rPr>
            </w:pP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5058F439" w14:textId="77777777" w:rsidR="00E36F0E" w:rsidRPr="0006448F" w:rsidRDefault="00393DC0" w:rsidP="00E36F0E">
            <w:pPr>
              <w:rPr>
                <w:rFonts w:cs="Arial"/>
                <w:color w:val="000000"/>
              </w:rPr>
            </w:pPr>
            <w:r w:rsidRPr="0006448F">
              <w:rPr>
                <w:rFonts w:cs="Arial"/>
                <w:color w:val="000000"/>
              </w:rPr>
              <w:t>IFACE_TCUBWIFI</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7F9E1D13" w14:textId="77777777" w:rsidR="00E36F0E" w:rsidRPr="0006448F" w:rsidRDefault="00393DC0" w:rsidP="00E36F0E">
            <w:pPr>
              <w:rPr>
                <w:rFonts w:cs="Arial"/>
                <w:color w:val="000000"/>
              </w:rPr>
            </w:pPr>
            <w:r w:rsidRPr="0006448F">
              <w:rPr>
                <w:rFonts w:cs="Arial"/>
                <w:color w:val="000000"/>
              </w:rPr>
              <w:t>0x6</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6FCE5118" w14:textId="77777777" w:rsidR="00E36F0E" w:rsidRPr="0006448F" w:rsidRDefault="00393DC0" w:rsidP="00E36F0E">
            <w:pPr>
              <w:rPr>
                <w:rFonts w:cs="Arial"/>
                <w:color w:val="000000"/>
              </w:rPr>
            </w:pPr>
            <w:r w:rsidRPr="0006448F">
              <w:rPr>
                <w:rFonts w:cs="Arial"/>
                <w:color w:val="000000"/>
              </w:rPr>
              <w:t>WLAN interface on TCU-B. Applicable to AV vehicles Only</w:t>
            </w:r>
          </w:p>
        </w:tc>
      </w:tr>
      <w:tr w:rsidR="00E36F0E" w:rsidRPr="0006448F" w14:paraId="33433A65"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E029DF7" w14:textId="77777777" w:rsidR="00E36F0E" w:rsidRPr="0006448F" w:rsidRDefault="00E36F0E" w:rsidP="00E36F0E">
            <w:pPr>
              <w:jc w:val="center"/>
              <w:rPr>
                <w:rFonts w:cs="Arial"/>
              </w:rPr>
            </w:pPr>
          </w:p>
        </w:tc>
        <w:tc>
          <w:tcPr>
            <w:tcW w:w="2340" w:type="dxa"/>
            <w:tcBorders>
              <w:top w:val="single" w:sz="4" w:space="0" w:color="auto"/>
              <w:left w:val="single" w:sz="4" w:space="0" w:color="auto"/>
              <w:bottom w:val="single" w:sz="4" w:space="0" w:color="auto"/>
              <w:right w:val="single" w:sz="4" w:space="0" w:color="auto"/>
            </w:tcBorders>
            <w:shd w:val="clear" w:color="auto" w:fill="FFFFFF"/>
          </w:tcPr>
          <w:p w14:paraId="7572FFF8" w14:textId="77777777" w:rsidR="00E36F0E" w:rsidRPr="0006448F" w:rsidRDefault="00E36F0E" w:rsidP="00E36F0E">
            <w:pPr>
              <w:rPr>
                <w:rFonts w:cs="Arial"/>
              </w:rPr>
            </w:pP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57D2B505" w14:textId="77777777" w:rsidR="00E36F0E" w:rsidRPr="0006448F" w:rsidRDefault="00E36F0E" w:rsidP="00E36F0E">
            <w:pPr>
              <w:rPr>
                <w:rFonts w:cs="Arial"/>
              </w:rPr>
            </w:pP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49775842" w14:textId="77777777" w:rsidR="00E36F0E" w:rsidRPr="0006448F" w:rsidRDefault="00393DC0" w:rsidP="00E36F0E">
            <w:pPr>
              <w:rPr>
                <w:rFonts w:cs="Arial"/>
                <w:color w:val="000000"/>
              </w:rPr>
            </w:pPr>
            <w:r w:rsidRPr="0006448F">
              <w:rPr>
                <w:rFonts w:cs="Arial"/>
                <w:color w:val="000000"/>
              </w:rPr>
              <w:t>IFACE_ESPMLAN</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0281B4D8" w14:textId="77777777" w:rsidR="00E36F0E" w:rsidRPr="0006448F" w:rsidRDefault="00393DC0" w:rsidP="00E36F0E">
            <w:pPr>
              <w:rPr>
                <w:rFonts w:cs="Arial"/>
                <w:color w:val="000000"/>
              </w:rPr>
            </w:pPr>
            <w:r w:rsidRPr="0006448F">
              <w:rPr>
                <w:rFonts w:cs="Arial"/>
                <w:color w:val="000000"/>
              </w:rPr>
              <w:t>0x7</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45038647" w14:textId="77777777" w:rsidR="00E36F0E" w:rsidRPr="0006448F" w:rsidRDefault="00393DC0" w:rsidP="00E36F0E">
            <w:pPr>
              <w:rPr>
                <w:rFonts w:cs="Arial"/>
                <w:color w:val="000000"/>
              </w:rPr>
            </w:pPr>
            <w:r w:rsidRPr="0006448F">
              <w:rPr>
                <w:rFonts w:cs="Arial"/>
                <w:color w:val="000000"/>
              </w:rPr>
              <w:t>ESPM+ LAN. Applicable to AV vehicles Only</w:t>
            </w:r>
          </w:p>
        </w:tc>
      </w:tr>
      <w:tr w:rsidR="00E36F0E" w:rsidRPr="0006448F" w14:paraId="64B51ADF"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524150D" w14:textId="77777777" w:rsidR="00E36F0E" w:rsidRPr="0006448F" w:rsidRDefault="00E36F0E" w:rsidP="00E36F0E">
            <w:pPr>
              <w:jc w:val="center"/>
              <w:rPr>
                <w:rFonts w:cs="Arial"/>
              </w:rPr>
            </w:pPr>
          </w:p>
        </w:tc>
        <w:tc>
          <w:tcPr>
            <w:tcW w:w="2340" w:type="dxa"/>
            <w:tcBorders>
              <w:top w:val="single" w:sz="4" w:space="0" w:color="auto"/>
              <w:left w:val="single" w:sz="4" w:space="0" w:color="auto"/>
              <w:bottom w:val="single" w:sz="4" w:space="0" w:color="auto"/>
              <w:right w:val="single" w:sz="4" w:space="0" w:color="auto"/>
            </w:tcBorders>
            <w:shd w:val="clear" w:color="auto" w:fill="FFFFFF"/>
          </w:tcPr>
          <w:p w14:paraId="44485DD4" w14:textId="77777777" w:rsidR="00E36F0E" w:rsidRPr="0006448F" w:rsidRDefault="00E36F0E" w:rsidP="00E36F0E">
            <w:pPr>
              <w:rPr>
                <w:rFonts w:cs="Arial"/>
              </w:rPr>
            </w:pP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27445A25" w14:textId="77777777" w:rsidR="00E36F0E" w:rsidRPr="0006448F" w:rsidRDefault="00E36F0E" w:rsidP="00E36F0E">
            <w:pPr>
              <w:rPr>
                <w:rFonts w:cs="Arial"/>
              </w:rPr>
            </w:pP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044305E7" w14:textId="77777777" w:rsidR="00E36F0E" w:rsidRPr="0006448F" w:rsidRDefault="00393DC0" w:rsidP="00E36F0E">
            <w:pPr>
              <w:rPr>
                <w:rFonts w:cs="Arial"/>
                <w:color w:val="000000"/>
              </w:rPr>
            </w:pPr>
            <w:r w:rsidRPr="0006448F">
              <w:rPr>
                <w:rFonts w:cs="Arial"/>
                <w:color w:val="000000"/>
              </w:rPr>
              <w:t>IFACE_DDSMLAN</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1A4614D6" w14:textId="77777777" w:rsidR="00E36F0E" w:rsidRPr="0006448F" w:rsidRDefault="00393DC0" w:rsidP="00E36F0E">
            <w:pPr>
              <w:rPr>
                <w:rFonts w:cs="Arial"/>
                <w:color w:val="000000"/>
              </w:rPr>
            </w:pPr>
            <w:r w:rsidRPr="0006448F">
              <w:rPr>
                <w:rFonts w:cs="Arial"/>
                <w:color w:val="000000"/>
              </w:rPr>
              <w:t>0x8</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0D9A05C6" w14:textId="77777777" w:rsidR="00E36F0E" w:rsidRPr="0006448F" w:rsidRDefault="00393DC0" w:rsidP="00E36F0E">
            <w:pPr>
              <w:rPr>
                <w:rFonts w:cs="Arial"/>
                <w:color w:val="000000"/>
              </w:rPr>
            </w:pPr>
            <w:r w:rsidRPr="0006448F">
              <w:rPr>
                <w:rFonts w:cs="Arial"/>
                <w:color w:val="000000"/>
              </w:rPr>
              <w:t>DDSM LAN.</w:t>
            </w:r>
          </w:p>
          <w:p w14:paraId="68DC40F6" w14:textId="77777777" w:rsidR="00E36F0E" w:rsidRPr="0006448F" w:rsidRDefault="00393DC0" w:rsidP="00E36F0E">
            <w:pPr>
              <w:rPr>
                <w:rFonts w:cs="Arial"/>
                <w:color w:val="000000"/>
              </w:rPr>
            </w:pPr>
            <w:r w:rsidRPr="0006448F">
              <w:rPr>
                <w:rFonts w:cs="Arial"/>
                <w:color w:val="000000"/>
              </w:rPr>
              <w:t>Applicable to AV vehicles Only</w:t>
            </w:r>
          </w:p>
        </w:tc>
      </w:tr>
    </w:tbl>
    <w:p w14:paraId="12D4C05F" w14:textId="77777777" w:rsidR="00E36F0E" w:rsidRPr="0006448F" w:rsidRDefault="00E36F0E">
      <w:pPr>
        <w:rPr>
          <w:rFonts w:cs="Arial"/>
        </w:rPr>
      </w:pPr>
    </w:p>
    <w:p w14:paraId="7A24104D" w14:textId="1D41C317" w:rsidR="00E36F0E" w:rsidRDefault="00393DC0" w:rsidP="00506E2F">
      <w:pPr>
        <w:pStyle w:val="Heading4"/>
      </w:pPr>
      <w:r w:rsidRPr="00B9479B">
        <w:t>MD-REQ-380269/C-NetworkInterfaceUpInd</w:t>
      </w:r>
    </w:p>
    <w:p w14:paraId="0CB72C3D" w14:textId="77777777" w:rsidR="00E36F0E" w:rsidRPr="008016AF" w:rsidRDefault="00393DC0" w:rsidP="00E36F0E">
      <w:pPr>
        <w:rPr>
          <w:rFonts w:cs="Arial"/>
        </w:rPr>
      </w:pPr>
      <w:r w:rsidRPr="008016AF">
        <w:rPr>
          <w:rFonts w:cs="Arial"/>
        </w:rPr>
        <w:t>This API is used internally by WIRClient and WIRServer to broadcast network interface up status.</w:t>
      </w:r>
    </w:p>
    <w:tbl>
      <w:tblPr>
        <w:tblW w:w="106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2250"/>
        <w:gridCol w:w="431"/>
        <w:gridCol w:w="420"/>
        <w:gridCol w:w="3369"/>
        <w:gridCol w:w="1436"/>
        <w:gridCol w:w="2084"/>
      </w:tblGrid>
      <w:tr w:rsidR="00E36F0E" w:rsidRPr="008016AF" w14:paraId="3E066676" w14:textId="77777777" w:rsidTr="00E36F0E">
        <w:trPr>
          <w:jc w:val="center"/>
        </w:trPr>
        <w:tc>
          <w:tcPr>
            <w:tcW w:w="10615" w:type="dxa"/>
            <w:gridSpan w:val="7"/>
            <w:tcBorders>
              <w:top w:val="single" w:sz="4" w:space="0" w:color="auto"/>
              <w:left w:val="single" w:sz="4" w:space="0" w:color="auto"/>
              <w:bottom w:val="single" w:sz="4" w:space="0" w:color="auto"/>
              <w:right w:val="single" w:sz="4" w:space="0" w:color="auto"/>
            </w:tcBorders>
            <w:shd w:val="clear" w:color="auto" w:fill="808080"/>
          </w:tcPr>
          <w:p w14:paraId="6A28E5D7" w14:textId="77777777" w:rsidR="00E36F0E" w:rsidRPr="008016AF" w:rsidRDefault="00E36F0E" w:rsidP="00E36F0E">
            <w:pPr>
              <w:spacing w:line="256" w:lineRule="auto"/>
              <w:rPr>
                <w:rFonts w:cs="Arial"/>
              </w:rPr>
            </w:pPr>
          </w:p>
        </w:tc>
      </w:tr>
      <w:tr w:rsidR="00E36F0E" w:rsidRPr="008016AF" w14:paraId="115C1A71" w14:textId="77777777" w:rsidTr="00E36F0E">
        <w:trPr>
          <w:jc w:val="center"/>
        </w:trPr>
        <w:tc>
          <w:tcPr>
            <w:tcW w:w="3306" w:type="dxa"/>
            <w:gridSpan w:val="3"/>
            <w:tcBorders>
              <w:top w:val="single" w:sz="4" w:space="0" w:color="auto"/>
              <w:left w:val="single" w:sz="4" w:space="0" w:color="auto"/>
              <w:bottom w:val="single" w:sz="4" w:space="0" w:color="auto"/>
              <w:right w:val="single" w:sz="4" w:space="0" w:color="auto"/>
            </w:tcBorders>
          </w:tcPr>
          <w:p w14:paraId="1695924A" w14:textId="77777777" w:rsidR="00E36F0E" w:rsidRPr="008016AF" w:rsidRDefault="00393DC0" w:rsidP="00E36F0E">
            <w:pPr>
              <w:spacing w:line="256" w:lineRule="auto"/>
              <w:jc w:val="right"/>
              <w:rPr>
                <w:rFonts w:cs="Arial"/>
              </w:rPr>
            </w:pPr>
            <w:r w:rsidRPr="008016AF">
              <w:rPr>
                <w:rFonts w:cs="Arial"/>
                <w:b/>
              </w:rPr>
              <w:t>Method Type</w:t>
            </w:r>
          </w:p>
        </w:tc>
        <w:tc>
          <w:tcPr>
            <w:tcW w:w="7309" w:type="dxa"/>
            <w:gridSpan w:val="4"/>
            <w:tcBorders>
              <w:top w:val="single" w:sz="4" w:space="0" w:color="auto"/>
              <w:left w:val="single" w:sz="4" w:space="0" w:color="auto"/>
              <w:bottom w:val="single" w:sz="4" w:space="0" w:color="auto"/>
              <w:right w:val="single" w:sz="4" w:space="0" w:color="auto"/>
            </w:tcBorders>
            <w:vAlign w:val="center"/>
            <w:hideMark/>
          </w:tcPr>
          <w:p w14:paraId="0319D70F" w14:textId="77777777" w:rsidR="00E36F0E" w:rsidRPr="008016AF" w:rsidRDefault="00393DC0" w:rsidP="00E36F0E">
            <w:pPr>
              <w:spacing w:line="256" w:lineRule="auto"/>
              <w:rPr>
                <w:rFonts w:cs="Arial"/>
              </w:rPr>
            </w:pPr>
            <w:r w:rsidRPr="008016AF">
              <w:rPr>
                <w:rFonts w:cs="Arial"/>
              </w:rPr>
              <w:t>OnChange</w:t>
            </w:r>
          </w:p>
        </w:tc>
      </w:tr>
      <w:tr w:rsidR="00E36F0E" w:rsidRPr="008016AF" w14:paraId="586C7363" w14:textId="77777777" w:rsidTr="00E36F0E">
        <w:trPr>
          <w:jc w:val="center"/>
        </w:trPr>
        <w:tc>
          <w:tcPr>
            <w:tcW w:w="3306" w:type="dxa"/>
            <w:gridSpan w:val="3"/>
            <w:tcBorders>
              <w:top w:val="single" w:sz="4" w:space="0" w:color="auto"/>
              <w:left w:val="single" w:sz="4" w:space="0" w:color="auto"/>
              <w:bottom w:val="single" w:sz="4" w:space="0" w:color="auto"/>
              <w:right w:val="single" w:sz="4" w:space="0" w:color="auto"/>
            </w:tcBorders>
          </w:tcPr>
          <w:p w14:paraId="156F192D" w14:textId="77777777" w:rsidR="00E36F0E" w:rsidRPr="008016AF" w:rsidRDefault="00393DC0" w:rsidP="00E36F0E">
            <w:pPr>
              <w:spacing w:line="256" w:lineRule="auto"/>
              <w:jc w:val="right"/>
              <w:rPr>
                <w:rFonts w:cs="Arial"/>
              </w:rPr>
            </w:pPr>
            <w:r w:rsidRPr="008016AF">
              <w:rPr>
                <w:rFonts w:cs="Arial"/>
                <w:b/>
              </w:rPr>
              <w:t>QoS Level</w:t>
            </w:r>
          </w:p>
        </w:tc>
        <w:tc>
          <w:tcPr>
            <w:tcW w:w="7309" w:type="dxa"/>
            <w:gridSpan w:val="4"/>
            <w:tcBorders>
              <w:top w:val="single" w:sz="4" w:space="0" w:color="auto"/>
              <w:left w:val="single" w:sz="4" w:space="0" w:color="auto"/>
              <w:bottom w:val="single" w:sz="4" w:space="0" w:color="auto"/>
              <w:right w:val="single" w:sz="4" w:space="0" w:color="auto"/>
            </w:tcBorders>
            <w:vAlign w:val="center"/>
            <w:hideMark/>
          </w:tcPr>
          <w:p w14:paraId="62259FB3" w14:textId="77777777" w:rsidR="00E36F0E" w:rsidRPr="008016AF" w:rsidRDefault="00393DC0" w:rsidP="00E36F0E">
            <w:pPr>
              <w:spacing w:line="256" w:lineRule="auto"/>
              <w:rPr>
                <w:rFonts w:cs="Arial"/>
              </w:rPr>
            </w:pPr>
            <w:r w:rsidRPr="008016AF">
              <w:rPr>
                <w:rFonts w:cs="Arial"/>
              </w:rPr>
              <w:t>Default</w:t>
            </w:r>
          </w:p>
        </w:tc>
      </w:tr>
      <w:tr w:rsidR="00E36F0E" w:rsidRPr="008016AF" w14:paraId="7EAD9476" w14:textId="77777777" w:rsidTr="00E36F0E">
        <w:trPr>
          <w:jc w:val="center"/>
        </w:trPr>
        <w:tc>
          <w:tcPr>
            <w:tcW w:w="3306" w:type="dxa"/>
            <w:gridSpan w:val="3"/>
            <w:tcBorders>
              <w:top w:val="single" w:sz="4" w:space="0" w:color="auto"/>
              <w:left w:val="single" w:sz="4" w:space="0" w:color="auto"/>
              <w:bottom w:val="single" w:sz="4" w:space="0" w:color="auto"/>
              <w:right w:val="single" w:sz="4" w:space="0" w:color="auto"/>
            </w:tcBorders>
          </w:tcPr>
          <w:p w14:paraId="5393833E" w14:textId="77777777" w:rsidR="00E36F0E" w:rsidRPr="008016AF" w:rsidRDefault="00393DC0" w:rsidP="00E36F0E">
            <w:pPr>
              <w:spacing w:line="256" w:lineRule="auto"/>
              <w:jc w:val="right"/>
              <w:rPr>
                <w:rFonts w:cs="Arial"/>
              </w:rPr>
            </w:pPr>
            <w:r w:rsidRPr="008016AF">
              <w:rPr>
                <w:rFonts w:cs="Arial"/>
                <w:b/>
              </w:rPr>
              <w:t>Retained</w:t>
            </w:r>
          </w:p>
        </w:tc>
        <w:tc>
          <w:tcPr>
            <w:tcW w:w="7309" w:type="dxa"/>
            <w:gridSpan w:val="4"/>
            <w:tcBorders>
              <w:top w:val="single" w:sz="4" w:space="0" w:color="auto"/>
              <w:left w:val="single" w:sz="4" w:space="0" w:color="auto"/>
              <w:bottom w:val="single" w:sz="4" w:space="0" w:color="auto"/>
              <w:right w:val="single" w:sz="4" w:space="0" w:color="auto"/>
            </w:tcBorders>
            <w:vAlign w:val="center"/>
            <w:hideMark/>
          </w:tcPr>
          <w:p w14:paraId="5D1EB90A" w14:textId="77777777" w:rsidR="00E36F0E" w:rsidRPr="008016AF" w:rsidRDefault="00393DC0" w:rsidP="00E36F0E">
            <w:pPr>
              <w:spacing w:line="256" w:lineRule="auto"/>
              <w:rPr>
                <w:rFonts w:cs="Arial"/>
              </w:rPr>
            </w:pPr>
            <w:r w:rsidRPr="008016AF">
              <w:rPr>
                <w:rFonts w:cs="Arial"/>
              </w:rPr>
              <w:t>No</w:t>
            </w:r>
          </w:p>
        </w:tc>
      </w:tr>
      <w:tr w:rsidR="00E36F0E" w:rsidRPr="008016AF" w14:paraId="0D90D649" w14:textId="77777777" w:rsidTr="00E36F0E">
        <w:trPr>
          <w:trHeight w:val="70"/>
          <w:jc w:val="center"/>
        </w:trPr>
        <w:tc>
          <w:tcPr>
            <w:tcW w:w="10615" w:type="dxa"/>
            <w:gridSpan w:val="7"/>
            <w:tcBorders>
              <w:top w:val="single" w:sz="4" w:space="0" w:color="auto"/>
              <w:left w:val="single" w:sz="4" w:space="0" w:color="auto"/>
              <w:bottom w:val="single" w:sz="4" w:space="0" w:color="auto"/>
              <w:right w:val="single" w:sz="4" w:space="0" w:color="auto"/>
            </w:tcBorders>
            <w:shd w:val="clear" w:color="auto" w:fill="808080"/>
          </w:tcPr>
          <w:p w14:paraId="64257F48" w14:textId="77777777" w:rsidR="00E36F0E" w:rsidRPr="008016AF" w:rsidRDefault="00E36F0E" w:rsidP="00E36F0E">
            <w:pPr>
              <w:spacing w:line="256" w:lineRule="auto"/>
              <w:rPr>
                <w:rFonts w:cs="Arial"/>
              </w:rPr>
            </w:pPr>
          </w:p>
        </w:tc>
      </w:tr>
      <w:tr w:rsidR="00E36F0E" w:rsidRPr="008016AF" w14:paraId="4B3714A4"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08795BEE" w14:textId="77777777" w:rsidR="00E36F0E" w:rsidRPr="008016AF" w:rsidRDefault="00393DC0" w:rsidP="00E36F0E">
            <w:pPr>
              <w:jc w:val="center"/>
              <w:rPr>
                <w:rFonts w:cs="Arial"/>
                <w:b/>
              </w:rPr>
            </w:pPr>
            <w:r w:rsidRPr="008016AF">
              <w:rPr>
                <w:rFonts w:cs="Arial"/>
                <w:b/>
              </w:rPr>
              <w:t>R/O</w:t>
            </w:r>
          </w:p>
        </w:tc>
        <w:tc>
          <w:tcPr>
            <w:tcW w:w="225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2C86FC9" w14:textId="77777777" w:rsidR="00E36F0E" w:rsidRPr="008016AF" w:rsidRDefault="00393DC0" w:rsidP="00E36F0E">
            <w:pPr>
              <w:rPr>
                <w:rFonts w:cs="Arial"/>
                <w:b/>
              </w:rPr>
            </w:pPr>
            <w:r w:rsidRPr="008016AF">
              <w:rPr>
                <w:rFonts w:cs="Arial"/>
                <w:b/>
              </w:rPr>
              <w:t>Name</w:t>
            </w:r>
          </w:p>
        </w:tc>
        <w:tc>
          <w:tcPr>
            <w:tcW w:w="851" w:type="dxa"/>
            <w:gridSpan w:val="2"/>
            <w:tcBorders>
              <w:top w:val="single" w:sz="4" w:space="0" w:color="auto"/>
              <w:left w:val="single" w:sz="4" w:space="0" w:color="auto"/>
              <w:bottom w:val="single" w:sz="4" w:space="0" w:color="auto"/>
              <w:right w:val="single" w:sz="4" w:space="0" w:color="auto"/>
            </w:tcBorders>
            <w:shd w:val="clear" w:color="auto" w:fill="A6A6A6"/>
            <w:hideMark/>
          </w:tcPr>
          <w:p w14:paraId="4E753FF2" w14:textId="77777777" w:rsidR="00E36F0E" w:rsidRPr="008016AF" w:rsidRDefault="00393DC0" w:rsidP="00E36F0E">
            <w:pPr>
              <w:rPr>
                <w:rFonts w:cs="Arial"/>
                <w:b/>
              </w:rPr>
            </w:pPr>
            <w:r w:rsidRPr="008016AF">
              <w:rPr>
                <w:rFonts w:cs="Arial"/>
                <w:b/>
              </w:rPr>
              <w:t>Type</w:t>
            </w:r>
          </w:p>
        </w:tc>
        <w:tc>
          <w:tcPr>
            <w:tcW w:w="3369"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322FD29" w14:textId="77777777" w:rsidR="00E36F0E" w:rsidRPr="008016AF" w:rsidRDefault="00393DC0" w:rsidP="00E36F0E">
            <w:pPr>
              <w:rPr>
                <w:rFonts w:cs="Arial"/>
                <w:b/>
              </w:rPr>
            </w:pPr>
            <w:r w:rsidRPr="008016AF">
              <w:rPr>
                <w:rFonts w:cs="Arial"/>
                <w:b/>
              </w:rPr>
              <w:t>Literals</w:t>
            </w:r>
          </w:p>
        </w:tc>
        <w:tc>
          <w:tcPr>
            <w:tcW w:w="1436"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056C3FD" w14:textId="77777777" w:rsidR="00E36F0E" w:rsidRPr="008016AF" w:rsidRDefault="00393DC0" w:rsidP="00E36F0E">
            <w:pPr>
              <w:rPr>
                <w:rFonts w:cs="Arial"/>
                <w:b/>
              </w:rPr>
            </w:pPr>
            <w:r w:rsidRPr="008016AF">
              <w:rPr>
                <w:rFonts w:cs="Arial"/>
                <w:b/>
              </w:rPr>
              <w:t>Value</w:t>
            </w:r>
          </w:p>
        </w:tc>
        <w:tc>
          <w:tcPr>
            <w:tcW w:w="2084"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BA9C6A9" w14:textId="77777777" w:rsidR="00E36F0E" w:rsidRPr="008016AF" w:rsidRDefault="00393DC0" w:rsidP="00E36F0E">
            <w:pPr>
              <w:rPr>
                <w:rFonts w:cs="Arial"/>
                <w:b/>
              </w:rPr>
            </w:pPr>
            <w:r w:rsidRPr="008016AF">
              <w:rPr>
                <w:rFonts w:cs="Arial"/>
                <w:b/>
              </w:rPr>
              <w:t>Description</w:t>
            </w:r>
          </w:p>
        </w:tc>
      </w:tr>
      <w:tr w:rsidR="00E36F0E" w:rsidRPr="008016AF" w14:paraId="28C3D49B" w14:textId="77777777" w:rsidTr="00E36F0E">
        <w:trPr>
          <w:jc w:val="center"/>
        </w:trPr>
        <w:tc>
          <w:tcPr>
            <w:tcW w:w="10615" w:type="dxa"/>
            <w:gridSpan w:val="7"/>
            <w:tcBorders>
              <w:top w:val="single" w:sz="4" w:space="0" w:color="auto"/>
              <w:left w:val="single" w:sz="4" w:space="0" w:color="auto"/>
              <w:bottom w:val="single" w:sz="4" w:space="0" w:color="auto"/>
              <w:right w:val="single" w:sz="4" w:space="0" w:color="auto"/>
            </w:tcBorders>
            <w:shd w:val="clear" w:color="auto" w:fill="D9D9D9"/>
          </w:tcPr>
          <w:p w14:paraId="1B1FA9DA" w14:textId="77777777" w:rsidR="00E36F0E" w:rsidRPr="008016AF" w:rsidRDefault="00393DC0" w:rsidP="00E36F0E">
            <w:pPr>
              <w:rPr>
                <w:rFonts w:cs="Arial"/>
                <w:b/>
              </w:rPr>
            </w:pPr>
            <w:r w:rsidRPr="008016AF">
              <w:rPr>
                <w:rFonts w:cs="Arial"/>
                <w:b/>
              </w:rPr>
              <w:t>Request</w:t>
            </w:r>
          </w:p>
        </w:tc>
      </w:tr>
      <w:tr w:rsidR="00E36F0E" w:rsidRPr="008016AF" w14:paraId="47DBAE60"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7BC011ED" w14:textId="77777777" w:rsidR="00E36F0E" w:rsidRPr="008016AF" w:rsidRDefault="00393DC0" w:rsidP="00E36F0E">
            <w:pPr>
              <w:jc w:val="center"/>
              <w:rPr>
                <w:rFonts w:cs="Arial"/>
              </w:rPr>
            </w:pPr>
            <w:r w:rsidRPr="008016AF">
              <w:rPr>
                <w:rFonts w:cs="Arial"/>
              </w:rPr>
              <w:t>-</w:t>
            </w:r>
          </w:p>
        </w:tc>
        <w:tc>
          <w:tcPr>
            <w:tcW w:w="2250" w:type="dxa"/>
            <w:tcBorders>
              <w:top w:val="single" w:sz="4" w:space="0" w:color="auto"/>
              <w:left w:val="single" w:sz="4" w:space="0" w:color="auto"/>
              <w:bottom w:val="single" w:sz="4" w:space="0" w:color="auto"/>
              <w:right w:val="single" w:sz="4" w:space="0" w:color="auto"/>
            </w:tcBorders>
          </w:tcPr>
          <w:p w14:paraId="127CA637" w14:textId="77777777" w:rsidR="00E36F0E" w:rsidRPr="008016AF" w:rsidRDefault="00393DC0" w:rsidP="00E36F0E">
            <w:pPr>
              <w:rPr>
                <w:rFonts w:cs="Arial"/>
              </w:rPr>
            </w:pPr>
            <w:r w:rsidRPr="008016AF">
              <w:rPr>
                <w:rFonts w:cs="Arial"/>
              </w:rPr>
              <w:t>-</w:t>
            </w:r>
          </w:p>
        </w:tc>
        <w:tc>
          <w:tcPr>
            <w:tcW w:w="851" w:type="dxa"/>
            <w:gridSpan w:val="2"/>
            <w:tcBorders>
              <w:top w:val="single" w:sz="4" w:space="0" w:color="auto"/>
              <w:left w:val="single" w:sz="4" w:space="0" w:color="auto"/>
              <w:bottom w:val="single" w:sz="4" w:space="0" w:color="auto"/>
              <w:right w:val="single" w:sz="4" w:space="0" w:color="auto"/>
            </w:tcBorders>
          </w:tcPr>
          <w:p w14:paraId="53013BDC" w14:textId="77777777" w:rsidR="00E36F0E" w:rsidRPr="008016AF" w:rsidRDefault="00393DC0" w:rsidP="00E36F0E">
            <w:pPr>
              <w:rPr>
                <w:rFonts w:cs="Arial"/>
              </w:rPr>
            </w:pPr>
            <w:r w:rsidRPr="008016AF">
              <w:rPr>
                <w:rFonts w:cs="Arial"/>
              </w:rPr>
              <w:t>-</w:t>
            </w:r>
          </w:p>
        </w:tc>
        <w:tc>
          <w:tcPr>
            <w:tcW w:w="3369" w:type="dxa"/>
            <w:tcBorders>
              <w:top w:val="single" w:sz="4" w:space="0" w:color="auto"/>
              <w:left w:val="single" w:sz="4" w:space="0" w:color="auto"/>
              <w:bottom w:val="single" w:sz="4" w:space="0" w:color="auto"/>
              <w:right w:val="single" w:sz="4" w:space="0" w:color="auto"/>
            </w:tcBorders>
          </w:tcPr>
          <w:p w14:paraId="71624361" w14:textId="77777777" w:rsidR="00E36F0E" w:rsidRPr="008016AF" w:rsidRDefault="00393DC0" w:rsidP="00E36F0E">
            <w:pPr>
              <w:rPr>
                <w:rFonts w:cs="Arial"/>
              </w:rPr>
            </w:pPr>
            <w:r w:rsidRPr="008016AF">
              <w:rPr>
                <w:rFonts w:cs="Arial"/>
              </w:rPr>
              <w:t>-</w:t>
            </w:r>
          </w:p>
        </w:tc>
        <w:tc>
          <w:tcPr>
            <w:tcW w:w="1436" w:type="dxa"/>
            <w:tcBorders>
              <w:top w:val="single" w:sz="4" w:space="0" w:color="auto"/>
              <w:left w:val="single" w:sz="4" w:space="0" w:color="auto"/>
              <w:bottom w:val="single" w:sz="4" w:space="0" w:color="auto"/>
              <w:right w:val="single" w:sz="4" w:space="0" w:color="auto"/>
            </w:tcBorders>
          </w:tcPr>
          <w:p w14:paraId="61BFE5FC" w14:textId="77777777" w:rsidR="00E36F0E" w:rsidRPr="008016AF" w:rsidRDefault="00393DC0" w:rsidP="00E36F0E">
            <w:pPr>
              <w:rPr>
                <w:rFonts w:cs="Arial"/>
              </w:rPr>
            </w:pPr>
            <w:r w:rsidRPr="008016AF">
              <w:rPr>
                <w:rFonts w:cs="Arial"/>
              </w:rPr>
              <w:t>-</w:t>
            </w:r>
          </w:p>
        </w:tc>
        <w:tc>
          <w:tcPr>
            <w:tcW w:w="2084" w:type="dxa"/>
            <w:tcBorders>
              <w:top w:val="single" w:sz="4" w:space="0" w:color="auto"/>
              <w:left w:val="single" w:sz="4" w:space="0" w:color="auto"/>
              <w:bottom w:val="single" w:sz="4" w:space="0" w:color="auto"/>
              <w:right w:val="single" w:sz="4" w:space="0" w:color="auto"/>
            </w:tcBorders>
          </w:tcPr>
          <w:p w14:paraId="19E6D73B" w14:textId="77777777" w:rsidR="00E36F0E" w:rsidRPr="008016AF" w:rsidRDefault="00393DC0" w:rsidP="00E36F0E">
            <w:pPr>
              <w:rPr>
                <w:rFonts w:cs="Arial"/>
                <w:highlight w:val="yellow"/>
              </w:rPr>
            </w:pPr>
            <w:r w:rsidRPr="008016AF">
              <w:rPr>
                <w:rFonts w:cs="Arial"/>
              </w:rPr>
              <w:t>N/A</w:t>
            </w:r>
          </w:p>
        </w:tc>
      </w:tr>
      <w:tr w:rsidR="00E36F0E" w:rsidRPr="008016AF" w14:paraId="6DB29375" w14:textId="77777777" w:rsidTr="00E36F0E">
        <w:trPr>
          <w:jc w:val="center"/>
        </w:trPr>
        <w:tc>
          <w:tcPr>
            <w:tcW w:w="10615" w:type="dxa"/>
            <w:gridSpan w:val="7"/>
            <w:tcBorders>
              <w:top w:val="single" w:sz="4" w:space="0" w:color="auto"/>
              <w:left w:val="single" w:sz="4" w:space="0" w:color="auto"/>
              <w:bottom w:val="single" w:sz="4" w:space="0" w:color="auto"/>
              <w:right w:val="single" w:sz="4" w:space="0" w:color="auto"/>
            </w:tcBorders>
            <w:shd w:val="clear" w:color="auto" w:fill="D9D9D9"/>
          </w:tcPr>
          <w:p w14:paraId="51BD7EB4" w14:textId="77777777" w:rsidR="00E36F0E" w:rsidRPr="008016AF" w:rsidRDefault="00393DC0" w:rsidP="00E36F0E">
            <w:pPr>
              <w:rPr>
                <w:rFonts w:cs="Arial"/>
              </w:rPr>
            </w:pPr>
            <w:r w:rsidRPr="008016AF">
              <w:rPr>
                <w:rFonts w:cs="Arial"/>
                <w:b/>
              </w:rPr>
              <w:t>Response</w:t>
            </w:r>
          </w:p>
        </w:tc>
      </w:tr>
      <w:tr w:rsidR="00E36F0E" w:rsidRPr="008016AF" w14:paraId="76B3CF28"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6CFE80F" w14:textId="77777777" w:rsidR="00E36F0E" w:rsidRPr="008016AF" w:rsidRDefault="00393DC0" w:rsidP="00E36F0E">
            <w:pPr>
              <w:jc w:val="center"/>
              <w:rPr>
                <w:rFonts w:cs="Arial"/>
              </w:rPr>
            </w:pPr>
            <w:r w:rsidRPr="008016AF">
              <w:rPr>
                <w:rFonts w:cs="Arial"/>
              </w:rPr>
              <w:t>R</w:t>
            </w:r>
          </w:p>
        </w:tc>
        <w:tc>
          <w:tcPr>
            <w:tcW w:w="2250" w:type="dxa"/>
            <w:tcBorders>
              <w:top w:val="single" w:sz="4" w:space="0" w:color="auto"/>
              <w:left w:val="single" w:sz="4" w:space="0" w:color="auto"/>
              <w:bottom w:val="single" w:sz="4" w:space="0" w:color="auto"/>
              <w:right w:val="single" w:sz="4" w:space="0" w:color="auto"/>
            </w:tcBorders>
            <w:shd w:val="clear" w:color="auto" w:fill="FFFFFF"/>
          </w:tcPr>
          <w:p w14:paraId="210691B2" w14:textId="77777777" w:rsidR="00E36F0E" w:rsidRPr="008016AF" w:rsidRDefault="00393DC0" w:rsidP="00E36F0E">
            <w:pPr>
              <w:rPr>
                <w:rFonts w:cs="Arial"/>
              </w:rPr>
            </w:pPr>
            <w:r w:rsidRPr="008016AF">
              <w:rPr>
                <w:rFonts w:cs="Arial"/>
              </w:rPr>
              <w:t>appId</w:t>
            </w: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14101217" w14:textId="77777777" w:rsidR="00E36F0E" w:rsidRPr="008016AF" w:rsidRDefault="00393DC0" w:rsidP="00E36F0E">
            <w:pPr>
              <w:rPr>
                <w:rFonts w:cs="Arial"/>
              </w:rPr>
            </w:pPr>
            <w:r w:rsidRPr="008016AF">
              <w:rPr>
                <w:rFonts w:cs="Arial"/>
              </w:rPr>
              <w:t>String</w:t>
            </w: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4792A737" w14:textId="77777777" w:rsidR="00E36F0E" w:rsidRPr="008016AF" w:rsidRDefault="00393DC0" w:rsidP="00E36F0E">
            <w:pPr>
              <w:rPr>
                <w:rFonts w:cs="Arial"/>
              </w:rPr>
            </w:pPr>
            <w:r w:rsidRPr="008016AF">
              <w:rPr>
                <w:rFonts w:cs="Arial"/>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025BEEC" w14:textId="77777777" w:rsidR="00E36F0E" w:rsidRPr="008016AF" w:rsidRDefault="00393DC0" w:rsidP="00E36F0E">
            <w:pPr>
              <w:rPr>
                <w:rFonts w:cs="Arial"/>
              </w:rPr>
            </w:pPr>
            <w:r w:rsidRPr="008016AF">
              <w:rPr>
                <w:rFonts w:cs="Arial"/>
              </w:rPr>
              <w:t>Char Value:0-255</w:t>
            </w:r>
          </w:p>
          <w:p w14:paraId="231A4AB0" w14:textId="77777777" w:rsidR="00E36F0E" w:rsidRPr="008016AF" w:rsidRDefault="00393DC0" w:rsidP="00E36F0E">
            <w:pPr>
              <w:rPr>
                <w:rFonts w:cs="Arial"/>
                <w:b/>
                <w:highlight w:val="yellow"/>
              </w:rPr>
            </w:pPr>
            <w:r w:rsidRPr="008016AF">
              <w:rPr>
                <w:rFonts w:cs="Arial"/>
              </w:rPr>
              <w:t>No String length limit</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42B00B71" w14:textId="77777777" w:rsidR="00E36F0E" w:rsidRPr="008016AF" w:rsidRDefault="00393DC0" w:rsidP="00E36F0E">
            <w:pPr>
              <w:rPr>
                <w:rFonts w:cs="Arial"/>
              </w:rPr>
            </w:pPr>
            <w:r w:rsidRPr="008016AF">
              <w:rPr>
                <w:rFonts w:cs="Arial"/>
              </w:rPr>
              <w:t>WIR Client AppId</w:t>
            </w:r>
          </w:p>
        </w:tc>
      </w:tr>
      <w:tr w:rsidR="00E36F0E" w:rsidRPr="008016AF" w14:paraId="47568EED"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B1F1AF4" w14:textId="77777777" w:rsidR="00E36F0E" w:rsidRPr="008016AF" w:rsidRDefault="00393DC0" w:rsidP="00E36F0E">
            <w:pPr>
              <w:jc w:val="center"/>
              <w:rPr>
                <w:rFonts w:cs="Arial"/>
              </w:rPr>
            </w:pPr>
            <w:r w:rsidRPr="008016AF">
              <w:rPr>
                <w:rFonts w:cs="Arial"/>
              </w:rPr>
              <w:t>R</w:t>
            </w:r>
          </w:p>
        </w:tc>
        <w:tc>
          <w:tcPr>
            <w:tcW w:w="2250" w:type="dxa"/>
            <w:tcBorders>
              <w:top w:val="single" w:sz="4" w:space="0" w:color="auto"/>
              <w:left w:val="single" w:sz="4" w:space="0" w:color="auto"/>
              <w:bottom w:val="single" w:sz="4" w:space="0" w:color="auto"/>
              <w:right w:val="single" w:sz="4" w:space="0" w:color="auto"/>
            </w:tcBorders>
            <w:shd w:val="clear" w:color="auto" w:fill="FFFFFF"/>
          </w:tcPr>
          <w:p w14:paraId="2359F25C" w14:textId="77777777" w:rsidR="00E36F0E" w:rsidRPr="008016AF" w:rsidRDefault="00393DC0" w:rsidP="00E36F0E">
            <w:pPr>
              <w:rPr>
                <w:rFonts w:cs="Arial"/>
              </w:rPr>
            </w:pPr>
            <w:r w:rsidRPr="008016AF">
              <w:rPr>
                <w:rFonts w:cs="Arial"/>
              </w:rPr>
              <w:t>allocId</w:t>
            </w: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4CB386AB" w14:textId="77777777" w:rsidR="00E36F0E" w:rsidRPr="008016AF" w:rsidRDefault="00393DC0" w:rsidP="00E36F0E">
            <w:pPr>
              <w:rPr>
                <w:rFonts w:cs="Arial"/>
              </w:rPr>
            </w:pPr>
            <w:r w:rsidRPr="008016AF">
              <w:rPr>
                <w:rFonts w:cs="Arial"/>
              </w:rPr>
              <w:t>Int32</w:t>
            </w: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1E422065" w14:textId="77777777" w:rsidR="00E36F0E" w:rsidRPr="008016AF" w:rsidRDefault="00393DC0" w:rsidP="00E36F0E">
            <w:pPr>
              <w:rPr>
                <w:rFonts w:cs="Arial"/>
              </w:rPr>
            </w:pPr>
            <w:r w:rsidRPr="008016AF">
              <w:rPr>
                <w:rFonts w:cs="Arial"/>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9E18719" w14:textId="77777777" w:rsidR="00E36F0E" w:rsidRPr="008016AF" w:rsidRDefault="00393DC0" w:rsidP="00E36F0E">
            <w:pPr>
              <w:rPr>
                <w:rFonts w:cs="Arial"/>
              </w:rPr>
            </w:pPr>
            <w:r w:rsidRPr="008016AF">
              <w:rPr>
                <w:rFonts w:cs="Arial"/>
              </w:rPr>
              <w:t>0-4294967295</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0C08C412" w14:textId="77777777" w:rsidR="00E36F0E" w:rsidRPr="008016AF" w:rsidRDefault="00393DC0" w:rsidP="00E36F0E">
            <w:pPr>
              <w:rPr>
                <w:rFonts w:cs="Arial"/>
              </w:rPr>
            </w:pPr>
            <w:r w:rsidRPr="008016AF">
              <w:rPr>
                <w:rFonts w:cs="Arial"/>
              </w:rPr>
              <w:t>Allocation ID will be assigned by WIR</w:t>
            </w:r>
          </w:p>
        </w:tc>
      </w:tr>
      <w:tr w:rsidR="00E36F0E" w:rsidRPr="008016AF" w14:paraId="4F2426DC"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EB5F043" w14:textId="77777777" w:rsidR="00E36F0E" w:rsidRPr="008016AF" w:rsidRDefault="00393DC0" w:rsidP="00E36F0E">
            <w:pPr>
              <w:jc w:val="center"/>
              <w:rPr>
                <w:rFonts w:cs="Arial"/>
              </w:rPr>
            </w:pPr>
            <w:r w:rsidRPr="008016AF">
              <w:rPr>
                <w:rFonts w:cs="Arial"/>
              </w:rPr>
              <w:t>R</w:t>
            </w:r>
          </w:p>
        </w:tc>
        <w:tc>
          <w:tcPr>
            <w:tcW w:w="2250" w:type="dxa"/>
            <w:tcBorders>
              <w:top w:val="single" w:sz="4" w:space="0" w:color="auto"/>
              <w:left w:val="single" w:sz="4" w:space="0" w:color="auto"/>
              <w:bottom w:val="single" w:sz="4" w:space="0" w:color="auto"/>
              <w:right w:val="single" w:sz="4" w:space="0" w:color="auto"/>
            </w:tcBorders>
            <w:shd w:val="clear" w:color="auto" w:fill="FFFFFF"/>
          </w:tcPr>
          <w:p w14:paraId="04CF3633" w14:textId="77777777" w:rsidR="00E36F0E" w:rsidRDefault="00393DC0" w:rsidP="00E36F0E">
            <w:pPr>
              <w:rPr>
                <w:rFonts w:cs="Arial"/>
              </w:rPr>
            </w:pPr>
            <w:r w:rsidRPr="008016AF">
              <w:rPr>
                <w:rFonts w:cs="Arial"/>
              </w:rPr>
              <w:t>NetworkInterface</w:t>
            </w:r>
          </w:p>
          <w:p w14:paraId="1C5EFFAC" w14:textId="77777777" w:rsidR="00E36F0E" w:rsidRPr="008016AF" w:rsidRDefault="00393DC0" w:rsidP="00E36F0E">
            <w:pPr>
              <w:rPr>
                <w:rFonts w:cs="Arial"/>
              </w:rPr>
            </w:pPr>
            <w:r w:rsidRPr="008016AF">
              <w:rPr>
                <w:rFonts w:cs="Arial"/>
              </w:rPr>
              <w:t>AllocationStatus</w:t>
            </w: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0383255B" w14:textId="77777777" w:rsidR="00E36F0E" w:rsidRPr="008016AF" w:rsidRDefault="00393DC0" w:rsidP="00E36F0E">
            <w:pPr>
              <w:rPr>
                <w:rFonts w:cs="Arial"/>
              </w:rPr>
            </w:pPr>
            <w:r w:rsidRPr="008016AF">
              <w:rPr>
                <w:rFonts w:cs="Arial"/>
              </w:rPr>
              <w:t>Enum</w:t>
            </w: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593CCC8E" w14:textId="77777777" w:rsidR="00E36F0E" w:rsidRPr="008016AF" w:rsidRDefault="00393DC0" w:rsidP="00E36F0E">
            <w:pPr>
              <w:rPr>
                <w:rFonts w:cs="Arial"/>
              </w:rPr>
            </w:pPr>
            <w:r w:rsidRPr="008016AF">
              <w:rPr>
                <w:rFonts w:cs="Arial"/>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0C803BC8" w14:textId="77777777" w:rsidR="00E36F0E" w:rsidRPr="008016AF" w:rsidRDefault="00393DC0" w:rsidP="00E36F0E">
            <w:pPr>
              <w:rPr>
                <w:rFonts w:cs="Arial"/>
              </w:rPr>
            </w:pPr>
            <w:r w:rsidRPr="008016AF">
              <w:rPr>
                <w:rFonts w:cs="Arial"/>
              </w:rPr>
              <w:t>-</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2E82131E" w14:textId="77777777" w:rsidR="00E36F0E" w:rsidRPr="008016AF" w:rsidRDefault="00393DC0" w:rsidP="00E36F0E">
            <w:pPr>
              <w:rPr>
                <w:rFonts w:cs="Arial"/>
                <w:highlight w:val="yellow"/>
              </w:rPr>
            </w:pPr>
            <w:r w:rsidRPr="008016AF">
              <w:rPr>
                <w:rFonts w:cs="Arial"/>
              </w:rPr>
              <w:t>Network Allocation Status</w:t>
            </w:r>
          </w:p>
        </w:tc>
      </w:tr>
      <w:tr w:rsidR="00E36F0E" w:rsidRPr="008016AF" w14:paraId="52C07870"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8F3B245" w14:textId="77777777" w:rsidR="00E36F0E" w:rsidRPr="008016AF" w:rsidRDefault="00E36F0E" w:rsidP="00E36F0E">
            <w:pPr>
              <w:jc w:val="center"/>
              <w:rPr>
                <w:rFonts w:cs="Arial"/>
              </w:rPr>
            </w:pPr>
          </w:p>
        </w:tc>
        <w:tc>
          <w:tcPr>
            <w:tcW w:w="2250" w:type="dxa"/>
            <w:tcBorders>
              <w:top w:val="single" w:sz="4" w:space="0" w:color="auto"/>
              <w:left w:val="single" w:sz="4" w:space="0" w:color="auto"/>
              <w:bottom w:val="single" w:sz="4" w:space="0" w:color="auto"/>
              <w:right w:val="single" w:sz="4" w:space="0" w:color="auto"/>
            </w:tcBorders>
            <w:shd w:val="clear" w:color="auto" w:fill="FFFFFF"/>
          </w:tcPr>
          <w:p w14:paraId="780ACD91" w14:textId="77777777" w:rsidR="00E36F0E" w:rsidRPr="008016AF" w:rsidRDefault="00E36F0E" w:rsidP="00E36F0E">
            <w:pPr>
              <w:rPr>
                <w:rFonts w:cs="Arial"/>
              </w:rPr>
            </w:pP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517D1EF9" w14:textId="77777777" w:rsidR="00E36F0E" w:rsidRPr="008016AF" w:rsidRDefault="00E36F0E" w:rsidP="00E36F0E">
            <w:pPr>
              <w:rPr>
                <w:rFonts w:cs="Arial"/>
              </w:rPr>
            </w:pP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481A147E" w14:textId="77777777" w:rsidR="00E36F0E" w:rsidRPr="008016AF" w:rsidRDefault="00393DC0" w:rsidP="00E36F0E">
            <w:pPr>
              <w:rPr>
                <w:rFonts w:cs="Arial"/>
                <w:color w:val="000000"/>
              </w:rPr>
            </w:pPr>
            <w:r w:rsidRPr="008016AF">
              <w:rPr>
                <w:rFonts w:cs="Arial"/>
                <w:color w:val="000000"/>
              </w:rPr>
              <w:t>NET_IFACE_ALLOC_FAILURE</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2B90FE0A" w14:textId="77777777" w:rsidR="00E36F0E" w:rsidRPr="008016AF" w:rsidRDefault="00393DC0" w:rsidP="00E36F0E">
            <w:pPr>
              <w:rPr>
                <w:rFonts w:cs="Arial"/>
                <w:color w:val="000000"/>
              </w:rPr>
            </w:pPr>
            <w:r w:rsidRPr="008016AF">
              <w:rPr>
                <w:rFonts w:cs="Arial"/>
                <w:color w:val="000000"/>
              </w:rPr>
              <w:t>0x0</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746E9E6C" w14:textId="77777777" w:rsidR="00E36F0E" w:rsidRPr="008016AF" w:rsidRDefault="00393DC0" w:rsidP="00E36F0E">
            <w:pPr>
              <w:rPr>
                <w:rFonts w:cs="Arial"/>
                <w:color w:val="000000"/>
              </w:rPr>
            </w:pPr>
            <w:r w:rsidRPr="008016AF">
              <w:rPr>
                <w:rFonts w:cs="Arial"/>
                <w:color w:val="000000"/>
              </w:rPr>
              <w:t>Error/Failure</w:t>
            </w:r>
          </w:p>
        </w:tc>
      </w:tr>
      <w:tr w:rsidR="00E36F0E" w:rsidRPr="008016AF" w14:paraId="4473E6A1"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CD94D69" w14:textId="77777777" w:rsidR="00E36F0E" w:rsidRPr="008016AF" w:rsidRDefault="00E36F0E" w:rsidP="00E36F0E">
            <w:pPr>
              <w:jc w:val="center"/>
              <w:rPr>
                <w:rFonts w:cs="Arial"/>
              </w:rPr>
            </w:pPr>
          </w:p>
        </w:tc>
        <w:tc>
          <w:tcPr>
            <w:tcW w:w="2250" w:type="dxa"/>
            <w:tcBorders>
              <w:top w:val="single" w:sz="4" w:space="0" w:color="auto"/>
              <w:left w:val="single" w:sz="4" w:space="0" w:color="auto"/>
              <w:bottom w:val="single" w:sz="4" w:space="0" w:color="auto"/>
              <w:right w:val="single" w:sz="4" w:space="0" w:color="auto"/>
            </w:tcBorders>
            <w:shd w:val="clear" w:color="auto" w:fill="FFFFFF"/>
          </w:tcPr>
          <w:p w14:paraId="777B7E1F" w14:textId="77777777" w:rsidR="00E36F0E" w:rsidRPr="008016AF" w:rsidRDefault="00E36F0E" w:rsidP="00E36F0E">
            <w:pPr>
              <w:rPr>
                <w:rFonts w:cs="Arial"/>
              </w:rPr>
            </w:pP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57A26851" w14:textId="77777777" w:rsidR="00E36F0E" w:rsidRPr="008016AF" w:rsidRDefault="00E36F0E" w:rsidP="00E36F0E">
            <w:pPr>
              <w:rPr>
                <w:rFonts w:cs="Arial"/>
              </w:rPr>
            </w:pP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0C88CB6A" w14:textId="77777777" w:rsidR="00E36F0E" w:rsidRPr="008016AF" w:rsidRDefault="00393DC0" w:rsidP="00E36F0E">
            <w:pPr>
              <w:rPr>
                <w:rFonts w:cs="Arial"/>
                <w:color w:val="000000"/>
              </w:rPr>
            </w:pPr>
            <w:r w:rsidRPr="008016AF">
              <w:rPr>
                <w:rFonts w:cs="Arial"/>
                <w:color w:val="000000"/>
              </w:rPr>
              <w:t>NET_IFACE_ALLOC_SUCCESS</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76F048C4" w14:textId="77777777" w:rsidR="00E36F0E" w:rsidRPr="008016AF" w:rsidRDefault="00393DC0" w:rsidP="00E36F0E">
            <w:pPr>
              <w:rPr>
                <w:rFonts w:cs="Arial"/>
                <w:color w:val="000000"/>
              </w:rPr>
            </w:pPr>
            <w:r w:rsidRPr="008016AF">
              <w:rPr>
                <w:rFonts w:cs="Arial"/>
                <w:color w:val="000000"/>
              </w:rPr>
              <w:t>0x1</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7B248E4C" w14:textId="77777777" w:rsidR="00E36F0E" w:rsidRPr="008016AF" w:rsidRDefault="00393DC0" w:rsidP="00E36F0E">
            <w:pPr>
              <w:rPr>
                <w:rFonts w:cs="Arial"/>
                <w:color w:val="000000"/>
              </w:rPr>
            </w:pPr>
            <w:r w:rsidRPr="008016AF">
              <w:rPr>
                <w:rFonts w:cs="Arial"/>
                <w:color w:val="000000"/>
              </w:rPr>
              <w:t>Success</w:t>
            </w:r>
          </w:p>
        </w:tc>
      </w:tr>
      <w:tr w:rsidR="00E36F0E" w:rsidRPr="008016AF" w14:paraId="64F2AF4E"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D63936B" w14:textId="77777777" w:rsidR="00E36F0E" w:rsidRPr="008016AF" w:rsidRDefault="00E36F0E" w:rsidP="00E36F0E">
            <w:pPr>
              <w:jc w:val="center"/>
              <w:rPr>
                <w:rFonts w:cs="Arial"/>
              </w:rPr>
            </w:pPr>
          </w:p>
        </w:tc>
        <w:tc>
          <w:tcPr>
            <w:tcW w:w="2250" w:type="dxa"/>
            <w:tcBorders>
              <w:top w:val="single" w:sz="4" w:space="0" w:color="auto"/>
              <w:left w:val="single" w:sz="4" w:space="0" w:color="auto"/>
              <w:bottom w:val="single" w:sz="4" w:space="0" w:color="auto"/>
              <w:right w:val="single" w:sz="4" w:space="0" w:color="auto"/>
            </w:tcBorders>
            <w:shd w:val="clear" w:color="auto" w:fill="FFFFFF"/>
          </w:tcPr>
          <w:p w14:paraId="601B3D0C" w14:textId="77777777" w:rsidR="00E36F0E" w:rsidRPr="008016AF" w:rsidRDefault="00E36F0E" w:rsidP="00E36F0E">
            <w:pPr>
              <w:rPr>
                <w:rFonts w:cs="Arial"/>
              </w:rPr>
            </w:pP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1001D2A6" w14:textId="77777777" w:rsidR="00E36F0E" w:rsidRPr="008016AF" w:rsidRDefault="00E36F0E" w:rsidP="00E36F0E">
            <w:pPr>
              <w:rPr>
                <w:rFonts w:cs="Arial"/>
              </w:rPr>
            </w:pP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30FAE340" w14:textId="77777777" w:rsidR="00E36F0E" w:rsidRPr="008016AF" w:rsidRDefault="00393DC0" w:rsidP="00E36F0E">
            <w:pPr>
              <w:rPr>
                <w:rFonts w:cs="Arial"/>
                <w:color w:val="000000"/>
              </w:rPr>
            </w:pPr>
            <w:r w:rsidRPr="008016AF">
              <w:rPr>
                <w:rFonts w:cs="Arial"/>
                <w:color w:val="000000"/>
              </w:rPr>
              <w:t>NET_IFACE_ALLOC_INQUEUE</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23ECE9E4" w14:textId="77777777" w:rsidR="00E36F0E" w:rsidRPr="008016AF" w:rsidRDefault="00393DC0" w:rsidP="00E36F0E">
            <w:pPr>
              <w:rPr>
                <w:rFonts w:cs="Arial"/>
                <w:color w:val="000000"/>
              </w:rPr>
            </w:pPr>
            <w:r w:rsidRPr="008016AF">
              <w:rPr>
                <w:rFonts w:cs="Arial"/>
                <w:color w:val="000000"/>
              </w:rPr>
              <w:t>0x2</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52D588EC" w14:textId="77777777" w:rsidR="00E36F0E" w:rsidRPr="008016AF" w:rsidRDefault="00393DC0" w:rsidP="00E36F0E">
            <w:pPr>
              <w:rPr>
                <w:rFonts w:cs="Arial"/>
                <w:color w:val="000000"/>
              </w:rPr>
            </w:pPr>
            <w:r w:rsidRPr="008016AF">
              <w:rPr>
                <w:rFonts w:cs="Arial"/>
                <w:color w:val="000000"/>
              </w:rPr>
              <w:t>In queue/In progress</w:t>
            </w:r>
          </w:p>
        </w:tc>
      </w:tr>
      <w:tr w:rsidR="00E36F0E" w:rsidRPr="008016AF" w14:paraId="56B7E535"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D3C40EA" w14:textId="77777777" w:rsidR="00E36F0E" w:rsidRPr="008016AF" w:rsidRDefault="00E36F0E" w:rsidP="00E36F0E">
            <w:pPr>
              <w:jc w:val="center"/>
              <w:rPr>
                <w:rFonts w:cs="Arial"/>
              </w:rPr>
            </w:pPr>
          </w:p>
        </w:tc>
        <w:tc>
          <w:tcPr>
            <w:tcW w:w="2250" w:type="dxa"/>
            <w:tcBorders>
              <w:top w:val="single" w:sz="4" w:space="0" w:color="auto"/>
              <w:left w:val="single" w:sz="4" w:space="0" w:color="auto"/>
              <w:bottom w:val="single" w:sz="4" w:space="0" w:color="auto"/>
              <w:right w:val="single" w:sz="4" w:space="0" w:color="auto"/>
            </w:tcBorders>
            <w:shd w:val="clear" w:color="auto" w:fill="FFFFFF"/>
          </w:tcPr>
          <w:p w14:paraId="1B933B55" w14:textId="77777777" w:rsidR="00E36F0E" w:rsidRPr="008016AF" w:rsidRDefault="00E36F0E" w:rsidP="00E36F0E">
            <w:pPr>
              <w:rPr>
                <w:rFonts w:cs="Arial"/>
              </w:rPr>
            </w:pP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7A57FC0D" w14:textId="77777777" w:rsidR="00E36F0E" w:rsidRPr="008016AF" w:rsidRDefault="00E36F0E" w:rsidP="00E36F0E">
            <w:pPr>
              <w:rPr>
                <w:rFonts w:cs="Arial"/>
              </w:rPr>
            </w:pP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1C6D6633" w14:textId="77777777" w:rsidR="00E36F0E" w:rsidRPr="008016AF" w:rsidRDefault="00393DC0" w:rsidP="00E36F0E">
            <w:pPr>
              <w:rPr>
                <w:rFonts w:cs="Arial"/>
                <w:color w:val="000000"/>
              </w:rPr>
            </w:pPr>
            <w:r w:rsidRPr="008016AF">
              <w:rPr>
                <w:rFonts w:cs="Arial"/>
                <w:color w:val="000000"/>
              </w:rPr>
              <w:t>NET_IFACE_ALLOC_ILLEGAL</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2BF68686" w14:textId="77777777" w:rsidR="00E36F0E" w:rsidRPr="008016AF" w:rsidRDefault="00393DC0" w:rsidP="00E36F0E">
            <w:pPr>
              <w:rPr>
                <w:rFonts w:cs="Arial"/>
                <w:color w:val="000000"/>
              </w:rPr>
            </w:pPr>
            <w:r w:rsidRPr="008016AF">
              <w:rPr>
                <w:rFonts w:cs="Arial"/>
                <w:color w:val="000000"/>
              </w:rPr>
              <w:t>0x3</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2B938DE9" w14:textId="77777777" w:rsidR="00E36F0E" w:rsidRPr="008016AF" w:rsidRDefault="00393DC0" w:rsidP="00E36F0E">
            <w:pPr>
              <w:rPr>
                <w:rFonts w:cs="Arial"/>
                <w:color w:val="000000"/>
              </w:rPr>
            </w:pPr>
            <w:r w:rsidRPr="008016AF">
              <w:rPr>
                <w:rFonts w:cs="Arial"/>
                <w:color w:val="000000"/>
              </w:rPr>
              <w:t>Not supported by policy</w:t>
            </w:r>
          </w:p>
        </w:tc>
      </w:tr>
      <w:tr w:rsidR="00E36F0E" w:rsidRPr="008016AF" w14:paraId="586A617E"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7E0F99E" w14:textId="77777777" w:rsidR="00E36F0E" w:rsidRPr="008016AF" w:rsidRDefault="00393DC0" w:rsidP="00E36F0E">
            <w:pPr>
              <w:jc w:val="center"/>
              <w:rPr>
                <w:rFonts w:cs="Arial"/>
              </w:rPr>
            </w:pPr>
            <w:r w:rsidRPr="008016AF">
              <w:rPr>
                <w:rFonts w:cs="Arial"/>
              </w:rPr>
              <w:t>R</w:t>
            </w:r>
          </w:p>
        </w:tc>
        <w:tc>
          <w:tcPr>
            <w:tcW w:w="2250" w:type="dxa"/>
            <w:tcBorders>
              <w:top w:val="single" w:sz="4" w:space="0" w:color="auto"/>
              <w:left w:val="single" w:sz="4" w:space="0" w:color="auto"/>
              <w:bottom w:val="single" w:sz="4" w:space="0" w:color="auto"/>
              <w:right w:val="single" w:sz="4" w:space="0" w:color="auto"/>
            </w:tcBorders>
            <w:shd w:val="clear" w:color="auto" w:fill="FFFFFF"/>
          </w:tcPr>
          <w:p w14:paraId="3CD51AA9" w14:textId="77777777" w:rsidR="00E36F0E" w:rsidRPr="008016AF" w:rsidRDefault="00393DC0" w:rsidP="00E36F0E">
            <w:pPr>
              <w:rPr>
                <w:rFonts w:cs="Arial"/>
              </w:rPr>
            </w:pPr>
            <w:r w:rsidRPr="008016AF">
              <w:rPr>
                <w:rFonts w:cs="Arial"/>
              </w:rPr>
              <w:t>NetworkInterfaceType</w:t>
            </w: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566C8D53" w14:textId="77777777" w:rsidR="00E36F0E" w:rsidRPr="008016AF" w:rsidRDefault="00393DC0" w:rsidP="00E36F0E">
            <w:pPr>
              <w:rPr>
                <w:rFonts w:cs="Arial"/>
              </w:rPr>
            </w:pPr>
            <w:r w:rsidRPr="008016AF">
              <w:rPr>
                <w:rFonts w:cs="Arial"/>
              </w:rPr>
              <w:t>Enum</w:t>
            </w: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1D769161" w14:textId="77777777" w:rsidR="00E36F0E" w:rsidRPr="008016AF" w:rsidRDefault="00393DC0" w:rsidP="00E36F0E">
            <w:pPr>
              <w:rPr>
                <w:rFonts w:cs="Arial"/>
              </w:rPr>
            </w:pPr>
            <w:r w:rsidRPr="008016AF">
              <w:rPr>
                <w:rFonts w:cs="Arial"/>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8B4031D" w14:textId="77777777" w:rsidR="00E36F0E" w:rsidRPr="008016AF" w:rsidRDefault="00393DC0" w:rsidP="00E36F0E">
            <w:pPr>
              <w:rPr>
                <w:rFonts w:cs="Arial"/>
              </w:rPr>
            </w:pPr>
            <w:r w:rsidRPr="008016AF">
              <w:rPr>
                <w:rFonts w:cs="Arial"/>
              </w:rPr>
              <w:t>-</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5CE8574F" w14:textId="77777777" w:rsidR="00E36F0E" w:rsidRPr="008016AF" w:rsidRDefault="00393DC0" w:rsidP="00E36F0E">
            <w:pPr>
              <w:rPr>
                <w:rFonts w:cs="Arial"/>
              </w:rPr>
            </w:pPr>
            <w:r w:rsidRPr="008016AF">
              <w:rPr>
                <w:rFonts w:cs="Arial"/>
              </w:rPr>
              <w:t>Interface Type</w:t>
            </w:r>
          </w:p>
        </w:tc>
      </w:tr>
      <w:tr w:rsidR="00E36F0E" w:rsidRPr="008016AF" w14:paraId="33353066"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42AF8EB" w14:textId="77777777" w:rsidR="00E36F0E" w:rsidRPr="008016AF" w:rsidRDefault="00E36F0E" w:rsidP="00E36F0E">
            <w:pPr>
              <w:jc w:val="center"/>
              <w:rPr>
                <w:rFonts w:cs="Arial"/>
              </w:rPr>
            </w:pPr>
          </w:p>
        </w:tc>
        <w:tc>
          <w:tcPr>
            <w:tcW w:w="2250" w:type="dxa"/>
            <w:tcBorders>
              <w:top w:val="single" w:sz="4" w:space="0" w:color="auto"/>
              <w:left w:val="single" w:sz="4" w:space="0" w:color="auto"/>
              <w:bottom w:val="single" w:sz="4" w:space="0" w:color="auto"/>
              <w:right w:val="single" w:sz="4" w:space="0" w:color="auto"/>
            </w:tcBorders>
            <w:shd w:val="clear" w:color="auto" w:fill="FFFFFF"/>
          </w:tcPr>
          <w:p w14:paraId="7F9BF030" w14:textId="77777777" w:rsidR="00E36F0E" w:rsidRPr="008016AF" w:rsidRDefault="00E36F0E" w:rsidP="00E36F0E">
            <w:pPr>
              <w:rPr>
                <w:rFonts w:cs="Arial"/>
              </w:rPr>
            </w:pP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1C5A50B5" w14:textId="77777777" w:rsidR="00E36F0E" w:rsidRPr="008016AF" w:rsidRDefault="00E36F0E" w:rsidP="00E36F0E">
            <w:pPr>
              <w:rPr>
                <w:rFonts w:cs="Arial"/>
              </w:rPr>
            </w:pP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4FD6FF8D" w14:textId="77777777" w:rsidR="00E36F0E" w:rsidRPr="008016AF" w:rsidRDefault="00393DC0" w:rsidP="00E36F0E">
            <w:pPr>
              <w:rPr>
                <w:rFonts w:cs="Arial"/>
                <w:color w:val="000000"/>
              </w:rPr>
            </w:pPr>
            <w:r w:rsidRPr="008016AF">
              <w:rPr>
                <w:rFonts w:cs="Arial"/>
                <w:color w:val="000000"/>
              </w:rPr>
              <w:t>IFACE_NONE</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0616AF39" w14:textId="77777777" w:rsidR="00E36F0E" w:rsidRPr="008016AF" w:rsidRDefault="00393DC0" w:rsidP="00E36F0E">
            <w:pPr>
              <w:rPr>
                <w:rFonts w:cs="Arial"/>
                <w:color w:val="000000"/>
              </w:rPr>
            </w:pPr>
            <w:r w:rsidRPr="008016AF">
              <w:rPr>
                <w:rFonts w:cs="Arial"/>
                <w:color w:val="000000"/>
              </w:rPr>
              <w:t>0x0</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2F4CDFDF" w14:textId="77777777" w:rsidR="00E36F0E" w:rsidRPr="008016AF" w:rsidRDefault="00393DC0" w:rsidP="00E36F0E">
            <w:pPr>
              <w:rPr>
                <w:rFonts w:cs="Arial"/>
                <w:color w:val="000000"/>
              </w:rPr>
            </w:pPr>
            <w:r w:rsidRPr="008016AF">
              <w:rPr>
                <w:rFonts w:cs="Arial"/>
                <w:color w:val="000000"/>
              </w:rPr>
              <w:t>None selected/specified</w:t>
            </w:r>
          </w:p>
        </w:tc>
      </w:tr>
      <w:tr w:rsidR="00E36F0E" w:rsidRPr="008016AF" w14:paraId="0F50EB5C"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A8E9059" w14:textId="77777777" w:rsidR="00E36F0E" w:rsidRPr="008016AF" w:rsidRDefault="00E36F0E" w:rsidP="00E36F0E">
            <w:pPr>
              <w:jc w:val="center"/>
              <w:rPr>
                <w:rFonts w:cs="Arial"/>
              </w:rPr>
            </w:pPr>
          </w:p>
        </w:tc>
        <w:tc>
          <w:tcPr>
            <w:tcW w:w="2250" w:type="dxa"/>
            <w:tcBorders>
              <w:top w:val="single" w:sz="4" w:space="0" w:color="auto"/>
              <w:left w:val="single" w:sz="4" w:space="0" w:color="auto"/>
              <w:bottom w:val="single" w:sz="4" w:space="0" w:color="auto"/>
              <w:right w:val="single" w:sz="4" w:space="0" w:color="auto"/>
            </w:tcBorders>
            <w:shd w:val="clear" w:color="auto" w:fill="FFFFFF"/>
          </w:tcPr>
          <w:p w14:paraId="6A447142" w14:textId="77777777" w:rsidR="00E36F0E" w:rsidRPr="008016AF" w:rsidRDefault="00E36F0E" w:rsidP="00E36F0E">
            <w:pPr>
              <w:rPr>
                <w:rFonts w:cs="Arial"/>
              </w:rPr>
            </w:pP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5EB9E364" w14:textId="77777777" w:rsidR="00E36F0E" w:rsidRPr="008016AF" w:rsidRDefault="00E36F0E" w:rsidP="00E36F0E">
            <w:pPr>
              <w:rPr>
                <w:rFonts w:cs="Arial"/>
              </w:rPr>
            </w:pP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1C555B2E" w14:textId="77777777" w:rsidR="00E36F0E" w:rsidRPr="008016AF" w:rsidRDefault="00393DC0" w:rsidP="00E36F0E">
            <w:pPr>
              <w:rPr>
                <w:rFonts w:cs="Arial"/>
                <w:color w:val="000000"/>
              </w:rPr>
            </w:pPr>
            <w:r w:rsidRPr="008016AF">
              <w:rPr>
                <w:rFonts w:cs="Arial"/>
                <w:color w:val="000000"/>
              </w:rPr>
              <w:t>IFACE_TCUCELL</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1197C41D" w14:textId="77777777" w:rsidR="00E36F0E" w:rsidRPr="008016AF" w:rsidRDefault="00393DC0" w:rsidP="00E36F0E">
            <w:pPr>
              <w:rPr>
                <w:rFonts w:cs="Arial"/>
                <w:color w:val="000000"/>
              </w:rPr>
            </w:pPr>
            <w:r w:rsidRPr="008016AF">
              <w:rPr>
                <w:rFonts w:cs="Arial"/>
                <w:color w:val="000000"/>
              </w:rPr>
              <w:t>0x1</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064B3C32" w14:textId="77777777" w:rsidR="00E36F0E" w:rsidRPr="008016AF" w:rsidRDefault="00393DC0" w:rsidP="00E36F0E">
            <w:pPr>
              <w:rPr>
                <w:rFonts w:cs="Arial"/>
                <w:color w:val="000000"/>
              </w:rPr>
            </w:pPr>
            <w:r w:rsidRPr="008016AF">
              <w:rPr>
                <w:rFonts w:cs="Arial"/>
                <w:color w:val="000000"/>
              </w:rPr>
              <w:t>Cellular interface on TCU</w:t>
            </w:r>
          </w:p>
        </w:tc>
      </w:tr>
      <w:tr w:rsidR="00E36F0E" w:rsidRPr="008016AF" w14:paraId="285C3EEC"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E61EDCF" w14:textId="77777777" w:rsidR="00E36F0E" w:rsidRPr="008016AF" w:rsidRDefault="00E36F0E" w:rsidP="00E36F0E">
            <w:pPr>
              <w:jc w:val="center"/>
              <w:rPr>
                <w:rFonts w:cs="Arial"/>
              </w:rPr>
            </w:pPr>
          </w:p>
        </w:tc>
        <w:tc>
          <w:tcPr>
            <w:tcW w:w="2250" w:type="dxa"/>
            <w:tcBorders>
              <w:top w:val="single" w:sz="4" w:space="0" w:color="auto"/>
              <w:left w:val="single" w:sz="4" w:space="0" w:color="auto"/>
              <w:bottom w:val="single" w:sz="4" w:space="0" w:color="auto"/>
              <w:right w:val="single" w:sz="4" w:space="0" w:color="auto"/>
            </w:tcBorders>
            <w:shd w:val="clear" w:color="auto" w:fill="FFFFFF"/>
          </w:tcPr>
          <w:p w14:paraId="7DECD950" w14:textId="77777777" w:rsidR="00E36F0E" w:rsidRPr="008016AF" w:rsidRDefault="00E36F0E" w:rsidP="00E36F0E">
            <w:pPr>
              <w:rPr>
                <w:rFonts w:cs="Arial"/>
              </w:rPr>
            </w:pP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0259DE55" w14:textId="77777777" w:rsidR="00E36F0E" w:rsidRPr="008016AF" w:rsidRDefault="00E36F0E" w:rsidP="00E36F0E">
            <w:pPr>
              <w:rPr>
                <w:rFonts w:cs="Arial"/>
              </w:rPr>
            </w:pP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4CB3178E" w14:textId="77777777" w:rsidR="00E36F0E" w:rsidRPr="008016AF" w:rsidRDefault="00393DC0" w:rsidP="00E36F0E">
            <w:pPr>
              <w:rPr>
                <w:rFonts w:cs="Arial"/>
                <w:color w:val="000000"/>
              </w:rPr>
            </w:pPr>
            <w:r w:rsidRPr="008016AF">
              <w:rPr>
                <w:rFonts w:cs="Arial"/>
                <w:color w:val="000000"/>
              </w:rPr>
              <w:t>IFACE_TCUWIFI</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0D9B70AB" w14:textId="77777777" w:rsidR="00E36F0E" w:rsidRPr="008016AF" w:rsidRDefault="00393DC0" w:rsidP="00E36F0E">
            <w:pPr>
              <w:rPr>
                <w:rFonts w:cs="Arial"/>
                <w:color w:val="000000"/>
              </w:rPr>
            </w:pPr>
            <w:r w:rsidRPr="008016AF">
              <w:rPr>
                <w:rFonts w:cs="Arial"/>
                <w:color w:val="000000"/>
              </w:rPr>
              <w:t>0x2</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1F3DFE94" w14:textId="77777777" w:rsidR="00E36F0E" w:rsidRPr="008016AF" w:rsidRDefault="00393DC0" w:rsidP="00E36F0E">
            <w:pPr>
              <w:rPr>
                <w:rFonts w:cs="Arial"/>
                <w:color w:val="000000"/>
              </w:rPr>
            </w:pPr>
            <w:r w:rsidRPr="008016AF">
              <w:rPr>
                <w:rFonts w:cs="Arial"/>
                <w:color w:val="000000"/>
              </w:rPr>
              <w:t>WLAN interface on TCU</w:t>
            </w:r>
          </w:p>
        </w:tc>
      </w:tr>
      <w:tr w:rsidR="00E36F0E" w:rsidRPr="008016AF" w14:paraId="5495D28F"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5E69E53" w14:textId="77777777" w:rsidR="00E36F0E" w:rsidRPr="008016AF" w:rsidRDefault="00E36F0E" w:rsidP="00E36F0E">
            <w:pPr>
              <w:jc w:val="center"/>
              <w:rPr>
                <w:rFonts w:cs="Arial"/>
              </w:rPr>
            </w:pPr>
          </w:p>
        </w:tc>
        <w:tc>
          <w:tcPr>
            <w:tcW w:w="2250" w:type="dxa"/>
            <w:tcBorders>
              <w:top w:val="single" w:sz="4" w:space="0" w:color="auto"/>
              <w:left w:val="single" w:sz="4" w:space="0" w:color="auto"/>
              <w:bottom w:val="single" w:sz="4" w:space="0" w:color="auto"/>
              <w:right w:val="single" w:sz="4" w:space="0" w:color="auto"/>
            </w:tcBorders>
            <w:shd w:val="clear" w:color="auto" w:fill="FFFFFF"/>
          </w:tcPr>
          <w:p w14:paraId="2B54D801" w14:textId="77777777" w:rsidR="00E36F0E" w:rsidRPr="008016AF" w:rsidRDefault="00E36F0E" w:rsidP="00E36F0E">
            <w:pPr>
              <w:rPr>
                <w:rFonts w:cs="Arial"/>
              </w:rPr>
            </w:pP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70EF6FF5" w14:textId="77777777" w:rsidR="00E36F0E" w:rsidRPr="008016AF" w:rsidRDefault="00E36F0E" w:rsidP="00E36F0E">
            <w:pPr>
              <w:rPr>
                <w:rFonts w:cs="Arial"/>
              </w:rPr>
            </w:pP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2CA702CA" w14:textId="77777777" w:rsidR="00E36F0E" w:rsidRPr="008016AF" w:rsidRDefault="00393DC0" w:rsidP="00E36F0E">
            <w:pPr>
              <w:rPr>
                <w:rFonts w:cs="Arial"/>
                <w:color w:val="000000"/>
              </w:rPr>
            </w:pPr>
            <w:r w:rsidRPr="008016AF">
              <w:rPr>
                <w:rFonts w:cs="Arial"/>
                <w:color w:val="000000"/>
              </w:rPr>
              <w:t>IFACE_SYNCWIFI</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1E22D1BB" w14:textId="77777777" w:rsidR="00E36F0E" w:rsidRPr="008016AF" w:rsidRDefault="00393DC0" w:rsidP="00E36F0E">
            <w:pPr>
              <w:rPr>
                <w:rFonts w:cs="Arial"/>
                <w:color w:val="000000"/>
              </w:rPr>
            </w:pPr>
            <w:r w:rsidRPr="008016AF">
              <w:rPr>
                <w:rFonts w:cs="Arial"/>
                <w:color w:val="000000"/>
              </w:rPr>
              <w:t>0x3</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38D4BE50" w14:textId="77777777" w:rsidR="00E36F0E" w:rsidRPr="008016AF" w:rsidRDefault="00393DC0" w:rsidP="00E36F0E">
            <w:pPr>
              <w:rPr>
                <w:rFonts w:cs="Arial"/>
                <w:color w:val="000000"/>
              </w:rPr>
            </w:pPr>
            <w:r w:rsidRPr="008016AF">
              <w:rPr>
                <w:rFonts w:cs="Arial"/>
                <w:color w:val="000000"/>
              </w:rPr>
              <w:t>WLAN interface on SYNC</w:t>
            </w:r>
          </w:p>
        </w:tc>
      </w:tr>
      <w:tr w:rsidR="00E36F0E" w:rsidRPr="008016AF" w14:paraId="05735E0C"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2BBAD71" w14:textId="77777777" w:rsidR="00E36F0E" w:rsidRPr="008016AF" w:rsidRDefault="00E36F0E" w:rsidP="00E36F0E">
            <w:pPr>
              <w:jc w:val="center"/>
              <w:rPr>
                <w:rFonts w:cs="Arial"/>
              </w:rPr>
            </w:pPr>
          </w:p>
        </w:tc>
        <w:tc>
          <w:tcPr>
            <w:tcW w:w="2250" w:type="dxa"/>
            <w:tcBorders>
              <w:top w:val="single" w:sz="4" w:space="0" w:color="auto"/>
              <w:left w:val="single" w:sz="4" w:space="0" w:color="auto"/>
              <w:bottom w:val="single" w:sz="4" w:space="0" w:color="auto"/>
              <w:right w:val="single" w:sz="4" w:space="0" w:color="auto"/>
            </w:tcBorders>
            <w:shd w:val="clear" w:color="auto" w:fill="FFFFFF"/>
          </w:tcPr>
          <w:p w14:paraId="44F97455" w14:textId="77777777" w:rsidR="00E36F0E" w:rsidRPr="008016AF" w:rsidRDefault="00E36F0E" w:rsidP="00E36F0E">
            <w:pPr>
              <w:rPr>
                <w:rFonts w:cs="Arial"/>
              </w:rPr>
            </w:pP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30F0C822" w14:textId="77777777" w:rsidR="00E36F0E" w:rsidRPr="008016AF" w:rsidRDefault="00E36F0E" w:rsidP="00E36F0E">
            <w:pPr>
              <w:rPr>
                <w:rFonts w:cs="Arial"/>
              </w:rPr>
            </w:pP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203A7F5E" w14:textId="77777777" w:rsidR="00E36F0E" w:rsidRPr="008016AF" w:rsidRDefault="00393DC0" w:rsidP="00E36F0E">
            <w:pPr>
              <w:rPr>
                <w:rFonts w:cs="Arial"/>
                <w:color w:val="000000"/>
              </w:rPr>
            </w:pPr>
            <w:r w:rsidRPr="008016AF">
              <w:rPr>
                <w:rFonts w:cs="Arial"/>
                <w:color w:val="000000"/>
              </w:rPr>
              <w:t>IFACE_SYNCAPPL</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7F3509C5" w14:textId="77777777" w:rsidR="00E36F0E" w:rsidRPr="008016AF" w:rsidRDefault="00393DC0" w:rsidP="00E36F0E">
            <w:pPr>
              <w:rPr>
                <w:rFonts w:cs="Arial"/>
                <w:color w:val="000000"/>
              </w:rPr>
            </w:pPr>
            <w:r w:rsidRPr="008016AF">
              <w:rPr>
                <w:rFonts w:cs="Arial"/>
                <w:color w:val="000000"/>
              </w:rPr>
              <w:t>0x4</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30C4B57E" w14:textId="77777777" w:rsidR="00E36F0E" w:rsidRPr="008016AF" w:rsidRDefault="00393DC0" w:rsidP="00E36F0E">
            <w:pPr>
              <w:rPr>
                <w:rFonts w:cs="Arial"/>
                <w:color w:val="000000"/>
              </w:rPr>
            </w:pPr>
            <w:r w:rsidRPr="008016AF">
              <w:rPr>
                <w:rFonts w:cs="Arial"/>
                <w:color w:val="000000"/>
              </w:rPr>
              <w:t>AppLink interface on SYNC (currently out of scope for CM)</w:t>
            </w:r>
          </w:p>
        </w:tc>
      </w:tr>
      <w:tr w:rsidR="00E36F0E" w:rsidRPr="008016AF" w14:paraId="30A8AA8D"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5EB9979" w14:textId="77777777" w:rsidR="00E36F0E" w:rsidRPr="008016AF" w:rsidRDefault="00E36F0E" w:rsidP="00E36F0E">
            <w:pPr>
              <w:jc w:val="center"/>
              <w:rPr>
                <w:rFonts w:cs="Arial"/>
              </w:rPr>
            </w:pPr>
          </w:p>
        </w:tc>
        <w:tc>
          <w:tcPr>
            <w:tcW w:w="2250" w:type="dxa"/>
            <w:tcBorders>
              <w:top w:val="single" w:sz="4" w:space="0" w:color="auto"/>
              <w:left w:val="single" w:sz="4" w:space="0" w:color="auto"/>
              <w:bottom w:val="single" w:sz="4" w:space="0" w:color="auto"/>
              <w:right w:val="single" w:sz="4" w:space="0" w:color="auto"/>
            </w:tcBorders>
            <w:shd w:val="clear" w:color="auto" w:fill="FFFFFF"/>
          </w:tcPr>
          <w:p w14:paraId="2A6B89C1" w14:textId="77777777" w:rsidR="00E36F0E" w:rsidRPr="008016AF" w:rsidRDefault="00E36F0E" w:rsidP="00E36F0E">
            <w:pPr>
              <w:rPr>
                <w:rFonts w:cs="Arial"/>
              </w:rPr>
            </w:pP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7A907FEF" w14:textId="77777777" w:rsidR="00E36F0E" w:rsidRPr="008016AF" w:rsidRDefault="00E36F0E" w:rsidP="00E36F0E">
            <w:pPr>
              <w:rPr>
                <w:rFonts w:cs="Arial"/>
              </w:rPr>
            </w:pP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1488F754" w14:textId="77777777" w:rsidR="00E36F0E" w:rsidRPr="008016AF" w:rsidRDefault="00393DC0" w:rsidP="00E36F0E">
            <w:pPr>
              <w:rPr>
                <w:rFonts w:cs="Arial"/>
                <w:color w:val="000000"/>
              </w:rPr>
            </w:pPr>
            <w:r w:rsidRPr="008016AF">
              <w:rPr>
                <w:rFonts w:cs="Arial"/>
                <w:color w:val="000000"/>
              </w:rPr>
              <w:t>IFACE_TCUBCELL</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584FC99" w14:textId="77777777" w:rsidR="00E36F0E" w:rsidRPr="008016AF" w:rsidRDefault="00393DC0" w:rsidP="00E36F0E">
            <w:pPr>
              <w:rPr>
                <w:rFonts w:cs="Arial"/>
                <w:color w:val="000000"/>
              </w:rPr>
            </w:pPr>
            <w:r w:rsidRPr="008016AF">
              <w:rPr>
                <w:rFonts w:cs="Arial"/>
                <w:color w:val="000000"/>
              </w:rPr>
              <w:t>0x5</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39DB646E" w14:textId="77777777" w:rsidR="00E36F0E" w:rsidRPr="008016AF" w:rsidRDefault="00393DC0" w:rsidP="00E36F0E">
            <w:pPr>
              <w:rPr>
                <w:rFonts w:cs="Arial"/>
                <w:color w:val="000000"/>
              </w:rPr>
            </w:pPr>
            <w:r w:rsidRPr="008016AF">
              <w:rPr>
                <w:rFonts w:cs="Arial"/>
                <w:color w:val="000000"/>
              </w:rPr>
              <w:t>Cellular interface on TCU-B. Applicable to AV vehicles Only</w:t>
            </w:r>
          </w:p>
        </w:tc>
      </w:tr>
      <w:tr w:rsidR="00E36F0E" w:rsidRPr="008016AF" w14:paraId="0E491F75"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1A3ADDA" w14:textId="77777777" w:rsidR="00E36F0E" w:rsidRPr="008016AF" w:rsidRDefault="00E36F0E" w:rsidP="00E36F0E">
            <w:pPr>
              <w:jc w:val="center"/>
              <w:rPr>
                <w:rFonts w:cs="Arial"/>
              </w:rPr>
            </w:pPr>
          </w:p>
        </w:tc>
        <w:tc>
          <w:tcPr>
            <w:tcW w:w="2250" w:type="dxa"/>
            <w:tcBorders>
              <w:top w:val="single" w:sz="4" w:space="0" w:color="auto"/>
              <w:left w:val="single" w:sz="4" w:space="0" w:color="auto"/>
              <w:bottom w:val="single" w:sz="4" w:space="0" w:color="auto"/>
              <w:right w:val="single" w:sz="4" w:space="0" w:color="auto"/>
            </w:tcBorders>
            <w:shd w:val="clear" w:color="auto" w:fill="FFFFFF"/>
          </w:tcPr>
          <w:p w14:paraId="0F515ABE" w14:textId="77777777" w:rsidR="00E36F0E" w:rsidRPr="008016AF" w:rsidRDefault="00E36F0E" w:rsidP="00E36F0E">
            <w:pPr>
              <w:rPr>
                <w:rFonts w:cs="Arial"/>
              </w:rPr>
            </w:pP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3F12D6A2" w14:textId="77777777" w:rsidR="00E36F0E" w:rsidRPr="008016AF" w:rsidRDefault="00E36F0E" w:rsidP="00E36F0E">
            <w:pPr>
              <w:rPr>
                <w:rFonts w:cs="Arial"/>
              </w:rPr>
            </w:pP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50C0D3C0" w14:textId="77777777" w:rsidR="00E36F0E" w:rsidRPr="008016AF" w:rsidRDefault="00393DC0" w:rsidP="00E36F0E">
            <w:pPr>
              <w:rPr>
                <w:rFonts w:cs="Arial"/>
                <w:color w:val="000000"/>
              </w:rPr>
            </w:pPr>
            <w:r w:rsidRPr="008016AF">
              <w:rPr>
                <w:rFonts w:cs="Arial"/>
                <w:color w:val="000000"/>
              </w:rPr>
              <w:t>IFACE_TCUBWIFI</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108850DB" w14:textId="77777777" w:rsidR="00E36F0E" w:rsidRPr="008016AF" w:rsidRDefault="00393DC0" w:rsidP="00E36F0E">
            <w:pPr>
              <w:rPr>
                <w:rFonts w:cs="Arial"/>
                <w:color w:val="000000"/>
              </w:rPr>
            </w:pPr>
            <w:r w:rsidRPr="008016AF">
              <w:rPr>
                <w:rFonts w:cs="Arial"/>
                <w:color w:val="000000"/>
              </w:rPr>
              <w:t>0x6</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5892AECF" w14:textId="77777777" w:rsidR="00E36F0E" w:rsidRPr="008016AF" w:rsidRDefault="00393DC0" w:rsidP="00E36F0E">
            <w:pPr>
              <w:rPr>
                <w:rFonts w:cs="Arial"/>
                <w:color w:val="000000"/>
              </w:rPr>
            </w:pPr>
            <w:r w:rsidRPr="008016AF">
              <w:rPr>
                <w:rFonts w:cs="Arial"/>
                <w:color w:val="000000"/>
              </w:rPr>
              <w:t>WLAN interface on TCU-B. Applicable to AV vehicles Only</w:t>
            </w:r>
          </w:p>
        </w:tc>
      </w:tr>
      <w:tr w:rsidR="00E36F0E" w:rsidRPr="008016AF" w14:paraId="73EFE189"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6488055" w14:textId="77777777" w:rsidR="00E36F0E" w:rsidRPr="008016AF" w:rsidRDefault="00E36F0E" w:rsidP="00E36F0E">
            <w:pPr>
              <w:jc w:val="center"/>
              <w:rPr>
                <w:rFonts w:cs="Arial"/>
              </w:rPr>
            </w:pPr>
          </w:p>
        </w:tc>
        <w:tc>
          <w:tcPr>
            <w:tcW w:w="2250" w:type="dxa"/>
            <w:tcBorders>
              <w:top w:val="single" w:sz="4" w:space="0" w:color="auto"/>
              <w:left w:val="single" w:sz="4" w:space="0" w:color="auto"/>
              <w:bottom w:val="single" w:sz="4" w:space="0" w:color="auto"/>
              <w:right w:val="single" w:sz="4" w:space="0" w:color="auto"/>
            </w:tcBorders>
            <w:shd w:val="clear" w:color="auto" w:fill="FFFFFF"/>
          </w:tcPr>
          <w:p w14:paraId="466FF287" w14:textId="77777777" w:rsidR="00E36F0E" w:rsidRPr="008016AF" w:rsidRDefault="00E36F0E" w:rsidP="00E36F0E">
            <w:pPr>
              <w:rPr>
                <w:rFonts w:cs="Arial"/>
              </w:rPr>
            </w:pP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4FB800FB" w14:textId="77777777" w:rsidR="00E36F0E" w:rsidRPr="008016AF" w:rsidRDefault="00E36F0E" w:rsidP="00E36F0E">
            <w:pPr>
              <w:rPr>
                <w:rFonts w:cs="Arial"/>
              </w:rPr>
            </w:pP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610A7227" w14:textId="77777777" w:rsidR="00E36F0E" w:rsidRPr="008016AF" w:rsidRDefault="00393DC0" w:rsidP="00E36F0E">
            <w:pPr>
              <w:rPr>
                <w:rFonts w:cs="Arial"/>
                <w:color w:val="000000"/>
              </w:rPr>
            </w:pPr>
            <w:r w:rsidRPr="008016AF">
              <w:rPr>
                <w:rFonts w:cs="Arial"/>
                <w:color w:val="000000"/>
              </w:rPr>
              <w:t>IFACE_ESPMLAN</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8CA1B41" w14:textId="77777777" w:rsidR="00E36F0E" w:rsidRPr="008016AF" w:rsidRDefault="00393DC0" w:rsidP="00E36F0E">
            <w:pPr>
              <w:rPr>
                <w:rFonts w:cs="Arial"/>
                <w:color w:val="000000"/>
              </w:rPr>
            </w:pPr>
            <w:r w:rsidRPr="008016AF">
              <w:rPr>
                <w:rFonts w:cs="Arial"/>
                <w:color w:val="000000"/>
              </w:rPr>
              <w:t>0x7</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2C848BB1" w14:textId="77777777" w:rsidR="00E36F0E" w:rsidRPr="008016AF" w:rsidRDefault="00393DC0" w:rsidP="00E36F0E">
            <w:pPr>
              <w:rPr>
                <w:rFonts w:cs="Arial"/>
                <w:color w:val="000000"/>
              </w:rPr>
            </w:pPr>
            <w:r w:rsidRPr="008016AF">
              <w:rPr>
                <w:rFonts w:cs="Arial"/>
                <w:color w:val="000000"/>
              </w:rPr>
              <w:t>ESPM+ LAN. Applicable to AV vehicles Only</w:t>
            </w:r>
          </w:p>
        </w:tc>
      </w:tr>
      <w:tr w:rsidR="00E36F0E" w:rsidRPr="008016AF" w14:paraId="3AB862A5"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4AC359C" w14:textId="77777777" w:rsidR="00E36F0E" w:rsidRPr="008016AF" w:rsidRDefault="00E36F0E" w:rsidP="00E36F0E">
            <w:pPr>
              <w:jc w:val="center"/>
              <w:rPr>
                <w:rFonts w:cs="Arial"/>
              </w:rPr>
            </w:pPr>
          </w:p>
        </w:tc>
        <w:tc>
          <w:tcPr>
            <w:tcW w:w="2250" w:type="dxa"/>
            <w:tcBorders>
              <w:top w:val="single" w:sz="4" w:space="0" w:color="auto"/>
              <w:left w:val="single" w:sz="4" w:space="0" w:color="auto"/>
              <w:bottom w:val="single" w:sz="4" w:space="0" w:color="auto"/>
              <w:right w:val="single" w:sz="4" w:space="0" w:color="auto"/>
            </w:tcBorders>
            <w:shd w:val="clear" w:color="auto" w:fill="FFFFFF"/>
          </w:tcPr>
          <w:p w14:paraId="6D9190CA" w14:textId="77777777" w:rsidR="00E36F0E" w:rsidRPr="008016AF" w:rsidRDefault="00E36F0E" w:rsidP="00E36F0E">
            <w:pPr>
              <w:rPr>
                <w:rFonts w:cs="Arial"/>
              </w:rPr>
            </w:pP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046C7D8A" w14:textId="77777777" w:rsidR="00E36F0E" w:rsidRPr="008016AF" w:rsidRDefault="00E36F0E" w:rsidP="00E36F0E">
            <w:pPr>
              <w:rPr>
                <w:rFonts w:cs="Arial"/>
              </w:rPr>
            </w:pP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5118B6D4" w14:textId="77777777" w:rsidR="00E36F0E" w:rsidRPr="008016AF" w:rsidRDefault="00393DC0" w:rsidP="00E36F0E">
            <w:pPr>
              <w:rPr>
                <w:rFonts w:cs="Arial"/>
                <w:color w:val="000000"/>
              </w:rPr>
            </w:pPr>
            <w:r w:rsidRPr="008016AF">
              <w:rPr>
                <w:rFonts w:cs="Arial"/>
                <w:color w:val="000000"/>
              </w:rPr>
              <w:t>IFACE_DDSMLAN</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3C2AB67C" w14:textId="77777777" w:rsidR="00E36F0E" w:rsidRPr="008016AF" w:rsidRDefault="00393DC0" w:rsidP="00E36F0E">
            <w:pPr>
              <w:rPr>
                <w:rFonts w:cs="Arial"/>
                <w:color w:val="000000"/>
              </w:rPr>
            </w:pPr>
            <w:r w:rsidRPr="008016AF">
              <w:rPr>
                <w:rFonts w:cs="Arial"/>
                <w:color w:val="000000"/>
              </w:rPr>
              <w:t>0x8</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4DA79A39" w14:textId="77777777" w:rsidR="00E36F0E" w:rsidRPr="008016AF" w:rsidRDefault="00393DC0" w:rsidP="00E36F0E">
            <w:pPr>
              <w:rPr>
                <w:rFonts w:cs="Arial"/>
                <w:color w:val="000000"/>
              </w:rPr>
            </w:pPr>
            <w:r w:rsidRPr="008016AF">
              <w:rPr>
                <w:rFonts w:cs="Arial"/>
                <w:color w:val="000000"/>
              </w:rPr>
              <w:t>DDSM LAN.</w:t>
            </w:r>
          </w:p>
          <w:p w14:paraId="31D45B1E" w14:textId="77777777" w:rsidR="00E36F0E" w:rsidRPr="008016AF" w:rsidRDefault="00393DC0" w:rsidP="00E36F0E">
            <w:pPr>
              <w:rPr>
                <w:rFonts w:cs="Arial"/>
                <w:color w:val="000000"/>
              </w:rPr>
            </w:pPr>
            <w:r w:rsidRPr="008016AF">
              <w:rPr>
                <w:rFonts w:cs="Arial"/>
                <w:color w:val="000000"/>
              </w:rPr>
              <w:t>Applicable to AV vehicles Only</w:t>
            </w:r>
          </w:p>
        </w:tc>
      </w:tr>
      <w:tr w:rsidR="00E36F0E" w:rsidRPr="008016AF" w14:paraId="6E937008"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EAD1820" w14:textId="77777777" w:rsidR="00E36F0E" w:rsidRPr="008016AF" w:rsidRDefault="00393DC0" w:rsidP="00E36F0E">
            <w:pPr>
              <w:jc w:val="center"/>
              <w:rPr>
                <w:rFonts w:cs="Arial"/>
              </w:rPr>
            </w:pPr>
            <w:r w:rsidRPr="008016AF">
              <w:rPr>
                <w:rFonts w:cs="Arial"/>
              </w:rPr>
              <w:t>R</w:t>
            </w:r>
          </w:p>
        </w:tc>
        <w:tc>
          <w:tcPr>
            <w:tcW w:w="2250" w:type="dxa"/>
            <w:tcBorders>
              <w:top w:val="single" w:sz="4" w:space="0" w:color="auto"/>
              <w:left w:val="single" w:sz="4" w:space="0" w:color="auto"/>
              <w:bottom w:val="single" w:sz="4" w:space="0" w:color="auto"/>
              <w:right w:val="single" w:sz="4" w:space="0" w:color="auto"/>
            </w:tcBorders>
            <w:shd w:val="clear" w:color="auto" w:fill="FFFFFF"/>
          </w:tcPr>
          <w:p w14:paraId="618368B4" w14:textId="77777777" w:rsidR="00E36F0E" w:rsidRPr="008016AF" w:rsidRDefault="00393DC0" w:rsidP="00E36F0E">
            <w:pPr>
              <w:rPr>
                <w:rFonts w:cs="Arial"/>
              </w:rPr>
            </w:pPr>
            <w:r w:rsidRPr="008016AF">
              <w:rPr>
                <w:rFonts w:cs="Arial"/>
              </w:rPr>
              <w:t>ipAddr</w:t>
            </w:r>
          </w:p>
        </w:tc>
        <w:tc>
          <w:tcPr>
            <w:tcW w:w="851" w:type="dxa"/>
            <w:gridSpan w:val="2"/>
            <w:tcBorders>
              <w:top w:val="single" w:sz="4" w:space="0" w:color="auto"/>
              <w:left w:val="single" w:sz="4" w:space="0" w:color="auto"/>
              <w:bottom w:val="single" w:sz="4" w:space="0" w:color="auto"/>
              <w:right w:val="single" w:sz="4" w:space="0" w:color="auto"/>
            </w:tcBorders>
            <w:shd w:val="clear" w:color="auto" w:fill="FFFFFF"/>
          </w:tcPr>
          <w:p w14:paraId="09549C82" w14:textId="77777777" w:rsidR="00E36F0E" w:rsidRPr="008016AF" w:rsidRDefault="00393DC0" w:rsidP="00E36F0E">
            <w:pPr>
              <w:rPr>
                <w:rFonts w:cs="Arial"/>
              </w:rPr>
            </w:pPr>
            <w:r w:rsidRPr="008016AF">
              <w:rPr>
                <w:rFonts w:cs="Arial"/>
              </w:rPr>
              <w:t>String</w:t>
            </w:r>
          </w:p>
        </w:tc>
        <w:tc>
          <w:tcPr>
            <w:tcW w:w="3369" w:type="dxa"/>
            <w:tcBorders>
              <w:top w:val="single" w:sz="4" w:space="0" w:color="auto"/>
              <w:left w:val="single" w:sz="4" w:space="0" w:color="auto"/>
              <w:bottom w:val="single" w:sz="4" w:space="0" w:color="auto"/>
              <w:right w:val="single" w:sz="4" w:space="0" w:color="auto"/>
            </w:tcBorders>
            <w:shd w:val="clear" w:color="auto" w:fill="FFFFFF"/>
          </w:tcPr>
          <w:p w14:paraId="0E04D5E9" w14:textId="77777777" w:rsidR="00E36F0E" w:rsidRPr="008016AF" w:rsidRDefault="00393DC0" w:rsidP="00E36F0E">
            <w:pPr>
              <w:rPr>
                <w:rFonts w:cs="Arial"/>
                <w:color w:val="000000"/>
              </w:rPr>
            </w:pPr>
            <w:r w:rsidRPr="008016AF">
              <w:rPr>
                <w:rFonts w:cs="Arial"/>
                <w:color w:val="000000"/>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A8F0556" w14:textId="77777777" w:rsidR="00E36F0E" w:rsidRPr="008016AF" w:rsidRDefault="00393DC0" w:rsidP="00E36F0E">
            <w:pPr>
              <w:rPr>
                <w:rFonts w:cs="Arial"/>
              </w:rPr>
            </w:pPr>
            <w:r w:rsidRPr="008016AF">
              <w:rPr>
                <w:rFonts w:cs="Arial"/>
              </w:rPr>
              <w:t>Char Value:0-255</w:t>
            </w:r>
          </w:p>
          <w:p w14:paraId="0BCCAF34" w14:textId="77777777" w:rsidR="00E36F0E" w:rsidRPr="008016AF" w:rsidRDefault="00393DC0" w:rsidP="00E36F0E">
            <w:pPr>
              <w:rPr>
                <w:rFonts w:cs="Arial"/>
                <w:color w:val="000000"/>
              </w:rPr>
            </w:pPr>
            <w:r w:rsidRPr="008016AF">
              <w:rPr>
                <w:rFonts w:cs="Arial"/>
              </w:rPr>
              <w:t>No String length limit</w:t>
            </w:r>
          </w:p>
        </w:tc>
        <w:tc>
          <w:tcPr>
            <w:tcW w:w="2084" w:type="dxa"/>
            <w:tcBorders>
              <w:top w:val="single" w:sz="4" w:space="0" w:color="auto"/>
              <w:left w:val="single" w:sz="4" w:space="0" w:color="auto"/>
              <w:bottom w:val="single" w:sz="4" w:space="0" w:color="auto"/>
              <w:right w:val="single" w:sz="4" w:space="0" w:color="auto"/>
            </w:tcBorders>
            <w:shd w:val="clear" w:color="auto" w:fill="FFFFFF"/>
          </w:tcPr>
          <w:p w14:paraId="466A1423" w14:textId="77777777" w:rsidR="00E36F0E" w:rsidRPr="008016AF" w:rsidRDefault="00393DC0" w:rsidP="00E36F0E">
            <w:pPr>
              <w:rPr>
                <w:rFonts w:cs="Arial"/>
                <w:color w:val="000000"/>
              </w:rPr>
            </w:pPr>
            <w:r w:rsidRPr="008016AF">
              <w:rPr>
                <w:rFonts w:cs="Arial"/>
                <w:color w:val="000000"/>
              </w:rPr>
              <w:t>IP Address assigned to new network interface</w:t>
            </w:r>
          </w:p>
        </w:tc>
      </w:tr>
    </w:tbl>
    <w:p w14:paraId="293DE3A3" w14:textId="77777777" w:rsidR="00E36F0E" w:rsidRPr="008016AF" w:rsidRDefault="00E36F0E">
      <w:pPr>
        <w:rPr>
          <w:rFonts w:cs="Arial"/>
        </w:rPr>
      </w:pPr>
    </w:p>
    <w:p w14:paraId="62B38D6B" w14:textId="5B6E6307" w:rsidR="00E36F0E" w:rsidRDefault="00393DC0" w:rsidP="00506E2F">
      <w:pPr>
        <w:pStyle w:val="Heading4"/>
      </w:pPr>
      <w:r w:rsidRPr="00B9479B">
        <w:t>MD-REQ-380272/A-WebViewDisplay</w:t>
      </w:r>
    </w:p>
    <w:p w14:paraId="00B1F65E" w14:textId="77777777" w:rsidR="00E36F0E" w:rsidRPr="007D4A76"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WEB View display</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680ABFE8"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464534E3" w14:textId="77777777" w:rsidR="00E36F0E" w:rsidRPr="00C82768" w:rsidRDefault="00E36F0E" w:rsidP="00E36F0E">
            <w:pPr>
              <w:spacing w:line="256" w:lineRule="auto"/>
              <w:rPr>
                <w:sz w:val="8"/>
              </w:rPr>
            </w:pPr>
          </w:p>
        </w:tc>
      </w:tr>
      <w:tr w:rsidR="00E36F0E" w:rsidRPr="00C82768" w14:paraId="13053A0F"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7F710B9B"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2ED741D4" w14:textId="77777777" w:rsidR="00E36F0E" w:rsidRPr="00C82768" w:rsidRDefault="00393DC0" w:rsidP="00E36F0E">
            <w:pPr>
              <w:spacing w:line="256" w:lineRule="auto"/>
            </w:pPr>
            <w:r w:rsidRPr="00DA32BB">
              <w:t>One-Shot (</w:t>
            </w:r>
            <w:r>
              <w:t>A-Synch)</w:t>
            </w:r>
          </w:p>
        </w:tc>
      </w:tr>
      <w:tr w:rsidR="00E36F0E" w:rsidRPr="00C82768" w14:paraId="1663FA04"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4A911555"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3AEC4D73" w14:textId="77777777" w:rsidR="00E36F0E" w:rsidRPr="00C82768" w:rsidRDefault="00393DC0" w:rsidP="00E36F0E">
            <w:pPr>
              <w:spacing w:line="256" w:lineRule="auto"/>
            </w:pPr>
            <w:r w:rsidRPr="00C82768">
              <w:t>Default</w:t>
            </w:r>
          </w:p>
        </w:tc>
      </w:tr>
      <w:tr w:rsidR="00E36F0E" w:rsidRPr="00C82768" w14:paraId="5ACCCCED"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147B18A3"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516CECFF" w14:textId="77777777" w:rsidR="00E36F0E" w:rsidRPr="00C82768" w:rsidRDefault="00393DC0" w:rsidP="00E36F0E">
            <w:pPr>
              <w:spacing w:line="256" w:lineRule="auto"/>
            </w:pPr>
            <w:r w:rsidRPr="00C82768">
              <w:t>No</w:t>
            </w:r>
          </w:p>
        </w:tc>
      </w:tr>
      <w:tr w:rsidR="00E36F0E" w:rsidRPr="00C82768" w14:paraId="5A43A601"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7DDE7536" w14:textId="77777777" w:rsidR="00E36F0E" w:rsidRPr="00C82768" w:rsidRDefault="00E36F0E" w:rsidP="00E36F0E">
            <w:pPr>
              <w:spacing w:line="256" w:lineRule="auto"/>
              <w:rPr>
                <w:sz w:val="8"/>
              </w:rPr>
            </w:pPr>
          </w:p>
        </w:tc>
      </w:tr>
      <w:tr w:rsidR="00E36F0E" w:rsidRPr="00C82768" w14:paraId="4BC1D5F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70446B46"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0BD44063"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68B6D56D"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926B108"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C62521A"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2F49341" w14:textId="77777777" w:rsidR="00E36F0E" w:rsidRPr="00C82768" w:rsidRDefault="00393DC0" w:rsidP="00E36F0E">
            <w:pPr>
              <w:rPr>
                <w:b/>
              </w:rPr>
            </w:pPr>
            <w:r w:rsidRPr="00C82768">
              <w:rPr>
                <w:b/>
              </w:rPr>
              <w:t>Description</w:t>
            </w:r>
          </w:p>
        </w:tc>
      </w:tr>
      <w:tr w:rsidR="00E36F0E" w:rsidRPr="00C82768" w14:paraId="0A059CFF"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663B3FA5" w14:textId="77777777" w:rsidR="00E36F0E" w:rsidRPr="00C82768" w:rsidRDefault="00393DC0" w:rsidP="00E36F0E">
            <w:pPr>
              <w:rPr>
                <w:b/>
              </w:rPr>
            </w:pPr>
            <w:r w:rsidRPr="00C82768">
              <w:rPr>
                <w:b/>
              </w:rPr>
              <w:t>Request</w:t>
            </w:r>
          </w:p>
        </w:tc>
      </w:tr>
      <w:tr w:rsidR="00E36F0E" w:rsidRPr="00C82768" w14:paraId="718EB3D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464A660"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744F6C24"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tcPr>
          <w:p w14:paraId="25F494EB"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tcPr>
          <w:p w14:paraId="3301CE51"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6754D62F" w14:textId="77777777" w:rsidR="00E36F0E" w:rsidRPr="00F1221C" w:rsidRDefault="00393DC0" w:rsidP="00E36F0E">
            <w:r w:rsidRPr="00F1221C">
              <w:t>Char Value:0-255</w:t>
            </w:r>
          </w:p>
          <w:p w14:paraId="3CA9C455"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57DDC300" w14:textId="77777777" w:rsidR="00E36F0E" w:rsidRPr="00C82768" w:rsidRDefault="00393DC0" w:rsidP="00E36F0E">
            <w:r>
              <w:t>WIR Client AppId</w:t>
            </w:r>
          </w:p>
        </w:tc>
      </w:tr>
      <w:tr w:rsidR="00E36F0E" w:rsidRPr="00C82768" w14:paraId="0669CBD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A95F49C"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35D5AC76" w14:textId="77777777" w:rsidR="00E36F0E" w:rsidRPr="00C82768" w:rsidRDefault="00393DC0" w:rsidP="00E36F0E">
            <w:r>
              <w:t>ipAddr</w:t>
            </w:r>
          </w:p>
        </w:tc>
        <w:tc>
          <w:tcPr>
            <w:tcW w:w="900" w:type="dxa"/>
            <w:tcBorders>
              <w:top w:val="single" w:sz="4" w:space="0" w:color="auto"/>
              <w:left w:val="single" w:sz="4" w:space="0" w:color="auto"/>
              <w:bottom w:val="single" w:sz="4" w:space="0" w:color="auto"/>
              <w:right w:val="single" w:sz="4" w:space="0" w:color="auto"/>
            </w:tcBorders>
          </w:tcPr>
          <w:p w14:paraId="6145EFA6"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5307A9C4"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6808A4B5" w14:textId="77777777" w:rsidR="00E36F0E" w:rsidRPr="00F1221C" w:rsidRDefault="00393DC0" w:rsidP="00E36F0E">
            <w:r w:rsidRPr="00F1221C">
              <w:t>Char Value:0-255</w:t>
            </w:r>
          </w:p>
          <w:p w14:paraId="2EA3B229" w14:textId="77777777" w:rsidR="00E36F0E" w:rsidRPr="00C82768"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58F692C7" w14:textId="77777777" w:rsidR="00E36F0E" w:rsidRPr="00C82768" w:rsidRDefault="00393DC0" w:rsidP="00E36F0E">
            <w:r>
              <w:t>IP address to be used for connection</w:t>
            </w:r>
          </w:p>
        </w:tc>
      </w:tr>
      <w:tr w:rsidR="00E36F0E" w:rsidRPr="00C82768" w14:paraId="22D40B4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3BEA285"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636D9BDC" w14:textId="77777777" w:rsidR="00E36F0E" w:rsidRDefault="00393DC0" w:rsidP="00E36F0E">
            <w:r>
              <w:t>uri</w:t>
            </w:r>
          </w:p>
        </w:tc>
        <w:tc>
          <w:tcPr>
            <w:tcW w:w="900" w:type="dxa"/>
            <w:tcBorders>
              <w:top w:val="single" w:sz="4" w:space="0" w:color="auto"/>
              <w:left w:val="single" w:sz="4" w:space="0" w:color="auto"/>
              <w:bottom w:val="single" w:sz="4" w:space="0" w:color="auto"/>
              <w:right w:val="single" w:sz="4" w:space="0" w:color="auto"/>
            </w:tcBorders>
          </w:tcPr>
          <w:p w14:paraId="7F013510"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6C5DA776"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5FEE556C" w14:textId="77777777" w:rsidR="00E36F0E" w:rsidRPr="00F1221C" w:rsidRDefault="00393DC0" w:rsidP="00E36F0E">
            <w:r w:rsidRPr="00F1221C">
              <w:t>Char Value:0-255</w:t>
            </w:r>
          </w:p>
          <w:p w14:paraId="554FFE4E" w14:textId="77777777" w:rsidR="00E36F0E" w:rsidRPr="00C82768"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78DBC9A7" w14:textId="77777777" w:rsidR="00E36F0E" w:rsidRDefault="00393DC0" w:rsidP="00E36F0E">
            <w:r>
              <w:t>WEB page URI</w:t>
            </w:r>
          </w:p>
        </w:tc>
      </w:tr>
      <w:tr w:rsidR="00E36F0E" w:rsidRPr="00C82768" w14:paraId="7F4612B5"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3BC13CCB" w14:textId="77777777" w:rsidR="00E36F0E" w:rsidRPr="00C82768" w:rsidRDefault="00393DC0" w:rsidP="00E36F0E">
            <w:r w:rsidRPr="00C82768">
              <w:rPr>
                <w:b/>
              </w:rPr>
              <w:t>Response</w:t>
            </w:r>
          </w:p>
        </w:tc>
      </w:tr>
      <w:tr w:rsidR="00E36F0E" w:rsidRPr="00C82768" w14:paraId="3C22C93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E489739"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1DE4E16"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8665671"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90F0C97"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162B7AC" w14:textId="77777777" w:rsidR="00E36F0E" w:rsidRPr="00F1221C" w:rsidRDefault="00393DC0" w:rsidP="00E36F0E">
            <w:r w:rsidRPr="00F1221C">
              <w:t>Char Value:0-255</w:t>
            </w:r>
          </w:p>
          <w:p w14:paraId="732D31E0"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7DF49E6" w14:textId="77777777" w:rsidR="00E36F0E" w:rsidRPr="00C82768" w:rsidRDefault="00393DC0" w:rsidP="00E36F0E">
            <w:r>
              <w:t>WIR Client AppId</w:t>
            </w:r>
          </w:p>
        </w:tc>
      </w:tr>
      <w:tr w:rsidR="00E36F0E" w:rsidRPr="00C82768" w14:paraId="4DAE0C3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D8DC921"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369A66B" w14:textId="77777777" w:rsidR="00E36F0E" w:rsidRDefault="00393DC0" w:rsidP="00E36F0E">
            <w:r>
              <w:t>WirRet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7222FE2"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593E937"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6669CFA"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9A0ECED" w14:textId="77777777" w:rsidR="00E36F0E" w:rsidRPr="0052707D" w:rsidRDefault="00393DC0" w:rsidP="00E36F0E">
            <w:pPr>
              <w:rPr>
                <w:highlight w:val="yellow"/>
              </w:rPr>
            </w:pPr>
            <w:r>
              <w:t>Return Command</w:t>
            </w:r>
          </w:p>
        </w:tc>
      </w:tr>
      <w:tr w:rsidR="00E36F0E" w:rsidRPr="00C82768" w14:paraId="3304C15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917D587"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267685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419E82F"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0ED171D" w14:textId="77777777" w:rsidR="00E36F0E" w:rsidRPr="00C82768" w:rsidRDefault="00393DC0" w:rsidP="00E36F0E">
            <w:r>
              <w:t>WIR_ERROR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29C6450"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4C1346A" w14:textId="77777777" w:rsidR="00E36F0E" w:rsidRPr="007162BF" w:rsidRDefault="00393DC0" w:rsidP="00E36F0E">
            <w:r w:rsidRPr="007162BF">
              <w:t>Error/Failure</w:t>
            </w:r>
          </w:p>
        </w:tc>
      </w:tr>
      <w:tr w:rsidR="00E36F0E" w:rsidRPr="00C82768" w14:paraId="6252C20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8790F2D"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7480784"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1552872"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AFD80EC" w14:textId="77777777" w:rsidR="00E36F0E" w:rsidRPr="00C82768" w:rsidRDefault="00393DC0" w:rsidP="00E36F0E">
            <w:r>
              <w:t>WIR_SUCCESS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A47999B"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7DC87CD" w14:textId="77777777" w:rsidR="00E36F0E" w:rsidRPr="007162BF" w:rsidRDefault="00393DC0" w:rsidP="00E36F0E">
            <w:r w:rsidRPr="007162BF">
              <w:t>Success</w:t>
            </w:r>
          </w:p>
        </w:tc>
      </w:tr>
    </w:tbl>
    <w:p w14:paraId="64E55539" w14:textId="2764AF60" w:rsidR="00E36F0E" w:rsidRDefault="00393DC0" w:rsidP="00506E2F">
      <w:pPr>
        <w:pStyle w:val="Heading4"/>
      </w:pPr>
      <w:r w:rsidRPr="00B9479B">
        <w:t>MD-REQ-380274/C-Policy</w:t>
      </w:r>
    </w:p>
    <w:p w14:paraId="14A09A3A" w14:textId="77777777" w:rsidR="00E36F0E" w:rsidRPr="005F2720" w:rsidRDefault="00393DC0" w:rsidP="00E36F0E">
      <w:pPr>
        <w:rPr>
          <w:rFonts w:cs="Arial"/>
        </w:rPr>
      </w:pPr>
      <w:r w:rsidRPr="005F2720">
        <w:rPr>
          <w:rFonts w:cs="Arial"/>
        </w:rPr>
        <w:t xml:space="preserve">This API is used internally by WIRClient and WIRServer to request a network policy for an application. WIR also uses this API for its response.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287"/>
        <w:gridCol w:w="560"/>
        <w:gridCol w:w="883"/>
        <w:gridCol w:w="2598"/>
        <w:gridCol w:w="1436"/>
        <w:gridCol w:w="2686"/>
      </w:tblGrid>
      <w:tr w:rsidR="00E36F0E" w:rsidRPr="005F2720" w14:paraId="4C587EB0"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70496FF2" w14:textId="77777777" w:rsidR="00E36F0E" w:rsidRPr="005F2720" w:rsidRDefault="00E36F0E" w:rsidP="00E36F0E">
            <w:pPr>
              <w:spacing w:line="256" w:lineRule="auto"/>
              <w:rPr>
                <w:rFonts w:cs="Arial"/>
              </w:rPr>
            </w:pPr>
          </w:p>
        </w:tc>
      </w:tr>
      <w:tr w:rsidR="00E36F0E" w:rsidRPr="005F2720" w14:paraId="3AC9E6FA" w14:textId="77777777" w:rsidTr="00506E2F">
        <w:trPr>
          <w:jc w:val="center"/>
        </w:trPr>
        <w:tc>
          <w:tcPr>
            <w:tcW w:w="1912" w:type="dxa"/>
            <w:gridSpan w:val="2"/>
            <w:tcBorders>
              <w:top w:val="single" w:sz="4" w:space="0" w:color="auto"/>
              <w:left w:val="single" w:sz="4" w:space="0" w:color="auto"/>
              <w:bottom w:val="single" w:sz="4" w:space="0" w:color="auto"/>
              <w:right w:val="single" w:sz="4" w:space="0" w:color="auto"/>
            </w:tcBorders>
          </w:tcPr>
          <w:p w14:paraId="7A0115CD" w14:textId="77777777" w:rsidR="00E36F0E" w:rsidRPr="005F2720" w:rsidRDefault="00393DC0" w:rsidP="00E36F0E">
            <w:pPr>
              <w:spacing w:line="256" w:lineRule="auto"/>
              <w:jc w:val="right"/>
              <w:rPr>
                <w:rFonts w:cs="Arial"/>
              </w:rPr>
            </w:pPr>
            <w:r w:rsidRPr="005F2720">
              <w:rPr>
                <w:rFonts w:cs="Arial"/>
                <w:b/>
              </w:rPr>
              <w:t>Method Type</w:t>
            </w:r>
          </w:p>
        </w:tc>
        <w:tc>
          <w:tcPr>
            <w:tcW w:w="8163" w:type="dxa"/>
            <w:gridSpan w:val="5"/>
            <w:tcBorders>
              <w:top w:val="single" w:sz="4" w:space="0" w:color="auto"/>
              <w:left w:val="single" w:sz="4" w:space="0" w:color="auto"/>
              <w:bottom w:val="single" w:sz="4" w:space="0" w:color="auto"/>
              <w:right w:val="single" w:sz="4" w:space="0" w:color="auto"/>
            </w:tcBorders>
            <w:vAlign w:val="center"/>
            <w:hideMark/>
          </w:tcPr>
          <w:p w14:paraId="16AE60F2" w14:textId="77777777" w:rsidR="00E36F0E" w:rsidRPr="005F2720" w:rsidRDefault="00393DC0" w:rsidP="00E36F0E">
            <w:pPr>
              <w:spacing w:line="256" w:lineRule="auto"/>
              <w:rPr>
                <w:rFonts w:cs="Arial"/>
              </w:rPr>
            </w:pPr>
            <w:r w:rsidRPr="005F2720">
              <w:rPr>
                <w:rFonts w:cs="Arial"/>
              </w:rPr>
              <w:t>One-Shot (A-Synch)</w:t>
            </w:r>
          </w:p>
        </w:tc>
      </w:tr>
      <w:tr w:rsidR="00E36F0E" w:rsidRPr="005F2720" w14:paraId="11D1BACF" w14:textId="77777777" w:rsidTr="00506E2F">
        <w:trPr>
          <w:jc w:val="center"/>
        </w:trPr>
        <w:tc>
          <w:tcPr>
            <w:tcW w:w="1912" w:type="dxa"/>
            <w:gridSpan w:val="2"/>
            <w:tcBorders>
              <w:top w:val="single" w:sz="4" w:space="0" w:color="auto"/>
              <w:left w:val="single" w:sz="4" w:space="0" w:color="auto"/>
              <w:bottom w:val="single" w:sz="4" w:space="0" w:color="auto"/>
              <w:right w:val="single" w:sz="4" w:space="0" w:color="auto"/>
            </w:tcBorders>
          </w:tcPr>
          <w:p w14:paraId="6EAECE19" w14:textId="77777777" w:rsidR="00E36F0E" w:rsidRPr="005F2720" w:rsidRDefault="00393DC0" w:rsidP="00E36F0E">
            <w:pPr>
              <w:spacing w:line="256" w:lineRule="auto"/>
              <w:jc w:val="right"/>
              <w:rPr>
                <w:rFonts w:cs="Arial"/>
              </w:rPr>
            </w:pPr>
            <w:r w:rsidRPr="005F2720">
              <w:rPr>
                <w:rFonts w:cs="Arial"/>
                <w:b/>
              </w:rPr>
              <w:t>QoS Level</w:t>
            </w:r>
          </w:p>
        </w:tc>
        <w:tc>
          <w:tcPr>
            <w:tcW w:w="8163" w:type="dxa"/>
            <w:gridSpan w:val="5"/>
            <w:tcBorders>
              <w:top w:val="single" w:sz="4" w:space="0" w:color="auto"/>
              <w:left w:val="single" w:sz="4" w:space="0" w:color="auto"/>
              <w:bottom w:val="single" w:sz="4" w:space="0" w:color="auto"/>
              <w:right w:val="single" w:sz="4" w:space="0" w:color="auto"/>
            </w:tcBorders>
            <w:vAlign w:val="center"/>
            <w:hideMark/>
          </w:tcPr>
          <w:p w14:paraId="432587A6" w14:textId="77777777" w:rsidR="00E36F0E" w:rsidRPr="005F2720" w:rsidRDefault="00393DC0" w:rsidP="00E36F0E">
            <w:pPr>
              <w:spacing w:line="256" w:lineRule="auto"/>
              <w:rPr>
                <w:rFonts w:cs="Arial"/>
              </w:rPr>
            </w:pPr>
            <w:r w:rsidRPr="005F2720">
              <w:rPr>
                <w:rFonts w:cs="Arial"/>
              </w:rPr>
              <w:t>Default</w:t>
            </w:r>
          </w:p>
        </w:tc>
      </w:tr>
      <w:tr w:rsidR="00E36F0E" w:rsidRPr="005F2720" w14:paraId="03A6C158" w14:textId="77777777" w:rsidTr="00506E2F">
        <w:trPr>
          <w:jc w:val="center"/>
        </w:trPr>
        <w:tc>
          <w:tcPr>
            <w:tcW w:w="1912" w:type="dxa"/>
            <w:gridSpan w:val="2"/>
            <w:tcBorders>
              <w:top w:val="single" w:sz="4" w:space="0" w:color="auto"/>
              <w:left w:val="single" w:sz="4" w:space="0" w:color="auto"/>
              <w:bottom w:val="single" w:sz="4" w:space="0" w:color="auto"/>
              <w:right w:val="single" w:sz="4" w:space="0" w:color="auto"/>
            </w:tcBorders>
          </w:tcPr>
          <w:p w14:paraId="35F83FF6" w14:textId="77777777" w:rsidR="00E36F0E" w:rsidRPr="005F2720" w:rsidRDefault="00393DC0" w:rsidP="00E36F0E">
            <w:pPr>
              <w:spacing w:line="256" w:lineRule="auto"/>
              <w:jc w:val="right"/>
              <w:rPr>
                <w:rFonts w:cs="Arial"/>
              </w:rPr>
            </w:pPr>
            <w:r w:rsidRPr="005F2720">
              <w:rPr>
                <w:rFonts w:cs="Arial"/>
                <w:b/>
              </w:rPr>
              <w:t>Retained</w:t>
            </w:r>
          </w:p>
        </w:tc>
        <w:tc>
          <w:tcPr>
            <w:tcW w:w="8163" w:type="dxa"/>
            <w:gridSpan w:val="5"/>
            <w:tcBorders>
              <w:top w:val="single" w:sz="4" w:space="0" w:color="auto"/>
              <w:left w:val="single" w:sz="4" w:space="0" w:color="auto"/>
              <w:bottom w:val="single" w:sz="4" w:space="0" w:color="auto"/>
              <w:right w:val="single" w:sz="4" w:space="0" w:color="auto"/>
            </w:tcBorders>
            <w:vAlign w:val="center"/>
            <w:hideMark/>
          </w:tcPr>
          <w:p w14:paraId="0FBA9304" w14:textId="77777777" w:rsidR="00E36F0E" w:rsidRPr="005F2720" w:rsidRDefault="00393DC0" w:rsidP="00E36F0E">
            <w:pPr>
              <w:spacing w:line="256" w:lineRule="auto"/>
              <w:rPr>
                <w:rFonts w:cs="Arial"/>
              </w:rPr>
            </w:pPr>
            <w:r w:rsidRPr="005F2720">
              <w:rPr>
                <w:rFonts w:cs="Arial"/>
              </w:rPr>
              <w:t>No</w:t>
            </w:r>
          </w:p>
        </w:tc>
      </w:tr>
      <w:tr w:rsidR="00E36F0E" w:rsidRPr="005F2720" w14:paraId="465C932B"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2F540BFC" w14:textId="77777777" w:rsidR="00E36F0E" w:rsidRPr="005F2720" w:rsidRDefault="00E36F0E" w:rsidP="00E36F0E">
            <w:pPr>
              <w:spacing w:line="256" w:lineRule="auto"/>
              <w:rPr>
                <w:rFonts w:cs="Arial"/>
              </w:rPr>
            </w:pPr>
          </w:p>
        </w:tc>
      </w:tr>
      <w:tr w:rsidR="00E36F0E" w:rsidRPr="005F2720" w14:paraId="2FC378F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6886C38B" w14:textId="77777777" w:rsidR="00E36F0E" w:rsidRPr="005F2720" w:rsidRDefault="00393DC0" w:rsidP="00E36F0E">
            <w:pPr>
              <w:jc w:val="center"/>
              <w:rPr>
                <w:rFonts w:cs="Arial"/>
                <w:b/>
              </w:rPr>
            </w:pPr>
            <w:r w:rsidRPr="005F2720">
              <w:rPr>
                <w:rFonts w:cs="Arial"/>
                <w:b/>
              </w:rPr>
              <w:t>R/O</w:t>
            </w:r>
          </w:p>
        </w:tc>
        <w:tc>
          <w:tcPr>
            <w:tcW w:w="1847"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15088D0E" w14:textId="77777777" w:rsidR="00E36F0E" w:rsidRPr="005F2720" w:rsidRDefault="00393DC0" w:rsidP="00E36F0E">
            <w:pPr>
              <w:rPr>
                <w:rFonts w:cs="Arial"/>
                <w:b/>
              </w:rPr>
            </w:pPr>
            <w:r w:rsidRPr="005F2720">
              <w:rPr>
                <w:rFonts w:cs="Arial"/>
                <w:b/>
              </w:rPr>
              <w:t>Name</w:t>
            </w:r>
          </w:p>
        </w:tc>
        <w:tc>
          <w:tcPr>
            <w:tcW w:w="883" w:type="dxa"/>
            <w:tcBorders>
              <w:top w:val="single" w:sz="4" w:space="0" w:color="auto"/>
              <w:left w:val="single" w:sz="4" w:space="0" w:color="auto"/>
              <w:bottom w:val="single" w:sz="4" w:space="0" w:color="auto"/>
              <w:right w:val="single" w:sz="4" w:space="0" w:color="auto"/>
            </w:tcBorders>
            <w:shd w:val="clear" w:color="auto" w:fill="A6A6A6"/>
            <w:hideMark/>
          </w:tcPr>
          <w:p w14:paraId="04181899" w14:textId="77777777" w:rsidR="00E36F0E" w:rsidRPr="005F2720" w:rsidRDefault="00393DC0" w:rsidP="00E36F0E">
            <w:pPr>
              <w:rPr>
                <w:rFonts w:cs="Arial"/>
                <w:b/>
              </w:rPr>
            </w:pPr>
            <w:r w:rsidRPr="005F2720">
              <w:rPr>
                <w:rFonts w:cs="Arial"/>
                <w:b/>
              </w:rPr>
              <w:t>Type</w:t>
            </w:r>
          </w:p>
        </w:tc>
        <w:tc>
          <w:tcPr>
            <w:tcW w:w="2598"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B745623" w14:textId="77777777" w:rsidR="00E36F0E" w:rsidRPr="005F2720" w:rsidRDefault="00393DC0" w:rsidP="00E36F0E">
            <w:pPr>
              <w:rPr>
                <w:rFonts w:cs="Arial"/>
                <w:b/>
              </w:rPr>
            </w:pPr>
            <w:r w:rsidRPr="005F2720">
              <w:rPr>
                <w:rFonts w:cs="Arial"/>
                <w:b/>
              </w:rPr>
              <w:t>Literals</w:t>
            </w:r>
          </w:p>
        </w:tc>
        <w:tc>
          <w:tcPr>
            <w:tcW w:w="1436"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9194B2B" w14:textId="77777777" w:rsidR="00E36F0E" w:rsidRPr="005F2720" w:rsidRDefault="00393DC0" w:rsidP="00E36F0E">
            <w:pPr>
              <w:rPr>
                <w:rFonts w:cs="Arial"/>
                <w:b/>
              </w:rPr>
            </w:pPr>
            <w:r w:rsidRPr="005F2720">
              <w:rPr>
                <w:rFonts w:cs="Arial"/>
                <w:b/>
              </w:rPr>
              <w:t>Value</w:t>
            </w:r>
          </w:p>
        </w:tc>
        <w:tc>
          <w:tcPr>
            <w:tcW w:w="2686"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A656AEA" w14:textId="77777777" w:rsidR="00E36F0E" w:rsidRPr="005F2720" w:rsidRDefault="00393DC0" w:rsidP="00E36F0E">
            <w:pPr>
              <w:rPr>
                <w:rFonts w:cs="Arial"/>
                <w:b/>
              </w:rPr>
            </w:pPr>
            <w:r w:rsidRPr="005F2720">
              <w:rPr>
                <w:rFonts w:cs="Arial"/>
                <w:b/>
              </w:rPr>
              <w:t>Description</w:t>
            </w:r>
          </w:p>
        </w:tc>
      </w:tr>
      <w:tr w:rsidR="00E36F0E" w:rsidRPr="005F2720" w14:paraId="59173A8A"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79053D8D" w14:textId="77777777" w:rsidR="00E36F0E" w:rsidRPr="005F2720" w:rsidRDefault="00393DC0" w:rsidP="00E36F0E">
            <w:pPr>
              <w:rPr>
                <w:rFonts w:cs="Arial"/>
                <w:b/>
              </w:rPr>
            </w:pPr>
            <w:r w:rsidRPr="005F2720">
              <w:rPr>
                <w:rFonts w:cs="Arial"/>
                <w:b/>
              </w:rPr>
              <w:t>Request</w:t>
            </w:r>
          </w:p>
        </w:tc>
      </w:tr>
      <w:tr w:rsidR="00E36F0E" w:rsidRPr="005F2720" w14:paraId="532E7AD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B2DA4C2" w14:textId="77777777" w:rsidR="00E36F0E" w:rsidRPr="005F2720" w:rsidRDefault="00393DC0" w:rsidP="00E36F0E">
            <w:pPr>
              <w:jc w:val="center"/>
              <w:rPr>
                <w:rFonts w:cs="Arial"/>
              </w:rPr>
            </w:pPr>
            <w:r w:rsidRPr="005F2720">
              <w:rPr>
                <w:rFonts w:cs="Arial"/>
              </w:rPr>
              <w:t>R</w:t>
            </w:r>
          </w:p>
        </w:tc>
        <w:tc>
          <w:tcPr>
            <w:tcW w:w="1847" w:type="dxa"/>
            <w:gridSpan w:val="2"/>
            <w:tcBorders>
              <w:top w:val="single" w:sz="4" w:space="0" w:color="auto"/>
              <w:left w:val="single" w:sz="4" w:space="0" w:color="auto"/>
              <w:bottom w:val="single" w:sz="4" w:space="0" w:color="auto"/>
              <w:right w:val="single" w:sz="4" w:space="0" w:color="auto"/>
            </w:tcBorders>
          </w:tcPr>
          <w:p w14:paraId="5116A481" w14:textId="77777777" w:rsidR="00E36F0E" w:rsidRPr="005F2720" w:rsidRDefault="00393DC0" w:rsidP="00E36F0E">
            <w:pPr>
              <w:rPr>
                <w:rFonts w:cs="Arial"/>
              </w:rPr>
            </w:pPr>
            <w:r w:rsidRPr="005F2720">
              <w:rPr>
                <w:rFonts w:cs="Arial"/>
              </w:rPr>
              <w:t>appId</w:t>
            </w:r>
          </w:p>
        </w:tc>
        <w:tc>
          <w:tcPr>
            <w:tcW w:w="883" w:type="dxa"/>
            <w:tcBorders>
              <w:top w:val="single" w:sz="4" w:space="0" w:color="auto"/>
              <w:left w:val="single" w:sz="4" w:space="0" w:color="auto"/>
              <w:bottom w:val="single" w:sz="4" w:space="0" w:color="auto"/>
              <w:right w:val="single" w:sz="4" w:space="0" w:color="auto"/>
            </w:tcBorders>
          </w:tcPr>
          <w:p w14:paraId="6CB1D6C8" w14:textId="77777777" w:rsidR="00E36F0E" w:rsidRPr="005F2720" w:rsidRDefault="00393DC0" w:rsidP="00E36F0E">
            <w:pPr>
              <w:rPr>
                <w:rFonts w:cs="Arial"/>
              </w:rPr>
            </w:pPr>
            <w:r w:rsidRPr="005F2720">
              <w:rPr>
                <w:rFonts w:cs="Arial"/>
              </w:rPr>
              <w:t>String</w:t>
            </w:r>
          </w:p>
        </w:tc>
        <w:tc>
          <w:tcPr>
            <w:tcW w:w="2598" w:type="dxa"/>
            <w:tcBorders>
              <w:top w:val="single" w:sz="4" w:space="0" w:color="auto"/>
              <w:left w:val="single" w:sz="4" w:space="0" w:color="auto"/>
              <w:bottom w:val="single" w:sz="4" w:space="0" w:color="auto"/>
              <w:right w:val="single" w:sz="4" w:space="0" w:color="auto"/>
            </w:tcBorders>
          </w:tcPr>
          <w:p w14:paraId="7D89A266" w14:textId="77777777" w:rsidR="00E36F0E" w:rsidRPr="005F2720" w:rsidRDefault="00393DC0" w:rsidP="00E36F0E">
            <w:pPr>
              <w:rPr>
                <w:rFonts w:cs="Arial"/>
              </w:rPr>
            </w:pPr>
            <w:r w:rsidRPr="005F2720">
              <w:rPr>
                <w:rFonts w:cs="Arial"/>
              </w:rPr>
              <w:t>-</w:t>
            </w:r>
          </w:p>
        </w:tc>
        <w:tc>
          <w:tcPr>
            <w:tcW w:w="1436" w:type="dxa"/>
            <w:tcBorders>
              <w:top w:val="single" w:sz="4" w:space="0" w:color="auto"/>
              <w:left w:val="single" w:sz="4" w:space="0" w:color="auto"/>
              <w:bottom w:val="single" w:sz="4" w:space="0" w:color="auto"/>
              <w:right w:val="single" w:sz="4" w:space="0" w:color="auto"/>
            </w:tcBorders>
          </w:tcPr>
          <w:p w14:paraId="24282B0D" w14:textId="77777777" w:rsidR="00E36F0E" w:rsidRPr="005F2720" w:rsidRDefault="00393DC0" w:rsidP="00E36F0E">
            <w:pPr>
              <w:rPr>
                <w:rFonts w:cs="Arial"/>
              </w:rPr>
            </w:pPr>
            <w:r w:rsidRPr="005F2720">
              <w:rPr>
                <w:rFonts w:cs="Arial"/>
              </w:rPr>
              <w:t>Char Value:0-255</w:t>
            </w:r>
          </w:p>
          <w:p w14:paraId="34085F46" w14:textId="77777777" w:rsidR="00E36F0E" w:rsidRPr="005F2720" w:rsidRDefault="00393DC0" w:rsidP="00E36F0E">
            <w:pPr>
              <w:rPr>
                <w:rFonts w:cs="Arial"/>
                <w:highlight w:val="yellow"/>
              </w:rPr>
            </w:pPr>
            <w:r w:rsidRPr="005F2720">
              <w:rPr>
                <w:rFonts w:cs="Arial"/>
              </w:rPr>
              <w:t>No String length limit</w:t>
            </w:r>
          </w:p>
        </w:tc>
        <w:tc>
          <w:tcPr>
            <w:tcW w:w="2686" w:type="dxa"/>
            <w:tcBorders>
              <w:top w:val="single" w:sz="4" w:space="0" w:color="auto"/>
              <w:left w:val="single" w:sz="4" w:space="0" w:color="auto"/>
              <w:bottom w:val="single" w:sz="4" w:space="0" w:color="auto"/>
              <w:right w:val="single" w:sz="4" w:space="0" w:color="auto"/>
            </w:tcBorders>
          </w:tcPr>
          <w:p w14:paraId="403BDA32" w14:textId="77777777" w:rsidR="00E36F0E" w:rsidRPr="005F2720" w:rsidRDefault="00393DC0" w:rsidP="00E36F0E">
            <w:pPr>
              <w:rPr>
                <w:rFonts w:cs="Arial"/>
              </w:rPr>
            </w:pPr>
            <w:r w:rsidRPr="005F2720">
              <w:rPr>
                <w:rFonts w:cs="Arial"/>
              </w:rPr>
              <w:t>WIR Client AppId</w:t>
            </w:r>
          </w:p>
        </w:tc>
      </w:tr>
      <w:tr w:rsidR="00E36F0E" w:rsidRPr="005F2720" w14:paraId="797116BE"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392C7429" w14:textId="77777777" w:rsidR="00E36F0E" w:rsidRPr="005F2720" w:rsidRDefault="00393DC0" w:rsidP="00E36F0E">
            <w:pPr>
              <w:rPr>
                <w:rFonts w:cs="Arial"/>
              </w:rPr>
            </w:pPr>
            <w:r w:rsidRPr="005F2720">
              <w:rPr>
                <w:rFonts w:cs="Arial"/>
                <w:b/>
              </w:rPr>
              <w:t>Response</w:t>
            </w:r>
          </w:p>
        </w:tc>
      </w:tr>
      <w:tr w:rsidR="00E36F0E" w:rsidRPr="005F2720" w14:paraId="4F74AB3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2826CAA" w14:textId="77777777" w:rsidR="00E36F0E" w:rsidRPr="005F2720" w:rsidRDefault="00393DC0" w:rsidP="00E36F0E">
            <w:pPr>
              <w:jc w:val="center"/>
              <w:rPr>
                <w:rFonts w:cs="Arial"/>
              </w:rPr>
            </w:pPr>
            <w:r w:rsidRPr="005F2720">
              <w:rPr>
                <w:rFonts w:cs="Arial"/>
              </w:rPr>
              <w:t>R</w:t>
            </w:r>
          </w:p>
        </w:tc>
        <w:tc>
          <w:tcPr>
            <w:tcW w:w="1847" w:type="dxa"/>
            <w:gridSpan w:val="2"/>
            <w:tcBorders>
              <w:top w:val="single" w:sz="4" w:space="0" w:color="auto"/>
              <w:left w:val="single" w:sz="4" w:space="0" w:color="auto"/>
              <w:bottom w:val="single" w:sz="4" w:space="0" w:color="auto"/>
              <w:right w:val="single" w:sz="4" w:space="0" w:color="auto"/>
            </w:tcBorders>
            <w:shd w:val="clear" w:color="auto" w:fill="FFFFFF"/>
          </w:tcPr>
          <w:p w14:paraId="608F7020" w14:textId="77777777" w:rsidR="00E36F0E" w:rsidRPr="005F2720" w:rsidRDefault="00393DC0" w:rsidP="00E36F0E">
            <w:pPr>
              <w:rPr>
                <w:rFonts w:cs="Arial"/>
              </w:rPr>
            </w:pPr>
            <w:r w:rsidRPr="005F2720">
              <w:rPr>
                <w:rFonts w:cs="Arial"/>
              </w:rPr>
              <w:t>CtrlRet</w:t>
            </w:r>
          </w:p>
        </w:tc>
        <w:tc>
          <w:tcPr>
            <w:tcW w:w="883" w:type="dxa"/>
            <w:tcBorders>
              <w:top w:val="single" w:sz="4" w:space="0" w:color="auto"/>
              <w:left w:val="single" w:sz="4" w:space="0" w:color="auto"/>
              <w:bottom w:val="single" w:sz="4" w:space="0" w:color="auto"/>
              <w:right w:val="single" w:sz="4" w:space="0" w:color="auto"/>
            </w:tcBorders>
            <w:shd w:val="clear" w:color="auto" w:fill="FFFFFF"/>
          </w:tcPr>
          <w:p w14:paraId="79CD6892" w14:textId="77777777" w:rsidR="00E36F0E" w:rsidRPr="005F2720" w:rsidRDefault="00393DC0" w:rsidP="00E36F0E">
            <w:pPr>
              <w:rPr>
                <w:rFonts w:cs="Arial"/>
              </w:rPr>
            </w:pPr>
            <w:r w:rsidRPr="005F2720">
              <w:rPr>
                <w:rFonts w:cs="Arial"/>
              </w:rPr>
              <w:t>Enum</w:t>
            </w: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58319DED" w14:textId="77777777" w:rsidR="00E36F0E" w:rsidRPr="005F2720" w:rsidRDefault="00393DC0" w:rsidP="00E36F0E">
            <w:pPr>
              <w:rPr>
                <w:rFonts w:cs="Arial"/>
              </w:rPr>
            </w:pPr>
            <w:r w:rsidRPr="005F2720">
              <w:rPr>
                <w:rFonts w:cs="Arial"/>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028474BA" w14:textId="77777777" w:rsidR="00E36F0E" w:rsidRPr="005F2720" w:rsidRDefault="00393DC0" w:rsidP="00E36F0E">
            <w:pPr>
              <w:rPr>
                <w:rFonts w:cs="Arial"/>
              </w:rPr>
            </w:pPr>
            <w:r w:rsidRPr="005F2720">
              <w:rPr>
                <w:rFonts w:cs="Arial"/>
              </w:rPr>
              <w:t>-</w:t>
            </w:r>
          </w:p>
        </w:tc>
        <w:tc>
          <w:tcPr>
            <w:tcW w:w="2686" w:type="dxa"/>
            <w:tcBorders>
              <w:top w:val="single" w:sz="4" w:space="0" w:color="auto"/>
              <w:left w:val="single" w:sz="4" w:space="0" w:color="auto"/>
              <w:bottom w:val="single" w:sz="4" w:space="0" w:color="auto"/>
              <w:right w:val="single" w:sz="4" w:space="0" w:color="auto"/>
            </w:tcBorders>
            <w:shd w:val="clear" w:color="auto" w:fill="FFFFFF"/>
          </w:tcPr>
          <w:p w14:paraId="2E7EBF11" w14:textId="77777777" w:rsidR="00E36F0E" w:rsidRPr="005F2720" w:rsidRDefault="00E36F0E" w:rsidP="00E36F0E">
            <w:pPr>
              <w:rPr>
                <w:rFonts w:cs="Arial"/>
              </w:rPr>
            </w:pPr>
          </w:p>
        </w:tc>
      </w:tr>
      <w:tr w:rsidR="00E36F0E" w:rsidRPr="005F2720" w14:paraId="76107EC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9D87A99" w14:textId="77777777" w:rsidR="00E36F0E" w:rsidRPr="005F2720" w:rsidRDefault="00E36F0E" w:rsidP="00E36F0E">
            <w:pPr>
              <w:jc w:val="center"/>
              <w:rPr>
                <w:rFonts w:cs="Arial"/>
              </w:rPr>
            </w:pPr>
          </w:p>
        </w:tc>
        <w:tc>
          <w:tcPr>
            <w:tcW w:w="1847" w:type="dxa"/>
            <w:gridSpan w:val="2"/>
            <w:tcBorders>
              <w:top w:val="single" w:sz="4" w:space="0" w:color="auto"/>
              <w:left w:val="single" w:sz="4" w:space="0" w:color="auto"/>
              <w:bottom w:val="single" w:sz="4" w:space="0" w:color="auto"/>
              <w:right w:val="single" w:sz="4" w:space="0" w:color="auto"/>
            </w:tcBorders>
            <w:shd w:val="clear" w:color="auto" w:fill="FFFFFF"/>
          </w:tcPr>
          <w:p w14:paraId="10E42CD5" w14:textId="77777777" w:rsidR="00E36F0E" w:rsidRPr="005F2720" w:rsidRDefault="00E36F0E" w:rsidP="00E36F0E">
            <w:pPr>
              <w:rPr>
                <w:rFonts w:cs="Arial"/>
              </w:rPr>
            </w:pPr>
          </w:p>
        </w:tc>
        <w:tc>
          <w:tcPr>
            <w:tcW w:w="883" w:type="dxa"/>
            <w:tcBorders>
              <w:top w:val="single" w:sz="4" w:space="0" w:color="auto"/>
              <w:left w:val="single" w:sz="4" w:space="0" w:color="auto"/>
              <w:bottom w:val="single" w:sz="4" w:space="0" w:color="auto"/>
              <w:right w:val="single" w:sz="4" w:space="0" w:color="auto"/>
            </w:tcBorders>
            <w:shd w:val="clear" w:color="auto" w:fill="FFFFFF"/>
          </w:tcPr>
          <w:p w14:paraId="1C98946A" w14:textId="77777777" w:rsidR="00E36F0E" w:rsidRPr="005F2720"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2482605B" w14:textId="77777777" w:rsidR="00E36F0E" w:rsidRPr="005F2720" w:rsidRDefault="00393DC0" w:rsidP="00E36F0E">
            <w:pPr>
              <w:rPr>
                <w:rFonts w:cs="Arial"/>
              </w:rPr>
            </w:pPr>
            <w:r w:rsidRPr="005F2720">
              <w:rPr>
                <w:rFonts w:cs="Arial"/>
              </w:rPr>
              <w:t>CTRL_ERROR</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38B73F3A" w14:textId="77777777" w:rsidR="00E36F0E" w:rsidRPr="005F2720" w:rsidRDefault="00393DC0" w:rsidP="00E36F0E">
            <w:pPr>
              <w:rPr>
                <w:rFonts w:cs="Arial"/>
              </w:rPr>
            </w:pPr>
            <w:r w:rsidRPr="005F2720">
              <w:rPr>
                <w:rFonts w:cs="Arial"/>
              </w:rPr>
              <w:t>0x0</w:t>
            </w:r>
          </w:p>
        </w:tc>
        <w:tc>
          <w:tcPr>
            <w:tcW w:w="2686" w:type="dxa"/>
            <w:tcBorders>
              <w:top w:val="single" w:sz="4" w:space="0" w:color="auto"/>
              <w:left w:val="single" w:sz="4" w:space="0" w:color="auto"/>
              <w:bottom w:val="single" w:sz="4" w:space="0" w:color="auto"/>
              <w:right w:val="single" w:sz="4" w:space="0" w:color="auto"/>
            </w:tcBorders>
            <w:shd w:val="clear" w:color="auto" w:fill="FFFFFF"/>
          </w:tcPr>
          <w:p w14:paraId="69016870" w14:textId="77777777" w:rsidR="00E36F0E" w:rsidRPr="005F2720" w:rsidRDefault="00393DC0" w:rsidP="00E36F0E">
            <w:pPr>
              <w:rPr>
                <w:rFonts w:cs="Arial"/>
              </w:rPr>
            </w:pPr>
            <w:r w:rsidRPr="005F2720">
              <w:rPr>
                <w:rFonts w:cs="Arial"/>
              </w:rPr>
              <w:t>Error/Failure</w:t>
            </w:r>
          </w:p>
        </w:tc>
      </w:tr>
      <w:tr w:rsidR="00E36F0E" w:rsidRPr="005F2720" w14:paraId="2DD1CC1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1DBABCB" w14:textId="77777777" w:rsidR="00E36F0E" w:rsidRPr="005F2720" w:rsidRDefault="00E36F0E" w:rsidP="00E36F0E">
            <w:pPr>
              <w:jc w:val="center"/>
              <w:rPr>
                <w:rFonts w:cs="Arial"/>
              </w:rPr>
            </w:pPr>
          </w:p>
        </w:tc>
        <w:tc>
          <w:tcPr>
            <w:tcW w:w="1847" w:type="dxa"/>
            <w:gridSpan w:val="2"/>
            <w:tcBorders>
              <w:top w:val="single" w:sz="4" w:space="0" w:color="auto"/>
              <w:left w:val="single" w:sz="4" w:space="0" w:color="auto"/>
              <w:bottom w:val="single" w:sz="4" w:space="0" w:color="auto"/>
              <w:right w:val="single" w:sz="4" w:space="0" w:color="auto"/>
            </w:tcBorders>
            <w:shd w:val="clear" w:color="auto" w:fill="FFFFFF"/>
          </w:tcPr>
          <w:p w14:paraId="135A8A5A" w14:textId="77777777" w:rsidR="00E36F0E" w:rsidRPr="005F2720" w:rsidRDefault="00E36F0E" w:rsidP="00E36F0E">
            <w:pPr>
              <w:rPr>
                <w:rFonts w:cs="Arial"/>
              </w:rPr>
            </w:pPr>
          </w:p>
        </w:tc>
        <w:tc>
          <w:tcPr>
            <w:tcW w:w="883" w:type="dxa"/>
            <w:tcBorders>
              <w:top w:val="single" w:sz="4" w:space="0" w:color="auto"/>
              <w:left w:val="single" w:sz="4" w:space="0" w:color="auto"/>
              <w:bottom w:val="single" w:sz="4" w:space="0" w:color="auto"/>
              <w:right w:val="single" w:sz="4" w:space="0" w:color="auto"/>
            </w:tcBorders>
            <w:shd w:val="clear" w:color="auto" w:fill="FFFFFF"/>
          </w:tcPr>
          <w:p w14:paraId="137A5F10" w14:textId="77777777" w:rsidR="00E36F0E" w:rsidRPr="005F2720"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589D9D69" w14:textId="77777777" w:rsidR="00E36F0E" w:rsidRPr="005F2720" w:rsidRDefault="00393DC0" w:rsidP="00E36F0E">
            <w:pPr>
              <w:rPr>
                <w:rFonts w:cs="Arial"/>
              </w:rPr>
            </w:pPr>
            <w:r w:rsidRPr="005F2720">
              <w:rPr>
                <w:rFonts w:cs="Arial"/>
              </w:rPr>
              <w:t>CTRL_SUCCESS</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31ACB29E" w14:textId="77777777" w:rsidR="00E36F0E" w:rsidRPr="005F2720" w:rsidRDefault="00393DC0" w:rsidP="00E36F0E">
            <w:pPr>
              <w:rPr>
                <w:rFonts w:cs="Arial"/>
              </w:rPr>
            </w:pPr>
            <w:r w:rsidRPr="005F2720">
              <w:rPr>
                <w:rFonts w:cs="Arial"/>
              </w:rPr>
              <w:t>0x1</w:t>
            </w:r>
          </w:p>
        </w:tc>
        <w:tc>
          <w:tcPr>
            <w:tcW w:w="2686" w:type="dxa"/>
            <w:tcBorders>
              <w:top w:val="single" w:sz="4" w:space="0" w:color="auto"/>
              <w:left w:val="single" w:sz="4" w:space="0" w:color="auto"/>
              <w:bottom w:val="single" w:sz="4" w:space="0" w:color="auto"/>
              <w:right w:val="single" w:sz="4" w:space="0" w:color="auto"/>
            </w:tcBorders>
            <w:shd w:val="clear" w:color="auto" w:fill="FFFFFF"/>
          </w:tcPr>
          <w:p w14:paraId="494D1956" w14:textId="77777777" w:rsidR="00E36F0E" w:rsidRPr="005F2720" w:rsidRDefault="00393DC0" w:rsidP="00E36F0E">
            <w:pPr>
              <w:rPr>
                <w:rFonts w:cs="Arial"/>
              </w:rPr>
            </w:pPr>
            <w:r w:rsidRPr="005F2720">
              <w:rPr>
                <w:rFonts w:cs="Arial"/>
              </w:rPr>
              <w:t>Success</w:t>
            </w:r>
          </w:p>
        </w:tc>
      </w:tr>
      <w:tr w:rsidR="00E36F0E" w:rsidRPr="005F2720" w14:paraId="3F86CBC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48F4BA5" w14:textId="77777777" w:rsidR="00E36F0E" w:rsidRPr="005F2720" w:rsidRDefault="00393DC0" w:rsidP="00E36F0E">
            <w:pPr>
              <w:jc w:val="center"/>
              <w:rPr>
                <w:rFonts w:cs="Arial"/>
              </w:rPr>
            </w:pPr>
            <w:r w:rsidRPr="005F2720">
              <w:rPr>
                <w:rFonts w:cs="Arial"/>
              </w:rPr>
              <w:t>R</w:t>
            </w:r>
          </w:p>
        </w:tc>
        <w:tc>
          <w:tcPr>
            <w:tcW w:w="1847" w:type="dxa"/>
            <w:gridSpan w:val="2"/>
            <w:tcBorders>
              <w:top w:val="single" w:sz="4" w:space="0" w:color="auto"/>
              <w:left w:val="single" w:sz="4" w:space="0" w:color="auto"/>
              <w:bottom w:val="single" w:sz="4" w:space="0" w:color="auto"/>
              <w:right w:val="single" w:sz="4" w:space="0" w:color="auto"/>
            </w:tcBorders>
            <w:shd w:val="clear" w:color="auto" w:fill="FFFFFF"/>
          </w:tcPr>
          <w:p w14:paraId="6855E91B" w14:textId="77777777" w:rsidR="00E36F0E" w:rsidRPr="005F2720" w:rsidRDefault="00393DC0" w:rsidP="00E36F0E">
            <w:pPr>
              <w:rPr>
                <w:rFonts w:cs="Arial"/>
              </w:rPr>
            </w:pPr>
            <w:r w:rsidRPr="005F2720">
              <w:rPr>
                <w:rFonts w:cs="Arial"/>
              </w:rPr>
              <w:t>appId</w:t>
            </w:r>
          </w:p>
        </w:tc>
        <w:tc>
          <w:tcPr>
            <w:tcW w:w="883" w:type="dxa"/>
            <w:tcBorders>
              <w:top w:val="single" w:sz="4" w:space="0" w:color="auto"/>
              <w:left w:val="single" w:sz="4" w:space="0" w:color="auto"/>
              <w:bottom w:val="single" w:sz="4" w:space="0" w:color="auto"/>
              <w:right w:val="single" w:sz="4" w:space="0" w:color="auto"/>
            </w:tcBorders>
            <w:shd w:val="clear" w:color="auto" w:fill="FFFFFF"/>
          </w:tcPr>
          <w:p w14:paraId="42DCADCA" w14:textId="77777777" w:rsidR="00E36F0E" w:rsidRPr="005F2720" w:rsidRDefault="00393DC0" w:rsidP="00E36F0E">
            <w:pPr>
              <w:rPr>
                <w:rFonts w:cs="Arial"/>
              </w:rPr>
            </w:pPr>
            <w:r w:rsidRPr="005F2720">
              <w:rPr>
                <w:rFonts w:cs="Arial"/>
              </w:rPr>
              <w:t>String</w:t>
            </w: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2703F753" w14:textId="77777777" w:rsidR="00E36F0E" w:rsidRPr="005F2720" w:rsidRDefault="00393DC0" w:rsidP="00E36F0E">
            <w:pPr>
              <w:rPr>
                <w:rFonts w:cs="Arial"/>
              </w:rPr>
            </w:pPr>
            <w:r w:rsidRPr="005F2720">
              <w:rPr>
                <w:rFonts w:cs="Arial"/>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5E33F5EE" w14:textId="77777777" w:rsidR="00E36F0E" w:rsidRPr="005F2720" w:rsidRDefault="00393DC0" w:rsidP="00E36F0E">
            <w:pPr>
              <w:rPr>
                <w:rFonts w:cs="Arial"/>
              </w:rPr>
            </w:pPr>
            <w:r w:rsidRPr="005F2720">
              <w:rPr>
                <w:rFonts w:cs="Arial"/>
              </w:rPr>
              <w:t>Char Value:0-255</w:t>
            </w:r>
          </w:p>
          <w:p w14:paraId="0A6E8FF2" w14:textId="77777777" w:rsidR="00E36F0E" w:rsidRPr="005F2720" w:rsidRDefault="00393DC0" w:rsidP="00E36F0E">
            <w:pPr>
              <w:rPr>
                <w:rFonts w:cs="Arial"/>
                <w:highlight w:val="yellow"/>
              </w:rPr>
            </w:pPr>
            <w:r w:rsidRPr="005F2720">
              <w:rPr>
                <w:rFonts w:cs="Arial"/>
              </w:rPr>
              <w:t>No String length limit</w:t>
            </w:r>
          </w:p>
        </w:tc>
        <w:tc>
          <w:tcPr>
            <w:tcW w:w="2686" w:type="dxa"/>
            <w:tcBorders>
              <w:top w:val="single" w:sz="4" w:space="0" w:color="auto"/>
              <w:left w:val="single" w:sz="4" w:space="0" w:color="auto"/>
              <w:bottom w:val="single" w:sz="4" w:space="0" w:color="auto"/>
              <w:right w:val="single" w:sz="4" w:space="0" w:color="auto"/>
            </w:tcBorders>
            <w:shd w:val="clear" w:color="auto" w:fill="FFFFFF"/>
          </w:tcPr>
          <w:p w14:paraId="4E94DA48" w14:textId="77777777" w:rsidR="00E36F0E" w:rsidRPr="005F2720" w:rsidRDefault="00393DC0" w:rsidP="00E36F0E">
            <w:pPr>
              <w:rPr>
                <w:rFonts w:cs="Arial"/>
              </w:rPr>
            </w:pPr>
            <w:r w:rsidRPr="005F2720">
              <w:rPr>
                <w:rFonts w:cs="Arial"/>
              </w:rPr>
              <w:t>WIR Client AppId</w:t>
            </w:r>
          </w:p>
        </w:tc>
      </w:tr>
      <w:tr w:rsidR="00E36F0E" w:rsidRPr="005F2720" w14:paraId="107BF8D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1457AE6" w14:textId="77777777" w:rsidR="00E36F0E" w:rsidRPr="005F2720" w:rsidRDefault="00393DC0" w:rsidP="00E36F0E">
            <w:pPr>
              <w:jc w:val="center"/>
              <w:rPr>
                <w:rFonts w:cs="Arial"/>
              </w:rPr>
            </w:pPr>
            <w:r w:rsidRPr="005F2720">
              <w:rPr>
                <w:rFonts w:cs="Arial"/>
              </w:rPr>
              <w:t>R</w:t>
            </w:r>
          </w:p>
        </w:tc>
        <w:tc>
          <w:tcPr>
            <w:tcW w:w="1847" w:type="dxa"/>
            <w:gridSpan w:val="2"/>
            <w:tcBorders>
              <w:top w:val="single" w:sz="4" w:space="0" w:color="auto"/>
              <w:left w:val="single" w:sz="4" w:space="0" w:color="auto"/>
              <w:bottom w:val="single" w:sz="4" w:space="0" w:color="auto"/>
              <w:right w:val="single" w:sz="4" w:space="0" w:color="auto"/>
            </w:tcBorders>
            <w:shd w:val="clear" w:color="auto" w:fill="FFFFFF"/>
          </w:tcPr>
          <w:p w14:paraId="518893F5" w14:textId="77777777" w:rsidR="00E36F0E" w:rsidRPr="005F2720" w:rsidRDefault="00393DC0" w:rsidP="00E36F0E">
            <w:pPr>
              <w:rPr>
                <w:rFonts w:cs="Arial"/>
              </w:rPr>
            </w:pPr>
            <w:r w:rsidRPr="005F2720">
              <w:rPr>
                <w:rFonts w:cs="Arial"/>
              </w:rPr>
              <w:t>Policy</w:t>
            </w:r>
          </w:p>
        </w:tc>
        <w:tc>
          <w:tcPr>
            <w:tcW w:w="883" w:type="dxa"/>
            <w:tcBorders>
              <w:top w:val="single" w:sz="4" w:space="0" w:color="auto"/>
              <w:left w:val="single" w:sz="4" w:space="0" w:color="auto"/>
              <w:bottom w:val="single" w:sz="4" w:space="0" w:color="auto"/>
              <w:right w:val="single" w:sz="4" w:space="0" w:color="auto"/>
            </w:tcBorders>
            <w:shd w:val="clear" w:color="auto" w:fill="FFFFFF"/>
          </w:tcPr>
          <w:p w14:paraId="7FA10600" w14:textId="77777777" w:rsidR="00E36F0E" w:rsidRPr="005F2720" w:rsidRDefault="00393DC0" w:rsidP="00E36F0E">
            <w:pPr>
              <w:rPr>
                <w:rFonts w:cs="Arial"/>
              </w:rPr>
            </w:pPr>
            <w:r w:rsidRPr="005F2720">
              <w:rPr>
                <w:rFonts w:cs="Arial"/>
              </w:rPr>
              <w:t>Int32</w:t>
            </w: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5F7032B2" w14:textId="77777777" w:rsidR="00E36F0E" w:rsidRPr="005F2720" w:rsidRDefault="00393DC0" w:rsidP="00E36F0E">
            <w:pPr>
              <w:rPr>
                <w:rFonts w:cs="Arial"/>
              </w:rPr>
            </w:pPr>
            <w:r w:rsidRPr="005F2720">
              <w:rPr>
                <w:rFonts w:cs="Arial"/>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E55CAE0" w14:textId="77777777" w:rsidR="00E36F0E" w:rsidRPr="005F2720" w:rsidRDefault="00393DC0" w:rsidP="00E36F0E">
            <w:pPr>
              <w:rPr>
                <w:rFonts w:cs="Arial"/>
              </w:rPr>
            </w:pPr>
            <w:r w:rsidRPr="005F2720">
              <w:rPr>
                <w:rFonts w:cs="Arial"/>
              </w:rPr>
              <w:t>0-4294967295</w:t>
            </w:r>
          </w:p>
        </w:tc>
        <w:tc>
          <w:tcPr>
            <w:tcW w:w="2686" w:type="dxa"/>
            <w:tcBorders>
              <w:top w:val="single" w:sz="4" w:space="0" w:color="auto"/>
              <w:left w:val="single" w:sz="4" w:space="0" w:color="auto"/>
              <w:bottom w:val="single" w:sz="4" w:space="0" w:color="auto"/>
              <w:right w:val="single" w:sz="4" w:space="0" w:color="auto"/>
            </w:tcBorders>
            <w:shd w:val="clear" w:color="auto" w:fill="FFFFFF"/>
          </w:tcPr>
          <w:p w14:paraId="6C54E903" w14:textId="77777777" w:rsidR="00E36F0E" w:rsidRPr="005F2720" w:rsidRDefault="00393DC0" w:rsidP="00E36F0E">
            <w:pPr>
              <w:rPr>
                <w:rFonts w:cs="Arial"/>
                <w:highlight w:val="yellow"/>
              </w:rPr>
            </w:pPr>
            <w:r w:rsidRPr="005F2720">
              <w:rPr>
                <w:rFonts w:cs="Arial"/>
              </w:rPr>
              <w:t>Network policy, bit flag</w:t>
            </w:r>
          </w:p>
        </w:tc>
      </w:tr>
      <w:tr w:rsidR="00E36F0E" w:rsidRPr="005F2720" w14:paraId="0ABC0BC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F057D4E" w14:textId="77777777" w:rsidR="00E36F0E" w:rsidRPr="005F2720" w:rsidRDefault="00E36F0E" w:rsidP="00E36F0E">
            <w:pPr>
              <w:jc w:val="center"/>
              <w:rPr>
                <w:rFonts w:cs="Arial"/>
              </w:rPr>
            </w:pPr>
          </w:p>
        </w:tc>
        <w:tc>
          <w:tcPr>
            <w:tcW w:w="1847" w:type="dxa"/>
            <w:gridSpan w:val="2"/>
            <w:tcBorders>
              <w:top w:val="single" w:sz="4" w:space="0" w:color="auto"/>
              <w:left w:val="single" w:sz="4" w:space="0" w:color="auto"/>
              <w:bottom w:val="single" w:sz="4" w:space="0" w:color="auto"/>
              <w:right w:val="single" w:sz="4" w:space="0" w:color="auto"/>
            </w:tcBorders>
            <w:shd w:val="clear" w:color="auto" w:fill="FFFFFF"/>
          </w:tcPr>
          <w:p w14:paraId="10A5248E" w14:textId="77777777" w:rsidR="00E36F0E" w:rsidRPr="005F2720" w:rsidRDefault="00E36F0E" w:rsidP="00E36F0E">
            <w:pPr>
              <w:rPr>
                <w:rFonts w:cs="Arial"/>
              </w:rPr>
            </w:pPr>
          </w:p>
        </w:tc>
        <w:tc>
          <w:tcPr>
            <w:tcW w:w="883" w:type="dxa"/>
            <w:tcBorders>
              <w:top w:val="single" w:sz="4" w:space="0" w:color="auto"/>
              <w:left w:val="single" w:sz="4" w:space="0" w:color="auto"/>
              <w:bottom w:val="single" w:sz="4" w:space="0" w:color="auto"/>
              <w:right w:val="single" w:sz="4" w:space="0" w:color="auto"/>
            </w:tcBorders>
            <w:shd w:val="clear" w:color="auto" w:fill="FFFFFF"/>
          </w:tcPr>
          <w:p w14:paraId="2A7821F2" w14:textId="77777777" w:rsidR="00E36F0E" w:rsidRPr="005F2720"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5DBB09E5" w14:textId="77777777" w:rsidR="00E36F0E" w:rsidRPr="005F2720" w:rsidRDefault="00393DC0" w:rsidP="00E36F0E">
            <w:pPr>
              <w:rPr>
                <w:rFonts w:cs="Arial"/>
              </w:rPr>
            </w:pPr>
            <w:r w:rsidRPr="005F2720">
              <w:rPr>
                <w:rFonts w:cs="Arial"/>
              </w:rPr>
              <w:t>TCU_CELLULAR_APN1</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B776CE2" w14:textId="77777777" w:rsidR="00E36F0E" w:rsidRPr="005F2720" w:rsidRDefault="00393DC0" w:rsidP="00E36F0E">
            <w:pPr>
              <w:rPr>
                <w:rFonts w:cs="Arial"/>
              </w:rPr>
            </w:pPr>
            <w:r w:rsidRPr="005F2720">
              <w:rPr>
                <w:rFonts w:cs="Arial"/>
              </w:rPr>
              <w:t>0x0001</w:t>
            </w:r>
          </w:p>
        </w:tc>
        <w:tc>
          <w:tcPr>
            <w:tcW w:w="2686" w:type="dxa"/>
            <w:tcBorders>
              <w:top w:val="single" w:sz="4" w:space="0" w:color="auto"/>
              <w:left w:val="single" w:sz="4" w:space="0" w:color="auto"/>
              <w:bottom w:val="single" w:sz="4" w:space="0" w:color="auto"/>
              <w:right w:val="single" w:sz="4" w:space="0" w:color="auto"/>
            </w:tcBorders>
            <w:shd w:val="clear" w:color="auto" w:fill="FFFFFF"/>
          </w:tcPr>
          <w:p w14:paraId="5F98FA02" w14:textId="77777777" w:rsidR="00E36F0E" w:rsidRPr="005F2720" w:rsidRDefault="00E36F0E" w:rsidP="00E36F0E">
            <w:pPr>
              <w:rPr>
                <w:rFonts w:cs="Arial"/>
              </w:rPr>
            </w:pPr>
          </w:p>
        </w:tc>
      </w:tr>
      <w:tr w:rsidR="00E36F0E" w:rsidRPr="005F2720" w14:paraId="54DE142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B1B833D" w14:textId="77777777" w:rsidR="00E36F0E" w:rsidRPr="005F2720" w:rsidRDefault="00E36F0E" w:rsidP="00E36F0E">
            <w:pPr>
              <w:jc w:val="center"/>
              <w:rPr>
                <w:rFonts w:cs="Arial"/>
              </w:rPr>
            </w:pPr>
          </w:p>
        </w:tc>
        <w:tc>
          <w:tcPr>
            <w:tcW w:w="1847" w:type="dxa"/>
            <w:gridSpan w:val="2"/>
            <w:tcBorders>
              <w:top w:val="single" w:sz="4" w:space="0" w:color="auto"/>
              <w:left w:val="single" w:sz="4" w:space="0" w:color="auto"/>
              <w:bottom w:val="single" w:sz="4" w:space="0" w:color="auto"/>
              <w:right w:val="single" w:sz="4" w:space="0" w:color="auto"/>
            </w:tcBorders>
            <w:shd w:val="clear" w:color="auto" w:fill="FFFFFF"/>
          </w:tcPr>
          <w:p w14:paraId="1986A7BC" w14:textId="77777777" w:rsidR="00E36F0E" w:rsidRPr="005F2720" w:rsidRDefault="00E36F0E" w:rsidP="00E36F0E">
            <w:pPr>
              <w:rPr>
                <w:rFonts w:cs="Arial"/>
              </w:rPr>
            </w:pPr>
          </w:p>
        </w:tc>
        <w:tc>
          <w:tcPr>
            <w:tcW w:w="883" w:type="dxa"/>
            <w:tcBorders>
              <w:top w:val="single" w:sz="4" w:space="0" w:color="auto"/>
              <w:left w:val="single" w:sz="4" w:space="0" w:color="auto"/>
              <w:bottom w:val="single" w:sz="4" w:space="0" w:color="auto"/>
              <w:right w:val="single" w:sz="4" w:space="0" w:color="auto"/>
            </w:tcBorders>
            <w:shd w:val="clear" w:color="auto" w:fill="FFFFFF"/>
          </w:tcPr>
          <w:p w14:paraId="5DDD926A" w14:textId="77777777" w:rsidR="00E36F0E" w:rsidRPr="005F2720"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1846D26A" w14:textId="77777777" w:rsidR="00E36F0E" w:rsidRPr="005F2720" w:rsidRDefault="00393DC0" w:rsidP="00E36F0E">
            <w:pPr>
              <w:rPr>
                <w:rFonts w:cs="Arial"/>
              </w:rPr>
            </w:pPr>
            <w:r w:rsidRPr="005F2720">
              <w:rPr>
                <w:rFonts w:cs="Arial"/>
              </w:rPr>
              <w:t>WIFI</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7002E12E" w14:textId="77777777" w:rsidR="00E36F0E" w:rsidRPr="005F2720" w:rsidRDefault="00393DC0" w:rsidP="00E36F0E">
            <w:pPr>
              <w:rPr>
                <w:rFonts w:cs="Arial"/>
              </w:rPr>
            </w:pPr>
            <w:r w:rsidRPr="005F2720">
              <w:rPr>
                <w:rFonts w:cs="Arial"/>
              </w:rPr>
              <w:t>0x0002</w:t>
            </w:r>
          </w:p>
        </w:tc>
        <w:tc>
          <w:tcPr>
            <w:tcW w:w="2686" w:type="dxa"/>
            <w:tcBorders>
              <w:top w:val="single" w:sz="4" w:space="0" w:color="auto"/>
              <w:left w:val="single" w:sz="4" w:space="0" w:color="auto"/>
              <w:bottom w:val="single" w:sz="4" w:space="0" w:color="auto"/>
              <w:right w:val="single" w:sz="4" w:space="0" w:color="auto"/>
            </w:tcBorders>
            <w:shd w:val="clear" w:color="auto" w:fill="FFFFFF"/>
          </w:tcPr>
          <w:p w14:paraId="39859626" w14:textId="77777777" w:rsidR="00E36F0E" w:rsidRPr="005F2720" w:rsidRDefault="00E36F0E" w:rsidP="00E36F0E">
            <w:pPr>
              <w:rPr>
                <w:rFonts w:cs="Arial"/>
              </w:rPr>
            </w:pPr>
          </w:p>
        </w:tc>
      </w:tr>
      <w:tr w:rsidR="00E36F0E" w:rsidRPr="005F2720" w14:paraId="0F79DE1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6B73E81" w14:textId="77777777" w:rsidR="00E36F0E" w:rsidRPr="005F2720" w:rsidRDefault="00E36F0E" w:rsidP="00E36F0E">
            <w:pPr>
              <w:jc w:val="center"/>
              <w:rPr>
                <w:rFonts w:cs="Arial"/>
              </w:rPr>
            </w:pPr>
          </w:p>
        </w:tc>
        <w:tc>
          <w:tcPr>
            <w:tcW w:w="1847" w:type="dxa"/>
            <w:gridSpan w:val="2"/>
            <w:tcBorders>
              <w:top w:val="single" w:sz="4" w:space="0" w:color="auto"/>
              <w:left w:val="single" w:sz="4" w:space="0" w:color="auto"/>
              <w:bottom w:val="single" w:sz="4" w:space="0" w:color="auto"/>
              <w:right w:val="single" w:sz="4" w:space="0" w:color="auto"/>
            </w:tcBorders>
            <w:shd w:val="clear" w:color="auto" w:fill="FFFFFF"/>
          </w:tcPr>
          <w:p w14:paraId="1EE5D91F" w14:textId="77777777" w:rsidR="00E36F0E" w:rsidRPr="005F2720" w:rsidRDefault="00E36F0E" w:rsidP="00E36F0E">
            <w:pPr>
              <w:rPr>
                <w:rFonts w:cs="Arial"/>
              </w:rPr>
            </w:pPr>
          </w:p>
        </w:tc>
        <w:tc>
          <w:tcPr>
            <w:tcW w:w="883" w:type="dxa"/>
            <w:tcBorders>
              <w:top w:val="single" w:sz="4" w:space="0" w:color="auto"/>
              <w:left w:val="single" w:sz="4" w:space="0" w:color="auto"/>
              <w:bottom w:val="single" w:sz="4" w:space="0" w:color="auto"/>
              <w:right w:val="single" w:sz="4" w:space="0" w:color="auto"/>
            </w:tcBorders>
            <w:shd w:val="clear" w:color="auto" w:fill="FFFFFF"/>
          </w:tcPr>
          <w:p w14:paraId="72C73035" w14:textId="77777777" w:rsidR="00E36F0E" w:rsidRPr="005F2720"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5E915910" w14:textId="77777777" w:rsidR="00E36F0E" w:rsidRPr="005F2720" w:rsidRDefault="00393DC0" w:rsidP="00E36F0E">
            <w:pPr>
              <w:rPr>
                <w:rFonts w:cs="Arial"/>
              </w:rPr>
            </w:pPr>
            <w:r w:rsidRPr="005F2720">
              <w:rPr>
                <w:rFonts w:cs="Arial"/>
              </w:rPr>
              <w:t>TCU_CELLULAR_APN2</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0912A5BD" w14:textId="77777777" w:rsidR="00E36F0E" w:rsidRPr="005F2720" w:rsidRDefault="00393DC0" w:rsidP="00E36F0E">
            <w:pPr>
              <w:rPr>
                <w:rFonts w:cs="Arial"/>
              </w:rPr>
            </w:pPr>
            <w:r w:rsidRPr="005F2720">
              <w:rPr>
                <w:rFonts w:cs="Arial"/>
              </w:rPr>
              <w:t>0x0004</w:t>
            </w:r>
          </w:p>
        </w:tc>
        <w:tc>
          <w:tcPr>
            <w:tcW w:w="2686" w:type="dxa"/>
            <w:tcBorders>
              <w:top w:val="single" w:sz="4" w:space="0" w:color="auto"/>
              <w:left w:val="single" w:sz="4" w:space="0" w:color="auto"/>
              <w:bottom w:val="single" w:sz="4" w:space="0" w:color="auto"/>
              <w:right w:val="single" w:sz="4" w:space="0" w:color="auto"/>
            </w:tcBorders>
            <w:shd w:val="clear" w:color="auto" w:fill="FFFFFF"/>
          </w:tcPr>
          <w:p w14:paraId="2B6CFEDB" w14:textId="77777777" w:rsidR="00E36F0E" w:rsidRPr="005F2720" w:rsidRDefault="00E36F0E" w:rsidP="00E36F0E">
            <w:pPr>
              <w:rPr>
                <w:rFonts w:cs="Arial"/>
              </w:rPr>
            </w:pPr>
          </w:p>
        </w:tc>
      </w:tr>
      <w:tr w:rsidR="00E36F0E" w:rsidRPr="005F2720" w14:paraId="2A3BCF0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1490918" w14:textId="77777777" w:rsidR="00E36F0E" w:rsidRPr="005F2720" w:rsidRDefault="00E36F0E" w:rsidP="00E36F0E">
            <w:pPr>
              <w:jc w:val="center"/>
              <w:rPr>
                <w:rFonts w:cs="Arial"/>
              </w:rPr>
            </w:pPr>
          </w:p>
        </w:tc>
        <w:tc>
          <w:tcPr>
            <w:tcW w:w="1847" w:type="dxa"/>
            <w:gridSpan w:val="2"/>
            <w:tcBorders>
              <w:top w:val="single" w:sz="4" w:space="0" w:color="auto"/>
              <w:left w:val="single" w:sz="4" w:space="0" w:color="auto"/>
              <w:bottom w:val="single" w:sz="4" w:space="0" w:color="auto"/>
              <w:right w:val="single" w:sz="4" w:space="0" w:color="auto"/>
            </w:tcBorders>
            <w:shd w:val="clear" w:color="auto" w:fill="FFFFFF"/>
          </w:tcPr>
          <w:p w14:paraId="79EEAC2A" w14:textId="77777777" w:rsidR="00E36F0E" w:rsidRPr="005F2720" w:rsidRDefault="00E36F0E" w:rsidP="00E36F0E">
            <w:pPr>
              <w:rPr>
                <w:rFonts w:cs="Arial"/>
              </w:rPr>
            </w:pPr>
          </w:p>
        </w:tc>
        <w:tc>
          <w:tcPr>
            <w:tcW w:w="883" w:type="dxa"/>
            <w:tcBorders>
              <w:top w:val="single" w:sz="4" w:space="0" w:color="auto"/>
              <w:left w:val="single" w:sz="4" w:space="0" w:color="auto"/>
              <w:bottom w:val="single" w:sz="4" w:space="0" w:color="auto"/>
              <w:right w:val="single" w:sz="4" w:space="0" w:color="auto"/>
            </w:tcBorders>
            <w:shd w:val="clear" w:color="auto" w:fill="FFFFFF"/>
          </w:tcPr>
          <w:p w14:paraId="544FCE47" w14:textId="77777777" w:rsidR="00E36F0E" w:rsidRPr="005F2720"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14A95FEC" w14:textId="77777777" w:rsidR="00E36F0E" w:rsidRPr="005F2720" w:rsidRDefault="00393DC0" w:rsidP="00E36F0E">
            <w:pPr>
              <w:rPr>
                <w:rFonts w:cs="Arial"/>
              </w:rPr>
            </w:pPr>
            <w:r w:rsidRPr="005F2720">
              <w:rPr>
                <w:rFonts w:cs="Arial"/>
              </w:rPr>
              <w:t>DNS_RPZ_EXCEPTION</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40D1AA50" w14:textId="77777777" w:rsidR="00E36F0E" w:rsidRPr="005F2720" w:rsidRDefault="00393DC0" w:rsidP="00E36F0E">
            <w:pPr>
              <w:rPr>
                <w:rFonts w:cs="Arial"/>
              </w:rPr>
            </w:pPr>
            <w:r w:rsidRPr="005F2720">
              <w:rPr>
                <w:rFonts w:cs="Arial"/>
              </w:rPr>
              <w:t>0x0008</w:t>
            </w:r>
          </w:p>
        </w:tc>
        <w:tc>
          <w:tcPr>
            <w:tcW w:w="2686" w:type="dxa"/>
            <w:tcBorders>
              <w:top w:val="single" w:sz="4" w:space="0" w:color="auto"/>
              <w:left w:val="single" w:sz="4" w:space="0" w:color="auto"/>
              <w:bottom w:val="single" w:sz="4" w:space="0" w:color="auto"/>
              <w:right w:val="single" w:sz="4" w:space="0" w:color="auto"/>
            </w:tcBorders>
            <w:shd w:val="clear" w:color="auto" w:fill="FFFFFF"/>
          </w:tcPr>
          <w:p w14:paraId="467FA723" w14:textId="77777777" w:rsidR="00E36F0E" w:rsidRPr="005F2720" w:rsidRDefault="00E36F0E" w:rsidP="00E36F0E">
            <w:pPr>
              <w:rPr>
                <w:rFonts w:cs="Arial"/>
              </w:rPr>
            </w:pPr>
          </w:p>
        </w:tc>
      </w:tr>
      <w:tr w:rsidR="00E36F0E" w:rsidRPr="005F2720" w14:paraId="238E634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381BC78" w14:textId="77777777" w:rsidR="00E36F0E" w:rsidRPr="005F2720" w:rsidRDefault="00E36F0E" w:rsidP="00E36F0E">
            <w:pPr>
              <w:jc w:val="center"/>
              <w:rPr>
                <w:rFonts w:cs="Arial"/>
              </w:rPr>
            </w:pPr>
          </w:p>
        </w:tc>
        <w:tc>
          <w:tcPr>
            <w:tcW w:w="1847" w:type="dxa"/>
            <w:gridSpan w:val="2"/>
            <w:tcBorders>
              <w:top w:val="single" w:sz="4" w:space="0" w:color="auto"/>
              <w:left w:val="single" w:sz="4" w:space="0" w:color="auto"/>
              <w:bottom w:val="single" w:sz="4" w:space="0" w:color="auto"/>
              <w:right w:val="single" w:sz="4" w:space="0" w:color="auto"/>
            </w:tcBorders>
            <w:shd w:val="clear" w:color="auto" w:fill="FFFFFF"/>
          </w:tcPr>
          <w:p w14:paraId="332836A3" w14:textId="77777777" w:rsidR="00E36F0E" w:rsidRPr="005F2720" w:rsidRDefault="00E36F0E" w:rsidP="00E36F0E">
            <w:pPr>
              <w:rPr>
                <w:rFonts w:cs="Arial"/>
              </w:rPr>
            </w:pPr>
          </w:p>
        </w:tc>
        <w:tc>
          <w:tcPr>
            <w:tcW w:w="883" w:type="dxa"/>
            <w:tcBorders>
              <w:top w:val="single" w:sz="4" w:space="0" w:color="auto"/>
              <w:left w:val="single" w:sz="4" w:space="0" w:color="auto"/>
              <w:bottom w:val="single" w:sz="4" w:space="0" w:color="auto"/>
              <w:right w:val="single" w:sz="4" w:space="0" w:color="auto"/>
            </w:tcBorders>
            <w:shd w:val="clear" w:color="auto" w:fill="FFFFFF"/>
          </w:tcPr>
          <w:p w14:paraId="28C4EC66" w14:textId="77777777" w:rsidR="00E36F0E" w:rsidRPr="005F2720"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25ADCF16" w14:textId="77777777" w:rsidR="00E36F0E" w:rsidRPr="005F2720" w:rsidRDefault="00393DC0" w:rsidP="00E36F0E">
            <w:pPr>
              <w:rPr>
                <w:rFonts w:cs="Arial"/>
              </w:rPr>
            </w:pPr>
            <w:r w:rsidRPr="005F2720">
              <w:rPr>
                <w:rFonts w:cs="Arial"/>
              </w:rPr>
              <w:t>ESPM_LAN</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17EE4427" w14:textId="77777777" w:rsidR="00E36F0E" w:rsidRPr="005F2720" w:rsidRDefault="00393DC0" w:rsidP="00E36F0E">
            <w:pPr>
              <w:rPr>
                <w:rFonts w:cs="Arial"/>
              </w:rPr>
            </w:pPr>
            <w:r w:rsidRPr="005F2720">
              <w:rPr>
                <w:rFonts w:cs="Arial"/>
              </w:rPr>
              <w:t>0x0010</w:t>
            </w:r>
          </w:p>
        </w:tc>
        <w:tc>
          <w:tcPr>
            <w:tcW w:w="2686" w:type="dxa"/>
            <w:tcBorders>
              <w:top w:val="single" w:sz="4" w:space="0" w:color="auto"/>
              <w:left w:val="single" w:sz="4" w:space="0" w:color="auto"/>
              <w:bottom w:val="single" w:sz="4" w:space="0" w:color="auto"/>
              <w:right w:val="single" w:sz="4" w:space="0" w:color="auto"/>
            </w:tcBorders>
            <w:shd w:val="clear" w:color="auto" w:fill="FFFFFF"/>
          </w:tcPr>
          <w:p w14:paraId="2AB958BF" w14:textId="77777777" w:rsidR="00E36F0E" w:rsidRPr="005F2720" w:rsidRDefault="00393DC0" w:rsidP="00E36F0E">
            <w:pPr>
              <w:spacing w:line="256" w:lineRule="auto"/>
              <w:rPr>
                <w:rFonts w:cs="Arial"/>
              </w:rPr>
            </w:pPr>
            <w:r w:rsidRPr="005F2720">
              <w:rPr>
                <w:rFonts w:cs="Arial"/>
              </w:rPr>
              <w:t>Applicable to AV vehicles Only</w:t>
            </w:r>
          </w:p>
        </w:tc>
      </w:tr>
      <w:tr w:rsidR="00E36F0E" w:rsidRPr="005F2720" w14:paraId="0573235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883E7CC" w14:textId="77777777" w:rsidR="00E36F0E" w:rsidRPr="005F2720" w:rsidRDefault="00E36F0E" w:rsidP="00E36F0E">
            <w:pPr>
              <w:jc w:val="center"/>
              <w:rPr>
                <w:rFonts w:cs="Arial"/>
              </w:rPr>
            </w:pPr>
          </w:p>
        </w:tc>
        <w:tc>
          <w:tcPr>
            <w:tcW w:w="1847" w:type="dxa"/>
            <w:gridSpan w:val="2"/>
            <w:tcBorders>
              <w:top w:val="single" w:sz="4" w:space="0" w:color="auto"/>
              <w:left w:val="single" w:sz="4" w:space="0" w:color="auto"/>
              <w:bottom w:val="single" w:sz="4" w:space="0" w:color="auto"/>
              <w:right w:val="single" w:sz="4" w:space="0" w:color="auto"/>
            </w:tcBorders>
            <w:shd w:val="clear" w:color="auto" w:fill="FFFFFF"/>
          </w:tcPr>
          <w:p w14:paraId="676055BF" w14:textId="77777777" w:rsidR="00E36F0E" w:rsidRPr="005F2720" w:rsidRDefault="00E36F0E" w:rsidP="00E36F0E">
            <w:pPr>
              <w:rPr>
                <w:rFonts w:cs="Arial"/>
              </w:rPr>
            </w:pPr>
          </w:p>
        </w:tc>
        <w:tc>
          <w:tcPr>
            <w:tcW w:w="883" w:type="dxa"/>
            <w:tcBorders>
              <w:top w:val="single" w:sz="4" w:space="0" w:color="auto"/>
              <w:left w:val="single" w:sz="4" w:space="0" w:color="auto"/>
              <w:bottom w:val="single" w:sz="4" w:space="0" w:color="auto"/>
              <w:right w:val="single" w:sz="4" w:space="0" w:color="auto"/>
            </w:tcBorders>
            <w:shd w:val="clear" w:color="auto" w:fill="FFFFFF"/>
          </w:tcPr>
          <w:p w14:paraId="75C67C04" w14:textId="77777777" w:rsidR="00E36F0E" w:rsidRPr="005F2720"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5A909A6A" w14:textId="77777777" w:rsidR="00E36F0E" w:rsidRPr="005F2720" w:rsidRDefault="00393DC0" w:rsidP="00E36F0E">
            <w:pPr>
              <w:rPr>
                <w:rFonts w:cs="Arial"/>
              </w:rPr>
            </w:pPr>
            <w:r w:rsidRPr="005F2720">
              <w:rPr>
                <w:rFonts w:cs="Arial"/>
              </w:rPr>
              <w:t>DDSM_LAN</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7880C32C" w14:textId="77777777" w:rsidR="00E36F0E" w:rsidRPr="005F2720" w:rsidRDefault="00393DC0" w:rsidP="00E36F0E">
            <w:pPr>
              <w:rPr>
                <w:rFonts w:cs="Arial"/>
              </w:rPr>
            </w:pPr>
            <w:r w:rsidRPr="005F2720">
              <w:rPr>
                <w:rFonts w:cs="Arial"/>
              </w:rPr>
              <w:t>0x0020</w:t>
            </w:r>
          </w:p>
        </w:tc>
        <w:tc>
          <w:tcPr>
            <w:tcW w:w="2686" w:type="dxa"/>
            <w:tcBorders>
              <w:top w:val="single" w:sz="4" w:space="0" w:color="auto"/>
              <w:left w:val="single" w:sz="4" w:space="0" w:color="auto"/>
              <w:bottom w:val="single" w:sz="4" w:space="0" w:color="auto"/>
              <w:right w:val="single" w:sz="4" w:space="0" w:color="auto"/>
            </w:tcBorders>
            <w:shd w:val="clear" w:color="auto" w:fill="FFFFFF"/>
          </w:tcPr>
          <w:p w14:paraId="7ECC7A0C" w14:textId="77777777" w:rsidR="00E36F0E" w:rsidRPr="005F2720" w:rsidRDefault="00393DC0" w:rsidP="00E36F0E">
            <w:pPr>
              <w:spacing w:line="256" w:lineRule="auto"/>
              <w:rPr>
                <w:rFonts w:cs="Arial"/>
              </w:rPr>
            </w:pPr>
            <w:r w:rsidRPr="005F2720">
              <w:rPr>
                <w:rFonts w:cs="Arial"/>
              </w:rPr>
              <w:t>Applicable to AV vehicles Only</w:t>
            </w:r>
          </w:p>
        </w:tc>
      </w:tr>
      <w:tr w:rsidR="00E36F0E" w:rsidRPr="005F2720" w14:paraId="69D01A7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D2043C9" w14:textId="77777777" w:rsidR="00E36F0E" w:rsidRPr="005F2720" w:rsidRDefault="00E36F0E" w:rsidP="00E36F0E">
            <w:pPr>
              <w:jc w:val="center"/>
              <w:rPr>
                <w:rFonts w:cs="Arial"/>
              </w:rPr>
            </w:pPr>
          </w:p>
        </w:tc>
        <w:tc>
          <w:tcPr>
            <w:tcW w:w="1847" w:type="dxa"/>
            <w:gridSpan w:val="2"/>
            <w:tcBorders>
              <w:top w:val="single" w:sz="4" w:space="0" w:color="auto"/>
              <w:left w:val="single" w:sz="4" w:space="0" w:color="auto"/>
              <w:bottom w:val="single" w:sz="4" w:space="0" w:color="auto"/>
              <w:right w:val="single" w:sz="4" w:space="0" w:color="auto"/>
            </w:tcBorders>
            <w:shd w:val="clear" w:color="auto" w:fill="FFFFFF"/>
          </w:tcPr>
          <w:p w14:paraId="49D534CF" w14:textId="77777777" w:rsidR="00E36F0E" w:rsidRPr="005F2720" w:rsidRDefault="00E36F0E" w:rsidP="00E36F0E">
            <w:pPr>
              <w:rPr>
                <w:rFonts w:cs="Arial"/>
              </w:rPr>
            </w:pPr>
          </w:p>
        </w:tc>
        <w:tc>
          <w:tcPr>
            <w:tcW w:w="883" w:type="dxa"/>
            <w:tcBorders>
              <w:top w:val="single" w:sz="4" w:space="0" w:color="auto"/>
              <w:left w:val="single" w:sz="4" w:space="0" w:color="auto"/>
              <w:bottom w:val="single" w:sz="4" w:space="0" w:color="auto"/>
              <w:right w:val="single" w:sz="4" w:space="0" w:color="auto"/>
            </w:tcBorders>
            <w:shd w:val="clear" w:color="auto" w:fill="FFFFFF"/>
          </w:tcPr>
          <w:p w14:paraId="1357CB49" w14:textId="77777777" w:rsidR="00E36F0E" w:rsidRPr="005F2720"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2A1E5A15" w14:textId="77777777" w:rsidR="00E36F0E" w:rsidRPr="005F2720" w:rsidRDefault="00393DC0" w:rsidP="00E36F0E">
            <w:pPr>
              <w:rPr>
                <w:rFonts w:cs="Arial"/>
              </w:rPr>
            </w:pPr>
            <w:r w:rsidRPr="005F2720">
              <w:rPr>
                <w:rFonts w:cs="Arial"/>
              </w:rPr>
              <w:t>OFF_PEAK</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97291B2" w14:textId="77777777" w:rsidR="00E36F0E" w:rsidRPr="005F2720" w:rsidRDefault="00393DC0" w:rsidP="00E36F0E">
            <w:pPr>
              <w:rPr>
                <w:rFonts w:cs="Arial"/>
              </w:rPr>
            </w:pPr>
            <w:r w:rsidRPr="005F2720">
              <w:rPr>
                <w:rFonts w:cs="Arial"/>
              </w:rPr>
              <w:t>0x0040</w:t>
            </w:r>
          </w:p>
        </w:tc>
        <w:tc>
          <w:tcPr>
            <w:tcW w:w="2686" w:type="dxa"/>
            <w:tcBorders>
              <w:top w:val="single" w:sz="4" w:space="0" w:color="auto"/>
              <w:left w:val="single" w:sz="4" w:space="0" w:color="auto"/>
              <w:bottom w:val="single" w:sz="4" w:space="0" w:color="auto"/>
              <w:right w:val="single" w:sz="4" w:space="0" w:color="auto"/>
            </w:tcBorders>
            <w:shd w:val="clear" w:color="auto" w:fill="FFFFFF"/>
          </w:tcPr>
          <w:p w14:paraId="6B4C5119" w14:textId="77777777" w:rsidR="00E36F0E" w:rsidRPr="005F2720" w:rsidRDefault="00393DC0" w:rsidP="00E36F0E">
            <w:pPr>
              <w:rPr>
                <w:rFonts w:cs="Arial"/>
              </w:rPr>
            </w:pPr>
            <w:r w:rsidRPr="005F2720">
              <w:rPr>
                <w:rFonts w:cs="Arial"/>
              </w:rPr>
              <w:t>N/A</w:t>
            </w:r>
          </w:p>
        </w:tc>
      </w:tr>
      <w:tr w:rsidR="00E36F0E" w:rsidRPr="005F2720" w14:paraId="4DB052D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F939D0B" w14:textId="77777777" w:rsidR="00E36F0E" w:rsidRPr="005F2720" w:rsidRDefault="00E36F0E" w:rsidP="00E36F0E">
            <w:pPr>
              <w:jc w:val="center"/>
              <w:rPr>
                <w:rFonts w:cs="Arial"/>
              </w:rPr>
            </w:pPr>
          </w:p>
        </w:tc>
        <w:tc>
          <w:tcPr>
            <w:tcW w:w="1847" w:type="dxa"/>
            <w:gridSpan w:val="2"/>
            <w:tcBorders>
              <w:top w:val="single" w:sz="4" w:space="0" w:color="auto"/>
              <w:left w:val="single" w:sz="4" w:space="0" w:color="auto"/>
              <w:bottom w:val="single" w:sz="4" w:space="0" w:color="auto"/>
              <w:right w:val="single" w:sz="4" w:space="0" w:color="auto"/>
            </w:tcBorders>
            <w:shd w:val="clear" w:color="auto" w:fill="FFFFFF"/>
          </w:tcPr>
          <w:p w14:paraId="0CFCA516" w14:textId="77777777" w:rsidR="00E36F0E" w:rsidRPr="005F2720" w:rsidRDefault="00E36F0E" w:rsidP="00E36F0E">
            <w:pPr>
              <w:rPr>
                <w:rFonts w:cs="Arial"/>
              </w:rPr>
            </w:pPr>
          </w:p>
        </w:tc>
        <w:tc>
          <w:tcPr>
            <w:tcW w:w="883" w:type="dxa"/>
            <w:tcBorders>
              <w:top w:val="single" w:sz="4" w:space="0" w:color="auto"/>
              <w:left w:val="single" w:sz="4" w:space="0" w:color="auto"/>
              <w:bottom w:val="single" w:sz="4" w:space="0" w:color="auto"/>
              <w:right w:val="single" w:sz="4" w:space="0" w:color="auto"/>
            </w:tcBorders>
            <w:shd w:val="clear" w:color="auto" w:fill="FFFFFF"/>
          </w:tcPr>
          <w:p w14:paraId="5355FAA8" w14:textId="77777777" w:rsidR="00E36F0E" w:rsidRPr="005F2720"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247DEBAE" w14:textId="77777777" w:rsidR="00E36F0E" w:rsidRPr="005F2720" w:rsidRDefault="00393DC0" w:rsidP="00E36F0E">
            <w:pPr>
              <w:rPr>
                <w:rFonts w:cs="Arial"/>
              </w:rPr>
            </w:pPr>
            <w:r w:rsidRPr="005F2720">
              <w:rPr>
                <w:rFonts w:cs="Arial"/>
              </w:rPr>
              <w:t>RESERVED</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0DC7343A" w14:textId="77777777" w:rsidR="00E36F0E" w:rsidRPr="005F2720" w:rsidRDefault="00393DC0" w:rsidP="00E36F0E">
            <w:pPr>
              <w:rPr>
                <w:rFonts w:cs="Arial"/>
              </w:rPr>
            </w:pPr>
            <w:r w:rsidRPr="005F2720">
              <w:rPr>
                <w:rFonts w:cs="Arial"/>
              </w:rPr>
              <w:t>0x0080</w:t>
            </w:r>
          </w:p>
        </w:tc>
        <w:tc>
          <w:tcPr>
            <w:tcW w:w="2686" w:type="dxa"/>
            <w:tcBorders>
              <w:top w:val="single" w:sz="4" w:space="0" w:color="auto"/>
              <w:left w:val="single" w:sz="4" w:space="0" w:color="auto"/>
              <w:bottom w:val="single" w:sz="4" w:space="0" w:color="auto"/>
              <w:right w:val="single" w:sz="4" w:space="0" w:color="auto"/>
            </w:tcBorders>
            <w:shd w:val="clear" w:color="auto" w:fill="FFFFFF"/>
          </w:tcPr>
          <w:p w14:paraId="2E2B4986" w14:textId="77777777" w:rsidR="00E36F0E" w:rsidRPr="005F2720" w:rsidRDefault="00E36F0E" w:rsidP="00E36F0E">
            <w:pPr>
              <w:rPr>
                <w:rFonts w:cs="Arial"/>
              </w:rPr>
            </w:pPr>
          </w:p>
        </w:tc>
      </w:tr>
      <w:tr w:rsidR="00E36F0E" w:rsidRPr="005F2720" w14:paraId="3E46FAB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0673F61" w14:textId="77777777" w:rsidR="00E36F0E" w:rsidRPr="005F2720" w:rsidRDefault="00E36F0E" w:rsidP="00E36F0E">
            <w:pPr>
              <w:jc w:val="center"/>
              <w:rPr>
                <w:rFonts w:cs="Arial"/>
              </w:rPr>
            </w:pPr>
          </w:p>
        </w:tc>
        <w:tc>
          <w:tcPr>
            <w:tcW w:w="1847" w:type="dxa"/>
            <w:gridSpan w:val="2"/>
            <w:tcBorders>
              <w:top w:val="single" w:sz="4" w:space="0" w:color="auto"/>
              <w:left w:val="single" w:sz="4" w:space="0" w:color="auto"/>
              <w:bottom w:val="single" w:sz="4" w:space="0" w:color="auto"/>
              <w:right w:val="single" w:sz="4" w:space="0" w:color="auto"/>
            </w:tcBorders>
            <w:shd w:val="clear" w:color="auto" w:fill="FFFFFF"/>
          </w:tcPr>
          <w:p w14:paraId="13F718F9" w14:textId="77777777" w:rsidR="00E36F0E" w:rsidRPr="005F2720" w:rsidRDefault="00E36F0E" w:rsidP="00E36F0E">
            <w:pPr>
              <w:rPr>
                <w:rFonts w:cs="Arial"/>
              </w:rPr>
            </w:pPr>
          </w:p>
        </w:tc>
        <w:tc>
          <w:tcPr>
            <w:tcW w:w="883" w:type="dxa"/>
            <w:tcBorders>
              <w:top w:val="single" w:sz="4" w:space="0" w:color="auto"/>
              <w:left w:val="single" w:sz="4" w:space="0" w:color="auto"/>
              <w:bottom w:val="single" w:sz="4" w:space="0" w:color="auto"/>
              <w:right w:val="single" w:sz="4" w:space="0" w:color="auto"/>
            </w:tcBorders>
            <w:shd w:val="clear" w:color="auto" w:fill="FFFFFF"/>
          </w:tcPr>
          <w:p w14:paraId="0985CCCC" w14:textId="77777777" w:rsidR="00E36F0E" w:rsidRPr="005F2720"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6D0E62C3" w14:textId="77777777" w:rsidR="00E36F0E" w:rsidRPr="005F2720" w:rsidRDefault="00393DC0" w:rsidP="00E36F0E">
            <w:pPr>
              <w:rPr>
                <w:rFonts w:cs="Arial"/>
              </w:rPr>
            </w:pPr>
            <w:r w:rsidRPr="005F2720">
              <w:rPr>
                <w:rFonts w:cs="Arial"/>
              </w:rPr>
              <w:t>RESERVED</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5BEFCF20" w14:textId="77777777" w:rsidR="00E36F0E" w:rsidRPr="005F2720" w:rsidRDefault="00393DC0" w:rsidP="00E36F0E">
            <w:pPr>
              <w:rPr>
                <w:rFonts w:cs="Arial"/>
              </w:rPr>
            </w:pPr>
            <w:r w:rsidRPr="005F2720">
              <w:rPr>
                <w:rFonts w:cs="Arial"/>
              </w:rPr>
              <w:t>0x0100</w:t>
            </w:r>
          </w:p>
        </w:tc>
        <w:tc>
          <w:tcPr>
            <w:tcW w:w="2686" w:type="dxa"/>
            <w:tcBorders>
              <w:top w:val="single" w:sz="4" w:space="0" w:color="auto"/>
              <w:left w:val="single" w:sz="4" w:space="0" w:color="auto"/>
              <w:bottom w:val="single" w:sz="4" w:space="0" w:color="auto"/>
              <w:right w:val="single" w:sz="4" w:space="0" w:color="auto"/>
            </w:tcBorders>
            <w:shd w:val="clear" w:color="auto" w:fill="FFFFFF"/>
          </w:tcPr>
          <w:p w14:paraId="19E9ED72" w14:textId="77777777" w:rsidR="00E36F0E" w:rsidRPr="005F2720" w:rsidRDefault="00E36F0E" w:rsidP="00E36F0E">
            <w:pPr>
              <w:rPr>
                <w:rFonts w:cs="Arial"/>
              </w:rPr>
            </w:pPr>
          </w:p>
        </w:tc>
      </w:tr>
      <w:tr w:rsidR="00E36F0E" w:rsidRPr="005F2720" w14:paraId="58BAA6A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40C2EB1" w14:textId="77777777" w:rsidR="00E36F0E" w:rsidRPr="005F2720" w:rsidRDefault="00E36F0E" w:rsidP="00E36F0E">
            <w:pPr>
              <w:jc w:val="center"/>
              <w:rPr>
                <w:rFonts w:cs="Arial"/>
              </w:rPr>
            </w:pPr>
          </w:p>
        </w:tc>
        <w:tc>
          <w:tcPr>
            <w:tcW w:w="1847" w:type="dxa"/>
            <w:gridSpan w:val="2"/>
            <w:tcBorders>
              <w:top w:val="single" w:sz="4" w:space="0" w:color="auto"/>
              <w:left w:val="single" w:sz="4" w:space="0" w:color="auto"/>
              <w:bottom w:val="single" w:sz="4" w:space="0" w:color="auto"/>
              <w:right w:val="single" w:sz="4" w:space="0" w:color="auto"/>
            </w:tcBorders>
            <w:shd w:val="clear" w:color="auto" w:fill="FFFFFF"/>
          </w:tcPr>
          <w:p w14:paraId="226826B3" w14:textId="77777777" w:rsidR="00E36F0E" w:rsidRPr="005F2720" w:rsidRDefault="00E36F0E" w:rsidP="00E36F0E">
            <w:pPr>
              <w:rPr>
                <w:rFonts w:cs="Arial"/>
              </w:rPr>
            </w:pPr>
          </w:p>
        </w:tc>
        <w:tc>
          <w:tcPr>
            <w:tcW w:w="883" w:type="dxa"/>
            <w:tcBorders>
              <w:top w:val="single" w:sz="4" w:space="0" w:color="auto"/>
              <w:left w:val="single" w:sz="4" w:space="0" w:color="auto"/>
              <w:bottom w:val="single" w:sz="4" w:space="0" w:color="auto"/>
              <w:right w:val="single" w:sz="4" w:space="0" w:color="auto"/>
            </w:tcBorders>
            <w:shd w:val="clear" w:color="auto" w:fill="FFFFFF"/>
          </w:tcPr>
          <w:p w14:paraId="10A1782C" w14:textId="77777777" w:rsidR="00E36F0E" w:rsidRPr="005F2720"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1D8BECFA" w14:textId="77777777" w:rsidR="00E36F0E" w:rsidRPr="005F2720" w:rsidRDefault="00393DC0" w:rsidP="00E36F0E">
            <w:pPr>
              <w:rPr>
                <w:rFonts w:cs="Arial"/>
              </w:rPr>
            </w:pPr>
            <w:r w:rsidRPr="005F2720">
              <w:rPr>
                <w:rFonts w:cs="Arial"/>
              </w:rPr>
              <w:t>FACTORY_WIFI</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1C0F071E" w14:textId="77777777" w:rsidR="00E36F0E" w:rsidRPr="005F2720" w:rsidRDefault="00393DC0" w:rsidP="00E36F0E">
            <w:pPr>
              <w:rPr>
                <w:rFonts w:cs="Arial"/>
              </w:rPr>
            </w:pPr>
            <w:r w:rsidRPr="005F2720">
              <w:rPr>
                <w:rFonts w:cs="Arial"/>
              </w:rPr>
              <w:t>0x0200</w:t>
            </w:r>
          </w:p>
        </w:tc>
        <w:tc>
          <w:tcPr>
            <w:tcW w:w="2686" w:type="dxa"/>
            <w:tcBorders>
              <w:top w:val="single" w:sz="4" w:space="0" w:color="auto"/>
              <w:left w:val="single" w:sz="4" w:space="0" w:color="auto"/>
              <w:bottom w:val="single" w:sz="4" w:space="0" w:color="auto"/>
              <w:right w:val="single" w:sz="4" w:space="0" w:color="auto"/>
            </w:tcBorders>
            <w:shd w:val="clear" w:color="auto" w:fill="FFFFFF"/>
          </w:tcPr>
          <w:p w14:paraId="0790CAA4" w14:textId="77777777" w:rsidR="00E36F0E" w:rsidRPr="005F2720" w:rsidRDefault="00E36F0E" w:rsidP="00E36F0E">
            <w:pPr>
              <w:rPr>
                <w:rFonts w:cs="Arial"/>
              </w:rPr>
            </w:pPr>
          </w:p>
        </w:tc>
      </w:tr>
      <w:tr w:rsidR="00E36F0E" w:rsidRPr="005F2720" w14:paraId="0CBC2A0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B9853E6" w14:textId="77777777" w:rsidR="00E36F0E" w:rsidRPr="005F2720" w:rsidRDefault="00E36F0E" w:rsidP="00E36F0E">
            <w:pPr>
              <w:jc w:val="center"/>
              <w:rPr>
                <w:rFonts w:cs="Arial"/>
              </w:rPr>
            </w:pPr>
          </w:p>
        </w:tc>
        <w:tc>
          <w:tcPr>
            <w:tcW w:w="1847" w:type="dxa"/>
            <w:gridSpan w:val="2"/>
            <w:tcBorders>
              <w:top w:val="single" w:sz="4" w:space="0" w:color="auto"/>
              <w:left w:val="single" w:sz="4" w:space="0" w:color="auto"/>
              <w:bottom w:val="single" w:sz="4" w:space="0" w:color="auto"/>
              <w:right w:val="single" w:sz="4" w:space="0" w:color="auto"/>
            </w:tcBorders>
            <w:shd w:val="clear" w:color="auto" w:fill="FFFFFF"/>
          </w:tcPr>
          <w:p w14:paraId="6DD7625D" w14:textId="77777777" w:rsidR="00E36F0E" w:rsidRPr="005F2720" w:rsidRDefault="00E36F0E" w:rsidP="00E36F0E">
            <w:pPr>
              <w:rPr>
                <w:rFonts w:cs="Arial"/>
              </w:rPr>
            </w:pPr>
          </w:p>
        </w:tc>
        <w:tc>
          <w:tcPr>
            <w:tcW w:w="883" w:type="dxa"/>
            <w:tcBorders>
              <w:top w:val="single" w:sz="4" w:space="0" w:color="auto"/>
              <w:left w:val="single" w:sz="4" w:space="0" w:color="auto"/>
              <w:bottom w:val="single" w:sz="4" w:space="0" w:color="auto"/>
              <w:right w:val="single" w:sz="4" w:space="0" w:color="auto"/>
            </w:tcBorders>
            <w:shd w:val="clear" w:color="auto" w:fill="FFFFFF"/>
          </w:tcPr>
          <w:p w14:paraId="7AE57262" w14:textId="77777777" w:rsidR="00E36F0E" w:rsidRPr="005F2720"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4F620952" w14:textId="77777777" w:rsidR="00E36F0E" w:rsidRPr="005F2720" w:rsidRDefault="00393DC0" w:rsidP="00E36F0E">
            <w:pPr>
              <w:rPr>
                <w:rFonts w:cs="Arial"/>
              </w:rPr>
            </w:pPr>
            <w:r w:rsidRPr="005F2720">
              <w:rPr>
                <w:rFonts w:cs="Arial"/>
              </w:rPr>
              <w:t>TCU_B_CELLULAR_APN1</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7F0C6208" w14:textId="77777777" w:rsidR="00E36F0E" w:rsidRPr="005F2720" w:rsidRDefault="00393DC0" w:rsidP="00E36F0E">
            <w:pPr>
              <w:rPr>
                <w:rFonts w:cs="Arial"/>
              </w:rPr>
            </w:pPr>
            <w:r w:rsidRPr="005F2720">
              <w:rPr>
                <w:rFonts w:cs="Arial"/>
              </w:rPr>
              <w:t>0x0400</w:t>
            </w:r>
          </w:p>
        </w:tc>
        <w:tc>
          <w:tcPr>
            <w:tcW w:w="2686" w:type="dxa"/>
            <w:tcBorders>
              <w:top w:val="single" w:sz="4" w:space="0" w:color="auto"/>
              <w:left w:val="single" w:sz="4" w:space="0" w:color="auto"/>
              <w:bottom w:val="single" w:sz="4" w:space="0" w:color="auto"/>
              <w:right w:val="single" w:sz="4" w:space="0" w:color="auto"/>
            </w:tcBorders>
            <w:shd w:val="clear" w:color="auto" w:fill="FFFFFF"/>
          </w:tcPr>
          <w:p w14:paraId="1919C58B" w14:textId="77777777" w:rsidR="00E36F0E" w:rsidRPr="005F2720" w:rsidRDefault="00393DC0" w:rsidP="00E36F0E">
            <w:pPr>
              <w:rPr>
                <w:rFonts w:cs="Arial"/>
              </w:rPr>
            </w:pPr>
            <w:r w:rsidRPr="005F2720">
              <w:rPr>
                <w:rFonts w:cs="Arial"/>
              </w:rPr>
              <w:t>Applicable to AV vehicles Only</w:t>
            </w:r>
          </w:p>
        </w:tc>
      </w:tr>
      <w:tr w:rsidR="00E36F0E" w:rsidRPr="005F2720" w14:paraId="2889136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9A63CA5" w14:textId="77777777" w:rsidR="00E36F0E" w:rsidRPr="005F2720" w:rsidRDefault="00E36F0E" w:rsidP="00E36F0E">
            <w:pPr>
              <w:jc w:val="center"/>
              <w:rPr>
                <w:rFonts w:cs="Arial"/>
              </w:rPr>
            </w:pPr>
          </w:p>
        </w:tc>
        <w:tc>
          <w:tcPr>
            <w:tcW w:w="1847" w:type="dxa"/>
            <w:gridSpan w:val="2"/>
            <w:tcBorders>
              <w:top w:val="single" w:sz="4" w:space="0" w:color="auto"/>
              <w:left w:val="single" w:sz="4" w:space="0" w:color="auto"/>
              <w:bottom w:val="single" w:sz="4" w:space="0" w:color="auto"/>
              <w:right w:val="single" w:sz="4" w:space="0" w:color="auto"/>
            </w:tcBorders>
            <w:shd w:val="clear" w:color="auto" w:fill="FFFFFF"/>
          </w:tcPr>
          <w:p w14:paraId="69714C72" w14:textId="77777777" w:rsidR="00E36F0E" w:rsidRPr="005F2720" w:rsidRDefault="00E36F0E" w:rsidP="00E36F0E">
            <w:pPr>
              <w:rPr>
                <w:rFonts w:cs="Arial"/>
              </w:rPr>
            </w:pPr>
          </w:p>
        </w:tc>
        <w:tc>
          <w:tcPr>
            <w:tcW w:w="883" w:type="dxa"/>
            <w:tcBorders>
              <w:top w:val="single" w:sz="4" w:space="0" w:color="auto"/>
              <w:left w:val="single" w:sz="4" w:space="0" w:color="auto"/>
              <w:bottom w:val="single" w:sz="4" w:space="0" w:color="auto"/>
              <w:right w:val="single" w:sz="4" w:space="0" w:color="auto"/>
            </w:tcBorders>
            <w:shd w:val="clear" w:color="auto" w:fill="FFFFFF"/>
          </w:tcPr>
          <w:p w14:paraId="3A8EAEB2" w14:textId="77777777" w:rsidR="00E36F0E" w:rsidRPr="005F2720"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0ED0B11E" w14:textId="77777777" w:rsidR="00E36F0E" w:rsidRPr="005F2720" w:rsidRDefault="00393DC0" w:rsidP="00E36F0E">
            <w:pPr>
              <w:rPr>
                <w:rFonts w:cs="Arial"/>
              </w:rPr>
            </w:pPr>
            <w:r w:rsidRPr="005F2720">
              <w:rPr>
                <w:rFonts w:cs="Arial"/>
              </w:rPr>
              <w:t>TCU_B_CELLULAR_APN2</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77278631" w14:textId="77777777" w:rsidR="00E36F0E" w:rsidRPr="005F2720" w:rsidRDefault="00393DC0" w:rsidP="00E36F0E">
            <w:pPr>
              <w:rPr>
                <w:rFonts w:cs="Arial"/>
              </w:rPr>
            </w:pPr>
            <w:r w:rsidRPr="005F2720">
              <w:rPr>
                <w:rFonts w:cs="Arial"/>
              </w:rPr>
              <w:t>0x0800</w:t>
            </w:r>
          </w:p>
        </w:tc>
        <w:tc>
          <w:tcPr>
            <w:tcW w:w="2686" w:type="dxa"/>
            <w:tcBorders>
              <w:top w:val="single" w:sz="4" w:space="0" w:color="auto"/>
              <w:left w:val="single" w:sz="4" w:space="0" w:color="auto"/>
              <w:bottom w:val="single" w:sz="4" w:space="0" w:color="auto"/>
              <w:right w:val="single" w:sz="4" w:space="0" w:color="auto"/>
            </w:tcBorders>
            <w:shd w:val="clear" w:color="auto" w:fill="FFFFFF"/>
          </w:tcPr>
          <w:p w14:paraId="4253EBC7" w14:textId="77777777" w:rsidR="00E36F0E" w:rsidRPr="005F2720" w:rsidRDefault="00393DC0" w:rsidP="00E36F0E">
            <w:pPr>
              <w:rPr>
                <w:rFonts w:cs="Arial"/>
              </w:rPr>
            </w:pPr>
            <w:r w:rsidRPr="005F2720">
              <w:rPr>
                <w:rFonts w:cs="Arial"/>
              </w:rPr>
              <w:t>Applicable to AV vehicles Only</w:t>
            </w:r>
          </w:p>
        </w:tc>
      </w:tr>
      <w:tr w:rsidR="00E36F0E" w:rsidRPr="005F2720" w14:paraId="3B59E2B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DB91ACD" w14:textId="77777777" w:rsidR="00E36F0E" w:rsidRPr="005F2720" w:rsidRDefault="00E36F0E" w:rsidP="00E36F0E">
            <w:pPr>
              <w:jc w:val="center"/>
              <w:rPr>
                <w:rFonts w:cs="Arial"/>
              </w:rPr>
            </w:pPr>
          </w:p>
        </w:tc>
        <w:tc>
          <w:tcPr>
            <w:tcW w:w="1847" w:type="dxa"/>
            <w:gridSpan w:val="2"/>
            <w:tcBorders>
              <w:top w:val="single" w:sz="4" w:space="0" w:color="auto"/>
              <w:left w:val="single" w:sz="4" w:space="0" w:color="auto"/>
              <w:bottom w:val="single" w:sz="4" w:space="0" w:color="auto"/>
              <w:right w:val="single" w:sz="4" w:space="0" w:color="auto"/>
            </w:tcBorders>
            <w:shd w:val="clear" w:color="auto" w:fill="FFFFFF"/>
          </w:tcPr>
          <w:p w14:paraId="3145E48B" w14:textId="77777777" w:rsidR="00E36F0E" w:rsidRPr="005F2720" w:rsidRDefault="00E36F0E" w:rsidP="00E36F0E">
            <w:pPr>
              <w:rPr>
                <w:rFonts w:cs="Arial"/>
              </w:rPr>
            </w:pPr>
          </w:p>
        </w:tc>
        <w:tc>
          <w:tcPr>
            <w:tcW w:w="883" w:type="dxa"/>
            <w:tcBorders>
              <w:top w:val="single" w:sz="4" w:space="0" w:color="auto"/>
              <w:left w:val="single" w:sz="4" w:space="0" w:color="auto"/>
              <w:bottom w:val="single" w:sz="4" w:space="0" w:color="auto"/>
              <w:right w:val="single" w:sz="4" w:space="0" w:color="auto"/>
            </w:tcBorders>
            <w:shd w:val="clear" w:color="auto" w:fill="FFFFFF"/>
          </w:tcPr>
          <w:p w14:paraId="615D7991" w14:textId="77777777" w:rsidR="00E36F0E" w:rsidRPr="005F2720"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5A0D9E0B" w14:textId="77777777" w:rsidR="00E36F0E" w:rsidRPr="005F2720" w:rsidRDefault="00393DC0" w:rsidP="00E36F0E">
            <w:pPr>
              <w:rPr>
                <w:rFonts w:cs="Arial"/>
              </w:rPr>
            </w:pPr>
            <w:r w:rsidRPr="005F2720">
              <w:rPr>
                <w:rFonts w:cs="Arial"/>
              </w:rPr>
              <w:t>WIFI_CONNECTION_CHANGE_REPORT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5774FB30" w14:textId="77777777" w:rsidR="00E36F0E" w:rsidRPr="005F2720" w:rsidRDefault="00393DC0" w:rsidP="00E36F0E">
            <w:pPr>
              <w:rPr>
                <w:rFonts w:cs="Arial"/>
              </w:rPr>
            </w:pPr>
            <w:r w:rsidRPr="005F2720">
              <w:rPr>
                <w:rFonts w:cs="Arial"/>
              </w:rPr>
              <w:t>0x1000</w:t>
            </w:r>
          </w:p>
        </w:tc>
        <w:tc>
          <w:tcPr>
            <w:tcW w:w="2686" w:type="dxa"/>
            <w:tcBorders>
              <w:top w:val="single" w:sz="4" w:space="0" w:color="auto"/>
              <w:left w:val="single" w:sz="4" w:space="0" w:color="auto"/>
              <w:bottom w:val="single" w:sz="4" w:space="0" w:color="auto"/>
              <w:right w:val="single" w:sz="4" w:space="0" w:color="auto"/>
            </w:tcBorders>
            <w:shd w:val="clear" w:color="auto" w:fill="FFFFFF"/>
          </w:tcPr>
          <w:p w14:paraId="3DD54F8E" w14:textId="77777777" w:rsidR="00E36F0E" w:rsidRPr="005F2720" w:rsidRDefault="00E36F0E" w:rsidP="00E36F0E">
            <w:pPr>
              <w:rPr>
                <w:rFonts w:cs="Arial"/>
              </w:rPr>
            </w:pPr>
          </w:p>
        </w:tc>
      </w:tr>
      <w:tr w:rsidR="00E36F0E" w:rsidRPr="005F2720" w14:paraId="11926FE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25C3293" w14:textId="77777777" w:rsidR="00E36F0E" w:rsidRPr="005F2720" w:rsidRDefault="00E36F0E" w:rsidP="00E36F0E">
            <w:pPr>
              <w:jc w:val="center"/>
              <w:rPr>
                <w:rFonts w:cs="Arial"/>
              </w:rPr>
            </w:pPr>
          </w:p>
        </w:tc>
        <w:tc>
          <w:tcPr>
            <w:tcW w:w="1847" w:type="dxa"/>
            <w:gridSpan w:val="2"/>
            <w:tcBorders>
              <w:top w:val="single" w:sz="4" w:space="0" w:color="auto"/>
              <w:left w:val="single" w:sz="4" w:space="0" w:color="auto"/>
              <w:bottom w:val="single" w:sz="4" w:space="0" w:color="auto"/>
              <w:right w:val="single" w:sz="4" w:space="0" w:color="auto"/>
            </w:tcBorders>
            <w:shd w:val="clear" w:color="auto" w:fill="FFFFFF"/>
          </w:tcPr>
          <w:p w14:paraId="260CD093" w14:textId="77777777" w:rsidR="00E36F0E" w:rsidRPr="005F2720" w:rsidRDefault="00E36F0E" w:rsidP="00E36F0E">
            <w:pPr>
              <w:rPr>
                <w:rFonts w:cs="Arial"/>
              </w:rPr>
            </w:pPr>
          </w:p>
        </w:tc>
        <w:tc>
          <w:tcPr>
            <w:tcW w:w="883" w:type="dxa"/>
            <w:tcBorders>
              <w:top w:val="single" w:sz="4" w:space="0" w:color="auto"/>
              <w:left w:val="single" w:sz="4" w:space="0" w:color="auto"/>
              <w:bottom w:val="single" w:sz="4" w:space="0" w:color="auto"/>
              <w:right w:val="single" w:sz="4" w:space="0" w:color="auto"/>
            </w:tcBorders>
            <w:shd w:val="clear" w:color="auto" w:fill="FFFFFF"/>
          </w:tcPr>
          <w:p w14:paraId="54AA6075" w14:textId="77777777" w:rsidR="00E36F0E" w:rsidRPr="005F2720"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27435D2B" w14:textId="77777777" w:rsidR="00E36F0E" w:rsidRPr="005F2720" w:rsidRDefault="00393DC0" w:rsidP="00E36F0E">
            <w:pPr>
              <w:rPr>
                <w:rFonts w:cs="Arial"/>
              </w:rPr>
            </w:pPr>
            <w:r w:rsidRPr="005F2720">
              <w:rPr>
                <w:rFonts w:cs="Arial"/>
              </w:rPr>
              <w:t>SYSTEM_APP</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5E5A0D57" w14:textId="77777777" w:rsidR="00E36F0E" w:rsidRPr="005F2720" w:rsidRDefault="00393DC0" w:rsidP="00E36F0E">
            <w:pPr>
              <w:rPr>
                <w:rFonts w:cs="Arial"/>
              </w:rPr>
            </w:pPr>
            <w:r w:rsidRPr="005F2720">
              <w:rPr>
                <w:rFonts w:cs="Arial"/>
              </w:rPr>
              <w:t>0x2000</w:t>
            </w:r>
          </w:p>
        </w:tc>
        <w:tc>
          <w:tcPr>
            <w:tcW w:w="2686" w:type="dxa"/>
            <w:tcBorders>
              <w:top w:val="single" w:sz="4" w:space="0" w:color="auto"/>
              <w:left w:val="single" w:sz="4" w:space="0" w:color="auto"/>
              <w:bottom w:val="single" w:sz="4" w:space="0" w:color="auto"/>
              <w:right w:val="single" w:sz="4" w:space="0" w:color="auto"/>
            </w:tcBorders>
            <w:shd w:val="clear" w:color="auto" w:fill="FFFFFF"/>
          </w:tcPr>
          <w:p w14:paraId="3FBEB0D3" w14:textId="77777777" w:rsidR="00E36F0E" w:rsidRPr="005F2720" w:rsidRDefault="00E36F0E" w:rsidP="00E36F0E">
            <w:pPr>
              <w:rPr>
                <w:rFonts w:cs="Arial"/>
              </w:rPr>
            </w:pPr>
          </w:p>
        </w:tc>
      </w:tr>
      <w:tr w:rsidR="00E36F0E" w:rsidRPr="005F2720" w14:paraId="6D41812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9DC0EA5" w14:textId="77777777" w:rsidR="00E36F0E" w:rsidRPr="005F2720" w:rsidRDefault="00E36F0E" w:rsidP="00E36F0E">
            <w:pPr>
              <w:jc w:val="center"/>
              <w:rPr>
                <w:rFonts w:cs="Arial"/>
              </w:rPr>
            </w:pPr>
          </w:p>
        </w:tc>
        <w:tc>
          <w:tcPr>
            <w:tcW w:w="1847" w:type="dxa"/>
            <w:gridSpan w:val="2"/>
            <w:tcBorders>
              <w:top w:val="single" w:sz="4" w:space="0" w:color="auto"/>
              <w:left w:val="single" w:sz="4" w:space="0" w:color="auto"/>
              <w:bottom w:val="single" w:sz="4" w:space="0" w:color="auto"/>
              <w:right w:val="single" w:sz="4" w:space="0" w:color="auto"/>
            </w:tcBorders>
            <w:shd w:val="clear" w:color="auto" w:fill="FFFFFF"/>
          </w:tcPr>
          <w:p w14:paraId="4A2A90FB" w14:textId="77777777" w:rsidR="00E36F0E" w:rsidRPr="005F2720" w:rsidRDefault="00E36F0E" w:rsidP="00E36F0E">
            <w:pPr>
              <w:rPr>
                <w:rFonts w:cs="Arial"/>
              </w:rPr>
            </w:pPr>
          </w:p>
        </w:tc>
        <w:tc>
          <w:tcPr>
            <w:tcW w:w="883" w:type="dxa"/>
            <w:tcBorders>
              <w:top w:val="single" w:sz="4" w:space="0" w:color="auto"/>
              <w:left w:val="single" w:sz="4" w:space="0" w:color="auto"/>
              <w:bottom w:val="single" w:sz="4" w:space="0" w:color="auto"/>
              <w:right w:val="single" w:sz="4" w:space="0" w:color="auto"/>
            </w:tcBorders>
            <w:shd w:val="clear" w:color="auto" w:fill="FFFFFF"/>
          </w:tcPr>
          <w:p w14:paraId="5E08BA22" w14:textId="77777777" w:rsidR="00E36F0E" w:rsidRPr="005F2720"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0FD99919" w14:textId="77777777" w:rsidR="00E36F0E" w:rsidRPr="005F2720" w:rsidRDefault="00393DC0" w:rsidP="00E36F0E">
            <w:pPr>
              <w:rPr>
                <w:rFonts w:cs="Arial"/>
              </w:rPr>
            </w:pPr>
            <w:r w:rsidRPr="005F2720">
              <w:rPr>
                <w:rFonts w:cs="Arial"/>
              </w:rPr>
              <w:t>RESERVED</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29D31964" w14:textId="77777777" w:rsidR="00E36F0E" w:rsidRPr="005F2720" w:rsidRDefault="00393DC0" w:rsidP="00E36F0E">
            <w:pPr>
              <w:rPr>
                <w:rFonts w:cs="Arial"/>
              </w:rPr>
            </w:pPr>
            <w:r w:rsidRPr="005F2720">
              <w:rPr>
                <w:rFonts w:cs="Arial"/>
              </w:rPr>
              <w:t>0x4000</w:t>
            </w:r>
          </w:p>
        </w:tc>
        <w:tc>
          <w:tcPr>
            <w:tcW w:w="2686" w:type="dxa"/>
            <w:tcBorders>
              <w:top w:val="single" w:sz="4" w:space="0" w:color="auto"/>
              <w:left w:val="single" w:sz="4" w:space="0" w:color="auto"/>
              <w:bottom w:val="single" w:sz="4" w:space="0" w:color="auto"/>
              <w:right w:val="single" w:sz="4" w:space="0" w:color="auto"/>
            </w:tcBorders>
            <w:shd w:val="clear" w:color="auto" w:fill="FFFFFF"/>
          </w:tcPr>
          <w:p w14:paraId="2281EBD8" w14:textId="77777777" w:rsidR="00E36F0E" w:rsidRPr="005F2720" w:rsidRDefault="00E36F0E" w:rsidP="00E36F0E">
            <w:pPr>
              <w:rPr>
                <w:rFonts w:cs="Arial"/>
              </w:rPr>
            </w:pPr>
          </w:p>
        </w:tc>
      </w:tr>
      <w:tr w:rsidR="00E36F0E" w:rsidRPr="005F2720" w14:paraId="29C82CD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503A9A8" w14:textId="77777777" w:rsidR="00E36F0E" w:rsidRPr="005F2720" w:rsidRDefault="00E36F0E" w:rsidP="00E36F0E">
            <w:pPr>
              <w:jc w:val="center"/>
              <w:rPr>
                <w:rFonts w:cs="Arial"/>
              </w:rPr>
            </w:pPr>
          </w:p>
        </w:tc>
        <w:tc>
          <w:tcPr>
            <w:tcW w:w="1847" w:type="dxa"/>
            <w:gridSpan w:val="2"/>
            <w:tcBorders>
              <w:top w:val="single" w:sz="4" w:space="0" w:color="auto"/>
              <w:left w:val="single" w:sz="4" w:space="0" w:color="auto"/>
              <w:bottom w:val="single" w:sz="4" w:space="0" w:color="auto"/>
              <w:right w:val="single" w:sz="4" w:space="0" w:color="auto"/>
            </w:tcBorders>
            <w:shd w:val="clear" w:color="auto" w:fill="FFFFFF"/>
          </w:tcPr>
          <w:p w14:paraId="78903D69" w14:textId="77777777" w:rsidR="00E36F0E" w:rsidRPr="005F2720" w:rsidRDefault="00E36F0E" w:rsidP="00E36F0E">
            <w:pPr>
              <w:rPr>
                <w:rFonts w:cs="Arial"/>
              </w:rPr>
            </w:pPr>
          </w:p>
        </w:tc>
        <w:tc>
          <w:tcPr>
            <w:tcW w:w="883" w:type="dxa"/>
            <w:tcBorders>
              <w:top w:val="single" w:sz="4" w:space="0" w:color="auto"/>
              <w:left w:val="single" w:sz="4" w:space="0" w:color="auto"/>
              <w:bottom w:val="single" w:sz="4" w:space="0" w:color="auto"/>
              <w:right w:val="single" w:sz="4" w:space="0" w:color="auto"/>
            </w:tcBorders>
            <w:shd w:val="clear" w:color="auto" w:fill="FFFFFF"/>
          </w:tcPr>
          <w:p w14:paraId="5090EBDD" w14:textId="77777777" w:rsidR="00E36F0E" w:rsidRPr="005F2720"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62B56DE7" w14:textId="77777777" w:rsidR="00E36F0E" w:rsidRPr="005F2720" w:rsidRDefault="00393DC0" w:rsidP="00E36F0E">
            <w:pPr>
              <w:rPr>
                <w:rFonts w:cs="Arial"/>
              </w:rPr>
            </w:pPr>
            <w:r w:rsidRPr="005F2720">
              <w:rPr>
                <w:rFonts w:cs="Arial"/>
              </w:rPr>
              <w:t>RESERVED</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54610FB" w14:textId="77777777" w:rsidR="00E36F0E" w:rsidRPr="005F2720" w:rsidRDefault="00393DC0" w:rsidP="00E36F0E">
            <w:pPr>
              <w:rPr>
                <w:rFonts w:cs="Arial"/>
              </w:rPr>
            </w:pPr>
            <w:r w:rsidRPr="005F2720">
              <w:rPr>
                <w:rFonts w:cs="Arial"/>
              </w:rPr>
              <w:t>0x8000</w:t>
            </w:r>
          </w:p>
        </w:tc>
        <w:tc>
          <w:tcPr>
            <w:tcW w:w="2686" w:type="dxa"/>
            <w:tcBorders>
              <w:top w:val="single" w:sz="4" w:space="0" w:color="auto"/>
              <w:left w:val="single" w:sz="4" w:space="0" w:color="auto"/>
              <w:bottom w:val="single" w:sz="4" w:space="0" w:color="auto"/>
              <w:right w:val="single" w:sz="4" w:space="0" w:color="auto"/>
            </w:tcBorders>
            <w:shd w:val="clear" w:color="auto" w:fill="FFFFFF"/>
          </w:tcPr>
          <w:p w14:paraId="4C0653C3" w14:textId="77777777" w:rsidR="00E36F0E" w:rsidRPr="005F2720" w:rsidRDefault="00E36F0E" w:rsidP="00E36F0E">
            <w:pPr>
              <w:rPr>
                <w:rFonts w:cs="Arial"/>
              </w:rPr>
            </w:pPr>
          </w:p>
        </w:tc>
      </w:tr>
    </w:tbl>
    <w:p w14:paraId="7F6E0FFE" w14:textId="77777777" w:rsidR="00E36F0E" w:rsidRPr="005F2720" w:rsidRDefault="00E36F0E">
      <w:pPr>
        <w:rPr>
          <w:rFonts w:cs="Arial"/>
        </w:rPr>
      </w:pPr>
    </w:p>
    <w:p w14:paraId="0FDEE13E" w14:textId="512A48B0" w:rsidR="00E36F0E" w:rsidRDefault="00393DC0" w:rsidP="00506E2F">
      <w:pPr>
        <w:pStyle w:val="Heading4"/>
      </w:pPr>
      <w:r w:rsidRPr="00B9479B">
        <w:t>MD-REQ-380275/C-PolicyInd</w:t>
      </w:r>
    </w:p>
    <w:p w14:paraId="16A60301" w14:textId="77777777" w:rsidR="00E36F0E" w:rsidRPr="00082F41" w:rsidRDefault="00393DC0" w:rsidP="00E36F0E">
      <w:pPr>
        <w:rPr>
          <w:rFonts w:cs="Arial"/>
        </w:rPr>
      </w:pPr>
      <w:r w:rsidRPr="00082F41">
        <w:rPr>
          <w:rFonts w:cs="Arial"/>
        </w:rPr>
        <w:t>This API is used internally by WIRClient and WIRServer to broadcast a notification of a network policy change for an application.</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305"/>
        <w:gridCol w:w="621"/>
        <w:gridCol w:w="857"/>
        <w:gridCol w:w="2400"/>
        <w:gridCol w:w="1344"/>
        <w:gridCol w:w="2923"/>
      </w:tblGrid>
      <w:tr w:rsidR="00E36F0E" w:rsidRPr="00082F41" w14:paraId="6C2A3EF3"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79CDEDD7" w14:textId="77777777" w:rsidR="00E36F0E" w:rsidRPr="00082F41" w:rsidRDefault="00E36F0E" w:rsidP="00E36F0E">
            <w:pPr>
              <w:spacing w:line="256" w:lineRule="auto"/>
              <w:rPr>
                <w:rFonts w:cs="Arial"/>
              </w:rPr>
            </w:pPr>
          </w:p>
        </w:tc>
      </w:tr>
      <w:tr w:rsidR="00E36F0E" w:rsidRPr="00082F41" w14:paraId="6F2A7C1D" w14:textId="77777777" w:rsidTr="00506E2F">
        <w:trPr>
          <w:jc w:val="center"/>
        </w:trPr>
        <w:tc>
          <w:tcPr>
            <w:tcW w:w="1930" w:type="dxa"/>
            <w:gridSpan w:val="2"/>
            <w:tcBorders>
              <w:top w:val="single" w:sz="4" w:space="0" w:color="auto"/>
              <w:left w:val="single" w:sz="4" w:space="0" w:color="auto"/>
              <w:bottom w:val="single" w:sz="4" w:space="0" w:color="auto"/>
              <w:right w:val="single" w:sz="4" w:space="0" w:color="auto"/>
            </w:tcBorders>
          </w:tcPr>
          <w:p w14:paraId="2BBDD535" w14:textId="77777777" w:rsidR="00E36F0E" w:rsidRPr="00082F41" w:rsidRDefault="00393DC0" w:rsidP="00E36F0E">
            <w:pPr>
              <w:spacing w:line="256" w:lineRule="auto"/>
              <w:jc w:val="right"/>
              <w:rPr>
                <w:rFonts w:cs="Arial"/>
              </w:rPr>
            </w:pPr>
            <w:r w:rsidRPr="00082F41">
              <w:rPr>
                <w:rFonts w:cs="Arial"/>
                <w:b/>
              </w:rPr>
              <w:t>Method Type</w:t>
            </w:r>
          </w:p>
        </w:tc>
        <w:tc>
          <w:tcPr>
            <w:tcW w:w="8145" w:type="dxa"/>
            <w:gridSpan w:val="5"/>
            <w:tcBorders>
              <w:top w:val="single" w:sz="4" w:space="0" w:color="auto"/>
              <w:left w:val="single" w:sz="4" w:space="0" w:color="auto"/>
              <w:bottom w:val="single" w:sz="4" w:space="0" w:color="auto"/>
              <w:right w:val="single" w:sz="4" w:space="0" w:color="auto"/>
            </w:tcBorders>
            <w:vAlign w:val="center"/>
            <w:hideMark/>
          </w:tcPr>
          <w:p w14:paraId="2CA91F82" w14:textId="77777777" w:rsidR="00E36F0E" w:rsidRPr="00082F41" w:rsidRDefault="00393DC0" w:rsidP="00E36F0E">
            <w:pPr>
              <w:spacing w:line="256" w:lineRule="auto"/>
              <w:rPr>
                <w:rFonts w:cs="Arial"/>
              </w:rPr>
            </w:pPr>
            <w:r w:rsidRPr="00082F41">
              <w:rPr>
                <w:rFonts w:cs="Arial"/>
              </w:rPr>
              <w:t>OnChange</w:t>
            </w:r>
          </w:p>
        </w:tc>
      </w:tr>
      <w:tr w:rsidR="00E36F0E" w:rsidRPr="00082F41" w14:paraId="1CA4802C" w14:textId="77777777" w:rsidTr="00506E2F">
        <w:trPr>
          <w:jc w:val="center"/>
        </w:trPr>
        <w:tc>
          <w:tcPr>
            <w:tcW w:w="1930" w:type="dxa"/>
            <w:gridSpan w:val="2"/>
            <w:tcBorders>
              <w:top w:val="single" w:sz="4" w:space="0" w:color="auto"/>
              <w:left w:val="single" w:sz="4" w:space="0" w:color="auto"/>
              <w:bottom w:val="single" w:sz="4" w:space="0" w:color="auto"/>
              <w:right w:val="single" w:sz="4" w:space="0" w:color="auto"/>
            </w:tcBorders>
          </w:tcPr>
          <w:p w14:paraId="4BE86616" w14:textId="77777777" w:rsidR="00E36F0E" w:rsidRPr="00082F41" w:rsidRDefault="00393DC0" w:rsidP="00E36F0E">
            <w:pPr>
              <w:spacing w:line="256" w:lineRule="auto"/>
              <w:jc w:val="right"/>
              <w:rPr>
                <w:rFonts w:cs="Arial"/>
              </w:rPr>
            </w:pPr>
            <w:r w:rsidRPr="00082F41">
              <w:rPr>
                <w:rFonts w:cs="Arial"/>
                <w:b/>
              </w:rPr>
              <w:t>QoS Level</w:t>
            </w:r>
          </w:p>
        </w:tc>
        <w:tc>
          <w:tcPr>
            <w:tcW w:w="8145" w:type="dxa"/>
            <w:gridSpan w:val="5"/>
            <w:tcBorders>
              <w:top w:val="single" w:sz="4" w:space="0" w:color="auto"/>
              <w:left w:val="single" w:sz="4" w:space="0" w:color="auto"/>
              <w:bottom w:val="single" w:sz="4" w:space="0" w:color="auto"/>
              <w:right w:val="single" w:sz="4" w:space="0" w:color="auto"/>
            </w:tcBorders>
            <w:vAlign w:val="center"/>
            <w:hideMark/>
          </w:tcPr>
          <w:p w14:paraId="2DA13615" w14:textId="77777777" w:rsidR="00E36F0E" w:rsidRPr="00082F41" w:rsidRDefault="00393DC0" w:rsidP="00E36F0E">
            <w:pPr>
              <w:spacing w:line="256" w:lineRule="auto"/>
              <w:rPr>
                <w:rFonts w:cs="Arial"/>
              </w:rPr>
            </w:pPr>
            <w:r w:rsidRPr="00082F41">
              <w:rPr>
                <w:rFonts w:cs="Arial"/>
              </w:rPr>
              <w:t>Default</w:t>
            </w:r>
          </w:p>
        </w:tc>
      </w:tr>
      <w:tr w:rsidR="00E36F0E" w:rsidRPr="00082F41" w14:paraId="60C38FCF" w14:textId="77777777" w:rsidTr="00506E2F">
        <w:trPr>
          <w:jc w:val="center"/>
        </w:trPr>
        <w:tc>
          <w:tcPr>
            <w:tcW w:w="1930" w:type="dxa"/>
            <w:gridSpan w:val="2"/>
            <w:tcBorders>
              <w:top w:val="single" w:sz="4" w:space="0" w:color="auto"/>
              <w:left w:val="single" w:sz="4" w:space="0" w:color="auto"/>
              <w:bottom w:val="single" w:sz="4" w:space="0" w:color="auto"/>
              <w:right w:val="single" w:sz="4" w:space="0" w:color="auto"/>
            </w:tcBorders>
          </w:tcPr>
          <w:p w14:paraId="6DD5E8D4" w14:textId="77777777" w:rsidR="00E36F0E" w:rsidRPr="00082F41" w:rsidRDefault="00393DC0" w:rsidP="00E36F0E">
            <w:pPr>
              <w:spacing w:line="256" w:lineRule="auto"/>
              <w:jc w:val="right"/>
              <w:rPr>
                <w:rFonts w:cs="Arial"/>
              </w:rPr>
            </w:pPr>
            <w:r w:rsidRPr="00082F41">
              <w:rPr>
                <w:rFonts w:cs="Arial"/>
                <w:b/>
              </w:rPr>
              <w:t>Retained</w:t>
            </w:r>
          </w:p>
        </w:tc>
        <w:tc>
          <w:tcPr>
            <w:tcW w:w="8145" w:type="dxa"/>
            <w:gridSpan w:val="5"/>
            <w:tcBorders>
              <w:top w:val="single" w:sz="4" w:space="0" w:color="auto"/>
              <w:left w:val="single" w:sz="4" w:space="0" w:color="auto"/>
              <w:bottom w:val="single" w:sz="4" w:space="0" w:color="auto"/>
              <w:right w:val="single" w:sz="4" w:space="0" w:color="auto"/>
            </w:tcBorders>
            <w:vAlign w:val="center"/>
            <w:hideMark/>
          </w:tcPr>
          <w:p w14:paraId="42520CD8" w14:textId="77777777" w:rsidR="00E36F0E" w:rsidRPr="00082F41" w:rsidRDefault="00393DC0" w:rsidP="00E36F0E">
            <w:pPr>
              <w:spacing w:line="256" w:lineRule="auto"/>
              <w:rPr>
                <w:rFonts w:cs="Arial"/>
              </w:rPr>
            </w:pPr>
            <w:r w:rsidRPr="00082F41">
              <w:rPr>
                <w:rFonts w:cs="Arial"/>
              </w:rPr>
              <w:t>No</w:t>
            </w:r>
          </w:p>
        </w:tc>
      </w:tr>
      <w:tr w:rsidR="00E36F0E" w:rsidRPr="00082F41" w14:paraId="0D528077"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4970F421" w14:textId="77777777" w:rsidR="00E36F0E" w:rsidRPr="00082F41" w:rsidRDefault="00E36F0E" w:rsidP="00E36F0E">
            <w:pPr>
              <w:spacing w:line="256" w:lineRule="auto"/>
              <w:rPr>
                <w:rFonts w:cs="Arial"/>
              </w:rPr>
            </w:pPr>
          </w:p>
        </w:tc>
      </w:tr>
      <w:tr w:rsidR="00E36F0E" w:rsidRPr="00082F41" w14:paraId="4614249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31170CFA" w14:textId="77777777" w:rsidR="00E36F0E" w:rsidRPr="00082F41" w:rsidRDefault="00393DC0" w:rsidP="00E36F0E">
            <w:pPr>
              <w:jc w:val="center"/>
              <w:rPr>
                <w:rFonts w:cs="Arial"/>
                <w:b/>
              </w:rPr>
            </w:pPr>
            <w:r w:rsidRPr="00082F41">
              <w:rPr>
                <w:rFonts w:cs="Arial"/>
                <w:b/>
              </w:rPr>
              <w:t>R/O</w:t>
            </w:r>
          </w:p>
        </w:tc>
        <w:tc>
          <w:tcPr>
            <w:tcW w:w="1926"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5C59B20E" w14:textId="77777777" w:rsidR="00E36F0E" w:rsidRPr="00082F41" w:rsidRDefault="00393DC0" w:rsidP="00E36F0E">
            <w:pPr>
              <w:rPr>
                <w:rFonts w:cs="Arial"/>
                <w:b/>
              </w:rPr>
            </w:pPr>
            <w:r w:rsidRPr="00082F41">
              <w:rPr>
                <w:rFonts w:cs="Arial"/>
                <w:b/>
              </w:rPr>
              <w:t>Name</w:t>
            </w:r>
          </w:p>
        </w:tc>
        <w:tc>
          <w:tcPr>
            <w:tcW w:w="857" w:type="dxa"/>
            <w:tcBorders>
              <w:top w:val="single" w:sz="4" w:space="0" w:color="auto"/>
              <w:left w:val="single" w:sz="4" w:space="0" w:color="auto"/>
              <w:bottom w:val="single" w:sz="4" w:space="0" w:color="auto"/>
              <w:right w:val="single" w:sz="4" w:space="0" w:color="auto"/>
            </w:tcBorders>
            <w:shd w:val="clear" w:color="auto" w:fill="A6A6A6"/>
            <w:hideMark/>
          </w:tcPr>
          <w:p w14:paraId="781097C0" w14:textId="77777777" w:rsidR="00E36F0E" w:rsidRPr="00082F41" w:rsidRDefault="00393DC0" w:rsidP="00E36F0E">
            <w:pPr>
              <w:rPr>
                <w:rFonts w:cs="Arial"/>
                <w:b/>
              </w:rPr>
            </w:pPr>
            <w:r w:rsidRPr="00082F41">
              <w:rPr>
                <w:rFonts w:cs="Arial"/>
                <w:b/>
              </w:rPr>
              <w:t>Type</w:t>
            </w:r>
          </w:p>
        </w:tc>
        <w:tc>
          <w:tcPr>
            <w:tcW w:w="240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F9AAAB2" w14:textId="77777777" w:rsidR="00E36F0E" w:rsidRPr="00082F41" w:rsidRDefault="00393DC0" w:rsidP="00E36F0E">
            <w:pPr>
              <w:rPr>
                <w:rFonts w:cs="Arial"/>
                <w:b/>
              </w:rPr>
            </w:pPr>
            <w:r w:rsidRPr="00082F41">
              <w:rPr>
                <w:rFonts w:cs="Arial"/>
                <w:b/>
              </w:rPr>
              <w:t>Literals</w:t>
            </w:r>
          </w:p>
        </w:tc>
        <w:tc>
          <w:tcPr>
            <w:tcW w:w="1344"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B933193" w14:textId="77777777" w:rsidR="00E36F0E" w:rsidRPr="00082F41" w:rsidRDefault="00393DC0" w:rsidP="00E36F0E">
            <w:pPr>
              <w:rPr>
                <w:rFonts w:cs="Arial"/>
                <w:b/>
              </w:rPr>
            </w:pPr>
            <w:r w:rsidRPr="00082F41">
              <w:rPr>
                <w:rFonts w:cs="Arial"/>
                <w:b/>
              </w:rPr>
              <w:t>Value</w:t>
            </w:r>
          </w:p>
        </w:tc>
        <w:tc>
          <w:tcPr>
            <w:tcW w:w="2923"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8E1B61C" w14:textId="77777777" w:rsidR="00E36F0E" w:rsidRPr="00082F41" w:rsidRDefault="00393DC0" w:rsidP="00E36F0E">
            <w:pPr>
              <w:rPr>
                <w:rFonts w:cs="Arial"/>
                <w:b/>
              </w:rPr>
            </w:pPr>
            <w:r w:rsidRPr="00082F41">
              <w:rPr>
                <w:rFonts w:cs="Arial"/>
                <w:b/>
              </w:rPr>
              <w:t>Description</w:t>
            </w:r>
          </w:p>
        </w:tc>
      </w:tr>
      <w:tr w:rsidR="00E36F0E" w:rsidRPr="00082F41" w14:paraId="221CF81B"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0DCD9014" w14:textId="77777777" w:rsidR="00E36F0E" w:rsidRPr="00082F41" w:rsidRDefault="00393DC0" w:rsidP="00E36F0E">
            <w:pPr>
              <w:rPr>
                <w:rFonts w:cs="Arial"/>
                <w:b/>
              </w:rPr>
            </w:pPr>
            <w:r w:rsidRPr="00082F41">
              <w:rPr>
                <w:rFonts w:cs="Arial"/>
                <w:b/>
              </w:rPr>
              <w:t>Request</w:t>
            </w:r>
          </w:p>
        </w:tc>
      </w:tr>
      <w:tr w:rsidR="00E36F0E" w:rsidRPr="00082F41" w14:paraId="4632C9F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C66D70F" w14:textId="77777777" w:rsidR="00E36F0E" w:rsidRPr="00082F41" w:rsidRDefault="00393DC0" w:rsidP="00E36F0E">
            <w:pPr>
              <w:jc w:val="center"/>
              <w:rPr>
                <w:rFonts w:cs="Arial"/>
              </w:rPr>
            </w:pPr>
            <w:r w:rsidRPr="00082F41">
              <w:rPr>
                <w:rFonts w:cs="Arial"/>
              </w:rPr>
              <w:t>-</w:t>
            </w:r>
          </w:p>
        </w:tc>
        <w:tc>
          <w:tcPr>
            <w:tcW w:w="1926" w:type="dxa"/>
            <w:gridSpan w:val="2"/>
            <w:tcBorders>
              <w:top w:val="single" w:sz="4" w:space="0" w:color="auto"/>
              <w:left w:val="single" w:sz="4" w:space="0" w:color="auto"/>
              <w:bottom w:val="single" w:sz="4" w:space="0" w:color="auto"/>
              <w:right w:val="single" w:sz="4" w:space="0" w:color="auto"/>
            </w:tcBorders>
            <w:hideMark/>
          </w:tcPr>
          <w:p w14:paraId="20553D95" w14:textId="77777777" w:rsidR="00E36F0E" w:rsidRPr="00082F41" w:rsidRDefault="00393DC0" w:rsidP="00E36F0E">
            <w:pPr>
              <w:rPr>
                <w:rFonts w:cs="Arial"/>
              </w:rPr>
            </w:pPr>
            <w:r w:rsidRPr="00082F41">
              <w:rPr>
                <w:rFonts w:cs="Arial"/>
              </w:rPr>
              <w:t>-</w:t>
            </w:r>
          </w:p>
        </w:tc>
        <w:tc>
          <w:tcPr>
            <w:tcW w:w="857" w:type="dxa"/>
            <w:tcBorders>
              <w:top w:val="single" w:sz="4" w:space="0" w:color="auto"/>
              <w:left w:val="single" w:sz="4" w:space="0" w:color="auto"/>
              <w:bottom w:val="single" w:sz="4" w:space="0" w:color="auto"/>
              <w:right w:val="single" w:sz="4" w:space="0" w:color="auto"/>
            </w:tcBorders>
            <w:hideMark/>
          </w:tcPr>
          <w:p w14:paraId="01283C86" w14:textId="77777777" w:rsidR="00E36F0E" w:rsidRPr="00082F41" w:rsidRDefault="00393DC0" w:rsidP="00E36F0E">
            <w:pPr>
              <w:rPr>
                <w:rFonts w:cs="Arial"/>
              </w:rPr>
            </w:pPr>
            <w:r w:rsidRPr="00082F41">
              <w:rPr>
                <w:rFonts w:cs="Arial"/>
              </w:rPr>
              <w:t>-</w:t>
            </w:r>
          </w:p>
        </w:tc>
        <w:tc>
          <w:tcPr>
            <w:tcW w:w="2400" w:type="dxa"/>
            <w:tcBorders>
              <w:top w:val="single" w:sz="4" w:space="0" w:color="auto"/>
              <w:left w:val="single" w:sz="4" w:space="0" w:color="auto"/>
              <w:bottom w:val="single" w:sz="4" w:space="0" w:color="auto"/>
              <w:right w:val="single" w:sz="4" w:space="0" w:color="auto"/>
            </w:tcBorders>
            <w:hideMark/>
          </w:tcPr>
          <w:p w14:paraId="7FA6876A" w14:textId="77777777" w:rsidR="00E36F0E" w:rsidRPr="00082F41" w:rsidRDefault="00393DC0" w:rsidP="00E36F0E">
            <w:pPr>
              <w:rPr>
                <w:rFonts w:cs="Arial"/>
              </w:rPr>
            </w:pPr>
            <w:r w:rsidRPr="00082F41">
              <w:rPr>
                <w:rFonts w:cs="Arial"/>
              </w:rPr>
              <w:t>-</w:t>
            </w:r>
          </w:p>
        </w:tc>
        <w:tc>
          <w:tcPr>
            <w:tcW w:w="1344" w:type="dxa"/>
            <w:tcBorders>
              <w:top w:val="single" w:sz="4" w:space="0" w:color="auto"/>
              <w:left w:val="single" w:sz="4" w:space="0" w:color="auto"/>
              <w:bottom w:val="single" w:sz="4" w:space="0" w:color="auto"/>
              <w:right w:val="single" w:sz="4" w:space="0" w:color="auto"/>
            </w:tcBorders>
            <w:hideMark/>
          </w:tcPr>
          <w:p w14:paraId="32A5EA31" w14:textId="77777777" w:rsidR="00E36F0E" w:rsidRPr="00082F41" w:rsidRDefault="00393DC0" w:rsidP="00E36F0E">
            <w:pPr>
              <w:rPr>
                <w:rFonts w:cs="Arial"/>
              </w:rPr>
            </w:pPr>
            <w:r w:rsidRPr="00082F41">
              <w:rPr>
                <w:rFonts w:cs="Arial"/>
              </w:rPr>
              <w:t>-</w:t>
            </w:r>
          </w:p>
        </w:tc>
        <w:tc>
          <w:tcPr>
            <w:tcW w:w="2923" w:type="dxa"/>
            <w:tcBorders>
              <w:top w:val="single" w:sz="4" w:space="0" w:color="auto"/>
              <w:left w:val="single" w:sz="4" w:space="0" w:color="auto"/>
              <w:bottom w:val="single" w:sz="4" w:space="0" w:color="auto"/>
              <w:right w:val="single" w:sz="4" w:space="0" w:color="auto"/>
            </w:tcBorders>
            <w:hideMark/>
          </w:tcPr>
          <w:p w14:paraId="22162269" w14:textId="77777777" w:rsidR="00E36F0E" w:rsidRPr="00082F41" w:rsidRDefault="00393DC0" w:rsidP="00E36F0E">
            <w:pPr>
              <w:rPr>
                <w:rFonts w:cs="Arial"/>
              </w:rPr>
            </w:pPr>
            <w:r w:rsidRPr="00082F41">
              <w:rPr>
                <w:rFonts w:cs="Arial"/>
              </w:rPr>
              <w:t>N/A</w:t>
            </w:r>
          </w:p>
        </w:tc>
      </w:tr>
      <w:tr w:rsidR="00E36F0E" w:rsidRPr="00082F41" w14:paraId="22904F2B"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257C09CA" w14:textId="77777777" w:rsidR="00E36F0E" w:rsidRPr="00082F41" w:rsidRDefault="00393DC0" w:rsidP="00E36F0E">
            <w:pPr>
              <w:rPr>
                <w:rFonts w:cs="Arial"/>
              </w:rPr>
            </w:pPr>
            <w:r w:rsidRPr="00082F41">
              <w:rPr>
                <w:rFonts w:cs="Arial"/>
                <w:b/>
              </w:rPr>
              <w:t>Response</w:t>
            </w:r>
          </w:p>
        </w:tc>
      </w:tr>
      <w:tr w:rsidR="00E36F0E" w:rsidRPr="00082F41" w14:paraId="0A2FCEA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539F4B9" w14:textId="77777777" w:rsidR="00E36F0E" w:rsidRPr="00082F41" w:rsidRDefault="00393DC0" w:rsidP="00E36F0E">
            <w:pPr>
              <w:jc w:val="center"/>
              <w:rPr>
                <w:rFonts w:cs="Arial"/>
              </w:rPr>
            </w:pPr>
            <w:r w:rsidRPr="00082F41">
              <w:rPr>
                <w:rFonts w:cs="Arial"/>
              </w:rPr>
              <w:t>R</w:t>
            </w:r>
          </w:p>
        </w:tc>
        <w:tc>
          <w:tcPr>
            <w:tcW w:w="1926" w:type="dxa"/>
            <w:gridSpan w:val="2"/>
            <w:tcBorders>
              <w:top w:val="single" w:sz="4" w:space="0" w:color="auto"/>
              <w:left w:val="single" w:sz="4" w:space="0" w:color="auto"/>
              <w:bottom w:val="single" w:sz="4" w:space="0" w:color="auto"/>
              <w:right w:val="single" w:sz="4" w:space="0" w:color="auto"/>
            </w:tcBorders>
            <w:shd w:val="clear" w:color="auto" w:fill="FFFFFF"/>
          </w:tcPr>
          <w:p w14:paraId="6B6E1759" w14:textId="77777777" w:rsidR="00E36F0E" w:rsidRPr="00082F41" w:rsidRDefault="00393DC0" w:rsidP="00E36F0E">
            <w:pPr>
              <w:rPr>
                <w:rFonts w:cs="Arial"/>
              </w:rPr>
            </w:pPr>
            <w:r w:rsidRPr="00082F41">
              <w:rPr>
                <w:rFonts w:cs="Arial"/>
              </w:rPr>
              <w:t>appId</w:t>
            </w:r>
          </w:p>
        </w:tc>
        <w:tc>
          <w:tcPr>
            <w:tcW w:w="857" w:type="dxa"/>
            <w:tcBorders>
              <w:top w:val="single" w:sz="4" w:space="0" w:color="auto"/>
              <w:left w:val="single" w:sz="4" w:space="0" w:color="auto"/>
              <w:bottom w:val="single" w:sz="4" w:space="0" w:color="auto"/>
              <w:right w:val="single" w:sz="4" w:space="0" w:color="auto"/>
            </w:tcBorders>
            <w:shd w:val="clear" w:color="auto" w:fill="FFFFFF"/>
          </w:tcPr>
          <w:p w14:paraId="7982AFBC" w14:textId="77777777" w:rsidR="00E36F0E" w:rsidRPr="00082F41" w:rsidRDefault="00393DC0" w:rsidP="00E36F0E">
            <w:pPr>
              <w:rPr>
                <w:rFonts w:cs="Arial"/>
              </w:rPr>
            </w:pPr>
            <w:r w:rsidRPr="00082F41">
              <w:rPr>
                <w:rFonts w:cs="Arial"/>
              </w:rPr>
              <w:t>String</w:t>
            </w:r>
          </w:p>
        </w:tc>
        <w:tc>
          <w:tcPr>
            <w:tcW w:w="2400" w:type="dxa"/>
            <w:tcBorders>
              <w:top w:val="single" w:sz="4" w:space="0" w:color="auto"/>
              <w:left w:val="single" w:sz="4" w:space="0" w:color="auto"/>
              <w:bottom w:val="single" w:sz="4" w:space="0" w:color="auto"/>
              <w:right w:val="single" w:sz="4" w:space="0" w:color="auto"/>
            </w:tcBorders>
            <w:shd w:val="clear" w:color="auto" w:fill="FFFFFF"/>
          </w:tcPr>
          <w:p w14:paraId="259CA99F" w14:textId="77777777" w:rsidR="00E36F0E" w:rsidRPr="00082F41" w:rsidRDefault="00393DC0" w:rsidP="00E36F0E">
            <w:pPr>
              <w:rPr>
                <w:rFonts w:cs="Arial"/>
              </w:rPr>
            </w:pPr>
            <w:r w:rsidRPr="00082F41">
              <w:rPr>
                <w:rFonts w:cs="Arial"/>
              </w:rPr>
              <w:t>-</w:t>
            </w:r>
          </w:p>
        </w:tc>
        <w:tc>
          <w:tcPr>
            <w:tcW w:w="1344" w:type="dxa"/>
            <w:tcBorders>
              <w:top w:val="single" w:sz="4" w:space="0" w:color="auto"/>
              <w:left w:val="single" w:sz="4" w:space="0" w:color="auto"/>
              <w:bottom w:val="single" w:sz="4" w:space="0" w:color="auto"/>
              <w:right w:val="single" w:sz="4" w:space="0" w:color="auto"/>
            </w:tcBorders>
            <w:shd w:val="clear" w:color="auto" w:fill="FFFFFF"/>
          </w:tcPr>
          <w:p w14:paraId="06240904" w14:textId="77777777" w:rsidR="00E36F0E" w:rsidRPr="00082F41" w:rsidRDefault="00393DC0" w:rsidP="00E36F0E">
            <w:pPr>
              <w:rPr>
                <w:rFonts w:cs="Arial"/>
              </w:rPr>
            </w:pPr>
            <w:r w:rsidRPr="00082F41">
              <w:rPr>
                <w:rFonts w:cs="Arial"/>
              </w:rPr>
              <w:t>Char Value:0-255</w:t>
            </w:r>
          </w:p>
          <w:p w14:paraId="2F7A802C" w14:textId="77777777" w:rsidR="00E36F0E" w:rsidRPr="00082F41" w:rsidRDefault="00393DC0" w:rsidP="00E36F0E">
            <w:pPr>
              <w:rPr>
                <w:rFonts w:cs="Arial"/>
                <w:highlight w:val="yellow"/>
              </w:rPr>
            </w:pPr>
            <w:r w:rsidRPr="00082F41">
              <w:rPr>
                <w:rFonts w:cs="Arial"/>
              </w:rPr>
              <w:t>No String length limit</w:t>
            </w:r>
          </w:p>
        </w:tc>
        <w:tc>
          <w:tcPr>
            <w:tcW w:w="2923" w:type="dxa"/>
            <w:tcBorders>
              <w:top w:val="single" w:sz="4" w:space="0" w:color="auto"/>
              <w:left w:val="single" w:sz="4" w:space="0" w:color="auto"/>
              <w:bottom w:val="single" w:sz="4" w:space="0" w:color="auto"/>
              <w:right w:val="single" w:sz="4" w:space="0" w:color="auto"/>
            </w:tcBorders>
            <w:shd w:val="clear" w:color="auto" w:fill="FFFFFF"/>
          </w:tcPr>
          <w:p w14:paraId="0993E7C9" w14:textId="77777777" w:rsidR="00E36F0E" w:rsidRPr="00082F41" w:rsidRDefault="00393DC0" w:rsidP="00E36F0E">
            <w:pPr>
              <w:rPr>
                <w:rFonts w:cs="Arial"/>
              </w:rPr>
            </w:pPr>
            <w:r w:rsidRPr="00082F41">
              <w:rPr>
                <w:rFonts w:cs="Arial"/>
              </w:rPr>
              <w:t>WIR Client AppId</w:t>
            </w:r>
          </w:p>
        </w:tc>
      </w:tr>
      <w:tr w:rsidR="00E36F0E" w:rsidRPr="00082F41" w14:paraId="26DD791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717C531" w14:textId="77777777" w:rsidR="00E36F0E" w:rsidRPr="00082F41" w:rsidRDefault="00393DC0" w:rsidP="00E36F0E">
            <w:pPr>
              <w:jc w:val="center"/>
              <w:rPr>
                <w:rFonts w:cs="Arial"/>
              </w:rPr>
            </w:pPr>
            <w:r w:rsidRPr="00082F41">
              <w:rPr>
                <w:rFonts w:cs="Arial"/>
              </w:rPr>
              <w:t>R</w:t>
            </w:r>
          </w:p>
        </w:tc>
        <w:tc>
          <w:tcPr>
            <w:tcW w:w="1926" w:type="dxa"/>
            <w:gridSpan w:val="2"/>
            <w:tcBorders>
              <w:top w:val="single" w:sz="4" w:space="0" w:color="auto"/>
              <w:left w:val="single" w:sz="4" w:space="0" w:color="auto"/>
              <w:bottom w:val="single" w:sz="4" w:space="0" w:color="auto"/>
              <w:right w:val="single" w:sz="4" w:space="0" w:color="auto"/>
            </w:tcBorders>
            <w:shd w:val="clear" w:color="auto" w:fill="FFFFFF"/>
          </w:tcPr>
          <w:p w14:paraId="15F4D18E" w14:textId="77777777" w:rsidR="00E36F0E" w:rsidRPr="00082F41" w:rsidRDefault="00393DC0" w:rsidP="00E36F0E">
            <w:pPr>
              <w:rPr>
                <w:rFonts w:cs="Arial"/>
              </w:rPr>
            </w:pPr>
            <w:r w:rsidRPr="00082F41">
              <w:rPr>
                <w:rFonts w:cs="Arial"/>
              </w:rPr>
              <w:t>Policy</w:t>
            </w:r>
          </w:p>
        </w:tc>
        <w:tc>
          <w:tcPr>
            <w:tcW w:w="857" w:type="dxa"/>
            <w:tcBorders>
              <w:top w:val="single" w:sz="4" w:space="0" w:color="auto"/>
              <w:left w:val="single" w:sz="4" w:space="0" w:color="auto"/>
              <w:bottom w:val="single" w:sz="4" w:space="0" w:color="auto"/>
              <w:right w:val="single" w:sz="4" w:space="0" w:color="auto"/>
            </w:tcBorders>
            <w:shd w:val="clear" w:color="auto" w:fill="FFFFFF"/>
          </w:tcPr>
          <w:p w14:paraId="6C17E583" w14:textId="77777777" w:rsidR="00E36F0E" w:rsidRPr="00082F41" w:rsidRDefault="00393DC0" w:rsidP="00E36F0E">
            <w:pPr>
              <w:rPr>
                <w:rFonts w:cs="Arial"/>
              </w:rPr>
            </w:pPr>
            <w:r w:rsidRPr="00082F41">
              <w:rPr>
                <w:rFonts w:cs="Arial"/>
              </w:rPr>
              <w:t>Int32</w:t>
            </w:r>
          </w:p>
        </w:tc>
        <w:tc>
          <w:tcPr>
            <w:tcW w:w="2400" w:type="dxa"/>
            <w:tcBorders>
              <w:top w:val="single" w:sz="4" w:space="0" w:color="auto"/>
              <w:left w:val="single" w:sz="4" w:space="0" w:color="auto"/>
              <w:bottom w:val="single" w:sz="4" w:space="0" w:color="auto"/>
              <w:right w:val="single" w:sz="4" w:space="0" w:color="auto"/>
            </w:tcBorders>
            <w:shd w:val="clear" w:color="auto" w:fill="FFFFFF"/>
          </w:tcPr>
          <w:p w14:paraId="6BCCC3E1" w14:textId="77777777" w:rsidR="00E36F0E" w:rsidRPr="00082F41" w:rsidRDefault="00393DC0" w:rsidP="00E36F0E">
            <w:pPr>
              <w:rPr>
                <w:rFonts w:cs="Arial"/>
              </w:rPr>
            </w:pPr>
            <w:r w:rsidRPr="00082F41">
              <w:rPr>
                <w:rFonts w:cs="Arial"/>
              </w:rPr>
              <w:t>-</w:t>
            </w:r>
          </w:p>
        </w:tc>
        <w:tc>
          <w:tcPr>
            <w:tcW w:w="1344" w:type="dxa"/>
            <w:tcBorders>
              <w:top w:val="single" w:sz="4" w:space="0" w:color="auto"/>
              <w:left w:val="single" w:sz="4" w:space="0" w:color="auto"/>
              <w:bottom w:val="single" w:sz="4" w:space="0" w:color="auto"/>
              <w:right w:val="single" w:sz="4" w:space="0" w:color="auto"/>
            </w:tcBorders>
            <w:shd w:val="clear" w:color="auto" w:fill="FFFFFF"/>
          </w:tcPr>
          <w:p w14:paraId="29838128" w14:textId="77777777" w:rsidR="00E36F0E" w:rsidRPr="00082F41" w:rsidRDefault="00393DC0" w:rsidP="00E36F0E">
            <w:pPr>
              <w:rPr>
                <w:rFonts w:cs="Arial"/>
              </w:rPr>
            </w:pPr>
            <w:r w:rsidRPr="00082F41">
              <w:rPr>
                <w:rFonts w:cs="Arial"/>
              </w:rPr>
              <w:t>0-4294967295</w:t>
            </w:r>
          </w:p>
        </w:tc>
        <w:tc>
          <w:tcPr>
            <w:tcW w:w="2923" w:type="dxa"/>
            <w:tcBorders>
              <w:top w:val="single" w:sz="4" w:space="0" w:color="auto"/>
              <w:left w:val="single" w:sz="4" w:space="0" w:color="auto"/>
              <w:bottom w:val="single" w:sz="4" w:space="0" w:color="auto"/>
              <w:right w:val="single" w:sz="4" w:space="0" w:color="auto"/>
            </w:tcBorders>
            <w:shd w:val="clear" w:color="auto" w:fill="FFFFFF"/>
          </w:tcPr>
          <w:p w14:paraId="34FE9D18" w14:textId="77777777" w:rsidR="00E36F0E" w:rsidRPr="00082F41" w:rsidRDefault="00393DC0" w:rsidP="00E36F0E">
            <w:pPr>
              <w:rPr>
                <w:rFonts w:cs="Arial"/>
                <w:highlight w:val="yellow"/>
              </w:rPr>
            </w:pPr>
            <w:r w:rsidRPr="00082F41">
              <w:rPr>
                <w:rFonts w:cs="Arial"/>
              </w:rPr>
              <w:t>Network policy, bit flag</w:t>
            </w:r>
          </w:p>
        </w:tc>
      </w:tr>
      <w:tr w:rsidR="00E36F0E" w:rsidRPr="00082F41" w14:paraId="64B726A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97B12E4" w14:textId="77777777" w:rsidR="00E36F0E" w:rsidRPr="00082F41" w:rsidRDefault="00E36F0E" w:rsidP="00E36F0E">
            <w:pPr>
              <w:jc w:val="center"/>
              <w:rPr>
                <w:rFonts w:cs="Arial"/>
              </w:rPr>
            </w:pPr>
          </w:p>
        </w:tc>
        <w:tc>
          <w:tcPr>
            <w:tcW w:w="1926" w:type="dxa"/>
            <w:gridSpan w:val="2"/>
            <w:tcBorders>
              <w:top w:val="single" w:sz="4" w:space="0" w:color="auto"/>
              <w:left w:val="single" w:sz="4" w:space="0" w:color="auto"/>
              <w:bottom w:val="single" w:sz="4" w:space="0" w:color="auto"/>
              <w:right w:val="single" w:sz="4" w:space="0" w:color="auto"/>
            </w:tcBorders>
            <w:shd w:val="clear" w:color="auto" w:fill="FFFFFF"/>
          </w:tcPr>
          <w:p w14:paraId="21907CC3" w14:textId="77777777" w:rsidR="00E36F0E" w:rsidRPr="00082F41" w:rsidRDefault="00E36F0E" w:rsidP="00E36F0E">
            <w:pPr>
              <w:rPr>
                <w:rFonts w:cs="Arial"/>
              </w:rPr>
            </w:pPr>
          </w:p>
        </w:tc>
        <w:tc>
          <w:tcPr>
            <w:tcW w:w="857" w:type="dxa"/>
            <w:tcBorders>
              <w:top w:val="single" w:sz="4" w:space="0" w:color="auto"/>
              <w:left w:val="single" w:sz="4" w:space="0" w:color="auto"/>
              <w:bottom w:val="single" w:sz="4" w:space="0" w:color="auto"/>
              <w:right w:val="single" w:sz="4" w:space="0" w:color="auto"/>
            </w:tcBorders>
            <w:shd w:val="clear" w:color="auto" w:fill="FFFFFF"/>
          </w:tcPr>
          <w:p w14:paraId="3F0F06B4" w14:textId="77777777" w:rsidR="00E36F0E" w:rsidRPr="00082F41" w:rsidRDefault="00E36F0E" w:rsidP="00E36F0E">
            <w:pPr>
              <w:rPr>
                <w:rFonts w:cs="Arial"/>
              </w:rPr>
            </w:pPr>
          </w:p>
        </w:tc>
        <w:tc>
          <w:tcPr>
            <w:tcW w:w="2400" w:type="dxa"/>
            <w:tcBorders>
              <w:top w:val="single" w:sz="4" w:space="0" w:color="auto"/>
              <w:left w:val="single" w:sz="4" w:space="0" w:color="auto"/>
              <w:bottom w:val="single" w:sz="4" w:space="0" w:color="auto"/>
              <w:right w:val="single" w:sz="4" w:space="0" w:color="auto"/>
            </w:tcBorders>
            <w:shd w:val="clear" w:color="auto" w:fill="FFFFFF"/>
          </w:tcPr>
          <w:p w14:paraId="3E80F444" w14:textId="77777777" w:rsidR="00E36F0E" w:rsidRPr="00082F41" w:rsidRDefault="00393DC0" w:rsidP="00E36F0E">
            <w:pPr>
              <w:rPr>
                <w:rFonts w:cs="Arial"/>
              </w:rPr>
            </w:pPr>
            <w:r w:rsidRPr="00082F41">
              <w:rPr>
                <w:rFonts w:cs="Arial"/>
              </w:rPr>
              <w:t>TCU_CELLULAR_APN1</w:t>
            </w:r>
          </w:p>
        </w:tc>
        <w:tc>
          <w:tcPr>
            <w:tcW w:w="1344" w:type="dxa"/>
            <w:tcBorders>
              <w:top w:val="single" w:sz="4" w:space="0" w:color="auto"/>
              <w:left w:val="single" w:sz="4" w:space="0" w:color="auto"/>
              <w:bottom w:val="single" w:sz="4" w:space="0" w:color="auto"/>
              <w:right w:val="single" w:sz="4" w:space="0" w:color="auto"/>
            </w:tcBorders>
            <w:shd w:val="clear" w:color="auto" w:fill="FFFFFF"/>
          </w:tcPr>
          <w:p w14:paraId="7427BC7A" w14:textId="77777777" w:rsidR="00E36F0E" w:rsidRPr="00082F41" w:rsidRDefault="00393DC0" w:rsidP="00E36F0E">
            <w:pPr>
              <w:rPr>
                <w:rFonts w:cs="Arial"/>
              </w:rPr>
            </w:pPr>
            <w:r w:rsidRPr="00082F41">
              <w:rPr>
                <w:rFonts w:cs="Arial"/>
              </w:rPr>
              <w:t>0x0001</w:t>
            </w:r>
          </w:p>
        </w:tc>
        <w:tc>
          <w:tcPr>
            <w:tcW w:w="2923" w:type="dxa"/>
            <w:tcBorders>
              <w:top w:val="single" w:sz="4" w:space="0" w:color="auto"/>
              <w:left w:val="single" w:sz="4" w:space="0" w:color="auto"/>
              <w:bottom w:val="single" w:sz="4" w:space="0" w:color="auto"/>
              <w:right w:val="single" w:sz="4" w:space="0" w:color="auto"/>
            </w:tcBorders>
            <w:shd w:val="clear" w:color="auto" w:fill="FFFFFF"/>
          </w:tcPr>
          <w:p w14:paraId="3376841D" w14:textId="77777777" w:rsidR="00E36F0E" w:rsidRPr="00082F41" w:rsidRDefault="00E36F0E" w:rsidP="00E36F0E">
            <w:pPr>
              <w:rPr>
                <w:rFonts w:cs="Arial"/>
              </w:rPr>
            </w:pPr>
          </w:p>
        </w:tc>
      </w:tr>
      <w:tr w:rsidR="00E36F0E" w:rsidRPr="00082F41" w14:paraId="5E0CA6F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1538207" w14:textId="77777777" w:rsidR="00E36F0E" w:rsidRPr="00082F41" w:rsidRDefault="00E36F0E" w:rsidP="00E36F0E">
            <w:pPr>
              <w:jc w:val="center"/>
              <w:rPr>
                <w:rFonts w:cs="Arial"/>
              </w:rPr>
            </w:pPr>
          </w:p>
        </w:tc>
        <w:tc>
          <w:tcPr>
            <w:tcW w:w="1926" w:type="dxa"/>
            <w:gridSpan w:val="2"/>
            <w:tcBorders>
              <w:top w:val="single" w:sz="4" w:space="0" w:color="auto"/>
              <w:left w:val="single" w:sz="4" w:space="0" w:color="auto"/>
              <w:bottom w:val="single" w:sz="4" w:space="0" w:color="auto"/>
              <w:right w:val="single" w:sz="4" w:space="0" w:color="auto"/>
            </w:tcBorders>
            <w:shd w:val="clear" w:color="auto" w:fill="FFFFFF"/>
          </w:tcPr>
          <w:p w14:paraId="5BB035CF" w14:textId="77777777" w:rsidR="00E36F0E" w:rsidRPr="00082F41" w:rsidRDefault="00E36F0E" w:rsidP="00E36F0E">
            <w:pPr>
              <w:rPr>
                <w:rFonts w:cs="Arial"/>
              </w:rPr>
            </w:pPr>
          </w:p>
        </w:tc>
        <w:tc>
          <w:tcPr>
            <w:tcW w:w="857" w:type="dxa"/>
            <w:tcBorders>
              <w:top w:val="single" w:sz="4" w:space="0" w:color="auto"/>
              <w:left w:val="single" w:sz="4" w:space="0" w:color="auto"/>
              <w:bottom w:val="single" w:sz="4" w:space="0" w:color="auto"/>
              <w:right w:val="single" w:sz="4" w:space="0" w:color="auto"/>
            </w:tcBorders>
            <w:shd w:val="clear" w:color="auto" w:fill="FFFFFF"/>
          </w:tcPr>
          <w:p w14:paraId="120D3C4A" w14:textId="77777777" w:rsidR="00E36F0E" w:rsidRPr="00082F41" w:rsidRDefault="00E36F0E" w:rsidP="00E36F0E">
            <w:pPr>
              <w:rPr>
                <w:rFonts w:cs="Arial"/>
              </w:rPr>
            </w:pPr>
          </w:p>
        </w:tc>
        <w:tc>
          <w:tcPr>
            <w:tcW w:w="2400" w:type="dxa"/>
            <w:tcBorders>
              <w:top w:val="single" w:sz="4" w:space="0" w:color="auto"/>
              <w:left w:val="single" w:sz="4" w:space="0" w:color="auto"/>
              <w:bottom w:val="single" w:sz="4" w:space="0" w:color="auto"/>
              <w:right w:val="single" w:sz="4" w:space="0" w:color="auto"/>
            </w:tcBorders>
            <w:shd w:val="clear" w:color="auto" w:fill="FFFFFF"/>
          </w:tcPr>
          <w:p w14:paraId="20CEA08D" w14:textId="77777777" w:rsidR="00E36F0E" w:rsidRPr="00082F41" w:rsidRDefault="00393DC0" w:rsidP="00E36F0E">
            <w:pPr>
              <w:rPr>
                <w:rFonts w:cs="Arial"/>
              </w:rPr>
            </w:pPr>
            <w:r w:rsidRPr="00082F41">
              <w:rPr>
                <w:rFonts w:cs="Arial"/>
              </w:rPr>
              <w:t>WIFI</w:t>
            </w:r>
          </w:p>
        </w:tc>
        <w:tc>
          <w:tcPr>
            <w:tcW w:w="1344" w:type="dxa"/>
            <w:tcBorders>
              <w:top w:val="single" w:sz="4" w:space="0" w:color="auto"/>
              <w:left w:val="single" w:sz="4" w:space="0" w:color="auto"/>
              <w:bottom w:val="single" w:sz="4" w:space="0" w:color="auto"/>
              <w:right w:val="single" w:sz="4" w:space="0" w:color="auto"/>
            </w:tcBorders>
            <w:shd w:val="clear" w:color="auto" w:fill="FFFFFF"/>
          </w:tcPr>
          <w:p w14:paraId="31F20782" w14:textId="77777777" w:rsidR="00E36F0E" w:rsidRPr="00082F41" w:rsidRDefault="00393DC0" w:rsidP="00E36F0E">
            <w:pPr>
              <w:rPr>
                <w:rFonts w:cs="Arial"/>
              </w:rPr>
            </w:pPr>
            <w:r w:rsidRPr="00082F41">
              <w:rPr>
                <w:rFonts w:cs="Arial"/>
              </w:rPr>
              <w:t>0x0002</w:t>
            </w:r>
          </w:p>
        </w:tc>
        <w:tc>
          <w:tcPr>
            <w:tcW w:w="2923" w:type="dxa"/>
            <w:tcBorders>
              <w:top w:val="single" w:sz="4" w:space="0" w:color="auto"/>
              <w:left w:val="single" w:sz="4" w:space="0" w:color="auto"/>
              <w:bottom w:val="single" w:sz="4" w:space="0" w:color="auto"/>
              <w:right w:val="single" w:sz="4" w:space="0" w:color="auto"/>
            </w:tcBorders>
            <w:shd w:val="clear" w:color="auto" w:fill="FFFFFF"/>
          </w:tcPr>
          <w:p w14:paraId="2D16C83D" w14:textId="77777777" w:rsidR="00E36F0E" w:rsidRPr="00082F41" w:rsidRDefault="00E36F0E" w:rsidP="00E36F0E">
            <w:pPr>
              <w:rPr>
                <w:rFonts w:cs="Arial"/>
              </w:rPr>
            </w:pPr>
          </w:p>
        </w:tc>
      </w:tr>
      <w:tr w:rsidR="00E36F0E" w:rsidRPr="00082F41" w14:paraId="4B4BE39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66E7DFE" w14:textId="77777777" w:rsidR="00E36F0E" w:rsidRPr="00082F41" w:rsidRDefault="00E36F0E" w:rsidP="00E36F0E">
            <w:pPr>
              <w:jc w:val="center"/>
              <w:rPr>
                <w:rFonts w:cs="Arial"/>
              </w:rPr>
            </w:pPr>
          </w:p>
        </w:tc>
        <w:tc>
          <w:tcPr>
            <w:tcW w:w="1926" w:type="dxa"/>
            <w:gridSpan w:val="2"/>
            <w:tcBorders>
              <w:top w:val="single" w:sz="4" w:space="0" w:color="auto"/>
              <w:left w:val="single" w:sz="4" w:space="0" w:color="auto"/>
              <w:bottom w:val="single" w:sz="4" w:space="0" w:color="auto"/>
              <w:right w:val="single" w:sz="4" w:space="0" w:color="auto"/>
            </w:tcBorders>
            <w:shd w:val="clear" w:color="auto" w:fill="FFFFFF"/>
          </w:tcPr>
          <w:p w14:paraId="77E44373" w14:textId="77777777" w:rsidR="00E36F0E" w:rsidRPr="00082F41" w:rsidRDefault="00E36F0E" w:rsidP="00E36F0E">
            <w:pPr>
              <w:rPr>
                <w:rFonts w:cs="Arial"/>
              </w:rPr>
            </w:pPr>
          </w:p>
        </w:tc>
        <w:tc>
          <w:tcPr>
            <w:tcW w:w="857" w:type="dxa"/>
            <w:tcBorders>
              <w:top w:val="single" w:sz="4" w:space="0" w:color="auto"/>
              <w:left w:val="single" w:sz="4" w:space="0" w:color="auto"/>
              <w:bottom w:val="single" w:sz="4" w:space="0" w:color="auto"/>
              <w:right w:val="single" w:sz="4" w:space="0" w:color="auto"/>
            </w:tcBorders>
            <w:shd w:val="clear" w:color="auto" w:fill="FFFFFF"/>
          </w:tcPr>
          <w:p w14:paraId="0AFC8C3D" w14:textId="77777777" w:rsidR="00E36F0E" w:rsidRPr="00082F41" w:rsidRDefault="00E36F0E" w:rsidP="00E36F0E">
            <w:pPr>
              <w:rPr>
                <w:rFonts w:cs="Arial"/>
              </w:rPr>
            </w:pPr>
          </w:p>
        </w:tc>
        <w:tc>
          <w:tcPr>
            <w:tcW w:w="2400" w:type="dxa"/>
            <w:tcBorders>
              <w:top w:val="single" w:sz="4" w:space="0" w:color="auto"/>
              <w:left w:val="single" w:sz="4" w:space="0" w:color="auto"/>
              <w:bottom w:val="single" w:sz="4" w:space="0" w:color="auto"/>
              <w:right w:val="single" w:sz="4" w:space="0" w:color="auto"/>
            </w:tcBorders>
            <w:shd w:val="clear" w:color="auto" w:fill="FFFFFF"/>
          </w:tcPr>
          <w:p w14:paraId="159CC493" w14:textId="77777777" w:rsidR="00E36F0E" w:rsidRPr="00082F41" w:rsidRDefault="00393DC0" w:rsidP="00E36F0E">
            <w:pPr>
              <w:rPr>
                <w:rFonts w:cs="Arial"/>
              </w:rPr>
            </w:pPr>
            <w:r w:rsidRPr="00082F41">
              <w:rPr>
                <w:rFonts w:cs="Arial"/>
              </w:rPr>
              <w:t>TCU_CELLULAR_APN2</w:t>
            </w:r>
          </w:p>
        </w:tc>
        <w:tc>
          <w:tcPr>
            <w:tcW w:w="1344" w:type="dxa"/>
            <w:tcBorders>
              <w:top w:val="single" w:sz="4" w:space="0" w:color="auto"/>
              <w:left w:val="single" w:sz="4" w:space="0" w:color="auto"/>
              <w:bottom w:val="single" w:sz="4" w:space="0" w:color="auto"/>
              <w:right w:val="single" w:sz="4" w:space="0" w:color="auto"/>
            </w:tcBorders>
            <w:shd w:val="clear" w:color="auto" w:fill="FFFFFF"/>
          </w:tcPr>
          <w:p w14:paraId="3A2DE8A9" w14:textId="77777777" w:rsidR="00E36F0E" w:rsidRPr="00082F41" w:rsidRDefault="00393DC0" w:rsidP="00E36F0E">
            <w:pPr>
              <w:rPr>
                <w:rFonts w:cs="Arial"/>
              </w:rPr>
            </w:pPr>
            <w:r w:rsidRPr="00082F41">
              <w:rPr>
                <w:rFonts w:cs="Arial"/>
              </w:rPr>
              <w:t>0x0004</w:t>
            </w:r>
          </w:p>
        </w:tc>
        <w:tc>
          <w:tcPr>
            <w:tcW w:w="2923" w:type="dxa"/>
            <w:tcBorders>
              <w:top w:val="single" w:sz="4" w:space="0" w:color="auto"/>
              <w:left w:val="single" w:sz="4" w:space="0" w:color="auto"/>
              <w:bottom w:val="single" w:sz="4" w:space="0" w:color="auto"/>
              <w:right w:val="single" w:sz="4" w:space="0" w:color="auto"/>
            </w:tcBorders>
            <w:shd w:val="clear" w:color="auto" w:fill="FFFFFF"/>
          </w:tcPr>
          <w:p w14:paraId="0E436A26" w14:textId="77777777" w:rsidR="00E36F0E" w:rsidRPr="00082F41" w:rsidRDefault="00E36F0E" w:rsidP="00E36F0E">
            <w:pPr>
              <w:rPr>
                <w:rFonts w:cs="Arial"/>
              </w:rPr>
            </w:pPr>
          </w:p>
        </w:tc>
      </w:tr>
      <w:tr w:rsidR="00E36F0E" w:rsidRPr="00082F41" w14:paraId="1E16190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967AD2A" w14:textId="77777777" w:rsidR="00E36F0E" w:rsidRPr="00082F41" w:rsidRDefault="00E36F0E" w:rsidP="00E36F0E">
            <w:pPr>
              <w:jc w:val="center"/>
              <w:rPr>
                <w:rFonts w:cs="Arial"/>
              </w:rPr>
            </w:pPr>
          </w:p>
        </w:tc>
        <w:tc>
          <w:tcPr>
            <w:tcW w:w="1926" w:type="dxa"/>
            <w:gridSpan w:val="2"/>
            <w:tcBorders>
              <w:top w:val="single" w:sz="4" w:space="0" w:color="auto"/>
              <w:left w:val="single" w:sz="4" w:space="0" w:color="auto"/>
              <w:bottom w:val="single" w:sz="4" w:space="0" w:color="auto"/>
              <w:right w:val="single" w:sz="4" w:space="0" w:color="auto"/>
            </w:tcBorders>
            <w:shd w:val="clear" w:color="auto" w:fill="FFFFFF"/>
          </w:tcPr>
          <w:p w14:paraId="596B07C3" w14:textId="77777777" w:rsidR="00E36F0E" w:rsidRPr="00082F41" w:rsidRDefault="00E36F0E" w:rsidP="00E36F0E">
            <w:pPr>
              <w:rPr>
                <w:rFonts w:cs="Arial"/>
              </w:rPr>
            </w:pPr>
          </w:p>
        </w:tc>
        <w:tc>
          <w:tcPr>
            <w:tcW w:w="857" w:type="dxa"/>
            <w:tcBorders>
              <w:top w:val="single" w:sz="4" w:space="0" w:color="auto"/>
              <w:left w:val="single" w:sz="4" w:space="0" w:color="auto"/>
              <w:bottom w:val="single" w:sz="4" w:space="0" w:color="auto"/>
              <w:right w:val="single" w:sz="4" w:space="0" w:color="auto"/>
            </w:tcBorders>
            <w:shd w:val="clear" w:color="auto" w:fill="FFFFFF"/>
          </w:tcPr>
          <w:p w14:paraId="7A15A611" w14:textId="77777777" w:rsidR="00E36F0E" w:rsidRPr="00082F41" w:rsidRDefault="00E36F0E" w:rsidP="00E36F0E">
            <w:pPr>
              <w:rPr>
                <w:rFonts w:cs="Arial"/>
              </w:rPr>
            </w:pPr>
          </w:p>
        </w:tc>
        <w:tc>
          <w:tcPr>
            <w:tcW w:w="2400" w:type="dxa"/>
            <w:tcBorders>
              <w:top w:val="single" w:sz="4" w:space="0" w:color="auto"/>
              <w:left w:val="single" w:sz="4" w:space="0" w:color="auto"/>
              <w:bottom w:val="single" w:sz="4" w:space="0" w:color="auto"/>
              <w:right w:val="single" w:sz="4" w:space="0" w:color="auto"/>
            </w:tcBorders>
            <w:shd w:val="clear" w:color="auto" w:fill="FFFFFF"/>
          </w:tcPr>
          <w:p w14:paraId="2B90DF66" w14:textId="77777777" w:rsidR="00E36F0E" w:rsidRPr="00082F41" w:rsidRDefault="00393DC0" w:rsidP="00E36F0E">
            <w:pPr>
              <w:rPr>
                <w:rFonts w:cs="Arial"/>
              </w:rPr>
            </w:pPr>
            <w:r w:rsidRPr="00082F41">
              <w:rPr>
                <w:rFonts w:cs="Arial"/>
              </w:rPr>
              <w:t>DNS_RPZ_EXCEPTION</w:t>
            </w:r>
          </w:p>
        </w:tc>
        <w:tc>
          <w:tcPr>
            <w:tcW w:w="1344" w:type="dxa"/>
            <w:tcBorders>
              <w:top w:val="single" w:sz="4" w:space="0" w:color="auto"/>
              <w:left w:val="single" w:sz="4" w:space="0" w:color="auto"/>
              <w:bottom w:val="single" w:sz="4" w:space="0" w:color="auto"/>
              <w:right w:val="single" w:sz="4" w:space="0" w:color="auto"/>
            </w:tcBorders>
            <w:shd w:val="clear" w:color="auto" w:fill="FFFFFF"/>
          </w:tcPr>
          <w:p w14:paraId="6FD72464" w14:textId="77777777" w:rsidR="00E36F0E" w:rsidRPr="00082F41" w:rsidRDefault="00393DC0" w:rsidP="00E36F0E">
            <w:pPr>
              <w:rPr>
                <w:rFonts w:cs="Arial"/>
              </w:rPr>
            </w:pPr>
            <w:r w:rsidRPr="00082F41">
              <w:rPr>
                <w:rFonts w:cs="Arial"/>
              </w:rPr>
              <w:t>0x0008</w:t>
            </w:r>
          </w:p>
        </w:tc>
        <w:tc>
          <w:tcPr>
            <w:tcW w:w="2923" w:type="dxa"/>
            <w:tcBorders>
              <w:top w:val="single" w:sz="4" w:space="0" w:color="auto"/>
              <w:left w:val="single" w:sz="4" w:space="0" w:color="auto"/>
              <w:bottom w:val="single" w:sz="4" w:space="0" w:color="auto"/>
              <w:right w:val="single" w:sz="4" w:space="0" w:color="auto"/>
            </w:tcBorders>
            <w:shd w:val="clear" w:color="auto" w:fill="FFFFFF"/>
          </w:tcPr>
          <w:p w14:paraId="2B9C1674" w14:textId="77777777" w:rsidR="00E36F0E" w:rsidRPr="00082F41" w:rsidRDefault="00E36F0E" w:rsidP="00E36F0E">
            <w:pPr>
              <w:rPr>
                <w:rFonts w:cs="Arial"/>
              </w:rPr>
            </w:pPr>
          </w:p>
        </w:tc>
      </w:tr>
      <w:tr w:rsidR="00E36F0E" w:rsidRPr="00082F41" w14:paraId="5B3644D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0CA5CC2" w14:textId="77777777" w:rsidR="00E36F0E" w:rsidRPr="00082F41" w:rsidRDefault="00E36F0E" w:rsidP="00E36F0E">
            <w:pPr>
              <w:jc w:val="center"/>
              <w:rPr>
                <w:rFonts w:cs="Arial"/>
              </w:rPr>
            </w:pPr>
          </w:p>
        </w:tc>
        <w:tc>
          <w:tcPr>
            <w:tcW w:w="1926" w:type="dxa"/>
            <w:gridSpan w:val="2"/>
            <w:tcBorders>
              <w:top w:val="single" w:sz="4" w:space="0" w:color="auto"/>
              <w:left w:val="single" w:sz="4" w:space="0" w:color="auto"/>
              <w:bottom w:val="single" w:sz="4" w:space="0" w:color="auto"/>
              <w:right w:val="single" w:sz="4" w:space="0" w:color="auto"/>
            </w:tcBorders>
            <w:shd w:val="clear" w:color="auto" w:fill="FFFFFF"/>
          </w:tcPr>
          <w:p w14:paraId="7E55620E" w14:textId="77777777" w:rsidR="00E36F0E" w:rsidRPr="00082F41" w:rsidRDefault="00E36F0E" w:rsidP="00E36F0E">
            <w:pPr>
              <w:rPr>
                <w:rFonts w:cs="Arial"/>
              </w:rPr>
            </w:pPr>
          </w:p>
        </w:tc>
        <w:tc>
          <w:tcPr>
            <w:tcW w:w="857" w:type="dxa"/>
            <w:tcBorders>
              <w:top w:val="single" w:sz="4" w:space="0" w:color="auto"/>
              <w:left w:val="single" w:sz="4" w:space="0" w:color="auto"/>
              <w:bottom w:val="single" w:sz="4" w:space="0" w:color="auto"/>
              <w:right w:val="single" w:sz="4" w:space="0" w:color="auto"/>
            </w:tcBorders>
            <w:shd w:val="clear" w:color="auto" w:fill="FFFFFF"/>
          </w:tcPr>
          <w:p w14:paraId="2C9F9C49" w14:textId="77777777" w:rsidR="00E36F0E" w:rsidRPr="00082F41" w:rsidRDefault="00E36F0E" w:rsidP="00E36F0E">
            <w:pPr>
              <w:rPr>
                <w:rFonts w:cs="Arial"/>
              </w:rPr>
            </w:pPr>
          </w:p>
        </w:tc>
        <w:tc>
          <w:tcPr>
            <w:tcW w:w="2400" w:type="dxa"/>
            <w:tcBorders>
              <w:top w:val="single" w:sz="4" w:space="0" w:color="auto"/>
              <w:left w:val="single" w:sz="4" w:space="0" w:color="auto"/>
              <w:bottom w:val="single" w:sz="4" w:space="0" w:color="auto"/>
              <w:right w:val="single" w:sz="4" w:space="0" w:color="auto"/>
            </w:tcBorders>
            <w:shd w:val="clear" w:color="auto" w:fill="FFFFFF"/>
          </w:tcPr>
          <w:p w14:paraId="023B7743" w14:textId="77777777" w:rsidR="00E36F0E" w:rsidRPr="00082F41" w:rsidRDefault="00393DC0" w:rsidP="00E36F0E">
            <w:pPr>
              <w:rPr>
                <w:rFonts w:cs="Arial"/>
              </w:rPr>
            </w:pPr>
            <w:r w:rsidRPr="00082F41">
              <w:rPr>
                <w:rFonts w:cs="Arial"/>
              </w:rPr>
              <w:t>ESPM_LAN</w:t>
            </w:r>
          </w:p>
        </w:tc>
        <w:tc>
          <w:tcPr>
            <w:tcW w:w="1344" w:type="dxa"/>
            <w:tcBorders>
              <w:top w:val="single" w:sz="4" w:space="0" w:color="auto"/>
              <w:left w:val="single" w:sz="4" w:space="0" w:color="auto"/>
              <w:bottom w:val="single" w:sz="4" w:space="0" w:color="auto"/>
              <w:right w:val="single" w:sz="4" w:space="0" w:color="auto"/>
            </w:tcBorders>
            <w:shd w:val="clear" w:color="auto" w:fill="FFFFFF"/>
          </w:tcPr>
          <w:p w14:paraId="3E5AF78B" w14:textId="77777777" w:rsidR="00E36F0E" w:rsidRPr="00082F41" w:rsidRDefault="00393DC0" w:rsidP="00E36F0E">
            <w:pPr>
              <w:rPr>
                <w:rFonts w:cs="Arial"/>
              </w:rPr>
            </w:pPr>
            <w:r w:rsidRPr="00082F41">
              <w:rPr>
                <w:rFonts w:cs="Arial"/>
              </w:rPr>
              <w:t>0x0010</w:t>
            </w:r>
          </w:p>
        </w:tc>
        <w:tc>
          <w:tcPr>
            <w:tcW w:w="2923" w:type="dxa"/>
            <w:tcBorders>
              <w:top w:val="single" w:sz="4" w:space="0" w:color="auto"/>
              <w:left w:val="single" w:sz="4" w:space="0" w:color="auto"/>
              <w:bottom w:val="single" w:sz="4" w:space="0" w:color="auto"/>
              <w:right w:val="single" w:sz="4" w:space="0" w:color="auto"/>
            </w:tcBorders>
            <w:shd w:val="clear" w:color="auto" w:fill="FFFFFF"/>
          </w:tcPr>
          <w:p w14:paraId="42D75DCC" w14:textId="77777777" w:rsidR="00E36F0E" w:rsidRPr="00082F41" w:rsidRDefault="00393DC0" w:rsidP="00E36F0E">
            <w:pPr>
              <w:rPr>
                <w:rFonts w:cs="Arial"/>
              </w:rPr>
            </w:pPr>
            <w:r w:rsidRPr="00082F41">
              <w:rPr>
                <w:rFonts w:cs="Arial"/>
              </w:rPr>
              <w:t>Applicable to AV vehicles Only</w:t>
            </w:r>
          </w:p>
        </w:tc>
      </w:tr>
      <w:tr w:rsidR="00E36F0E" w:rsidRPr="00082F41" w14:paraId="1D34B60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BFB8488" w14:textId="77777777" w:rsidR="00E36F0E" w:rsidRPr="00082F41" w:rsidRDefault="00E36F0E" w:rsidP="00E36F0E">
            <w:pPr>
              <w:jc w:val="center"/>
              <w:rPr>
                <w:rFonts w:cs="Arial"/>
              </w:rPr>
            </w:pPr>
          </w:p>
        </w:tc>
        <w:tc>
          <w:tcPr>
            <w:tcW w:w="1926" w:type="dxa"/>
            <w:gridSpan w:val="2"/>
            <w:tcBorders>
              <w:top w:val="single" w:sz="4" w:space="0" w:color="auto"/>
              <w:left w:val="single" w:sz="4" w:space="0" w:color="auto"/>
              <w:bottom w:val="single" w:sz="4" w:space="0" w:color="auto"/>
              <w:right w:val="single" w:sz="4" w:space="0" w:color="auto"/>
            </w:tcBorders>
            <w:shd w:val="clear" w:color="auto" w:fill="FFFFFF"/>
          </w:tcPr>
          <w:p w14:paraId="0B18377E" w14:textId="77777777" w:rsidR="00E36F0E" w:rsidRPr="00082F41" w:rsidRDefault="00E36F0E" w:rsidP="00E36F0E">
            <w:pPr>
              <w:rPr>
                <w:rFonts w:cs="Arial"/>
              </w:rPr>
            </w:pPr>
          </w:p>
        </w:tc>
        <w:tc>
          <w:tcPr>
            <w:tcW w:w="857" w:type="dxa"/>
            <w:tcBorders>
              <w:top w:val="single" w:sz="4" w:space="0" w:color="auto"/>
              <w:left w:val="single" w:sz="4" w:space="0" w:color="auto"/>
              <w:bottom w:val="single" w:sz="4" w:space="0" w:color="auto"/>
              <w:right w:val="single" w:sz="4" w:space="0" w:color="auto"/>
            </w:tcBorders>
            <w:shd w:val="clear" w:color="auto" w:fill="FFFFFF"/>
          </w:tcPr>
          <w:p w14:paraId="3B158755" w14:textId="77777777" w:rsidR="00E36F0E" w:rsidRPr="00082F41" w:rsidRDefault="00E36F0E" w:rsidP="00E36F0E">
            <w:pPr>
              <w:rPr>
                <w:rFonts w:cs="Arial"/>
              </w:rPr>
            </w:pPr>
          </w:p>
        </w:tc>
        <w:tc>
          <w:tcPr>
            <w:tcW w:w="2400" w:type="dxa"/>
            <w:tcBorders>
              <w:top w:val="single" w:sz="4" w:space="0" w:color="auto"/>
              <w:left w:val="single" w:sz="4" w:space="0" w:color="auto"/>
              <w:bottom w:val="single" w:sz="4" w:space="0" w:color="auto"/>
              <w:right w:val="single" w:sz="4" w:space="0" w:color="auto"/>
            </w:tcBorders>
            <w:shd w:val="clear" w:color="auto" w:fill="FFFFFF"/>
          </w:tcPr>
          <w:p w14:paraId="43F5A850" w14:textId="77777777" w:rsidR="00E36F0E" w:rsidRPr="00082F41" w:rsidRDefault="00393DC0" w:rsidP="00E36F0E">
            <w:pPr>
              <w:rPr>
                <w:rFonts w:cs="Arial"/>
              </w:rPr>
            </w:pPr>
            <w:r w:rsidRPr="00082F41">
              <w:rPr>
                <w:rFonts w:cs="Arial"/>
              </w:rPr>
              <w:t>DDSM_LAN</w:t>
            </w:r>
          </w:p>
        </w:tc>
        <w:tc>
          <w:tcPr>
            <w:tcW w:w="1344" w:type="dxa"/>
            <w:tcBorders>
              <w:top w:val="single" w:sz="4" w:space="0" w:color="auto"/>
              <w:left w:val="single" w:sz="4" w:space="0" w:color="auto"/>
              <w:bottom w:val="single" w:sz="4" w:space="0" w:color="auto"/>
              <w:right w:val="single" w:sz="4" w:space="0" w:color="auto"/>
            </w:tcBorders>
            <w:shd w:val="clear" w:color="auto" w:fill="FFFFFF"/>
          </w:tcPr>
          <w:p w14:paraId="4246D623" w14:textId="77777777" w:rsidR="00E36F0E" w:rsidRPr="00082F41" w:rsidRDefault="00393DC0" w:rsidP="00E36F0E">
            <w:pPr>
              <w:rPr>
                <w:rFonts w:cs="Arial"/>
              </w:rPr>
            </w:pPr>
            <w:r w:rsidRPr="00082F41">
              <w:rPr>
                <w:rFonts w:cs="Arial"/>
              </w:rPr>
              <w:t>0x0020</w:t>
            </w:r>
          </w:p>
        </w:tc>
        <w:tc>
          <w:tcPr>
            <w:tcW w:w="2923" w:type="dxa"/>
            <w:tcBorders>
              <w:top w:val="single" w:sz="4" w:space="0" w:color="auto"/>
              <w:left w:val="single" w:sz="4" w:space="0" w:color="auto"/>
              <w:bottom w:val="single" w:sz="4" w:space="0" w:color="auto"/>
              <w:right w:val="single" w:sz="4" w:space="0" w:color="auto"/>
            </w:tcBorders>
            <w:shd w:val="clear" w:color="auto" w:fill="FFFFFF"/>
          </w:tcPr>
          <w:p w14:paraId="3291C4B9" w14:textId="77777777" w:rsidR="00E36F0E" w:rsidRPr="00082F41" w:rsidRDefault="00393DC0" w:rsidP="00E36F0E">
            <w:pPr>
              <w:rPr>
                <w:rFonts w:cs="Arial"/>
              </w:rPr>
            </w:pPr>
            <w:r w:rsidRPr="00082F41">
              <w:rPr>
                <w:rFonts w:cs="Arial"/>
              </w:rPr>
              <w:t>Applicable to AV vehicles Only</w:t>
            </w:r>
          </w:p>
        </w:tc>
      </w:tr>
      <w:tr w:rsidR="00E36F0E" w:rsidRPr="00082F41" w14:paraId="6BCADFD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A386664" w14:textId="77777777" w:rsidR="00E36F0E" w:rsidRPr="00082F41" w:rsidRDefault="00E36F0E" w:rsidP="00E36F0E">
            <w:pPr>
              <w:jc w:val="center"/>
              <w:rPr>
                <w:rFonts w:cs="Arial"/>
              </w:rPr>
            </w:pPr>
          </w:p>
        </w:tc>
        <w:tc>
          <w:tcPr>
            <w:tcW w:w="1926" w:type="dxa"/>
            <w:gridSpan w:val="2"/>
            <w:tcBorders>
              <w:top w:val="single" w:sz="4" w:space="0" w:color="auto"/>
              <w:left w:val="single" w:sz="4" w:space="0" w:color="auto"/>
              <w:bottom w:val="single" w:sz="4" w:space="0" w:color="auto"/>
              <w:right w:val="single" w:sz="4" w:space="0" w:color="auto"/>
            </w:tcBorders>
            <w:shd w:val="clear" w:color="auto" w:fill="FFFFFF"/>
          </w:tcPr>
          <w:p w14:paraId="30BCCC1E" w14:textId="77777777" w:rsidR="00E36F0E" w:rsidRPr="00082F41" w:rsidRDefault="00E36F0E" w:rsidP="00E36F0E">
            <w:pPr>
              <w:rPr>
                <w:rFonts w:cs="Arial"/>
              </w:rPr>
            </w:pPr>
          </w:p>
        </w:tc>
        <w:tc>
          <w:tcPr>
            <w:tcW w:w="857" w:type="dxa"/>
            <w:tcBorders>
              <w:top w:val="single" w:sz="4" w:space="0" w:color="auto"/>
              <w:left w:val="single" w:sz="4" w:space="0" w:color="auto"/>
              <w:bottom w:val="single" w:sz="4" w:space="0" w:color="auto"/>
              <w:right w:val="single" w:sz="4" w:space="0" w:color="auto"/>
            </w:tcBorders>
            <w:shd w:val="clear" w:color="auto" w:fill="FFFFFF"/>
          </w:tcPr>
          <w:p w14:paraId="55EF60CE" w14:textId="77777777" w:rsidR="00E36F0E" w:rsidRPr="00082F41" w:rsidRDefault="00E36F0E" w:rsidP="00E36F0E">
            <w:pPr>
              <w:rPr>
                <w:rFonts w:cs="Arial"/>
              </w:rPr>
            </w:pPr>
          </w:p>
        </w:tc>
        <w:tc>
          <w:tcPr>
            <w:tcW w:w="2400" w:type="dxa"/>
            <w:tcBorders>
              <w:top w:val="single" w:sz="4" w:space="0" w:color="auto"/>
              <w:left w:val="single" w:sz="4" w:space="0" w:color="auto"/>
              <w:bottom w:val="single" w:sz="4" w:space="0" w:color="auto"/>
              <w:right w:val="single" w:sz="4" w:space="0" w:color="auto"/>
            </w:tcBorders>
            <w:shd w:val="clear" w:color="auto" w:fill="FFFFFF"/>
          </w:tcPr>
          <w:p w14:paraId="5B61AABB" w14:textId="77777777" w:rsidR="00E36F0E" w:rsidRPr="00082F41" w:rsidRDefault="00393DC0" w:rsidP="00E36F0E">
            <w:pPr>
              <w:rPr>
                <w:rFonts w:cs="Arial"/>
              </w:rPr>
            </w:pPr>
            <w:r w:rsidRPr="00082F41">
              <w:rPr>
                <w:rFonts w:cs="Arial"/>
              </w:rPr>
              <w:t>OFF_PEAK</w:t>
            </w:r>
          </w:p>
        </w:tc>
        <w:tc>
          <w:tcPr>
            <w:tcW w:w="1344" w:type="dxa"/>
            <w:tcBorders>
              <w:top w:val="single" w:sz="4" w:space="0" w:color="auto"/>
              <w:left w:val="single" w:sz="4" w:space="0" w:color="auto"/>
              <w:bottom w:val="single" w:sz="4" w:space="0" w:color="auto"/>
              <w:right w:val="single" w:sz="4" w:space="0" w:color="auto"/>
            </w:tcBorders>
            <w:shd w:val="clear" w:color="auto" w:fill="FFFFFF"/>
          </w:tcPr>
          <w:p w14:paraId="4CDFB75A" w14:textId="77777777" w:rsidR="00E36F0E" w:rsidRPr="00082F41" w:rsidRDefault="00393DC0" w:rsidP="00E36F0E">
            <w:pPr>
              <w:rPr>
                <w:rFonts w:cs="Arial"/>
              </w:rPr>
            </w:pPr>
            <w:r w:rsidRPr="00082F41">
              <w:rPr>
                <w:rFonts w:cs="Arial"/>
              </w:rPr>
              <w:t>0x0040</w:t>
            </w:r>
          </w:p>
        </w:tc>
        <w:tc>
          <w:tcPr>
            <w:tcW w:w="2923" w:type="dxa"/>
            <w:tcBorders>
              <w:top w:val="single" w:sz="4" w:space="0" w:color="auto"/>
              <w:left w:val="single" w:sz="4" w:space="0" w:color="auto"/>
              <w:bottom w:val="single" w:sz="4" w:space="0" w:color="auto"/>
              <w:right w:val="single" w:sz="4" w:space="0" w:color="auto"/>
            </w:tcBorders>
            <w:shd w:val="clear" w:color="auto" w:fill="FFFFFF"/>
          </w:tcPr>
          <w:p w14:paraId="3D89D55B" w14:textId="77777777" w:rsidR="00E36F0E" w:rsidRPr="00082F41" w:rsidRDefault="00393DC0" w:rsidP="00E36F0E">
            <w:pPr>
              <w:spacing w:line="256" w:lineRule="auto"/>
              <w:rPr>
                <w:rFonts w:cs="Arial"/>
              </w:rPr>
            </w:pPr>
            <w:r w:rsidRPr="00082F41">
              <w:rPr>
                <w:rFonts w:cs="Arial"/>
              </w:rPr>
              <w:t>N/A</w:t>
            </w:r>
          </w:p>
        </w:tc>
      </w:tr>
      <w:tr w:rsidR="00E36F0E" w:rsidRPr="00082F41" w14:paraId="2984F59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0FA4EDD" w14:textId="77777777" w:rsidR="00E36F0E" w:rsidRPr="00082F41" w:rsidRDefault="00E36F0E" w:rsidP="00E36F0E">
            <w:pPr>
              <w:jc w:val="center"/>
              <w:rPr>
                <w:rFonts w:cs="Arial"/>
              </w:rPr>
            </w:pPr>
          </w:p>
        </w:tc>
        <w:tc>
          <w:tcPr>
            <w:tcW w:w="1926" w:type="dxa"/>
            <w:gridSpan w:val="2"/>
            <w:tcBorders>
              <w:top w:val="single" w:sz="4" w:space="0" w:color="auto"/>
              <w:left w:val="single" w:sz="4" w:space="0" w:color="auto"/>
              <w:bottom w:val="single" w:sz="4" w:space="0" w:color="auto"/>
              <w:right w:val="single" w:sz="4" w:space="0" w:color="auto"/>
            </w:tcBorders>
            <w:shd w:val="clear" w:color="auto" w:fill="FFFFFF"/>
          </w:tcPr>
          <w:p w14:paraId="7DB0559D" w14:textId="77777777" w:rsidR="00E36F0E" w:rsidRPr="00082F41" w:rsidRDefault="00E36F0E" w:rsidP="00E36F0E">
            <w:pPr>
              <w:rPr>
                <w:rFonts w:cs="Arial"/>
              </w:rPr>
            </w:pPr>
          </w:p>
        </w:tc>
        <w:tc>
          <w:tcPr>
            <w:tcW w:w="857" w:type="dxa"/>
            <w:tcBorders>
              <w:top w:val="single" w:sz="4" w:space="0" w:color="auto"/>
              <w:left w:val="single" w:sz="4" w:space="0" w:color="auto"/>
              <w:bottom w:val="single" w:sz="4" w:space="0" w:color="auto"/>
              <w:right w:val="single" w:sz="4" w:space="0" w:color="auto"/>
            </w:tcBorders>
            <w:shd w:val="clear" w:color="auto" w:fill="FFFFFF"/>
          </w:tcPr>
          <w:p w14:paraId="70D1665D" w14:textId="77777777" w:rsidR="00E36F0E" w:rsidRPr="00082F41" w:rsidRDefault="00E36F0E" w:rsidP="00E36F0E">
            <w:pPr>
              <w:rPr>
                <w:rFonts w:cs="Arial"/>
              </w:rPr>
            </w:pPr>
          </w:p>
        </w:tc>
        <w:tc>
          <w:tcPr>
            <w:tcW w:w="2400" w:type="dxa"/>
            <w:tcBorders>
              <w:top w:val="single" w:sz="4" w:space="0" w:color="auto"/>
              <w:left w:val="single" w:sz="4" w:space="0" w:color="auto"/>
              <w:bottom w:val="single" w:sz="4" w:space="0" w:color="auto"/>
              <w:right w:val="single" w:sz="4" w:space="0" w:color="auto"/>
            </w:tcBorders>
            <w:shd w:val="clear" w:color="auto" w:fill="FFFFFF"/>
          </w:tcPr>
          <w:p w14:paraId="2C50E137" w14:textId="77777777" w:rsidR="00E36F0E" w:rsidRPr="00082F41" w:rsidRDefault="00393DC0" w:rsidP="00E36F0E">
            <w:pPr>
              <w:rPr>
                <w:rFonts w:cs="Arial"/>
              </w:rPr>
            </w:pPr>
            <w:r w:rsidRPr="00082F41">
              <w:rPr>
                <w:rFonts w:cs="Arial"/>
              </w:rPr>
              <w:t>RESERVED</w:t>
            </w:r>
          </w:p>
        </w:tc>
        <w:tc>
          <w:tcPr>
            <w:tcW w:w="1344" w:type="dxa"/>
            <w:tcBorders>
              <w:top w:val="single" w:sz="4" w:space="0" w:color="auto"/>
              <w:left w:val="single" w:sz="4" w:space="0" w:color="auto"/>
              <w:bottom w:val="single" w:sz="4" w:space="0" w:color="auto"/>
              <w:right w:val="single" w:sz="4" w:space="0" w:color="auto"/>
            </w:tcBorders>
            <w:shd w:val="clear" w:color="auto" w:fill="FFFFFF"/>
          </w:tcPr>
          <w:p w14:paraId="35DCD652" w14:textId="77777777" w:rsidR="00E36F0E" w:rsidRPr="00082F41" w:rsidRDefault="00393DC0" w:rsidP="00E36F0E">
            <w:pPr>
              <w:rPr>
                <w:rFonts w:cs="Arial"/>
              </w:rPr>
            </w:pPr>
            <w:r w:rsidRPr="00082F41">
              <w:rPr>
                <w:rFonts w:cs="Arial"/>
              </w:rPr>
              <w:t>0x0080</w:t>
            </w:r>
          </w:p>
        </w:tc>
        <w:tc>
          <w:tcPr>
            <w:tcW w:w="2923" w:type="dxa"/>
            <w:tcBorders>
              <w:top w:val="single" w:sz="4" w:space="0" w:color="auto"/>
              <w:left w:val="single" w:sz="4" w:space="0" w:color="auto"/>
              <w:bottom w:val="single" w:sz="4" w:space="0" w:color="auto"/>
              <w:right w:val="single" w:sz="4" w:space="0" w:color="auto"/>
            </w:tcBorders>
            <w:shd w:val="clear" w:color="auto" w:fill="FFFFFF"/>
          </w:tcPr>
          <w:p w14:paraId="7416CB5F" w14:textId="77777777" w:rsidR="00E36F0E" w:rsidRPr="00082F41" w:rsidRDefault="00E36F0E" w:rsidP="00E36F0E">
            <w:pPr>
              <w:spacing w:line="256" w:lineRule="auto"/>
              <w:rPr>
                <w:rFonts w:cs="Arial"/>
              </w:rPr>
            </w:pPr>
          </w:p>
        </w:tc>
      </w:tr>
      <w:tr w:rsidR="00E36F0E" w:rsidRPr="00082F41" w14:paraId="42A27CA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CCDB7D4" w14:textId="77777777" w:rsidR="00E36F0E" w:rsidRPr="00082F41" w:rsidRDefault="00E36F0E" w:rsidP="00E36F0E">
            <w:pPr>
              <w:jc w:val="center"/>
              <w:rPr>
                <w:rFonts w:cs="Arial"/>
              </w:rPr>
            </w:pPr>
          </w:p>
        </w:tc>
        <w:tc>
          <w:tcPr>
            <w:tcW w:w="1926" w:type="dxa"/>
            <w:gridSpan w:val="2"/>
            <w:tcBorders>
              <w:top w:val="single" w:sz="4" w:space="0" w:color="auto"/>
              <w:left w:val="single" w:sz="4" w:space="0" w:color="auto"/>
              <w:bottom w:val="single" w:sz="4" w:space="0" w:color="auto"/>
              <w:right w:val="single" w:sz="4" w:space="0" w:color="auto"/>
            </w:tcBorders>
            <w:shd w:val="clear" w:color="auto" w:fill="FFFFFF"/>
          </w:tcPr>
          <w:p w14:paraId="2B123F65" w14:textId="77777777" w:rsidR="00E36F0E" w:rsidRPr="00082F41" w:rsidRDefault="00E36F0E" w:rsidP="00E36F0E">
            <w:pPr>
              <w:rPr>
                <w:rFonts w:cs="Arial"/>
              </w:rPr>
            </w:pPr>
          </w:p>
        </w:tc>
        <w:tc>
          <w:tcPr>
            <w:tcW w:w="857" w:type="dxa"/>
            <w:tcBorders>
              <w:top w:val="single" w:sz="4" w:space="0" w:color="auto"/>
              <w:left w:val="single" w:sz="4" w:space="0" w:color="auto"/>
              <w:bottom w:val="single" w:sz="4" w:space="0" w:color="auto"/>
              <w:right w:val="single" w:sz="4" w:space="0" w:color="auto"/>
            </w:tcBorders>
            <w:shd w:val="clear" w:color="auto" w:fill="FFFFFF"/>
          </w:tcPr>
          <w:p w14:paraId="7616D76F" w14:textId="77777777" w:rsidR="00E36F0E" w:rsidRPr="00082F41" w:rsidRDefault="00E36F0E" w:rsidP="00E36F0E">
            <w:pPr>
              <w:rPr>
                <w:rFonts w:cs="Arial"/>
              </w:rPr>
            </w:pPr>
          </w:p>
        </w:tc>
        <w:tc>
          <w:tcPr>
            <w:tcW w:w="2400" w:type="dxa"/>
            <w:tcBorders>
              <w:top w:val="single" w:sz="4" w:space="0" w:color="auto"/>
              <w:left w:val="single" w:sz="4" w:space="0" w:color="auto"/>
              <w:bottom w:val="single" w:sz="4" w:space="0" w:color="auto"/>
              <w:right w:val="single" w:sz="4" w:space="0" w:color="auto"/>
            </w:tcBorders>
            <w:shd w:val="clear" w:color="auto" w:fill="FFFFFF"/>
          </w:tcPr>
          <w:p w14:paraId="6553C40B" w14:textId="77777777" w:rsidR="00E36F0E" w:rsidRPr="00082F41" w:rsidRDefault="00393DC0" w:rsidP="00E36F0E">
            <w:pPr>
              <w:rPr>
                <w:rFonts w:cs="Arial"/>
              </w:rPr>
            </w:pPr>
            <w:r w:rsidRPr="00082F41">
              <w:rPr>
                <w:rFonts w:cs="Arial"/>
              </w:rPr>
              <w:t>RESERVED</w:t>
            </w:r>
          </w:p>
        </w:tc>
        <w:tc>
          <w:tcPr>
            <w:tcW w:w="1344" w:type="dxa"/>
            <w:tcBorders>
              <w:top w:val="single" w:sz="4" w:space="0" w:color="auto"/>
              <w:left w:val="single" w:sz="4" w:space="0" w:color="auto"/>
              <w:bottom w:val="single" w:sz="4" w:space="0" w:color="auto"/>
              <w:right w:val="single" w:sz="4" w:space="0" w:color="auto"/>
            </w:tcBorders>
            <w:shd w:val="clear" w:color="auto" w:fill="FFFFFF"/>
          </w:tcPr>
          <w:p w14:paraId="5994CA9D" w14:textId="77777777" w:rsidR="00E36F0E" w:rsidRPr="00082F41" w:rsidRDefault="00393DC0" w:rsidP="00E36F0E">
            <w:pPr>
              <w:rPr>
                <w:rFonts w:cs="Arial"/>
              </w:rPr>
            </w:pPr>
            <w:r w:rsidRPr="00082F41">
              <w:rPr>
                <w:rFonts w:cs="Arial"/>
              </w:rPr>
              <w:t>0x0100</w:t>
            </w:r>
          </w:p>
        </w:tc>
        <w:tc>
          <w:tcPr>
            <w:tcW w:w="2923" w:type="dxa"/>
            <w:tcBorders>
              <w:top w:val="single" w:sz="4" w:space="0" w:color="auto"/>
              <w:left w:val="single" w:sz="4" w:space="0" w:color="auto"/>
              <w:bottom w:val="single" w:sz="4" w:space="0" w:color="auto"/>
              <w:right w:val="single" w:sz="4" w:space="0" w:color="auto"/>
            </w:tcBorders>
            <w:shd w:val="clear" w:color="auto" w:fill="FFFFFF"/>
          </w:tcPr>
          <w:p w14:paraId="3C2DC319" w14:textId="77777777" w:rsidR="00E36F0E" w:rsidRPr="00082F41" w:rsidRDefault="00E36F0E" w:rsidP="00E36F0E">
            <w:pPr>
              <w:spacing w:line="256" w:lineRule="auto"/>
              <w:rPr>
                <w:rFonts w:cs="Arial"/>
              </w:rPr>
            </w:pPr>
          </w:p>
        </w:tc>
      </w:tr>
      <w:tr w:rsidR="00E36F0E" w:rsidRPr="00082F41" w14:paraId="16232C4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E952C6B" w14:textId="77777777" w:rsidR="00E36F0E" w:rsidRPr="00082F41" w:rsidRDefault="00E36F0E" w:rsidP="00E36F0E">
            <w:pPr>
              <w:jc w:val="center"/>
              <w:rPr>
                <w:rFonts w:cs="Arial"/>
              </w:rPr>
            </w:pPr>
          </w:p>
        </w:tc>
        <w:tc>
          <w:tcPr>
            <w:tcW w:w="1926" w:type="dxa"/>
            <w:gridSpan w:val="2"/>
            <w:tcBorders>
              <w:top w:val="single" w:sz="4" w:space="0" w:color="auto"/>
              <w:left w:val="single" w:sz="4" w:space="0" w:color="auto"/>
              <w:bottom w:val="single" w:sz="4" w:space="0" w:color="auto"/>
              <w:right w:val="single" w:sz="4" w:space="0" w:color="auto"/>
            </w:tcBorders>
            <w:shd w:val="clear" w:color="auto" w:fill="FFFFFF"/>
          </w:tcPr>
          <w:p w14:paraId="6BD5FA95" w14:textId="77777777" w:rsidR="00E36F0E" w:rsidRPr="00082F41" w:rsidRDefault="00E36F0E" w:rsidP="00E36F0E">
            <w:pPr>
              <w:rPr>
                <w:rFonts w:cs="Arial"/>
              </w:rPr>
            </w:pPr>
          </w:p>
        </w:tc>
        <w:tc>
          <w:tcPr>
            <w:tcW w:w="857" w:type="dxa"/>
            <w:tcBorders>
              <w:top w:val="single" w:sz="4" w:space="0" w:color="auto"/>
              <w:left w:val="single" w:sz="4" w:space="0" w:color="auto"/>
              <w:bottom w:val="single" w:sz="4" w:space="0" w:color="auto"/>
              <w:right w:val="single" w:sz="4" w:space="0" w:color="auto"/>
            </w:tcBorders>
            <w:shd w:val="clear" w:color="auto" w:fill="FFFFFF"/>
          </w:tcPr>
          <w:p w14:paraId="0AFB0DC2" w14:textId="77777777" w:rsidR="00E36F0E" w:rsidRPr="00082F41" w:rsidRDefault="00E36F0E" w:rsidP="00E36F0E">
            <w:pPr>
              <w:rPr>
                <w:rFonts w:cs="Arial"/>
              </w:rPr>
            </w:pPr>
          </w:p>
        </w:tc>
        <w:tc>
          <w:tcPr>
            <w:tcW w:w="2400" w:type="dxa"/>
            <w:tcBorders>
              <w:top w:val="single" w:sz="4" w:space="0" w:color="auto"/>
              <w:left w:val="single" w:sz="4" w:space="0" w:color="auto"/>
              <w:bottom w:val="single" w:sz="4" w:space="0" w:color="auto"/>
              <w:right w:val="single" w:sz="4" w:space="0" w:color="auto"/>
            </w:tcBorders>
            <w:shd w:val="clear" w:color="auto" w:fill="FFFFFF"/>
          </w:tcPr>
          <w:p w14:paraId="5C4B870B" w14:textId="77777777" w:rsidR="00E36F0E" w:rsidRPr="00082F41" w:rsidRDefault="00393DC0" w:rsidP="00E36F0E">
            <w:pPr>
              <w:rPr>
                <w:rFonts w:cs="Arial"/>
              </w:rPr>
            </w:pPr>
            <w:r w:rsidRPr="00082F41">
              <w:rPr>
                <w:rFonts w:cs="Arial"/>
              </w:rPr>
              <w:t>FACTORY_WIFI</w:t>
            </w:r>
          </w:p>
        </w:tc>
        <w:tc>
          <w:tcPr>
            <w:tcW w:w="1344" w:type="dxa"/>
            <w:tcBorders>
              <w:top w:val="single" w:sz="4" w:space="0" w:color="auto"/>
              <w:left w:val="single" w:sz="4" w:space="0" w:color="auto"/>
              <w:bottom w:val="single" w:sz="4" w:space="0" w:color="auto"/>
              <w:right w:val="single" w:sz="4" w:space="0" w:color="auto"/>
            </w:tcBorders>
            <w:shd w:val="clear" w:color="auto" w:fill="FFFFFF"/>
          </w:tcPr>
          <w:p w14:paraId="58889A58" w14:textId="77777777" w:rsidR="00E36F0E" w:rsidRPr="00082F41" w:rsidRDefault="00393DC0" w:rsidP="00E36F0E">
            <w:pPr>
              <w:rPr>
                <w:rFonts w:cs="Arial"/>
              </w:rPr>
            </w:pPr>
            <w:r w:rsidRPr="00082F41">
              <w:rPr>
                <w:rFonts w:cs="Arial"/>
              </w:rPr>
              <w:t>0x0200</w:t>
            </w:r>
          </w:p>
        </w:tc>
        <w:tc>
          <w:tcPr>
            <w:tcW w:w="2923" w:type="dxa"/>
            <w:tcBorders>
              <w:top w:val="single" w:sz="4" w:space="0" w:color="auto"/>
              <w:left w:val="single" w:sz="4" w:space="0" w:color="auto"/>
              <w:bottom w:val="single" w:sz="4" w:space="0" w:color="auto"/>
              <w:right w:val="single" w:sz="4" w:space="0" w:color="auto"/>
            </w:tcBorders>
            <w:shd w:val="clear" w:color="auto" w:fill="FFFFFF"/>
          </w:tcPr>
          <w:p w14:paraId="0B960AA6" w14:textId="77777777" w:rsidR="00E36F0E" w:rsidRPr="00082F41" w:rsidRDefault="00E36F0E" w:rsidP="00E36F0E">
            <w:pPr>
              <w:spacing w:line="256" w:lineRule="auto"/>
              <w:rPr>
                <w:rFonts w:cs="Arial"/>
              </w:rPr>
            </w:pPr>
          </w:p>
        </w:tc>
      </w:tr>
      <w:tr w:rsidR="00E36F0E" w:rsidRPr="00082F41" w14:paraId="37A8657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E65FBC0" w14:textId="77777777" w:rsidR="00E36F0E" w:rsidRPr="00082F41" w:rsidRDefault="00E36F0E" w:rsidP="00E36F0E">
            <w:pPr>
              <w:jc w:val="center"/>
              <w:rPr>
                <w:rFonts w:cs="Arial"/>
              </w:rPr>
            </w:pPr>
          </w:p>
        </w:tc>
        <w:tc>
          <w:tcPr>
            <w:tcW w:w="1926" w:type="dxa"/>
            <w:gridSpan w:val="2"/>
            <w:tcBorders>
              <w:top w:val="single" w:sz="4" w:space="0" w:color="auto"/>
              <w:left w:val="single" w:sz="4" w:space="0" w:color="auto"/>
              <w:bottom w:val="single" w:sz="4" w:space="0" w:color="auto"/>
              <w:right w:val="single" w:sz="4" w:space="0" w:color="auto"/>
            </w:tcBorders>
            <w:shd w:val="clear" w:color="auto" w:fill="FFFFFF"/>
          </w:tcPr>
          <w:p w14:paraId="0977E6CB" w14:textId="77777777" w:rsidR="00E36F0E" w:rsidRPr="00082F41" w:rsidRDefault="00E36F0E" w:rsidP="00E36F0E">
            <w:pPr>
              <w:rPr>
                <w:rFonts w:cs="Arial"/>
              </w:rPr>
            </w:pPr>
          </w:p>
        </w:tc>
        <w:tc>
          <w:tcPr>
            <w:tcW w:w="857" w:type="dxa"/>
            <w:tcBorders>
              <w:top w:val="single" w:sz="4" w:space="0" w:color="auto"/>
              <w:left w:val="single" w:sz="4" w:space="0" w:color="auto"/>
              <w:bottom w:val="single" w:sz="4" w:space="0" w:color="auto"/>
              <w:right w:val="single" w:sz="4" w:space="0" w:color="auto"/>
            </w:tcBorders>
            <w:shd w:val="clear" w:color="auto" w:fill="FFFFFF"/>
          </w:tcPr>
          <w:p w14:paraId="57DDBEC1" w14:textId="77777777" w:rsidR="00E36F0E" w:rsidRPr="00082F41" w:rsidRDefault="00E36F0E" w:rsidP="00E36F0E">
            <w:pPr>
              <w:rPr>
                <w:rFonts w:cs="Arial"/>
              </w:rPr>
            </w:pPr>
          </w:p>
        </w:tc>
        <w:tc>
          <w:tcPr>
            <w:tcW w:w="2400" w:type="dxa"/>
            <w:tcBorders>
              <w:top w:val="single" w:sz="4" w:space="0" w:color="auto"/>
              <w:left w:val="single" w:sz="4" w:space="0" w:color="auto"/>
              <w:bottom w:val="single" w:sz="4" w:space="0" w:color="auto"/>
              <w:right w:val="single" w:sz="4" w:space="0" w:color="auto"/>
            </w:tcBorders>
            <w:shd w:val="clear" w:color="auto" w:fill="FFFFFF"/>
          </w:tcPr>
          <w:p w14:paraId="70EBD71D" w14:textId="77777777" w:rsidR="00E36F0E" w:rsidRPr="00082F41" w:rsidRDefault="00393DC0" w:rsidP="00E36F0E">
            <w:pPr>
              <w:rPr>
                <w:rFonts w:cs="Arial"/>
              </w:rPr>
            </w:pPr>
            <w:r w:rsidRPr="00082F41">
              <w:rPr>
                <w:rFonts w:cs="Arial"/>
              </w:rPr>
              <w:t>TCU_B_CELLULAR_APN1</w:t>
            </w:r>
          </w:p>
        </w:tc>
        <w:tc>
          <w:tcPr>
            <w:tcW w:w="1344" w:type="dxa"/>
            <w:tcBorders>
              <w:top w:val="single" w:sz="4" w:space="0" w:color="auto"/>
              <w:left w:val="single" w:sz="4" w:space="0" w:color="auto"/>
              <w:bottom w:val="single" w:sz="4" w:space="0" w:color="auto"/>
              <w:right w:val="single" w:sz="4" w:space="0" w:color="auto"/>
            </w:tcBorders>
            <w:shd w:val="clear" w:color="auto" w:fill="FFFFFF"/>
          </w:tcPr>
          <w:p w14:paraId="22A86E0C" w14:textId="77777777" w:rsidR="00E36F0E" w:rsidRPr="00082F41" w:rsidRDefault="00393DC0" w:rsidP="00E36F0E">
            <w:pPr>
              <w:rPr>
                <w:rFonts w:cs="Arial"/>
              </w:rPr>
            </w:pPr>
            <w:r w:rsidRPr="00082F41">
              <w:rPr>
                <w:rFonts w:cs="Arial"/>
              </w:rPr>
              <w:t>0x0400</w:t>
            </w:r>
          </w:p>
        </w:tc>
        <w:tc>
          <w:tcPr>
            <w:tcW w:w="2923" w:type="dxa"/>
            <w:tcBorders>
              <w:top w:val="single" w:sz="4" w:space="0" w:color="auto"/>
              <w:left w:val="single" w:sz="4" w:space="0" w:color="auto"/>
              <w:bottom w:val="single" w:sz="4" w:space="0" w:color="auto"/>
              <w:right w:val="single" w:sz="4" w:space="0" w:color="auto"/>
            </w:tcBorders>
            <w:shd w:val="clear" w:color="auto" w:fill="FFFFFF"/>
          </w:tcPr>
          <w:p w14:paraId="3292753D" w14:textId="77777777" w:rsidR="00E36F0E" w:rsidRPr="00082F41" w:rsidRDefault="00393DC0" w:rsidP="00E36F0E">
            <w:pPr>
              <w:spacing w:line="256" w:lineRule="auto"/>
              <w:rPr>
                <w:rFonts w:cs="Arial"/>
              </w:rPr>
            </w:pPr>
            <w:r w:rsidRPr="00082F41">
              <w:rPr>
                <w:rFonts w:cs="Arial"/>
              </w:rPr>
              <w:t>Applicable to AV vehicles Only</w:t>
            </w:r>
          </w:p>
        </w:tc>
      </w:tr>
      <w:tr w:rsidR="00E36F0E" w:rsidRPr="00082F41" w14:paraId="6E1241A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248C0C5" w14:textId="77777777" w:rsidR="00E36F0E" w:rsidRPr="00082F41" w:rsidRDefault="00E36F0E" w:rsidP="00E36F0E">
            <w:pPr>
              <w:jc w:val="center"/>
              <w:rPr>
                <w:rFonts w:cs="Arial"/>
              </w:rPr>
            </w:pPr>
          </w:p>
        </w:tc>
        <w:tc>
          <w:tcPr>
            <w:tcW w:w="1926" w:type="dxa"/>
            <w:gridSpan w:val="2"/>
            <w:tcBorders>
              <w:top w:val="single" w:sz="4" w:space="0" w:color="auto"/>
              <w:left w:val="single" w:sz="4" w:space="0" w:color="auto"/>
              <w:bottom w:val="single" w:sz="4" w:space="0" w:color="auto"/>
              <w:right w:val="single" w:sz="4" w:space="0" w:color="auto"/>
            </w:tcBorders>
            <w:shd w:val="clear" w:color="auto" w:fill="FFFFFF"/>
          </w:tcPr>
          <w:p w14:paraId="4C183728" w14:textId="77777777" w:rsidR="00E36F0E" w:rsidRPr="00082F41" w:rsidRDefault="00E36F0E" w:rsidP="00E36F0E">
            <w:pPr>
              <w:rPr>
                <w:rFonts w:cs="Arial"/>
              </w:rPr>
            </w:pPr>
          </w:p>
        </w:tc>
        <w:tc>
          <w:tcPr>
            <w:tcW w:w="857" w:type="dxa"/>
            <w:tcBorders>
              <w:top w:val="single" w:sz="4" w:space="0" w:color="auto"/>
              <w:left w:val="single" w:sz="4" w:space="0" w:color="auto"/>
              <w:bottom w:val="single" w:sz="4" w:space="0" w:color="auto"/>
              <w:right w:val="single" w:sz="4" w:space="0" w:color="auto"/>
            </w:tcBorders>
            <w:shd w:val="clear" w:color="auto" w:fill="FFFFFF"/>
          </w:tcPr>
          <w:p w14:paraId="5808E175" w14:textId="77777777" w:rsidR="00E36F0E" w:rsidRPr="00082F41" w:rsidRDefault="00E36F0E" w:rsidP="00E36F0E">
            <w:pPr>
              <w:rPr>
                <w:rFonts w:cs="Arial"/>
              </w:rPr>
            </w:pPr>
          </w:p>
        </w:tc>
        <w:tc>
          <w:tcPr>
            <w:tcW w:w="2400" w:type="dxa"/>
            <w:tcBorders>
              <w:top w:val="single" w:sz="4" w:space="0" w:color="auto"/>
              <w:left w:val="single" w:sz="4" w:space="0" w:color="auto"/>
              <w:bottom w:val="single" w:sz="4" w:space="0" w:color="auto"/>
              <w:right w:val="single" w:sz="4" w:space="0" w:color="auto"/>
            </w:tcBorders>
            <w:shd w:val="clear" w:color="auto" w:fill="FFFFFF"/>
          </w:tcPr>
          <w:p w14:paraId="67BE1CDE" w14:textId="77777777" w:rsidR="00E36F0E" w:rsidRPr="00082F41" w:rsidRDefault="00393DC0" w:rsidP="00E36F0E">
            <w:pPr>
              <w:rPr>
                <w:rFonts w:cs="Arial"/>
              </w:rPr>
            </w:pPr>
            <w:r w:rsidRPr="00082F41">
              <w:rPr>
                <w:rFonts w:cs="Arial"/>
              </w:rPr>
              <w:t>TCU_B_CELLULAR_APN2</w:t>
            </w:r>
          </w:p>
        </w:tc>
        <w:tc>
          <w:tcPr>
            <w:tcW w:w="1344" w:type="dxa"/>
            <w:tcBorders>
              <w:top w:val="single" w:sz="4" w:space="0" w:color="auto"/>
              <w:left w:val="single" w:sz="4" w:space="0" w:color="auto"/>
              <w:bottom w:val="single" w:sz="4" w:space="0" w:color="auto"/>
              <w:right w:val="single" w:sz="4" w:space="0" w:color="auto"/>
            </w:tcBorders>
            <w:shd w:val="clear" w:color="auto" w:fill="FFFFFF"/>
          </w:tcPr>
          <w:p w14:paraId="036668EA" w14:textId="77777777" w:rsidR="00E36F0E" w:rsidRPr="00082F41" w:rsidRDefault="00393DC0" w:rsidP="00E36F0E">
            <w:pPr>
              <w:rPr>
                <w:rFonts w:cs="Arial"/>
              </w:rPr>
            </w:pPr>
            <w:r w:rsidRPr="00082F41">
              <w:rPr>
                <w:rFonts w:cs="Arial"/>
              </w:rPr>
              <w:t>0x0800</w:t>
            </w:r>
          </w:p>
        </w:tc>
        <w:tc>
          <w:tcPr>
            <w:tcW w:w="2923" w:type="dxa"/>
            <w:tcBorders>
              <w:top w:val="single" w:sz="4" w:space="0" w:color="auto"/>
              <w:left w:val="single" w:sz="4" w:space="0" w:color="auto"/>
              <w:bottom w:val="single" w:sz="4" w:space="0" w:color="auto"/>
              <w:right w:val="single" w:sz="4" w:space="0" w:color="auto"/>
            </w:tcBorders>
            <w:shd w:val="clear" w:color="auto" w:fill="FFFFFF"/>
          </w:tcPr>
          <w:p w14:paraId="0AD37A94" w14:textId="77777777" w:rsidR="00E36F0E" w:rsidRPr="00082F41" w:rsidRDefault="00393DC0" w:rsidP="00E36F0E">
            <w:pPr>
              <w:spacing w:line="256" w:lineRule="auto"/>
              <w:rPr>
                <w:rFonts w:cs="Arial"/>
              </w:rPr>
            </w:pPr>
            <w:r w:rsidRPr="00082F41">
              <w:rPr>
                <w:rFonts w:cs="Arial"/>
              </w:rPr>
              <w:t>Applicable to AV vehicles Only</w:t>
            </w:r>
          </w:p>
        </w:tc>
      </w:tr>
      <w:tr w:rsidR="00E36F0E" w:rsidRPr="00082F41" w14:paraId="68CCBA8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D6C8A5D" w14:textId="77777777" w:rsidR="00E36F0E" w:rsidRPr="00082F41" w:rsidRDefault="00E36F0E" w:rsidP="00E36F0E">
            <w:pPr>
              <w:jc w:val="center"/>
              <w:rPr>
                <w:rFonts w:cs="Arial"/>
              </w:rPr>
            </w:pPr>
          </w:p>
        </w:tc>
        <w:tc>
          <w:tcPr>
            <w:tcW w:w="1926" w:type="dxa"/>
            <w:gridSpan w:val="2"/>
            <w:tcBorders>
              <w:top w:val="single" w:sz="4" w:space="0" w:color="auto"/>
              <w:left w:val="single" w:sz="4" w:space="0" w:color="auto"/>
              <w:bottom w:val="single" w:sz="4" w:space="0" w:color="auto"/>
              <w:right w:val="single" w:sz="4" w:space="0" w:color="auto"/>
            </w:tcBorders>
            <w:shd w:val="clear" w:color="auto" w:fill="FFFFFF"/>
          </w:tcPr>
          <w:p w14:paraId="5804F9B6" w14:textId="77777777" w:rsidR="00E36F0E" w:rsidRPr="00082F41" w:rsidRDefault="00E36F0E" w:rsidP="00E36F0E">
            <w:pPr>
              <w:rPr>
                <w:rFonts w:cs="Arial"/>
              </w:rPr>
            </w:pPr>
          </w:p>
        </w:tc>
        <w:tc>
          <w:tcPr>
            <w:tcW w:w="857" w:type="dxa"/>
            <w:tcBorders>
              <w:top w:val="single" w:sz="4" w:space="0" w:color="auto"/>
              <w:left w:val="single" w:sz="4" w:space="0" w:color="auto"/>
              <w:bottom w:val="single" w:sz="4" w:space="0" w:color="auto"/>
              <w:right w:val="single" w:sz="4" w:space="0" w:color="auto"/>
            </w:tcBorders>
            <w:shd w:val="clear" w:color="auto" w:fill="FFFFFF"/>
          </w:tcPr>
          <w:p w14:paraId="51EC927C" w14:textId="77777777" w:rsidR="00E36F0E" w:rsidRPr="00082F41" w:rsidRDefault="00E36F0E" w:rsidP="00E36F0E">
            <w:pPr>
              <w:rPr>
                <w:rFonts w:cs="Arial"/>
              </w:rPr>
            </w:pPr>
          </w:p>
        </w:tc>
        <w:tc>
          <w:tcPr>
            <w:tcW w:w="2400" w:type="dxa"/>
            <w:tcBorders>
              <w:top w:val="single" w:sz="4" w:space="0" w:color="auto"/>
              <w:left w:val="single" w:sz="4" w:space="0" w:color="auto"/>
              <w:bottom w:val="single" w:sz="4" w:space="0" w:color="auto"/>
              <w:right w:val="single" w:sz="4" w:space="0" w:color="auto"/>
            </w:tcBorders>
            <w:shd w:val="clear" w:color="auto" w:fill="FFFFFF"/>
          </w:tcPr>
          <w:p w14:paraId="7BBC70F1" w14:textId="77777777" w:rsidR="00E36F0E" w:rsidRPr="00082F41" w:rsidRDefault="00393DC0" w:rsidP="00E36F0E">
            <w:pPr>
              <w:rPr>
                <w:rFonts w:cs="Arial"/>
              </w:rPr>
            </w:pPr>
            <w:r w:rsidRPr="00082F41">
              <w:rPr>
                <w:rFonts w:cs="Arial"/>
              </w:rPr>
              <w:t>WIFI_CONNECTION_CHANGE_REPORT</w:t>
            </w:r>
          </w:p>
        </w:tc>
        <w:tc>
          <w:tcPr>
            <w:tcW w:w="1344" w:type="dxa"/>
            <w:tcBorders>
              <w:top w:val="single" w:sz="4" w:space="0" w:color="auto"/>
              <w:left w:val="single" w:sz="4" w:space="0" w:color="auto"/>
              <w:bottom w:val="single" w:sz="4" w:space="0" w:color="auto"/>
              <w:right w:val="single" w:sz="4" w:space="0" w:color="auto"/>
            </w:tcBorders>
            <w:shd w:val="clear" w:color="auto" w:fill="FFFFFF"/>
          </w:tcPr>
          <w:p w14:paraId="0745BBD9" w14:textId="77777777" w:rsidR="00E36F0E" w:rsidRPr="00082F41" w:rsidRDefault="00393DC0" w:rsidP="00E36F0E">
            <w:pPr>
              <w:rPr>
                <w:rFonts w:cs="Arial"/>
              </w:rPr>
            </w:pPr>
            <w:r w:rsidRPr="00082F41">
              <w:rPr>
                <w:rFonts w:cs="Arial"/>
              </w:rPr>
              <w:t>0x1000</w:t>
            </w:r>
          </w:p>
        </w:tc>
        <w:tc>
          <w:tcPr>
            <w:tcW w:w="2923" w:type="dxa"/>
            <w:tcBorders>
              <w:top w:val="single" w:sz="4" w:space="0" w:color="auto"/>
              <w:left w:val="single" w:sz="4" w:space="0" w:color="auto"/>
              <w:bottom w:val="single" w:sz="4" w:space="0" w:color="auto"/>
              <w:right w:val="single" w:sz="4" w:space="0" w:color="auto"/>
            </w:tcBorders>
            <w:shd w:val="clear" w:color="auto" w:fill="FFFFFF"/>
          </w:tcPr>
          <w:p w14:paraId="194435B2" w14:textId="77777777" w:rsidR="00E36F0E" w:rsidRPr="00082F41" w:rsidRDefault="00E36F0E" w:rsidP="00E36F0E">
            <w:pPr>
              <w:spacing w:line="256" w:lineRule="auto"/>
              <w:rPr>
                <w:rFonts w:cs="Arial"/>
              </w:rPr>
            </w:pPr>
          </w:p>
        </w:tc>
      </w:tr>
      <w:tr w:rsidR="00E36F0E" w:rsidRPr="00082F41" w14:paraId="54357E4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11D27E9" w14:textId="77777777" w:rsidR="00E36F0E" w:rsidRPr="00082F41" w:rsidRDefault="00E36F0E" w:rsidP="00E36F0E">
            <w:pPr>
              <w:jc w:val="center"/>
              <w:rPr>
                <w:rFonts w:cs="Arial"/>
              </w:rPr>
            </w:pPr>
          </w:p>
        </w:tc>
        <w:tc>
          <w:tcPr>
            <w:tcW w:w="1926" w:type="dxa"/>
            <w:gridSpan w:val="2"/>
            <w:tcBorders>
              <w:top w:val="single" w:sz="4" w:space="0" w:color="auto"/>
              <w:left w:val="single" w:sz="4" w:space="0" w:color="auto"/>
              <w:bottom w:val="single" w:sz="4" w:space="0" w:color="auto"/>
              <w:right w:val="single" w:sz="4" w:space="0" w:color="auto"/>
            </w:tcBorders>
            <w:shd w:val="clear" w:color="auto" w:fill="FFFFFF"/>
          </w:tcPr>
          <w:p w14:paraId="2690DF13" w14:textId="77777777" w:rsidR="00E36F0E" w:rsidRPr="00082F41" w:rsidRDefault="00E36F0E" w:rsidP="00E36F0E">
            <w:pPr>
              <w:rPr>
                <w:rFonts w:cs="Arial"/>
              </w:rPr>
            </w:pPr>
          </w:p>
        </w:tc>
        <w:tc>
          <w:tcPr>
            <w:tcW w:w="857" w:type="dxa"/>
            <w:tcBorders>
              <w:top w:val="single" w:sz="4" w:space="0" w:color="auto"/>
              <w:left w:val="single" w:sz="4" w:space="0" w:color="auto"/>
              <w:bottom w:val="single" w:sz="4" w:space="0" w:color="auto"/>
              <w:right w:val="single" w:sz="4" w:space="0" w:color="auto"/>
            </w:tcBorders>
            <w:shd w:val="clear" w:color="auto" w:fill="FFFFFF"/>
          </w:tcPr>
          <w:p w14:paraId="1ECAB60B" w14:textId="77777777" w:rsidR="00E36F0E" w:rsidRPr="00082F41" w:rsidRDefault="00E36F0E" w:rsidP="00E36F0E">
            <w:pPr>
              <w:rPr>
                <w:rFonts w:cs="Arial"/>
              </w:rPr>
            </w:pPr>
          </w:p>
        </w:tc>
        <w:tc>
          <w:tcPr>
            <w:tcW w:w="2400" w:type="dxa"/>
            <w:tcBorders>
              <w:top w:val="single" w:sz="4" w:space="0" w:color="auto"/>
              <w:left w:val="single" w:sz="4" w:space="0" w:color="auto"/>
              <w:bottom w:val="single" w:sz="4" w:space="0" w:color="auto"/>
              <w:right w:val="single" w:sz="4" w:space="0" w:color="auto"/>
            </w:tcBorders>
            <w:shd w:val="clear" w:color="auto" w:fill="FFFFFF"/>
          </w:tcPr>
          <w:p w14:paraId="61B68B2D" w14:textId="77777777" w:rsidR="00E36F0E" w:rsidRPr="00082F41" w:rsidRDefault="00393DC0" w:rsidP="00E36F0E">
            <w:pPr>
              <w:rPr>
                <w:rFonts w:cs="Arial"/>
              </w:rPr>
            </w:pPr>
            <w:r w:rsidRPr="00082F41">
              <w:rPr>
                <w:rFonts w:cs="Arial"/>
              </w:rPr>
              <w:t>SYSTEM_APP</w:t>
            </w:r>
          </w:p>
        </w:tc>
        <w:tc>
          <w:tcPr>
            <w:tcW w:w="1344" w:type="dxa"/>
            <w:tcBorders>
              <w:top w:val="single" w:sz="4" w:space="0" w:color="auto"/>
              <w:left w:val="single" w:sz="4" w:space="0" w:color="auto"/>
              <w:bottom w:val="single" w:sz="4" w:space="0" w:color="auto"/>
              <w:right w:val="single" w:sz="4" w:space="0" w:color="auto"/>
            </w:tcBorders>
            <w:shd w:val="clear" w:color="auto" w:fill="FFFFFF"/>
          </w:tcPr>
          <w:p w14:paraId="33062C9E" w14:textId="77777777" w:rsidR="00E36F0E" w:rsidRPr="00082F41" w:rsidRDefault="00393DC0" w:rsidP="00E36F0E">
            <w:pPr>
              <w:rPr>
                <w:rFonts w:cs="Arial"/>
              </w:rPr>
            </w:pPr>
            <w:r w:rsidRPr="00082F41">
              <w:rPr>
                <w:rFonts w:cs="Arial"/>
              </w:rPr>
              <w:t>0x2000</w:t>
            </w:r>
          </w:p>
        </w:tc>
        <w:tc>
          <w:tcPr>
            <w:tcW w:w="2923" w:type="dxa"/>
            <w:tcBorders>
              <w:top w:val="single" w:sz="4" w:space="0" w:color="auto"/>
              <w:left w:val="single" w:sz="4" w:space="0" w:color="auto"/>
              <w:bottom w:val="single" w:sz="4" w:space="0" w:color="auto"/>
              <w:right w:val="single" w:sz="4" w:space="0" w:color="auto"/>
            </w:tcBorders>
            <w:shd w:val="clear" w:color="auto" w:fill="FFFFFF"/>
          </w:tcPr>
          <w:p w14:paraId="0EEA7920" w14:textId="77777777" w:rsidR="00E36F0E" w:rsidRPr="00082F41" w:rsidRDefault="00E36F0E" w:rsidP="00E36F0E">
            <w:pPr>
              <w:spacing w:line="256" w:lineRule="auto"/>
              <w:rPr>
                <w:rFonts w:cs="Arial"/>
              </w:rPr>
            </w:pPr>
          </w:p>
        </w:tc>
      </w:tr>
      <w:tr w:rsidR="00E36F0E" w:rsidRPr="00082F41" w14:paraId="587A971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33AC988" w14:textId="77777777" w:rsidR="00E36F0E" w:rsidRPr="00082F41" w:rsidRDefault="00E36F0E" w:rsidP="00E36F0E">
            <w:pPr>
              <w:jc w:val="center"/>
              <w:rPr>
                <w:rFonts w:cs="Arial"/>
              </w:rPr>
            </w:pPr>
          </w:p>
        </w:tc>
        <w:tc>
          <w:tcPr>
            <w:tcW w:w="1926" w:type="dxa"/>
            <w:gridSpan w:val="2"/>
            <w:tcBorders>
              <w:top w:val="single" w:sz="4" w:space="0" w:color="auto"/>
              <w:left w:val="single" w:sz="4" w:space="0" w:color="auto"/>
              <w:bottom w:val="single" w:sz="4" w:space="0" w:color="auto"/>
              <w:right w:val="single" w:sz="4" w:space="0" w:color="auto"/>
            </w:tcBorders>
            <w:shd w:val="clear" w:color="auto" w:fill="FFFFFF"/>
          </w:tcPr>
          <w:p w14:paraId="2152286C" w14:textId="77777777" w:rsidR="00E36F0E" w:rsidRPr="00082F41" w:rsidRDefault="00E36F0E" w:rsidP="00E36F0E">
            <w:pPr>
              <w:rPr>
                <w:rFonts w:cs="Arial"/>
              </w:rPr>
            </w:pPr>
          </w:p>
        </w:tc>
        <w:tc>
          <w:tcPr>
            <w:tcW w:w="857" w:type="dxa"/>
            <w:tcBorders>
              <w:top w:val="single" w:sz="4" w:space="0" w:color="auto"/>
              <w:left w:val="single" w:sz="4" w:space="0" w:color="auto"/>
              <w:bottom w:val="single" w:sz="4" w:space="0" w:color="auto"/>
              <w:right w:val="single" w:sz="4" w:space="0" w:color="auto"/>
            </w:tcBorders>
            <w:shd w:val="clear" w:color="auto" w:fill="FFFFFF"/>
          </w:tcPr>
          <w:p w14:paraId="67E56BAF" w14:textId="77777777" w:rsidR="00E36F0E" w:rsidRPr="00082F41" w:rsidRDefault="00E36F0E" w:rsidP="00E36F0E">
            <w:pPr>
              <w:rPr>
                <w:rFonts w:cs="Arial"/>
              </w:rPr>
            </w:pPr>
          </w:p>
        </w:tc>
        <w:tc>
          <w:tcPr>
            <w:tcW w:w="2400" w:type="dxa"/>
            <w:tcBorders>
              <w:top w:val="single" w:sz="4" w:space="0" w:color="auto"/>
              <w:left w:val="single" w:sz="4" w:space="0" w:color="auto"/>
              <w:bottom w:val="single" w:sz="4" w:space="0" w:color="auto"/>
              <w:right w:val="single" w:sz="4" w:space="0" w:color="auto"/>
            </w:tcBorders>
            <w:shd w:val="clear" w:color="auto" w:fill="FFFFFF"/>
          </w:tcPr>
          <w:p w14:paraId="6760F81B" w14:textId="77777777" w:rsidR="00E36F0E" w:rsidRPr="00082F41" w:rsidRDefault="00393DC0" w:rsidP="00E36F0E">
            <w:pPr>
              <w:rPr>
                <w:rFonts w:cs="Arial"/>
              </w:rPr>
            </w:pPr>
            <w:r w:rsidRPr="00082F41">
              <w:rPr>
                <w:rFonts w:cs="Arial"/>
              </w:rPr>
              <w:t>RESERVED</w:t>
            </w:r>
          </w:p>
        </w:tc>
        <w:tc>
          <w:tcPr>
            <w:tcW w:w="1344" w:type="dxa"/>
            <w:tcBorders>
              <w:top w:val="single" w:sz="4" w:space="0" w:color="auto"/>
              <w:left w:val="single" w:sz="4" w:space="0" w:color="auto"/>
              <w:bottom w:val="single" w:sz="4" w:space="0" w:color="auto"/>
              <w:right w:val="single" w:sz="4" w:space="0" w:color="auto"/>
            </w:tcBorders>
            <w:shd w:val="clear" w:color="auto" w:fill="FFFFFF"/>
          </w:tcPr>
          <w:p w14:paraId="0E1B145B" w14:textId="77777777" w:rsidR="00E36F0E" w:rsidRPr="00082F41" w:rsidRDefault="00393DC0" w:rsidP="00E36F0E">
            <w:pPr>
              <w:rPr>
                <w:rFonts w:cs="Arial"/>
              </w:rPr>
            </w:pPr>
            <w:r w:rsidRPr="00082F41">
              <w:rPr>
                <w:rFonts w:cs="Arial"/>
              </w:rPr>
              <w:t>0x4000</w:t>
            </w:r>
          </w:p>
        </w:tc>
        <w:tc>
          <w:tcPr>
            <w:tcW w:w="2923" w:type="dxa"/>
            <w:tcBorders>
              <w:top w:val="single" w:sz="4" w:space="0" w:color="auto"/>
              <w:left w:val="single" w:sz="4" w:space="0" w:color="auto"/>
              <w:bottom w:val="single" w:sz="4" w:space="0" w:color="auto"/>
              <w:right w:val="single" w:sz="4" w:space="0" w:color="auto"/>
            </w:tcBorders>
            <w:shd w:val="clear" w:color="auto" w:fill="FFFFFF"/>
          </w:tcPr>
          <w:p w14:paraId="3FE893CB" w14:textId="77777777" w:rsidR="00E36F0E" w:rsidRPr="00082F41" w:rsidRDefault="00E36F0E" w:rsidP="00E36F0E">
            <w:pPr>
              <w:spacing w:line="256" w:lineRule="auto"/>
              <w:rPr>
                <w:rFonts w:cs="Arial"/>
              </w:rPr>
            </w:pPr>
          </w:p>
        </w:tc>
      </w:tr>
      <w:tr w:rsidR="00E36F0E" w:rsidRPr="00082F41" w14:paraId="20842BC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202CD47" w14:textId="77777777" w:rsidR="00E36F0E" w:rsidRPr="00082F41" w:rsidRDefault="00E36F0E" w:rsidP="00E36F0E">
            <w:pPr>
              <w:jc w:val="center"/>
              <w:rPr>
                <w:rFonts w:cs="Arial"/>
              </w:rPr>
            </w:pPr>
          </w:p>
        </w:tc>
        <w:tc>
          <w:tcPr>
            <w:tcW w:w="1926" w:type="dxa"/>
            <w:gridSpan w:val="2"/>
            <w:tcBorders>
              <w:top w:val="single" w:sz="4" w:space="0" w:color="auto"/>
              <w:left w:val="single" w:sz="4" w:space="0" w:color="auto"/>
              <w:bottom w:val="single" w:sz="4" w:space="0" w:color="auto"/>
              <w:right w:val="single" w:sz="4" w:space="0" w:color="auto"/>
            </w:tcBorders>
            <w:shd w:val="clear" w:color="auto" w:fill="FFFFFF"/>
          </w:tcPr>
          <w:p w14:paraId="708A1606" w14:textId="77777777" w:rsidR="00E36F0E" w:rsidRPr="00082F41" w:rsidRDefault="00E36F0E" w:rsidP="00E36F0E">
            <w:pPr>
              <w:rPr>
                <w:rFonts w:cs="Arial"/>
              </w:rPr>
            </w:pPr>
          </w:p>
        </w:tc>
        <w:tc>
          <w:tcPr>
            <w:tcW w:w="857" w:type="dxa"/>
            <w:tcBorders>
              <w:top w:val="single" w:sz="4" w:space="0" w:color="auto"/>
              <w:left w:val="single" w:sz="4" w:space="0" w:color="auto"/>
              <w:bottom w:val="single" w:sz="4" w:space="0" w:color="auto"/>
              <w:right w:val="single" w:sz="4" w:space="0" w:color="auto"/>
            </w:tcBorders>
            <w:shd w:val="clear" w:color="auto" w:fill="FFFFFF"/>
          </w:tcPr>
          <w:p w14:paraId="7C7BE07B" w14:textId="77777777" w:rsidR="00E36F0E" w:rsidRPr="00082F41" w:rsidRDefault="00E36F0E" w:rsidP="00E36F0E">
            <w:pPr>
              <w:rPr>
                <w:rFonts w:cs="Arial"/>
              </w:rPr>
            </w:pPr>
          </w:p>
        </w:tc>
        <w:tc>
          <w:tcPr>
            <w:tcW w:w="2400" w:type="dxa"/>
            <w:tcBorders>
              <w:top w:val="single" w:sz="4" w:space="0" w:color="auto"/>
              <w:left w:val="single" w:sz="4" w:space="0" w:color="auto"/>
              <w:bottom w:val="single" w:sz="4" w:space="0" w:color="auto"/>
              <w:right w:val="single" w:sz="4" w:space="0" w:color="auto"/>
            </w:tcBorders>
            <w:shd w:val="clear" w:color="auto" w:fill="FFFFFF"/>
          </w:tcPr>
          <w:p w14:paraId="375FDC13" w14:textId="77777777" w:rsidR="00E36F0E" w:rsidRPr="00082F41" w:rsidRDefault="00393DC0" w:rsidP="00E36F0E">
            <w:pPr>
              <w:rPr>
                <w:rFonts w:cs="Arial"/>
              </w:rPr>
            </w:pPr>
            <w:r w:rsidRPr="00082F41">
              <w:rPr>
                <w:rFonts w:cs="Arial"/>
              </w:rPr>
              <w:t>RESERVED</w:t>
            </w:r>
          </w:p>
        </w:tc>
        <w:tc>
          <w:tcPr>
            <w:tcW w:w="1344" w:type="dxa"/>
            <w:tcBorders>
              <w:top w:val="single" w:sz="4" w:space="0" w:color="auto"/>
              <w:left w:val="single" w:sz="4" w:space="0" w:color="auto"/>
              <w:bottom w:val="single" w:sz="4" w:space="0" w:color="auto"/>
              <w:right w:val="single" w:sz="4" w:space="0" w:color="auto"/>
            </w:tcBorders>
            <w:shd w:val="clear" w:color="auto" w:fill="FFFFFF"/>
          </w:tcPr>
          <w:p w14:paraId="738A9573" w14:textId="77777777" w:rsidR="00E36F0E" w:rsidRPr="00082F41" w:rsidRDefault="00393DC0" w:rsidP="00E36F0E">
            <w:pPr>
              <w:rPr>
                <w:rFonts w:cs="Arial"/>
              </w:rPr>
            </w:pPr>
            <w:r w:rsidRPr="00082F41">
              <w:rPr>
                <w:rFonts w:cs="Arial"/>
              </w:rPr>
              <w:t>0x8000</w:t>
            </w:r>
          </w:p>
        </w:tc>
        <w:tc>
          <w:tcPr>
            <w:tcW w:w="2923" w:type="dxa"/>
            <w:tcBorders>
              <w:top w:val="single" w:sz="4" w:space="0" w:color="auto"/>
              <w:left w:val="single" w:sz="4" w:space="0" w:color="auto"/>
              <w:bottom w:val="single" w:sz="4" w:space="0" w:color="auto"/>
              <w:right w:val="single" w:sz="4" w:space="0" w:color="auto"/>
            </w:tcBorders>
            <w:shd w:val="clear" w:color="auto" w:fill="FFFFFF"/>
          </w:tcPr>
          <w:p w14:paraId="269440BC" w14:textId="77777777" w:rsidR="00E36F0E" w:rsidRPr="00082F41" w:rsidRDefault="00E36F0E" w:rsidP="00E36F0E">
            <w:pPr>
              <w:spacing w:line="256" w:lineRule="auto"/>
              <w:rPr>
                <w:rFonts w:cs="Arial"/>
              </w:rPr>
            </w:pPr>
          </w:p>
        </w:tc>
      </w:tr>
    </w:tbl>
    <w:p w14:paraId="098FABEA" w14:textId="77777777" w:rsidR="00E36F0E" w:rsidRPr="00082F41" w:rsidRDefault="00E36F0E">
      <w:pPr>
        <w:rPr>
          <w:rFonts w:cs="Arial"/>
        </w:rPr>
      </w:pPr>
    </w:p>
    <w:p w14:paraId="1BD76F9A" w14:textId="77543D45" w:rsidR="00E36F0E" w:rsidRDefault="00393DC0" w:rsidP="00506E2F">
      <w:pPr>
        <w:pStyle w:val="Heading4"/>
      </w:pPr>
      <w:r w:rsidRPr="00B9479B">
        <w:t>MD-REQ-380276/C-PolicyTableInd</w:t>
      </w:r>
    </w:p>
    <w:p w14:paraId="04A4E609" w14:textId="77777777" w:rsidR="00E36F0E" w:rsidRPr="009673BD" w:rsidRDefault="00393DC0" w:rsidP="00E36F0E">
      <w:pPr>
        <w:rPr>
          <w:rFonts w:cs="Arial"/>
        </w:rPr>
      </w:pPr>
      <w:r w:rsidRPr="009673BD">
        <w:rPr>
          <w:rFonts w:cs="Arial"/>
        </w:rPr>
        <w:t>This API is used internally by WIRClient and WIRServer to broadcast a notification of a network policy table update.</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8"/>
        <w:gridCol w:w="2099"/>
        <w:gridCol w:w="744"/>
        <w:gridCol w:w="859"/>
        <w:gridCol w:w="2598"/>
        <w:gridCol w:w="1436"/>
        <w:gridCol w:w="1741"/>
      </w:tblGrid>
      <w:tr w:rsidR="00E36F0E" w:rsidRPr="009673BD" w14:paraId="00ABD613"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45198FBB" w14:textId="77777777" w:rsidR="00E36F0E" w:rsidRPr="009673BD" w:rsidRDefault="00E36F0E" w:rsidP="00E36F0E">
            <w:pPr>
              <w:spacing w:line="256" w:lineRule="auto"/>
              <w:rPr>
                <w:rFonts w:cs="Arial"/>
              </w:rPr>
            </w:pPr>
          </w:p>
        </w:tc>
      </w:tr>
      <w:tr w:rsidR="00E36F0E" w:rsidRPr="009673BD" w14:paraId="2882DDDB" w14:textId="77777777" w:rsidTr="00506E2F">
        <w:trPr>
          <w:jc w:val="center"/>
        </w:trPr>
        <w:tc>
          <w:tcPr>
            <w:tcW w:w="2697" w:type="dxa"/>
            <w:gridSpan w:val="2"/>
            <w:tcBorders>
              <w:top w:val="single" w:sz="4" w:space="0" w:color="auto"/>
              <w:left w:val="single" w:sz="4" w:space="0" w:color="auto"/>
              <w:bottom w:val="single" w:sz="4" w:space="0" w:color="auto"/>
              <w:right w:val="single" w:sz="4" w:space="0" w:color="auto"/>
            </w:tcBorders>
          </w:tcPr>
          <w:p w14:paraId="5B4041E9" w14:textId="77777777" w:rsidR="00E36F0E" w:rsidRPr="009673BD" w:rsidRDefault="00393DC0" w:rsidP="00E36F0E">
            <w:pPr>
              <w:spacing w:line="256" w:lineRule="auto"/>
              <w:jc w:val="right"/>
              <w:rPr>
                <w:rFonts w:cs="Arial"/>
              </w:rPr>
            </w:pPr>
            <w:r w:rsidRPr="009673BD">
              <w:rPr>
                <w:rFonts w:cs="Arial"/>
                <w:b/>
              </w:rPr>
              <w:t>Method Type</w:t>
            </w:r>
          </w:p>
        </w:tc>
        <w:tc>
          <w:tcPr>
            <w:tcW w:w="7378" w:type="dxa"/>
            <w:gridSpan w:val="5"/>
            <w:tcBorders>
              <w:top w:val="single" w:sz="4" w:space="0" w:color="auto"/>
              <w:left w:val="single" w:sz="4" w:space="0" w:color="auto"/>
              <w:bottom w:val="single" w:sz="4" w:space="0" w:color="auto"/>
              <w:right w:val="single" w:sz="4" w:space="0" w:color="auto"/>
            </w:tcBorders>
            <w:vAlign w:val="center"/>
            <w:hideMark/>
          </w:tcPr>
          <w:p w14:paraId="4B2D6B86" w14:textId="77777777" w:rsidR="00E36F0E" w:rsidRPr="009673BD" w:rsidRDefault="00393DC0" w:rsidP="00E36F0E">
            <w:pPr>
              <w:spacing w:line="256" w:lineRule="auto"/>
              <w:rPr>
                <w:rFonts w:cs="Arial"/>
              </w:rPr>
            </w:pPr>
            <w:r w:rsidRPr="009673BD">
              <w:rPr>
                <w:rFonts w:cs="Arial"/>
              </w:rPr>
              <w:t>OnChange</w:t>
            </w:r>
          </w:p>
        </w:tc>
      </w:tr>
      <w:tr w:rsidR="00E36F0E" w:rsidRPr="009673BD" w14:paraId="40E67367" w14:textId="77777777" w:rsidTr="00506E2F">
        <w:trPr>
          <w:jc w:val="center"/>
        </w:trPr>
        <w:tc>
          <w:tcPr>
            <w:tcW w:w="2697" w:type="dxa"/>
            <w:gridSpan w:val="2"/>
            <w:tcBorders>
              <w:top w:val="single" w:sz="4" w:space="0" w:color="auto"/>
              <w:left w:val="single" w:sz="4" w:space="0" w:color="auto"/>
              <w:bottom w:val="single" w:sz="4" w:space="0" w:color="auto"/>
              <w:right w:val="single" w:sz="4" w:space="0" w:color="auto"/>
            </w:tcBorders>
          </w:tcPr>
          <w:p w14:paraId="3F85DCCC" w14:textId="77777777" w:rsidR="00E36F0E" w:rsidRPr="009673BD" w:rsidRDefault="00393DC0" w:rsidP="00E36F0E">
            <w:pPr>
              <w:spacing w:line="256" w:lineRule="auto"/>
              <w:jc w:val="right"/>
              <w:rPr>
                <w:rFonts w:cs="Arial"/>
              </w:rPr>
            </w:pPr>
            <w:r w:rsidRPr="009673BD">
              <w:rPr>
                <w:rFonts w:cs="Arial"/>
                <w:b/>
              </w:rPr>
              <w:t>QoS Level</w:t>
            </w:r>
          </w:p>
        </w:tc>
        <w:tc>
          <w:tcPr>
            <w:tcW w:w="7378" w:type="dxa"/>
            <w:gridSpan w:val="5"/>
            <w:tcBorders>
              <w:top w:val="single" w:sz="4" w:space="0" w:color="auto"/>
              <w:left w:val="single" w:sz="4" w:space="0" w:color="auto"/>
              <w:bottom w:val="single" w:sz="4" w:space="0" w:color="auto"/>
              <w:right w:val="single" w:sz="4" w:space="0" w:color="auto"/>
            </w:tcBorders>
            <w:vAlign w:val="center"/>
            <w:hideMark/>
          </w:tcPr>
          <w:p w14:paraId="0D744778" w14:textId="77777777" w:rsidR="00E36F0E" w:rsidRPr="009673BD" w:rsidRDefault="00393DC0" w:rsidP="00E36F0E">
            <w:pPr>
              <w:spacing w:line="256" w:lineRule="auto"/>
              <w:rPr>
                <w:rFonts w:cs="Arial"/>
              </w:rPr>
            </w:pPr>
            <w:r w:rsidRPr="009673BD">
              <w:rPr>
                <w:rFonts w:cs="Arial"/>
              </w:rPr>
              <w:t>Default</w:t>
            </w:r>
          </w:p>
        </w:tc>
      </w:tr>
      <w:tr w:rsidR="00E36F0E" w:rsidRPr="009673BD" w14:paraId="7959CBE7" w14:textId="77777777" w:rsidTr="00506E2F">
        <w:trPr>
          <w:jc w:val="center"/>
        </w:trPr>
        <w:tc>
          <w:tcPr>
            <w:tcW w:w="2697" w:type="dxa"/>
            <w:gridSpan w:val="2"/>
            <w:tcBorders>
              <w:top w:val="single" w:sz="4" w:space="0" w:color="auto"/>
              <w:left w:val="single" w:sz="4" w:space="0" w:color="auto"/>
              <w:bottom w:val="single" w:sz="4" w:space="0" w:color="auto"/>
              <w:right w:val="single" w:sz="4" w:space="0" w:color="auto"/>
            </w:tcBorders>
          </w:tcPr>
          <w:p w14:paraId="63E601B8" w14:textId="77777777" w:rsidR="00E36F0E" w:rsidRPr="009673BD" w:rsidRDefault="00393DC0" w:rsidP="00E36F0E">
            <w:pPr>
              <w:spacing w:line="256" w:lineRule="auto"/>
              <w:jc w:val="right"/>
              <w:rPr>
                <w:rFonts w:cs="Arial"/>
              </w:rPr>
            </w:pPr>
            <w:r w:rsidRPr="009673BD">
              <w:rPr>
                <w:rFonts w:cs="Arial"/>
                <w:b/>
              </w:rPr>
              <w:t>Retained</w:t>
            </w:r>
          </w:p>
        </w:tc>
        <w:tc>
          <w:tcPr>
            <w:tcW w:w="7378" w:type="dxa"/>
            <w:gridSpan w:val="5"/>
            <w:tcBorders>
              <w:top w:val="single" w:sz="4" w:space="0" w:color="auto"/>
              <w:left w:val="single" w:sz="4" w:space="0" w:color="auto"/>
              <w:bottom w:val="single" w:sz="4" w:space="0" w:color="auto"/>
              <w:right w:val="single" w:sz="4" w:space="0" w:color="auto"/>
            </w:tcBorders>
            <w:vAlign w:val="center"/>
            <w:hideMark/>
          </w:tcPr>
          <w:p w14:paraId="09DCDEBE" w14:textId="77777777" w:rsidR="00E36F0E" w:rsidRPr="009673BD" w:rsidRDefault="00393DC0" w:rsidP="00E36F0E">
            <w:pPr>
              <w:spacing w:line="256" w:lineRule="auto"/>
              <w:rPr>
                <w:rFonts w:cs="Arial"/>
              </w:rPr>
            </w:pPr>
            <w:r w:rsidRPr="009673BD">
              <w:rPr>
                <w:rFonts w:cs="Arial"/>
              </w:rPr>
              <w:t>No</w:t>
            </w:r>
          </w:p>
        </w:tc>
      </w:tr>
      <w:tr w:rsidR="00E36F0E" w:rsidRPr="009673BD" w14:paraId="130EED26"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04F0558E" w14:textId="77777777" w:rsidR="00E36F0E" w:rsidRPr="009673BD" w:rsidRDefault="00E36F0E" w:rsidP="00E36F0E">
            <w:pPr>
              <w:spacing w:line="256" w:lineRule="auto"/>
              <w:rPr>
                <w:rFonts w:cs="Arial"/>
              </w:rPr>
            </w:pPr>
          </w:p>
        </w:tc>
      </w:tr>
      <w:tr w:rsidR="00E36F0E" w:rsidRPr="009673BD" w14:paraId="72072D2F" w14:textId="77777777" w:rsidTr="00506E2F">
        <w:trPr>
          <w:jc w:val="center"/>
        </w:trPr>
        <w:tc>
          <w:tcPr>
            <w:tcW w:w="598" w:type="dxa"/>
            <w:tcBorders>
              <w:top w:val="single" w:sz="4" w:space="0" w:color="auto"/>
              <w:left w:val="single" w:sz="4" w:space="0" w:color="auto"/>
              <w:bottom w:val="single" w:sz="4" w:space="0" w:color="auto"/>
              <w:right w:val="single" w:sz="4" w:space="0" w:color="auto"/>
            </w:tcBorders>
            <w:shd w:val="clear" w:color="auto" w:fill="A6A6A6"/>
          </w:tcPr>
          <w:p w14:paraId="3EAC8600" w14:textId="77777777" w:rsidR="00E36F0E" w:rsidRPr="009673BD" w:rsidRDefault="00393DC0" w:rsidP="00E36F0E">
            <w:pPr>
              <w:jc w:val="center"/>
              <w:rPr>
                <w:rFonts w:cs="Arial"/>
                <w:b/>
              </w:rPr>
            </w:pPr>
            <w:r w:rsidRPr="009673BD">
              <w:rPr>
                <w:rFonts w:cs="Arial"/>
                <w:b/>
              </w:rPr>
              <w:t>R/O</w:t>
            </w:r>
          </w:p>
        </w:tc>
        <w:tc>
          <w:tcPr>
            <w:tcW w:w="284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7B9D7481" w14:textId="77777777" w:rsidR="00E36F0E" w:rsidRPr="009673BD" w:rsidRDefault="00393DC0" w:rsidP="00E36F0E">
            <w:pPr>
              <w:rPr>
                <w:rFonts w:cs="Arial"/>
                <w:b/>
              </w:rPr>
            </w:pPr>
            <w:r w:rsidRPr="009673BD">
              <w:rPr>
                <w:rFonts w:cs="Arial"/>
                <w:b/>
              </w:rPr>
              <w:t>Name</w:t>
            </w:r>
          </w:p>
        </w:tc>
        <w:tc>
          <w:tcPr>
            <w:tcW w:w="859" w:type="dxa"/>
            <w:tcBorders>
              <w:top w:val="single" w:sz="4" w:space="0" w:color="auto"/>
              <w:left w:val="single" w:sz="4" w:space="0" w:color="auto"/>
              <w:bottom w:val="single" w:sz="4" w:space="0" w:color="auto"/>
              <w:right w:val="single" w:sz="4" w:space="0" w:color="auto"/>
            </w:tcBorders>
            <w:shd w:val="clear" w:color="auto" w:fill="A6A6A6"/>
            <w:hideMark/>
          </w:tcPr>
          <w:p w14:paraId="628B7624" w14:textId="77777777" w:rsidR="00E36F0E" w:rsidRPr="009673BD" w:rsidRDefault="00393DC0" w:rsidP="00E36F0E">
            <w:pPr>
              <w:rPr>
                <w:rFonts w:cs="Arial"/>
                <w:b/>
              </w:rPr>
            </w:pPr>
            <w:r w:rsidRPr="009673BD">
              <w:rPr>
                <w:rFonts w:cs="Arial"/>
                <w:b/>
              </w:rPr>
              <w:t>Type</w:t>
            </w:r>
          </w:p>
        </w:tc>
        <w:tc>
          <w:tcPr>
            <w:tcW w:w="2598"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B4037E5" w14:textId="77777777" w:rsidR="00E36F0E" w:rsidRPr="009673BD" w:rsidRDefault="00393DC0" w:rsidP="00E36F0E">
            <w:pPr>
              <w:rPr>
                <w:rFonts w:cs="Arial"/>
                <w:b/>
              </w:rPr>
            </w:pPr>
            <w:r w:rsidRPr="009673BD">
              <w:rPr>
                <w:rFonts w:cs="Arial"/>
                <w:b/>
              </w:rPr>
              <w:t>Literals</w:t>
            </w:r>
          </w:p>
        </w:tc>
        <w:tc>
          <w:tcPr>
            <w:tcW w:w="1436"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9AD067D" w14:textId="77777777" w:rsidR="00E36F0E" w:rsidRPr="009673BD" w:rsidRDefault="00393DC0" w:rsidP="00E36F0E">
            <w:pPr>
              <w:rPr>
                <w:rFonts w:cs="Arial"/>
                <w:b/>
              </w:rPr>
            </w:pPr>
            <w:r w:rsidRPr="009673BD">
              <w:rPr>
                <w:rFonts w:cs="Arial"/>
                <w:b/>
              </w:rPr>
              <w:t>Value</w:t>
            </w:r>
          </w:p>
        </w:tc>
        <w:tc>
          <w:tcPr>
            <w:tcW w:w="1741"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DDEA906" w14:textId="77777777" w:rsidR="00E36F0E" w:rsidRPr="009673BD" w:rsidRDefault="00393DC0" w:rsidP="00E36F0E">
            <w:pPr>
              <w:rPr>
                <w:rFonts w:cs="Arial"/>
                <w:b/>
              </w:rPr>
            </w:pPr>
            <w:r w:rsidRPr="009673BD">
              <w:rPr>
                <w:rFonts w:cs="Arial"/>
                <w:b/>
              </w:rPr>
              <w:t>Description</w:t>
            </w:r>
          </w:p>
        </w:tc>
      </w:tr>
      <w:tr w:rsidR="00E36F0E" w:rsidRPr="009673BD" w14:paraId="4F7B64F5"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185D5465" w14:textId="77777777" w:rsidR="00E36F0E" w:rsidRPr="009673BD" w:rsidRDefault="00393DC0" w:rsidP="00E36F0E">
            <w:pPr>
              <w:rPr>
                <w:rFonts w:cs="Arial"/>
                <w:b/>
              </w:rPr>
            </w:pPr>
            <w:r w:rsidRPr="009673BD">
              <w:rPr>
                <w:rFonts w:cs="Arial"/>
                <w:b/>
              </w:rPr>
              <w:t>Request</w:t>
            </w:r>
          </w:p>
        </w:tc>
      </w:tr>
      <w:tr w:rsidR="00E36F0E" w:rsidRPr="009673BD" w14:paraId="0F7986E7" w14:textId="77777777" w:rsidTr="00506E2F">
        <w:trPr>
          <w:jc w:val="center"/>
        </w:trPr>
        <w:tc>
          <w:tcPr>
            <w:tcW w:w="598" w:type="dxa"/>
            <w:tcBorders>
              <w:top w:val="single" w:sz="4" w:space="0" w:color="auto"/>
              <w:left w:val="single" w:sz="4" w:space="0" w:color="auto"/>
              <w:bottom w:val="single" w:sz="4" w:space="0" w:color="auto"/>
              <w:right w:val="single" w:sz="4" w:space="0" w:color="auto"/>
            </w:tcBorders>
          </w:tcPr>
          <w:p w14:paraId="4BDCE2AB" w14:textId="77777777" w:rsidR="00E36F0E" w:rsidRPr="009673BD" w:rsidRDefault="00393DC0" w:rsidP="00E36F0E">
            <w:pPr>
              <w:jc w:val="center"/>
              <w:rPr>
                <w:rFonts w:cs="Arial"/>
              </w:rPr>
            </w:pPr>
            <w:r w:rsidRPr="009673BD">
              <w:rPr>
                <w:rFonts w:cs="Arial"/>
              </w:rPr>
              <w:t>-</w:t>
            </w:r>
          </w:p>
        </w:tc>
        <w:tc>
          <w:tcPr>
            <w:tcW w:w="2843" w:type="dxa"/>
            <w:gridSpan w:val="2"/>
            <w:tcBorders>
              <w:top w:val="single" w:sz="4" w:space="0" w:color="auto"/>
              <w:left w:val="single" w:sz="4" w:space="0" w:color="auto"/>
              <w:bottom w:val="single" w:sz="4" w:space="0" w:color="auto"/>
              <w:right w:val="single" w:sz="4" w:space="0" w:color="auto"/>
            </w:tcBorders>
            <w:hideMark/>
          </w:tcPr>
          <w:p w14:paraId="73F0A7E3" w14:textId="77777777" w:rsidR="00E36F0E" w:rsidRPr="009673BD" w:rsidRDefault="00393DC0" w:rsidP="00E36F0E">
            <w:pPr>
              <w:rPr>
                <w:rFonts w:cs="Arial"/>
              </w:rPr>
            </w:pPr>
            <w:r w:rsidRPr="009673BD">
              <w:rPr>
                <w:rFonts w:cs="Arial"/>
              </w:rPr>
              <w:t>-</w:t>
            </w:r>
          </w:p>
        </w:tc>
        <w:tc>
          <w:tcPr>
            <w:tcW w:w="859" w:type="dxa"/>
            <w:tcBorders>
              <w:top w:val="single" w:sz="4" w:space="0" w:color="auto"/>
              <w:left w:val="single" w:sz="4" w:space="0" w:color="auto"/>
              <w:bottom w:val="single" w:sz="4" w:space="0" w:color="auto"/>
              <w:right w:val="single" w:sz="4" w:space="0" w:color="auto"/>
            </w:tcBorders>
            <w:hideMark/>
          </w:tcPr>
          <w:p w14:paraId="7265B3A3" w14:textId="77777777" w:rsidR="00E36F0E" w:rsidRPr="009673BD" w:rsidRDefault="00393DC0" w:rsidP="00E36F0E">
            <w:pPr>
              <w:rPr>
                <w:rFonts w:cs="Arial"/>
              </w:rPr>
            </w:pPr>
            <w:r w:rsidRPr="009673BD">
              <w:rPr>
                <w:rFonts w:cs="Arial"/>
              </w:rPr>
              <w:t>-</w:t>
            </w:r>
          </w:p>
        </w:tc>
        <w:tc>
          <w:tcPr>
            <w:tcW w:w="2598" w:type="dxa"/>
            <w:tcBorders>
              <w:top w:val="single" w:sz="4" w:space="0" w:color="auto"/>
              <w:left w:val="single" w:sz="4" w:space="0" w:color="auto"/>
              <w:bottom w:val="single" w:sz="4" w:space="0" w:color="auto"/>
              <w:right w:val="single" w:sz="4" w:space="0" w:color="auto"/>
            </w:tcBorders>
            <w:hideMark/>
          </w:tcPr>
          <w:p w14:paraId="42A95DF0" w14:textId="77777777" w:rsidR="00E36F0E" w:rsidRPr="009673BD" w:rsidRDefault="00393DC0" w:rsidP="00E36F0E">
            <w:pPr>
              <w:rPr>
                <w:rFonts w:cs="Arial"/>
              </w:rPr>
            </w:pPr>
            <w:r w:rsidRPr="009673BD">
              <w:rPr>
                <w:rFonts w:cs="Arial"/>
              </w:rPr>
              <w:t>-</w:t>
            </w:r>
          </w:p>
        </w:tc>
        <w:tc>
          <w:tcPr>
            <w:tcW w:w="1436" w:type="dxa"/>
            <w:tcBorders>
              <w:top w:val="single" w:sz="4" w:space="0" w:color="auto"/>
              <w:left w:val="single" w:sz="4" w:space="0" w:color="auto"/>
              <w:bottom w:val="single" w:sz="4" w:space="0" w:color="auto"/>
              <w:right w:val="single" w:sz="4" w:space="0" w:color="auto"/>
            </w:tcBorders>
            <w:hideMark/>
          </w:tcPr>
          <w:p w14:paraId="7685A56A" w14:textId="77777777" w:rsidR="00E36F0E" w:rsidRPr="009673BD" w:rsidRDefault="00393DC0" w:rsidP="00E36F0E">
            <w:pPr>
              <w:rPr>
                <w:rFonts w:cs="Arial"/>
              </w:rPr>
            </w:pPr>
            <w:r w:rsidRPr="009673BD">
              <w:rPr>
                <w:rFonts w:cs="Arial"/>
              </w:rPr>
              <w:t>-</w:t>
            </w:r>
          </w:p>
        </w:tc>
        <w:tc>
          <w:tcPr>
            <w:tcW w:w="1741" w:type="dxa"/>
            <w:tcBorders>
              <w:top w:val="single" w:sz="4" w:space="0" w:color="auto"/>
              <w:left w:val="single" w:sz="4" w:space="0" w:color="auto"/>
              <w:bottom w:val="single" w:sz="4" w:space="0" w:color="auto"/>
              <w:right w:val="single" w:sz="4" w:space="0" w:color="auto"/>
            </w:tcBorders>
            <w:hideMark/>
          </w:tcPr>
          <w:p w14:paraId="0027BC90" w14:textId="77777777" w:rsidR="00E36F0E" w:rsidRPr="009673BD" w:rsidRDefault="00393DC0" w:rsidP="00E36F0E">
            <w:pPr>
              <w:rPr>
                <w:rFonts w:cs="Arial"/>
              </w:rPr>
            </w:pPr>
            <w:r w:rsidRPr="009673BD">
              <w:rPr>
                <w:rFonts w:cs="Arial"/>
              </w:rPr>
              <w:t>N/A</w:t>
            </w:r>
          </w:p>
        </w:tc>
      </w:tr>
      <w:tr w:rsidR="00E36F0E" w:rsidRPr="009673BD" w14:paraId="5CCCA1A6"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4439144D" w14:textId="77777777" w:rsidR="00E36F0E" w:rsidRPr="009673BD" w:rsidRDefault="00393DC0" w:rsidP="00E36F0E">
            <w:pPr>
              <w:rPr>
                <w:rFonts w:cs="Arial"/>
              </w:rPr>
            </w:pPr>
            <w:r w:rsidRPr="009673BD">
              <w:rPr>
                <w:rFonts w:cs="Arial"/>
                <w:b/>
              </w:rPr>
              <w:t>Response</w:t>
            </w:r>
          </w:p>
        </w:tc>
      </w:tr>
      <w:tr w:rsidR="00E36F0E" w:rsidRPr="009673BD" w14:paraId="777F0294" w14:textId="77777777" w:rsidTr="00506E2F">
        <w:trPr>
          <w:jc w:val="center"/>
        </w:trPr>
        <w:tc>
          <w:tcPr>
            <w:tcW w:w="598" w:type="dxa"/>
            <w:tcBorders>
              <w:top w:val="single" w:sz="4" w:space="0" w:color="auto"/>
              <w:left w:val="single" w:sz="4" w:space="0" w:color="auto"/>
              <w:bottom w:val="single" w:sz="4" w:space="0" w:color="auto"/>
              <w:right w:val="single" w:sz="4" w:space="0" w:color="auto"/>
            </w:tcBorders>
            <w:shd w:val="clear" w:color="auto" w:fill="FFFFFF"/>
          </w:tcPr>
          <w:p w14:paraId="31623AE4" w14:textId="77777777" w:rsidR="00E36F0E" w:rsidRPr="009673BD" w:rsidRDefault="00393DC0" w:rsidP="00E36F0E">
            <w:pPr>
              <w:jc w:val="center"/>
              <w:rPr>
                <w:rFonts w:cs="Arial"/>
              </w:rPr>
            </w:pPr>
            <w:r w:rsidRPr="009673BD">
              <w:rPr>
                <w:rFonts w:cs="Arial"/>
              </w:rPr>
              <w:t>R</w:t>
            </w:r>
          </w:p>
        </w:tc>
        <w:tc>
          <w:tcPr>
            <w:tcW w:w="2843" w:type="dxa"/>
            <w:gridSpan w:val="2"/>
            <w:tcBorders>
              <w:top w:val="single" w:sz="4" w:space="0" w:color="auto"/>
              <w:left w:val="single" w:sz="4" w:space="0" w:color="auto"/>
              <w:bottom w:val="single" w:sz="4" w:space="0" w:color="auto"/>
              <w:right w:val="single" w:sz="4" w:space="0" w:color="auto"/>
            </w:tcBorders>
            <w:shd w:val="clear" w:color="auto" w:fill="FFFFFF"/>
          </w:tcPr>
          <w:p w14:paraId="207A11A6" w14:textId="77777777" w:rsidR="00E36F0E" w:rsidRPr="009673BD" w:rsidRDefault="00393DC0" w:rsidP="00E36F0E">
            <w:pPr>
              <w:rPr>
                <w:rFonts w:cs="Arial"/>
              </w:rPr>
            </w:pPr>
            <w:r w:rsidRPr="009673BD">
              <w:rPr>
                <w:rFonts w:cs="Arial"/>
              </w:rPr>
              <w:t>Num_entry</w:t>
            </w:r>
          </w:p>
        </w:tc>
        <w:tc>
          <w:tcPr>
            <w:tcW w:w="859" w:type="dxa"/>
            <w:tcBorders>
              <w:top w:val="single" w:sz="4" w:space="0" w:color="auto"/>
              <w:left w:val="single" w:sz="4" w:space="0" w:color="auto"/>
              <w:bottom w:val="single" w:sz="4" w:space="0" w:color="auto"/>
              <w:right w:val="single" w:sz="4" w:space="0" w:color="auto"/>
            </w:tcBorders>
            <w:shd w:val="clear" w:color="auto" w:fill="FFFFFF"/>
          </w:tcPr>
          <w:p w14:paraId="0603D876" w14:textId="77777777" w:rsidR="00E36F0E" w:rsidRPr="009673BD" w:rsidRDefault="00393DC0" w:rsidP="00E36F0E">
            <w:pPr>
              <w:rPr>
                <w:rFonts w:cs="Arial"/>
              </w:rPr>
            </w:pPr>
            <w:r w:rsidRPr="009673BD">
              <w:rPr>
                <w:rFonts w:cs="Arial"/>
              </w:rPr>
              <w:t>Int32</w:t>
            </w: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5C93E176" w14:textId="77777777" w:rsidR="00E36F0E" w:rsidRPr="009673BD" w:rsidRDefault="00E36F0E" w:rsidP="00E36F0E">
            <w:pPr>
              <w:rPr>
                <w:rFonts w:cs="Arial"/>
              </w:rPr>
            </w:pP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303D475B" w14:textId="77777777" w:rsidR="00E36F0E" w:rsidRPr="009673BD" w:rsidRDefault="00393DC0" w:rsidP="00E36F0E">
            <w:pPr>
              <w:rPr>
                <w:rFonts w:cs="Arial"/>
              </w:rPr>
            </w:pPr>
            <w:r w:rsidRPr="009673BD">
              <w:rPr>
                <w:rFonts w:cs="Arial"/>
              </w:rPr>
              <w:t>0-4294967295</w:t>
            </w:r>
          </w:p>
        </w:tc>
        <w:tc>
          <w:tcPr>
            <w:tcW w:w="1741" w:type="dxa"/>
            <w:tcBorders>
              <w:top w:val="single" w:sz="4" w:space="0" w:color="auto"/>
              <w:left w:val="single" w:sz="4" w:space="0" w:color="auto"/>
              <w:bottom w:val="single" w:sz="4" w:space="0" w:color="auto"/>
              <w:right w:val="single" w:sz="4" w:space="0" w:color="auto"/>
            </w:tcBorders>
            <w:shd w:val="clear" w:color="auto" w:fill="FFFFFF"/>
          </w:tcPr>
          <w:p w14:paraId="39E73F95" w14:textId="77777777" w:rsidR="00E36F0E" w:rsidRPr="009673BD" w:rsidRDefault="00393DC0" w:rsidP="00E36F0E">
            <w:pPr>
              <w:rPr>
                <w:rFonts w:cs="Arial"/>
              </w:rPr>
            </w:pPr>
            <w:r w:rsidRPr="009673BD">
              <w:rPr>
                <w:rFonts w:cs="Arial"/>
              </w:rPr>
              <w:t>Number of entries for following two fields</w:t>
            </w:r>
          </w:p>
        </w:tc>
      </w:tr>
      <w:tr w:rsidR="00E36F0E" w:rsidRPr="009673BD" w14:paraId="69FAD784" w14:textId="77777777" w:rsidTr="00506E2F">
        <w:trPr>
          <w:jc w:val="center"/>
        </w:trPr>
        <w:tc>
          <w:tcPr>
            <w:tcW w:w="598" w:type="dxa"/>
            <w:tcBorders>
              <w:top w:val="single" w:sz="4" w:space="0" w:color="auto"/>
              <w:left w:val="single" w:sz="4" w:space="0" w:color="auto"/>
              <w:bottom w:val="single" w:sz="4" w:space="0" w:color="auto"/>
              <w:right w:val="single" w:sz="4" w:space="0" w:color="auto"/>
            </w:tcBorders>
            <w:shd w:val="clear" w:color="auto" w:fill="FFFFFF"/>
          </w:tcPr>
          <w:p w14:paraId="5E92E498" w14:textId="77777777" w:rsidR="00E36F0E" w:rsidRPr="009673BD" w:rsidRDefault="00393DC0" w:rsidP="00E36F0E">
            <w:pPr>
              <w:jc w:val="center"/>
              <w:rPr>
                <w:rFonts w:cs="Arial"/>
              </w:rPr>
            </w:pPr>
            <w:r w:rsidRPr="009673BD">
              <w:rPr>
                <w:rFonts w:cs="Arial"/>
              </w:rPr>
              <w:t>R</w:t>
            </w:r>
          </w:p>
        </w:tc>
        <w:tc>
          <w:tcPr>
            <w:tcW w:w="2843" w:type="dxa"/>
            <w:gridSpan w:val="2"/>
            <w:tcBorders>
              <w:top w:val="single" w:sz="4" w:space="0" w:color="auto"/>
              <w:left w:val="single" w:sz="4" w:space="0" w:color="auto"/>
              <w:bottom w:val="single" w:sz="4" w:space="0" w:color="auto"/>
              <w:right w:val="single" w:sz="4" w:space="0" w:color="auto"/>
            </w:tcBorders>
            <w:shd w:val="clear" w:color="auto" w:fill="FFFFFF"/>
          </w:tcPr>
          <w:p w14:paraId="44588CBC" w14:textId="77777777" w:rsidR="00E36F0E" w:rsidRPr="009673BD" w:rsidRDefault="00393DC0" w:rsidP="00E36F0E">
            <w:pPr>
              <w:rPr>
                <w:rFonts w:cs="Arial"/>
              </w:rPr>
            </w:pPr>
            <w:r w:rsidRPr="009673BD">
              <w:rPr>
                <w:rFonts w:cs="Arial"/>
              </w:rPr>
              <w:t>appId</w:t>
            </w:r>
          </w:p>
        </w:tc>
        <w:tc>
          <w:tcPr>
            <w:tcW w:w="859" w:type="dxa"/>
            <w:tcBorders>
              <w:top w:val="single" w:sz="4" w:space="0" w:color="auto"/>
              <w:left w:val="single" w:sz="4" w:space="0" w:color="auto"/>
              <w:bottom w:val="single" w:sz="4" w:space="0" w:color="auto"/>
              <w:right w:val="single" w:sz="4" w:space="0" w:color="auto"/>
            </w:tcBorders>
            <w:shd w:val="clear" w:color="auto" w:fill="FFFFFF"/>
          </w:tcPr>
          <w:p w14:paraId="141BE942" w14:textId="77777777" w:rsidR="00E36F0E" w:rsidRPr="009673BD" w:rsidRDefault="00393DC0" w:rsidP="00E36F0E">
            <w:pPr>
              <w:rPr>
                <w:rFonts w:cs="Arial"/>
              </w:rPr>
            </w:pPr>
            <w:r w:rsidRPr="009673BD">
              <w:rPr>
                <w:rFonts w:cs="Arial"/>
              </w:rPr>
              <w:t>String</w:t>
            </w: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0DD03E1B" w14:textId="77777777" w:rsidR="00E36F0E" w:rsidRPr="009673BD" w:rsidRDefault="00393DC0" w:rsidP="00E36F0E">
            <w:pPr>
              <w:rPr>
                <w:rFonts w:cs="Arial"/>
              </w:rPr>
            </w:pPr>
            <w:r w:rsidRPr="009673BD">
              <w:rPr>
                <w:rFonts w:cs="Arial"/>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08EB3CF9" w14:textId="77777777" w:rsidR="00E36F0E" w:rsidRPr="009673BD" w:rsidRDefault="00393DC0" w:rsidP="00E36F0E">
            <w:pPr>
              <w:rPr>
                <w:rFonts w:cs="Arial"/>
              </w:rPr>
            </w:pPr>
            <w:r w:rsidRPr="009673BD">
              <w:rPr>
                <w:rFonts w:cs="Arial"/>
              </w:rPr>
              <w:t>Char Value:0-255</w:t>
            </w:r>
          </w:p>
          <w:p w14:paraId="438EC18C" w14:textId="77777777" w:rsidR="00E36F0E" w:rsidRPr="009673BD" w:rsidRDefault="00393DC0" w:rsidP="00E36F0E">
            <w:pPr>
              <w:rPr>
                <w:rFonts w:cs="Arial"/>
                <w:highlight w:val="yellow"/>
              </w:rPr>
            </w:pPr>
            <w:r w:rsidRPr="009673BD">
              <w:rPr>
                <w:rFonts w:cs="Arial"/>
              </w:rPr>
              <w:t>No String length limit</w:t>
            </w:r>
          </w:p>
        </w:tc>
        <w:tc>
          <w:tcPr>
            <w:tcW w:w="1741" w:type="dxa"/>
            <w:tcBorders>
              <w:top w:val="single" w:sz="4" w:space="0" w:color="auto"/>
              <w:left w:val="single" w:sz="4" w:space="0" w:color="auto"/>
              <w:bottom w:val="single" w:sz="4" w:space="0" w:color="auto"/>
              <w:right w:val="single" w:sz="4" w:space="0" w:color="auto"/>
            </w:tcBorders>
            <w:shd w:val="clear" w:color="auto" w:fill="FFFFFF"/>
          </w:tcPr>
          <w:p w14:paraId="56A3EE53" w14:textId="77777777" w:rsidR="00E36F0E" w:rsidRPr="009673BD" w:rsidRDefault="00393DC0" w:rsidP="00E36F0E">
            <w:pPr>
              <w:rPr>
                <w:rFonts w:cs="Arial"/>
              </w:rPr>
            </w:pPr>
            <w:r w:rsidRPr="009673BD">
              <w:rPr>
                <w:rFonts w:cs="Arial"/>
              </w:rPr>
              <w:t>WIR Client AppId</w:t>
            </w:r>
          </w:p>
        </w:tc>
      </w:tr>
      <w:tr w:rsidR="00E36F0E" w:rsidRPr="009673BD" w14:paraId="2D12110B" w14:textId="77777777" w:rsidTr="00506E2F">
        <w:trPr>
          <w:jc w:val="center"/>
        </w:trPr>
        <w:tc>
          <w:tcPr>
            <w:tcW w:w="598" w:type="dxa"/>
            <w:tcBorders>
              <w:top w:val="single" w:sz="4" w:space="0" w:color="auto"/>
              <w:left w:val="single" w:sz="4" w:space="0" w:color="auto"/>
              <w:bottom w:val="single" w:sz="4" w:space="0" w:color="auto"/>
              <w:right w:val="single" w:sz="4" w:space="0" w:color="auto"/>
            </w:tcBorders>
            <w:shd w:val="clear" w:color="auto" w:fill="FFFFFF"/>
          </w:tcPr>
          <w:p w14:paraId="572ADC56" w14:textId="77777777" w:rsidR="00E36F0E" w:rsidRPr="009673BD" w:rsidRDefault="00393DC0" w:rsidP="00E36F0E">
            <w:pPr>
              <w:jc w:val="center"/>
              <w:rPr>
                <w:rFonts w:cs="Arial"/>
              </w:rPr>
            </w:pPr>
            <w:r w:rsidRPr="009673BD">
              <w:rPr>
                <w:rFonts w:cs="Arial"/>
              </w:rPr>
              <w:t>R</w:t>
            </w:r>
          </w:p>
        </w:tc>
        <w:tc>
          <w:tcPr>
            <w:tcW w:w="2843" w:type="dxa"/>
            <w:gridSpan w:val="2"/>
            <w:tcBorders>
              <w:top w:val="single" w:sz="4" w:space="0" w:color="auto"/>
              <w:left w:val="single" w:sz="4" w:space="0" w:color="auto"/>
              <w:bottom w:val="single" w:sz="4" w:space="0" w:color="auto"/>
              <w:right w:val="single" w:sz="4" w:space="0" w:color="auto"/>
            </w:tcBorders>
            <w:shd w:val="clear" w:color="auto" w:fill="FFFFFF"/>
          </w:tcPr>
          <w:p w14:paraId="2253B2F9" w14:textId="77777777" w:rsidR="00E36F0E" w:rsidRPr="009673BD" w:rsidRDefault="00393DC0" w:rsidP="00E36F0E">
            <w:pPr>
              <w:rPr>
                <w:rFonts w:cs="Arial"/>
              </w:rPr>
            </w:pPr>
            <w:r w:rsidRPr="009673BD">
              <w:rPr>
                <w:rFonts w:cs="Arial"/>
              </w:rPr>
              <w:t>Policy</w:t>
            </w:r>
          </w:p>
        </w:tc>
        <w:tc>
          <w:tcPr>
            <w:tcW w:w="859" w:type="dxa"/>
            <w:tcBorders>
              <w:top w:val="single" w:sz="4" w:space="0" w:color="auto"/>
              <w:left w:val="single" w:sz="4" w:space="0" w:color="auto"/>
              <w:bottom w:val="single" w:sz="4" w:space="0" w:color="auto"/>
              <w:right w:val="single" w:sz="4" w:space="0" w:color="auto"/>
            </w:tcBorders>
            <w:shd w:val="clear" w:color="auto" w:fill="FFFFFF"/>
          </w:tcPr>
          <w:p w14:paraId="0005CB3C" w14:textId="77777777" w:rsidR="00E36F0E" w:rsidRPr="009673BD" w:rsidRDefault="00393DC0" w:rsidP="00E36F0E">
            <w:pPr>
              <w:rPr>
                <w:rFonts w:cs="Arial"/>
              </w:rPr>
            </w:pPr>
            <w:r w:rsidRPr="009673BD">
              <w:rPr>
                <w:rFonts w:cs="Arial"/>
              </w:rPr>
              <w:t>Int32</w:t>
            </w: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795268ED" w14:textId="77777777" w:rsidR="00E36F0E" w:rsidRPr="009673BD" w:rsidRDefault="00393DC0" w:rsidP="00E36F0E">
            <w:pPr>
              <w:rPr>
                <w:rFonts w:cs="Arial"/>
              </w:rPr>
            </w:pPr>
            <w:r w:rsidRPr="009673BD">
              <w:rPr>
                <w:rFonts w:cs="Arial"/>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9904BC6" w14:textId="77777777" w:rsidR="00E36F0E" w:rsidRPr="009673BD" w:rsidRDefault="00393DC0" w:rsidP="00E36F0E">
            <w:pPr>
              <w:rPr>
                <w:rFonts w:cs="Arial"/>
              </w:rPr>
            </w:pPr>
            <w:r w:rsidRPr="009673BD">
              <w:rPr>
                <w:rFonts w:cs="Arial"/>
              </w:rPr>
              <w:t>0-4294967295</w:t>
            </w:r>
          </w:p>
        </w:tc>
        <w:tc>
          <w:tcPr>
            <w:tcW w:w="1741" w:type="dxa"/>
            <w:tcBorders>
              <w:top w:val="single" w:sz="4" w:space="0" w:color="auto"/>
              <w:left w:val="single" w:sz="4" w:space="0" w:color="auto"/>
              <w:bottom w:val="single" w:sz="4" w:space="0" w:color="auto"/>
              <w:right w:val="single" w:sz="4" w:space="0" w:color="auto"/>
            </w:tcBorders>
            <w:shd w:val="clear" w:color="auto" w:fill="FFFFFF"/>
          </w:tcPr>
          <w:p w14:paraId="5FB7E67C" w14:textId="77777777" w:rsidR="00E36F0E" w:rsidRPr="009673BD" w:rsidRDefault="00393DC0" w:rsidP="00E36F0E">
            <w:pPr>
              <w:rPr>
                <w:rFonts w:cs="Arial"/>
                <w:highlight w:val="yellow"/>
              </w:rPr>
            </w:pPr>
            <w:r w:rsidRPr="009673BD">
              <w:rPr>
                <w:rFonts w:cs="Arial"/>
              </w:rPr>
              <w:t>Network policy, bit flag</w:t>
            </w:r>
          </w:p>
        </w:tc>
      </w:tr>
      <w:tr w:rsidR="00E36F0E" w:rsidRPr="009673BD" w14:paraId="48B8FD8B" w14:textId="77777777" w:rsidTr="00506E2F">
        <w:trPr>
          <w:jc w:val="center"/>
        </w:trPr>
        <w:tc>
          <w:tcPr>
            <w:tcW w:w="598" w:type="dxa"/>
            <w:tcBorders>
              <w:top w:val="single" w:sz="4" w:space="0" w:color="auto"/>
              <w:left w:val="single" w:sz="4" w:space="0" w:color="auto"/>
              <w:bottom w:val="single" w:sz="4" w:space="0" w:color="auto"/>
              <w:right w:val="single" w:sz="4" w:space="0" w:color="auto"/>
            </w:tcBorders>
            <w:shd w:val="clear" w:color="auto" w:fill="FFFFFF"/>
          </w:tcPr>
          <w:p w14:paraId="29249F5A" w14:textId="77777777" w:rsidR="00E36F0E" w:rsidRPr="009673BD" w:rsidRDefault="00E36F0E" w:rsidP="00E36F0E">
            <w:pPr>
              <w:jc w:val="center"/>
              <w:rPr>
                <w:rFonts w:cs="Arial"/>
              </w:rPr>
            </w:pPr>
          </w:p>
        </w:tc>
        <w:tc>
          <w:tcPr>
            <w:tcW w:w="2843" w:type="dxa"/>
            <w:gridSpan w:val="2"/>
            <w:tcBorders>
              <w:top w:val="single" w:sz="4" w:space="0" w:color="auto"/>
              <w:left w:val="single" w:sz="4" w:space="0" w:color="auto"/>
              <w:bottom w:val="single" w:sz="4" w:space="0" w:color="auto"/>
              <w:right w:val="single" w:sz="4" w:space="0" w:color="auto"/>
            </w:tcBorders>
            <w:shd w:val="clear" w:color="auto" w:fill="FFFFFF"/>
          </w:tcPr>
          <w:p w14:paraId="7D01F6B0" w14:textId="77777777" w:rsidR="00E36F0E" w:rsidRPr="009673BD" w:rsidRDefault="00E36F0E" w:rsidP="00E36F0E">
            <w:pPr>
              <w:rPr>
                <w:rFonts w:cs="Arial"/>
              </w:rPr>
            </w:pPr>
          </w:p>
        </w:tc>
        <w:tc>
          <w:tcPr>
            <w:tcW w:w="859" w:type="dxa"/>
            <w:tcBorders>
              <w:top w:val="single" w:sz="4" w:space="0" w:color="auto"/>
              <w:left w:val="single" w:sz="4" w:space="0" w:color="auto"/>
              <w:bottom w:val="single" w:sz="4" w:space="0" w:color="auto"/>
              <w:right w:val="single" w:sz="4" w:space="0" w:color="auto"/>
            </w:tcBorders>
            <w:shd w:val="clear" w:color="auto" w:fill="FFFFFF"/>
          </w:tcPr>
          <w:p w14:paraId="4F61CA94" w14:textId="77777777" w:rsidR="00E36F0E" w:rsidRPr="009673BD"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75A5675B" w14:textId="77777777" w:rsidR="00E36F0E" w:rsidRPr="009673BD" w:rsidRDefault="00393DC0" w:rsidP="00E36F0E">
            <w:pPr>
              <w:rPr>
                <w:rFonts w:cs="Arial"/>
              </w:rPr>
            </w:pPr>
            <w:r w:rsidRPr="009673BD">
              <w:rPr>
                <w:rFonts w:cs="Arial"/>
              </w:rPr>
              <w:t>TCU_CELLULAR_APN1</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57AF4DC" w14:textId="77777777" w:rsidR="00E36F0E" w:rsidRPr="009673BD" w:rsidRDefault="00393DC0" w:rsidP="00E36F0E">
            <w:pPr>
              <w:rPr>
                <w:rFonts w:cs="Arial"/>
              </w:rPr>
            </w:pPr>
            <w:r w:rsidRPr="009673BD">
              <w:rPr>
                <w:rFonts w:cs="Arial"/>
              </w:rPr>
              <w:t>0x0001</w:t>
            </w:r>
          </w:p>
        </w:tc>
        <w:tc>
          <w:tcPr>
            <w:tcW w:w="1741" w:type="dxa"/>
            <w:tcBorders>
              <w:top w:val="single" w:sz="4" w:space="0" w:color="auto"/>
              <w:left w:val="single" w:sz="4" w:space="0" w:color="auto"/>
              <w:bottom w:val="single" w:sz="4" w:space="0" w:color="auto"/>
              <w:right w:val="single" w:sz="4" w:space="0" w:color="auto"/>
            </w:tcBorders>
            <w:shd w:val="clear" w:color="auto" w:fill="FFFFFF"/>
          </w:tcPr>
          <w:p w14:paraId="39107DDB" w14:textId="77777777" w:rsidR="00E36F0E" w:rsidRPr="009673BD" w:rsidRDefault="00E36F0E" w:rsidP="00E36F0E">
            <w:pPr>
              <w:rPr>
                <w:rFonts w:cs="Arial"/>
              </w:rPr>
            </w:pPr>
          </w:p>
        </w:tc>
      </w:tr>
      <w:tr w:rsidR="00E36F0E" w:rsidRPr="009673BD" w14:paraId="09BD4E3B" w14:textId="77777777" w:rsidTr="00506E2F">
        <w:trPr>
          <w:jc w:val="center"/>
        </w:trPr>
        <w:tc>
          <w:tcPr>
            <w:tcW w:w="598" w:type="dxa"/>
            <w:tcBorders>
              <w:top w:val="single" w:sz="4" w:space="0" w:color="auto"/>
              <w:left w:val="single" w:sz="4" w:space="0" w:color="auto"/>
              <w:bottom w:val="single" w:sz="4" w:space="0" w:color="auto"/>
              <w:right w:val="single" w:sz="4" w:space="0" w:color="auto"/>
            </w:tcBorders>
            <w:shd w:val="clear" w:color="auto" w:fill="FFFFFF"/>
          </w:tcPr>
          <w:p w14:paraId="7BE3A62B" w14:textId="77777777" w:rsidR="00E36F0E" w:rsidRPr="009673BD" w:rsidRDefault="00E36F0E" w:rsidP="00E36F0E">
            <w:pPr>
              <w:jc w:val="center"/>
              <w:rPr>
                <w:rFonts w:cs="Arial"/>
              </w:rPr>
            </w:pPr>
          </w:p>
        </w:tc>
        <w:tc>
          <w:tcPr>
            <w:tcW w:w="2843" w:type="dxa"/>
            <w:gridSpan w:val="2"/>
            <w:tcBorders>
              <w:top w:val="single" w:sz="4" w:space="0" w:color="auto"/>
              <w:left w:val="single" w:sz="4" w:space="0" w:color="auto"/>
              <w:bottom w:val="single" w:sz="4" w:space="0" w:color="auto"/>
              <w:right w:val="single" w:sz="4" w:space="0" w:color="auto"/>
            </w:tcBorders>
            <w:shd w:val="clear" w:color="auto" w:fill="FFFFFF"/>
          </w:tcPr>
          <w:p w14:paraId="676AB64E" w14:textId="77777777" w:rsidR="00E36F0E" w:rsidRPr="009673BD" w:rsidRDefault="00E36F0E" w:rsidP="00E36F0E">
            <w:pPr>
              <w:rPr>
                <w:rFonts w:cs="Arial"/>
              </w:rPr>
            </w:pPr>
          </w:p>
        </w:tc>
        <w:tc>
          <w:tcPr>
            <w:tcW w:w="859" w:type="dxa"/>
            <w:tcBorders>
              <w:top w:val="single" w:sz="4" w:space="0" w:color="auto"/>
              <w:left w:val="single" w:sz="4" w:space="0" w:color="auto"/>
              <w:bottom w:val="single" w:sz="4" w:space="0" w:color="auto"/>
              <w:right w:val="single" w:sz="4" w:space="0" w:color="auto"/>
            </w:tcBorders>
            <w:shd w:val="clear" w:color="auto" w:fill="FFFFFF"/>
          </w:tcPr>
          <w:p w14:paraId="03E0C3C1" w14:textId="77777777" w:rsidR="00E36F0E" w:rsidRPr="009673BD"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60C2686D" w14:textId="77777777" w:rsidR="00E36F0E" w:rsidRPr="009673BD" w:rsidRDefault="00393DC0" w:rsidP="00E36F0E">
            <w:pPr>
              <w:rPr>
                <w:rFonts w:cs="Arial"/>
              </w:rPr>
            </w:pPr>
            <w:r w:rsidRPr="009673BD">
              <w:rPr>
                <w:rFonts w:cs="Arial"/>
              </w:rPr>
              <w:t>WIFI</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1D2D08F9" w14:textId="77777777" w:rsidR="00E36F0E" w:rsidRPr="009673BD" w:rsidRDefault="00393DC0" w:rsidP="00E36F0E">
            <w:pPr>
              <w:rPr>
                <w:rFonts w:cs="Arial"/>
              </w:rPr>
            </w:pPr>
            <w:r w:rsidRPr="009673BD">
              <w:rPr>
                <w:rFonts w:cs="Arial"/>
              </w:rPr>
              <w:t>0x0002</w:t>
            </w:r>
          </w:p>
        </w:tc>
        <w:tc>
          <w:tcPr>
            <w:tcW w:w="1741" w:type="dxa"/>
            <w:tcBorders>
              <w:top w:val="single" w:sz="4" w:space="0" w:color="auto"/>
              <w:left w:val="single" w:sz="4" w:space="0" w:color="auto"/>
              <w:bottom w:val="single" w:sz="4" w:space="0" w:color="auto"/>
              <w:right w:val="single" w:sz="4" w:space="0" w:color="auto"/>
            </w:tcBorders>
            <w:shd w:val="clear" w:color="auto" w:fill="FFFFFF"/>
          </w:tcPr>
          <w:p w14:paraId="63BDF718" w14:textId="77777777" w:rsidR="00E36F0E" w:rsidRPr="009673BD" w:rsidRDefault="00E36F0E" w:rsidP="00E36F0E">
            <w:pPr>
              <w:rPr>
                <w:rFonts w:cs="Arial"/>
              </w:rPr>
            </w:pPr>
          </w:p>
        </w:tc>
      </w:tr>
      <w:tr w:rsidR="00E36F0E" w:rsidRPr="009673BD" w14:paraId="0CB68D9D" w14:textId="77777777" w:rsidTr="00506E2F">
        <w:trPr>
          <w:jc w:val="center"/>
        </w:trPr>
        <w:tc>
          <w:tcPr>
            <w:tcW w:w="598" w:type="dxa"/>
            <w:tcBorders>
              <w:top w:val="single" w:sz="4" w:space="0" w:color="auto"/>
              <w:left w:val="single" w:sz="4" w:space="0" w:color="auto"/>
              <w:bottom w:val="single" w:sz="4" w:space="0" w:color="auto"/>
              <w:right w:val="single" w:sz="4" w:space="0" w:color="auto"/>
            </w:tcBorders>
            <w:shd w:val="clear" w:color="auto" w:fill="FFFFFF"/>
          </w:tcPr>
          <w:p w14:paraId="3E6EE03C" w14:textId="77777777" w:rsidR="00E36F0E" w:rsidRPr="009673BD" w:rsidRDefault="00E36F0E" w:rsidP="00E36F0E">
            <w:pPr>
              <w:jc w:val="center"/>
              <w:rPr>
                <w:rFonts w:cs="Arial"/>
              </w:rPr>
            </w:pPr>
          </w:p>
        </w:tc>
        <w:tc>
          <w:tcPr>
            <w:tcW w:w="2843" w:type="dxa"/>
            <w:gridSpan w:val="2"/>
            <w:tcBorders>
              <w:top w:val="single" w:sz="4" w:space="0" w:color="auto"/>
              <w:left w:val="single" w:sz="4" w:space="0" w:color="auto"/>
              <w:bottom w:val="single" w:sz="4" w:space="0" w:color="auto"/>
              <w:right w:val="single" w:sz="4" w:space="0" w:color="auto"/>
            </w:tcBorders>
            <w:shd w:val="clear" w:color="auto" w:fill="FFFFFF"/>
          </w:tcPr>
          <w:p w14:paraId="3E9D3D7B" w14:textId="77777777" w:rsidR="00E36F0E" w:rsidRPr="009673BD" w:rsidRDefault="00E36F0E" w:rsidP="00E36F0E">
            <w:pPr>
              <w:rPr>
                <w:rFonts w:cs="Arial"/>
              </w:rPr>
            </w:pPr>
          </w:p>
        </w:tc>
        <w:tc>
          <w:tcPr>
            <w:tcW w:w="859" w:type="dxa"/>
            <w:tcBorders>
              <w:top w:val="single" w:sz="4" w:space="0" w:color="auto"/>
              <w:left w:val="single" w:sz="4" w:space="0" w:color="auto"/>
              <w:bottom w:val="single" w:sz="4" w:space="0" w:color="auto"/>
              <w:right w:val="single" w:sz="4" w:space="0" w:color="auto"/>
            </w:tcBorders>
            <w:shd w:val="clear" w:color="auto" w:fill="FFFFFF"/>
          </w:tcPr>
          <w:p w14:paraId="314C6FCD" w14:textId="77777777" w:rsidR="00E36F0E" w:rsidRPr="009673BD"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5C69D653" w14:textId="77777777" w:rsidR="00E36F0E" w:rsidRPr="009673BD" w:rsidRDefault="00393DC0" w:rsidP="00E36F0E">
            <w:pPr>
              <w:rPr>
                <w:rFonts w:cs="Arial"/>
              </w:rPr>
            </w:pPr>
            <w:r w:rsidRPr="009673BD">
              <w:rPr>
                <w:rFonts w:cs="Arial"/>
              </w:rPr>
              <w:t>TCU_CELLULAR_APN2</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3501999" w14:textId="77777777" w:rsidR="00E36F0E" w:rsidRPr="009673BD" w:rsidRDefault="00393DC0" w:rsidP="00E36F0E">
            <w:pPr>
              <w:rPr>
                <w:rFonts w:cs="Arial"/>
              </w:rPr>
            </w:pPr>
            <w:r w:rsidRPr="009673BD">
              <w:rPr>
                <w:rFonts w:cs="Arial"/>
              </w:rPr>
              <w:t>0x0004</w:t>
            </w:r>
          </w:p>
        </w:tc>
        <w:tc>
          <w:tcPr>
            <w:tcW w:w="1741" w:type="dxa"/>
            <w:tcBorders>
              <w:top w:val="single" w:sz="4" w:space="0" w:color="auto"/>
              <w:left w:val="single" w:sz="4" w:space="0" w:color="auto"/>
              <w:bottom w:val="single" w:sz="4" w:space="0" w:color="auto"/>
              <w:right w:val="single" w:sz="4" w:space="0" w:color="auto"/>
            </w:tcBorders>
            <w:shd w:val="clear" w:color="auto" w:fill="FFFFFF"/>
          </w:tcPr>
          <w:p w14:paraId="12F2EE8F" w14:textId="77777777" w:rsidR="00E36F0E" w:rsidRPr="009673BD" w:rsidRDefault="00E36F0E" w:rsidP="00E36F0E">
            <w:pPr>
              <w:rPr>
                <w:rFonts w:cs="Arial"/>
              </w:rPr>
            </w:pPr>
          </w:p>
        </w:tc>
      </w:tr>
      <w:tr w:rsidR="00E36F0E" w:rsidRPr="009673BD" w14:paraId="00229F4C" w14:textId="77777777" w:rsidTr="00506E2F">
        <w:trPr>
          <w:jc w:val="center"/>
        </w:trPr>
        <w:tc>
          <w:tcPr>
            <w:tcW w:w="598" w:type="dxa"/>
            <w:tcBorders>
              <w:top w:val="single" w:sz="4" w:space="0" w:color="auto"/>
              <w:left w:val="single" w:sz="4" w:space="0" w:color="auto"/>
              <w:bottom w:val="single" w:sz="4" w:space="0" w:color="auto"/>
              <w:right w:val="single" w:sz="4" w:space="0" w:color="auto"/>
            </w:tcBorders>
            <w:shd w:val="clear" w:color="auto" w:fill="FFFFFF"/>
          </w:tcPr>
          <w:p w14:paraId="52637336" w14:textId="77777777" w:rsidR="00E36F0E" w:rsidRPr="009673BD" w:rsidRDefault="00E36F0E" w:rsidP="00E36F0E">
            <w:pPr>
              <w:jc w:val="center"/>
              <w:rPr>
                <w:rFonts w:cs="Arial"/>
              </w:rPr>
            </w:pPr>
          </w:p>
        </w:tc>
        <w:tc>
          <w:tcPr>
            <w:tcW w:w="2843" w:type="dxa"/>
            <w:gridSpan w:val="2"/>
            <w:tcBorders>
              <w:top w:val="single" w:sz="4" w:space="0" w:color="auto"/>
              <w:left w:val="single" w:sz="4" w:space="0" w:color="auto"/>
              <w:bottom w:val="single" w:sz="4" w:space="0" w:color="auto"/>
              <w:right w:val="single" w:sz="4" w:space="0" w:color="auto"/>
            </w:tcBorders>
            <w:shd w:val="clear" w:color="auto" w:fill="FFFFFF"/>
          </w:tcPr>
          <w:p w14:paraId="4C47BAC7" w14:textId="77777777" w:rsidR="00E36F0E" w:rsidRPr="009673BD" w:rsidRDefault="00E36F0E" w:rsidP="00E36F0E">
            <w:pPr>
              <w:rPr>
                <w:rFonts w:cs="Arial"/>
              </w:rPr>
            </w:pPr>
          </w:p>
        </w:tc>
        <w:tc>
          <w:tcPr>
            <w:tcW w:w="859" w:type="dxa"/>
            <w:tcBorders>
              <w:top w:val="single" w:sz="4" w:space="0" w:color="auto"/>
              <w:left w:val="single" w:sz="4" w:space="0" w:color="auto"/>
              <w:bottom w:val="single" w:sz="4" w:space="0" w:color="auto"/>
              <w:right w:val="single" w:sz="4" w:space="0" w:color="auto"/>
            </w:tcBorders>
            <w:shd w:val="clear" w:color="auto" w:fill="FFFFFF"/>
          </w:tcPr>
          <w:p w14:paraId="76D54E2A" w14:textId="77777777" w:rsidR="00E36F0E" w:rsidRPr="009673BD"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70249458" w14:textId="77777777" w:rsidR="00E36F0E" w:rsidRPr="009673BD" w:rsidRDefault="00393DC0" w:rsidP="00E36F0E">
            <w:pPr>
              <w:rPr>
                <w:rFonts w:cs="Arial"/>
              </w:rPr>
            </w:pPr>
            <w:r w:rsidRPr="009673BD">
              <w:rPr>
                <w:rFonts w:cs="Arial"/>
              </w:rPr>
              <w:t>DNS_RPZ_EXCEPTION</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465BF42C" w14:textId="77777777" w:rsidR="00E36F0E" w:rsidRPr="009673BD" w:rsidRDefault="00393DC0" w:rsidP="00E36F0E">
            <w:pPr>
              <w:rPr>
                <w:rFonts w:cs="Arial"/>
              </w:rPr>
            </w:pPr>
            <w:r w:rsidRPr="009673BD">
              <w:rPr>
                <w:rFonts w:cs="Arial"/>
              </w:rPr>
              <w:t>0x0008</w:t>
            </w:r>
          </w:p>
        </w:tc>
        <w:tc>
          <w:tcPr>
            <w:tcW w:w="1741" w:type="dxa"/>
            <w:tcBorders>
              <w:top w:val="single" w:sz="4" w:space="0" w:color="auto"/>
              <w:left w:val="single" w:sz="4" w:space="0" w:color="auto"/>
              <w:bottom w:val="single" w:sz="4" w:space="0" w:color="auto"/>
              <w:right w:val="single" w:sz="4" w:space="0" w:color="auto"/>
            </w:tcBorders>
            <w:shd w:val="clear" w:color="auto" w:fill="FFFFFF"/>
          </w:tcPr>
          <w:p w14:paraId="50B30DBB" w14:textId="77777777" w:rsidR="00E36F0E" w:rsidRPr="009673BD" w:rsidRDefault="00E36F0E" w:rsidP="00E36F0E">
            <w:pPr>
              <w:rPr>
                <w:rFonts w:cs="Arial"/>
              </w:rPr>
            </w:pPr>
          </w:p>
        </w:tc>
      </w:tr>
      <w:tr w:rsidR="00E36F0E" w:rsidRPr="009673BD" w14:paraId="1DE3FAAE" w14:textId="77777777" w:rsidTr="00506E2F">
        <w:trPr>
          <w:jc w:val="center"/>
        </w:trPr>
        <w:tc>
          <w:tcPr>
            <w:tcW w:w="598" w:type="dxa"/>
            <w:tcBorders>
              <w:top w:val="single" w:sz="4" w:space="0" w:color="auto"/>
              <w:left w:val="single" w:sz="4" w:space="0" w:color="auto"/>
              <w:bottom w:val="single" w:sz="4" w:space="0" w:color="auto"/>
              <w:right w:val="single" w:sz="4" w:space="0" w:color="auto"/>
            </w:tcBorders>
            <w:shd w:val="clear" w:color="auto" w:fill="FFFFFF"/>
          </w:tcPr>
          <w:p w14:paraId="4B45CA5A" w14:textId="77777777" w:rsidR="00E36F0E" w:rsidRPr="009673BD" w:rsidRDefault="00E36F0E" w:rsidP="00E36F0E">
            <w:pPr>
              <w:jc w:val="center"/>
              <w:rPr>
                <w:rFonts w:cs="Arial"/>
              </w:rPr>
            </w:pPr>
          </w:p>
        </w:tc>
        <w:tc>
          <w:tcPr>
            <w:tcW w:w="2843" w:type="dxa"/>
            <w:gridSpan w:val="2"/>
            <w:tcBorders>
              <w:top w:val="single" w:sz="4" w:space="0" w:color="auto"/>
              <w:left w:val="single" w:sz="4" w:space="0" w:color="auto"/>
              <w:bottom w:val="single" w:sz="4" w:space="0" w:color="auto"/>
              <w:right w:val="single" w:sz="4" w:space="0" w:color="auto"/>
            </w:tcBorders>
            <w:shd w:val="clear" w:color="auto" w:fill="FFFFFF"/>
          </w:tcPr>
          <w:p w14:paraId="4F70AAD3" w14:textId="77777777" w:rsidR="00E36F0E" w:rsidRPr="009673BD" w:rsidRDefault="00E36F0E" w:rsidP="00E36F0E">
            <w:pPr>
              <w:rPr>
                <w:rFonts w:cs="Arial"/>
              </w:rPr>
            </w:pPr>
          </w:p>
        </w:tc>
        <w:tc>
          <w:tcPr>
            <w:tcW w:w="859" w:type="dxa"/>
            <w:tcBorders>
              <w:top w:val="single" w:sz="4" w:space="0" w:color="auto"/>
              <w:left w:val="single" w:sz="4" w:space="0" w:color="auto"/>
              <w:bottom w:val="single" w:sz="4" w:space="0" w:color="auto"/>
              <w:right w:val="single" w:sz="4" w:space="0" w:color="auto"/>
            </w:tcBorders>
            <w:shd w:val="clear" w:color="auto" w:fill="FFFFFF"/>
          </w:tcPr>
          <w:p w14:paraId="3056377F" w14:textId="77777777" w:rsidR="00E36F0E" w:rsidRPr="009673BD"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769BCA9E" w14:textId="77777777" w:rsidR="00E36F0E" w:rsidRPr="009673BD" w:rsidRDefault="00393DC0" w:rsidP="00E36F0E">
            <w:pPr>
              <w:rPr>
                <w:rFonts w:cs="Arial"/>
              </w:rPr>
            </w:pPr>
            <w:r w:rsidRPr="009673BD">
              <w:rPr>
                <w:rFonts w:cs="Arial"/>
              </w:rPr>
              <w:t>ESPM_LAN</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51B8F42D" w14:textId="77777777" w:rsidR="00E36F0E" w:rsidRPr="009673BD" w:rsidRDefault="00393DC0" w:rsidP="00E36F0E">
            <w:pPr>
              <w:rPr>
                <w:rFonts w:cs="Arial"/>
              </w:rPr>
            </w:pPr>
            <w:r w:rsidRPr="009673BD">
              <w:rPr>
                <w:rFonts w:cs="Arial"/>
              </w:rPr>
              <w:t>0x0010</w:t>
            </w:r>
          </w:p>
        </w:tc>
        <w:tc>
          <w:tcPr>
            <w:tcW w:w="1741" w:type="dxa"/>
            <w:tcBorders>
              <w:top w:val="single" w:sz="4" w:space="0" w:color="auto"/>
              <w:left w:val="single" w:sz="4" w:space="0" w:color="auto"/>
              <w:bottom w:val="single" w:sz="4" w:space="0" w:color="auto"/>
              <w:right w:val="single" w:sz="4" w:space="0" w:color="auto"/>
            </w:tcBorders>
            <w:shd w:val="clear" w:color="auto" w:fill="FFFFFF"/>
          </w:tcPr>
          <w:p w14:paraId="3F7C4807" w14:textId="77777777" w:rsidR="00E36F0E" w:rsidRPr="009673BD" w:rsidRDefault="00393DC0" w:rsidP="00E36F0E">
            <w:pPr>
              <w:rPr>
                <w:rFonts w:cs="Arial"/>
              </w:rPr>
            </w:pPr>
            <w:r w:rsidRPr="009673BD">
              <w:rPr>
                <w:rFonts w:cs="Arial"/>
              </w:rPr>
              <w:t>Applicable to AV vehicles Only</w:t>
            </w:r>
          </w:p>
        </w:tc>
      </w:tr>
      <w:tr w:rsidR="00E36F0E" w:rsidRPr="009673BD" w14:paraId="73FAF2AA" w14:textId="77777777" w:rsidTr="00506E2F">
        <w:trPr>
          <w:jc w:val="center"/>
        </w:trPr>
        <w:tc>
          <w:tcPr>
            <w:tcW w:w="598" w:type="dxa"/>
            <w:tcBorders>
              <w:top w:val="single" w:sz="4" w:space="0" w:color="auto"/>
              <w:left w:val="single" w:sz="4" w:space="0" w:color="auto"/>
              <w:bottom w:val="single" w:sz="4" w:space="0" w:color="auto"/>
              <w:right w:val="single" w:sz="4" w:space="0" w:color="auto"/>
            </w:tcBorders>
            <w:shd w:val="clear" w:color="auto" w:fill="FFFFFF"/>
          </w:tcPr>
          <w:p w14:paraId="4E149949" w14:textId="77777777" w:rsidR="00E36F0E" w:rsidRPr="009673BD" w:rsidRDefault="00E36F0E" w:rsidP="00E36F0E">
            <w:pPr>
              <w:jc w:val="center"/>
              <w:rPr>
                <w:rFonts w:cs="Arial"/>
              </w:rPr>
            </w:pPr>
          </w:p>
        </w:tc>
        <w:tc>
          <w:tcPr>
            <w:tcW w:w="2843" w:type="dxa"/>
            <w:gridSpan w:val="2"/>
            <w:tcBorders>
              <w:top w:val="single" w:sz="4" w:space="0" w:color="auto"/>
              <w:left w:val="single" w:sz="4" w:space="0" w:color="auto"/>
              <w:bottom w:val="single" w:sz="4" w:space="0" w:color="auto"/>
              <w:right w:val="single" w:sz="4" w:space="0" w:color="auto"/>
            </w:tcBorders>
            <w:shd w:val="clear" w:color="auto" w:fill="FFFFFF"/>
          </w:tcPr>
          <w:p w14:paraId="07496894" w14:textId="77777777" w:rsidR="00E36F0E" w:rsidRPr="009673BD" w:rsidRDefault="00E36F0E" w:rsidP="00E36F0E">
            <w:pPr>
              <w:rPr>
                <w:rFonts w:cs="Arial"/>
              </w:rPr>
            </w:pPr>
          </w:p>
        </w:tc>
        <w:tc>
          <w:tcPr>
            <w:tcW w:w="859" w:type="dxa"/>
            <w:tcBorders>
              <w:top w:val="single" w:sz="4" w:space="0" w:color="auto"/>
              <w:left w:val="single" w:sz="4" w:space="0" w:color="auto"/>
              <w:bottom w:val="single" w:sz="4" w:space="0" w:color="auto"/>
              <w:right w:val="single" w:sz="4" w:space="0" w:color="auto"/>
            </w:tcBorders>
            <w:shd w:val="clear" w:color="auto" w:fill="FFFFFF"/>
          </w:tcPr>
          <w:p w14:paraId="263DAE30" w14:textId="77777777" w:rsidR="00E36F0E" w:rsidRPr="009673BD"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275038A9" w14:textId="77777777" w:rsidR="00E36F0E" w:rsidRPr="009673BD" w:rsidRDefault="00393DC0" w:rsidP="00E36F0E">
            <w:pPr>
              <w:rPr>
                <w:rFonts w:cs="Arial"/>
              </w:rPr>
            </w:pPr>
            <w:r w:rsidRPr="009673BD">
              <w:rPr>
                <w:rFonts w:cs="Arial"/>
              </w:rPr>
              <w:t>DDSM_LAN</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4B9A8156" w14:textId="77777777" w:rsidR="00E36F0E" w:rsidRPr="009673BD" w:rsidRDefault="00393DC0" w:rsidP="00E36F0E">
            <w:pPr>
              <w:rPr>
                <w:rFonts w:cs="Arial"/>
              </w:rPr>
            </w:pPr>
            <w:r w:rsidRPr="009673BD">
              <w:rPr>
                <w:rFonts w:cs="Arial"/>
              </w:rPr>
              <w:t>0x0020</w:t>
            </w:r>
          </w:p>
        </w:tc>
        <w:tc>
          <w:tcPr>
            <w:tcW w:w="1741" w:type="dxa"/>
            <w:tcBorders>
              <w:top w:val="single" w:sz="4" w:space="0" w:color="auto"/>
              <w:left w:val="single" w:sz="4" w:space="0" w:color="auto"/>
              <w:bottom w:val="single" w:sz="4" w:space="0" w:color="auto"/>
              <w:right w:val="single" w:sz="4" w:space="0" w:color="auto"/>
            </w:tcBorders>
            <w:shd w:val="clear" w:color="auto" w:fill="FFFFFF"/>
          </w:tcPr>
          <w:p w14:paraId="0160A733" w14:textId="77777777" w:rsidR="00E36F0E" w:rsidRPr="009673BD" w:rsidRDefault="00393DC0" w:rsidP="00E36F0E">
            <w:pPr>
              <w:rPr>
                <w:rFonts w:cs="Arial"/>
              </w:rPr>
            </w:pPr>
            <w:r w:rsidRPr="009673BD">
              <w:rPr>
                <w:rFonts w:cs="Arial"/>
              </w:rPr>
              <w:t>Applicable to AV vehicles Only</w:t>
            </w:r>
          </w:p>
        </w:tc>
      </w:tr>
      <w:tr w:rsidR="00E36F0E" w:rsidRPr="009673BD" w14:paraId="25C37116" w14:textId="77777777" w:rsidTr="00506E2F">
        <w:trPr>
          <w:jc w:val="center"/>
        </w:trPr>
        <w:tc>
          <w:tcPr>
            <w:tcW w:w="598" w:type="dxa"/>
            <w:tcBorders>
              <w:top w:val="single" w:sz="4" w:space="0" w:color="auto"/>
              <w:left w:val="single" w:sz="4" w:space="0" w:color="auto"/>
              <w:bottom w:val="single" w:sz="4" w:space="0" w:color="auto"/>
              <w:right w:val="single" w:sz="4" w:space="0" w:color="auto"/>
            </w:tcBorders>
            <w:shd w:val="clear" w:color="auto" w:fill="FFFFFF"/>
          </w:tcPr>
          <w:p w14:paraId="7D3C6B3A" w14:textId="77777777" w:rsidR="00E36F0E" w:rsidRPr="009673BD" w:rsidRDefault="00E36F0E" w:rsidP="00E36F0E">
            <w:pPr>
              <w:jc w:val="center"/>
              <w:rPr>
                <w:rFonts w:cs="Arial"/>
              </w:rPr>
            </w:pPr>
          </w:p>
        </w:tc>
        <w:tc>
          <w:tcPr>
            <w:tcW w:w="2843" w:type="dxa"/>
            <w:gridSpan w:val="2"/>
            <w:tcBorders>
              <w:top w:val="single" w:sz="4" w:space="0" w:color="auto"/>
              <w:left w:val="single" w:sz="4" w:space="0" w:color="auto"/>
              <w:bottom w:val="single" w:sz="4" w:space="0" w:color="auto"/>
              <w:right w:val="single" w:sz="4" w:space="0" w:color="auto"/>
            </w:tcBorders>
            <w:shd w:val="clear" w:color="auto" w:fill="FFFFFF"/>
          </w:tcPr>
          <w:p w14:paraId="11EA8509" w14:textId="77777777" w:rsidR="00E36F0E" w:rsidRPr="009673BD" w:rsidRDefault="00E36F0E" w:rsidP="00E36F0E">
            <w:pPr>
              <w:rPr>
                <w:rFonts w:cs="Arial"/>
              </w:rPr>
            </w:pPr>
          </w:p>
        </w:tc>
        <w:tc>
          <w:tcPr>
            <w:tcW w:w="859" w:type="dxa"/>
            <w:tcBorders>
              <w:top w:val="single" w:sz="4" w:space="0" w:color="auto"/>
              <w:left w:val="single" w:sz="4" w:space="0" w:color="auto"/>
              <w:bottom w:val="single" w:sz="4" w:space="0" w:color="auto"/>
              <w:right w:val="single" w:sz="4" w:space="0" w:color="auto"/>
            </w:tcBorders>
            <w:shd w:val="clear" w:color="auto" w:fill="FFFFFF"/>
          </w:tcPr>
          <w:p w14:paraId="6CFE7293" w14:textId="77777777" w:rsidR="00E36F0E" w:rsidRPr="009673BD"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787E561A" w14:textId="77777777" w:rsidR="00E36F0E" w:rsidRPr="009673BD" w:rsidRDefault="00393DC0" w:rsidP="00E36F0E">
            <w:pPr>
              <w:rPr>
                <w:rFonts w:cs="Arial"/>
              </w:rPr>
            </w:pPr>
            <w:r w:rsidRPr="009673BD">
              <w:rPr>
                <w:rFonts w:cs="Arial"/>
              </w:rPr>
              <w:t>OFF_PEAK</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21BA2872" w14:textId="77777777" w:rsidR="00E36F0E" w:rsidRPr="009673BD" w:rsidRDefault="00393DC0" w:rsidP="00E36F0E">
            <w:pPr>
              <w:rPr>
                <w:rFonts w:cs="Arial"/>
              </w:rPr>
            </w:pPr>
            <w:r w:rsidRPr="009673BD">
              <w:rPr>
                <w:rFonts w:cs="Arial"/>
              </w:rPr>
              <w:t>0x0040</w:t>
            </w:r>
          </w:p>
        </w:tc>
        <w:tc>
          <w:tcPr>
            <w:tcW w:w="1741" w:type="dxa"/>
            <w:tcBorders>
              <w:top w:val="single" w:sz="4" w:space="0" w:color="auto"/>
              <w:left w:val="single" w:sz="4" w:space="0" w:color="auto"/>
              <w:bottom w:val="single" w:sz="4" w:space="0" w:color="auto"/>
              <w:right w:val="single" w:sz="4" w:space="0" w:color="auto"/>
            </w:tcBorders>
            <w:shd w:val="clear" w:color="auto" w:fill="FFFFFF"/>
          </w:tcPr>
          <w:p w14:paraId="7DAE60C5" w14:textId="77777777" w:rsidR="00E36F0E" w:rsidRPr="009673BD" w:rsidRDefault="00393DC0" w:rsidP="00E36F0E">
            <w:pPr>
              <w:spacing w:line="256" w:lineRule="auto"/>
              <w:rPr>
                <w:rFonts w:cs="Arial"/>
              </w:rPr>
            </w:pPr>
            <w:r w:rsidRPr="009673BD">
              <w:rPr>
                <w:rFonts w:cs="Arial"/>
              </w:rPr>
              <w:t>N/A</w:t>
            </w:r>
          </w:p>
        </w:tc>
      </w:tr>
      <w:tr w:rsidR="00E36F0E" w:rsidRPr="009673BD" w14:paraId="6B47D143" w14:textId="77777777" w:rsidTr="00506E2F">
        <w:trPr>
          <w:jc w:val="center"/>
        </w:trPr>
        <w:tc>
          <w:tcPr>
            <w:tcW w:w="598" w:type="dxa"/>
            <w:tcBorders>
              <w:top w:val="single" w:sz="4" w:space="0" w:color="auto"/>
              <w:left w:val="single" w:sz="4" w:space="0" w:color="auto"/>
              <w:bottom w:val="single" w:sz="4" w:space="0" w:color="auto"/>
              <w:right w:val="single" w:sz="4" w:space="0" w:color="auto"/>
            </w:tcBorders>
            <w:shd w:val="clear" w:color="auto" w:fill="FFFFFF"/>
          </w:tcPr>
          <w:p w14:paraId="55D614DC" w14:textId="77777777" w:rsidR="00E36F0E" w:rsidRPr="009673BD" w:rsidRDefault="00E36F0E" w:rsidP="00E36F0E">
            <w:pPr>
              <w:jc w:val="center"/>
              <w:rPr>
                <w:rFonts w:cs="Arial"/>
              </w:rPr>
            </w:pPr>
          </w:p>
        </w:tc>
        <w:tc>
          <w:tcPr>
            <w:tcW w:w="2843" w:type="dxa"/>
            <w:gridSpan w:val="2"/>
            <w:tcBorders>
              <w:top w:val="single" w:sz="4" w:space="0" w:color="auto"/>
              <w:left w:val="single" w:sz="4" w:space="0" w:color="auto"/>
              <w:bottom w:val="single" w:sz="4" w:space="0" w:color="auto"/>
              <w:right w:val="single" w:sz="4" w:space="0" w:color="auto"/>
            </w:tcBorders>
            <w:shd w:val="clear" w:color="auto" w:fill="FFFFFF"/>
          </w:tcPr>
          <w:p w14:paraId="10EB1AC9" w14:textId="77777777" w:rsidR="00E36F0E" w:rsidRPr="009673BD" w:rsidRDefault="00E36F0E" w:rsidP="00E36F0E">
            <w:pPr>
              <w:rPr>
                <w:rFonts w:cs="Arial"/>
              </w:rPr>
            </w:pPr>
          </w:p>
        </w:tc>
        <w:tc>
          <w:tcPr>
            <w:tcW w:w="859" w:type="dxa"/>
            <w:tcBorders>
              <w:top w:val="single" w:sz="4" w:space="0" w:color="auto"/>
              <w:left w:val="single" w:sz="4" w:space="0" w:color="auto"/>
              <w:bottom w:val="single" w:sz="4" w:space="0" w:color="auto"/>
              <w:right w:val="single" w:sz="4" w:space="0" w:color="auto"/>
            </w:tcBorders>
            <w:shd w:val="clear" w:color="auto" w:fill="FFFFFF"/>
          </w:tcPr>
          <w:p w14:paraId="266F42D9" w14:textId="77777777" w:rsidR="00E36F0E" w:rsidRPr="009673BD"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156450A8" w14:textId="77777777" w:rsidR="00E36F0E" w:rsidRPr="009673BD" w:rsidRDefault="00393DC0" w:rsidP="00E36F0E">
            <w:pPr>
              <w:rPr>
                <w:rFonts w:cs="Arial"/>
              </w:rPr>
            </w:pPr>
            <w:r w:rsidRPr="009673BD">
              <w:rPr>
                <w:rFonts w:cs="Arial"/>
              </w:rPr>
              <w:t>RESERVED</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4476FDFE" w14:textId="77777777" w:rsidR="00E36F0E" w:rsidRPr="009673BD" w:rsidRDefault="00393DC0" w:rsidP="00E36F0E">
            <w:pPr>
              <w:rPr>
                <w:rFonts w:cs="Arial"/>
              </w:rPr>
            </w:pPr>
            <w:r w:rsidRPr="009673BD">
              <w:rPr>
                <w:rFonts w:cs="Arial"/>
              </w:rPr>
              <w:t>0x0080</w:t>
            </w:r>
          </w:p>
        </w:tc>
        <w:tc>
          <w:tcPr>
            <w:tcW w:w="1741" w:type="dxa"/>
            <w:tcBorders>
              <w:top w:val="single" w:sz="4" w:space="0" w:color="auto"/>
              <w:left w:val="single" w:sz="4" w:space="0" w:color="auto"/>
              <w:bottom w:val="single" w:sz="4" w:space="0" w:color="auto"/>
              <w:right w:val="single" w:sz="4" w:space="0" w:color="auto"/>
            </w:tcBorders>
            <w:shd w:val="clear" w:color="auto" w:fill="FFFFFF"/>
          </w:tcPr>
          <w:p w14:paraId="23FAE59F" w14:textId="77777777" w:rsidR="00E36F0E" w:rsidRPr="009673BD" w:rsidRDefault="00E36F0E" w:rsidP="00E36F0E">
            <w:pPr>
              <w:spacing w:line="256" w:lineRule="auto"/>
              <w:rPr>
                <w:rFonts w:cs="Arial"/>
              </w:rPr>
            </w:pPr>
          </w:p>
        </w:tc>
      </w:tr>
      <w:tr w:rsidR="00E36F0E" w:rsidRPr="009673BD" w14:paraId="08E7239F" w14:textId="77777777" w:rsidTr="00506E2F">
        <w:trPr>
          <w:jc w:val="center"/>
        </w:trPr>
        <w:tc>
          <w:tcPr>
            <w:tcW w:w="598" w:type="dxa"/>
            <w:tcBorders>
              <w:top w:val="single" w:sz="4" w:space="0" w:color="auto"/>
              <w:left w:val="single" w:sz="4" w:space="0" w:color="auto"/>
              <w:bottom w:val="single" w:sz="4" w:space="0" w:color="auto"/>
              <w:right w:val="single" w:sz="4" w:space="0" w:color="auto"/>
            </w:tcBorders>
            <w:shd w:val="clear" w:color="auto" w:fill="FFFFFF"/>
          </w:tcPr>
          <w:p w14:paraId="3D33E2A3" w14:textId="77777777" w:rsidR="00E36F0E" w:rsidRPr="009673BD" w:rsidRDefault="00E36F0E" w:rsidP="00E36F0E">
            <w:pPr>
              <w:jc w:val="center"/>
              <w:rPr>
                <w:rFonts w:cs="Arial"/>
              </w:rPr>
            </w:pPr>
          </w:p>
        </w:tc>
        <w:tc>
          <w:tcPr>
            <w:tcW w:w="2843" w:type="dxa"/>
            <w:gridSpan w:val="2"/>
            <w:tcBorders>
              <w:top w:val="single" w:sz="4" w:space="0" w:color="auto"/>
              <w:left w:val="single" w:sz="4" w:space="0" w:color="auto"/>
              <w:bottom w:val="single" w:sz="4" w:space="0" w:color="auto"/>
              <w:right w:val="single" w:sz="4" w:space="0" w:color="auto"/>
            </w:tcBorders>
            <w:shd w:val="clear" w:color="auto" w:fill="FFFFFF"/>
          </w:tcPr>
          <w:p w14:paraId="0A8A6541" w14:textId="77777777" w:rsidR="00E36F0E" w:rsidRPr="009673BD" w:rsidRDefault="00E36F0E" w:rsidP="00E36F0E">
            <w:pPr>
              <w:rPr>
                <w:rFonts w:cs="Arial"/>
              </w:rPr>
            </w:pPr>
          </w:p>
        </w:tc>
        <w:tc>
          <w:tcPr>
            <w:tcW w:w="859" w:type="dxa"/>
            <w:tcBorders>
              <w:top w:val="single" w:sz="4" w:space="0" w:color="auto"/>
              <w:left w:val="single" w:sz="4" w:space="0" w:color="auto"/>
              <w:bottom w:val="single" w:sz="4" w:space="0" w:color="auto"/>
              <w:right w:val="single" w:sz="4" w:space="0" w:color="auto"/>
            </w:tcBorders>
            <w:shd w:val="clear" w:color="auto" w:fill="FFFFFF"/>
          </w:tcPr>
          <w:p w14:paraId="7A5B2083" w14:textId="77777777" w:rsidR="00E36F0E" w:rsidRPr="009673BD"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14FB40BF" w14:textId="77777777" w:rsidR="00E36F0E" w:rsidRPr="009673BD" w:rsidRDefault="00393DC0" w:rsidP="00E36F0E">
            <w:pPr>
              <w:rPr>
                <w:rFonts w:cs="Arial"/>
              </w:rPr>
            </w:pPr>
            <w:r w:rsidRPr="009673BD">
              <w:rPr>
                <w:rFonts w:cs="Arial"/>
              </w:rPr>
              <w:t>RESERVED</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05EF9C4F" w14:textId="77777777" w:rsidR="00E36F0E" w:rsidRPr="009673BD" w:rsidRDefault="00393DC0" w:rsidP="00E36F0E">
            <w:pPr>
              <w:rPr>
                <w:rFonts w:cs="Arial"/>
              </w:rPr>
            </w:pPr>
            <w:r w:rsidRPr="009673BD">
              <w:rPr>
                <w:rFonts w:cs="Arial"/>
              </w:rPr>
              <w:t>0x0100</w:t>
            </w:r>
          </w:p>
        </w:tc>
        <w:tc>
          <w:tcPr>
            <w:tcW w:w="1741" w:type="dxa"/>
            <w:tcBorders>
              <w:top w:val="single" w:sz="4" w:space="0" w:color="auto"/>
              <w:left w:val="single" w:sz="4" w:space="0" w:color="auto"/>
              <w:bottom w:val="single" w:sz="4" w:space="0" w:color="auto"/>
              <w:right w:val="single" w:sz="4" w:space="0" w:color="auto"/>
            </w:tcBorders>
            <w:shd w:val="clear" w:color="auto" w:fill="FFFFFF"/>
          </w:tcPr>
          <w:p w14:paraId="544C29A9" w14:textId="77777777" w:rsidR="00E36F0E" w:rsidRPr="009673BD" w:rsidRDefault="00E36F0E" w:rsidP="00E36F0E">
            <w:pPr>
              <w:spacing w:line="256" w:lineRule="auto"/>
              <w:rPr>
                <w:rFonts w:cs="Arial"/>
              </w:rPr>
            </w:pPr>
          </w:p>
        </w:tc>
      </w:tr>
      <w:tr w:rsidR="00E36F0E" w:rsidRPr="009673BD" w14:paraId="23B9E67D" w14:textId="77777777" w:rsidTr="00506E2F">
        <w:trPr>
          <w:jc w:val="center"/>
        </w:trPr>
        <w:tc>
          <w:tcPr>
            <w:tcW w:w="598" w:type="dxa"/>
            <w:tcBorders>
              <w:top w:val="single" w:sz="4" w:space="0" w:color="auto"/>
              <w:left w:val="single" w:sz="4" w:space="0" w:color="auto"/>
              <w:bottom w:val="single" w:sz="4" w:space="0" w:color="auto"/>
              <w:right w:val="single" w:sz="4" w:space="0" w:color="auto"/>
            </w:tcBorders>
            <w:shd w:val="clear" w:color="auto" w:fill="FFFFFF"/>
          </w:tcPr>
          <w:p w14:paraId="264E3B78" w14:textId="77777777" w:rsidR="00E36F0E" w:rsidRPr="009673BD" w:rsidRDefault="00E36F0E" w:rsidP="00E36F0E">
            <w:pPr>
              <w:jc w:val="center"/>
              <w:rPr>
                <w:rFonts w:cs="Arial"/>
              </w:rPr>
            </w:pPr>
          </w:p>
        </w:tc>
        <w:tc>
          <w:tcPr>
            <w:tcW w:w="2843" w:type="dxa"/>
            <w:gridSpan w:val="2"/>
            <w:tcBorders>
              <w:top w:val="single" w:sz="4" w:space="0" w:color="auto"/>
              <w:left w:val="single" w:sz="4" w:space="0" w:color="auto"/>
              <w:bottom w:val="single" w:sz="4" w:space="0" w:color="auto"/>
              <w:right w:val="single" w:sz="4" w:space="0" w:color="auto"/>
            </w:tcBorders>
            <w:shd w:val="clear" w:color="auto" w:fill="FFFFFF"/>
          </w:tcPr>
          <w:p w14:paraId="224C209F" w14:textId="77777777" w:rsidR="00E36F0E" w:rsidRPr="009673BD" w:rsidRDefault="00E36F0E" w:rsidP="00E36F0E">
            <w:pPr>
              <w:jc w:val="center"/>
              <w:rPr>
                <w:rFonts w:cs="Arial"/>
              </w:rPr>
            </w:pPr>
          </w:p>
        </w:tc>
        <w:tc>
          <w:tcPr>
            <w:tcW w:w="859" w:type="dxa"/>
            <w:tcBorders>
              <w:top w:val="single" w:sz="4" w:space="0" w:color="auto"/>
              <w:left w:val="single" w:sz="4" w:space="0" w:color="auto"/>
              <w:bottom w:val="single" w:sz="4" w:space="0" w:color="auto"/>
              <w:right w:val="single" w:sz="4" w:space="0" w:color="auto"/>
            </w:tcBorders>
            <w:shd w:val="clear" w:color="auto" w:fill="FFFFFF"/>
          </w:tcPr>
          <w:p w14:paraId="5D8C25D0" w14:textId="77777777" w:rsidR="00E36F0E" w:rsidRPr="009673BD"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6493834A" w14:textId="77777777" w:rsidR="00E36F0E" w:rsidRPr="009673BD" w:rsidRDefault="00393DC0" w:rsidP="00E36F0E">
            <w:pPr>
              <w:rPr>
                <w:rFonts w:cs="Arial"/>
              </w:rPr>
            </w:pPr>
            <w:r w:rsidRPr="009673BD">
              <w:rPr>
                <w:rFonts w:cs="Arial"/>
              </w:rPr>
              <w:t>FACTORY_WIFI</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0A2088D9" w14:textId="77777777" w:rsidR="00E36F0E" w:rsidRPr="009673BD" w:rsidRDefault="00393DC0" w:rsidP="00E36F0E">
            <w:pPr>
              <w:rPr>
                <w:rFonts w:cs="Arial"/>
              </w:rPr>
            </w:pPr>
            <w:r w:rsidRPr="009673BD">
              <w:rPr>
                <w:rFonts w:cs="Arial"/>
              </w:rPr>
              <w:t>0x0200</w:t>
            </w:r>
          </w:p>
        </w:tc>
        <w:tc>
          <w:tcPr>
            <w:tcW w:w="1741" w:type="dxa"/>
            <w:tcBorders>
              <w:top w:val="single" w:sz="4" w:space="0" w:color="auto"/>
              <w:left w:val="single" w:sz="4" w:space="0" w:color="auto"/>
              <w:bottom w:val="single" w:sz="4" w:space="0" w:color="auto"/>
              <w:right w:val="single" w:sz="4" w:space="0" w:color="auto"/>
            </w:tcBorders>
            <w:shd w:val="clear" w:color="auto" w:fill="FFFFFF"/>
          </w:tcPr>
          <w:p w14:paraId="1D2EB3F1" w14:textId="77777777" w:rsidR="00E36F0E" w:rsidRPr="009673BD" w:rsidRDefault="00E36F0E" w:rsidP="00E36F0E">
            <w:pPr>
              <w:spacing w:line="256" w:lineRule="auto"/>
              <w:rPr>
                <w:rFonts w:cs="Arial"/>
              </w:rPr>
            </w:pPr>
          </w:p>
        </w:tc>
      </w:tr>
      <w:tr w:rsidR="00E36F0E" w:rsidRPr="009673BD" w14:paraId="5B2A6D23" w14:textId="77777777" w:rsidTr="00506E2F">
        <w:trPr>
          <w:jc w:val="center"/>
        </w:trPr>
        <w:tc>
          <w:tcPr>
            <w:tcW w:w="598" w:type="dxa"/>
            <w:tcBorders>
              <w:top w:val="single" w:sz="4" w:space="0" w:color="auto"/>
              <w:left w:val="single" w:sz="4" w:space="0" w:color="auto"/>
              <w:bottom w:val="single" w:sz="4" w:space="0" w:color="auto"/>
              <w:right w:val="single" w:sz="4" w:space="0" w:color="auto"/>
            </w:tcBorders>
            <w:shd w:val="clear" w:color="auto" w:fill="FFFFFF"/>
          </w:tcPr>
          <w:p w14:paraId="2DCC1D42" w14:textId="77777777" w:rsidR="00E36F0E" w:rsidRPr="009673BD" w:rsidRDefault="00E36F0E" w:rsidP="00E36F0E">
            <w:pPr>
              <w:jc w:val="center"/>
              <w:rPr>
                <w:rFonts w:cs="Arial"/>
              </w:rPr>
            </w:pPr>
          </w:p>
        </w:tc>
        <w:tc>
          <w:tcPr>
            <w:tcW w:w="2843" w:type="dxa"/>
            <w:gridSpan w:val="2"/>
            <w:tcBorders>
              <w:top w:val="single" w:sz="4" w:space="0" w:color="auto"/>
              <w:left w:val="single" w:sz="4" w:space="0" w:color="auto"/>
              <w:bottom w:val="single" w:sz="4" w:space="0" w:color="auto"/>
              <w:right w:val="single" w:sz="4" w:space="0" w:color="auto"/>
            </w:tcBorders>
            <w:shd w:val="clear" w:color="auto" w:fill="FFFFFF"/>
          </w:tcPr>
          <w:p w14:paraId="0A8B2A46" w14:textId="77777777" w:rsidR="00E36F0E" w:rsidRPr="009673BD" w:rsidRDefault="00E36F0E" w:rsidP="00E36F0E">
            <w:pPr>
              <w:jc w:val="center"/>
              <w:rPr>
                <w:rFonts w:cs="Arial"/>
              </w:rPr>
            </w:pPr>
          </w:p>
        </w:tc>
        <w:tc>
          <w:tcPr>
            <w:tcW w:w="859" w:type="dxa"/>
            <w:tcBorders>
              <w:top w:val="single" w:sz="4" w:space="0" w:color="auto"/>
              <w:left w:val="single" w:sz="4" w:space="0" w:color="auto"/>
              <w:bottom w:val="single" w:sz="4" w:space="0" w:color="auto"/>
              <w:right w:val="single" w:sz="4" w:space="0" w:color="auto"/>
            </w:tcBorders>
            <w:shd w:val="clear" w:color="auto" w:fill="FFFFFF"/>
          </w:tcPr>
          <w:p w14:paraId="17E162E0" w14:textId="77777777" w:rsidR="00E36F0E" w:rsidRPr="009673BD"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3C9ADBA1" w14:textId="77777777" w:rsidR="00E36F0E" w:rsidRPr="009673BD" w:rsidRDefault="00393DC0" w:rsidP="00E36F0E">
            <w:pPr>
              <w:rPr>
                <w:rFonts w:cs="Arial"/>
              </w:rPr>
            </w:pPr>
            <w:r w:rsidRPr="009673BD">
              <w:rPr>
                <w:rFonts w:cs="Arial"/>
              </w:rPr>
              <w:t>TCU_B_CELLULAR_APN1</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1BE8886E" w14:textId="77777777" w:rsidR="00E36F0E" w:rsidRPr="009673BD" w:rsidRDefault="00393DC0" w:rsidP="00E36F0E">
            <w:pPr>
              <w:rPr>
                <w:rFonts w:cs="Arial"/>
              </w:rPr>
            </w:pPr>
            <w:r w:rsidRPr="009673BD">
              <w:rPr>
                <w:rFonts w:cs="Arial"/>
              </w:rPr>
              <w:t>0x0400</w:t>
            </w:r>
          </w:p>
        </w:tc>
        <w:tc>
          <w:tcPr>
            <w:tcW w:w="1741" w:type="dxa"/>
            <w:tcBorders>
              <w:top w:val="single" w:sz="4" w:space="0" w:color="auto"/>
              <w:left w:val="single" w:sz="4" w:space="0" w:color="auto"/>
              <w:bottom w:val="single" w:sz="4" w:space="0" w:color="auto"/>
              <w:right w:val="single" w:sz="4" w:space="0" w:color="auto"/>
            </w:tcBorders>
            <w:shd w:val="clear" w:color="auto" w:fill="FFFFFF"/>
          </w:tcPr>
          <w:p w14:paraId="42C6AEBD" w14:textId="77777777" w:rsidR="00E36F0E" w:rsidRPr="009673BD" w:rsidRDefault="00393DC0" w:rsidP="00E36F0E">
            <w:pPr>
              <w:spacing w:line="256" w:lineRule="auto"/>
              <w:rPr>
                <w:rFonts w:cs="Arial"/>
              </w:rPr>
            </w:pPr>
            <w:r w:rsidRPr="009673BD">
              <w:rPr>
                <w:rFonts w:cs="Arial"/>
              </w:rPr>
              <w:t>Applicable to AV vehicles Only</w:t>
            </w:r>
          </w:p>
        </w:tc>
      </w:tr>
      <w:tr w:rsidR="00E36F0E" w:rsidRPr="009673BD" w14:paraId="4B81AD10" w14:textId="77777777" w:rsidTr="00506E2F">
        <w:trPr>
          <w:jc w:val="center"/>
        </w:trPr>
        <w:tc>
          <w:tcPr>
            <w:tcW w:w="598" w:type="dxa"/>
            <w:tcBorders>
              <w:top w:val="single" w:sz="4" w:space="0" w:color="auto"/>
              <w:left w:val="single" w:sz="4" w:space="0" w:color="auto"/>
              <w:bottom w:val="single" w:sz="4" w:space="0" w:color="auto"/>
              <w:right w:val="single" w:sz="4" w:space="0" w:color="auto"/>
            </w:tcBorders>
            <w:shd w:val="clear" w:color="auto" w:fill="FFFFFF"/>
          </w:tcPr>
          <w:p w14:paraId="05A9C7D0" w14:textId="77777777" w:rsidR="00E36F0E" w:rsidRPr="009673BD" w:rsidRDefault="00E36F0E" w:rsidP="00E36F0E">
            <w:pPr>
              <w:jc w:val="center"/>
              <w:rPr>
                <w:rFonts w:cs="Arial"/>
              </w:rPr>
            </w:pPr>
          </w:p>
        </w:tc>
        <w:tc>
          <w:tcPr>
            <w:tcW w:w="2843" w:type="dxa"/>
            <w:gridSpan w:val="2"/>
            <w:tcBorders>
              <w:top w:val="single" w:sz="4" w:space="0" w:color="auto"/>
              <w:left w:val="single" w:sz="4" w:space="0" w:color="auto"/>
              <w:bottom w:val="single" w:sz="4" w:space="0" w:color="auto"/>
              <w:right w:val="single" w:sz="4" w:space="0" w:color="auto"/>
            </w:tcBorders>
            <w:shd w:val="clear" w:color="auto" w:fill="FFFFFF"/>
          </w:tcPr>
          <w:p w14:paraId="5D631FD9" w14:textId="77777777" w:rsidR="00E36F0E" w:rsidRPr="009673BD" w:rsidRDefault="00E36F0E" w:rsidP="00E36F0E">
            <w:pPr>
              <w:jc w:val="center"/>
              <w:rPr>
                <w:rFonts w:cs="Arial"/>
              </w:rPr>
            </w:pPr>
          </w:p>
        </w:tc>
        <w:tc>
          <w:tcPr>
            <w:tcW w:w="859" w:type="dxa"/>
            <w:tcBorders>
              <w:top w:val="single" w:sz="4" w:space="0" w:color="auto"/>
              <w:left w:val="single" w:sz="4" w:space="0" w:color="auto"/>
              <w:bottom w:val="single" w:sz="4" w:space="0" w:color="auto"/>
              <w:right w:val="single" w:sz="4" w:space="0" w:color="auto"/>
            </w:tcBorders>
            <w:shd w:val="clear" w:color="auto" w:fill="FFFFFF"/>
          </w:tcPr>
          <w:p w14:paraId="3EC9A4E5" w14:textId="77777777" w:rsidR="00E36F0E" w:rsidRPr="009673BD"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58C7AF98" w14:textId="77777777" w:rsidR="00E36F0E" w:rsidRPr="009673BD" w:rsidRDefault="00393DC0" w:rsidP="00E36F0E">
            <w:pPr>
              <w:rPr>
                <w:rFonts w:cs="Arial"/>
              </w:rPr>
            </w:pPr>
            <w:r w:rsidRPr="009673BD">
              <w:rPr>
                <w:rFonts w:cs="Arial"/>
              </w:rPr>
              <w:t>TCU_B_CELLULAR_APN2</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7FA84237" w14:textId="77777777" w:rsidR="00E36F0E" w:rsidRPr="009673BD" w:rsidRDefault="00393DC0" w:rsidP="00E36F0E">
            <w:pPr>
              <w:rPr>
                <w:rFonts w:cs="Arial"/>
              </w:rPr>
            </w:pPr>
            <w:r w:rsidRPr="009673BD">
              <w:rPr>
                <w:rFonts w:cs="Arial"/>
              </w:rPr>
              <w:t>0x0800</w:t>
            </w:r>
          </w:p>
        </w:tc>
        <w:tc>
          <w:tcPr>
            <w:tcW w:w="1741" w:type="dxa"/>
            <w:tcBorders>
              <w:top w:val="single" w:sz="4" w:space="0" w:color="auto"/>
              <w:left w:val="single" w:sz="4" w:space="0" w:color="auto"/>
              <w:bottom w:val="single" w:sz="4" w:space="0" w:color="auto"/>
              <w:right w:val="single" w:sz="4" w:space="0" w:color="auto"/>
            </w:tcBorders>
            <w:shd w:val="clear" w:color="auto" w:fill="FFFFFF"/>
          </w:tcPr>
          <w:p w14:paraId="75013CAD" w14:textId="77777777" w:rsidR="00E36F0E" w:rsidRPr="009673BD" w:rsidRDefault="00393DC0" w:rsidP="00E36F0E">
            <w:pPr>
              <w:spacing w:line="256" w:lineRule="auto"/>
              <w:rPr>
                <w:rFonts w:cs="Arial"/>
              </w:rPr>
            </w:pPr>
            <w:r w:rsidRPr="009673BD">
              <w:rPr>
                <w:rFonts w:cs="Arial"/>
              </w:rPr>
              <w:t>Applicable to AV vehicles Only</w:t>
            </w:r>
          </w:p>
        </w:tc>
      </w:tr>
      <w:tr w:rsidR="00E36F0E" w:rsidRPr="009673BD" w14:paraId="40780AEE" w14:textId="77777777" w:rsidTr="00506E2F">
        <w:trPr>
          <w:jc w:val="center"/>
        </w:trPr>
        <w:tc>
          <w:tcPr>
            <w:tcW w:w="598" w:type="dxa"/>
            <w:tcBorders>
              <w:top w:val="single" w:sz="4" w:space="0" w:color="auto"/>
              <w:left w:val="single" w:sz="4" w:space="0" w:color="auto"/>
              <w:bottom w:val="single" w:sz="4" w:space="0" w:color="auto"/>
              <w:right w:val="single" w:sz="4" w:space="0" w:color="auto"/>
            </w:tcBorders>
            <w:shd w:val="clear" w:color="auto" w:fill="FFFFFF"/>
          </w:tcPr>
          <w:p w14:paraId="48D90E29" w14:textId="77777777" w:rsidR="00E36F0E" w:rsidRPr="009673BD" w:rsidRDefault="00E36F0E" w:rsidP="00E36F0E">
            <w:pPr>
              <w:jc w:val="center"/>
              <w:rPr>
                <w:rFonts w:cs="Arial"/>
              </w:rPr>
            </w:pPr>
          </w:p>
        </w:tc>
        <w:tc>
          <w:tcPr>
            <w:tcW w:w="2843" w:type="dxa"/>
            <w:gridSpan w:val="2"/>
            <w:tcBorders>
              <w:top w:val="single" w:sz="4" w:space="0" w:color="auto"/>
              <w:left w:val="single" w:sz="4" w:space="0" w:color="auto"/>
              <w:bottom w:val="single" w:sz="4" w:space="0" w:color="auto"/>
              <w:right w:val="single" w:sz="4" w:space="0" w:color="auto"/>
            </w:tcBorders>
            <w:shd w:val="clear" w:color="auto" w:fill="FFFFFF"/>
          </w:tcPr>
          <w:p w14:paraId="4A012272" w14:textId="77777777" w:rsidR="00E36F0E" w:rsidRPr="009673BD" w:rsidRDefault="00E36F0E" w:rsidP="00E36F0E">
            <w:pPr>
              <w:jc w:val="center"/>
              <w:rPr>
                <w:rFonts w:cs="Arial"/>
              </w:rPr>
            </w:pPr>
          </w:p>
        </w:tc>
        <w:tc>
          <w:tcPr>
            <w:tcW w:w="859" w:type="dxa"/>
            <w:tcBorders>
              <w:top w:val="single" w:sz="4" w:space="0" w:color="auto"/>
              <w:left w:val="single" w:sz="4" w:space="0" w:color="auto"/>
              <w:bottom w:val="single" w:sz="4" w:space="0" w:color="auto"/>
              <w:right w:val="single" w:sz="4" w:space="0" w:color="auto"/>
            </w:tcBorders>
            <w:shd w:val="clear" w:color="auto" w:fill="FFFFFF"/>
          </w:tcPr>
          <w:p w14:paraId="28934A4E" w14:textId="77777777" w:rsidR="00E36F0E" w:rsidRPr="009673BD"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3596527A" w14:textId="77777777" w:rsidR="00E36F0E" w:rsidRPr="009673BD" w:rsidRDefault="00393DC0" w:rsidP="00E36F0E">
            <w:pPr>
              <w:rPr>
                <w:rFonts w:cs="Arial"/>
              </w:rPr>
            </w:pPr>
            <w:r w:rsidRPr="009673BD">
              <w:rPr>
                <w:rFonts w:cs="Arial"/>
              </w:rPr>
              <w:t>WIFI_CONNECTION_CHANGE_REPORT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2E6D860" w14:textId="77777777" w:rsidR="00E36F0E" w:rsidRPr="009673BD" w:rsidRDefault="00393DC0" w:rsidP="00E36F0E">
            <w:pPr>
              <w:rPr>
                <w:rFonts w:cs="Arial"/>
              </w:rPr>
            </w:pPr>
            <w:r w:rsidRPr="009673BD">
              <w:rPr>
                <w:rFonts w:cs="Arial"/>
              </w:rPr>
              <w:t>0x1000</w:t>
            </w:r>
          </w:p>
        </w:tc>
        <w:tc>
          <w:tcPr>
            <w:tcW w:w="1741" w:type="dxa"/>
            <w:tcBorders>
              <w:top w:val="single" w:sz="4" w:space="0" w:color="auto"/>
              <w:left w:val="single" w:sz="4" w:space="0" w:color="auto"/>
              <w:bottom w:val="single" w:sz="4" w:space="0" w:color="auto"/>
              <w:right w:val="single" w:sz="4" w:space="0" w:color="auto"/>
            </w:tcBorders>
            <w:shd w:val="clear" w:color="auto" w:fill="FFFFFF"/>
          </w:tcPr>
          <w:p w14:paraId="4D07D4B5" w14:textId="77777777" w:rsidR="00E36F0E" w:rsidRPr="009673BD" w:rsidRDefault="00E36F0E" w:rsidP="00E36F0E">
            <w:pPr>
              <w:spacing w:line="256" w:lineRule="auto"/>
              <w:rPr>
                <w:rFonts w:cs="Arial"/>
              </w:rPr>
            </w:pPr>
          </w:p>
        </w:tc>
      </w:tr>
      <w:tr w:rsidR="00E36F0E" w:rsidRPr="009673BD" w14:paraId="7FF01F42" w14:textId="77777777" w:rsidTr="00506E2F">
        <w:trPr>
          <w:jc w:val="center"/>
        </w:trPr>
        <w:tc>
          <w:tcPr>
            <w:tcW w:w="598" w:type="dxa"/>
            <w:tcBorders>
              <w:top w:val="single" w:sz="4" w:space="0" w:color="auto"/>
              <w:left w:val="single" w:sz="4" w:space="0" w:color="auto"/>
              <w:bottom w:val="single" w:sz="4" w:space="0" w:color="auto"/>
              <w:right w:val="single" w:sz="4" w:space="0" w:color="auto"/>
            </w:tcBorders>
            <w:shd w:val="clear" w:color="auto" w:fill="FFFFFF"/>
          </w:tcPr>
          <w:p w14:paraId="58482ADF" w14:textId="77777777" w:rsidR="00E36F0E" w:rsidRPr="009673BD" w:rsidRDefault="00E36F0E" w:rsidP="00E36F0E">
            <w:pPr>
              <w:jc w:val="center"/>
              <w:rPr>
                <w:rFonts w:cs="Arial"/>
              </w:rPr>
            </w:pPr>
          </w:p>
        </w:tc>
        <w:tc>
          <w:tcPr>
            <w:tcW w:w="2843" w:type="dxa"/>
            <w:gridSpan w:val="2"/>
            <w:tcBorders>
              <w:top w:val="single" w:sz="4" w:space="0" w:color="auto"/>
              <w:left w:val="single" w:sz="4" w:space="0" w:color="auto"/>
              <w:bottom w:val="single" w:sz="4" w:space="0" w:color="auto"/>
              <w:right w:val="single" w:sz="4" w:space="0" w:color="auto"/>
            </w:tcBorders>
            <w:shd w:val="clear" w:color="auto" w:fill="FFFFFF"/>
          </w:tcPr>
          <w:p w14:paraId="63A181C1" w14:textId="77777777" w:rsidR="00E36F0E" w:rsidRPr="009673BD" w:rsidRDefault="00E36F0E" w:rsidP="00E36F0E">
            <w:pPr>
              <w:jc w:val="center"/>
              <w:rPr>
                <w:rFonts w:cs="Arial"/>
              </w:rPr>
            </w:pPr>
          </w:p>
        </w:tc>
        <w:tc>
          <w:tcPr>
            <w:tcW w:w="859" w:type="dxa"/>
            <w:tcBorders>
              <w:top w:val="single" w:sz="4" w:space="0" w:color="auto"/>
              <w:left w:val="single" w:sz="4" w:space="0" w:color="auto"/>
              <w:bottom w:val="single" w:sz="4" w:space="0" w:color="auto"/>
              <w:right w:val="single" w:sz="4" w:space="0" w:color="auto"/>
            </w:tcBorders>
            <w:shd w:val="clear" w:color="auto" w:fill="FFFFFF"/>
          </w:tcPr>
          <w:p w14:paraId="45FBB3A9" w14:textId="77777777" w:rsidR="00E36F0E" w:rsidRPr="009673BD"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64283F79" w14:textId="77777777" w:rsidR="00E36F0E" w:rsidRPr="009673BD" w:rsidRDefault="00393DC0" w:rsidP="00E36F0E">
            <w:pPr>
              <w:rPr>
                <w:rFonts w:cs="Arial"/>
              </w:rPr>
            </w:pPr>
            <w:r w:rsidRPr="009673BD">
              <w:rPr>
                <w:rFonts w:cs="Arial"/>
              </w:rPr>
              <w:t>SYSTEM_APP</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7717E011" w14:textId="77777777" w:rsidR="00E36F0E" w:rsidRPr="009673BD" w:rsidRDefault="00393DC0" w:rsidP="00E36F0E">
            <w:pPr>
              <w:rPr>
                <w:rFonts w:cs="Arial"/>
              </w:rPr>
            </w:pPr>
            <w:r w:rsidRPr="009673BD">
              <w:rPr>
                <w:rFonts w:cs="Arial"/>
              </w:rPr>
              <w:t>0x2000</w:t>
            </w:r>
          </w:p>
        </w:tc>
        <w:tc>
          <w:tcPr>
            <w:tcW w:w="1741" w:type="dxa"/>
            <w:tcBorders>
              <w:top w:val="single" w:sz="4" w:space="0" w:color="auto"/>
              <w:left w:val="single" w:sz="4" w:space="0" w:color="auto"/>
              <w:bottom w:val="single" w:sz="4" w:space="0" w:color="auto"/>
              <w:right w:val="single" w:sz="4" w:space="0" w:color="auto"/>
            </w:tcBorders>
            <w:shd w:val="clear" w:color="auto" w:fill="FFFFFF"/>
          </w:tcPr>
          <w:p w14:paraId="69FBE795" w14:textId="77777777" w:rsidR="00E36F0E" w:rsidRPr="009673BD" w:rsidRDefault="00E36F0E" w:rsidP="00E36F0E">
            <w:pPr>
              <w:spacing w:line="256" w:lineRule="auto"/>
              <w:rPr>
                <w:rFonts w:cs="Arial"/>
              </w:rPr>
            </w:pPr>
          </w:p>
        </w:tc>
      </w:tr>
      <w:tr w:rsidR="00E36F0E" w:rsidRPr="009673BD" w14:paraId="5648051A" w14:textId="77777777" w:rsidTr="00506E2F">
        <w:trPr>
          <w:jc w:val="center"/>
        </w:trPr>
        <w:tc>
          <w:tcPr>
            <w:tcW w:w="598" w:type="dxa"/>
            <w:tcBorders>
              <w:top w:val="single" w:sz="4" w:space="0" w:color="auto"/>
              <w:left w:val="single" w:sz="4" w:space="0" w:color="auto"/>
              <w:bottom w:val="single" w:sz="4" w:space="0" w:color="auto"/>
              <w:right w:val="single" w:sz="4" w:space="0" w:color="auto"/>
            </w:tcBorders>
            <w:shd w:val="clear" w:color="auto" w:fill="FFFFFF"/>
          </w:tcPr>
          <w:p w14:paraId="39EC28E7" w14:textId="77777777" w:rsidR="00E36F0E" w:rsidRPr="009673BD" w:rsidRDefault="00E36F0E" w:rsidP="00E36F0E">
            <w:pPr>
              <w:jc w:val="center"/>
              <w:rPr>
                <w:rFonts w:cs="Arial"/>
              </w:rPr>
            </w:pPr>
          </w:p>
        </w:tc>
        <w:tc>
          <w:tcPr>
            <w:tcW w:w="2843" w:type="dxa"/>
            <w:gridSpan w:val="2"/>
            <w:tcBorders>
              <w:top w:val="single" w:sz="4" w:space="0" w:color="auto"/>
              <w:left w:val="single" w:sz="4" w:space="0" w:color="auto"/>
              <w:bottom w:val="single" w:sz="4" w:space="0" w:color="auto"/>
              <w:right w:val="single" w:sz="4" w:space="0" w:color="auto"/>
            </w:tcBorders>
            <w:shd w:val="clear" w:color="auto" w:fill="FFFFFF"/>
          </w:tcPr>
          <w:p w14:paraId="33E9FE8F" w14:textId="77777777" w:rsidR="00E36F0E" w:rsidRPr="009673BD" w:rsidRDefault="00E36F0E" w:rsidP="00E36F0E">
            <w:pPr>
              <w:jc w:val="center"/>
              <w:rPr>
                <w:rFonts w:cs="Arial"/>
              </w:rPr>
            </w:pPr>
          </w:p>
        </w:tc>
        <w:tc>
          <w:tcPr>
            <w:tcW w:w="859" w:type="dxa"/>
            <w:tcBorders>
              <w:top w:val="single" w:sz="4" w:space="0" w:color="auto"/>
              <w:left w:val="single" w:sz="4" w:space="0" w:color="auto"/>
              <w:bottom w:val="single" w:sz="4" w:space="0" w:color="auto"/>
              <w:right w:val="single" w:sz="4" w:space="0" w:color="auto"/>
            </w:tcBorders>
            <w:shd w:val="clear" w:color="auto" w:fill="FFFFFF"/>
          </w:tcPr>
          <w:p w14:paraId="32D78938" w14:textId="77777777" w:rsidR="00E36F0E" w:rsidRPr="009673BD"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11B7F7F2" w14:textId="77777777" w:rsidR="00E36F0E" w:rsidRPr="009673BD" w:rsidRDefault="00393DC0" w:rsidP="00E36F0E">
            <w:pPr>
              <w:rPr>
                <w:rFonts w:cs="Arial"/>
              </w:rPr>
            </w:pPr>
            <w:r w:rsidRPr="009673BD">
              <w:rPr>
                <w:rFonts w:cs="Arial"/>
              </w:rPr>
              <w:t>RESERVED</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59AFC725" w14:textId="77777777" w:rsidR="00E36F0E" w:rsidRPr="009673BD" w:rsidRDefault="00393DC0" w:rsidP="00E36F0E">
            <w:pPr>
              <w:rPr>
                <w:rFonts w:cs="Arial"/>
              </w:rPr>
            </w:pPr>
            <w:r w:rsidRPr="009673BD">
              <w:rPr>
                <w:rFonts w:cs="Arial"/>
              </w:rPr>
              <w:t>0x4000</w:t>
            </w:r>
          </w:p>
        </w:tc>
        <w:tc>
          <w:tcPr>
            <w:tcW w:w="1741" w:type="dxa"/>
            <w:tcBorders>
              <w:top w:val="single" w:sz="4" w:space="0" w:color="auto"/>
              <w:left w:val="single" w:sz="4" w:space="0" w:color="auto"/>
              <w:bottom w:val="single" w:sz="4" w:space="0" w:color="auto"/>
              <w:right w:val="single" w:sz="4" w:space="0" w:color="auto"/>
            </w:tcBorders>
            <w:shd w:val="clear" w:color="auto" w:fill="FFFFFF"/>
          </w:tcPr>
          <w:p w14:paraId="4777B42D" w14:textId="77777777" w:rsidR="00E36F0E" w:rsidRPr="009673BD" w:rsidRDefault="00E36F0E" w:rsidP="00E36F0E">
            <w:pPr>
              <w:spacing w:line="256" w:lineRule="auto"/>
              <w:rPr>
                <w:rFonts w:cs="Arial"/>
              </w:rPr>
            </w:pPr>
          </w:p>
        </w:tc>
      </w:tr>
      <w:tr w:rsidR="00E36F0E" w:rsidRPr="009673BD" w14:paraId="50F40F31" w14:textId="77777777" w:rsidTr="00506E2F">
        <w:trPr>
          <w:jc w:val="center"/>
        </w:trPr>
        <w:tc>
          <w:tcPr>
            <w:tcW w:w="598" w:type="dxa"/>
            <w:tcBorders>
              <w:top w:val="single" w:sz="4" w:space="0" w:color="auto"/>
              <w:left w:val="single" w:sz="4" w:space="0" w:color="auto"/>
              <w:bottom w:val="single" w:sz="4" w:space="0" w:color="auto"/>
              <w:right w:val="single" w:sz="4" w:space="0" w:color="auto"/>
            </w:tcBorders>
            <w:shd w:val="clear" w:color="auto" w:fill="FFFFFF"/>
          </w:tcPr>
          <w:p w14:paraId="23F89FB9" w14:textId="77777777" w:rsidR="00E36F0E" w:rsidRPr="009673BD" w:rsidRDefault="00E36F0E" w:rsidP="00E36F0E">
            <w:pPr>
              <w:jc w:val="center"/>
              <w:rPr>
                <w:rFonts w:cs="Arial"/>
              </w:rPr>
            </w:pPr>
          </w:p>
        </w:tc>
        <w:tc>
          <w:tcPr>
            <w:tcW w:w="2843" w:type="dxa"/>
            <w:gridSpan w:val="2"/>
            <w:tcBorders>
              <w:top w:val="single" w:sz="4" w:space="0" w:color="auto"/>
              <w:left w:val="single" w:sz="4" w:space="0" w:color="auto"/>
              <w:bottom w:val="single" w:sz="4" w:space="0" w:color="auto"/>
              <w:right w:val="single" w:sz="4" w:space="0" w:color="auto"/>
            </w:tcBorders>
            <w:shd w:val="clear" w:color="auto" w:fill="FFFFFF"/>
          </w:tcPr>
          <w:p w14:paraId="1414378E" w14:textId="77777777" w:rsidR="00E36F0E" w:rsidRPr="009673BD" w:rsidRDefault="00E36F0E" w:rsidP="00E36F0E">
            <w:pPr>
              <w:jc w:val="center"/>
              <w:rPr>
                <w:rFonts w:cs="Arial"/>
              </w:rPr>
            </w:pPr>
          </w:p>
        </w:tc>
        <w:tc>
          <w:tcPr>
            <w:tcW w:w="859" w:type="dxa"/>
            <w:tcBorders>
              <w:top w:val="single" w:sz="4" w:space="0" w:color="auto"/>
              <w:left w:val="single" w:sz="4" w:space="0" w:color="auto"/>
              <w:bottom w:val="single" w:sz="4" w:space="0" w:color="auto"/>
              <w:right w:val="single" w:sz="4" w:space="0" w:color="auto"/>
            </w:tcBorders>
            <w:shd w:val="clear" w:color="auto" w:fill="FFFFFF"/>
          </w:tcPr>
          <w:p w14:paraId="66A3F0AA" w14:textId="77777777" w:rsidR="00E36F0E" w:rsidRPr="009673BD"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3A549ECC" w14:textId="77777777" w:rsidR="00E36F0E" w:rsidRPr="009673BD" w:rsidRDefault="00393DC0" w:rsidP="00E36F0E">
            <w:pPr>
              <w:rPr>
                <w:rFonts w:cs="Arial"/>
              </w:rPr>
            </w:pPr>
            <w:r w:rsidRPr="009673BD">
              <w:rPr>
                <w:rFonts w:cs="Arial"/>
              </w:rPr>
              <w:t>RESERVED</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5B5CC74F" w14:textId="77777777" w:rsidR="00E36F0E" w:rsidRPr="009673BD" w:rsidRDefault="00393DC0" w:rsidP="00E36F0E">
            <w:pPr>
              <w:rPr>
                <w:rFonts w:cs="Arial"/>
              </w:rPr>
            </w:pPr>
            <w:r w:rsidRPr="009673BD">
              <w:rPr>
                <w:rFonts w:cs="Arial"/>
              </w:rPr>
              <w:t>0x8000</w:t>
            </w:r>
          </w:p>
        </w:tc>
        <w:tc>
          <w:tcPr>
            <w:tcW w:w="1741" w:type="dxa"/>
            <w:tcBorders>
              <w:top w:val="single" w:sz="4" w:space="0" w:color="auto"/>
              <w:left w:val="single" w:sz="4" w:space="0" w:color="auto"/>
              <w:bottom w:val="single" w:sz="4" w:space="0" w:color="auto"/>
              <w:right w:val="single" w:sz="4" w:space="0" w:color="auto"/>
            </w:tcBorders>
            <w:shd w:val="clear" w:color="auto" w:fill="FFFFFF"/>
          </w:tcPr>
          <w:p w14:paraId="1156FB51" w14:textId="77777777" w:rsidR="00E36F0E" w:rsidRPr="009673BD" w:rsidRDefault="00E36F0E" w:rsidP="00E36F0E">
            <w:pPr>
              <w:spacing w:line="256" w:lineRule="auto"/>
              <w:rPr>
                <w:rFonts w:cs="Arial"/>
              </w:rPr>
            </w:pPr>
          </w:p>
        </w:tc>
      </w:tr>
      <w:tr w:rsidR="00E36F0E" w:rsidRPr="009673BD" w14:paraId="19E47490" w14:textId="77777777" w:rsidTr="00506E2F">
        <w:trPr>
          <w:jc w:val="center"/>
        </w:trPr>
        <w:tc>
          <w:tcPr>
            <w:tcW w:w="598" w:type="dxa"/>
            <w:tcBorders>
              <w:top w:val="single" w:sz="4" w:space="0" w:color="auto"/>
              <w:left w:val="single" w:sz="4" w:space="0" w:color="auto"/>
              <w:bottom w:val="single" w:sz="4" w:space="0" w:color="auto"/>
              <w:right w:val="single" w:sz="4" w:space="0" w:color="auto"/>
            </w:tcBorders>
            <w:shd w:val="clear" w:color="auto" w:fill="FFFFFF"/>
          </w:tcPr>
          <w:p w14:paraId="3DF7B08E" w14:textId="77777777" w:rsidR="00E36F0E" w:rsidRPr="009673BD" w:rsidRDefault="00393DC0" w:rsidP="00E36F0E">
            <w:pPr>
              <w:jc w:val="center"/>
              <w:rPr>
                <w:rFonts w:cs="Arial"/>
              </w:rPr>
            </w:pPr>
            <w:r w:rsidRPr="009673BD">
              <w:rPr>
                <w:rFonts w:cs="Arial"/>
              </w:rPr>
              <w:t>R</w:t>
            </w:r>
          </w:p>
        </w:tc>
        <w:tc>
          <w:tcPr>
            <w:tcW w:w="2843" w:type="dxa"/>
            <w:gridSpan w:val="2"/>
            <w:tcBorders>
              <w:top w:val="single" w:sz="4" w:space="0" w:color="auto"/>
              <w:left w:val="single" w:sz="4" w:space="0" w:color="auto"/>
              <w:bottom w:val="single" w:sz="4" w:space="0" w:color="auto"/>
              <w:right w:val="single" w:sz="4" w:space="0" w:color="auto"/>
            </w:tcBorders>
            <w:shd w:val="clear" w:color="auto" w:fill="FFFFFF"/>
          </w:tcPr>
          <w:p w14:paraId="623D04AF" w14:textId="77777777" w:rsidR="00E36F0E" w:rsidRPr="009673BD" w:rsidRDefault="00393DC0" w:rsidP="00E36F0E">
            <w:pPr>
              <w:jc w:val="center"/>
              <w:rPr>
                <w:rFonts w:cs="Arial"/>
              </w:rPr>
            </w:pPr>
            <w:r w:rsidRPr="009673BD">
              <w:rPr>
                <w:rFonts w:cs="Arial"/>
              </w:rPr>
              <w:t>policyTableVersionMajor</w:t>
            </w:r>
          </w:p>
        </w:tc>
        <w:tc>
          <w:tcPr>
            <w:tcW w:w="859" w:type="dxa"/>
            <w:tcBorders>
              <w:top w:val="single" w:sz="4" w:space="0" w:color="auto"/>
              <w:left w:val="single" w:sz="4" w:space="0" w:color="auto"/>
              <w:bottom w:val="single" w:sz="4" w:space="0" w:color="auto"/>
              <w:right w:val="single" w:sz="4" w:space="0" w:color="auto"/>
            </w:tcBorders>
            <w:shd w:val="clear" w:color="auto" w:fill="FFFFFF"/>
          </w:tcPr>
          <w:p w14:paraId="59E9AA41" w14:textId="77777777" w:rsidR="00E36F0E" w:rsidRPr="009673BD" w:rsidRDefault="00393DC0" w:rsidP="00E36F0E">
            <w:pPr>
              <w:rPr>
                <w:rFonts w:cs="Arial"/>
              </w:rPr>
            </w:pPr>
            <w:r w:rsidRPr="009673BD">
              <w:rPr>
                <w:rFonts w:cs="Arial"/>
              </w:rPr>
              <w:t>Int32</w:t>
            </w: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7435630A" w14:textId="77777777" w:rsidR="00E36F0E" w:rsidRPr="009673BD" w:rsidRDefault="00393DC0" w:rsidP="00E36F0E">
            <w:pPr>
              <w:rPr>
                <w:rFonts w:cs="Arial"/>
              </w:rPr>
            </w:pPr>
            <w:r w:rsidRPr="009673BD">
              <w:rPr>
                <w:rFonts w:cs="Arial"/>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3F257842" w14:textId="77777777" w:rsidR="00E36F0E" w:rsidRPr="009673BD" w:rsidRDefault="00393DC0" w:rsidP="00E36F0E">
            <w:pPr>
              <w:rPr>
                <w:rFonts w:cs="Arial"/>
              </w:rPr>
            </w:pPr>
            <w:r w:rsidRPr="009673BD">
              <w:rPr>
                <w:rFonts w:cs="Arial"/>
              </w:rPr>
              <w:t>0-4294967295</w:t>
            </w:r>
          </w:p>
        </w:tc>
        <w:tc>
          <w:tcPr>
            <w:tcW w:w="1741" w:type="dxa"/>
            <w:tcBorders>
              <w:top w:val="single" w:sz="4" w:space="0" w:color="auto"/>
              <w:left w:val="single" w:sz="4" w:space="0" w:color="auto"/>
              <w:bottom w:val="single" w:sz="4" w:space="0" w:color="auto"/>
              <w:right w:val="single" w:sz="4" w:space="0" w:color="auto"/>
            </w:tcBorders>
            <w:shd w:val="clear" w:color="auto" w:fill="FFFFFF"/>
          </w:tcPr>
          <w:p w14:paraId="1B835F1C" w14:textId="77777777" w:rsidR="00E36F0E" w:rsidRPr="009673BD" w:rsidRDefault="00393DC0" w:rsidP="00E36F0E">
            <w:pPr>
              <w:rPr>
                <w:rFonts w:cs="Arial"/>
              </w:rPr>
            </w:pPr>
            <w:r w:rsidRPr="009673BD">
              <w:rPr>
                <w:rFonts w:cs="Arial"/>
              </w:rPr>
              <w:t>Policy Table Version Major</w:t>
            </w:r>
          </w:p>
        </w:tc>
      </w:tr>
      <w:tr w:rsidR="00E36F0E" w:rsidRPr="009673BD" w14:paraId="7DB463CB" w14:textId="77777777" w:rsidTr="00506E2F">
        <w:trPr>
          <w:jc w:val="center"/>
        </w:trPr>
        <w:tc>
          <w:tcPr>
            <w:tcW w:w="598" w:type="dxa"/>
            <w:tcBorders>
              <w:top w:val="single" w:sz="4" w:space="0" w:color="auto"/>
              <w:left w:val="single" w:sz="4" w:space="0" w:color="auto"/>
              <w:bottom w:val="single" w:sz="4" w:space="0" w:color="auto"/>
              <w:right w:val="single" w:sz="4" w:space="0" w:color="auto"/>
            </w:tcBorders>
            <w:shd w:val="clear" w:color="auto" w:fill="FFFFFF"/>
          </w:tcPr>
          <w:p w14:paraId="6C588569" w14:textId="77777777" w:rsidR="00E36F0E" w:rsidRPr="009673BD" w:rsidRDefault="00393DC0" w:rsidP="00E36F0E">
            <w:pPr>
              <w:jc w:val="center"/>
              <w:rPr>
                <w:rFonts w:cs="Arial"/>
              </w:rPr>
            </w:pPr>
            <w:r w:rsidRPr="009673BD">
              <w:rPr>
                <w:rFonts w:cs="Arial"/>
              </w:rPr>
              <w:t>R</w:t>
            </w:r>
          </w:p>
        </w:tc>
        <w:tc>
          <w:tcPr>
            <w:tcW w:w="2843" w:type="dxa"/>
            <w:gridSpan w:val="2"/>
            <w:tcBorders>
              <w:top w:val="single" w:sz="4" w:space="0" w:color="auto"/>
              <w:left w:val="single" w:sz="4" w:space="0" w:color="auto"/>
              <w:bottom w:val="single" w:sz="4" w:space="0" w:color="auto"/>
              <w:right w:val="single" w:sz="4" w:space="0" w:color="auto"/>
            </w:tcBorders>
            <w:shd w:val="clear" w:color="auto" w:fill="FFFFFF"/>
          </w:tcPr>
          <w:p w14:paraId="1B0309D4" w14:textId="77777777" w:rsidR="00E36F0E" w:rsidRPr="009673BD" w:rsidRDefault="00393DC0" w:rsidP="00E36F0E">
            <w:pPr>
              <w:jc w:val="center"/>
              <w:rPr>
                <w:rFonts w:cs="Arial"/>
              </w:rPr>
            </w:pPr>
            <w:r w:rsidRPr="009673BD">
              <w:rPr>
                <w:rFonts w:cs="Arial"/>
              </w:rPr>
              <w:t>policyTableVersionMinor</w:t>
            </w:r>
          </w:p>
        </w:tc>
        <w:tc>
          <w:tcPr>
            <w:tcW w:w="859" w:type="dxa"/>
            <w:tcBorders>
              <w:top w:val="single" w:sz="4" w:space="0" w:color="auto"/>
              <w:left w:val="single" w:sz="4" w:space="0" w:color="auto"/>
              <w:bottom w:val="single" w:sz="4" w:space="0" w:color="auto"/>
              <w:right w:val="single" w:sz="4" w:space="0" w:color="auto"/>
            </w:tcBorders>
            <w:shd w:val="clear" w:color="auto" w:fill="FFFFFF"/>
          </w:tcPr>
          <w:p w14:paraId="5E9CC715" w14:textId="77777777" w:rsidR="00E36F0E" w:rsidRPr="009673BD" w:rsidRDefault="00393DC0" w:rsidP="00E36F0E">
            <w:pPr>
              <w:rPr>
                <w:rFonts w:cs="Arial"/>
              </w:rPr>
            </w:pPr>
            <w:r w:rsidRPr="009673BD">
              <w:rPr>
                <w:rFonts w:cs="Arial"/>
              </w:rPr>
              <w:t>Int32</w:t>
            </w: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3F8E4BE4" w14:textId="77777777" w:rsidR="00E36F0E" w:rsidRPr="009673BD" w:rsidRDefault="00393DC0" w:rsidP="00E36F0E">
            <w:pPr>
              <w:rPr>
                <w:rFonts w:cs="Arial"/>
              </w:rPr>
            </w:pPr>
            <w:r w:rsidRPr="009673BD">
              <w:rPr>
                <w:rFonts w:cs="Arial"/>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51024CCF" w14:textId="77777777" w:rsidR="00E36F0E" w:rsidRPr="009673BD" w:rsidRDefault="00393DC0" w:rsidP="00E36F0E">
            <w:pPr>
              <w:rPr>
                <w:rFonts w:cs="Arial"/>
              </w:rPr>
            </w:pPr>
            <w:r w:rsidRPr="009673BD">
              <w:rPr>
                <w:rFonts w:cs="Arial"/>
              </w:rPr>
              <w:t>0-4294967295</w:t>
            </w:r>
          </w:p>
        </w:tc>
        <w:tc>
          <w:tcPr>
            <w:tcW w:w="1741" w:type="dxa"/>
            <w:tcBorders>
              <w:top w:val="single" w:sz="4" w:space="0" w:color="auto"/>
              <w:left w:val="single" w:sz="4" w:space="0" w:color="auto"/>
              <w:bottom w:val="single" w:sz="4" w:space="0" w:color="auto"/>
              <w:right w:val="single" w:sz="4" w:space="0" w:color="auto"/>
            </w:tcBorders>
            <w:shd w:val="clear" w:color="auto" w:fill="FFFFFF"/>
          </w:tcPr>
          <w:p w14:paraId="60497903" w14:textId="77777777" w:rsidR="00E36F0E" w:rsidRPr="009673BD" w:rsidRDefault="00393DC0" w:rsidP="00E36F0E">
            <w:pPr>
              <w:rPr>
                <w:rFonts w:cs="Arial"/>
              </w:rPr>
            </w:pPr>
            <w:r w:rsidRPr="009673BD">
              <w:rPr>
                <w:rFonts w:cs="Arial"/>
              </w:rPr>
              <w:t>Policy Table Version Minor</w:t>
            </w:r>
          </w:p>
        </w:tc>
      </w:tr>
    </w:tbl>
    <w:p w14:paraId="0C655EAE" w14:textId="77777777" w:rsidR="00E36F0E" w:rsidRPr="009673BD" w:rsidRDefault="00E36F0E">
      <w:pPr>
        <w:rPr>
          <w:rFonts w:cs="Arial"/>
        </w:rPr>
      </w:pPr>
    </w:p>
    <w:p w14:paraId="4F42983C" w14:textId="4ADD1486" w:rsidR="00E36F0E" w:rsidRDefault="00393DC0" w:rsidP="00506E2F">
      <w:pPr>
        <w:pStyle w:val="Heading4"/>
      </w:pPr>
      <w:r w:rsidRPr="00B9479B">
        <w:t>MD-REQ-380277/A-PolicyTableStatusInd</w:t>
      </w:r>
    </w:p>
    <w:p w14:paraId="7D4074BA" w14:textId="77777777" w:rsidR="00E36F0E" w:rsidRPr="00572442" w:rsidRDefault="00393DC0" w:rsidP="00E36F0E">
      <w:pPr>
        <w:rPr>
          <w:rFonts w:cs="Arial"/>
        </w:rPr>
      </w:pPr>
      <w:r w:rsidRPr="00DF2AD3">
        <w:rPr>
          <w:rFonts w:cs="Arial"/>
        </w:rPr>
        <w:t>This API is used</w:t>
      </w:r>
      <w:r>
        <w:rPr>
          <w:rFonts w:cs="Arial"/>
        </w:rPr>
        <w:t xml:space="preserve"> internally by WIRClient and WIRServer to broadcast a response to policy table indication.</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337"/>
        <w:gridCol w:w="1350"/>
        <w:gridCol w:w="3510"/>
      </w:tblGrid>
      <w:tr w:rsidR="00E36F0E" w:rsidRPr="00C82768" w14:paraId="0561FD67"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2CCB1143" w14:textId="77777777" w:rsidR="00E36F0E" w:rsidRPr="00C82768" w:rsidRDefault="00E36F0E" w:rsidP="00E36F0E">
            <w:pPr>
              <w:spacing w:line="256" w:lineRule="auto"/>
              <w:rPr>
                <w:sz w:val="8"/>
              </w:rPr>
            </w:pPr>
          </w:p>
        </w:tc>
      </w:tr>
      <w:tr w:rsidR="00E36F0E" w:rsidRPr="00C82768" w14:paraId="78BACBF7"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1B430587"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7537CCDA" w14:textId="77777777" w:rsidR="00E36F0E" w:rsidRPr="00C82768" w:rsidRDefault="00393DC0" w:rsidP="00E36F0E">
            <w:pPr>
              <w:spacing w:line="256" w:lineRule="auto"/>
            </w:pPr>
            <w:r>
              <w:t>OnChange</w:t>
            </w:r>
          </w:p>
        </w:tc>
      </w:tr>
      <w:tr w:rsidR="00E36F0E" w:rsidRPr="00C82768" w14:paraId="07DECCD6"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312FBDD7"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0F92A55E" w14:textId="77777777" w:rsidR="00E36F0E" w:rsidRPr="00C82768" w:rsidRDefault="00393DC0" w:rsidP="00E36F0E">
            <w:pPr>
              <w:spacing w:line="256" w:lineRule="auto"/>
            </w:pPr>
            <w:r w:rsidRPr="00C82768">
              <w:t>Default</w:t>
            </w:r>
          </w:p>
        </w:tc>
      </w:tr>
      <w:tr w:rsidR="00E36F0E" w:rsidRPr="00C82768" w14:paraId="72A401FF"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0964DE60"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7DB3B7ED" w14:textId="77777777" w:rsidR="00E36F0E" w:rsidRPr="00C82768" w:rsidRDefault="00393DC0" w:rsidP="00E36F0E">
            <w:pPr>
              <w:spacing w:line="256" w:lineRule="auto"/>
            </w:pPr>
            <w:r w:rsidRPr="00C82768">
              <w:t>No</w:t>
            </w:r>
          </w:p>
        </w:tc>
      </w:tr>
      <w:tr w:rsidR="00E36F0E" w:rsidRPr="00C82768" w14:paraId="69709D57"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18ED7A11" w14:textId="77777777" w:rsidR="00E36F0E" w:rsidRPr="00C82768" w:rsidRDefault="00E36F0E" w:rsidP="00E36F0E">
            <w:pPr>
              <w:spacing w:line="256" w:lineRule="auto"/>
              <w:rPr>
                <w:sz w:val="8"/>
              </w:rPr>
            </w:pPr>
          </w:p>
        </w:tc>
      </w:tr>
      <w:tr w:rsidR="00E36F0E" w:rsidRPr="00C82768" w14:paraId="0D2C091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2050F12B"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5C40BAF0"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3A506B7E" w14:textId="77777777" w:rsidR="00E36F0E" w:rsidRPr="00C82768" w:rsidRDefault="00393DC0" w:rsidP="00E36F0E">
            <w:pPr>
              <w:rPr>
                <w:b/>
              </w:rPr>
            </w:pPr>
            <w:r w:rsidRPr="00C82768">
              <w:rPr>
                <w:b/>
              </w:rPr>
              <w:t>Type</w:t>
            </w:r>
          </w:p>
        </w:tc>
        <w:tc>
          <w:tcPr>
            <w:tcW w:w="133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A38A69A" w14:textId="77777777" w:rsidR="00E36F0E" w:rsidRPr="00C82768" w:rsidRDefault="00393DC0" w:rsidP="00E36F0E">
            <w:pPr>
              <w:rPr>
                <w:b/>
              </w:rPr>
            </w:pPr>
            <w:r w:rsidRPr="00C82768">
              <w:rPr>
                <w:b/>
              </w:rPr>
              <w:t>Literals</w:t>
            </w:r>
          </w:p>
        </w:tc>
        <w:tc>
          <w:tcPr>
            <w:tcW w:w="135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A5C3604" w14:textId="77777777" w:rsidR="00E36F0E" w:rsidRPr="00C82768" w:rsidRDefault="00393DC0" w:rsidP="00E36F0E">
            <w:pPr>
              <w:rPr>
                <w:b/>
              </w:rPr>
            </w:pPr>
            <w:r w:rsidRPr="00C82768">
              <w:rPr>
                <w:b/>
              </w:rPr>
              <w:t>Value</w:t>
            </w:r>
          </w:p>
        </w:tc>
        <w:tc>
          <w:tcPr>
            <w:tcW w:w="351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E9109A7" w14:textId="77777777" w:rsidR="00E36F0E" w:rsidRPr="00C82768" w:rsidRDefault="00393DC0" w:rsidP="00E36F0E">
            <w:pPr>
              <w:rPr>
                <w:b/>
              </w:rPr>
            </w:pPr>
            <w:r w:rsidRPr="00C82768">
              <w:rPr>
                <w:b/>
              </w:rPr>
              <w:t>Description</w:t>
            </w:r>
          </w:p>
        </w:tc>
      </w:tr>
      <w:tr w:rsidR="00E36F0E" w:rsidRPr="00C82768" w14:paraId="08EE3563"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6D664EE9" w14:textId="77777777" w:rsidR="00E36F0E" w:rsidRPr="00C82768" w:rsidRDefault="00393DC0" w:rsidP="00E36F0E">
            <w:pPr>
              <w:rPr>
                <w:b/>
              </w:rPr>
            </w:pPr>
            <w:r w:rsidRPr="00C82768">
              <w:rPr>
                <w:b/>
              </w:rPr>
              <w:t>Request</w:t>
            </w:r>
          </w:p>
        </w:tc>
      </w:tr>
      <w:tr w:rsidR="00E36F0E" w:rsidRPr="00C82768" w14:paraId="6615ED7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582CA71" w14:textId="77777777" w:rsidR="00E36F0E" w:rsidRPr="00C82768" w:rsidRDefault="00393DC0" w:rsidP="00E36F0E">
            <w:pPr>
              <w:jc w:val="center"/>
            </w:pPr>
            <w:r>
              <w:t>-</w:t>
            </w:r>
          </w:p>
        </w:tc>
        <w:tc>
          <w:tcPr>
            <w:tcW w:w="2353" w:type="dxa"/>
            <w:gridSpan w:val="2"/>
            <w:tcBorders>
              <w:top w:val="single" w:sz="4" w:space="0" w:color="auto"/>
              <w:left w:val="single" w:sz="4" w:space="0" w:color="auto"/>
              <w:bottom w:val="single" w:sz="4" w:space="0" w:color="auto"/>
              <w:right w:val="single" w:sz="4" w:space="0" w:color="auto"/>
            </w:tcBorders>
            <w:hideMark/>
          </w:tcPr>
          <w:p w14:paraId="759D22B8" w14:textId="77777777" w:rsidR="00E36F0E" w:rsidRPr="00C82768" w:rsidRDefault="00393DC0" w:rsidP="00E36F0E">
            <w:r>
              <w:t>-</w:t>
            </w:r>
          </w:p>
        </w:tc>
        <w:tc>
          <w:tcPr>
            <w:tcW w:w="900" w:type="dxa"/>
            <w:tcBorders>
              <w:top w:val="single" w:sz="4" w:space="0" w:color="auto"/>
              <w:left w:val="single" w:sz="4" w:space="0" w:color="auto"/>
              <w:bottom w:val="single" w:sz="4" w:space="0" w:color="auto"/>
              <w:right w:val="single" w:sz="4" w:space="0" w:color="auto"/>
            </w:tcBorders>
            <w:hideMark/>
          </w:tcPr>
          <w:p w14:paraId="2849EC99" w14:textId="77777777" w:rsidR="00E36F0E" w:rsidRPr="00C82768" w:rsidRDefault="00393DC0" w:rsidP="00E36F0E">
            <w:r>
              <w:t>-</w:t>
            </w:r>
          </w:p>
        </w:tc>
        <w:tc>
          <w:tcPr>
            <w:tcW w:w="1337" w:type="dxa"/>
            <w:tcBorders>
              <w:top w:val="single" w:sz="4" w:space="0" w:color="auto"/>
              <w:left w:val="single" w:sz="4" w:space="0" w:color="auto"/>
              <w:bottom w:val="single" w:sz="4" w:space="0" w:color="auto"/>
              <w:right w:val="single" w:sz="4" w:space="0" w:color="auto"/>
            </w:tcBorders>
            <w:hideMark/>
          </w:tcPr>
          <w:p w14:paraId="370677E2" w14:textId="77777777" w:rsidR="00E36F0E" w:rsidRPr="00C82768" w:rsidRDefault="00393DC0" w:rsidP="00E36F0E">
            <w:r>
              <w:t>-</w:t>
            </w:r>
          </w:p>
        </w:tc>
        <w:tc>
          <w:tcPr>
            <w:tcW w:w="1350" w:type="dxa"/>
            <w:tcBorders>
              <w:top w:val="single" w:sz="4" w:space="0" w:color="auto"/>
              <w:left w:val="single" w:sz="4" w:space="0" w:color="auto"/>
              <w:bottom w:val="single" w:sz="4" w:space="0" w:color="auto"/>
              <w:right w:val="single" w:sz="4" w:space="0" w:color="auto"/>
            </w:tcBorders>
            <w:hideMark/>
          </w:tcPr>
          <w:p w14:paraId="0E31EBD3" w14:textId="77777777" w:rsidR="00E36F0E" w:rsidRPr="00C82768" w:rsidRDefault="00393DC0" w:rsidP="00E36F0E">
            <w:r>
              <w:t>-</w:t>
            </w:r>
          </w:p>
        </w:tc>
        <w:tc>
          <w:tcPr>
            <w:tcW w:w="3510" w:type="dxa"/>
            <w:tcBorders>
              <w:top w:val="single" w:sz="4" w:space="0" w:color="auto"/>
              <w:left w:val="single" w:sz="4" w:space="0" w:color="auto"/>
              <w:bottom w:val="single" w:sz="4" w:space="0" w:color="auto"/>
              <w:right w:val="single" w:sz="4" w:space="0" w:color="auto"/>
            </w:tcBorders>
            <w:hideMark/>
          </w:tcPr>
          <w:p w14:paraId="2C30C583" w14:textId="77777777" w:rsidR="00E36F0E" w:rsidRPr="00C82768" w:rsidRDefault="00393DC0" w:rsidP="00E36F0E">
            <w:r>
              <w:t>N/A</w:t>
            </w:r>
          </w:p>
        </w:tc>
      </w:tr>
      <w:tr w:rsidR="00E36F0E" w:rsidRPr="00C82768" w14:paraId="48CAB066"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72447F0B" w14:textId="77777777" w:rsidR="00E36F0E" w:rsidRPr="00C82768" w:rsidRDefault="00393DC0" w:rsidP="00E36F0E">
            <w:r w:rsidRPr="00C82768">
              <w:rPr>
                <w:b/>
              </w:rPr>
              <w:t>Response</w:t>
            </w:r>
          </w:p>
        </w:tc>
      </w:tr>
      <w:tr w:rsidR="00E36F0E" w:rsidRPr="00C82768" w14:paraId="1DE4D60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2DE0602"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A99431C" w14:textId="77777777" w:rsidR="00E36F0E" w:rsidRDefault="00393DC0" w:rsidP="00E36F0E">
            <w:r>
              <w:t>CtrlRet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4B04E7C" w14:textId="77777777" w:rsidR="00E36F0E" w:rsidRPr="00C82768" w:rsidRDefault="00393DC0" w:rsidP="00E36F0E">
            <w:r>
              <w:t>Enum</w:t>
            </w:r>
          </w:p>
        </w:tc>
        <w:tc>
          <w:tcPr>
            <w:tcW w:w="1337" w:type="dxa"/>
            <w:tcBorders>
              <w:top w:val="single" w:sz="4" w:space="0" w:color="auto"/>
              <w:left w:val="single" w:sz="4" w:space="0" w:color="auto"/>
              <w:bottom w:val="single" w:sz="4" w:space="0" w:color="auto"/>
              <w:right w:val="single" w:sz="4" w:space="0" w:color="auto"/>
            </w:tcBorders>
            <w:shd w:val="clear" w:color="auto" w:fill="FFFFFF"/>
          </w:tcPr>
          <w:p w14:paraId="1ABF9F33" w14:textId="77777777" w:rsidR="00E36F0E" w:rsidRPr="00C82768" w:rsidRDefault="00393DC0" w:rsidP="00E36F0E">
            <w:r>
              <w:t>-</w:t>
            </w:r>
          </w:p>
        </w:tc>
        <w:tc>
          <w:tcPr>
            <w:tcW w:w="1350" w:type="dxa"/>
            <w:tcBorders>
              <w:top w:val="single" w:sz="4" w:space="0" w:color="auto"/>
              <w:left w:val="single" w:sz="4" w:space="0" w:color="auto"/>
              <w:bottom w:val="single" w:sz="4" w:space="0" w:color="auto"/>
              <w:right w:val="single" w:sz="4" w:space="0" w:color="auto"/>
            </w:tcBorders>
            <w:shd w:val="clear" w:color="auto" w:fill="FFFFFF"/>
          </w:tcPr>
          <w:p w14:paraId="444B2B30" w14:textId="77777777" w:rsidR="00E36F0E" w:rsidRDefault="00393DC0" w:rsidP="00E36F0E">
            <w:r>
              <w:t>-</w:t>
            </w:r>
          </w:p>
        </w:tc>
        <w:tc>
          <w:tcPr>
            <w:tcW w:w="3510" w:type="dxa"/>
            <w:tcBorders>
              <w:top w:val="single" w:sz="4" w:space="0" w:color="auto"/>
              <w:left w:val="single" w:sz="4" w:space="0" w:color="auto"/>
              <w:bottom w:val="single" w:sz="4" w:space="0" w:color="auto"/>
              <w:right w:val="single" w:sz="4" w:space="0" w:color="auto"/>
            </w:tcBorders>
            <w:shd w:val="clear" w:color="auto" w:fill="FFFFFF"/>
          </w:tcPr>
          <w:p w14:paraId="12C4AB1B" w14:textId="77777777" w:rsidR="00E36F0E" w:rsidRDefault="00E36F0E" w:rsidP="00E36F0E"/>
        </w:tc>
      </w:tr>
      <w:tr w:rsidR="00E36F0E" w:rsidRPr="00C82768" w14:paraId="66404E0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EF4366A"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9D8793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0AF24CB" w14:textId="77777777" w:rsidR="00E36F0E" w:rsidRPr="00C82768" w:rsidRDefault="00E36F0E" w:rsidP="00E36F0E"/>
        </w:tc>
        <w:tc>
          <w:tcPr>
            <w:tcW w:w="1337" w:type="dxa"/>
            <w:tcBorders>
              <w:top w:val="single" w:sz="4" w:space="0" w:color="auto"/>
              <w:left w:val="single" w:sz="4" w:space="0" w:color="auto"/>
              <w:bottom w:val="single" w:sz="4" w:space="0" w:color="auto"/>
              <w:right w:val="single" w:sz="4" w:space="0" w:color="auto"/>
            </w:tcBorders>
            <w:shd w:val="clear" w:color="auto" w:fill="FFFFFF"/>
          </w:tcPr>
          <w:p w14:paraId="0A237C95" w14:textId="77777777" w:rsidR="00E36F0E" w:rsidRPr="00C82768" w:rsidRDefault="00393DC0" w:rsidP="00E36F0E">
            <w:r>
              <w:t>CTRL_ERROR</w:t>
            </w:r>
          </w:p>
        </w:tc>
        <w:tc>
          <w:tcPr>
            <w:tcW w:w="1350" w:type="dxa"/>
            <w:tcBorders>
              <w:top w:val="single" w:sz="4" w:space="0" w:color="auto"/>
              <w:left w:val="single" w:sz="4" w:space="0" w:color="auto"/>
              <w:bottom w:val="single" w:sz="4" w:space="0" w:color="auto"/>
              <w:right w:val="single" w:sz="4" w:space="0" w:color="auto"/>
            </w:tcBorders>
            <w:shd w:val="clear" w:color="auto" w:fill="FFFFFF"/>
          </w:tcPr>
          <w:p w14:paraId="0E6F04EC" w14:textId="77777777" w:rsidR="00E36F0E" w:rsidRPr="008127A4" w:rsidRDefault="00393DC0" w:rsidP="00E36F0E">
            <w:r>
              <w:t>0x0</w:t>
            </w:r>
          </w:p>
        </w:tc>
        <w:tc>
          <w:tcPr>
            <w:tcW w:w="3510" w:type="dxa"/>
            <w:tcBorders>
              <w:top w:val="single" w:sz="4" w:space="0" w:color="auto"/>
              <w:left w:val="single" w:sz="4" w:space="0" w:color="auto"/>
              <w:bottom w:val="single" w:sz="4" w:space="0" w:color="auto"/>
              <w:right w:val="single" w:sz="4" w:space="0" w:color="auto"/>
            </w:tcBorders>
            <w:shd w:val="clear" w:color="auto" w:fill="FFFFFF"/>
          </w:tcPr>
          <w:p w14:paraId="541C8C54" w14:textId="77777777" w:rsidR="00E36F0E" w:rsidRDefault="00393DC0" w:rsidP="00E36F0E">
            <w:r>
              <w:t>Error/Failure</w:t>
            </w:r>
          </w:p>
        </w:tc>
      </w:tr>
      <w:tr w:rsidR="00E36F0E" w:rsidRPr="00C82768" w14:paraId="489F624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BFD4DE3"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FA1C8EB"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CA5B5D8" w14:textId="77777777" w:rsidR="00E36F0E" w:rsidRPr="00C82768" w:rsidRDefault="00E36F0E" w:rsidP="00E36F0E"/>
        </w:tc>
        <w:tc>
          <w:tcPr>
            <w:tcW w:w="1337" w:type="dxa"/>
            <w:tcBorders>
              <w:top w:val="single" w:sz="4" w:space="0" w:color="auto"/>
              <w:left w:val="single" w:sz="4" w:space="0" w:color="auto"/>
              <w:bottom w:val="single" w:sz="4" w:space="0" w:color="auto"/>
              <w:right w:val="single" w:sz="4" w:space="0" w:color="auto"/>
            </w:tcBorders>
            <w:shd w:val="clear" w:color="auto" w:fill="FFFFFF"/>
          </w:tcPr>
          <w:p w14:paraId="4C3DC41C" w14:textId="77777777" w:rsidR="00E36F0E" w:rsidRPr="00C82768" w:rsidRDefault="00393DC0" w:rsidP="00E36F0E">
            <w:r>
              <w:t>CTRL_SUCCESS</w:t>
            </w:r>
          </w:p>
        </w:tc>
        <w:tc>
          <w:tcPr>
            <w:tcW w:w="1350" w:type="dxa"/>
            <w:tcBorders>
              <w:top w:val="single" w:sz="4" w:space="0" w:color="auto"/>
              <w:left w:val="single" w:sz="4" w:space="0" w:color="auto"/>
              <w:bottom w:val="single" w:sz="4" w:space="0" w:color="auto"/>
              <w:right w:val="single" w:sz="4" w:space="0" w:color="auto"/>
            </w:tcBorders>
            <w:shd w:val="clear" w:color="auto" w:fill="FFFFFF"/>
          </w:tcPr>
          <w:p w14:paraId="78993930" w14:textId="77777777" w:rsidR="00E36F0E" w:rsidRPr="008127A4" w:rsidRDefault="00393DC0" w:rsidP="00E36F0E">
            <w:r>
              <w:t>0x1</w:t>
            </w:r>
          </w:p>
        </w:tc>
        <w:tc>
          <w:tcPr>
            <w:tcW w:w="3510" w:type="dxa"/>
            <w:tcBorders>
              <w:top w:val="single" w:sz="4" w:space="0" w:color="auto"/>
              <w:left w:val="single" w:sz="4" w:space="0" w:color="auto"/>
              <w:bottom w:val="single" w:sz="4" w:space="0" w:color="auto"/>
              <w:right w:val="single" w:sz="4" w:space="0" w:color="auto"/>
            </w:tcBorders>
            <w:shd w:val="clear" w:color="auto" w:fill="FFFFFF"/>
          </w:tcPr>
          <w:p w14:paraId="2933F088" w14:textId="77777777" w:rsidR="00E36F0E" w:rsidRDefault="00393DC0" w:rsidP="00E36F0E">
            <w:r>
              <w:t>Success</w:t>
            </w:r>
          </w:p>
        </w:tc>
      </w:tr>
    </w:tbl>
    <w:p w14:paraId="08435BCE" w14:textId="47870A2D" w:rsidR="00E36F0E" w:rsidRDefault="00393DC0" w:rsidP="00506E2F">
      <w:pPr>
        <w:pStyle w:val="Heading4"/>
      </w:pPr>
      <w:r w:rsidRPr="00B9479B">
        <w:t>MD-REQ-380278/C-InterfaceTableInd</w:t>
      </w:r>
    </w:p>
    <w:p w14:paraId="0E904164" w14:textId="77777777" w:rsidR="00E36F0E" w:rsidRPr="00644BED" w:rsidRDefault="00393DC0" w:rsidP="00E36F0E">
      <w:pPr>
        <w:rPr>
          <w:rFonts w:cs="Arial"/>
        </w:rPr>
      </w:pPr>
      <w:r w:rsidRPr="00644BED">
        <w:rPr>
          <w:rFonts w:cs="Arial"/>
        </w:rPr>
        <w:t>This API is used internally by WIRClient and WIRServer to broadcast available network interfaces table update indication.</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8"/>
        <w:gridCol w:w="2099"/>
        <w:gridCol w:w="732"/>
        <w:gridCol w:w="739"/>
        <w:gridCol w:w="2855"/>
        <w:gridCol w:w="1558"/>
        <w:gridCol w:w="1494"/>
      </w:tblGrid>
      <w:tr w:rsidR="00E36F0E" w:rsidRPr="00644BED" w14:paraId="00B8F263"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4F295BF0" w14:textId="77777777" w:rsidR="00E36F0E" w:rsidRPr="00644BED" w:rsidRDefault="00E36F0E" w:rsidP="00E36F0E">
            <w:pPr>
              <w:spacing w:line="256" w:lineRule="auto"/>
              <w:rPr>
                <w:rFonts w:cs="Arial"/>
              </w:rPr>
            </w:pPr>
          </w:p>
        </w:tc>
      </w:tr>
      <w:tr w:rsidR="00E36F0E" w:rsidRPr="00644BED" w14:paraId="6A9CE0E0" w14:textId="77777777" w:rsidTr="00506E2F">
        <w:trPr>
          <w:jc w:val="center"/>
        </w:trPr>
        <w:tc>
          <w:tcPr>
            <w:tcW w:w="2697" w:type="dxa"/>
            <w:gridSpan w:val="2"/>
            <w:tcBorders>
              <w:top w:val="single" w:sz="4" w:space="0" w:color="auto"/>
              <w:left w:val="single" w:sz="4" w:space="0" w:color="auto"/>
              <w:bottom w:val="single" w:sz="4" w:space="0" w:color="auto"/>
              <w:right w:val="single" w:sz="4" w:space="0" w:color="auto"/>
            </w:tcBorders>
          </w:tcPr>
          <w:p w14:paraId="52377E87" w14:textId="77777777" w:rsidR="00E36F0E" w:rsidRPr="00644BED" w:rsidRDefault="00393DC0" w:rsidP="00E36F0E">
            <w:pPr>
              <w:spacing w:line="256" w:lineRule="auto"/>
              <w:jc w:val="right"/>
              <w:rPr>
                <w:rFonts w:cs="Arial"/>
              </w:rPr>
            </w:pPr>
            <w:r w:rsidRPr="00644BED">
              <w:rPr>
                <w:rFonts w:cs="Arial"/>
                <w:b/>
              </w:rPr>
              <w:t>Method Type</w:t>
            </w:r>
          </w:p>
        </w:tc>
        <w:tc>
          <w:tcPr>
            <w:tcW w:w="7378" w:type="dxa"/>
            <w:gridSpan w:val="5"/>
            <w:tcBorders>
              <w:top w:val="single" w:sz="4" w:space="0" w:color="auto"/>
              <w:left w:val="single" w:sz="4" w:space="0" w:color="auto"/>
              <w:bottom w:val="single" w:sz="4" w:space="0" w:color="auto"/>
              <w:right w:val="single" w:sz="4" w:space="0" w:color="auto"/>
            </w:tcBorders>
            <w:vAlign w:val="center"/>
            <w:hideMark/>
          </w:tcPr>
          <w:p w14:paraId="35FDF496" w14:textId="77777777" w:rsidR="00E36F0E" w:rsidRPr="00644BED" w:rsidRDefault="00393DC0" w:rsidP="00E36F0E">
            <w:pPr>
              <w:spacing w:line="256" w:lineRule="auto"/>
              <w:rPr>
                <w:rFonts w:cs="Arial"/>
              </w:rPr>
            </w:pPr>
            <w:r w:rsidRPr="00644BED">
              <w:rPr>
                <w:rFonts w:cs="Arial"/>
              </w:rPr>
              <w:t>OnChange</w:t>
            </w:r>
          </w:p>
        </w:tc>
      </w:tr>
      <w:tr w:rsidR="00E36F0E" w:rsidRPr="00644BED" w14:paraId="2F016DCC" w14:textId="77777777" w:rsidTr="00506E2F">
        <w:trPr>
          <w:jc w:val="center"/>
        </w:trPr>
        <w:tc>
          <w:tcPr>
            <w:tcW w:w="2697" w:type="dxa"/>
            <w:gridSpan w:val="2"/>
            <w:tcBorders>
              <w:top w:val="single" w:sz="4" w:space="0" w:color="auto"/>
              <w:left w:val="single" w:sz="4" w:space="0" w:color="auto"/>
              <w:bottom w:val="single" w:sz="4" w:space="0" w:color="auto"/>
              <w:right w:val="single" w:sz="4" w:space="0" w:color="auto"/>
            </w:tcBorders>
          </w:tcPr>
          <w:p w14:paraId="1F6BEF08" w14:textId="77777777" w:rsidR="00E36F0E" w:rsidRPr="00644BED" w:rsidRDefault="00393DC0" w:rsidP="00E36F0E">
            <w:pPr>
              <w:spacing w:line="256" w:lineRule="auto"/>
              <w:jc w:val="right"/>
              <w:rPr>
                <w:rFonts w:cs="Arial"/>
              </w:rPr>
            </w:pPr>
            <w:r w:rsidRPr="00644BED">
              <w:rPr>
                <w:rFonts w:cs="Arial"/>
                <w:b/>
              </w:rPr>
              <w:t>QoS Level</w:t>
            </w:r>
          </w:p>
        </w:tc>
        <w:tc>
          <w:tcPr>
            <w:tcW w:w="7378" w:type="dxa"/>
            <w:gridSpan w:val="5"/>
            <w:tcBorders>
              <w:top w:val="single" w:sz="4" w:space="0" w:color="auto"/>
              <w:left w:val="single" w:sz="4" w:space="0" w:color="auto"/>
              <w:bottom w:val="single" w:sz="4" w:space="0" w:color="auto"/>
              <w:right w:val="single" w:sz="4" w:space="0" w:color="auto"/>
            </w:tcBorders>
            <w:vAlign w:val="center"/>
            <w:hideMark/>
          </w:tcPr>
          <w:p w14:paraId="0ABDD0D7" w14:textId="77777777" w:rsidR="00E36F0E" w:rsidRPr="00644BED" w:rsidRDefault="00393DC0" w:rsidP="00E36F0E">
            <w:pPr>
              <w:spacing w:line="256" w:lineRule="auto"/>
              <w:rPr>
                <w:rFonts w:cs="Arial"/>
              </w:rPr>
            </w:pPr>
            <w:r w:rsidRPr="00644BED">
              <w:rPr>
                <w:rFonts w:cs="Arial"/>
              </w:rPr>
              <w:t>Default</w:t>
            </w:r>
          </w:p>
        </w:tc>
      </w:tr>
      <w:tr w:rsidR="00E36F0E" w:rsidRPr="00644BED" w14:paraId="62B66833" w14:textId="77777777" w:rsidTr="00506E2F">
        <w:trPr>
          <w:jc w:val="center"/>
        </w:trPr>
        <w:tc>
          <w:tcPr>
            <w:tcW w:w="2697" w:type="dxa"/>
            <w:gridSpan w:val="2"/>
            <w:tcBorders>
              <w:top w:val="single" w:sz="4" w:space="0" w:color="auto"/>
              <w:left w:val="single" w:sz="4" w:space="0" w:color="auto"/>
              <w:bottom w:val="single" w:sz="4" w:space="0" w:color="auto"/>
              <w:right w:val="single" w:sz="4" w:space="0" w:color="auto"/>
            </w:tcBorders>
          </w:tcPr>
          <w:p w14:paraId="64DDEC98" w14:textId="77777777" w:rsidR="00E36F0E" w:rsidRPr="00644BED" w:rsidRDefault="00393DC0" w:rsidP="00E36F0E">
            <w:pPr>
              <w:spacing w:line="256" w:lineRule="auto"/>
              <w:jc w:val="right"/>
              <w:rPr>
                <w:rFonts w:cs="Arial"/>
              </w:rPr>
            </w:pPr>
            <w:r w:rsidRPr="00644BED">
              <w:rPr>
                <w:rFonts w:cs="Arial"/>
                <w:b/>
              </w:rPr>
              <w:t>Retained</w:t>
            </w:r>
          </w:p>
        </w:tc>
        <w:tc>
          <w:tcPr>
            <w:tcW w:w="7378" w:type="dxa"/>
            <w:gridSpan w:val="5"/>
            <w:tcBorders>
              <w:top w:val="single" w:sz="4" w:space="0" w:color="auto"/>
              <w:left w:val="single" w:sz="4" w:space="0" w:color="auto"/>
              <w:bottom w:val="single" w:sz="4" w:space="0" w:color="auto"/>
              <w:right w:val="single" w:sz="4" w:space="0" w:color="auto"/>
            </w:tcBorders>
            <w:vAlign w:val="center"/>
            <w:hideMark/>
          </w:tcPr>
          <w:p w14:paraId="30CA79FB" w14:textId="77777777" w:rsidR="00E36F0E" w:rsidRPr="00644BED" w:rsidRDefault="00393DC0" w:rsidP="00E36F0E">
            <w:pPr>
              <w:spacing w:line="256" w:lineRule="auto"/>
              <w:rPr>
                <w:rFonts w:cs="Arial"/>
              </w:rPr>
            </w:pPr>
            <w:r w:rsidRPr="00644BED">
              <w:rPr>
                <w:rFonts w:cs="Arial"/>
              </w:rPr>
              <w:t>No</w:t>
            </w:r>
          </w:p>
        </w:tc>
      </w:tr>
      <w:tr w:rsidR="00E36F0E" w:rsidRPr="00644BED" w14:paraId="4342B329"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0AC85A73" w14:textId="77777777" w:rsidR="00E36F0E" w:rsidRPr="00644BED" w:rsidRDefault="00E36F0E" w:rsidP="00E36F0E">
            <w:pPr>
              <w:spacing w:line="256" w:lineRule="auto"/>
              <w:rPr>
                <w:rFonts w:cs="Arial"/>
              </w:rPr>
            </w:pPr>
          </w:p>
        </w:tc>
      </w:tr>
      <w:tr w:rsidR="00E36F0E" w:rsidRPr="00644BED" w14:paraId="0B4CE75D" w14:textId="77777777" w:rsidTr="00506E2F">
        <w:trPr>
          <w:jc w:val="center"/>
        </w:trPr>
        <w:tc>
          <w:tcPr>
            <w:tcW w:w="598" w:type="dxa"/>
            <w:tcBorders>
              <w:top w:val="single" w:sz="4" w:space="0" w:color="auto"/>
              <w:left w:val="single" w:sz="4" w:space="0" w:color="auto"/>
              <w:bottom w:val="single" w:sz="4" w:space="0" w:color="auto"/>
              <w:right w:val="single" w:sz="4" w:space="0" w:color="auto"/>
            </w:tcBorders>
            <w:shd w:val="clear" w:color="auto" w:fill="A6A6A6"/>
          </w:tcPr>
          <w:p w14:paraId="70E00D60" w14:textId="77777777" w:rsidR="00E36F0E" w:rsidRPr="00644BED" w:rsidRDefault="00393DC0" w:rsidP="00E36F0E">
            <w:pPr>
              <w:jc w:val="center"/>
              <w:rPr>
                <w:rFonts w:cs="Arial"/>
                <w:b/>
              </w:rPr>
            </w:pPr>
            <w:r w:rsidRPr="00644BED">
              <w:rPr>
                <w:rFonts w:cs="Arial"/>
                <w:b/>
              </w:rPr>
              <w:t>R/O</w:t>
            </w:r>
          </w:p>
        </w:tc>
        <w:tc>
          <w:tcPr>
            <w:tcW w:w="2831"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5E6E01C7" w14:textId="77777777" w:rsidR="00E36F0E" w:rsidRPr="00644BED" w:rsidRDefault="00393DC0" w:rsidP="00E36F0E">
            <w:pPr>
              <w:rPr>
                <w:rFonts w:cs="Arial"/>
                <w:b/>
              </w:rPr>
            </w:pPr>
            <w:r w:rsidRPr="00644BED">
              <w:rPr>
                <w:rFonts w:cs="Arial"/>
                <w:b/>
              </w:rPr>
              <w:t>Name</w:t>
            </w:r>
          </w:p>
        </w:tc>
        <w:tc>
          <w:tcPr>
            <w:tcW w:w="739" w:type="dxa"/>
            <w:tcBorders>
              <w:top w:val="single" w:sz="4" w:space="0" w:color="auto"/>
              <w:left w:val="single" w:sz="4" w:space="0" w:color="auto"/>
              <w:bottom w:val="single" w:sz="4" w:space="0" w:color="auto"/>
              <w:right w:val="single" w:sz="4" w:space="0" w:color="auto"/>
            </w:tcBorders>
            <w:shd w:val="clear" w:color="auto" w:fill="A6A6A6"/>
            <w:hideMark/>
          </w:tcPr>
          <w:p w14:paraId="3D470A55" w14:textId="77777777" w:rsidR="00E36F0E" w:rsidRPr="00644BED" w:rsidRDefault="00393DC0" w:rsidP="00E36F0E">
            <w:pPr>
              <w:rPr>
                <w:rFonts w:cs="Arial"/>
                <w:b/>
              </w:rPr>
            </w:pPr>
            <w:r w:rsidRPr="00644BED">
              <w:rPr>
                <w:rFonts w:cs="Arial"/>
                <w:b/>
              </w:rPr>
              <w:t>Type</w:t>
            </w:r>
          </w:p>
        </w:tc>
        <w:tc>
          <w:tcPr>
            <w:tcW w:w="2855"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9642CF4" w14:textId="77777777" w:rsidR="00E36F0E" w:rsidRPr="00644BED" w:rsidRDefault="00393DC0" w:rsidP="00E36F0E">
            <w:pPr>
              <w:rPr>
                <w:rFonts w:cs="Arial"/>
                <w:b/>
              </w:rPr>
            </w:pPr>
            <w:r w:rsidRPr="00644BED">
              <w:rPr>
                <w:rFonts w:cs="Arial"/>
                <w:b/>
              </w:rPr>
              <w:t>Literals</w:t>
            </w:r>
          </w:p>
        </w:tc>
        <w:tc>
          <w:tcPr>
            <w:tcW w:w="1558"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31D70D2" w14:textId="77777777" w:rsidR="00E36F0E" w:rsidRPr="00644BED" w:rsidRDefault="00393DC0" w:rsidP="00E36F0E">
            <w:pPr>
              <w:rPr>
                <w:rFonts w:cs="Arial"/>
                <w:b/>
              </w:rPr>
            </w:pPr>
            <w:r w:rsidRPr="00644BED">
              <w:rPr>
                <w:rFonts w:cs="Arial"/>
                <w:b/>
              </w:rPr>
              <w:t>Value</w:t>
            </w:r>
          </w:p>
        </w:tc>
        <w:tc>
          <w:tcPr>
            <w:tcW w:w="1494"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B7DFC82" w14:textId="77777777" w:rsidR="00E36F0E" w:rsidRPr="00644BED" w:rsidRDefault="00393DC0" w:rsidP="00E36F0E">
            <w:pPr>
              <w:rPr>
                <w:rFonts w:cs="Arial"/>
                <w:b/>
              </w:rPr>
            </w:pPr>
            <w:r w:rsidRPr="00644BED">
              <w:rPr>
                <w:rFonts w:cs="Arial"/>
                <w:b/>
              </w:rPr>
              <w:t>Description</w:t>
            </w:r>
          </w:p>
        </w:tc>
      </w:tr>
      <w:tr w:rsidR="00E36F0E" w:rsidRPr="00644BED" w14:paraId="67248F09"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20548FFD" w14:textId="77777777" w:rsidR="00E36F0E" w:rsidRPr="00644BED" w:rsidRDefault="00393DC0" w:rsidP="00E36F0E">
            <w:pPr>
              <w:rPr>
                <w:rFonts w:cs="Arial"/>
                <w:b/>
              </w:rPr>
            </w:pPr>
            <w:r w:rsidRPr="00644BED">
              <w:rPr>
                <w:rFonts w:cs="Arial"/>
                <w:b/>
              </w:rPr>
              <w:t>Request</w:t>
            </w:r>
          </w:p>
        </w:tc>
      </w:tr>
      <w:tr w:rsidR="00E36F0E" w:rsidRPr="00644BED" w14:paraId="568058EF" w14:textId="77777777" w:rsidTr="00506E2F">
        <w:trPr>
          <w:jc w:val="center"/>
        </w:trPr>
        <w:tc>
          <w:tcPr>
            <w:tcW w:w="598" w:type="dxa"/>
            <w:tcBorders>
              <w:top w:val="single" w:sz="4" w:space="0" w:color="auto"/>
              <w:left w:val="single" w:sz="4" w:space="0" w:color="auto"/>
              <w:bottom w:val="single" w:sz="4" w:space="0" w:color="auto"/>
              <w:right w:val="single" w:sz="4" w:space="0" w:color="auto"/>
            </w:tcBorders>
          </w:tcPr>
          <w:p w14:paraId="009039F8" w14:textId="77777777" w:rsidR="00E36F0E" w:rsidRPr="00644BED" w:rsidRDefault="00393DC0" w:rsidP="00E36F0E">
            <w:pPr>
              <w:jc w:val="center"/>
              <w:rPr>
                <w:rFonts w:cs="Arial"/>
              </w:rPr>
            </w:pPr>
            <w:r w:rsidRPr="00644BED">
              <w:rPr>
                <w:rFonts w:cs="Arial"/>
              </w:rPr>
              <w:t>-</w:t>
            </w:r>
          </w:p>
        </w:tc>
        <w:tc>
          <w:tcPr>
            <w:tcW w:w="2831" w:type="dxa"/>
            <w:gridSpan w:val="2"/>
            <w:tcBorders>
              <w:top w:val="single" w:sz="4" w:space="0" w:color="auto"/>
              <w:left w:val="single" w:sz="4" w:space="0" w:color="auto"/>
              <w:bottom w:val="single" w:sz="4" w:space="0" w:color="auto"/>
              <w:right w:val="single" w:sz="4" w:space="0" w:color="auto"/>
            </w:tcBorders>
            <w:hideMark/>
          </w:tcPr>
          <w:p w14:paraId="380C8F93" w14:textId="77777777" w:rsidR="00E36F0E" w:rsidRPr="00644BED" w:rsidRDefault="00393DC0" w:rsidP="00E36F0E">
            <w:pPr>
              <w:rPr>
                <w:rFonts w:cs="Arial"/>
              </w:rPr>
            </w:pPr>
            <w:r w:rsidRPr="00644BED">
              <w:rPr>
                <w:rFonts w:cs="Arial"/>
              </w:rPr>
              <w:t>-</w:t>
            </w:r>
          </w:p>
        </w:tc>
        <w:tc>
          <w:tcPr>
            <w:tcW w:w="739" w:type="dxa"/>
            <w:tcBorders>
              <w:top w:val="single" w:sz="4" w:space="0" w:color="auto"/>
              <w:left w:val="single" w:sz="4" w:space="0" w:color="auto"/>
              <w:bottom w:val="single" w:sz="4" w:space="0" w:color="auto"/>
              <w:right w:val="single" w:sz="4" w:space="0" w:color="auto"/>
            </w:tcBorders>
            <w:hideMark/>
          </w:tcPr>
          <w:p w14:paraId="54ECC1E2" w14:textId="77777777" w:rsidR="00E36F0E" w:rsidRPr="00644BED" w:rsidRDefault="00393DC0" w:rsidP="00E36F0E">
            <w:pPr>
              <w:rPr>
                <w:rFonts w:cs="Arial"/>
              </w:rPr>
            </w:pPr>
            <w:r w:rsidRPr="00644BED">
              <w:rPr>
                <w:rFonts w:cs="Arial"/>
              </w:rPr>
              <w:t>-</w:t>
            </w:r>
          </w:p>
        </w:tc>
        <w:tc>
          <w:tcPr>
            <w:tcW w:w="2855" w:type="dxa"/>
            <w:tcBorders>
              <w:top w:val="single" w:sz="4" w:space="0" w:color="auto"/>
              <w:left w:val="single" w:sz="4" w:space="0" w:color="auto"/>
              <w:bottom w:val="single" w:sz="4" w:space="0" w:color="auto"/>
              <w:right w:val="single" w:sz="4" w:space="0" w:color="auto"/>
            </w:tcBorders>
            <w:hideMark/>
          </w:tcPr>
          <w:p w14:paraId="19D6EB59" w14:textId="77777777" w:rsidR="00E36F0E" w:rsidRPr="00644BED" w:rsidRDefault="00393DC0" w:rsidP="00E36F0E">
            <w:pPr>
              <w:rPr>
                <w:rFonts w:cs="Arial"/>
              </w:rPr>
            </w:pPr>
            <w:r w:rsidRPr="00644BED">
              <w:rPr>
                <w:rFonts w:cs="Arial"/>
              </w:rPr>
              <w:t>-</w:t>
            </w:r>
          </w:p>
        </w:tc>
        <w:tc>
          <w:tcPr>
            <w:tcW w:w="1558" w:type="dxa"/>
            <w:tcBorders>
              <w:top w:val="single" w:sz="4" w:space="0" w:color="auto"/>
              <w:left w:val="single" w:sz="4" w:space="0" w:color="auto"/>
              <w:bottom w:val="single" w:sz="4" w:space="0" w:color="auto"/>
              <w:right w:val="single" w:sz="4" w:space="0" w:color="auto"/>
            </w:tcBorders>
            <w:hideMark/>
          </w:tcPr>
          <w:p w14:paraId="650F6C8D" w14:textId="77777777" w:rsidR="00E36F0E" w:rsidRPr="00644BED" w:rsidRDefault="00393DC0" w:rsidP="00E36F0E">
            <w:pPr>
              <w:rPr>
                <w:rFonts w:cs="Arial"/>
              </w:rPr>
            </w:pPr>
            <w:r w:rsidRPr="00644BED">
              <w:rPr>
                <w:rFonts w:cs="Arial"/>
              </w:rPr>
              <w:t>-</w:t>
            </w:r>
          </w:p>
        </w:tc>
        <w:tc>
          <w:tcPr>
            <w:tcW w:w="1494" w:type="dxa"/>
            <w:tcBorders>
              <w:top w:val="single" w:sz="4" w:space="0" w:color="auto"/>
              <w:left w:val="single" w:sz="4" w:space="0" w:color="auto"/>
              <w:bottom w:val="single" w:sz="4" w:space="0" w:color="auto"/>
              <w:right w:val="single" w:sz="4" w:space="0" w:color="auto"/>
            </w:tcBorders>
            <w:hideMark/>
          </w:tcPr>
          <w:p w14:paraId="1BC45868" w14:textId="77777777" w:rsidR="00E36F0E" w:rsidRPr="00644BED" w:rsidRDefault="00393DC0" w:rsidP="00E36F0E">
            <w:pPr>
              <w:rPr>
                <w:rFonts w:cs="Arial"/>
              </w:rPr>
            </w:pPr>
            <w:r w:rsidRPr="00644BED">
              <w:rPr>
                <w:rFonts w:cs="Arial"/>
              </w:rPr>
              <w:t>N/A</w:t>
            </w:r>
          </w:p>
        </w:tc>
      </w:tr>
      <w:tr w:rsidR="00E36F0E" w:rsidRPr="00644BED" w14:paraId="09DE3926"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14E0A9C9" w14:textId="77777777" w:rsidR="00E36F0E" w:rsidRPr="00644BED" w:rsidRDefault="00393DC0" w:rsidP="00E36F0E">
            <w:pPr>
              <w:rPr>
                <w:rFonts w:cs="Arial"/>
              </w:rPr>
            </w:pPr>
            <w:r w:rsidRPr="00644BED">
              <w:rPr>
                <w:rFonts w:cs="Arial"/>
                <w:b/>
              </w:rPr>
              <w:t>Response</w:t>
            </w:r>
          </w:p>
        </w:tc>
      </w:tr>
      <w:tr w:rsidR="00E36F0E" w:rsidRPr="00644BED" w14:paraId="655AD669" w14:textId="77777777" w:rsidTr="00506E2F">
        <w:trPr>
          <w:jc w:val="center"/>
        </w:trPr>
        <w:tc>
          <w:tcPr>
            <w:tcW w:w="598" w:type="dxa"/>
            <w:tcBorders>
              <w:top w:val="single" w:sz="4" w:space="0" w:color="auto"/>
              <w:left w:val="single" w:sz="4" w:space="0" w:color="auto"/>
              <w:bottom w:val="single" w:sz="4" w:space="0" w:color="auto"/>
              <w:right w:val="single" w:sz="4" w:space="0" w:color="auto"/>
            </w:tcBorders>
            <w:shd w:val="clear" w:color="auto" w:fill="FFFFFF"/>
          </w:tcPr>
          <w:p w14:paraId="2D4311F7" w14:textId="77777777" w:rsidR="00E36F0E" w:rsidRPr="00644BED" w:rsidRDefault="00393DC0" w:rsidP="00E36F0E">
            <w:pPr>
              <w:jc w:val="center"/>
              <w:rPr>
                <w:rFonts w:cs="Arial"/>
              </w:rPr>
            </w:pPr>
            <w:r w:rsidRPr="00644BED">
              <w:rPr>
                <w:rFonts w:cs="Arial"/>
              </w:rPr>
              <w:t>R</w:t>
            </w:r>
          </w:p>
        </w:tc>
        <w:tc>
          <w:tcPr>
            <w:tcW w:w="2831" w:type="dxa"/>
            <w:gridSpan w:val="2"/>
            <w:tcBorders>
              <w:top w:val="single" w:sz="4" w:space="0" w:color="auto"/>
              <w:left w:val="single" w:sz="4" w:space="0" w:color="auto"/>
              <w:bottom w:val="single" w:sz="4" w:space="0" w:color="auto"/>
              <w:right w:val="single" w:sz="4" w:space="0" w:color="auto"/>
            </w:tcBorders>
            <w:shd w:val="clear" w:color="auto" w:fill="FFFFFF"/>
          </w:tcPr>
          <w:p w14:paraId="0114FC30" w14:textId="77777777" w:rsidR="00E36F0E" w:rsidRPr="00644BED" w:rsidRDefault="00393DC0" w:rsidP="00E36F0E">
            <w:pPr>
              <w:rPr>
                <w:rFonts w:cs="Arial"/>
              </w:rPr>
            </w:pPr>
            <w:r w:rsidRPr="00644BED">
              <w:rPr>
                <w:rFonts w:cs="Arial"/>
              </w:rPr>
              <w:t>Num_entry</w:t>
            </w:r>
          </w:p>
        </w:tc>
        <w:tc>
          <w:tcPr>
            <w:tcW w:w="739" w:type="dxa"/>
            <w:tcBorders>
              <w:top w:val="single" w:sz="4" w:space="0" w:color="auto"/>
              <w:left w:val="single" w:sz="4" w:space="0" w:color="auto"/>
              <w:bottom w:val="single" w:sz="4" w:space="0" w:color="auto"/>
              <w:right w:val="single" w:sz="4" w:space="0" w:color="auto"/>
            </w:tcBorders>
            <w:shd w:val="clear" w:color="auto" w:fill="FFFFFF"/>
          </w:tcPr>
          <w:p w14:paraId="1D1B6D8B" w14:textId="77777777" w:rsidR="00E36F0E" w:rsidRPr="00644BED" w:rsidRDefault="00393DC0" w:rsidP="00E36F0E">
            <w:pPr>
              <w:rPr>
                <w:rFonts w:cs="Arial"/>
              </w:rPr>
            </w:pPr>
            <w:r w:rsidRPr="00644BED">
              <w:rPr>
                <w:rFonts w:cs="Arial"/>
              </w:rPr>
              <w:t>Int32</w:t>
            </w:r>
          </w:p>
        </w:tc>
        <w:tc>
          <w:tcPr>
            <w:tcW w:w="2855" w:type="dxa"/>
            <w:tcBorders>
              <w:top w:val="single" w:sz="4" w:space="0" w:color="auto"/>
              <w:left w:val="single" w:sz="4" w:space="0" w:color="auto"/>
              <w:bottom w:val="single" w:sz="4" w:space="0" w:color="auto"/>
              <w:right w:val="single" w:sz="4" w:space="0" w:color="auto"/>
            </w:tcBorders>
            <w:shd w:val="clear" w:color="auto" w:fill="FFFFFF"/>
          </w:tcPr>
          <w:p w14:paraId="40463880" w14:textId="77777777" w:rsidR="00E36F0E" w:rsidRPr="00644BED" w:rsidRDefault="00393DC0" w:rsidP="00E36F0E">
            <w:pPr>
              <w:rPr>
                <w:rFonts w:cs="Arial"/>
              </w:rPr>
            </w:pPr>
            <w:r w:rsidRPr="00644BED">
              <w:rPr>
                <w:rFonts w:cs="Arial"/>
              </w:rPr>
              <w:t>-</w:t>
            </w:r>
          </w:p>
        </w:tc>
        <w:tc>
          <w:tcPr>
            <w:tcW w:w="1558" w:type="dxa"/>
            <w:tcBorders>
              <w:top w:val="single" w:sz="4" w:space="0" w:color="auto"/>
              <w:left w:val="single" w:sz="4" w:space="0" w:color="auto"/>
              <w:bottom w:val="single" w:sz="4" w:space="0" w:color="auto"/>
              <w:right w:val="single" w:sz="4" w:space="0" w:color="auto"/>
            </w:tcBorders>
            <w:shd w:val="clear" w:color="auto" w:fill="FFFFFF"/>
          </w:tcPr>
          <w:p w14:paraId="60F26505" w14:textId="77777777" w:rsidR="00E36F0E" w:rsidRPr="00644BED" w:rsidRDefault="00393DC0" w:rsidP="00E36F0E">
            <w:pPr>
              <w:rPr>
                <w:rFonts w:cs="Arial"/>
              </w:rPr>
            </w:pPr>
            <w:r w:rsidRPr="00644BED">
              <w:rPr>
                <w:rFonts w:cs="Arial"/>
              </w:rPr>
              <w:t>0-4294967295</w:t>
            </w:r>
          </w:p>
        </w:tc>
        <w:tc>
          <w:tcPr>
            <w:tcW w:w="1494" w:type="dxa"/>
            <w:tcBorders>
              <w:top w:val="single" w:sz="4" w:space="0" w:color="auto"/>
              <w:left w:val="single" w:sz="4" w:space="0" w:color="auto"/>
              <w:bottom w:val="single" w:sz="4" w:space="0" w:color="auto"/>
              <w:right w:val="single" w:sz="4" w:space="0" w:color="auto"/>
            </w:tcBorders>
            <w:shd w:val="clear" w:color="auto" w:fill="FFFFFF"/>
          </w:tcPr>
          <w:p w14:paraId="4E1A6328" w14:textId="77777777" w:rsidR="00E36F0E" w:rsidRPr="00644BED" w:rsidRDefault="00393DC0" w:rsidP="00E36F0E">
            <w:pPr>
              <w:rPr>
                <w:rFonts w:cs="Arial"/>
              </w:rPr>
            </w:pPr>
            <w:r w:rsidRPr="00644BED">
              <w:rPr>
                <w:rFonts w:cs="Arial"/>
              </w:rPr>
              <w:t>Number of entries for following two fields</w:t>
            </w:r>
          </w:p>
        </w:tc>
      </w:tr>
      <w:tr w:rsidR="00E36F0E" w:rsidRPr="00644BED" w14:paraId="26A2FFF9" w14:textId="77777777" w:rsidTr="00506E2F">
        <w:trPr>
          <w:jc w:val="center"/>
        </w:trPr>
        <w:tc>
          <w:tcPr>
            <w:tcW w:w="598" w:type="dxa"/>
            <w:tcBorders>
              <w:top w:val="single" w:sz="4" w:space="0" w:color="auto"/>
              <w:left w:val="single" w:sz="4" w:space="0" w:color="auto"/>
              <w:bottom w:val="single" w:sz="4" w:space="0" w:color="auto"/>
              <w:right w:val="single" w:sz="4" w:space="0" w:color="auto"/>
            </w:tcBorders>
            <w:shd w:val="clear" w:color="auto" w:fill="FFFFFF"/>
          </w:tcPr>
          <w:p w14:paraId="68E07506" w14:textId="77777777" w:rsidR="00E36F0E" w:rsidRPr="00644BED" w:rsidRDefault="00393DC0" w:rsidP="00E36F0E">
            <w:pPr>
              <w:jc w:val="center"/>
              <w:rPr>
                <w:rFonts w:cs="Arial"/>
              </w:rPr>
            </w:pPr>
            <w:r w:rsidRPr="00644BED">
              <w:rPr>
                <w:rFonts w:cs="Arial"/>
              </w:rPr>
              <w:t>R</w:t>
            </w:r>
          </w:p>
        </w:tc>
        <w:tc>
          <w:tcPr>
            <w:tcW w:w="2831" w:type="dxa"/>
            <w:gridSpan w:val="2"/>
            <w:tcBorders>
              <w:top w:val="single" w:sz="4" w:space="0" w:color="auto"/>
              <w:left w:val="single" w:sz="4" w:space="0" w:color="auto"/>
              <w:bottom w:val="single" w:sz="4" w:space="0" w:color="auto"/>
              <w:right w:val="single" w:sz="4" w:space="0" w:color="auto"/>
            </w:tcBorders>
            <w:shd w:val="clear" w:color="auto" w:fill="FFFFFF"/>
          </w:tcPr>
          <w:p w14:paraId="05F66331" w14:textId="77777777" w:rsidR="00E36F0E" w:rsidRPr="00644BED" w:rsidRDefault="00393DC0" w:rsidP="00E36F0E">
            <w:pPr>
              <w:rPr>
                <w:rFonts w:cs="Arial"/>
              </w:rPr>
            </w:pPr>
            <w:r w:rsidRPr="00644BED">
              <w:rPr>
                <w:rFonts w:cs="Arial"/>
              </w:rPr>
              <w:t>ifaceTable</w:t>
            </w:r>
          </w:p>
        </w:tc>
        <w:tc>
          <w:tcPr>
            <w:tcW w:w="739" w:type="dxa"/>
            <w:tcBorders>
              <w:top w:val="single" w:sz="4" w:space="0" w:color="auto"/>
              <w:left w:val="single" w:sz="4" w:space="0" w:color="auto"/>
              <w:bottom w:val="single" w:sz="4" w:space="0" w:color="auto"/>
              <w:right w:val="single" w:sz="4" w:space="0" w:color="auto"/>
            </w:tcBorders>
            <w:shd w:val="clear" w:color="auto" w:fill="FFFFFF"/>
          </w:tcPr>
          <w:p w14:paraId="5847F384" w14:textId="77777777" w:rsidR="00E36F0E" w:rsidRPr="00644BED" w:rsidRDefault="00393DC0" w:rsidP="00E36F0E">
            <w:pPr>
              <w:rPr>
                <w:rFonts w:cs="Arial"/>
              </w:rPr>
            </w:pPr>
            <w:r w:rsidRPr="00644BED">
              <w:rPr>
                <w:rFonts w:cs="Arial"/>
              </w:rPr>
              <w:t>Int32</w:t>
            </w:r>
          </w:p>
        </w:tc>
        <w:tc>
          <w:tcPr>
            <w:tcW w:w="2855" w:type="dxa"/>
            <w:tcBorders>
              <w:top w:val="single" w:sz="4" w:space="0" w:color="auto"/>
              <w:left w:val="single" w:sz="4" w:space="0" w:color="auto"/>
              <w:bottom w:val="single" w:sz="4" w:space="0" w:color="auto"/>
              <w:right w:val="single" w:sz="4" w:space="0" w:color="auto"/>
            </w:tcBorders>
            <w:shd w:val="clear" w:color="auto" w:fill="FFFFFF"/>
          </w:tcPr>
          <w:p w14:paraId="5B55E8F1" w14:textId="77777777" w:rsidR="00E36F0E" w:rsidRPr="00644BED" w:rsidRDefault="00393DC0" w:rsidP="00E36F0E">
            <w:pPr>
              <w:rPr>
                <w:rFonts w:cs="Arial"/>
              </w:rPr>
            </w:pPr>
            <w:r w:rsidRPr="00644BED">
              <w:rPr>
                <w:rFonts w:cs="Arial"/>
              </w:rPr>
              <w:t>-</w:t>
            </w:r>
          </w:p>
        </w:tc>
        <w:tc>
          <w:tcPr>
            <w:tcW w:w="1558" w:type="dxa"/>
            <w:tcBorders>
              <w:top w:val="single" w:sz="4" w:space="0" w:color="auto"/>
              <w:left w:val="single" w:sz="4" w:space="0" w:color="auto"/>
              <w:bottom w:val="single" w:sz="4" w:space="0" w:color="auto"/>
              <w:right w:val="single" w:sz="4" w:space="0" w:color="auto"/>
            </w:tcBorders>
            <w:shd w:val="clear" w:color="auto" w:fill="FFFFFF"/>
          </w:tcPr>
          <w:p w14:paraId="09D6452A" w14:textId="77777777" w:rsidR="00E36F0E" w:rsidRPr="00644BED" w:rsidRDefault="00393DC0" w:rsidP="00E36F0E">
            <w:pPr>
              <w:rPr>
                <w:rFonts w:cs="Arial"/>
              </w:rPr>
            </w:pPr>
            <w:r w:rsidRPr="00644BED">
              <w:rPr>
                <w:rFonts w:cs="Arial"/>
              </w:rPr>
              <w:t>0-4294967295</w:t>
            </w:r>
          </w:p>
        </w:tc>
        <w:tc>
          <w:tcPr>
            <w:tcW w:w="1494" w:type="dxa"/>
            <w:tcBorders>
              <w:top w:val="single" w:sz="4" w:space="0" w:color="auto"/>
              <w:left w:val="single" w:sz="4" w:space="0" w:color="auto"/>
              <w:bottom w:val="single" w:sz="4" w:space="0" w:color="auto"/>
              <w:right w:val="single" w:sz="4" w:space="0" w:color="auto"/>
            </w:tcBorders>
            <w:shd w:val="clear" w:color="auto" w:fill="FFFFFF"/>
          </w:tcPr>
          <w:p w14:paraId="7C28070A" w14:textId="77777777" w:rsidR="00E36F0E" w:rsidRPr="00644BED" w:rsidRDefault="00393DC0" w:rsidP="00E36F0E">
            <w:pPr>
              <w:rPr>
                <w:rFonts w:cs="Arial"/>
                <w:highlight w:val="yellow"/>
              </w:rPr>
            </w:pPr>
            <w:r w:rsidRPr="00644BED">
              <w:rPr>
                <w:rFonts w:cs="Arial"/>
              </w:rPr>
              <w:t>Bit flag of available interfaces</w:t>
            </w:r>
          </w:p>
        </w:tc>
      </w:tr>
      <w:tr w:rsidR="00E36F0E" w:rsidRPr="00644BED" w14:paraId="78F0A96B" w14:textId="77777777" w:rsidTr="00506E2F">
        <w:trPr>
          <w:jc w:val="center"/>
        </w:trPr>
        <w:tc>
          <w:tcPr>
            <w:tcW w:w="598" w:type="dxa"/>
            <w:tcBorders>
              <w:top w:val="single" w:sz="4" w:space="0" w:color="auto"/>
              <w:left w:val="single" w:sz="4" w:space="0" w:color="auto"/>
              <w:bottom w:val="single" w:sz="4" w:space="0" w:color="auto"/>
              <w:right w:val="single" w:sz="4" w:space="0" w:color="auto"/>
            </w:tcBorders>
            <w:shd w:val="clear" w:color="auto" w:fill="FFFFFF"/>
          </w:tcPr>
          <w:p w14:paraId="5642B851" w14:textId="77777777" w:rsidR="00E36F0E" w:rsidRPr="00644BED" w:rsidRDefault="00E36F0E" w:rsidP="00E36F0E">
            <w:pPr>
              <w:jc w:val="center"/>
              <w:rPr>
                <w:rFonts w:cs="Arial"/>
              </w:rPr>
            </w:pPr>
          </w:p>
        </w:tc>
        <w:tc>
          <w:tcPr>
            <w:tcW w:w="2831" w:type="dxa"/>
            <w:gridSpan w:val="2"/>
            <w:tcBorders>
              <w:top w:val="single" w:sz="4" w:space="0" w:color="auto"/>
              <w:left w:val="single" w:sz="4" w:space="0" w:color="auto"/>
              <w:bottom w:val="single" w:sz="4" w:space="0" w:color="auto"/>
              <w:right w:val="single" w:sz="4" w:space="0" w:color="auto"/>
            </w:tcBorders>
            <w:shd w:val="clear" w:color="auto" w:fill="FFFFFF"/>
          </w:tcPr>
          <w:p w14:paraId="58A5D27E" w14:textId="77777777" w:rsidR="00E36F0E" w:rsidRPr="00644BED" w:rsidRDefault="00E36F0E" w:rsidP="00E36F0E">
            <w:pPr>
              <w:rPr>
                <w:rFonts w:cs="Arial"/>
              </w:rPr>
            </w:pPr>
          </w:p>
        </w:tc>
        <w:tc>
          <w:tcPr>
            <w:tcW w:w="739" w:type="dxa"/>
            <w:tcBorders>
              <w:top w:val="single" w:sz="4" w:space="0" w:color="auto"/>
              <w:left w:val="single" w:sz="4" w:space="0" w:color="auto"/>
              <w:bottom w:val="single" w:sz="4" w:space="0" w:color="auto"/>
              <w:right w:val="single" w:sz="4" w:space="0" w:color="auto"/>
            </w:tcBorders>
            <w:shd w:val="clear" w:color="auto" w:fill="FFFFFF"/>
          </w:tcPr>
          <w:p w14:paraId="6C890828" w14:textId="77777777" w:rsidR="00E36F0E" w:rsidRPr="00644BED" w:rsidRDefault="00E36F0E" w:rsidP="00E36F0E">
            <w:pPr>
              <w:rPr>
                <w:rFonts w:cs="Arial"/>
              </w:rPr>
            </w:pPr>
          </w:p>
        </w:tc>
        <w:tc>
          <w:tcPr>
            <w:tcW w:w="2855" w:type="dxa"/>
            <w:tcBorders>
              <w:top w:val="single" w:sz="4" w:space="0" w:color="auto"/>
              <w:left w:val="single" w:sz="4" w:space="0" w:color="auto"/>
              <w:bottom w:val="single" w:sz="4" w:space="0" w:color="auto"/>
              <w:right w:val="single" w:sz="4" w:space="0" w:color="auto"/>
            </w:tcBorders>
            <w:shd w:val="clear" w:color="auto" w:fill="FFFFFF"/>
          </w:tcPr>
          <w:p w14:paraId="600AE54F" w14:textId="77777777" w:rsidR="00E36F0E" w:rsidRPr="00644BED" w:rsidRDefault="00393DC0" w:rsidP="00E36F0E">
            <w:pPr>
              <w:rPr>
                <w:rFonts w:cs="Arial"/>
              </w:rPr>
            </w:pPr>
            <w:r w:rsidRPr="00644BED">
              <w:rPr>
                <w:rFonts w:cs="Arial"/>
              </w:rPr>
              <w:t>TCU_CELLULAR_APN1</w:t>
            </w:r>
          </w:p>
        </w:tc>
        <w:tc>
          <w:tcPr>
            <w:tcW w:w="1558" w:type="dxa"/>
            <w:tcBorders>
              <w:top w:val="single" w:sz="4" w:space="0" w:color="auto"/>
              <w:left w:val="single" w:sz="4" w:space="0" w:color="auto"/>
              <w:bottom w:val="single" w:sz="4" w:space="0" w:color="auto"/>
              <w:right w:val="single" w:sz="4" w:space="0" w:color="auto"/>
            </w:tcBorders>
            <w:shd w:val="clear" w:color="auto" w:fill="FFFFFF"/>
          </w:tcPr>
          <w:p w14:paraId="1D0BEE6E" w14:textId="77777777" w:rsidR="00E36F0E" w:rsidRPr="00644BED" w:rsidRDefault="00393DC0" w:rsidP="00E36F0E">
            <w:pPr>
              <w:rPr>
                <w:rFonts w:cs="Arial"/>
              </w:rPr>
            </w:pPr>
            <w:r w:rsidRPr="00644BED">
              <w:rPr>
                <w:rFonts w:cs="Arial"/>
              </w:rPr>
              <w:t>0x0001</w:t>
            </w:r>
          </w:p>
        </w:tc>
        <w:tc>
          <w:tcPr>
            <w:tcW w:w="1494" w:type="dxa"/>
            <w:tcBorders>
              <w:top w:val="single" w:sz="4" w:space="0" w:color="auto"/>
              <w:left w:val="single" w:sz="4" w:space="0" w:color="auto"/>
              <w:bottom w:val="single" w:sz="4" w:space="0" w:color="auto"/>
              <w:right w:val="single" w:sz="4" w:space="0" w:color="auto"/>
            </w:tcBorders>
            <w:shd w:val="clear" w:color="auto" w:fill="FFFFFF"/>
          </w:tcPr>
          <w:p w14:paraId="6DC6A68F" w14:textId="77777777" w:rsidR="00E36F0E" w:rsidRPr="00644BED" w:rsidRDefault="00E36F0E" w:rsidP="00E36F0E">
            <w:pPr>
              <w:rPr>
                <w:rFonts w:cs="Arial"/>
              </w:rPr>
            </w:pPr>
          </w:p>
        </w:tc>
      </w:tr>
      <w:tr w:rsidR="00E36F0E" w:rsidRPr="00644BED" w14:paraId="587189A1" w14:textId="77777777" w:rsidTr="00506E2F">
        <w:trPr>
          <w:jc w:val="center"/>
        </w:trPr>
        <w:tc>
          <w:tcPr>
            <w:tcW w:w="598" w:type="dxa"/>
            <w:tcBorders>
              <w:top w:val="single" w:sz="4" w:space="0" w:color="auto"/>
              <w:left w:val="single" w:sz="4" w:space="0" w:color="auto"/>
              <w:bottom w:val="single" w:sz="4" w:space="0" w:color="auto"/>
              <w:right w:val="single" w:sz="4" w:space="0" w:color="auto"/>
            </w:tcBorders>
            <w:shd w:val="clear" w:color="auto" w:fill="FFFFFF"/>
          </w:tcPr>
          <w:p w14:paraId="43A0563F" w14:textId="77777777" w:rsidR="00E36F0E" w:rsidRPr="00644BED" w:rsidRDefault="00E36F0E" w:rsidP="00E36F0E">
            <w:pPr>
              <w:jc w:val="center"/>
              <w:rPr>
                <w:rFonts w:cs="Arial"/>
              </w:rPr>
            </w:pPr>
          </w:p>
        </w:tc>
        <w:tc>
          <w:tcPr>
            <w:tcW w:w="2831" w:type="dxa"/>
            <w:gridSpan w:val="2"/>
            <w:tcBorders>
              <w:top w:val="single" w:sz="4" w:space="0" w:color="auto"/>
              <w:left w:val="single" w:sz="4" w:space="0" w:color="auto"/>
              <w:bottom w:val="single" w:sz="4" w:space="0" w:color="auto"/>
              <w:right w:val="single" w:sz="4" w:space="0" w:color="auto"/>
            </w:tcBorders>
            <w:shd w:val="clear" w:color="auto" w:fill="FFFFFF"/>
          </w:tcPr>
          <w:p w14:paraId="791989C6" w14:textId="77777777" w:rsidR="00E36F0E" w:rsidRPr="00644BED" w:rsidRDefault="00E36F0E" w:rsidP="00E36F0E">
            <w:pPr>
              <w:rPr>
                <w:rFonts w:cs="Arial"/>
              </w:rPr>
            </w:pPr>
          </w:p>
        </w:tc>
        <w:tc>
          <w:tcPr>
            <w:tcW w:w="739" w:type="dxa"/>
            <w:tcBorders>
              <w:top w:val="single" w:sz="4" w:space="0" w:color="auto"/>
              <w:left w:val="single" w:sz="4" w:space="0" w:color="auto"/>
              <w:bottom w:val="single" w:sz="4" w:space="0" w:color="auto"/>
              <w:right w:val="single" w:sz="4" w:space="0" w:color="auto"/>
            </w:tcBorders>
            <w:shd w:val="clear" w:color="auto" w:fill="FFFFFF"/>
          </w:tcPr>
          <w:p w14:paraId="63C7576E" w14:textId="77777777" w:rsidR="00E36F0E" w:rsidRPr="00644BED" w:rsidRDefault="00E36F0E" w:rsidP="00E36F0E">
            <w:pPr>
              <w:rPr>
                <w:rFonts w:cs="Arial"/>
              </w:rPr>
            </w:pPr>
          </w:p>
        </w:tc>
        <w:tc>
          <w:tcPr>
            <w:tcW w:w="2855" w:type="dxa"/>
            <w:tcBorders>
              <w:top w:val="single" w:sz="4" w:space="0" w:color="auto"/>
              <w:left w:val="single" w:sz="4" w:space="0" w:color="auto"/>
              <w:bottom w:val="single" w:sz="4" w:space="0" w:color="auto"/>
              <w:right w:val="single" w:sz="4" w:space="0" w:color="auto"/>
            </w:tcBorders>
            <w:shd w:val="clear" w:color="auto" w:fill="FFFFFF"/>
          </w:tcPr>
          <w:p w14:paraId="71720361" w14:textId="77777777" w:rsidR="00E36F0E" w:rsidRPr="00644BED" w:rsidRDefault="00393DC0" w:rsidP="00E36F0E">
            <w:pPr>
              <w:rPr>
                <w:rFonts w:cs="Arial"/>
              </w:rPr>
            </w:pPr>
            <w:r w:rsidRPr="00644BED">
              <w:rPr>
                <w:rFonts w:cs="Arial"/>
              </w:rPr>
              <w:t>WIFI</w:t>
            </w:r>
          </w:p>
        </w:tc>
        <w:tc>
          <w:tcPr>
            <w:tcW w:w="1558" w:type="dxa"/>
            <w:tcBorders>
              <w:top w:val="single" w:sz="4" w:space="0" w:color="auto"/>
              <w:left w:val="single" w:sz="4" w:space="0" w:color="auto"/>
              <w:bottom w:val="single" w:sz="4" w:space="0" w:color="auto"/>
              <w:right w:val="single" w:sz="4" w:space="0" w:color="auto"/>
            </w:tcBorders>
            <w:shd w:val="clear" w:color="auto" w:fill="FFFFFF"/>
          </w:tcPr>
          <w:p w14:paraId="3DF89A12" w14:textId="77777777" w:rsidR="00E36F0E" w:rsidRPr="00644BED" w:rsidRDefault="00393DC0" w:rsidP="00E36F0E">
            <w:pPr>
              <w:rPr>
                <w:rFonts w:cs="Arial"/>
              </w:rPr>
            </w:pPr>
            <w:r w:rsidRPr="00644BED">
              <w:rPr>
                <w:rFonts w:cs="Arial"/>
              </w:rPr>
              <w:t>0x0002</w:t>
            </w:r>
          </w:p>
        </w:tc>
        <w:tc>
          <w:tcPr>
            <w:tcW w:w="1494" w:type="dxa"/>
            <w:tcBorders>
              <w:top w:val="single" w:sz="4" w:space="0" w:color="auto"/>
              <w:left w:val="single" w:sz="4" w:space="0" w:color="auto"/>
              <w:bottom w:val="single" w:sz="4" w:space="0" w:color="auto"/>
              <w:right w:val="single" w:sz="4" w:space="0" w:color="auto"/>
            </w:tcBorders>
            <w:shd w:val="clear" w:color="auto" w:fill="FFFFFF"/>
          </w:tcPr>
          <w:p w14:paraId="053B8BDE" w14:textId="77777777" w:rsidR="00E36F0E" w:rsidRPr="00644BED" w:rsidRDefault="00E36F0E" w:rsidP="00E36F0E">
            <w:pPr>
              <w:rPr>
                <w:rFonts w:cs="Arial"/>
              </w:rPr>
            </w:pPr>
          </w:p>
        </w:tc>
      </w:tr>
      <w:tr w:rsidR="00E36F0E" w:rsidRPr="00644BED" w14:paraId="3E6DFB3E" w14:textId="77777777" w:rsidTr="00506E2F">
        <w:trPr>
          <w:jc w:val="center"/>
        </w:trPr>
        <w:tc>
          <w:tcPr>
            <w:tcW w:w="598" w:type="dxa"/>
            <w:tcBorders>
              <w:top w:val="single" w:sz="4" w:space="0" w:color="auto"/>
              <w:left w:val="single" w:sz="4" w:space="0" w:color="auto"/>
              <w:bottom w:val="single" w:sz="4" w:space="0" w:color="auto"/>
              <w:right w:val="single" w:sz="4" w:space="0" w:color="auto"/>
            </w:tcBorders>
            <w:shd w:val="clear" w:color="auto" w:fill="FFFFFF"/>
          </w:tcPr>
          <w:p w14:paraId="16B9D85B" w14:textId="77777777" w:rsidR="00E36F0E" w:rsidRPr="00644BED" w:rsidRDefault="00E36F0E" w:rsidP="00E36F0E">
            <w:pPr>
              <w:jc w:val="center"/>
              <w:rPr>
                <w:rFonts w:cs="Arial"/>
              </w:rPr>
            </w:pPr>
          </w:p>
        </w:tc>
        <w:tc>
          <w:tcPr>
            <w:tcW w:w="2831" w:type="dxa"/>
            <w:gridSpan w:val="2"/>
            <w:tcBorders>
              <w:top w:val="single" w:sz="4" w:space="0" w:color="auto"/>
              <w:left w:val="single" w:sz="4" w:space="0" w:color="auto"/>
              <w:bottom w:val="single" w:sz="4" w:space="0" w:color="auto"/>
              <w:right w:val="single" w:sz="4" w:space="0" w:color="auto"/>
            </w:tcBorders>
            <w:shd w:val="clear" w:color="auto" w:fill="FFFFFF"/>
          </w:tcPr>
          <w:p w14:paraId="72ADDFFD" w14:textId="77777777" w:rsidR="00E36F0E" w:rsidRPr="00644BED" w:rsidRDefault="00E36F0E" w:rsidP="00E36F0E">
            <w:pPr>
              <w:rPr>
                <w:rFonts w:cs="Arial"/>
              </w:rPr>
            </w:pPr>
          </w:p>
        </w:tc>
        <w:tc>
          <w:tcPr>
            <w:tcW w:w="739" w:type="dxa"/>
            <w:tcBorders>
              <w:top w:val="single" w:sz="4" w:space="0" w:color="auto"/>
              <w:left w:val="single" w:sz="4" w:space="0" w:color="auto"/>
              <w:bottom w:val="single" w:sz="4" w:space="0" w:color="auto"/>
              <w:right w:val="single" w:sz="4" w:space="0" w:color="auto"/>
            </w:tcBorders>
            <w:shd w:val="clear" w:color="auto" w:fill="FFFFFF"/>
          </w:tcPr>
          <w:p w14:paraId="1376F150" w14:textId="77777777" w:rsidR="00E36F0E" w:rsidRPr="00644BED" w:rsidRDefault="00E36F0E" w:rsidP="00E36F0E">
            <w:pPr>
              <w:rPr>
                <w:rFonts w:cs="Arial"/>
              </w:rPr>
            </w:pPr>
          </w:p>
        </w:tc>
        <w:tc>
          <w:tcPr>
            <w:tcW w:w="2855" w:type="dxa"/>
            <w:tcBorders>
              <w:top w:val="single" w:sz="4" w:space="0" w:color="auto"/>
              <w:left w:val="single" w:sz="4" w:space="0" w:color="auto"/>
              <w:bottom w:val="single" w:sz="4" w:space="0" w:color="auto"/>
              <w:right w:val="single" w:sz="4" w:space="0" w:color="auto"/>
            </w:tcBorders>
            <w:shd w:val="clear" w:color="auto" w:fill="FFFFFF"/>
          </w:tcPr>
          <w:p w14:paraId="55143C0A" w14:textId="77777777" w:rsidR="00E36F0E" w:rsidRPr="00644BED" w:rsidRDefault="00393DC0" w:rsidP="00E36F0E">
            <w:pPr>
              <w:rPr>
                <w:rFonts w:cs="Arial"/>
              </w:rPr>
            </w:pPr>
            <w:r w:rsidRPr="00644BED">
              <w:rPr>
                <w:rFonts w:cs="Arial"/>
              </w:rPr>
              <w:t>TCU_CELLULAR_APN2</w:t>
            </w:r>
          </w:p>
        </w:tc>
        <w:tc>
          <w:tcPr>
            <w:tcW w:w="1558" w:type="dxa"/>
            <w:tcBorders>
              <w:top w:val="single" w:sz="4" w:space="0" w:color="auto"/>
              <w:left w:val="single" w:sz="4" w:space="0" w:color="auto"/>
              <w:bottom w:val="single" w:sz="4" w:space="0" w:color="auto"/>
              <w:right w:val="single" w:sz="4" w:space="0" w:color="auto"/>
            </w:tcBorders>
            <w:shd w:val="clear" w:color="auto" w:fill="FFFFFF"/>
          </w:tcPr>
          <w:p w14:paraId="04502B65" w14:textId="77777777" w:rsidR="00E36F0E" w:rsidRPr="00644BED" w:rsidRDefault="00393DC0" w:rsidP="00E36F0E">
            <w:pPr>
              <w:rPr>
                <w:rFonts w:cs="Arial"/>
              </w:rPr>
            </w:pPr>
            <w:r w:rsidRPr="00644BED">
              <w:rPr>
                <w:rFonts w:cs="Arial"/>
              </w:rPr>
              <w:t>0x0004</w:t>
            </w:r>
          </w:p>
        </w:tc>
        <w:tc>
          <w:tcPr>
            <w:tcW w:w="1494" w:type="dxa"/>
            <w:tcBorders>
              <w:top w:val="single" w:sz="4" w:space="0" w:color="auto"/>
              <w:left w:val="single" w:sz="4" w:space="0" w:color="auto"/>
              <w:bottom w:val="single" w:sz="4" w:space="0" w:color="auto"/>
              <w:right w:val="single" w:sz="4" w:space="0" w:color="auto"/>
            </w:tcBorders>
            <w:shd w:val="clear" w:color="auto" w:fill="FFFFFF"/>
          </w:tcPr>
          <w:p w14:paraId="129D7A6A" w14:textId="77777777" w:rsidR="00E36F0E" w:rsidRPr="00644BED" w:rsidRDefault="00E36F0E" w:rsidP="00E36F0E">
            <w:pPr>
              <w:rPr>
                <w:rFonts w:cs="Arial"/>
              </w:rPr>
            </w:pPr>
          </w:p>
        </w:tc>
      </w:tr>
      <w:tr w:rsidR="00E36F0E" w:rsidRPr="00644BED" w14:paraId="18479251" w14:textId="77777777" w:rsidTr="00506E2F">
        <w:trPr>
          <w:jc w:val="center"/>
        </w:trPr>
        <w:tc>
          <w:tcPr>
            <w:tcW w:w="598" w:type="dxa"/>
            <w:tcBorders>
              <w:top w:val="single" w:sz="4" w:space="0" w:color="auto"/>
              <w:left w:val="single" w:sz="4" w:space="0" w:color="auto"/>
              <w:bottom w:val="single" w:sz="4" w:space="0" w:color="auto"/>
              <w:right w:val="single" w:sz="4" w:space="0" w:color="auto"/>
            </w:tcBorders>
            <w:shd w:val="clear" w:color="auto" w:fill="FFFFFF"/>
          </w:tcPr>
          <w:p w14:paraId="1C4C3EFC" w14:textId="77777777" w:rsidR="00E36F0E" w:rsidRPr="00644BED" w:rsidRDefault="00E36F0E" w:rsidP="00E36F0E">
            <w:pPr>
              <w:jc w:val="center"/>
              <w:rPr>
                <w:rFonts w:cs="Arial"/>
              </w:rPr>
            </w:pPr>
          </w:p>
        </w:tc>
        <w:tc>
          <w:tcPr>
            <w:tcW w:w="2831" w:type="dxa"/>
            <w:gridSpan w:val="2"/>
            <w:tcBorders>
              <w:top w:val="single" w:sz="4" w:space="0" w:color="auto"/>
              <w:left w:val="single" w:sz="4" w:space="0" w:color="auto"/>
              <w:bottom w:val="single" w:sz="4" w:space="0" w:color="auto"/>
              <w:right w:val="single" w:sz="4" w:space="0" w:color="auto"/>
            </w:tcBorders>
            <w:shd w:val="clear" w:color="auto" w:fill="FFFFFF"/>
          </w:tcPr>
          <w:p w14:paraId="34190BA2" w14:textId="77777777" w:rsidR="00E36F0E" w:rsidRPr="00644BED" w:rsidRDefault="00E36F0E" w:rsidP="00E36F0E">
            <w:pPr>
              <w:rPr>
                <w:rFonts w:cs="Arial"/>
              </w:rPr>
            </w:pPr>
          </w:p>
        </w:tc>
        <w:tc>
          <w:tcPr>
            <w:tcW w:w="739" w:type="dxa"/>
            <w:tcBorders>
              <w:top w:val="single" w:sz="4" w:space="0" w:color="auto"/>
              <w:left w:val="single" w:sz="4" w:space="0" w:color="auto"/>
              <w:bottom w:val="single" w:sz="4" w:space="0" w:color="auto"/>
              <w:right w:val="single" w:sz="4" w:space="0" w:color="auto"/>
            </w:tcBorders>
            <w:shd w:val="clear" w:color="auto" w:fill="FFFFFF"/>
          </w:tcPr>
          <w:p w14:paraId="3FE027A2" w14:textId="77777777" w:rsidR="00E36F0E" w:rsidRPr="00644BED" w:rsidRDefault="00E36F0E" w:rsidP="00E36F0E">
            <w:pPr>
              <w:rPr>
                <w:rFonts w:cs="Arial"/>
              </w:rPr>
            </w:pPr>
          </w:p>
        </w:tc>
        <w:tc>
          <w:tcPr>
            <w:tcW w:w="2855" w:type="dxa"/>
            <w:tcBorders>
              <w:top w:val="single" w:sz="4" w:space="0" w:color="auto"/>
              <w:left w:val="single" w:sz="4" w:space="0" w:color="auto"/>
              <w:bottom w:val="single" w:sz="4" w:space="0" w:color="auto"/>
              <w:right w:val="single" w:sz="4" w:space="0" w:color="auto"/>
            </w:tcBorders>
            <w:shd w:val="clear" w:color="auto" w:fill="FFFFFF"/>
          </w:tcPr>
          <w:p w14:paraId="155D4D44" w14:textId="77777777" w:rsidR="00E36F0E" w:rsidRPr="00644BED" w:rsidRDefault="00393DC0" w:rsidP="00E36F0E">
            <w:pPr>
              <w:rPr>
                <w:rFonts w:cs="Arial"/>
              </w:rPr>
            </w:pPr>
            <w:r w:rsidRPr="00644BED">
              <w:rPr>
                <w:rFonts w:cs="Arial"/>
              </w:rPr>
              <w:t>ESPM_LAN</w:t>
            </w:r>
          </w:p>
        </w:tc>
        <w:tc>
          <w:tcPr>
            <w:tcW w:w="1558" w:type="dxa"/>
            <w:tcBorders>
              <w:top w:val="single" w:sz="4" w:space="0" w:color="auto"/>
              <w:left w:val="single" w:sz="4" w:space="0" w:color="auto"/>
              <w:bottom w:val="single" w:sz="4" w:space="0" w:color="auto"/>
              <w:right w:val="single" w:sz="4" w:space="0" w:color="auto"/>
            </w:tcBorders>
            <w:shd w:val="clear" w:color="auto" w:fill="FFFFFF"/>
          </w:tcPr>
          <w:p w14:paraId="3769F442" w14:textId="77777777" w:rsidR="00E36F0E" w:rsidRPr="00644BED" w:rsidRDefault="00393DC0" w:rsidP="00E36F0E">
            <w:pPr>
              <w:rPr>
                <w:rFonts w:cs="Arial"/>
              </w:rPr>
            </w:pPr>
            <w:r w:rsidRPr="00644BED">
              <w:rPr>
                <w:rFonts w:cs="Arial"/>
              </w:rPr>
              <w:t>0x0010</w:t>
            </w:r>
          </w:p>
        </w:tc>
        <w:tc>
          <w:tcPr>
            <w:tcW w:w="1494" w:type="dxa"/>
            <w:tcBorders>
              <w:top w:val="single" w:sz="4" w:space="0" w:color="auto"/>
              <w:left w:val="single" w:sz="4" w:space="0" w:color="auto"/>
              <w:bottom w:val="single" w:sz="4" w:space="0" w:color="auto"/>
              <w:right w:val="single" w:sz="4" w:space="0" w:color="auto"/>
            </w:tcBorders>
            <w:shd w:val="clear" w:color="auto" w:fill="FFFFFF"/>
          </w:tcPr>
          <w:p w14:paraId="76CC578C" w14:textId="77777777" w:rsidR="00E36F0E" w:rsidRPr="00644BED" w:rsidRDefault="00393DC0" w:rsidP="00E36F0E">
            <w:pPr>
              <w:rPr>
                <w:rFonts w:cs="Arial"/>
              </w:rPr>
            </w:pPr>
            <w:r w:rsidRPr="00644BED">
              <w:rPr>
                <w:rFonts w:cs="Arial"/>
              </w:rPr>
              <w:t>Applicable to AV vehicles Only</w:t>
            </w:r>
          </w:p>
        </w:tc>
      </w:tr>
      <w:tr w:rsidR="00E36F0E" w:rsidRPr="00644BED" w14:paraId="4AB620D0" w14:textId="77777777" w:rsidTr="00506E2F">
        <w:trPr>
          <w:jc w:val="center"/>
        </w:trPr>
        <w:tc>
          <w:tcPr>
            <w:tcW w:w="598" w:type="dxa"/>
            <w:tcBorders>
              <w:top w:val="single" w:sz="4" w:space="0" w:color="auto"/>
              <w:left w:val="single" w:sz="4" w:space="0" w:color="auto"/>
              <w:bottom w:val="single" w:sz="4" w:space="0" w:color="auto"/>
              <w:right w:val="single" w:sz="4" w:space="0" w:color="auto"/>
            </w:tcBorders>
            <w:shd w:val="clear" w:color="auto" w:fill="FFFFFF"/>
          </w:tcPr>
          <w:p w14:paraId="0CC4FC07" w14:textId="77777777" w:rsidR="00E36F0E" w:rsidRPr="00644BED" w:rsidRDefault="00E36F0E" w:rsidP="00E36F0E">
            <w:pPr>
              <w:jc w:val="center"/>
              <w:rPr>
                <w:rFonts w:cs="Arial"/>
              </w:rPr>
            </w:pPr>
          </w:p>
        </w:tc>
        <w:tc>
          <w:tcPr>
            <w:tcW w:w="2831" w:type="dxa"/>
            <w:gridSpan w:val="2"/>
            <w:tcBorders>
              <w:top w:val="single" w:sz="4" w:space="0" w:color="auto"/>
              <w:left w:val="single" w:sz="4" w:space="0" w:color="auto"/>
              <w:bottom w:val="single" w:sz="4" w:space="0" w:color="auto"/>
              <w:right w:val="single" w:sz="4" w:space="0" w:color="auto"/>
            </w:tcBorders>
            <w:shd w:val="clear" w:color="auto" w:fill="FFFFFF"/>
          </w:tcPr>
          <w:p w14:paraId="7C0560C5" w14:textId="77777777" w:rsidR="00E36F0E" w:rsidRPr="00644BED" w:rsidRDefault="00E36F0E" w:rsidP="00E36F0E">
            <w:pPr>
              <w:rPr>
                <w:rFonts w:cs="Arial"/>
              </w:rPr>
            </w:pPr>
          </w:p>
        </w:tc>
        <w:tc>
          <w:tcPr>
            <w:tcW w:w="739" w:type="dxa"/>
            <w:tcBorders>
              <w:top w:val="single" w:sz="4" w:space="0" w:color="auto"/>
              <w:left w:val="single" w:sz="4" w:space="0" w:color="auto"/>
              <w:bottom w:val="single" w:sz="4" w:space="0" w:color="auto"/>
              <w:right w:val="single" w:sz="4" w:space="0" w:color="auto"/>
            </w:tcBorders>
            <w:shd w:val="clear" w:color="auto" w:fill="FFFFFF"/>
          </w:tcPr>
          <w:p w14:paraId="755E69A9" w14:textId="77777777" w:rsidR="00E36F0E" w:rsidRPr="00644BED" w:rsidRDefault="00E36F0E" w:rsidP="00E36F0E">
            <w:pPr>
              <w:rPr>
                <w:rFonts w:cs="Arial"/>
              </w:rPr>
            </w:pPr>
          </w:p>
        </w:tc>
        <w:tc>
          <w:tcPr>
            <w:tcW w:w="2855" w:type="dxa"/>
            <w:tcBorders>
              <w:top w:val="single" w:sz="4" w:space="0" w:color="auto"/>
              <w:left w:val="single" w:sz="4" w:space="0" w:color="auto"/>
              <w:bottom w:val="single" w:sz="4" w:space="0" w:color="auto"/>
              <w:right w:val="single" w:sz="4" w:space="0" w:color="auto"/>
            </w:tcBorders>
            <w:shd w:val="clear" w:color="auto" w:fill="FFFFFF"/>
          </w:tcPr>
          <w:p w14:paraId="42088197" w14:textId="77777777" w:rsidR="00E36F0E" w:rsidRPr="00644BED" w:rsidRDefault="00393DC0" w:rsidP="00E36F0E">
            <w:pPr>
              <w:rPr>
                <w:rFonts w:cs="Arial"/>
              </w:rPr>
            </w:pPr>
            <w:r w:rsidRPr="00644BED">
              <w:rPr>
                <w:rFonts w:cs="Arial"/>
              </w:rPr>
              <w:t>DDSM_LAN</w:t>
            </w:r>
          </w:p>
        </w:tc>
        <w:tc>
          <w:tcPr>
            <w:tcW w:w="1558" w:type="dxa"/>
            <w:tcBorders>
              <w:top w:val="single" w:sz="4" w:space="0" w:color="auto"/>
              <w:left w:val="single" w:sz="4" w:space="0" w:color="auto"/>
              <w:bottom w:val="single" w:sz="4" w:space="0" w:color="auto"/>
              <w:right w:val="single" w:sz="4" w:space="0" w:color="auto"/>
            </w:tcBorders>
            <w:shd w:val="clear" w:color="auto" w:fill="FFFFFF"/>
          </w:tcPr>
          <w:p w14:paraId="5B6047CF" w14:textId="77777777" w:rsidR="00E36F0E" w:rsidRPr="00644BED" w:rsidRDefault="00393DC0" w:rsidP="00E36F0E">
            <w:pPr>
              <w:rPr>
                <w:rFonts w:cs="Arial"/>
              </w:rPr>
            </w:pPr>
            <w:r w:rsidRPr="00644BED">
              <w:rPr>
                <w:rFonts w:cs="Arial"/>
              </w:rPr>
              <w:t>0x0020</w:t>
            </w:r>
          </w:p>
        </w:tc>
        <w:tc>
          <w:tcPr>
            <w:tcW w:w="1494" w:type="dxa"/>
            <w:tcBorders>
              <w:top w:val="single" w:sz="4" w:space="0" w:color="auto"/>
              <w:left w:val="single" w:sz="4" w:space="0" w:color="auto"/>
              <w:bottom w:val="single" w:sz="4" w:space="0" w:color="auto"/>
              <w:right w:val="single" w:sz="4" w:space="0" w:color="auto"/>
            </w:tcBorders>
            <w:shd w:val="clear" w:color="auto" w:fill="FFFFFF"/>
          </w:tcPr>
          <w:p w14:paraId="17AFB4C1" w14:textId="77777777" w:rsidR="00E36F0E" w:rsidRPr="00644BED" w:rsidRDefault="00393DC0" w:rsidP="00E36F0E">
            <w:pPr>
              <w:spacing w:line="256" w:lineRule="auto"/>
              <w:rPr>
                <w:rFonts w:cs="Arial"/>
              </w:rPr>
            </w:pPr>
            <w:r w:rsidRPr="00644BED">
              <w:rPr>
                <w:rFonts w:cs="Arial"/>
              </w:rPr>
              <w:t>Applicable to AV vehicles Only</w:t>
            </w:r>
          </w:p>
        </w:tc>
      </w:tr>
      <w:tr w:rsidR="00E36F0E" w:rsidRPr="00644BED" w14:paraId="00F42236" w14:textId="77777777" w:rsidTr="00506E2F">
        <w:trPr>
          <w:jc w:val="center"/>
        </w:trPr>
        <w:tc>
          <w:tcPr>
            <w:tcW w:w="598" w:type="dxa"/>
            <w:tcBorders>
              <w:top w:val="single" w:sz="4" w:space="0" w:color="auto"/>
              <w:left w:val="single" w:sz="4" w:space="0" w:color="auto"/>
              <w:bottom w:val="single" w:sz="4" w:space="0" w:color="auto"/>
              <w:right w:val="single" w:sz="4" w:space="0" w:color="auto"/>
            </w:tcBorders>
            <w:shd w:val="clear" w:color="auto" w:fill="FFFFFF"/>
          </w:tcPr>
          <w:p w14:paraId="48159717" w14:textId="77777777" w:rsidR="00E36F0E" w:rsidRPr="00644BED" w:rsidRDefault="00E36F0E" w:rsidP="00E36F0E">
            <w:pPr>
              <w:jc w:val="center"/>
              <w:rPr>
                <w:rFonts w:cs="Arial"/>
              </w:rPr>
            </w:pPr>
          </w:p>
        </w:tc>
        <w:tc>
          <w:tcPr>
            <w:tcW w:w="2831" w:type="dxa"/>
            <w:gridSpan w:val="2"/>
            <w:tcBorders>
              <w:top w:val="single" w:sz="4" w:space="0" w:color="auto"/>
              <w:left w:val="single" w:sz="4" w:space="0" w:color="auto"/>
              <w:bottom w:val="single" w:sz="4" w:space="0" w:color="auto"/>
              <w:right w:val="single" w:sz="4" w:space="0" w:color="auto"/>
            </w:tcBorders>
            <w:shd w:val="clear" w:color="auto" w:fill="FFFFFF"/>
          </w:tcPr>
          <w:p w14:paraId="7F522ACA" w14:textId="77777777" w:rsidR="00E36F0E" w:rsidRPr="00644BED" w:rsidRDefault="00E36F0E" w:rsidP="00E36F0E">
            <w:pPr>
              <w:rPr>
                <w:rFonts w:cs="Arial"/>
              </w:rPr>
            </w:pPr>
          </w:p>
        </w:tc>
        <w:tc>
          <w:tcPr>
            <w:tcW w:w="739" w:type="dxa"/>
            <w:tcBorders>
              <w:top w:val="single" w:sz="4" w:space="0" w:color="auto"/>
              <w:left w:val="single" w:sz="4" w:space="0" w:color="auto"/>
              <w:bottom w:val="single" w:sz="4" w:space="0" w:color="auto"/>
              <w:right w:val="single" w:sz="4" w:space="0" w:color="auto"/>
            </w:tcBorders>
            <w:shd w:val="clear" w:color="auto" w:fill="FFFFFF"/>
          </w:tcPr>
          <w:p w14:paraId="0E4074A2" w14:textId="77777777" w:rsidR="00E36F0E" w:rsidRPr="00644BED" w:rsidRDefault="00E36F0E" w:rsidP="00E36F0E">
            <w:pPr>
              <w:rPr>
                <w:rFonts w:cs="Arial"/>
              </w:rPr>
            </w:pPr>
          </w:p>
        </w:tc>
        <w:tc>
          <w:tcPr>
            <w:tcW w:w="2855" w:type="dxa"/>
            <w:tcBorders>
              <w:top w:val="single" w:sz="4" w:space="0" w:color="auto"/>
              <w:left w:val="single" w:sz="4" w:space="0" w:color="auto"/>
              <w:bottom w:val="single" w:sz="4" w:space="0" w:color="auto"/>
              <w:right w:val="single" w:sz="4" w:space="0" w:color="auto"/>
            </w:tcBorders>
            <w:shd w:val="clear" w:color="auto" w:fill="FFFFFF"/>
          </w:tcPr>
          <w:p w14:paraId="59C71808" w14:textId="77777777" w:rsidR="00E36F0E" w:rsidRPr="00644BED" w:rsidRDefault="00393DC0" w:rsidP="00E36F0E">
            <w:pPr>
              <w:rPr>
                <w:rFonts w:cs="Arial"/>
              </w:rPr>
            </w:pPr>
            <w:r w:rsidRPr="00644BED">
              <w:rPr>
                <w:rFonts w:cs="Arial"/>
              </w:rPr>
              <w:t>OFF_PEAK</w:t>
            </w:r>
          </w:p>
        </w:tc>
        <w:tc>
          <w:tcPr>
            <w:tcW w:w="1558" w:type="dxa"/>
            <w:tcBorders>
              <w:top w:val="single" w:sz="4" w:space="0" w:color="auto"/>
              <w:left w:val="single" w:sz="4" w:space="0" w:color="auto"/>
              <w:bottom w:val="single" w:sz="4" w:space="0" w:color="auto"/>
              <w:right w:val="single" w:sz="4" w:space="0" w:color="auto"/>
            </w:tcBorders>
            <w:shd w:val="clear" w:color="auto" w:fill="FFFFFF"/>
          </w:tcPr>
          <w:p w14:paraId="45F1D90D" w14:textId="77777777" w:rsidR="00E36F0E" w:rsidRPr="00644BED" w:rsidRDefault="00393DC0" w:rsidP="00E36F0E">
            <w:pPr>
              <w:rPr>
                <w:rFonts w:cs="Arial"/>
              </w:rPr>
            </w:pPr>
            <w:r w:rsidRPr="00644BED">
              <w:rPr>
                <w:rFonts w:cs="Arial"/>
              </w:rPr>
              <w:t>0x0040</w:t>
            </w:r>
          </w:p>
        </w:tc>
        <w:tc>
          <w:tcPr>
            <w:tcW w:w="1494" w:type="dxa"/>
            <w:tcBorders>
              <w:top w:val="single" w:sz="4" w:space="0" w:color="auto"/>
              <w:left w:val="single" w:sz="4" w:space="0" w:color="auto"/>
              <w:bottom w:val="single" w:sz="4" w:space="0" w:color="auto"/>
              <w:right w:val="single" w:sz="4" w:space="0" w:color="auto"/>
            </w:tcBorders>
            <w:shd w:val="clear" w:color="auto" w:fill="FFFFFF"/>
          </w:tcPr>
          <w:p w14:paraId="6A20A202" w14:textId="77777777" w:rsidR="00E36F0E" w:rsidRPr="00644BED" w:rsidRDefault="00393DC0" w:rsidP="00E36F0E">
            <w:pPr>
              <w:spacing w:line="256" w:lineRule="auto"/>
              <w:rPr>
                <w:rFonts w:cs="Arial"/>
              </w:rPr>
            </w:pPr>
            <w:r w:rsidRPr="00644BED">
              <w:rPr>
                <w:rFonts w:cs="Arial"/>
              </w:rPr>
              <w:t>N/A</w:t>
            </w:r>
          </w:p>
        </w:tc>
      </w:tr>
      <w:tr w:rsidR="00E36F0E" w:rsidRPr="00644BED" w14:paraId="1D368E05" w14:textId="77777777" w:rsidTr="00506E2F">
        <w:trPr>
          <w:jc w:val="center"/>
        </w:trPr>
        <w:tc>
          <w:tcPr>
            <w:tcW w:w="598" w:type="dxa"/>
            <w:tcBorders>
              <w:top w:val="single" w:sz="4" w:space="0" w:color="auto"/>
              <w:left w:val="single" w:sz="4" w:space="0" w:color="auto"/>
              <w:bottom w:val="single" w:sz="4" w:space="0" w:color="auto"/>
              <w:right w:val="single" w:sz="4" w:space="0" w:color="auto"/>
            </w:tcBorders>
            <w:shd w:val="clear" w:color="auto" w:fill="FFFFFF"/>
          </w:tcPr>
          <w:p w14:paraId="30D13248" w14:textId="77777777" w:rsidR="00E36F0E" w:rsidRPr="00644BED" w:rsidRDefault="00E36F0E" w:rsidP="00E36F0E">
            <w:pPr>
              <w:jc w:val="center"/>
              <w:rPr>
                <w:rFonts w:cs="Arial"/>
              </w:rPr>
            </w:pPr>
          </w:p>
        </w:tc>
        <w:tc>
          <w:tcPr>
            <w:tcW w:w="2831" w:type="dxa"/>
            <w:gridSpan w:val="2"/>
            <w:tcBorders>
              <w:top w:val="single" w:sz="4" w:space="0" w:color="auto"/>
              <w:left w:val="single" w:sz="4" w:space="0" w:color="auto"/>
              <w:bottom w:val="single" w:sz="4" w:space="0" w:color="auto"/>
              <w:right w:val="single" w:sz="4" w:space="0" w:color="auto"/>
            </w:tcBorders>
            <w:shd w:val="clear" w:color="auto" w:fill="FFFFFF"/>
          </w:tcPr>
          <w:p w14:paraId="6482C4A1" w14:textId="77777777" w:rsidR="00E36F0E" w:rsidRPr="00644BED" w:rsidRDefault="00E36F0E" w:rsidP="00E36F0E">
            <w:pPr>
              <w:rPr>
                <w:rFonts w:cs="Arial"/>
              </w:rPr>
            </w:pPr>
          </w:p>
        </w:tc>
        <w:tc>
          <w:tcPr>
            <w:tcW w:w="739" w:type="dxa"/>
            <w:tcBorders>
              <w:top w:val="single" w:sz="4" w:space="0" w:color="auto"/>
              <w:left w:val="single" w:sz="4" w:space="0" w:color="auto"/>
              <w:bottom w:val="single" w:sz="4" w:space="0" w:color="auto"/>
              <w:right w:val="single" w:sz="4" w:space="0" w:color="auto"/>
            </w:tcBorders>
            <w:shd w:val="clear" w:color="auto" w:fill="FFFFFF"/>
          </w:tcPr>
          <w:p w14:paraId="07BE3CFB" w14:textId="77777777" w:rsidR="00E36F0E" w:rsidRPr="00644BED" w:rsidRDefault="00E36F0E" w:rsidP="00E36F0E">
            <w:pPr>
              <w:rPr>
                <w:rFonts w:cs="Arial"/>
              </w:rPr>
            </w:pPr>
          </w:p>
        </w:tc>
        <w:tc>
          <w:tcPr>
            <w:tcW w:w="2855" w:type="dxa"/>
            <w:tcBorders>
              <w:top w:val="single" w:sz="4" w:space="0" w:color="auto"/>
              <w:left w:val="single" w:sz="4" w:space="0" w:color="auto"/>
              <w:bottom w:val="single" w:sz="4" w:space="0" w:color="auto"/>
              <w:right w:val="single" w:sz="4" w:space="0" w:color="auto"/>
            </w:tcBorders>
            <w:shd w:val="clear" w:color="auto" w:fill="FFFFFF"/>
          </w:tcPr>
          <w:p w14:paraId="283614F2" w14:textId="77777777" w:rsidR="00E36F0E" w:rsidRPr="00644BED" w:rsidRDefault="00393DC0" w:rsidP="00E36F0E">
            <w:pPr>
              <w:rPr>
                <w:rFonts w:cs="Arial"/>
              </w:rPr>
            </w:pPr>
            <w:r w:rsidRPr="00644BED">
              <w:rPr>
                <w:rFonts w:cs="Arial"/>
              </w:rPr>
              <w:t>FACTORY_WIFI</w:t>
            </w:r>
          </w:p>
        </w:tc>
        <w:tc>
          <w:tcPr>
            <w:tcW w:w="1558" w:type="dxa"/>
            <w:tcBorders>
              <w:top w:val="single" w:sz="4" w:space="0" w:color="auto"/>
              <w:left w:val="single" w:sz="4" w:space="0" w:color="auto"/>
              <w:bottom w:val="single" w:sz="4" w:space="0" w:color="auto"/>
              <w:right w:val="single" w:sz="4" w:space="0" w:color="auto"/>
            </w:tcBorders>
            <w:shd w:val="clear" w:color="auto" w:fill="FFFFFF"/>
          </w:tcPr>
          <w:p w14:paraId="3DCE3E63" w14:textId="77777777" w:rsidR="00E36F0E" w:rsidRPr="00644BED" w:rsidRDefault="00393DC0" w:rsidP="00E36F0E">
            <w:pPr>
              <w:rPr>
                <w:rFonts w:cs="Arial"/>
              </w:rPr>
            </w:pPr>
            <w:r w:rsidRPr="00644BED">
              <w:rPr>
                <w:rFonts w:cs="Arial"/>
              </w:rPr>
              <w:t>0x0200</w:t>
            </w:r>
          </w:p>
        </w:tc>
        <w:tc>
          <w:tcPr>
            <w:tcW w:w="1494" w:type="dxa"/>
            <w:tcBorders>
              <w:top w:val="single" w:sz="4" w:space="0" w:color="auto"/>
              <w:left w:val="single" w:sz="4" w:space="0" w:color="auto"/>
              <w:bottom w:val="single" w:sz="4" w:space="0" w:color="auto"/>
              <w:right w:val="single" w:sz="4" w:space="0" w:color="auto"/>
            </w:tcBorders>
            <w:shd w:val="clear" w:color="auto" w:fill="FFFFFF"/>
          </w:tcPr>
          <w:p w14:paraId="2C3C37D4" w14:textId="77777777" w:rsidR="00E36F0E" w:rsidRPr="00644BED" w:rsidRDefault="00393DC0" w:rsidP="00E36F0E">
            <w:pPr>
              <w:spacing w:line="256" w:lineRule="auto"/>
              <w:rPr>
                <w:rFonts w:cs="Arial"/>
              </w:rPr>
            </w:pPr>
            <w:r w:rsidRPr="00644BED">
              <w:rPr>
                <w:rFonts w:cs="Arial"/>
              </w:rPr>
              <w:t>Applicable to AV vehicles Only</w:t>
            </w:r>
          </w:p>
        </w:tc>
      </w:tr>
      <w:tr w:rsidR="00E36F0E" w:rsidRPr="00644BED" w14:paraId="45B8A786" w14:textId="77777777" w:rsidTr="00506E2F">
        <w:trPr>
          <w:jc w:val="center"/>
        </w:trPr>
        <w:tc>
          <w:tcPr>
            <w:tcW w:w="598" w:type="dxa"/>
            <w:tcBorders>
              <w:top w:val="single" w:sz="4" w:space="0" w:color="auto"/>
              <w:left w:val="single" w:sz="4" w:space="0" w:color="auto"/>
              <w:bottom w:val="single" w:sz="4" w:space="0" w:color="auto"/>
              <w:right w:val="single" w:sz="4" w:space="0" w:color="auto"/>
            </w:tcBorders>
            <w:shd w:val="clear" w:color="auto" w:fill="FFFFFF"/>
          </w:tcPr>
          <w:p w14:paraId="50F30CAA" w14:textId="77777777" w:rsidR="00E36F0E" w:rsidRPr="00644BED" w:rsidRDefault="00E36F0E" w:rsidP="00E36F0E">
            <w:pPr>
              <w:jc w:val="center"/>
              <w:rPr>
                <w:rFonts w:cs="Arial"/>
              </w:rPr>
            </w:pPr>
          </w:p>
        </w:tc>
        <w:tc>
          <w:tcPr>
            <w:tcW w:w="2831" w:type="dxa"/>
            <w:gridSpan w:val="2"/>
            <w:tcBorders>
              <w:top w:val="single" w:sz="4" w:space="0" w:color="auto"/>
              <w:left w:val="single" w:sz="4" w:space="0" w:color="auto"/>
              <w:bottom w:val="single" w:sz="4" w:space="0" w:color="auto"/>
              <w:right w:val="single" w:sz="4" w:space="0" w:color="auto"/>
            </w:tcBorders>
            <w:shd w:val="clear" w:color="auto" w:fill="FFFFFF"/>
          </w:tcPr>
          <w:p w14:paraId="1739AE1A" w14:textId="77777777" w:rsidR="00E36F0E" w:rsidRPr="00644BED" w:rsidRDefault="00E36F0E" w:rsidP="00E36F0E">
            <w:pPr>
              <w:rPr>
                <w:rFonts w:cs="Arial"/>
              </w:rPr>
            </w:pPr>
          </w:p>
        </w:tc>
        <w:tc>
          <w:tcPr>
            <w:tcW w:w="739" w:type="dxa"/>
            <w:tcBorders>
              <w:top w:val="single" w:sz="4" w:space="0" w:color="auto"/>
              <w:left w:val="single" w:sz="4" w:space="0" w:color="auto"/>
              <w:bottom w:val="single" w:sz="4" w:space="0" w:color="auto"/>
              <w:right w:val="single" w:sz="4" w:space="0" w:color="auto"/>
            </w:tcBorders>
            <w:shd w:val="clear" w:color="auto" w:fill="FFFFFF"/>
          </w:tcPr>
          <w:p w14:paraId="1AD8D4D8" w14:textId="77777777" w:rsidR="00E36F0E" w:rsidRPr="00644BED" w:rsidRDefault="00E36F0E" w:rsidP="00E36F0E">
            <w:pPr>
              <w:rPr>
                <w:rFonts w:cs="Arial"/>
              </w:rPr>
            </w:pPr>
          </w:p>
        </w:tc>
        <w:tc>
          <w:tcPr>
            <w:tcW w:w="2855" w:type="dxa"/>
            <w:tcBorders>
              <w:top w:val="single" w:sz="4" w:space="0" w:color="auto"/>
              <w:left w:val="single" w:sz="4" w:space="0" w:color="auto"/>
              <w:bottom w:val="single" w:sz="4" w:space="0" w:color="auto"/>
              <w:right w:val="single" w:sz="4" w:space="0" w:color="auto"/>
            </w:tcBorders>
            <w:shd w:val="clear" w:color="auto" w:fill="FFFFFF"/>
          </w:tcPr>
          <w:p w14:paraId="0B6A1B31" w14:textId="77777777" w:rsidR="00E36F0E" w:rsidRPr="00644BED" w:rsidRDefault="00393DC0" w:rsidP="00E36F0E">
            <w:pPr>
              <w:rPr>
                <w:rFonts w:cs="Arial"/>
              </w:rPr>
            </w:pPr>
            <w:r w:rsidRPr="00644BED">
              <w:rPr>
                <w:rFonts w:cs="Arial"/>
              </w:rPr>
              <w:t>TCU_B_CELLULAR_APN1</w:t>
            </w:r>
          </w:p>
        </w:tc>
        <w:tc>
          <w:tcPr>
            <w:tcW w:w="1558" w:type="dxa"/>
            <w:tcBorders>
              <w:top w:val="single" w:sz="4" w:space="0" w:color="auto"/>
              <w:left w:val="single" w:sz="4" w:space="0" w:color="auto"/>
              <w:bottom w:val="single" w:sz="4" w:space="0" w:color="auto"/>
              <w:right w:val="single" w:sz="4" w:space="0" w:color="auto"/>
            </w:tcBorders>
            <w:shd w:val="clear" w:color="auto" w:fill="FFFFFF"/>
          </w:tcPr>
          <w:p w14:paraId="00A1ED8A" w14:textId="77777777" w:rsidR="00E36F0E" w:rsidRPr="00644BED" w:rsidRDefault="00393DC0" w:rsidP="00E36F0E">
            <w:pPr>
              <w:rPr>
                <w:rFonts w:cs="Arial"/>
              </w:rPr>
            </w:pPr>
            <w:r w:rsidRPr="00644BED">
              <w:rPr>
                <w:rFonts w:cs="Arial"/>
              </w:rPr>
              <w:t>0x0400</w:t>
            </w:r>
          </w:p>
        </w:tc>
        <w:tc>
          <w:tcPr>
            <w:tcW w:w="1494" w:type="dxa"/>
            <w:tcBorders>
              <w:top w:val="single" w:sz="4" w:space="0" w:color="auto"/>
              <w:left w:val="single" w:sz="4" w:space="0" w:color="auto"/>
              <w:bottom w:val="single" w:sz="4" w:space="0" w:color="auto"/>
              <w:right w:val="single" w:sz="4" w:space="0" w:color="auto"/>
            </w:tcBorders>
            <w:shd w:val="clear" w:color="auto" w:fill="FFFFFF"/>
          </w:tcPr>
          <w:p w14:paraId="5F22663A" w14:textId="77777777" w:rsidR="00E36F0E" w:rsidRPr="00644BED" w:rsidRDefault="00393DC0" w:rsidP="00E36F0E">
            <w:pPr>
              <w:spacing w:line="256" w:lineRule="auto"/>
              <w:rPr>
                <w:rFonts w:cs="Arial"/>
              </w:rPr>
            </w:pPr>
            <w:r w:rsidRPr="00644BED">
              <w:rPr>
                <w:rFonts w:cs="Arial"/>
              </w:rPr>
              <w:t>Applicable to AV vehicles Only</w:t>
            </w:r>
          </w:p>
        </w:tc>
      </w:tr>
      <w:tr w:rsidR="00E36F0E" w:rsidRPr="00644BED" w14:paraId="7331786D" w14:textId="77777777" w:rsidTr="00506E2F">
        <w:trPr>
          <w:jc w:val="center"/>
        </w:trPr>
        <w:tc>
          <w:tcPr>
            <w:tcW w:w="598" w:type="dxa"/>
            <w:tcBorders>
              <w:top w:val="single" w:sz="4" w:space="0" w:color="auto"/>
              <w:left w:val="single" w:sz="4" w:space="0" w:color="auto"/>
              <w:bottom w:val="single" w:sz="4" w:space="0" w:color="auto"/>
              <w:right w:val="single" w:sz="4" w:space="0" w:color="auto"/>
            </w:tcBorders>
            <w:shd w:val="clear" w:color="auto" w:fill="FFFFFF"/>
          </w:tcPr>
          <w:p w14:paraId="57FF8690" w14:textId="77777777" w:rsidR="00E36F0E" w:rsidRPr="00644BED" w:rsidRDefault="00E36F0E" w:rsidP="00E36F0E">
            <w:pPr>
              <w:jc w:val="center"/>
              <w:rPr>
                <w:rFonts w:cs="Arial"/>
              </w:rPr>
            </w:pPr>
          </w:p>
        </w:tc>
        <w:tc>
          <w:tcPr>
            <w:tcW w:w="2831" w:type="dxa"/>
            <w:gridSpan w:val="2"/>
            <w:tcBorders>
              <w:top w:val="single" w:sz="4" w:space="0" w:color="auto"/>
              <w:left w:val="single" w:sz="4" w:space="0" w:color="auto"/>
              <w:bottom w:val="single" w:sz="4" w:space="0" w:color="auto"/>
              <w:right w:val="single" w:sz="4" w:space="0" w:color="auto"/>
            </w:tcBorders>
            <w:shd w:val="clear" w:color="auto" w:fill="FFFFFF"/>
          </w:tcPr>
          <w:p w14:paraId="00DA15B6" w14:textId="77777777" w:rsidR="00E36F0E" w:rsidRPr="00644BED" w:rsidRDefault="00E36F0E" w:rsidP="00E36F0E">
            <w:pPr>
              <w:rPr>
                <w:rFonts w:cs="Arial"/>
              </w:rPr>
            </w:pPr>
          </w:p>
        </w:tc>
        <w:tc>
          <w:tcPr>
            <w:tcW w:w="739" w:type="dxa"/>
            <w:tcBorders>
              <w:top w:val="single" w:sz="4" w:space="0" w:color="auto"/>
              <w:left w:val="single" w:sz="4" w:space="0" w:color="auto"/>
              <w:bottom w:val="single" w:sz="4" w:space="0" w:color="auto"/>
              <w:right w:val="single" w:sz="4" w:space="0" w:color="auto"/>
            </w:tcBorders>
            <w:shd w:val="clear" w:color="auto" w:fill="FFFFFF"/>
          </w:tcPr>
          <w:p w14:paraId="497FA0F6" w14:textId="77777777" w:rsidR="00E36F0E" w:rsidRPr="00644BED" w:rsidRDefault="00E36F0E" w:rsidP="00E36F0E">
            <w:pPr>
              <w:rPr>
                <w:rFonts w:cs="Arial"/>
              </w:rPr>
            </w:pPr>
          </w:p>
        </w:tc>
        <w:tc>
          <w:tcPr>
            <w:tcW w:w="2855" w:type="dxa"/>
            <w:tcBorders>
              <w:top w:val="single" w:sz="4" w:space="0" w:color="auto"/>
              <w:left w:val="single" w:sz="4" w:space="0" w:color="auto"/>
              <w:bottom w:val="single" w:sz="4" w:space="0" w:color="auto"/>
              <w:right w:val="single" w:sz="4" w:space="0" w:color="auto"/>
            </w:tcBorders>
            <w:shd w:val="clear" w:color="auto" w:fill="FFFFFF"/>
          </w:tcPr>
          <w:p w14:paraId="404EDFE6" w14:textId="77777777" w:rsidR="00E36F0E" w:rsidRPr="00644BED" w:rsidRDefault="00393DC0" w:rsidP="00E36F0E">
            <w:pPr>
              <w:rPr>
                <w:rFonts w:cs="Arial"/>
              </w:rPr>
            </w:pPr>
            <w:r w:rsidRPr="00644BED">
              <w:rPr>
                <w:rFonts w:cs="Arial"/>
              </w:rPr>
              <w:t>TCU_B_CELLULAR_APN2</w:t>
            </w:r>
          </w:p>
        </w:tc>
        <w:tc>
          <w:tcPr>
            <w:tcW w:w="1558" w:type="dxa"/>
            <w:tcBorders>
              <w:top w:val="single" w:sz="4" w:space="0" w:color="auto"/>
              <w:left w:val="single" w:sz="4" w:space="0" w:color="auto"/>
              <w:bottom w:val="single" w:sz="4" w:space="0" w:color="auto"/>
              <w:right w:val="single" w:sz="4" w:space="0" w:color="auto"/>
            </w:tcBorders>
            <w:shd w:val="clear" w:color="auto" w:fill="FFFFFF"/>
          </w:tcPr>
          <w:p w14:paraId="2CF05A64" w14:textId="77777777" w:rsidR="00E36F0E" w:rsidRPr="00644BED" w:rsidRDefault="00393DC0" w:rsidP="00E36F0E">
            <w:pPr>
              <w:rPr>
                <w:rFonts w:cs="Arial"/>
              </w:rPr>
            </w:pPr>
            <w:r w:rsidRPr="00644BED">
              <w:rPr>
                <w:rFonts w:cs="Arial"/>
              </w:rPr>
              <w:t>0x0800</w:t>
            </w:r>
          </w:p>
        </w:tc>
        <w:tc>
          <w:tcPr>
            <w:tcW w:w="1494" w:type="dxa"/>
            <w:tcBorders>
              <w:top w:val="single" w:sz="4" w:space="0" w:color="auto"/>
              <w:left w:val="single" w:sz="4" w:space="0" w:color="auto"/>
              <w:bottom w:val="single" w:sz="4" w:space="0" w:color="auto"/>
              <w:right w:val="single" w:sz="4" w:space="0" w:color="auto"/>
            </w:tcBorders>
            <w:shd w:val="clear" w:color="auto" w:fill="FFFFFF"/>
          </w:tcPr>
          <w:p w14:paraId="1BC86E05" w14:textId="77777777" w:rsidR="00E36F0E" w:rsidRPr="00644BED" w:rsidRDefault="00393DC0" w:rsidP="00E36F0E">
            <w:pPr>
              <w:spacing w:line="256" w:lineRule="auto"/>
              <w:rPr>
                <w:rFonts w:cs="Arial"/>
              </w:rPr>
            </w:pPr>
            <w:r w:rsidRPr="00644BED">
              <w:rPr>
                <w:rFonts w:cs="Arial"/>
              </w:rPr>
              <w:t>Applicable to AV vehicles Only</w:t>
            </w:r>
          </w:p>
        </w:tc>
      </w:tr>
      <w:tr w:rsidR="00E36F0E" w:rsidRPr="00644BED" w14:paraId="6F5A6806" w14:textId="77777777" w:rsidTr="00506E2F">
        <w:trPr>
          <w:jc w:val="center"/>
        </w:trPr>
        <w:tc>
          <w:tcPr>
            <w:tcW w:w="598" w:type="dxa"/>
            <w:tcBorders>
              <w:top w:val="single" w:sz="4" w:space="0" w:color="auto"/>
              <w:left w:val="single" w:sz="4" w:space="0" w:color="auto"/>
              <w:bottom w:val="single" w:sz="4" w:space="0" w:color="auto"/>
              <w:right w:val="single" w:sz="4" w:space="0" w:color="auto"/>
            </w:tcBorders>
            <w:shd w:val="clear" w:color="auto" w:fill="FFFFFF"/>
          </w:tcPr>
          <w:p w14:paraId="4BE5D9CB" w14:textId="77777777" w:rsidR="00E36F0E" w:rsidRPr="00644BED" w:rsidRDefault="00393DC0" w:rsidP="00E36F0E">
            <w:pPr>
              <w:jc w:val="center"/>
              <w:rPr>
                <w:rFonts w:cs="Arial"/>
              </w:rPr>
            </w:pPr>
            <w:r w:rsidRPr="00644BED">
              <w:rPr>
                <w:rFonts w:cs="Arial"/>
              </w:rPr>
              <w:t>R</w:t>
            </w:r>
          </w:p>
        </w:tc>
        <w:tc>
          <w:tcPr>
            <w:tcW w:w="2831" w:type="dxa"/>
            <w:gridSpan w:val="2"/>
            <w:tcBorders>
              <w:top w:val="single" w:sz="4" w:space="0" w:color="auto"/>
              <w:left w:val="single" w:sz="4" w:space="0" w:color="auto"/>
              <w:bottom w:val="single" w:sz="4" w:space="0" w:color="auto"/>
              <w:right w:val="single" w:sz="4" w:space="0" w:color="auto"/>
            </w:tcBorders>
            <w:shd w:val="clear" w:color="auto" w:fill="FFFFFF"/>
          </w:tcPr>
          <w:p w14:paraId="4BE125AD" w14:textId="77777777" w:rsidR="00E36F0E" w:rsidRPr="00644BED" w:rsidRDefault="00393DC0" w:rsidP="00E36F0E">
            <w:pPr>
              <w:jc w:val="center"/>
              <w:rPr>
                <w:rFonts w:cs="Arial"/>
              </w:rPr>
            </w:pPr>
            <w:r w:rsidRPr="00644BED">
              <w:rPr>
                <w:rFonts w:cs="Arial"/>
              </w:rPr>
              <w:t>policyTableVersionMajor</w:t>
            </w:r>
          </w:p>
        </w:tc>
        <w:tc>
          <w:tcPr>
            <w:tcW w:w="739" w:type="dxa"/>
            <w:tcBorders>
              <w:top w:val="single" w:sz="4" w:space="0" w:color="auto"/>
              <w:left w:val="single" w:sz="4" w:space="0" w:color="auto"/>
              <w:bottom w:val="single" w:sz="4" w:space="0" w:color="auto"/>
              <w:right w:val="single" w:sz="4" w:space="0" w:color="auto"/>
            </w:tcBorders>
            <w:shd w:val="clear" w:color="auto" w:fill="FFFFFF"/>
          </w:tcPr>
          <w:p w14:paraId="176F2B07" w14:textId="77777777" w:rsidR="00E36F0E" w:rsidRPr="00644BED" w:rsidRDefault="00393DC0" w:rsidP="00E36F0E">
            <w:pPr>
              <w:rPr>
                <w:rFonts w:cs="Arial"/>
              </w:rPr>
            </w:pPr>
            <w:r w:rsidRPr="00644BED">
              <w:rPr>
                <w:rFonts w:cs="Arial"/>
              </w:rPr>
              <w:t>Int32</w:t>
            </w:r>
          </w:p>
        </w:tc>
        <w:tc>
          <w:tcPr>
            <w:tcW w:w="2855" w:type="dxa"/>
            <w:tcBorders>
              <w:top w:val="single" w:sz="4" w:space="0" w:color="auto"/>
              <w:left w:val="single" w:sz="4" w:space="0" w:color="auto"/>
              <w:bottom w:val="single" w:sz="4" w:space="0" w:color="auto"/>
              <w:right w:val="single" w:sz="4" w:space="0" w:color="auto"/>
            </w:tcBorders>
            <w:shd w:val="clear" w:color="auto" w:fill="FFFFFF"/>
          </w:tcPr>
          <w:p w14:paraId="1ED26278" w14:textId="77777777" w:rsidR="00E36F0E" w:rsidRPr="00644BED" w:rsidRDefault="00393DC0" w:rsidP="00E36F0E">
            <w:pPr>
              <w:rPr>
                <w:rFonts w:cs="Arial"/>
              </w:rPr>
            </w:pPr>
            <w:r w:rsidRPr="00644BED">
              <w:rPr>
                <w:rFonts w:cs="Arial"/>
              </w:rPr>
              <w:t>-</w:t>
            </w:r>
          </w:p>
        </w:tc>
        <w:tc>
          <w:tcPr>
            <w:tcW w:w="1558" w:type="dxa"/>
            <w:tcBorders>
              <w:top w:val="single" w:sz="4" w:space="0" w:color="auto"/>
              <w:left w:val="single" w:sz="4" w:space="0" w:color="auto"/>
              <w:bottom w:val="single" w:sz="4" w:space="0" w:color="auto"/>
              <w:right w:val="single" w:sz="4" w:space="0" w:color="auto"/>
            </w:tcBorders>
            <w:shd w:val="clear" w:color="auto" w:fill="FFFFFF"/>
          </w:tcPr>
          <w:p w14:paraId="08184E8B" w14:textId="77777777" w:rsidR="00E36F0E" w:rsidRPr="00644BED" w:rsidRDefault="00393DC0" w:rsidP="00E36F0E">
            <w:pPr>
              <w:rPr>
                <w:rFonts w:cs="Arial"/>
              </w:rPr>
            </w:pPr>
            <w:r w:rsidRPr="00644BED">
              <w:rPr>
                <w:rFonts w:cs="Arial"/>
              </w:rPr>
              <w:t>0-4294967295</w:t>
            </w:r>
          </w:p>
        </w:tc>
        <w:tc>
          <w:tcPr>
            <w:tcW w:w="1494" w:type="dxa"/>
            <w:tcBorders>
              <w:top w:val="single" w:sz="4" w:space="0" w:color="auto"/>
              <w:left w:val="single" w:sz="4" w:space="0" w:color="auto"/>
              <w:bottom w:val="single" w:sz="4" w:space="0" w:color="auto"/>
              <w:right w:val="single" w:sz="4" w:space="0" w:color="auto"/>
            </w:tcBorders>
            <w:shd w:val="clear" w:color="auto" w:fill="FFFFFF"/>
          </w:tcPr>
          <w:p w14:paraId="2789DFC6" w14:textId="77777777" w:rsidR="00E36F0E" w:rsidRPr="00644BED" w:rsidRDefault="00393DC0" w:rsidP="00E36F0E">
            <w:pPr>
              <w:rPr>
                <w:rFonts w:cs="Arial"/>
              </w:rPr>
            </w:pPr>
            <w:r w:rsidRPr="00644BED">
              <w:rPr>
                <w:rFonts w:cs="Arial"/>
              </w:rPr>
              <w:t>Policy Table Version Major</w:t>
            </w:r>
          </w:p>
        </w:tc>
      </w:tr>
      <w:tr w:rsidR="00E36F0E" w:rsidRPr="00644BED" w14:paraId="09571B73" w14:textId="77777777" w:rsidTr="00506E2F">
        <w:trPr>
          <w:jc w:val="center"/>
        </w:trPr>
        <w:tc>
          <w:tcPr>
            <w:tcW w:w="598" w:type="dxa"/>
            <w:tcBorders>
              <w:top w:val="single" w:sz="4" w:space="0" w:color="auto"/>
              <w:left w:val="single" w:sz="4" w:space="0" w:color="auto"/>
              <w:bottom w:val="single" w:sz="4" w:space="0" w:color="auto"/>
              <w:right w:val="single" w:sz="4" w:space="0" w:color="auto"/>
            </w:tcBorders>
            <w:shd w:val="clear" w:color="auto" w:fill="FFFFFF"/>
          </w:tcPr>
          <w:p w14:paraId="7A5597C0" w14:textId="77777777" w:rsidR="00E36F0E" w:rsidRPr="00644BED" w:rsidRDefault="00393DC0" w:rsidP="00E36F0E">
            <w:pPr>
              <w:jc w:val="center"/>
              <w:rPr>
                <w:rFonts w:cs="Arial"/>
              </w:rPr>
            </w:pPr>
            <w:r w:rsidRPr="00644BED">
              <w:rPr>
                <w:rFonts w:cs="Arial"/>
              </w:rPr>
              <w:t>R</w:t>
            </w:r>
          </w:p>
        </w:tc>
        <w:tc>
          <w:tcPr>
            <w:tcW w:w="2831" w:type="dxa"/>
            <w:gridSpan w:val="2"/>
            <w:tcBorders>
              <w:top w:val="single" w:sz="4" w:space="0" w:color="auto"/>
              <w:left w:val="single" w:sz="4" w:space="0" w:color="auto"/>
              <w:bottom w:val="single" w:sz="4" w:space="0" w:color="auto"/>
              <w:right w:val="single" w:sz="4" w:space="0" w:color="auto"/>
            </w:tcBorders>
            <w:shd w:val="clear" w:color="auto" w:fill="FFFFFF"/>
          </w:tcPr>
          <w:p w14:paraId="40AB9E68" w14:textId="77777777" w:rsidR="00E36F0E" w:rsidRPr="00644BED" w:rsidRDefault="00393DC0" w:rsidP="00E36F0E">
            <w:pPr>
              <w:jc w:val="center"/>
              <w:rPr>
                <w:rFonts w:cs="Arial"/>
              </w:rPr>
            </w:pPr>
            <w:r w:rsidRPr="00644BED">
              <w:rPr>
                <w:rFonts w:cs="Arial"/>
              </w:rPr>
              <w:t>policyTableVersionMinor</w:t>
            </w:r>
          </w:p>
        </w:tc>
        <w:tc>
          <w:tcPr>
            <w:tcW w:w="739" w:type="dxa"/>
            <w:tcBorders>
              <w:top w:val="single" w:sz="4" w:space="0" w:color="auto"/>
              <w:left w:val="single" w:sz="4" w:space="0" w:color="auto"/>
              <w:bottom w:val="single" w:sz="4" w:space="0" w:color="auto"/>
              <w:right w:val="single" w:sz="4" w:space="0" w:color="auto"/>
            </w:tcBorders>
            <w:shd w:val="clear" w:color="auto" w:fill="FFFFFF"/>
          </w:tcPr>
          <w:p w14:paraId="12E8C6CA" w14:textId="77777777" w:rsidR="00E36F0E" w:rsidRPr="00644BED" w:rsidRDefault="00393DC0" w:rsidP="00E36F0E">
            <w:pPr>
              <w:rPr>
                <w:rFonts w:cs="Arial"/>
              </w:rPr>
            </w:pPr>
            <w:r w:rsidRPr="00644BED">
              <w:rPr>
                <w:rFonts w:cs="Arial"/>
              </w:rPr>
              <w:t>Int32</w:t>
            </w:r>
          </w:p>
        </w:tc>
        <w:tc>
          <w:tcPr>
            <w:tcW w:w="2855" w:type="dxa"/>
            <w:tcBorders>
              <w:top w:val="single" w:sz="4" w:space="0" w:color="auto"/>
              <w:left w:val="single" w:sz="4" w:space="0" w:color="auto"/>
              <w:bottom w:val="single" w:sz="4" w:space="0" w:color="auto"/>
              <w:right w:val="single" w:sz="4" w:space="0" w:color="auto"/>
            </w:tcBorders>
            <w:shd w:val="clear" w:color="auto" w:fill="FFFFFF"/>
          </w:tcPr>
          <w:p w14:paraId="071EE00B" w14:textId="77777777" w:rsidR="00E36F0E" w:rsidRPr="00644BED" w:rsidRDefault="00393DC0" w:rsidP="00E36F0E">
            <w:pPr>
              <w:rPr>
                <w:rFonts w:cs="Arial"/>
              </w:rPr>
            </w:pPr>
            <w:r w:rsidRPr="00644BED">
              <w:rPr>
                <w:rFonts w:cs="Arial"/>
              </w:rPr>
              <w:t>-</w:t>
            </w:r>
          </w:p>
        </w:tc>
        <w:tc>
          <w:tcPr>
            <w:tcW w:w="1558" w:type="dxa"/>
            <w:tcBorders>
              <w:top w:val="single" w:sz="4" w:space="0" w:color="auto"/>
              <w:left w:val="single" w:sz="4" w:space="0" w:color="auto"/>
              <w:bottom w:val="single" w:sz="4" w:space="0" w:color="auto"/>
              <w:right w:val="single" w:sz="4" w:space="0" w:color="auto"/>
            </w:tcBorders>
            <w:shd w:val="clear" w:color="auto" w:fill="FFFFFF"/>
          </w:tcPr>
          <w:p w14:paraId="4685C35D" w14:textId="77777777" w:rsidR="00E36F0E" w:rsidRPr="00644BED" w:rsidRDefault="00393DC0" w:rsidP="00E36F0E">
            <w:pPr>
              <w:rPr>
                <w:rFonts w:cs="Arial"/>
              </w:rPr>
            </w:pPr>
            <w:r w:rsidRPr="00644BED">
              <w:rPr>
                <w:rFonts w:cs="Arial"/>
              </w:rPr>
              <w:t>0-4294967295</w:t>
            </w:r>
          </w:p>
        </w:tc>
        <w:tc>
          <w:tcPr>
            <w:tcW w:w="1494" w:type="dxa"/>
            <w:tcBorders>
              <w:top w:val="single" w:sz="4" w:space="0" w:color="auto"/>
              <w:left w:val="single" w:sz="4" w:space="0" w:color="auto"/>
              <w:bottom w:val="single" w:sz="4" w:space="0" w:color="auto"/>
              <w:right w:val="single" w:sz="4" w:space="0" w:color="auto"/>
            </w:tcBorders>
            <w:shd w:val="clear" w:color="auto" w:fill="FFFFFF"/>
          </w:tcPr>
          <w:p w14:paraId="14A49790" w14:textId="77777777" w:rsidR="00E36F0E" w:rsidRPr="00644BED" w:rsidRDefault="00393DC0" w:rsidP="00E36F0E">
            <w:pPr>
              <w:rPr>
                <w:rFonts w:cs="Arial"/>
              </w:rPr>
            </w:pPr>
            <w:r w:rsidRPr="00644BED">
              <w:rPr>
                <w:rFonts w:cs="Arial"/>
              </w:rPr>
              <w:t>Policy Table Version Minor</w:t>
            </w:r>
          </w:p>
        </w:tc>
      </w:tr>
    </w:tbl>
    <w:p w14:paraId="6DC4BDBA" w14:textId="77777777" w:rsidR="00E36F0E" w:rsidRPr="00644BED" w:rsidRDefault="00E36F0E">
      <w:pPr>
        <w:rPr>
          <w:rFonts w:cs="Arial"/>
        </w:rPr>
      </w:pPr>
    </w:p>
    <w:p w14:paraId="4B216A7A" w14:textId="28A73215" w:rsidR="00E36F0E" w:rsidRDefault="00393DC0" w:rsidP="00506E2F">
      <w:pPr>
        <w:pStyle w:val="Heading4"/>
      </w:pPr>
      <w:r w:rsidRPr="00B9479B">
        <w:t>MD-REQ-380279/A-Enable</w:t>
      </w:r>
    </w:p>
    <w:p w14:paraId="562B4531" w14:textId="77777777" w:rsidR="00E36F0E" w:rsidRPr="00310BB2"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enabling WLAN</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05580301"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550A4077" w14:textId="77777777" w:rsidR="00E36F0E" w:rsidRPr="00C82768" w:rsidRDefault="00E36F0E" w:rsidP="00E36F0E">
            <w:pPr>
              <w:spacing w:line="256" w:lineRule="auto"/>
              <w:rPr>
                <w:sz w:val="8"/>
              </w:rPr>
            </w:pPr>
          </w:p>
        </w:tc>
      </w:tr>
      <w:tr w:rsidR="00E36F0E" w:rsidRPr="00C82768" w14:paraId="74CC4CE2"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1C77F4D0"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40F792EC" w14:textId="77777777" w:rsidR="00E36F0E" w:rsidRPr="00C82768" w:rsidRDefault="00393DC0" w:rsidP="00E36F0E">
            <w:pPr>
              <w:spacing w:line="256" w:lineRule="auto"/>
            </w:pPr>
            <w:r w:rsidRPr="00DA32BB">
              <w:t>One-Shot (</w:t>
            </w:r>
            <w:r>
              <w:t>A-Synch)</w:t>
            </w:r>
          </w:p>
        </w:tc>
      </w:tr>
      <w:tr w:rsidR="00E36F0E" w:rsidRPr="00C82768" w14:paraId="139489F6"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5CAE828B"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2DD305DC" w14:textId="77777777" w:rsidR="00E36F0E" w:rsidRPr="00C82768" w:rsidRDefault="00393DC0" w:rsidP="00E36F0E">
            <w:pPr>
              <w:spacing w:line="256" w:lineRule="auto"/>
            </w:pPr>
            <w:r w:rsidRPr="00C82768">
              <w:t>Default</w:t>
            </w:r>
          </w:p>
        </w:tc>
      </w:tr>
      <w:tr w:rsidR="00E36F0E" w:rsidRPr="00C82768" w14:paraId="5E4A0E4B"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447D6F52"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1B24652C" w14:textId="77777777" w:rsidR="00E36F0E" w:rsidRPr="00C82768" w:rsidRDefault="00393DC0" w:rsidP="00E36F0E">
            <w:pPr>
              <w:spacing w:line="256" w:lineRule="auto"/>
            </w:pPr>
            <w:r w:rsidRPr="00C82768">
              <w:t>No</w:t>
            </w:r>
          </w:p>
        </w:tc>
      </w:tr>
      <w:tr w:rsidR="00E36F0E" w:rsidRPr="00C82768" w14:paraId="2CCF5580"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5A132DC2" w14:textId="77777777" w:rsidR="00E36F0E" w:rsidRPr="00C82768" w:rsidRDefault="00E36F0E" w:rsidP="00E36F0E">
            <w:pPr>
              <w:spacing w:line="256" w:lineRule="auto"/>
              <w:rPr>
                <w:sz w:val="8"/>
              </w:rPr>
            </w:pPr>
          </w:p>
        </w:tc>
      </w:tr>
      <w:tr w:rsidR="00E36F0E" w:rsidRPr="00C82768" w14:paraId="740EC37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290FEA2A"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62971EDA"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5A8789FA"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CC53488"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47D10C8"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CF9BE84" w14:textId="77777777" w:rsidR="00E36F0E" w:rsidRPr="00C82768" w:rsidRDefault="00393DC0" w:rsidP="00E36F0E">
            <w:pPr>
              <w:rPr>
                <w:b/>
              </w:rPr>
            </w:pPr>
            <w:r w:rsidRPr="00C82768">
              <w:rPr>
                <w:b/>
              </w:rPr>
              <w:t>Description</w:t>
            </w:r>
          </w:p>
        </w:tc>
      </w:tr>
      <w:tr w:rsidR="00E36F0E" w:rsidRPr="00C82768" w14:paraId="622ACBFD"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756C98B2" w14:textId="77777777" w:rsidR="00E36F0E" w:rsidRPr="00C82768" w:rsidRDefault="00393DC0" w:rsidP="00E36F0E">
            <w:pPr>
              <w:rPr>
                <w:b/>
              </w:rPr>
            </w:pPr>
            <w:r w:rsidRPr="00C82768">
              <w:rPr>
                <w:b/>
              </w:rPr>
              <w:t>Request</w:t>
            </w:r>
          </w:p>
        </w:tc>
      </w:tr>
      <w:tr w:rsidR="00E36F0E" w:rsidRPr="00C82768" w14:paraId="01E3AC1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EE09555"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28CDB15A"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tcPr>
          <w:p w14:paraId="76198A81"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tcPr>
          <w:p w14:paraId="4CE37BA3"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4E0AF0F5" w14:textId="77777777" w:rsidR="00E36F0E" w:rsidRPr="00F1221C" w:rsidRDefault="00393DC0" w:rsidP="00E36F0E">
            <w:r w:rsidRPr="00F1221C">
              <w:t>Char Value:0-255</w:t>
            </w:r>
          </w:p>
          <w:p w14:paraId="14CAD18E"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43D5F34D" w14:textId="77777777" w:rsidR="00E36F0E" w:rsidRPr="00C82768" w:rsidRDefault="00393DC0" w:rsidP="00E36F0E">
            <w:r>
              <w:t>Requesting app ID</w:t>
            </w:r>
          </w:p>
        </w:tc>
      </w:tr>
      <w:tr w:rsidR="00E36F0E" w:rsidRPr="00C82768" w14:paraId="3A8E4255"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164D9D0A" w14:textId="77777777" w:rsidR="00E36F0E" w:rsidRPr="00C82768" w:rsidRDefault="00393DC0" w:rsidP="00E36F0E">
            <w:r w:rsidRPr="00C82768">
              <w:rPr>
                <w:b/>
              </w:rPr>
              <w:t>Response</w:t>
            </w:r>
          </w:p>
        </w:tc>
      </w:tr>
      <w:tr w:rsidR="00E36F0E" w:rsidRPr="00C82768" w14:paraId="237100B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E937C1C"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B0D3814"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52D457C"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4CF8760"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8896C34" w14:textId="77777777" w:rsidR="00E36F0E" w:rsidRPr="00F1221C" w:rsidRDefault="00393DC0" w:rsidP="00E36F0E">
            <w:r w:rsidRPr="00F1221C">
              <w:t>Char Value:0-255</w:t>
            </w:r>
          </w:p>
          <w:p w14:paraId="2B08EA52"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012270E" w14:textId="77777777" w:rsidR="00E36F0E" w:rsidRPr="00C82768" w:rsidRDefault="00393DC0" w:rsidP="00E36F0E">
            <w:r>
              <w:t>Requesting app ID</w:t>
            </w:r>
          </w:p>
        </w:tc>
      </w:tr>
      <w:tr w:rsidR="00E36F0E" w:rsidRPr="00C82768" w14:paraId="3C1254E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134D135"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24AB399" w14:textId="77777777" w:rsidR="00E36F0E" w:rsidRDefault="00393DC0" w:rsidP="00E36F0E">
            <w:r>
              <w:t>HmiRet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6D8CA27"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5CFFE47"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75AC7E6"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0B3C826" w14:textId="77777777" w:rsidR="00E36F0E" w:rsidRDefault="00E36F0E" w:rsidP="00E36F0E"/>
        </w:tc>
      </w:tr>
      <w:tr w:rsidR="00E36F0E" w:rsidRPr="00C82768" w14:paraId="526F4F3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6505945"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37D71BF"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E81A9BE"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F59B384" w14:textId="77777777" w:rsidR="00E36F0E" w:rsidRPr="00C82768" w:rsidRDefault="00393DC0" w:rsidP="00E36F0E">
            <w:r>
              <w:t>HMI_ERROR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F48B275" w14:textId="77777777" w:rsidR="00E36F0E" w:rsidRPr="008127A4"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2F314BC" w14:textId="77777777" w:rsidR="00E36F0E" w:rsidRDefault="00393DC0" w:rsidP="00E36F0E">
            <w:r>
              <w:t>Error/Failure</w:t>
            </w:r>
          </w:p>
        </w:tc>
      </w:tr>
      <w:tr w:rsidR="00E36F0E" w:rsidRPr="00C82768" w14:paraId="4244895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33F6998"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2C2B9EC"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3635413"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49D1F5E" w14:textId="77777777" w:rsidR="00E36F0E" w:rsidRPr="00C82768" w:rsidRDefault="00393DC0" w:rsidP="00E36F0E">
            <w:r>
              <w:t>HMI_SUCCESS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AC92809" w14:textId="77777777" w:rsidR="00E36F0E" w:rsidRPr="008127A4"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211DC7D" w14:textId="77777777" w:rsidR="00E36F0E" w:rsidRDefault="00393DC0" w:rsidP="00E36F0E">
            <w:r>
              <w:t>Success</w:t>
            </w:r>
          </w:p>
        </w:tc>
      </w:tr>
    </w:tbl>
    <w:p w14:paraId="780E7B59" w14:textId="7383B11D" w:rsidR="00E36F0E" w:rsidRDefault="00393DC0" w:rsidP="00506E2F">
      <w:pPr>
        <w:pStyle w:val="Heading4"/>
      </w:pPr>
      <w:r w:rsidRPr="00B9479B">
        <w:t>MD-REQ-380280/A-Disable</w:t>
      </w:r>
    </w:p>
    <w:p w14:paraId="14C9B459" w14:textId="77777777" w:rsidR="00E36F0E" w:rsidRPr="00310BB2"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disabling WLAN</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5B24F9C1"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19187AA0" w14:textId="77777777" w:rsidR="00E36F0E" w:rsidRPr="00C82768" w:rsidRDefault="00E36F0E" w:rsidP="00E36F0E">
            <w:pPr>
              <w:spacing w:line="256" w:lineRule="auto"/>
              <w:rPr>
                <w:sz w:val="8"/>
              </w:rPr>
            </w:pPr>
          </w:p>
        </w:tc>
      </w:tr>
      <w:tr w:rsidR="00E36F0E" w:rsidRPr="00C82768" w14:paraId="684419CA"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348E52B5"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5307AB51" w14:textId="77777777" w:rsidR="00E36F0E" w:rsidRPr="00C82768" w:rsidRDefault="00393DC0" w:rsidP="00E36F0E">
            <w:pPr>
              <w:spacing w:line="256" w:lineRule="auto"/>
            </w:pPr>
            <w:r w:rsidRPr="00DA32BB">
              <w:t>One-Shot (</w:t>
            </w:r>
            <w:r>
              <w:t>A-Synch)</w:t>
            </w:r>
          </w:p>
        </w:tc>
      </w:tr>
      <w:tr w:rsidR="00E36F0E" w:rsidRPr="00C82768" w14:paraId="24CC923D"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179E52A5"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2FD54BE0" w14:textId="77777777" w:rsidR="00E36F0E" w:rsidRPr="00C82768" w:rsidRDefault="00393DC0" w:rsidP="00E36F0E">
            <w:pPr>
              <w:spacing w:line="256" w:lineRule="auto"/>
            </w:pPr>
            <w:r w:rsidRPr="00C82768">
              <w:t>Default</w:t>
            </w:r>
          </w:p>
        </w:tc>
      </w:tr>
      <w:tr w:rsidR="00E36F0E" w:rsidRPr="00C82768" w14:paraId="331845CA"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5712FB09"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0E35700C" w14:textId="77777777" w:rsidR="00E36F0E" w:rsidRPr="00C82768" w:rsidRDefault="00393DC0" w:rsidP="00E36F0E">
            <w:pPr>
              <w:spacing w:line="256" w:lineRule="auto"/>
            </w:pPr>
            <w:r w:rsidRPr="00C82768">
              <w:t>No</w:t>
            </w:r>
          </w:p>
        </w:tc>
      </w:tr>
      <w:tr w:rsidR="00E36F0E" w:rsidRPr="00C82768" w14:paraId="64644BDC"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453A3086" w14:textId="77777777" w:rsidR="00E36F0E" w:rsidRPr="00C82768" w:rsidRDefault="00E36F0E" w:rsidP="00E36F0E">
            <w:pPr>
              <w:spacing w:line="256" w:lineRule="auto"/>
              <w:rPr>
                <w:sz w:val="8"/>
              </w:rPr>
            </w:pPr>
          </w:p>
        </w:tc>
      </w:tr>
      <w:tr w:rsidR="00E36F0E" w:rsidRPr="00C82768" w14:paraId="1C97C77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76BF2630"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1E28F587"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245FF9B6"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0FB8167"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BA00E6F"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6566CC6" w14:textId="77777777" w:rsidR="00E36F0E" w:rsidRPr="00C82768" w:rsidRDefault="00393DC0" w:rsidP="00E36F0E">
            <w:pPr>
              <w:rPr>
                <w:b/>
              </w:rPr>
            </w:pPr>
            <w:r w:rsidRPr="00C82768">
              <w:rPr>
                <w:b/>
              </w:rPr>
              <w:t>Description</w:t>
            </w:r>
          </w:p>
        </w:tc>
      </w:tr>
      <w:tr w:rsidR="00E36F0E" w:rsidRPr="00C82768" w14:paraId="7AEC913D"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05CBEA6A" w14:textId="77777777" w:rsidR="00E36F0E" w:rsidRPr="00C82768" w:rsidRDefault="00393DC0" w:rsidP="00E36F0E">
            <w:pPr>
              <w:rPr>
                <w:b/>
              </w:rPr>
            </w:pPr>
            <w:r w:rsidRPr="00C82768">
              <w:rPr>
                <w:b/>
              </w:rPr>
              <w:t>Request</w:t>
            </w:r>
          </w:p>
        </w:tc>
      </w:tr>
      <w:tr w:rsidR="00E36F0E" w:rsidRPr="00C82768" w14:paraId="1898EA3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08CBBDB"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120FB394"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tcPr>
          <w:p w14:paraId="7F68E145"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tcPr>
          <w:p w14:paraId="75971038"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3F5633CC" w14:textId="77777777" w:rsidR="00E36F0E" w:rsidRPr="00F1221C" w:rsidRDefault="00393DC0" w:rsidP="00E36F0E">
            <w:r w:rsidRPr="00F1221C">
              <w:t>Char Value:0-255</w:t>
            </w:r>
          </w:p>
          <w:p w14:paraId="690DF1E6" w14:textId="77777777" w:rsidR="00E36F0E" w:rsidRPr="00751E32" w:rsidRDefault="00393DC0" w:rsidP="00E36F0E">
            <w:pPr>
              <w:rPr>
                <w:highlight w:val="yellow"/>
              </w:rPr>
            </w:pPr>
            <w:r w:rsidRPr="00F1221C">
              <w:lastRenderedPageBreak/>
              <w:t>No String length limit</w:t>
            </w:r>
          </w:p>
        </w:tc>
        <w:tc>
          <w:tcPr>
            <w:tcW w:w="3330" w:type="dxa"/>
            <w:tcBorders>
              <w:top w:val="single" w:sz="4" w:space="0" w:color="auto"/>
              <w:left w:val="single" w:sz="4" w:space="0" w:color="auto"/>
              <w:bottom w:val="single" w:sz="4" w:space="0" w:color="auto"/>
              <w:right w:val="single" w:sz="4" w:space="0" w:color="auto"/>
            </w:tcBorders>
          </w:tcPr>
          <w:p w14:paraId="5705E7C2" w14:textId="77777777" w:rsidR="00E36F0E" w:rsidRPr="00C82768" w:rsidRDefault="00393DC0" w:rsidP="00E36F0E">
            <w:r>
              <w:lastRenderedPageBreak/>
              <w:t>Requesting app ID</w:t>
            </w:r>
          </w:p>
        </w:tc>
      </w:tr>
      <w:tr w:rsidR="00E36F0E" w:rsidRPr="00C82768" w14:paraId="448BA4EB"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3D5D6F82" w14:textId="77777777" w:rsidR="00E36F0E" w:rsidRPr="00C82768" w:rsidRDefault="00393DC0" w:rsidP="00E36F0E">
            <w:r w:rsidRPr="00C82768">
              <w:rPr>
                <w:b/>
              </w:rPr>
              <w:t>Response</w:t>
            </w:r>
          </w:p>
        </w:tc>
      </w:tr>
      <w:tr w:rsidR="00E36F0E" w:rsidRPr="00C82768" w14:paraId="5D591B9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C42AB48"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4B1AFD0"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FB2A36B"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3340614"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DDA0EAD" w14:textId="77777777" w:rsidR="00E36F0E" w:rsidRPr="00F1221C" w:rsidRDefault="00393DC0" w:rsidP="00E36F0E">
            <w:r w:rsidRPr="00F1221C">
              <w:t>Char Value:0-255</w:t>
            </w:r>
          </w:p>
          <w:p w14:paraId="0171BB6C"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32FD709" w14:textId="77777777" w:rsidR="00E36F0E" w:rsidRPr="00C82768" w:rsidRDefault="00393DC0" w:rsidP="00E36F0E">
            <w:r>
              <w:t>Requesting app ID</w:t>
            </w:r>
          </w:p>
        </w:tc>
      </w:tr>
      <w:tr w:rsidR="00E36F0E" w:rsidRPr="00C82768" w14:paraId="1A9DF04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E84FC82"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ED7E7BD" w14:textId="77777777" w:rsidR="00E36F0E" w:rsidRDefault="00393DC0" w:rsidP="00E36F0E">
            <w:r>
              <w:t>HmiRet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BE1EF57"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5A7A07D"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AC4CAFB"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AABC47E" w14:textId="77777777" w:rsidR="00E36F0E" w:rsidRDefault="00E36F0E" w:rsidP="00E36F0E"/>
        </w:tc>
      </w:tr>
      <w:tr w:rsidR="00E36F0E" w:rsidRPr="00C82768" w14:paraId="5CE35C9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8180A8B"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D59512A"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68B637E"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C74AB32" w14:textId="77777777" w:rsidR="00E36F0E" w:rsidRPr="00C82768" w:rsidRDefault="00393DC0" w:rsidP="00E36F0E">
            <w:r>
              <w:t>HMI_ERROR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2D86F83" w14:textId="77777777" w:rsidR="00E36F0E" w:rsidRPr="008127A4"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43ABFF9" w14:textId="77777777" w:rsidR="00E36F0E" w:rsidRDefault="00393DC0" w:rsidP="00E36F0E">
            <w:r>
              <w:t>Error/Failure</w:t>
            </w:r>
          </w:p>
        </w:tc>
      </w:tr>
      <w:tr w:rsidR="00E36F0E" w:rsidRPr="00C82768" w14:paraId="6D6828B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9640259"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CBABC9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2E2BA4A"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F1167E6" w14:textId="77777777" w:rsidR="00E36F0E" w:rsidRPr="00C82768" w:rsidRDefault="00393DC0" w:rsidP="00E36F0E">
            <w:r>
              <w:t>HMI_SUCCESS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9CBB32D" w14:textId="77777777" w:rsidR="00E36F0E" w:rsidRPr="008127A4"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6A5B046" w14:textId="77777777" w:rsidR="00E36F0E" w:rsidRDefault="00393DC0" w:rsidP="00E36F0E">
            <w:r>
              <w:t>Success</w:t>
            </w:r>
          </w:p>
        </w:tc>
      </w:tr>
    </w:tbl>
    <w:p w14:paraId="2765DEA9" w14:textId="7FB88879" w:rsidR="00E36F0E" w:rsidRDefault="00393DC0" w:rsidP="00506E2F">
      <w:pPr>
        <w:pStyle w:val="Heading4"/>
      </w:pPr>
      <w:r w:rsidRPr="00B9479B">
        <w:t>MD-REQ-380281/B-ScanApimAPs</w:t>
      </w:r>
    </w:p>
    <w:p w14:paraId="65AF170F" w14:textId="77777777" w:rsidR="00E36F0E" w:rsidRPr="00310BB2"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a scan of available APs</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711448AC"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0914768A" w14:textId="77777777" w:rsidR="00E36F0E" w:rsidRPr="00C82768" w:rsidRDefault="00E36F0E" w:rsidP="00E36F0E">
            <w:pPr>
              <w:spacing w:line="256" w:lineRule="auto"/>
              <w:rPr>
                <w:sz w:val="8"/>
              </w:rPr>
            </w:pPr>
          </w:p>
        </w:tc>
      </w:tr>
      <w:tr w:rsidR="00E36F0E" w:rsidRPr="00C82768" w14:paraId="29ED220E"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3234E5B2"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325CB734" w14:textId="77777777" w:rsidR="00E36F0E" w:rsidRPr="00C82768" w:rsidRDefault="00393DC0" w:rsidP="00E36F0E">
            <w:pPr>
              <w:spacing w:line="256" w:lineRule="auto"/>
            </w:pPr>
            <w:r w:rsidRPr="00DA32BB">
              <w:t>One-Shot (</w:t>
            </w:r>
            <w:r>
              <w:t>A-Synch)</w:t>
            </w:r>
          </w:p>
        </w:tc>
      </w:tr>
      <w:tr w:rsidR="00E36F0E" w:rsidRPr="00C82768" w14:paraId="39F7A88A"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0940369A"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7F7B584E" w14:textId="77777777" w:rsidR="00E36F0E" w:rsidRPr="00C82768" w:rsidRDefault="00393DC0" w:rsidP="00E36F0E">
            <w:pPr>
              <w:spacing w:line="256" w:lineRule="auto"/>
            </w:pPr>
            <w:r w:rsidRPr="00C82768">
              <w:t>Default</w:t>
            </w:r>
          </w:p>
        </w:tc>
      </w:tr>
      <w:tr w:rsidR="00E36F0E" w:rsidRPr="00C82768" w14:paraId="43B3C056"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6D0987E1"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21AEA319" w14:textId="77777777" w:rsidR="00E36F0E" w:rsidRPr="00C82768" w:rsidRDefault="00393DC0" w:rsidP="00E36F0E">
            <w:pPr>
              <w:spacing w:line="256" w:lineRule="auto"/>
            </w:pPr>
            <w:r w:rsidRPr="00C82768">
              <w:t>No</w:t>
            </w:r>
          </w:p>
        </w:tc>
      </w:tr>
      <w:tr w:rsidR="00E36F0E" w:rsidRPr="00C82768" w14:paraId="6261FFE9"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61E67D4E" w14:textId="77777777" w:rsidR="00E36F0E" w:rsidRPr="00C82768" w:rsidRDefault="00E36F0E" w:rsidP="00E36F0E">
            <w:pPr>
              <w:spacing w:line="256" w:lineRule="auto"/>
              <w:rPr>
                <w:sz w:val="8"/>
              </w:rPr>
            </w:pPr>
          </w:p>
        </w:tc>
      </w:tr>
      <w:tr w:rsidR="00E36F0E" w:rsidRPr="00C82768" w14:paraId="53FAD09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64A38108"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6F9A059E"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02D665F4"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611F650"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A234F81"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7ADDCC2" w14:textId="77777777" w:rsidR="00E36F0E" w:rsidRPr="00C82768" w:rsidRDefault="00393DC0" w:rsidP="00E36F0E">
            <w:pPr>
              <w:rPr>
                <w:b/>
              </w:rPr>
            </w:pPr>
            <w:r w:rsidRPr="00C82768">
              <w:rPr>
                <w:b/>
              </w:rPr>
              <w:t>Description</w:t>
            </w:r>
          </w:p>
        </w:tc>
      </w:tr>
      <w:tr w:rsidR="00E36F0E" w:rsidRPr="00C82768" w14:paraId="129696BC"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58215A6B" w14:textId="77777777" w:rsidR="00E36F0E" w:rsidRPr="00C82768" w:rsidRDefault="00393DC0" w:rsidP="00E36F0E">
            <w:pPr>
              <w:rPr>
                <w:b/>
              </w:rPr>
            </w:pPr>
            <w:r w:rsidRPr="00C82768">
              <w:rPr>
                <w:b/>
              </w:rPr>
              <w:t>Request</w:t>
            </w:r>
          </w:p>
        </w:tc>
      </w:tr>
      <w:tr w:rsidR="00E36F0E" w:rsidRPr="00C82768" w14:paraId="7B4A176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621784C"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3D10D8D2"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tcPr>
          <w:p w14:paraId="4A5AC8A1"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tcPr>
          <w:p w14:paraId="17CFA840"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147657F9" w14:textId="77777777" w:rsidR="00E36F0E" w:rsidRPr="00F1221C" w:rsidRDefault="00393DC0" w:rsidP="00E36F0E">
            <w:r w:rsidRPr="00F1221C">
              <w:t>Char Value:0-255</w:t>
            </w:r>
          </w:p>
          <w:p w14:paraId="1B19B231"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43D5C742" w14:textId="77777777" w:rsidR="00E36F0E" w:rsidRPr="00C82768" w:rsidRDefault="00393DC0" w:rsidP="00E36F0E">
            <w:r>
              <w:t>Requesting app ID</w:t>
            </w:r>
          </w:p>
        </w:tc>
      </w:tr>
      <w:tr w:rsidR="00E36F0E" w:rsidRPr="00C82768" w14:paraId="74096EB9"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64719261" w14:textId="77777777" w:rsidR="00E36F0E" w:rsidRPr="00C82768" w:rsidRDefault="00393DC0" w:rsidP="00E36F0E">
            <w:r w:rsidRPr="00C82768">
              <w:rPr>
                <w:b/>
              </w:rPr>
              <w:t>Response</w:t>
            </w:r>
          </w:p>
        </w:tc>
      </w:tr>
      <w:tr w:rsidR="00E36F0E" w:rsidRPr="00C82768" w14:paraId="4BF0FD8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8E9A718"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6BC0F2C"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79EE174"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53BEA25"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6926077" w14:textId="77777777" w:rsidR="00E36F0E" w:rsidRPr="00F1221C" w:rsidRDefault="00393DC0" w:rsidP="00E36F0E">
            <w:r w:rsidRPr="00F1221C">
              <w:t>Char Value:0-255</w:t>
            </w:r>
          </w:p>
          <w:p w14:paraId="588B7298"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8B8285A" w14:textId="77777777" w:rsidR="00E36F0E" w:rsidRPr="00C82768" w:rsidRDefault="00393DC0" w:rsidP="00E36F0E">
            <w:r>
              <w:t>Requesting app ID</w:t>
            </w:r>
          </w:p>
        </w:tc>
      </w:tr>
      <w:tr w:rsidR="00E36F0E" w:rsidRPr="00C82768" w14:paraId="7D4D1BF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73C09F9"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5578A0B" w14:textId="77777777" w:rsidR="00E36F0E" w:rsidRDefault="00393DC0" w:rsidP="00E36F0E">
            <w:r>
              <w:t>HmiRet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A57BA1D"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28BB683"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4E5A079"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84A1679" w14:textId="77777777" w:rsidR="00E36F0E" w:rsidRDefault="00E36F0E" w:rsidP="00E36F0E"/>
        </w:tc>
      </w:tr>
      <w:tr w:rsidR="00E36F0E" w:rsidRPr="00C82768" w14:paraId="390F29F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2369DD0"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450E856"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EEE18CA"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F39C64A" w14:textId="77777777" w:rsidR="00E36F0E" w:rsidRPr="00C82768" w:rsidRDefault="00393DC0" w:rsidP="00E36F0E">
            <w:r>
              <w:t>HMI_ERROR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678D49B" w14:textId="77777777" w:rsidR="00E36F0E" w:rsidRPr="008127A4"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4812257" w14:textId="77777777" w:rsidR="00E36F0E" w:rsidRDefault="00393DC0" w:rsidP="00E36F0E">
            <w:r>
              <w:t>Error/Failure</w:t>
            </w:r>
          </w:p>
        </w:tc>
      </w:tr>
      <w:tr w:rsidR="00E36F0E" w:rsidRPr="00C82768" w14:paraId="69812FA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5C9B1B7"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5B369C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EEF0A1B"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3639AD5" w14:textId="77777777" w:rsidR="00E36F0E" w:rsidRPr="00C82768" w:rsidRDefault="00393DC0" w:rsidP="00E36F0E">
            <w:r>
              <w:t>HMI_SUCCESS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F379BF3" w14:textId="77777777" w:rsidR="00E36F0E" w:rsidRPr="008127A4"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3666017" w14:textId="77777777" w:rsidR="00E36F0E" w:rsidRDefault="00393DC0" w:rsidP="00E36F0E">
            <w:r>
              <w:t>Success</w:t>
            </w:r>
          </w:p>
        </w:tc>
      </w:tr>
      <w:tr w:rsidR="00E36F0E" w:rsidRPr="00C82768" w14:paraId="75FD4DF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C0D85E4"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DD6311A" w14:textId="77777777" w:rsidR="00E36F0E" w:rsidRDefault="00393DC0" w:rsidP="00E36F0E">
            <w:r>
              <w:t>ifId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D2691E8"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BB8347E"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4C29CFE" w14:textId="77777777" w:rsidR="00E36F0E"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90D803B" w14:textId="77777777" w:rsidR="00E36F0E" w:rsidRDefault="00393DC0" w:rsidP="00E36F0E">
            <w:r>
              <w:t>Interface ID</w:t>
            </w:r>
          </w:p>
        </w:tc>
      </w:tr>
      <w:tr w:rsidR="00E36F0E" w:rsidRPr="00C82768" w14:paraId="17C3CA9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1A50A93"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393570A" w14:textId="77777777" w:rsidR="00E36F0E" w:rsidRDefault="00393DC0" w:rsidP="00E36F0E">
            <w:r>
              <w:t>scanId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67EBF7F" w14:textId="77777777" w:rsidR="00E36F0E" w:rsidRPr="00C82768" w:rsidRDefault="00393DC0" w:rsidP="00E36F0E">
            <w:r>
              <w:t>Int64</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7855311"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0D0642E" w14:textId="77777777" w:rsidR="00E36F0E" w:rsidRDefault="00393DC0" w:rsidP="00E36F0E">
            <w:r>
              <w:t>0-18446744073709551615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5A00A9B" w14:textId="77777777" w:rsidR="00E36F0E" w:rsidRDefault="00393DC0" w:rsidP="00E36F0E">
            <w:r>
              <w:t>ID value used to track scans</w:t>
            </w:r>
          </w:p>
        </w:tc>
      </w:tr>
      <w:tr w:rsidR="00E36F0E" w:rsidRPr="00C82768" w14:paraId="6A17712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D405E2C"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9698ADD" w14:textId="77777777" w:rsidR="00E36F0E" w:rsidRDefault="00393DC0" w:rsidP="00E36F0E">
            <w:r>
              <w:t>passive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10101B3" w14:textId="77777777" w:rsidR="00E36F0E" w:rsidRPr="00C82768"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EAAF975"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030D7A5"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CCD9C20" w14:textId="77777777" w:rsidR="00E36F0E" w:rsidRDefault="00393DC0" w:rsidP="00E36F0E">
            <w:pPr>
              <w:rPr>
                <w:rFonts w:cs="Arial"/>
                <w:color w:val="000000"/>
              </w:rPr>
            </w:pPr>
            <w:r>
              <w:rPr>
                <w:rFonts w:cs="Arial"/>
                <w:color w:val="000000"/>
              </w:rPr>
              <w:t>true = passive scan (no pkts tx'd), false = active scan</w:t>
            </w:r>
          </w:p>
          <w:p w14:paraId="66EB4087" w14:textId="77777777" w:rsidR="00E36F0E" w:rsidRDefault="00E36F0E" w:rsidP="00E36F0E"/>
        </w:tc>
      </w:tr>
      <w:tr w:rsidR="00E36F0E" w:rsidRPr="00C82768" w14:paraId="152883C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05BE305"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020FD1A" w14:textId="77777777" w:rsidR="00E36F0E" w:rsidRDefault="00393DC0" w:rsidP="00E36F0E">
            <w:r w:rsidRPr="00DA43D2">
              <w:t>WlanChannel</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C9A9076"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0A4B352"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9801856"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23277BD" w14:textId="77777777" w:rsidR="00E36F0E" w:rsidRPr="0052707D" w:rsidRDefault="00393DC0" w:rsidP="00E36F0E">
            <w:pPr>
              <w:rPr>
                <w:highlight w:val="yellow"/>
              </w:rPr>
            </w:pPr>
            <w:r>
              <w:t>Channel</w:t>
            </w:r>
            <w:r w:rsidRPr="007164A2">
              <w:t xml:space="preserve"> of AP</w:t>
            </w:r>
          </w:p>
        </w:tc>
      </w:tr>
      <w:tr w:rsidR="00E36F0E" w:rsidRPr="00C82768" w14:paraId="5846D2E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E531A6A"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5294127"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AB55D8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AD27850" w14:textId="77777777" w:rsidR="00E36F0E" w:rsidRDefault="00393DC0" w:rsidP="00E36F0E">
            <w:r>
              <w:t>Reserved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75E4E3C" w14:textId="77777777" w:rsidR="00E36F0E" w:rsidRDefault="00393DC0" w:rsidP="00E36F0E">
            <w:r>
              <w:t>0x00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7EC1DFB" w14:textId="77777777" w:rsidR="00E36F0E" w:rsidRPr="0052707D" w:rsidRDefault="00E36F0E" w:rsidP="00E36F0E">
            <w:pPr>
              <w:rPr>
                <w:highlight w:val="yellow"/>
              </w:rPr>
            </w:pPr>
          </w:p>
        </w:tc>
      </w:tr>
      <w:tr w:rsidR="00E36F0E" w:rsidRPr="00C82768" w14:paraId="76E8643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01645B5"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17CFD67"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31251A8"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0D34976" w14:textId="77777777" w:rsidR="00E36F0E" w:rsidRPr="00C82768" w:rsidRDefault="00393DC0" w:rsidP="00E36F0E">
            <w:r>
              <w:t>WLAN_CH_1</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4B60CE3" w14:textId="77777777" w:rsidR="00E36F0E" w:rsidRPr="00C82768" w:rsidRDefault="00393DC0" w:rsidP="00E36F0E">
            <w:r>
              <w:t>0x01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7190BD9" w14:textId="77777777" w:rsidR="00E36F0E" w:rsidRPr="00C82768" w:rsidRDefault="00E36F0E" w:rsidP="00E36F0E"/>
        </w:tc>
      </w:tr>
      <w:tr w:rsidR="00E36F0E" w:rsidRPr="00C82768" w14:paraId="7CA1F7B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C5875E8"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8B0117B"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59B9179"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C28971E" w14:textId="77777777" w:rsidR="00E36F0E" w:rsidRPr="00C82768" w:rsidRDefault="00393DC0" w:rsidP="00E36F0E">
            <w:r>
              <w:t>WLAN_CH_2</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C3A0A4E" w14:textId="77777777" w:rsidR="00E36F0E" w:rsidRPr="00C82768" w:rsidRDefault="00393DC0" w:rsidP="00E36F0E">
            <w:r>
              <w:t>0x02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9AA12DA" w14:textId="77777777" w:rsidR="00E36F0E" w:rsidRPr="00C82768" w:rsidRDefault="00E36F0E" w:rsidP="00E36F0E"/>
        </w:tc>
      </w:tr>
      <w:tr w:rsidR="00E36F0E" w:rsidRPr="00C82768" w14:paraId="2A5B375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CA9A62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3585C05"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FCEFFA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332DA0D" w14:textId="77777777" w:rsidR="00E36F0E" w:rsidRPr="00C82768" w:rsidRDefault="00393DC0" w:rsidP="00E36F0E">
            <w:r>
              <w:t>WLAN_CH_3</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0E3EE87" w14:textId="77777777" w:rsidR="00E36F0E" w:rsidRDefault="00393DC0" w:rsidP="00E36F0E">
            <w:r>
              <w:t>0x03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34287AA" w14:textId="77777777" w:rsidR="00E36F0E" w:rsidRPr="00D70130" w:rsidRDefault="00E36F0E" w:rsidP="00E36F0E">
            <w:pPr>
              <w:rPr>
                <w:highlight w:val="yellow"/>
              </w:rPr>
            </w:pPr>
          </w:p>
        </w:tc>
      </w:tr>
      <w:tr w:rsidR="00E36F0E" w:rsidRPr="00C82768" w14:paraId="5E39434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866A90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56F204C"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336EAA2"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CD43FB1"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59C2014"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1874A47" w14:textId="77777777" w:rsidR="00E36F0E" w:rsidRPr="00D70130" w:rsidRDefault="00E36F0E" w:rsidP="00E36F0E">
            <w:pPr>
              <w:rPr>
                <w:highlight w:val="yellow"/>
              </w:rPr>
            </w:pPr>
          </w:p>
        </w:tc>
      </w:tr>
      <w:tr w:rsidR="00E36F0E" w:rsidRPr="00C82768" w14:paraId="3702AED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5D80C6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C60E266"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BDA3D1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E678E7A" w14:textId="77777777" w:rsidR="00E36F0E" w:rsidRDefault="00393DC0" w:rsidP="00E36F0E">
            <w:r>
              <w:t>WLAN_CH_165</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5D1AB58" w14:textId="77777777" w:rsidR="00E36F0E" w:rsidRDefault="00393DC0" w:rsidP="00E36F0E">
            <w:r>
              <w:t>0xA5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7A744AF" w14:textId="77777777" w:rsidR="00E36F0E" w:rsidRPr="0052707D" w:rsidRDefault="00E36F0E" w:rsidP="00E36F0E">
            <w:pPr>
              <w:rPr>
                <w:highlight w:val="yellow"/>
              </w:rPr>
            </w:pPr>
          </w:p>
        </w:tc>
      </w:tr>
      <w:tr w:rsidR="00E36F0E" w:rsidRPr="00C82768" w14:paraId="1A4B330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CFA2998" w14:textId="77777777" w:rsidR="00E36F0E" w:rsidRDefault="00393DC0" w:rsidP="00E36F0E">
            <w:pPr>
              <w:jc w:val="center"/>
            </w:pPr>
            <w:r>
              <w:lastRenderedPageBreak/>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41AB4F7" w14:textId="77777777" w:rsidR="00E36F0E" w:rsidRDefault="00393DC0" w:rsidP="00E36F0E">
            <w:r>
              <w:t>ssid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F9D2E3D"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C03B114"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4AD1AB6" w14:textId="77777777" w:rsidR="00E36F0E" w:rsidRPr="00F1221C" w:rsidRDefault="00393DC0" w:rsidP="00E36F0E">
            <w:r w:rsidRPr="00F1221C">
              <w:t>Char Value:0-255</w:t>
            </w:r>
          </w:p>
          <w:p w14:paraId="2FE6BF24"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23F87D8" w14:textId="77777777" w:rsidR="00E36F0E" w:rsidRPr="0052707D" w:rsidRDefault="00393DC0" w:rsidP="00E36F0E">
            <w:pPr>
              <w:rPr>
                <w:highlight w:val="yellow"/>
              </w:rPr>
            </w:pPr>
            <w:r w:rsidRPr="0003706A">
              <w:t>list of SSIDs to specifically scan for. Used to scan for hidden networks. "passive" will be ignored as a</w:t>
            </w:r>
            <w:r>
              <w:t>n</w:t>
            </w:r>
            <w:r w:rsidRPr="0003706A">
              <w:t xml:space="preserve"> active scan is required</w:t>
            </w:r>
          </w:p>
        </w:tc>
      </w:tr>
      <w:tr w:rsidR="00E36F0E" w:rsidRPr="00C82768" w14:paraId="6A187F9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1F23B6F"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4DEF6A0" w14:textId="77777777" w:rsidR="00E36F0E" w:rsidRDefault="00393DC0" w:rsidP="00E36F0E">
            <w:r>
              <w:t>Count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8A84826" w14:textId="77777777" w:rsidR="00E36F0E"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AE47C1F"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A7A9271" w14:textId="77777777" w:rsidR="00E36F0E"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B50E971" w14:textId="77777777" w:rsidR="00E36F0E" w:rsidRPr="0052707D" w:rsidRDefault="00393DC0" w:rsidP="00E36F0E">
            <w:pPr>
              <w:rPr>
                <w:highlight w:val="yellow"/>
              </w:rPr>
            </w:pPr>
            <w:r w:rsidRPr="0003706A">
              <w:t>Number of APs found</w:t>
            </w:r>
          </w:p>
        </w:tc>
      </w:tr>
      <w:tr w:rsidR="00E36F0E" w:rsidRPr="00C82768" w14:paraId="5517C60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8E2F70E"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62CA6F5" w14:textId="77777777" w:rsidR="00E36F0E" w:rsidRDefault="00393DC0" w:rsidP="00E36F0E">
            <w:r>
              <w:t>ssid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A0DDACC"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08F9D20"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08BA65F" w14:textId="77777777" w:rsidR="00E36F0E" w:rsidRPr="00F1221C" w:rsidRDefault="00393DC0" w:rsidP="00E36F0E">
            <w:r w:rsidRPr="00F1221C">
              <w:t>Char Value:0-255</w:t>
            </w:r>
          </w:p>
          <w:p w14:paraId="687A6ADE"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B62B71E" w14:textId="77777777" w:rsidR="00E36F0E" w:rsidRPr="0052707D" w:rsidRDefault="00393DC0" w:rsidP="00E36F0E">
            <w:pPr>
              <w:rPr>
                <w:highlight w:val="yellow"/>
              </w:rPr>
            </w:pPr>
            <w:r w:rsidRPr="0003706A">
              <w:t>SSID</w:t>
            </w:r>
            <w:r>
              <w:t xml:space="preserve"> – scan result</w:t>
            </w:r>
          </w:p>
        </w:tc>
      </w:tr>
      <w:tr w:rsidR="00E36F0E" w:rsidRPr="00C82768" w14:paraId="2423088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C14C301"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389A348" w14:textId="77777777" w:rsidR="00E36F0E" w:rsidRDefault="00393DC0" w:rsidP="00E36F0E">
            <w:r>
              <w:t>bssid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249B130"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01F427A"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A45F319" w14:textId="77777777" w:rsidR="00E36F0E" w:rsidRPr="00F1221C" w:rsidRDefault="00393DC0" w:rsidP="00E36F0E">
            <w:r w:rsidRPr="00F1221C">
              <w:t>Char Value:0-255</w:t>
            </w:r>
          </w:p>
          <w:p w14:paraId="788BE96F"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A87505F" w14:textId="77777777" w:rsidR="00E36F0E" w:rsidRPr="0003706A" w:rsidRDefault="00393DC0" w:rsidP="00E36F0E">
            <w:r>
              <w:t>MAC address of AP – scan result</w:t>
            </w:r>
          </w:p>
        </w:tc>
      </w:tr>
      <w:tr w:rsidR="00E36F0E" w:rsidRPr="00C82768" w14:paraId="14EA18C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F0B0FD6"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66B7B0F" w14:textId="77777777" w:rsidR="00E36F0E" w:rsidRDefault="00393DC0" w:rsidP="00E36F0E">
            <w:r w:rsidRPr="00DA43D2">
              <w:t>WlanChannel</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45C9ABC"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FA8DF2F"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C86F373"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03679C4" w14:textId="77777777" w:rsidR="00E36F0E" w:rsidRPr="0052707D" w:rsidRDefault="00393DC0" w:rsidP="00E36F0E">
            <w:pPr>
              <w:rPr>
                <w:highlight w:val="yellow"/>
              </w:rPr>
            </w:pPr>
            <w:r>
              <w:t>Channel</w:t>
            </w:r>
            <w:r w:rsidRPr="007164A2">
              <w:t xml:space="preserve"> of AP</w:t>
            </w:r>
            <w:r>
              <w:t xml:space="preserve"> – scan result</w:t>
            </w:r>
          </w:p>
        </w:tc>
      </w:tr>
      <w:tr w:rsidR="00E36F0E" w:rsidRPr="00C82768" w14:paraId="60D026B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3C4D265"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0C8598F"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120C04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07E45C1" w14:textId="77777777" w:rsidR="00E36F0E" w:rsidRDefault="00393DC0" w:rsidP="00E36F0E">
            <w:r>
              <w:t>Reserved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746D9A6" w14:textId="77777777" w:rsidR="00E36F0E" w:rsidRDefault="00393DC0" w:rsidP="00E36F0E">
            <w:r>
              <w:t>0x00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418A71F" w14:textId="77777777" w:rsidR="00E36F0E" w:rsidRPr="0052707D" w:rsidRDefault="00E36F0E" w:rsidP="00E36F0E">
            <w:pPr>
              <w:rPr>
                <w:highlight w:val="yellow"/>
              </w:rPr>
            </w:pPr>
          </w:p>
        </w:tc>
      </w:tr>
      <w:tr w:rsidR="00E36F0E" w:rsidRPr="00C82768" w14:paraId="0D404D7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C6A9EF0"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1603036"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22644FC"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1314853" w14:textId="77777777" w:rsidR="00E36F0E" w:rsidRPr="00C82768" w:rsidRDefault="00393DC0" w:rsidP="00E36F0E">
            <w:r>
              <w:t>WLAN_CH_1</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AB04449" w14:textId="77777777" w:rsidR="00E36F0E" w:rsidRPr="00C82768" w:rsidRDefault="00393DC0" w:rsidP="00E36F0E">
            <w:r>
              <w:t>0x01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7387DD6" w14:textId="77777777" w:rsidR="00E36F0E" w:rsidRPr="00C82768" w:rsidRDefault="00E36F0E" w:rsidP="00E36F0E"/>
        </w:tc>
      </w:tr>
      <w:tr w:rsidR="00E36F0E" w:rsidRPr="00C82768" w14:paraId="24419BA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6E89615"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3D2AB4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4008765"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3572308" w14:textId="77777777" w:rsidR="00E36F0E" w:rsidRPr="00C82768" w:rsidRDefault="00393DC0" w:rsidP="00E36F0E">
            <w:r>
              <w:t>WLAN_CH_2</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0E7AE9E" w14:textId="77777777" w:rsidR="00E36F0E" w:rsidRPr="00C82768" w:rsidRDefault="00393DC0" w:rsidP="00E36F0E">
            <w:r>
              <w:t>0x02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322AC87" w14:textId="77777777" w:rsidR="00E36F0E" w:rsidRPr="00C82768" w:rsidRDefault="00E36F0E" w:rsidP="00E36F0E"/>
        </w:tc>
      </w:tr>
      <w:tr w:rsidR="00E36F0E" w:rsidRPr="00C82768" w14:paraId="6AD812D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3FDED2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F7FB89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1D8BD37"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2DFAA58" w14:textId="77777777" w:rsidR="00E36F0E" w:rsidRPr="00C82768" w:rsidRDefault="00393DC0" w:rsidP="00E36F0E">
            <w:r>
              <w:t>WLAN_CH_3</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996B0C3" w14:textId="77777777" w:rsidR="00E36F0E" w:rsidRDefault="00393DC0" w:rsidP="00E36F0E">
            <w:r>
              <w:t>0x03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507E490" w14:textId="77777777" w:rsidR="00E36F0E" w:rsidRPr="00D70130" w:rsidRDefault="00E36F0E" w:rsidP="00E36F0E">
            <w:pPr>
              <w:rPr>
                <w:highlight w:val="yellow"/>
              </w:rPr>
            </w:pPr>
          </w:p>
        </w:tc>
      </w:tr>
      <w:tr w:rsidR="00E36F0E" w:rsidRPr="00C82768" w14:paraId="77FE635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E58D57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101479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9232E5D"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5B67176"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32BA73D"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CBBB43C" w14:textId="77777777" w:rsidR="00E36F0E" w:rsidRPr="00D70130" w:rsidRDefault="00E36F0E" w:rsidP="00E36F0E">
            <w:pPr>
              <w:rPr>
                <w:highlight w:val="yellow"/>
              </w:rPr>
            </w:pPr>
          </w:p>
        </w:tc>
      </w:tr>
      <w:tr w:rsidR="00E36F0E" w:rsidRPr="00C82768" w14:paraId="43423A9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536296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9DFD0DA"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A5C131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9550F4E" w14:textId="77777777" w:rsidR="00E36F0E" w:rsidRDefault="00393DC0" w:rsidP="00E36F0E">
            <w:r>
              <w:t>WLAN_CH_165</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F38F4C8" w14:textId="77777777" w:rsidR="00E36F0E" w:rsidRDefault="00393DC0" w:rsidP="00E36F0E">
            <w:r>
              <w:t>0xA5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7138780" w14:textId="77777777" w:rsidR="00E36F0E" w:rsidRPr="0052707D" w:rsidRDefault="00E36F0E" w:rsidP="00E36F0E">
            <w:pPr>
              <w:rPr>
                <w:highlight w:val="yellow"/>
              </w:rPr>
            </w:pPr>
          </w:p>
        </w:tc>
      </w:tr>
      <w:tr w:rsidR="00E36F0E" w:rsidRPr="00C82768" w14:paraId="7C01304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ECEFE95"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60995C3" w14:textId="77777777" w:rsidR="00E36F0E" w:rsidRDefault="00393DC0" w:rsidP="00E36F0E">
            <w:r>
              <w:t>Wlan Bandwidth</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8C32870"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1F33F47"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BCF8AE5"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4102FAA" w14:textId="77777777" w:rsidR="00E36F0E" w:rsidRPr="00D70130" w:rsidRDefault="00E36F0E" w:rsidP="00E36F0E">
            <w:pPr>
              <w:rPr>
                <w:highlight w:val="yellow"/>
              </w:rPr>
            </w:pPr>
          </w:p>
        </w:tc>
      </w:tr>
      <w:tr w:rsidR="00E36F0E" w:rsidRPr="00C82768" w14:paraId="7738589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4A5CB04"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76A2D5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F5A817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E251BFB" w14:textId="77777777" w:rsidR="00E36F0E" w:rsidRDefault="00393DC0" w:rsidP="00E36F0E">
            <w:pPr>
              <w:rPr>
                <w:rFonts w:cs="Arial"/>
                <w:color w:val="000000"/>
              </w:rPr>
            </w:pPr>
            <w:r>
              <w:rPr>
                <w:rFonts w:cs="Arial"/>
                <w:color w:val="000000"/>
              </w:rPr>
              <w:t>WLAN_BW_MIN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0AF21AF" w14:textId="77777777" w:rsidR="00E36F0E" w:rsidRDefault="00393DC0" w:rsidP="00E36F0E">
            <w:pPr>
              <w:rPr>
                <w:rFonts w:cs="Arial"/>
                <w:color w:val="000000"/>
              </w:rPr>
            </w:pPr>
            <w:r>
              <w:rPr>
                <w:rFonts w:cs="Arial"/>
                <w:color w:val="000000"/>
              </w:rP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9AC0494" w14:textId="77777777" w:rsidR="00E36F0E" w:rsidRDefault="00393DC0" w:rsidP="00E36F0E">
            <w:pPr>
              <w:rPr>
                <w:rFonts w:cs="Arial"/>
                <w:color w:val="000000"/>
              </w:rPr>
            </w:pPr>
            <w:r>
              <w:rPr>
                <w:rFonts w:cs="Arial"/>
                <w:color w:val="000000"/>
              </w:rPr>
              <w:t> </w:t>
            </w:r>
          </w:p>
        </w:tc>
      </w:tr>
      <w:tr w:rsidR="00E36F0E" w:rsidRPr="00C82768" w14:paraId="794B5FD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7AC576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9A0DDB6"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B664EC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EEA1DCF" w14:textId="77777777" w:rsidR="00E36F0E" w:rsidRDefault="00393DC0" w:rsidP="00E36F0E">
            <w:pPr>
              <w:rPr>
                <w:rFonts w:cs="Arial"/>
                <w:color w:val="000000"/>
              </w:rPr>
            </w:pPr>
            <w:r>
              <w:rPr>
                <w:rFonts w:cs="Arial"/>
                <w:color w:val="000000"/>
              </w:rPr>
              <w:t>WLAN_BW_MHZ20</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6867A79" w14:textId="77777777" w:rsidR="00E36F0E" w:rsidRDefault="00393DC0" w:rsidP="00E36F0E">
            <w:pPr>
              <w:rPr>
                <w:rFonts w:cs="Arial"/>
                <w:color w:val="000000"/>
              </w:rPr>
            </w:pPr>
            <w:r>
              <w:rPr>
                <w:rFonts w:cs="Arial"/>
                <w:color w:val="000000"/>
              </w:rP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015397D" w14:textId="77777777" w:rsidR="00E36F0E" w:rsidRDefault="00393DC0" w:rsidP="00E36F0E">
            <w:pPr>
              <w:rPr>
                <w:rFonts w:cs="Arial"/>
                <w:color w:val="000000"/>
              </w:rPr>
            </w:pPr>
            <w:r>
              <w:rPr>
                <w:rFonts w:cs="Arial"/>
                <w:color w:val="000000"/>
              </w:rPr>
              <w:t>20MHz channel</w:t>
            </w:r>
          </w:p>
        </w:tc>
      </w:tr>
      <w:tr w:rsidR="00E36F0E" w:rsidRPr="00C82768" w14:paraId="1E24919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BA825C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CBD1994"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D8B3302"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030B150" w14:textId="77777777" w:rsidR="00E36F0E" w:rsidRDefault="00393DC0" w:rsidP="00E36F0E">
            <w:pPr>
              <w:rPr>
                <w:rFonts w:cs="Arial"/>
                <w:color w:val="000000"/>
              </w:rPr>
            </w:pPr>
            <w:r>
              <w:rPr>
                <w:rFonts w:cs="Arial"/>
                <w:color w:val="000000"/>
              </w:rPr>
              <w:t>WLAN_BW_MHZ40</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70F1EE2" w14:textId="77777777" w:rsidR="00E36F0E" w:rsidRDefault="00393DC0" w:rsidP="00E36F0E">
            <w:pPr>
              <w:rPr>
                <w:rFonts w:cs="Arial"/>
                <w:color w:val="000000"/>
              </w:rPr>
            </w:pPr>
            <w:r>
              <w:rPr>
                <w:rFonts w:cs="Arial"/>
                <w:color w:val="000000"/>
              </w:rP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A208F42" w14:textId="77777777" w:rsidR="00E36F0E" w:rsidRDefault="00393DC0" w:rsidP="00E36F0E">
            <w:pPr>
              <w:rPr>
                <w:rFonts w:cs="Arial"/>
                <w:color w:val="000000"/>
              </w:rPr>
            </w:pPr>
            <w:r>
              <w:rPr>
                <w:rFonts w:cs="Arial"/>
                <w:color w:val="000000"/>
              </w:rPr>
              <w:t>40MHz channel; must use 11n/11ac.  Few devices support on 2.4Ghz</w:t>
            </w:r>
          </w:p>
        </w:tc>
      </w:tr>
      <w:tr w:rsidR="00E36F0E" w:rsidRPr="00C82768" w14:paraId="45C6D0D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BF1698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76A319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FFC532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E0DEF88" w14:textId="77777777" w:rsidR="00E36F0E" w:rsidRDefault="00393DC0" w:rsidP="00E36F0E">
            <w:pPr>
              <w:rPr>
                <w:rFonts w:cs="Arial"/>
                <w:color w:val="000000"/>
              </w:rPr>
            </w:pPr>
            <w:r>
              <w:rPr>
                <w:rFonts w:cs="Arial"/>
                <w:color w:val="000000"/>
              </w:rPr>
              <w:t>WLAN_BW_MHZ80</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7AB0662" w14:textId="77777777" w:rsidR="00E36F0E" w:rsidRDefault="00393DC0" w:rsidP="00E36F0E">
            <w:pPr>
              <w:rPr>
                <w:rFonts w:cs="Arial"/>
                <w:color w:val="000000"/>
              </w:rPr>
            </w:pPr>
            <w:r>
              <w:rPr>
                <w:rFonts w:cs="Arial"/>
                <w:color w:val="000000"/>
              </w:rP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7208623" w14:textId="77777777" w:rsidR="00E36F0E" w:rsidRDefault="00393DC0" w:rsidP="00E36F0E">
            <w:pPr>
              <w:rPr>
                <w:rFonts w:cs="Arial"/>
                <w:color w:val="000000"/>
              </w:rPr>
            </w:pPr>
            <w:r>
              <w:rPr>
                <w:rFonts w:cs="Arial"/>
                <w:color w:val="000000"/>
              </w:rPr>
              <w:t>80MHz channel; must use 11ac</w:t>
            </w:r>
          </w:p>
        </w:tc>
      </w:tr>
      <w:tr w:rsidR="00E36F0E" w:rsidRPr="00C82768" w14:paraId="2829824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745D58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D1DF36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10EF84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6588BED" w14:textId="77777777" w:rsidR="00E36F0E" w:rsidRDefault="00393DC0" w:rsidP="00E36F0E">
            <w:pPr>
              <w:rPr>
                <w:rFonts w:cs="Arial"/>
                <w:color w:val="000000"/>
              </w:rPr>
            </w:pPr>
            <w:r>
              <w:rPr>
                <w:rFonts w:cs="Arial"/>
                <w:color w:val="000000"/>
              </w:rPr>
              <w:t>WLAN_BW_MHZ8080</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DFCB06F" w14:textId="77777777" w:rsidR="00E36F0E" w:rsidRDefault="00393DC0" w:rsidP="00E36F0E">
            <w:pPr>
              <w:rPr>
                <w:rFonts w:cs="Arial"/>
                <w:color w:val="000000"/>
              </w:rPr>
            </w:pPr>
            <w:r>
              <w:rPr>
                <w:rFonts w:cs="Arial"/>
                <w:color w:val="000000"/>
              </w:rP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20941AE" w14:textId="77777777" w:rsidR="00E36F0E" w:rsidRDefault="00393DC0" w:rsidP="00E36F0E">
            <w:pPr>
              <w:rPr>
                <w:rFonts w:cs="Arial"/>
                <w:color w:val="000000"/>
              </w:rPr>
            </w:pPr>
            <w:r>
              <w:rPr>
                <w:rFonts w:cs="Arial"/>
                <w:color w:val="000000"/>
              </w:rPr>
              <w:t>80-80MHz, 2 non-contiguous 80MHz; must use 11ac</w:t>
            </w:r>
          </w:p>
        </w:tc>
      </w:tr>
      <w:tr w:rsidR="00E36F0E" w:rsidRPr="00C82768" w14:paraId="141A033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B76F3D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D75857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08D80C5"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F91BFEF" w14:textId="77777777" w:rsidR="00E36F0E" w:rsidRDefault="00393DC0" w:rsidP="00E36F0E">
            <w:pPr>
              <w:rPr>
                <w:rFonts w:cs="Arial"/>
                <w:color w:val="000000"/>
              </w:rPr>
            </w:pPr>
            <w:r>
              <w:rPr>
                <w:rFonts w:cs="Arial"/>
                <w:color w:val="000000"/>
              </w:rPr>
              <w:t>WLAN_BW_MHZ160</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57D20C5" w14:textId="77777777" w:rsidR="00E36F0E" w:rsidRDefault="00393DC0" w:rsidP="00E36F0E">
            <w:pPr>
              <w:rPr>
                <w:rFonts w:cs="Arial"/>
                <w:color w:val="000000"/>
              </w:rPr>
            </w:pPr>
            <w:r>
              <w:rPr>
                <w:rFonts w:cs="Arial"/>
                <w:color w:val="000000"/>
              </w:rPr>
              <w:t>0x5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C5F0399" w14:textId="77777777" w:rsidR="00E36F0E" w:rsidRDefault="00393DC0" w:rsidP="00E36F0E">
            <w:pPr>
              <w:rPr>
                <w:rFonts w:cs="Arial"/>
                <w:color w:val="000000"/>
              </w:rPr>
            </w:pPr>
            <w:r>
              <w:rPr>
                <w:rFonts w:cs="Arial"/>
                <w:color w:val="000000"/>
              </w:rPr>
              <w:t>160MHz channel; must 11ac</w:t>
            </w:r>
          </w:p>
        </w:tc>
      </w:tr>
      <w:tr w:rsidR="00E36F0E" w:rsidRPr="00C82768" w14:paraId="6AECE9F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4FA078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700C3BA"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3619B0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2860B74" w14:textId="77777777" w:rsidR="00E36F0E" w:rsidRDefault="00393DC0" w:rsidP="00E36F0E">
            <w:pPr>
              <w:rPr>
                <w:rFonts w:cs="Arial"/>
                <w:color w:val="000000"/>
              </w:rPr>
            </w:pPr>
            <w:r>
              <w:rPr>
                <w:rFonts w:cs="Arial"/>
                <w:color w:val="000000"/>
              </w:rPr>
              <w:t>WLAN_BW_MAX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B7230C9" w14:textId="77777777" w:rsidR="00E36F0E" w:rsidRDefault="00393DC0" w:rsidP="00E36F0E">
            <w:pPr>
              <w:rPr>
                <w:rFonts w:cs="Arial"/>
                <w:color w:val="000000"/>
              </w:rPr>
            </w:pPr>
            <w:r>
              <w:rPr>
                <w:rFonts w:cs="Arial"/>
                <w:color w:val="000000"/>
              </w:rPr>
              <w:t>0x6</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6C69271" w14:textId="77777777" w:rsidR="00E36F0E" w:rsidRDefault="00393DC0" w:rsidP="00E36F0E">
            <w:pPr>
              <w:rPr>
                <w:rFonts w:cs="Arial"/>
                <w:color w:val="000000"/>
              </w:rPr>
            </w:pPr>
            <w:r>
              <w:rPr>
                <w:rFonts w:cs="Arial"/>
                <w:color w:val="000000"/>
              </w:rPr>
              <w:t> </w:t>
            </w:r>
          </w:p>
        </w:tc>
      </w:tr>
      <w:tr w:rsidR="00E36F0E" w:rsidRPr="00C82768" w14:paraId="356A102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DD89EAC"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A4BDC5E" w14:textId="77777777" w:rsidR="00E36F0E" w:rsidRDefault="00393DC0" w:rsidP="00E36F0E">
            <w:r>
              <w:t>rssi</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B51B83F" w14:textId="77777777" w:rsidR="00E36F0E" w:rsidRDefault="00393DC0" w:rsidP="00E36F0E">
            <w:r>
              <w:t xml:space="preserve">Int32 </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9162845"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213C1C0" w14:textId="77777777" w:rsidR="00E36F0E"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AFC9EB1" w14:textId="77777777" w:rsidR="00E36F0E" w:rsidRDefault="00393DC0" w:rsidP="00E36F0E">
            <w:pPr>
              <w:rPr>
                <w:rFonts w:cs="Arial"/>
                <w:color w:val="000000"/>
              </w:rPr>
            </w:pPr>
            <w:r>
              <w:rPr>
                <w:rFonts w:cs="Arial"/>
                <w:color w:val="000000"/>
              </w:rPr>
              <w:t>RSSI of beacon/probe response</w:t>
            </w:r>
          </w:p>
          <w:p w14:paraId="7860D220" w14:textId="77777777" w:rsidR="00E36F0E" w:rsidRPr="00D70130" w:rsidRDefault="00E36F0E" w:rsidP="00E36F0E">
            <w:pPr>
              <w:rPr>
                <w:highlight w:val="yellow"/>
              </w:rPr>
            </w:pPr>
          </w:p>
        </w:tc>
      </w:tr>
      <w:tr w:rsidR="00E36F0E" w:rsidRPr="00C82768" w14:paraId="08D0ADB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0F9C197"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884A482" w14:textId="77777777" w:rsidR="00E36F0E" w:rsidRDefault="00393DC0" w:rsidP="00E36F0E">
            <w:r w:rsidRPr="00DA43D2">
              <w:t>WlanSecurity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3A7E339"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AC4CCEF"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AF6D4BF"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A4CA132" w14:textId="77777777" w:rsidR="00E36F0E" w:rsidRPr="0052707D" w:rsidRDefault="00393DC0" w:rsidP="00E36F0E">
            <w:pPr>
              <w:rPr>
                <w:highlight w:val="yellow"/>
              </w:rPr>
            </w:pPr>
            <w:r>
              <w:t>Security settings of scan results</w:t>
            </w:r>
          </w:p>
        </w:tc>
      </w:tr>
      <w:tr w:rsidR="00E36F0E" w:rsidRPr="00C82768" w14:paraId="0A3CC18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8A61CC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7ABC8F4"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449026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FECC628" w14:textId="77777777" w:rsidR="00E36F0E" w:rsidRDefault="00393DC0" w:rsidP="00E36F0E">
            <w:r>
              <w:t>Reserved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97AEFF5" w14:textId="77777777" w:rsidR="00E36F0E" w:rsidRDefault="00393DC0" w:rsidP="00E36F0E">
            <w:r>
              <w:t>0x00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C54548F" w14:textId="77777777" w:rsidR="00E36F0E" w:rsidRPr="0052707D" w:rsidRDefault="00E36F0E" w:rsidP="00E36F0E">
            <w:pPr>
              <w:rPr>
                <w:highlight w:val="yellow"/>
              </w:rPr>
            </w:pPr>
          </w:p>
        </w:tc>
      </w:tr>
      <w:tr w:rsidR="00E36F0E" w:rsidRPr="00C82768" w14:paraId="076CB08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7D907C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C0C0575"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43A1AC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421B30F" w14:textId="77777777" w:rsidR="00E36F0E" w:rsidRPr="00C82768" w:rsidRDefault="00393DC0" w:rsidP="00E36F0E">
            <w:r>
              <w:t>Open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BDF28D5" w14:textId="77777777" w:rsidR="00E36F0E" w:rsidRPr="00C82768" w:rsidRDefault="00393DC0" w:rsidP="00E36F0E">
            <w:r>
              <w:t>0x01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B2E39D1" w14:textId="77777777" w:rsidR="00E36F0E" w:rsidRPr="0052707D" w:rsidRDefault="00393DC0" w:rsidP="00E36F0E">
            <w:pPr>
              <w:rPr>
                <w:highlight w:val="yellow"/>
              </w:rPr>
            </w:pPr>
            <w:r w:rsidRPr="007164A2">
              <w:t>Open or no security</w:t>
            </w:r>
          </w:p>
        </w:tc>
      </w:tr>
      <w:tr w:rsidR="00E36F0E" w:rsidRPr="00C82768" w14:paraId="086CEE6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FBC642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95B592E"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078FCE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C8BC0F4" w14:textId="77777777" w:rsidR="00E36F0E" w:rsidRPr="00C82768" w:rsidRDefault="00393DC0" w:rsidP="00E36F0E">
            <w:r>
              <w:t>WEP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876149B" w14:textId="77777777" w:rsidR="00E36F0E" w:rsidRPr="00C82768" w:rsidRDefault="00393DC0" w:rsidP="00E36F0E">
            <w:r>
              <w:t>0x02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501281F" w14:textId="77777777" w:rsidR="00E36F0E" w:rsidRPr="007164A2" w:rsidRDefault="00393DC0" w:rsidP="00E36F0E">
            <w:r>
              <w:t>WEP</w:t>
            </w:r>
          </w:p>
        </w:tc>
      </w:tr>
      <w:tr w:rsidR="00E36F0E" w:rsidRPr="00C82768" w14:paraId="132449C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601ACC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94ED25F"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FE94C3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41CF128" w14:textId="77777777" w:rsidR="00E36F0E" w:rsidRDefault="00393DC0" w:rsidP="00E36F0E">
            <w:r>
              <w:t>WPS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55C6106" w14:textId="77777777" w:rsidR="00E36F0E" w:rsidRDefault="00393DC0" w:rsidP="00E36F0E">
            <w:r>
              <w:t>0x03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40306AF" w14:textId="77777777" w:rsidR="00E36F0E" w:rsidRPr="007164A2" w:rsidRDefault="00393DC0" w:rsidP="00E36F0E">
            <w:r>
              <w:t>WPS (WiFi Protected Setup)</w:t>
            </w:r>
          </w:p>
        </w:tc>
      </w:tr>
      <w:tr w:rsidR="00E36F0E" w:rsidRPr="00C82768" w14:paraId="2895BFD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23042B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07B7EDB"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CBE697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FE07570" w14:textId="77777777" w:rsidR="00E36F0E" w:rsidRPr="00C82768" w:rsidRDefault="00393DC0" w:rsidP="00E36F0E">
            <w:r>
              <w:t>WPA_Personal</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1060B8D" w14:textId="77777777" w:rsidR="00E36F0E" w:rsidRDefault="00393DC0" w:rsidP="00E36F0E">
            <w:r>
              <w:t>0x04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FF5ED19" w14:textId="77777777" w:rsidR="00E36F0E" w:rsidRPr="007164A2" w:rsidRDefault="00393DC0" w:rsidP="00E36F0E">
            <w:r>
              <w:t>WPA/WPA2/WPA3 Personal (passkey)</w:t>
            </w:r>
          </w:p>
        </w:tc>
      </w:tr>
      <w:tr w:rsidR="00E36F0E" w:rsidRPr="00C82768" w14:paraId="2B833D7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3EE245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1F56AD6"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F105AED"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17CFF01" w14:textId="77777777" w:rsidR="00E36F0E" w:rsidRDefault="00393DC0" w:rsidP="00E36F0E">
            <w:r>
              <w:t>WPA_Enterprise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34F9916" w14:textId="77777777" w:rsidR="00E36F0E" w:rsidRDefault="00393DC0" w:rsidP="00E36F0E">
            <w:r>
              <w:t>0x05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FB0C506" w14:textId="77777777" w:rsidR="00E36F0E" w:rsidRPr="007164A2" w:rsidRDefault="00393DC0" w:rsidP="00E36F0E">
            <w:r>
              <w:t>WPA/WPA2/WPA3 Enterprise (EAP-PEAP/EAP-TLS/etc) (not supported)</w:t>
            </w:r>
          </w:p>
        </w:tc>
      </w:tr>
      <w:tr w:rsidR="00E36F0E" w:rsidRPr="00C82768" w14:paraId="16C7E4A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4D9C03E"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0B0E557"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D5AF3C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546E379" w14:textId="77777777" w:rsidR="00E36F0E" w:rsidRDefault="00393DC0" w:rsidP="00E36F0E">
            <w:r>
              <w:t>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B916C34" w14:textId="77777777" w:rsidR="00E36F0E" w:rsidRDefault="00393DC0" w:rsidP="00E36F0E">
            <w:r>
              <w:t>0x06</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4F0D92A" w14:textId="77777777" w:rsidR="00E36F0E" w:rsidRPr="007164A2" w:rsidRDefault="00E36F0E" w:rsidP="00E36F0E"/>
        </w:tc>
      </w:tr>
      <w:tr w:rsidR="00E36F0E" w:rsidRPr="00C82768" w14:paraId="2082387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D9C47BF"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F7912C6" w14:textId="77777777" w:rsidR="00E36F0E" w:rsidRDefault="00393DC0" w:rsidP="00E36F0E">
            <w:r>
              <w:t>isWpsSupported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2D20C19"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F26F093"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3E81AE8"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A5D1883" w14:textId="77777777" w:rsidR="00E36F0E" w:rsidRPr="0003706A" w:rsidRDefault="00393DC0" w:rsidP="00E36F0E">
            <w:pPr>
              <w:rPr>
                <w:rFonts w:cs="Arial"/>
                <w:color w:val="000000"/>
              </w:rPr>
            </w:pPr>
            <w:r>
              <w:rPr>
                <w:rFonts w:cs="Arial"/>
                <w:color w:val="000000"/>
              </w:rPr>
              <w:t>does AP support WPS</w:t>
            </w:r>
          </w:p>
        </w:tc>
      </w:tr>
      <w:tr w:rsidR="00E36F0E" w:rsidRPr="00C82768" w14:paraId="2C97994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EBC6BF8"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D86DAEA" w14:textId="77777777" w:rsidR="00E36F0E" w:rsidRDefault="00393DC0" w:rsidP="00E36F0E">
            <w:r>
              <w:t>isEssSupported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9892A56"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E29EB3A"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931DC92"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8E7B856" w14:textId="77777777" w:rsidR="00E36F0E" w:rsidRPr="0003706A" w:rsidRDefault="00393DC0" w:rsidP="00E36F0E">
            <w:pPr>
              <w:rPr>
                <w:rFonts w:cs="Arial"/>
                <w:color w:val="000000"/>
              </w:rPr>
            </w:pPr>
            <w:r>
              <w:rPr>
                <w:rFonts w:cs="Arial"/>
                <w:color w:val="000000"/>
              </w:rPr>
              <w:t>is AP part of an Extended Service Set</w:t>
            </w:r>
          </w:p>
        </w:tc>
      </w:tr>
      <w:tr w:rsidR="00E36F0E" w:rsidRPr="00C82768" w14:paraId="12CB632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EE0110F"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4FB453E" w14:textId="77777777" w:rsidR="00E36F0E" w:rsidRDefault="00393DC0" w:rsidP="00E36F0E">
            <w:r>
              <w:t>ipV4Addr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69C185E"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D5F9482"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6D10834" w14:textId="77777777" w:rsidR="00E36F0E" w:rsidRPr="00F1221C" w:rsidRDefault="00393DC0" w:rsidP="00E36F0E">
            <w:r w:rsidRPr="00F1221C">
              <w:t>Char Value:0-255</w:t>
            </w:r>
          </w:p>
          <w:p w14:paraId="4C34AFF2"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C4EB6E6" w14:textId="77777777" w:rsidR="00E36F0E" w:rsidRPr="00D70130" w:rsidRDefault="00393DC0" w:rsidP="00E36F0E">
            <w:pPr>
              <w:rPr>
                <w:highlight w:val="yellow"/>
              </w:rPr>
            </w:pPr>
            <w:r w:rsidRPr="0003706A">
              <w:t>IPv4 address</w:t>
            </w:r>
          </w:p>
        </w:tc>
      </w:tr>
      <w:tr w:rsidR="00E36F0E" w:rsidRPr="00C82768" w14:paraId="57F579A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FA8BC72"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7522800" w14:textId="77777777" w:rsidR="00E36F0E" w:rsidRDefault="00393DC0" w:rsidP="00E36F0E">
            <w:r>
              <w:t>netmask</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5D53F86"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0F2C203"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C09A7C2" w14:textId="77777777" w:rsidR="00E36F0E" w:rsidRPr="00F1221C" w:rsidRDefault="00393DC0" w:rsidP="00E36F0E">
            <w:r w:rsidRPr="00F1221C">
              <w:t>Char Value:0-255</w:t>
            </w:r>
          </w:p>
          <w:p w14:paraId="49759FEF" w14:textId="77777777" w:rsidR="00E36F0E" w:rsidRPr="004012D3"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0856160" w14:textId="77777777" w:rsidR="00E36F0E" w:rsidRPr="004012D3" w:rsidRDefault="00393DC0" w:rsidP="00E36F0E">
            <w:pPr>
              <w:rPr>
                <w:highlight w:val="yellow"/>
              </w:rPr>
            </w:pPr>
            <w:r w:rsidRPr="004012D3">
              <w:t>Net mask</w:t>
            </w:r>
          </w:p>
        </w:tc>
      </w:tr>
      <w:tr w:rsidR="00E36F0E" w:rsidRPr="00C82768" w14:paraId="3112F57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F485347"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4AFCEAB" w14:textId="77777777" w:rsidR="00E36F0E" w:rsidRDefault="00393DC0" w:rsidP="00E36F0E">
            <w:r>
              <w:t>connected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79843F9"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77476BB"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9FBC483"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AAEDAF6" w14:textId="77777777" w:rsidR="00E36F0E" w:rsidRPr="0003706A" w:rsidRDefault="00393DC0" w:rsidP="00E36F0E">
            <w:pPr>
              <w:rPr>
                <w:rFonts w:cs="Arial"/>
                <w:color w:val="000000"/>
              </w:rPr>
            </w:pPr>
            <w:r>
              <w:rPr>
                <w:rFonts w:cs="Arial"/>
                <w:color w:val="000000"/>
              </w:rPr>
              <w:t>connected to AP</w:t>
            </w:r>
          </w:p>
        </w:tc>
      </w:tr>
      <w:tr w:rsidR="00E36F0E" w:rsidRPr="00C82768" w14:paraId="52404C9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F60D2B7"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0809E8F" w14:textId="77777777" w:rsidR="00E36F0E" w:rsidRDefault="00393DC0" w:rsidP="00E36F0E">
            <w:r>
              <w:t>prevConnected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14F92E3"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4C2FE7C"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7A9AF32"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3B2C3F8" w14:textId="77777777" w:rsidR="00E36F0E" w:rsidRDefault="00393DC0" w:rsidP="00E36F0E">
            <w:pPr>
              <w:rPr>
                <w:rFonts w:cs="Arial"/>
                <w:color w:val="000000"/>
              </w:rPr>
            </w:pPr>
            <w:r>
              <w:rPr>
                <w:rFonts w:cs="Arial"/>
                <w:color w:val="000000"/>
              </w:rPr>
              <w:t>Previously connected AP</w:t>
            </w:r>
          </w:p>
          <w:p w14:paraId="4C14BA6A" w14:textId="77777777" w:rsidR="00E36F0E" w:rsidRPr="0003706A" w:rsidRDefault="00E36F0E" w:rsidP="00E36F0E">
            <w:pPr>
              <w:rPr>
                <w:rFonts w:cs="Arial"/>
                <w:color w:val="000000"/>
              </w:rPr>
            </w:pPr>
          </w:p>
        </w:tc>
      </w:tr>
      <w:tr w:rsidR="00E36F0E" w:rsidRPr="00C82768" w14:paraId="207B887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7C860FB"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D3D4245" w14:textId="77777777" w:rsidR="00E36F0E" w:rsidRDefault="00393DC0" w:rsidP="00E36F0E">
            <w:r>
              <w:t>isHidden</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22416AD"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D86BADF"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4BBD68E"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522BB63" w14:textId="77777777" w:rsidR="00E36F0E" w:rsidRPr="0003706A" w:rsidRDefault="00393DC0" w:rsidP="00E36F0E">
            <w:pPr>
              <w:rPr>
                <w:rFonts w:cs="Arial"/>
                <w:color w:val="000000"/>
              </w:rPr>
            </w:pPr>
            <w:r>
              <w:rPr>
                <w:rFonts w:cs="Arial"/>
                <w:color w:val="000000"/>
              </w:rPr>
              <w:t>Hidden AP</w:t>
            </w:r>
          </w:p>
        </w:tc>
      </w:tr>
      <w:tr w:rsidR="00E36F0E" w:rsidRPr="00C82768" w14:paraId="2ED67B3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E2F7D0C"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EDD0F33" w14:textId="77777777" w:rsidR="00E36F0E" w:rsidRDefault="00393DC0" w:rsidP="00E36F0E">
            <w:r>
              <w:t>WifiConnectionType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19CE933"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BAB22EB"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F675F99"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BCB3C56" w14:textId="77777777" w:rsidR="00E36F0E" w:rsidRPr="0003706A" w:rsidRDefault="00E36F0E" w:rsidP="00E36F0E">
            <w:pPr>
              <w:rPr>
                <w:rFonts w:cs="Arial"/>
                <w:color w:val="000000"/>
              </w:rPr>
            </w:pPr>
          </w:p>
        </w:tc>
      </w:tr>
      <w:tr w:rsidR="00E36F0E" w:rsidRPr="00C82768" w14:paraId="0095AA9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541F43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E432996"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19F5B7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98608A8" w14:textId="77777777" w:rsidR="00E36F0E" w:rsidRDefault="00393DC0" w:rsidP="00E36F0E">
            <w:pPr>
              <w:rPr>
                <w:rFonts w:cs="Arial"/>
                <w:color w:val="000000"/>
              </w:rPr>
            </w:pPr>
            <w:r>
              <w:rPr>
                <w:rFonts w:cs="Arial"/>
                <w:color w:val="000000"/>
              </w:rPr>
              <w:t>CONNECTION_TYPE_PIN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606CFB2" w14:textId="77777777" w:rsidR="00E36F0E" w:rsidRDefault="00393DC0" w:rsidP="00E36F0E">
            <w:pPr>
              <w:rPr>
                <w:rFonts w:cs="Arial"/>
                <w:color w:val="000000"/>
              </w:rPr>
            </w:pPr>
            <w:r>
              <w:rPr>
                <w:rFonts w:cs="Arial"/>
                <w:color w:val="000000"/>
              </w:rP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E5AE87B" w14:textId="77777777" w:rsidR="00E36F0E" w:rsidRDefault="00393DC0" w:rsidP="00E36F0E">
            <w:pPr>
              <w:rPr>
                <w:rFonts w:cs="Arial"/>
                <w:color w:val="000000"/>
              </w:rPr>
            </w:pPr>
            <w:r>
              <w:rPr>
                <w:rFonts w:cs="Arial"/>
                <w:color w:val="000000"/>
              </w:rPr>
              <w:t>PIN</w:t>
            </w:r>
          </w:p>
        </w:tc>
      </w:tr>
      <w:tr w:rsidR="00E36F0E" w:rsidRPr="00C82768" w14:paraId="4815CF3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8BE896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0AAC5E9"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2773A2D"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2FF86DC" w14:textId="77777777" w:rsidR="00E36F0E" w:rsidRDefault="00393DC0" w:rsidP="00E36F0E">
            <w:pPr>
              <w:rPr>
                <w:rFonts w:cs="Arial"/>
                <w:color w:val="000000"/>
              </w:rPr>
            </w:pPr>
            <w:r>
              <w:rPr>
                <w:rFonts w:cs="Arial"/>
                <w:color w:val="000000"/>
              </w:rPr>
              <w:t>CONNECTION_TYPE_WPS_PIN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FE57218" w14:textId="77777777" w:rsidR="00E36F0E" w:rsidRDefault="00393DC0" w:rsidP="00E36F0E">
            <w:pPr>
              <w:rPr>
                <w:rFonts w:cs="Arial"/>
                <w:color w:val="000000"/>
              </w:rPr>
            </w:pPr>
            <w:r>
              <w:rPr>
                <w:rFonts w:cs="Arial"/>
                <w:color w:val="000000"/>
              </w:rP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056AC1D" w14:textId="77777777" w:rsidR="00E36F0E" w:rsidRDefault="00393DC0" w:rsidP="00E36F0E">
            <w:pPr>
              <w:rPr>
                <w:rFonts w:cs="Arial"/>
                <w:color w:val="000000"/>
              </w:rPr>
            </w:pPr>
            <w:r>
              <w:rPr>
                <w:rFonts w:cs="Arial"/>
                <w:color w:val="000000"/>
              </w:rPr>
              <w:t>WPS (Wi-Fi Protected Setup) PIN</w:t>
            </w:r>
          </w:p>
        </w:tc>
      </w:tr>
      <w:tr w:rsidR="00E36F0E" w:rsidRPr="00C82768" w14:paraId="146B2E4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7BBE1E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DD5273D"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54F395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B575A7A" w14:textId="77777777" w:rsidR="00E36F0E" w:rsidRDefault="00393DC0" w:rsidP="00E36F0E">
            <w:pPr>
              <w:rPr>
                <w:rFonts w:cs="Arial"/>
                <w:color w:val="000000"/>
              </w:rPr>
            </w:pPr>
            <w:r>
              <w:rPr>
                <w:rFonts w:cs="Arial"/>
                <w:color w:val="000000"/>
              </w:rPr>
              <w:t>CONNECTION_TYPE_WPS_PBC</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136EA09" w14:textId="77777777" w:rsidR="00E36F0E" w:rsidRDefault="00393DC0" w:rsidP="00E36F0E">
            <w:pPr>
              <w:rPr>
                <w:rFonts w:cs="Arial"/>
                <w:color w:val="000000"/>
              </w:rPr>
            </w:pPr>
            <w:r>
              <w:rPr>
                <w:rFonts w:cs="Arial"/>
                <w:color w:val="000000"/>
              </w:rP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2BD54CD" w14:textId="77777777" w:rsidR="00E36F0E" w:rsidRDefault="00393DC0" w:rsidP="00E36F0E">
            <w:pPr>
              <w:rPr>
                <w:rFonts w:cs="Arial"/>
                <w:color w:val="000000"/>
              </w:rPr>
            </w:pPr>
            <w:r>
              <w:rPr>
                <w:rFonts w:cs="Arial"/>
                <w:color w:val="000000"/>
              </w:rPr>
              <w:t>WPS Push Button Control</w:t>
            </w:r>
          </w:p>
        </w:tc>
      </w:tr>
      <w:tr w:rsidR="00E36F0E" w:rsidRPr="00C82768" w14:paraId="682100E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EDBA35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B167EB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9076C2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CCBCC09" w14:textId="77777777" w:rsidR="00E36F0E" w:rsidRDefault="00393DC0" w:rsidP="00E36F0E">
            <w:pPr>
              <w:rPr>
                <w:rFonts w:cs="Arial"/>
                <w:color w:val="000000"/>
              </w:rPr>
            </w:pPr>
            <w:r>
              <w:rPr>
                <w:rFonts w:cs="Arial"/>
                <w:color w:val="000000"/>
              </w:rPr>
              <w:t>CONNECTION_TYPE_OPEN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15F48E4" w14:textId="77777777" w:rsidR="00E36F0E" w:rsidRDefault="00393DC0" w:rsidP="00E36F0E">
            <w:pPr>
              <w:rPr>
                <w:rFonts w:cs="Arial"/>
                <w:color w:val="000000"/>
              </w:rPr>
            </w:pPr>
            <w:r>
              <w:rPr>
                <w:rFonts w:cs="Arial"/>
                <w:color w:val="000000"/>
              </w:rP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F7C2194" w14:textId="77777777" w:rsidR="00E36F0E" w:rsidRDefault="00393DC0" w:rsidP="00E36F0E">
            <w:pPr>
              <w:rPr>
                <w:rFonts w:cs="Arial"/>
                <w:color w:val="000000"/>
              </w:rPr>
            </w:pPr>
            <w:r>
              <w:rPr>
                <w:rFonts w:cs="Arial"/>
                <w:color w:val="000000"/>
              </w:rPr>
              <w:t>Open WiFi</w:t>
            </w:r>
          </w:p>
        </w:tc>
      </w:tr>
      <w:tr w:rsidR="00E36F0E" w:rsidRPr="00C82768" w14:paraId="579149E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52DA65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35254E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89110B2"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03A352A" w14:textId="77777777" w:rsidR="00E36F0E" w:rsidRDefault="00393DC0" w:rsidP="00E36F0E">
            <w:pPr>
              <w:rPr>
                <w:rFonts w:cs="Arial"/>
                <w:color w:val="000000"/>
              </w:rPr>
            </w:pPr>
            <w:r>
              <w:rPr>
                <w:rFonts w:cs="Arial"/>
                <w:color w:val="000000"/>
              </w:rPr>
              <w:t>CONNECTION_TYPE_HIDDEN_SECURE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4163E16" w14:textId="77777777" w:rsidR="00E36F0E" w:rsidRDefault="00393DC0" w:rsidP="00E36F0E">
            <w:pPr>
              <w:rPr>
                <w:rFonts w:cs="Arial"/>
                <w:color w:val="000000"/>
              </w:rPr>
            </w:pPr>
            <w:r>
              <w:rPr>
                <w:rFonts w:cs="Arial"/>
                <w:color w:val="000000"/>
              </w:rP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458A3D1" w14:textId="77777777" w:rsidR="00E36F0E" w:rsidRDefault="00393DC0" w:rsidP="00E36F0E">
            <w:pPr>
              <w:rPr>
                <w:rFonts w:cs="Arial"/>
                <w:color w:val="000000"/>
              </w:rPr>
            </w:pPr>
            <w:r>
              <w:rPr>
                <w:rFonts w:cs="Arial"/>
                <w:color w:val="000000"/>
              </w:rPr>
              <w:t>Hidden + security, SSID is not broadcasted</w:t>
            </w:r>
          </w:p>
        </w:tc>
      </w:tr>
      <w:tr w:rsidR="00E36F0E" w:rsidRPr="00C82768" w14:paraId="4C37127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BCC75C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DD0791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1C1462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EAE5E28" w14:textId="77777777" w:rsidR="00E36F0E" w:rsidRDefault="00393DC0" w:rsidP="00E36F0E">
            <w:pPr>
              <w:rPr>
                <w:rFonts w:cs="Arial"/>
                <w:color w:val="000000"/>
              </w:rPr>
            </w:pPr>
            <w:r>
              <w:rPr>
                <w:rFonts w:cs="Arial"/>
                <w:color w:val="000000"/>
              </w:rPr>
              <w:t>CONNECTION_TYPE_HIDDEN_OPEN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25ED95C" w14:textId="77777777" w:rsidR="00E36F0E" w:rsidRDefault="00393DC0" w:rsidP="00E36F0E">
            <w:pPr>
              <w:rPr>
                <w:rFonts w:cs="Arial"/>
                <w:color w:val="000000"/>
              </w:rPr>
            </w:pPr>
            <w:r>
              <w:rPr>
                <w:rFonts w:cs="Arial"/>
                <w:color w:val="000000"/>
              </w:rPr>
              <w:t>0x5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BC55412" w14:textId="77777777" w:rsidR="00E36F0E" w:rsidRDefault="00393DC0" w:rsidP="00E36F0E">
            <w:pPr>
              <w:rPr>
                <w:rFonts w:cs="Arial"/>
                <w:color w:val="000000"/>
              </w:rPr>
            </w:pPr>
            <w:r>
              <w:rPr>
                <w:rFonts w:cs="Arial"/>
                <w:color w:val="000000"/>
              </w:rPr>
              <w:t>Hidden + open, SSID is not broadcasted</w:t>
            </w:r>
          </w:p>
        </w:tc>
      </w:tr>
      <w:tr w:rsidR="00E36F0E" w:rsidRPr="00C82768" w14:paraId="766F7EE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7CCA749"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13A9AFA" w14:textId="77777777" w:rsidR="00E36F0E" w:rsidRDefault="00393DC0" w:rsidP="00E36F0E">
            <w:r>
              <w:t>EWifiConnectionStatus</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0581B3F"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F1A2319"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8C1218A"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4309276" w14:textId="77777777" w:rsidR="00E36F0E" w:rsidRPr="0003706A" w:rsidRDefault="00E36F0E" w:rsidP="00E36F0E">
            <w:pPr>
              <w:rPr>
                <w:rFonts w:cs="Arial"/>
                <w:color w:val="000000"/>
              </w:rPr>
            </w:pPr>
          </w:p>
        </w:tc>
      </w:tr>
      <w:tr w:rsidR="00E36F0E" w:rsidRPr="00C82768" w14:paraId="0617E3D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E651D9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82C2B0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17A8B58"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540A1FB" w14:textId="77777777" w:rsidR="00E36F0E" w:rsidRDefault="00393DC0" w:rsidP="00E36F0E">
            <w:pPr>
              <w:rPr>
                <w:rFonts w:cs="Arial"/>
                <w:color w:val="000000"/>
              </w:rPr>
            </w:pPr>
            <w:r>
              <w:rPr>
                <w:rFonts w:cs="Arial"/>
                <w:color w:val="000000"/>
              </w:rPr>
              <w:t>WIFI_STATUS_SUCCESS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B93136A" w14:textId="77777777" w:rsidR="00E36F0E" w:rsidRDefault="00393DC0" w:rsidP="00E36F0E">
            <w:pPr>
              <w:rPr>
                <w:rFonts w:cs="Arial"/>
                <w:color w:val="000000"/>
              </w:rPr>
            </w:pPr>
            <w:r>
              <w:rPr>
                <w:rFonts w:cs="Arial"/>
                <w:color w:val="000000"/>
              </w:rPr>
              <w:t>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45CC5AA" w14:textId="77777777" w:rsidR="00E36F0E" w:rsidRDefault="00393DC0" w:rsidP="00E36F0E">
            <w:pPr>
              <w:rPr>
                <w:rFonts w:cs="Arial"/>
                <w:color w:val="000000"/>
              </w:rPr>
            </w:pPr>
            <w:r>
              <w:rPr>
                <w:rFonts w:cs="Arial"/>
                <w:color w:val="000000"/>
              </w:rPr>
              <w:t>Success</w:t>
            </w:r>
          </w:p>
        </w:tc>
      </w:tr>
      <w:tr w:rsidR="00E36F0E" w:rsidRPr="00C82768" w14:paraId="1EED043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D8CD48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EC2DB1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45C189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C271512" w14:textId="77777777" w:rsidR="00E36F0E" w:rsidRDefault="00393DC0" w:rsidP="00E36F0E">
            <w:pPr>
              <w:rPr>
                <w:rFonts w:cs="Arial"/>
                <w:color w:val="000000"/>
              </w:rPr>
            </w:pPr>
            <w:r>
              <w:rPr>
                <w:rFonts w:cs="Arial"/>
                <w:color w:val="000000"/>
              </w:rPr>
              <w:t>WIFI_AP_SCAN_SUCCESS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2601553" w14:textId="77777777" w:rsidR="00E36F0E" w:rsidRDefault="00393DC0" w:rsidP="00E36F0E">
            <w:pPr>
              <w:rPr>
                <w:rFonts w:cs="Arial"/>
                <w:color w:val="000000"/>
              </w:rPr>
            </w:pPr>
            <w:r>
              <w:rPr>
                <w:rFonts w:cs="Arial"/>
                <w:color w:val="000000"/>
              </w:rPr>
              <w:t>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B1EFD6C" w14:textId="77777777" w:rsidR="00E36F0E" w:rsidRDefault="00393DC0" w:rsidP="00E36F0E">
            <w:pPr>
              <w:rPr>
                <w:rFonts w:cs="Arial"/>
                <w:color w:val="000000"/>
              </w:rPr>
            </w:pPr>
            <w:r>
              <w:rPr>
                <w:rFonts w:cs="Arial"/>
                <w:color w:val="000000"/>
              </w:rPr>
              <w:t>Scan Successful</w:t>
            </w:r>
          </w:p>
        </w:tc>
      </w:tr>
      <w:tr w:rsidR="00E36F0E" w:rsidRPr="00C82768" w14:paraId="067A1D8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5C7355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6569E34"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40008E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0637CB6" w14:textId="77777777" w:rsidR="00E36F0E" w:rsidRDefault="00393DC0" w:rsidP="00E36F0E">
            <w:pPr>
              <w:rPr>
                <w:rFonts w:cs="Arial"/>
                <w:color w:val="000000"/>
              </w:rPr>
            </w:pPr>
            <w:r>
              <w:rPr>
                <w:rFonts w:cs="Arial"/>
                <w:color w:val="000000"/>
              </w:rPr>
              <w:t>WIFI_NO_APS_AVAILABLE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3B41B52" w14:textId="77777777" w:rsidR="00E36F0E" w:rsidRDefault="00393DC0" w:rsidP="00E36F0E">
            <w:pPr>
              <w:rPr>
                <w:rFonts w:cs="Arial"/>
                <w:color w:val="000000"/>
              </w:rPr>
            </w:pPr>
            <w:r>
              <w:rPr>
                <w:rFonts w:cs="Arial"/>
                <w:color w:val="000000"/>
              </w:rPr>
              <w:t>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F890463" w14:textId="77777777" w:rsidR="00E36F0E" w:rsidRDefault="00393DC0" w:rsidP="00E36F0E">
            <w:pPr>
              <w:rPr>
                <w:rFonts w:cs="Arial"/>
                <w:color w:val="000000"/>
              </w:rPr>
            </w:pPr>
            <w:r>
              <w:rPr>
                <w:rFonts w:cs="Arial"/>
                <w:color w:val="000000"/>
              </w:rPr>
              <w:t>No Access Points available</w:t>
            </w:r>
          </w:p>
        </w:tc>
      </w:tr>
      <w:tr w:rsidR="00E36F0E" w:rsidRPr="00C82768" w14:paraId="45235BC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5CAF26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5C100CD"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8488D97"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26CC0E3" w14:textId="77777777" w:rsidR="00E36F0E" w:rsidRDefault="00393DC0" w:rsidP="00E36F0E">
            <w:pPr>
              <w:rPr>
                <w:rFonts w:cs="Arial"/>
                <w:color w:val="000000"/>
              </w:rPr>
            </w:pPr>
            <w:r>
              <w:rPr>
                <w:rFonts w:cs="Arial"/>
                <w:color w:val="000000"/>
              </w:rPr>
              <w:t>WIFI_CONNECTED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1306EA6" w14:textId="77777777" w:rsidR="00E36F0E" w:rsidRDefault="00393DC0" w:rsidP="00E36F0E">
            <w:pPr>
              <w:rPr>
                <w:rFonts w:cs="Arial"/>
                <w:color w:val="000000"/>
              </w:rPr>
            </w:pPr>
            <w:r>
              <w:rPr>
                <w:rFonts w:cs="Arial"/>
                <w:color w:val="000000"/>
              </w:rPr>
              <w:t>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A11BA42" w14:textId="77777777" w:rsidR="00E36F0E" w:rsidRDefault="00393DC0" w:rsidP="00E36F0E">
            <w:pPr>
              <w:rPr>
                <w:rFonts w:cs="Arial"/>
                <w:color w:val="000000"/>
              </w:rPr>
            </w:pPr>
            <w:r>
              <w:rPr>
                <w:rFonts w:cs="Arial"/>
                <w:color w:val="000000"/>
              </w:rPr>
              <w:t>Connected to Access Point</w:t>
            </w:r>
          </w:p>
        </w:tc>
      </w:tr>
      <w:tr w:rsidR="00E36F0E" w:rsidRPr="00C82768" w14:paraId="3D64239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885C1E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E6CB37A"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B2E333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66F0A3C" w14:textId="77777777" w:rsidR="00E36F0E" w:rsidRDefault="00393DC0" w:rsidP="00E36F0E">
            <w:pPr>
              <w:rPr>
                <w:rFonts w:cs="Arial"/>
                <w:color w:val="000000"/>
              </w:rPr>
            </w:pPr>
            <w:r>
              <w:rPr>
                <w:rFonts w:cs="Arial"/>
                <w:color w:val="000000"/>
              </w:rPr>
              <w:t>WIFI_NOT_CONNECTED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CE8906A" w14:textId="77777777" w:rsidR="00E36F0E" w:rsidRDefault="00393DC0" w:rsidP="00E36F0E">
            <w:pPr>
              <w:rPr>
                <w:rFonts w:cs="Arial"/>
                <w:color w:val="000000"/>
              </w:rPr>
            </w:pPr>
            <w:r>
              <w:rPr>
                <w:rFonts w:cs="Arial"/>
                <w:color w:val="000000"/>
              </w:rPr>
              <w:t>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0F90C93" w14:textId="77777777" w:rsidR="00E36F0E" w:rsidRDefault="00393DC0" w:rsidP="00E36F0E">
            <w:pPr>
              <w:rPr>
                <w:rFonts w:cs="Arial"/>
                <w:color w:val="000000"/>
              </w:rPr>
            </w:pPr>
            <w:r>
              <w:rPr>
                <w:rFonts w:cs="Arial"/>
                <w:color w:val="000000"/>
              </w:rPr>
              <w:t>Wifi is not connected to Access Point</w:t>
            </w:r>
          </w:p>
        </w:tc>
      </w:tr>
      <w:tr w:rsidR="00E36F0E" w:rsidRPr="00C82768" w14:paraId="181E51D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5B7316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FEFF1F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321B877"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FAE881E" w14:textId="77777777" w:rsidR="00E36F0E" w:rsidRDefault="00393DC0" w:rsidP="00E36F0E">
            <w:pPr>
              <w:rPr>
                <w:rFonts w:cs="Arial"/>
                <w:color w:val="000000"/>
              </w:rPr>
            </w:pPr>
            <w:r>
              <w:rPr>
                <w:rFonts w:cs="Arial"/>
                <w:color w:val="000000"/>
              </w:rPr>
              <w:t>WIFI_OTH_FAIL</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5A8CD66" w14:textId="77777777" w:rsidR="00E36F0E" w:rsidRDefault="00393DC0" w:rsidP="00E36F0E">
            <w:pPr>
              <w:rPr>
                <w:rFonts w:cs="Arial"/>
                <w:color w:val="000000"/>
              </w:rPr>
            </w:pPr>
            <w:r>
              <w:rPr>
                <w:rFonts w:cs="Arial"/>
                <w:color w:val="000000"/>
              </w:rPr>
              <w:t>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7DCAE79" w14:textId="77777777" w:rsidR="00E36F0E" w:rsidRDefault="00393DC0" w:rsidP="00E36F0E">
            <w:pPr>
              <w:rPr>
                <w:rFonts w:cs="Arial"/>
                <w:color w:val="000000"/>
              </w:rPr>
            </w:pPr>
            <w:r>
              <w:rPr>
                <w:rFonts w:cs="Arial"/>
                <w:color w:val="000000"/>
              </w:rPr>
              <w:t>Authentication Failure</w:t>
            </w:r>
          </w:p>
        </w:tc>
      </w:tr>
      <w:tr w:rsidR="00E36F0E" w:rsidRPr="00C82768" w14:paraId="35FD523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E37796E"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13A4B41"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465AB5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B6C1C2D" w14:textId="77777777" w:rsidR="00E36F0E" w:rsidRDefault="00393DC0" w:rsidP="00E36F0E">
            <w:pPr>
              <w:rPr>
                <w:rFonts w:cs="Arial"/>
                <w:color w:val="000000"/>
              </w:rPr>
            </w:pPr>
            <w:r>
              <w:rPr>
                <w:rFonts w:cs="Arial"/>
                <w:color w:val="000000"/>
              </w:rPr>
              <w:t>WIFI_CONNECTING</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D81BAD3" w14:textId="77777777" w:rsidR="00E36F0E" w:rsidRDefault="00393DC0" w:rsidP="00E36F0E">
            <w:pPr>
              <w:rPr>
                <w:rFonts w:cs="Arial"/>
                <w:color w:val="000000"/>
              </w:rPr>
            </w:pPr>
            <w:r>
              <w:rPr>
                <w:rFonts w:cs="Arial"/>
                <w:color w:val="000000"/>
              </w:rPr>
              <w:t>6</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4E8E746" w14:textId="77777777" w:rsidR="00E36F0E" w:rsidRDefault="00393DC0" w:rsidP="00E36F0E">
            <w:pPr>
              <w:rPr>
                <w:rFonts w:cs="Arial"/>
                <w:color w:val="000000"/>
              </w:rPr>
            </w:pPr>
            <w:r>
              <w:rPr>
                <w:rFonts w:cs="Arial"/>
                <w:color w:val="000000"/>
              </w:rPr>
              <w:t>Connecting to Access Point</w:t>
            </w:r>
          </w:p>
        </w:tc>
      </w:tr>
      <w:tr w:rsidR="00E36F0E" w:rsidRPr="00C82768" w14:paraId="12B4D43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248673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EABA0C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9432A2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0B45DA1" w14:textId="77777777" w:rsidR="00E36F0E" w:rsidRDefault="00393DC0" w:rsidP="00E36F0E">
            <w:pPr>
              <w:rPr>
                <w:rFonts w:cs="Arial"/>
                <w:color w:val="000000"/>
              </w:rPr>
            </w:pPr>
            <w:r>
              <w:rPr>
                <w:rFonts w:cs="Arial"/>
                <w:color w:val="000000"/>
              </w:rPr>
              <w:t>WIFI_SECURITY_MISSMATCH</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278A5F5" w14:textId="77777777" w:rsidR="00E36F0E" w:rsidRDefault="00393DC0" w:rsidP="00E36F0E">
            <w:pPr>
              <w:rPr>
                <w:rFonts w:cs="Arial"/>
                <w:color w:val="000000"/>
              </w:rPr>
            </w:pPr>
            <w:r>
              <w:rPr>
                <w:rFonts w:cs="Arial"/>
                <w:color w:val="000000"/>
              </w:rPr>
              <w:t>7</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98371E3" w14:textId="77777777" w:rsidR="00E36F0E" w:rsidRDefault="00393DC0" w:rsidP="00E36F0E">
            <w:pPr>
              <w:rPr>
                <w:rFonts w:cs="Arial"/>
                <w:color w:val="000000"/>
              </w:rPr>
            </w:pPr>
            <w:r>
              <w:rPr>
                <w:rFonts w:cs="Arial"/>
                <w:color w:val="000000"/>
              </w:rPr>
              <w:t>There is security type mismatch between what requested and what is in actual</w:t>
            </w:r>
          </w:p>
        </w:tc>
      </w:tr>
      <w:tr w:rsidR="00E36F0E" w:rsidRPr="00C82768" w14:paraId="19977F9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E3D18E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8F147D9"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B5E1D9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4A2B1FB" w14:textId="77777777" w:rsidR="00E36F0E" w:rsidRDefault="00393DC0" w:rsidP="00E36F0E">
            <w:pPr>
              <w:rPr>
                <w:rFonts w:cs="Arial"/>
                <w:color w:val="000000"/>
              </w:rPr>
            </w:pPr>
            <w:r>
              <w:rPr>
                <w:rFonts w:cs="Arial"/>
                <w:color w:val="000000"/>
              </w:rPr>
              <w:t>WIFI_AUTHENTICATING</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092A899" w14:textId="77777777" w:rsidR="00E36F0E" w:rsidRDefault="00393DC0" w:rsidP="00E36F0E">
            <w:pPr>
              <w:rPr>
                <w:rFonts w:cs="Arial"/>
                <w:color w:val="000000"/>
              </w:rPr>
            </w:pPr>
            <w:r>
              <w:rPr>
                <w:rFonts w:cs="Arial"/>
                <w:color w:val="000000"/>
              </w:rPr>
              <w:t>8</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55ADB2F" w14:textId="77777777" w:rsidR="00E36F0E" w:rsidRDefault="00393DC0" w:rsidP="00E36F0E">
            <w:pPr>
              <w:rPr>
                <w:rFonts w:cs="Arial"/>
                <w:color w:val="000000"/>
              </w:rPr>
            </w:pPr>
            <w:r>
              <w:rPr>
                <w:rFonts w:cs="Arial"/>
                <w:color w:val="000000"/>
              </w:rPr>
              <w:t>In authenticating</w:t>
            </w:r>
          </w:p>
        </w:tc>
      </w:tr>
      <w:tr w:rsidR="00E36F0E" w:rsidRPr="00C82768" w14:paraId="5CAF459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407158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ED0D88A"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D102EC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0E0544C" w14:textId="77777777" w:rsidR="00E36F0E" w:rsidRDefault="00393DC0" w:rsidP="00E36F0E">
            <w:pPr>
              <w:rPr>
                <w:rFonts w:cs="Arial"/>
                <w:color w:val="000000"/>
              </w:rPr>
            </w:pPr>
            <w:r>
              <w:rPr>
                <w:rFonts w:cs="Arial"/>
                <w:color w:val="000000"/>
              </w:rPr>
              <w:t>WIFI_ABORTED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90EE20B" w14:textId="77777777" w:rsidR="00E36F0E" w:rsidRDefault="00393DC0" w:rsidP="00E36F0E">
            <w:pPr>
              <w:rPr>
                <w:rFonts w:cs="Arial"/>
                <w:color w:val="000000"/>
              </w:rPr>
            </w:pPr>
            <w:r>
              <w:rPr>
                <w:rFonts w:cs="Arial"/>
                <w:color w:val="000000"/>
              </w:rPr>
              <w:t>9</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B029231" w14:textId="77777777" w:rsidR="00E36F0E" w:rsidRDefault="00393DC0" w:rsidP="00E36F0E">
            <w:pPr>
              <w:rPr>
                <w:rFonts w:cs="Arial"/>
                <w:color w:val="000000"/>
              </w:rPr>
            </w:pPr>
            <w:r>
              <w:rPr>
                <w:rFonts w:cs="Arial"/>
                <w:color w:val="000000"/>
              </w:rPr>
              <w:t>Connection aborted</w:t>
            </w:r>
          </w:p>
        </w:tc>
      </w:tr>
      <w:tr w:rsidR="00E36F0E" w:rsidRPr="00C82768" w14:paraId="2028D4D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B0E230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863781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B0330C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472DFBD" w14:textId="77777777" w:rsidR="00E36F0E" w:rsidRDefault="00393DC0" w:rsidP="00E36F0E">
            <w:pPr>
              <w:rPr>
                <w:rFonts w:cs="Arial"/>
                <w:color w:val="000000"/>
              </w:rPr>
            </w:pPr>
            <w:r>
              <w:rPr>
                <w:rFonts w:cs="Arial"/>
                <w:color w:val="000000"/>
              </w:rPr>
              <w:t>WIFI_WRONG_PASSWORD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5FE3E43" w14:textId="77777777" w:rsidR="00E36F0E" w:rsidRDefault="00393DC0" w:rsidP="00E36F0E">
            <w:pPr>
              <w:rPr>
                <w:rFonts w:cs="Arial"/>
                <w:color w:val="000000"/>
              </w:rPr>
            </w:pPr>
            <w:r>
              <w:rPr>
                <w:rFonts w:cs="Arial"/>
                <w:color w:val="000000"/>
              </w:rPr>
              <w:t>10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5A759B2" w14:textId="77777777" w:rsidR="00E36F0E" w:rsidRDefault="00393DC0" w:rsidP="00E36F0E">
            <w:pPr>
              <w:rPr>
                <w:rFonts w:cs="Arial"/>
                <w:color w:val="000000"/>
              </w:rPr>
            </w:pPr>
            <w:r>
              <w:rPr>
                <w:rFonts w:cs="Arial"/>
                <w:color w:val="000000"/>
              </w:rPr>
              <w:t>Failed with wrong password</w:t>
            </w:r>
          </w:p>
        </w:tc>
      </w:tr>
      <w:tr w:rsidR="00E36F0E" w:rsidRPr="00C82768" w14:paraId="6A13DFD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979E10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3BB51E4"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4416B1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CB58A2C" w14:textId="77777777" w:rsidR="00E36F0E" w:rsidRDefault="00393DC0" w:rsidP="00E36F0E">
            <w:pPr>
              <w:rPr>
                <w:rFonts w:cs="Arial"/>
                <w:color w:val="000000"/>
              </w:rPr>
            </w:pPr>
            <w:r>
              <w:rPr>
                <w:rFonts w:cs="Arial"/>
                <w:color w:val="000000"/>
              </w:rPr>
              <w:t>WIFI_WRONG_WPS_PIN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B82A4C1" w14:textId="77777777" w:rsidR="00E36F0E" w:rsidRDefault="00393DC0" w:rsidP="00E36F0E">
            <w:pPr>
              <w:rPr>
                <w:rFonts w:cs="Arial"/>
                <w:color w:val="000000"/>
              </w:rPr>
            </w:pPr>
            <w:r>
              <w:rPr>
                <w:rFonts w:cs="Arial"/>
                <w:color w:val="000000"/>
              </w:rPr>
              <w:t>11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DF77A1A" w14:textId="77777777" w:rsidR="00E36F0E" w:rsidRDefault="00393DC0" w:rsidP="00E36F0E">
            <w:pPr>
              <w:rPr>
                <w:rFonts w:cs="Arial"/>
                <w:color w:val="000000"/>
              </w:rPr>
            </w:pPr>
            <w:r>
              <w:rPr>
                <w:rFonts w:cs="Arial"/>
                <w:color w:val="000000"/>
              </w:rPr>
              <w:t>Failed with wrong WPS PIN</w:t>
            </w:r>
          </w:p>
        </w:tc>
      </w:tr>
      <w:tr w:rsidR="00E36F0E" w:rsidRPr="00C82768" w14:paraId="10014E3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77EC48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547045A"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07ED43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C9F8AC2" w14:textId="77777777" w:rsidR="00E36F0E" w:rsidRDefault="00393DC0" w:rsidP="00E36F0E">
            <w:pPr>
              <w:rPr>
                <w:rFonts w:cs="Arial"/>
                <w:color w:val="000000"/>
              </w:rPr>
            </w:pPr>
            <w:r>
              <w:rPr>
                <w:rFonts w:cs="Arial"/>
                <w:color w:val="000000"/>
              </w:rPr>
              <w:t>WIFI_CONNECTION_PROGRESS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F9B1355" w14:textId="77777777" w:rsidR="00E36F0E" w:rsidRDefault="00393DC0" w:rsidP="00E36F0E">
            <w:pPr>
              <w:rPr>
                <w:rFonts w:cs="Arial"/>
                <w:color w:val="000000"/>
              </w:rPr>
            </w:pPr>
            <w:r>
              <w:rPr>
                <w:rFonts w:cs="Arial"/>
                <w:color w:val="000000"/>
              </w:rPr>
              <w:t>12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B41A26F" w14:textId="77777777" w:rsidR="00E36F0E" w:rsidRDefault="00393DC0" w:rsidP="00E36F0E">
            <w:pPr>
              <w:rPr>
                <w:rFonts w:cs="Arial"/>
                <w:color w:val="000000"/>
              </w:rPr>
            </w:pPr>
            <w:r>
              <w:rPr>
                <w:rFonts w:cs="Arial"/>
                <w:color w:val="000000"/>
              </w:rPr>
              <w:t>In connecting</w:t>
            </w:r>
          </w:p>
        </w:tc>
      </w:tr>
      <w:tr w:rsidR="00E36F0E" w:rsidRPr="00C82768" w14:paraId="4E259B0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D22A8A4"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5AC5D7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08984ED"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6BD5FE0" w14:textId="77777777" w:rsidR="00E36F0E" w:rsidRDefault="00393DC0" w:rsidP="00E36F0E">
            <w:pPr>
              <w:rPr>
                <w:rFonts w:cs="Arial"/>
                <w:color w:val="000000"/>
              </w:rPr>
            </w:pPr>
            <w:r>
              <w:rPr>
                <w:rFonts w:cs="Arial"/>
                <w:color w:val="000000"/>
              </w:rPr>
              <w:t>WIFI_RESTRICTED_NETWORK</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A13DDCD" w14:textId="77777777" w:rsidR="00E36F0E" w:rsidRDefault="00393DC0" w:rsidP="00E36F0E">
            <w:pPr>
              <w:rPr>
                <w:rFonts w:cs="Arial"/>
                <w:color w:val="000000"/>
              </w:rPr>
            </w:pPr>
            <w:r>
              <w:rPr>
                <w:rFonts w:cs="Arial"/>
                <w:color w:val="000000"/>
              </w:rPr>
              <w:t>13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73101FA" w14:textId="77777777" w:rsidR="00E36F0E" w:rsidRDefault="00393DC0" w:rsidP="00E36F0E">
            <w:pPr>
              <w:rPr>
                <w:rFonts w:cs="Arial"/>
                <w:color w:val="000000"/>
              </w:rPr>
            </w:pPr>
            <w:r>
              <w:rPr>
                <w:rFonts w:cs="Arial"/>
                <w:color w:val="000000"/>
              </w:rPr>
              <w:t>Connection failure due to trying to connect to a restricted network eg : TCU hotspot</w:t>
            </w:r>
          </w:p>
        </w:tc>
      </w:tr>
      <w:tr w:rsidR="00E36F0E" w:rsidRPr="00C82768" w14:paraId="46DF616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3B83E4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E39ACCB"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5A6A56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52499CB" w14:textId="77777777" w:rsidR="00E36F0E" w:rsidRDefault="00393DC0" w:rsidP="00E36F0E">
            <w:pPr>
              <w:rPr>
                <w:rFonts w:cs="Arial"/>
                <w:color w:val="000000"/>
              </w:rPr>
            </w:pPr>
            <w:r>
              <w:rPr>
                <w:rFonts w:cs="Arial"/>
                <w:color w:val="000000"/>
              </w:rPr>
              <w:t>WIFI_NOT_IMPLEMENTED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82CC2C1" w14:textId="77777777" w:rsidR="00E36F0E" w:rsidRDefault="00393DC0" w:rsidP="00E36F0E">
            <w:pPr>
              <w:rPr>
                <w:rFonts w:cs="Arial"/>
                <w:color w:val="000000"/>
              </w:rPr>
            </w:pPr>
            <w:r>
              <w:rPr>
                <w:rFonts w:cs="Arial"/>
                <w:color w:val="000000"/>
              </w:rPr>
              <w:t>101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838674B" w14:textId="77777777" w:rsidR="00E36F0E" w:rsidRDefault="00393DC0" w:rsidP="00E36F0E">
            <w:pPr>
              <w:rPr>
                <w:rFonts w:cs="Arial"/>
                <w:color w:val="000000"/>
              </w:rPr>
            </w:pPr>
            <w:r>
              <w:rPr>
                <w:rFonts w:cs="Arial"/>
                <w:color w:val="000000"/>
              </w:rPr>
              <w:t>Not Implemented</w:t>
            </w:r>
          </w:p>
        </w:tc>
      </w:tr>
      <w:tr w:rsidR="00E36F0E" w:rsidRPr="00C82768" w14:paraId="2ECC02A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2A9100E"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AD995D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8555D9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DF5A6C7" w14:textId="77777777" w:rsidR="00E36F0E" w:rsidRDefault="00393DC0" w:rsidP="00E36F0E">
            <w:pPr>
              <w:rPr>
                <w:rFonts w:cs="Arial"/>
                <w:color w:val="000000"/>
              </w:rPr>
            </w:pPr>
            <w:r>
              <w:rPr>
                <w:rFonts w:cs="Arial"/>
                <w:color w:val="000000"/>
              </w:rPr>
              <w:t>WIFI_STATUS_FAIL</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40C109C" w14:textId="77777777" w:rsidR="00E36F0E" w:rsidRDefault="00393DC0" w:rsidP="00E36F0E">
            <w:pPr>
              <w:rPr>
                <w:rFonts w:cs="Arial"/>
                <w:color w:val="000000"/>
              </w:rPr>
            </w:pPr>
            <w:r>
              <w:rPr>
                <w:rFonts w:cs="Arial"/>
                <w:color w:val="000000"/>
              </w:rPr>
              <w:t>102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DE6154C" w14:textId="77777777" w:rsidR="00E36F0E" w:rsidRDefault="00393DC0" w:rsidP="00E36F0E">
            <w:pPr>
              <w:rPr>
                <w:rFonts w:cs="Arial"/>
                <w:color w:val="000000"/>
              </w:rPr>
            </w:pPr>
            <w:r>
              <w:rPr>
                <w:rFonts w:cs="Arial"/>
                <w:color w:val="000000"/>
              </w:rPr>
              <w:t>Failure</w:t>
            </w:r>
          </w:p>
        </w:tc>
      </w:tr>
      <w:tr w:rsidR="00E36F0E" w:rsidRPr="00C82768" w14:paraId="538BAC2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38E152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CCDA519"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843919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3342737" w14:textId="77777777" w:rsidR="00E36F0E" w:rsidRDefault="00393DC0" w:rsidP="00E36F0E">
            <w:pPr>
              <w:rPr>
                <w:rFonts w:cs="Arial"/>
                <w:color w:val="000000"/>
              </w:rPr>
            </w:pPr>
            <w:r>
              <w:rPr>
                <w:rFonts w:cs="Arial"/>
                <w:color w:val="000000"/>
              </w:rPr>
              <w:t>WIFI_STATUS_FAIL_OTHER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2D14404" w14:textId="77777777" w:rsidR="00E36F0E" w:rsidRDefault="00393DC0" w:rsidP="00E36F0E">
            <w:pPr>
              <w:rPr>
                <w:rFonts w:cs="Arial"/>
                <w:color w:val="000000"/>
              </w:rPr>
            </w:pPr>
            <w:r>
              <w:rPr>
                <w:rFonts w:cs="Arial"/>
                <w:color w:val="000000"/>
              </w:rPr>
              <w:t>203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12B41E4" w14:textId="77777777" w:rsidR="00E36F0E" w:rsidRDefault="00393DC0" w:rsidP="00E36F0E">
            <w:pPr>
              <w:rPr>
                <w:rFonts w:cs="Arial"/>
                <w:color w:val="000000"/>
              </w:rPr>
            </w:pPr>
            <w:r>
              <w:rPr>
                <w:rFonts w:cs="Arial"/>
                <w:color w:val="000000"/>
              </w:rPr>
              <w:t>Other Failure or Connecting to AP Failed</w:t>
            </w:r>
          </w:p>
        </w:tc>
      </w:tr>
      <w:tr w:rsidR="00E36F0E" w:rsidRPr="00C82768" w14:paraId="105AC6A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0585CB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8E8A3D4"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FE1D85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634DFF7" w14:textId="77777777" w:rsidR="00E36F0E" w:rsidRDefault="00393DC0" w:rsidP="00E36F0E">
            <w:pPr>
              <w:rPr>
                <w:rFonts w:cs="Arial"/>
                <w:color w:val="000000"/>
              </w:rPr>
            </w:pPr>
            <w:r>
              <w:rPr>
                <w:rFonts w:cs="Arial"/>
                <w:color w:val="000000"/>
              </w:rPr>
              <w:t>WIFI_CANCEL_CONNECTION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580CB38" w14:textId="77777777" w:rsidR="00E36F0E" w:rsidRDefault="00393DC0" w:rsidP="00E36F0E">
            <w:pPr>
              <w:rPr>
                <w:rFonts w:cs="Arial"/>
                <w:color w:val="000000"/>
              </w:rPr>
            </w:pPr>
            <w:r>
              <w:rPr>
                <w:rFonts w:cs="Arial"/>
                <w:color w:val="000000"/>
              </w:rPr>
              <w:t>104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900D791" w14:textId="77777777" w:rsidR="00E36F0E" w:rsidRDefault="00393DC0" w:rsidP="00E36F0E">
            <w:pPr>
              <w:rPr>
                <w:rFonts w:cs="Arial"/>
                <w:color w:val="000000"/>
              </w:rPr>
            </w:pPr>
            <w:r>
              <w:rPr>
                <w:rFonts w:cs="Arial"/>
                <w:color w:val="000000"/>
              </w:rPr>
              <w:t>Cancelled</w:t>
            </w:r>
          </w:p>
        </w:tc>
      </w:tr>
      <w:tr w:rsidR="00E36F0E" w:rsidRPr="00C82768" w14:paraId="242FE5F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58464AB"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3169FBB" w14:textId="77777777" w:rsidR="00E36F0E" w:rsidRDefault="00393DC0" w:rsidP="00E36F0E">
            <w:r>
              <w:t>complete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5FA97D5"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99FAA7D" w14:textId="77777777" w:rsidR="00E36F0E" w:rsidRDefault="00393DC0" w:rsidP="00E36F0E">
            <w:pPr>
              <w:rPr>
                <w:rFonts w:cs="Arial"/>
                <w:color w:val="000000"/>
              </w:rPr>
            </w:pPr>
            <w:r>
              <w:rPr>
                <w:rFonts w:cs="Arial"/>
                <w:color w:val="000000"/>
              </w:rP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D5C244C" w14:textId="77777777" w:rsidR="00E36F0E" w:rsidRDefault="00393DC0" w:rsidP="00E36F0E">
            <w:pPr>
              <w:rPr>
                <w:rFonts w:cs="Arial"/>
                <w:color w:val="000000"/>
              </w:rPr>
            </w:pPr>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2E95BDD" w14:textId="77777777" w:rsidR="00E36F0E" w:rsidRPr="004012D3" w:rsidRDefault="00393DC0" w:rsidP="00E36F0E">
            <w:pPr>
              <w:rPr>
                <w:rFonts w:cs="Arial"/>
                <w:color w:val="000000"/>
              </w:rPr>
            </w:pPr>
            <w:r w:rsidRPr="004012D3">
              <w:rPr>
                <w:rFonts w:cs="Arial"/>
                <w:color w:val="000000"/>
              </w:rPr>
              <w:t>TRUE - complete</w:t>
            </w:r>
          </w:p>
          <w:p w14:paraId="2D760879" w14:textId="77777777" w:rsidR="00E36F0E" w:rsidRDefault="00393DC0" w:rsidP="00E36F0E">
            <w:pPr>
              <w:rPr>
                <w:rFonts w:cs="Arial"/>
                <w:color w:val="000000"/>
              </w:rPr>
            </w:pPr>
            <w:r w:rsidRPr="004012D3">
              <w:rPr>
                <w:rFonts w:cs="Arial"/>
                <w:color w:val="000000"/>
              </w:rPr>
              <w:t>FALSE- more to come</w:t>
            </w:r>
          </w:p>
        </w:tc>
      </w:tr>
    </w:tbl>
    <w:p w14:paraId="5C963708" w14:textId="77777777" w:rsidR="00E36F0E" w:rsidRDefault="00E36F0E"/>
    <w:p w14:paraId="40CF2FEF" w14:textId="0D6EDE9D" w:rsidR="00E36F0E" w:rsidRDefault="00393DC0" w:rsidP="00506E2F">
      <w:pPr>
        <w:pStyle w:val="Heading4"/>
      </w:pPr>
      <w:r w:rsidRPr="00B9479B">
        <w:t>MD-REQ-380282/A-CancelScanApimAPs</w:t>
      </w:r>
    </w:p>
    <w:p w14:paraId="1DB9DC94" w14:textId="77777777" w:rsidR="00E36F0E" w:rsidRPr="00310BB2"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to cancel scanning for available APs</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5ADA0325"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7E4FEA3C" w14:textId="77777777" w:rsidR="00E36F0E" w:rsidRPr="00C82768" w:rsidRDefault="00E36F0E" w:rsidP="00E36F0E">
            <w:pPr>
              <w:spacing w:line="256" w:lineRule="auto"/>
              <w:rPr>
                <w:sz w:val="8"/>
              </w:rPr>
            </w:pPr>
          </w:p>
        </w:tc>
      </w:tr>
      <w:tr w:rsidR="00E36F0E" w:rsidRPr="00C82768" w14:paraId="653ACE01"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78B78C50"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348ECC27" w14:textId="77777777" w:rsidR="00E36F0E" w:rsidRPr="00C82768" w:rsidRDefault="00393DC0" w:rsidP="00E36F0E">
            <w:pPr>
              <w:spacing w:line="256" w:lineRule="auto"/>
            </w:pPr>
            <w:r w:rsidRPr="00DA32BB">
              <w:t>One-Shot (</w:t>
            </w:r>
            <w:r>
              <w:t>A-Synch)</w:t>
            </w:r>
          </w:p>
        </w:tc>
      </w:tr>
      <w:tr w:rsidR="00E36F0E" w:rsidRPr="00C82768" w14:paraId="24EAD1A4"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1BFDF467"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7895C671" w14:textId="77777777" w:rsidR="00E36F0E" w:rsidRPr="00C82768" w:rsidRDefault="00393DC0" w:rsidP="00E36F0E">
            <w:pPr>
              <w:spacing w:line="256" w:lineRule="auto"/>
            </w:pPr>
            <w:r w:rsidRPr="00C82768">
              <w:t>Default</w:t>
            </w:r>
          </w:p>
        </w:tc>
      </w:tr>
      <w:tr w:rsidR="00E36F0E" w:rsidRPr="00C82768" w14:paraId="74FCC670"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5F794C54"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4B7224DB" w14:textId="77777777" w:rsidR="00E36F0E" w:rsidRPr="00C82768" w:rsidRDefault="00393DC0" w:rsidP="00E36F0E">
            <w:pPr>
              <w:spacing w:line="256" w:lineRule="auto"/>
            </w:pPr>
            <w:r w:rsidRPr="00C82768">
              <w:t>No</w:t>
            </w:r>
          </w:p>
        </w:tc>
      </w:tr>
      <w:tr w:rsidR="00E36F0E" w:rsidRPr="00C82768" w14:paraId="128A03AF"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2055B192" w14:textId="77777777" w:rsidR="00E36F0E" w:rsidRPr="00C82768" w:rsidRDefault="00E36F0E" w:rsidP="00E36F0E">
            <w:pPr>
              <w:spacing w:line="256" w:lineRule="auto"/>
              <w:rPr>
                <w:sz w:val="8"/>
              </w:rPr>
            </w:pPr>
          </w:p>
        </w:tc>
      </w:tr>
      <w:tr w:rsidR="00E36F0E" w:rsidRPr="00C82768" w14:paraId="05C36E2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53BC1BA7"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727DAFA7"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5AC89FA3"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DA127B9"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A7DD98C"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90F9492" w14:textId="77777777" w:rsidR="00E36F0E" w:rsidRPr="00C82768" w:rsidRDefault="00393DC0" w:rsidP="00E36F0E">
            <w:pPr>
              <w:rPr>
                <w:b/>
              </w:rPr>
            </w:pPr>
            <w:r w:rsidRPr="00C82768">
              <w:rPr>
                <w:b/>
              </w:rPr>
              <w:t>Description</w:t>
            </w:r>
          </w:p>
        </w:tc>
      </w:tr>
      <w:tr w:rsidR="00E36F0E" w:rsidRPr="00C82768" w14:paraId="30880AEB"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35664C40" w14:textId="77777777" w:rsidR="00E36F0E" w:rsidRPr="00C82768" w:rsidRDefault="00393DC0" w:rsidP="00E36F0E">
            <w:pPr>
              <w:rPr>
                <w:b/>
              </w:rPr>
            </w:pPr>
            <w:r w:rsidRPr="00C82768">
              <w:rPr>
                <w:b/>
              </w:rPr>
              <w:t>Request</w:t>
            </w:r>
          </w:p>
        </w:tc>
      </w:tr>
      <w:tr w:rsidR="00E36F0E" w:rsidRPr="00C82768" w14:paraId="521F5FC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E17A0C6"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1B7FD01B"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tcPr>
          <w:p w14:paraId="115F5F2C"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tcPr>
          <w:p w14:paraId="12D2D9C7"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3DF96303" w14:textId="77777777" w:rsidR="00E36F0E" w:rsidRPr="00F1221C" w:rsidRDefault="00393DC0" w:rsidP="00E36F0E">
            <w:r w:rsidRPr="00F1221C">
              <w:t>Char Value:0-255</w:t>
            </w:r>
          </w:p>
          <w:p w14:paraId="23583B04"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0ADCC287" w14:textId="77777777" w:rsidR="00E36F0E" w:rsidRPr="00C82768" w:rsidRDefault="00393DC0" w:rsidP="00E36F0E">
            <w:r>
              <w:t>Requesting app ID</w:t>
            </w:r>
          </w:p>
        </w:tc>
      </w:tr>
      <w:tr w:rsidR="00E36F0E" w:rsidRPr="00C82768" w14:paraId="2EB46918"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18A9371F" w14:textId="77777777" w:rsidR="00E36F0E" w:rsidRPr="00C82768" w:rsidRDefault="00393DC0" w:rsidP="00E36F0E">
            <w:r w:rsidRPr="00C82768">
              <w:rPr>
                <w:b/>
              </w:rPr>
              <w:t>Response</w:t>
            </w:r>
          </w:p>
        </w:tc>
      </w:tr>
      <w:tr w:rsidR="00E36F0E" w:rsidRPr="00C82768" w14:paraId="133BBAA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A308679"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2A3B81C"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DDAD015"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E6D7B2A"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91AC351" w14:textId="77777777" w:rsidR="00E36F0E" w:rsidRPr="00F1221C" w:rsidRDefault="00393DC0" w:rsidP="00E36F0E">
            <w:r w:rsidRPr="00F1221C">
              <w:t>Char Value:0-255</w:t>
            </w:r>
          </w:p>
          <w:p w14:paraId="62C3B1B9"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885E1FF" w14:textId="77777777" w:rsidR="00E36F0E" w:rsidRPr="00C82768" w:rsidRDefault="00393DC0" w:rsidP="00E36F0E">
            <w:r>
              <w:t>Requesting app ID</w:t>
            </w:r>
          </w:p>
        </w:tc>
      </w:tr>
      <w:tr w:rsidR="00E36F0E" w:rsidRPr="00C82768" w14:paraId="1E23D17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5751373"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778211C" w14:textId="77777777" w:rsidR="00E36F0E" w:rsidRDefault="00393DC0" w:rsidP="00E36F0E">
            <w:r>
              <w:t>HmiRet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69AEC3D"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065BB6C"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9D40138"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53F72CB" w14:textId="77777777" w:rsidR="00E36F0E" w:rsidRDefault="00E36F0E" w:rsidP="00E36F0E"/>
        </w:tc>
      </w:tr>
      <w:tr w:rsidR="00E36F0E" w:rsidRPr="00C82768" w14:paraId="2D1B405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F2724C8"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BBAFE1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FB2DF12"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C24953A" w14:textId="77777777" w:rsidR="00E36F0E" w:rsidRPr="00C82768" w:rsidRDefault="00393DC0" w:rsidP="00E36F0E">
            <w:r>
              <w:t>HMI_ERROR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27D83D3" w14:textId="77777777" w:rsidR="00E36F0E" w:rsidRPr="008127A4"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4370081" w14:textId="77777777" w:rsidR="00E36F0E" w:rsidRDefault="00393DC0" w:rsidP="00E36F0E">
            <w:r>
              <w:t>Error/Failure</w:t>
            </w:r>
          </w:p>
        </w:tc>
      </w:tr>
      <w:tr w:rsidR="00E36F0E" w:rsidRPr="00C82768" w14:paraId="05F84B1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97F02AD"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8965081"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99B64C3"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9758F5E" w14:textId="77777777" w:rsidR="00E36F0E" w:rsidRPr="00C82768" w:rsidRDefault="00393DC0" w:rsidP="00E36F0E">
            <w:r>
              <w:t>HMI_SUCCESS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E09CCA8" w14:textId="77777777" w:rsidR="00E36F0E" w:rsidRPr="008127A4"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8FD3C1F" w14:textId="77777777" w:rsidR="00E36F0E" w:rsidRDefault="00393DC0" w:rsidP="00E36F0E">
            <w:r>
              <w:t>Success</w:t>
            </w:r>
          </w:p>
        </w:tc>
      </w:tr>
    </w:tbl>
    <w:p w14:paraId="2D7B5C8A" w14:textId="5ED7FEC5" w:rsidR="00E36F0E" w:rsidRDefault="00393DC0" w:rsidP="00506E2F">
      <w:pPr>
        <w:pStyle w:val="Heading4"/>
      </w:pPr>
      <w:r w:rsidRPr="00B9479B">
        <w:t>MD-REQ-380283/B-ConnectToApimAP</w:t>
      </w:r>
    </w:p>
    <w:p w14:paraId="5C90705F" w14:textId="77777777" w:rsidR="00E36F0E" w:rsidRPr="00310BB2"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to connect to an available AP</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5958BBD9"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2C33C6A7" w14:textId="77777777" w:rsidR="00E36F0E" w:rsidRPr="00C82768" w:rsidRDefault="00E36F0E" w:rsidP="00E36F0E">
            <w:pPr>
              <w:spacing w:line="256" w:lineRule="auto"/>
              <w:rPr>
                <w:sz w:val="8"/>
              </w:rPr>
            </w:pPr>
          </w:p>
        </w:tc>
      </w:tr>
      <w:tr w:rsidR="00E36F0E" w:rsidRPr="00C82768" w14:paraId="0E2AD1A7"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3C2B631A"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6785AC2B" w14:textId="77777777" w:rsidR="00E36F0E" w:rsidRPr="00C82768" w:rsidRDefault="00393DC0" w:rsidP="00E36F0E">
            <w:pPr>
              <w:spacing w:line="256" w:lineRule="auto"/>
            </w:pPr>
            <w:r w:rsidRPr="00DA32BB">
              <w:t>One-Shot (</w:t>
            </w:r>
            <w:r>
              <w:t>A-Synch)</w:t>
            </w:r>
          </w:p>
        </w:tc>
      </w:tr>
      <w:tr w:rsidR="00E36F0E" w:rsidRPr="00C82768" w14:paraId="37A3EC7B"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1BB9B9F4" w14:textId="77777777" w:rsidR="00E36F0E" w:rsidRPr="00C82768" w:rsidRDefault="00393DC0" w:rsidP="00E36F0E">
            <w:pPr>
              <w:spacing w:line="256" w:lineRule="auto"/>
              <w:jc w:val="right"/>
            </w:pPr>
            <w:r w:rsidRPr="00C82768">
              <w:rPr>
                <w:b/>
              </w:rPr>
              <w:lastRenderedPageBreak/>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3F1F87A7" w14:textId="77777777" w:rsidR="00E36F0E" w:rsidRPr="00C82768" w:rsidRDefault="00393DC0" w:rsidP="00E36F0E">
            <w:pPr>
              <w:spacing w:line="256" w:lineRule="auto"/>
            </w:pPr>
            <w:r w:rsidRPr="00C82768">
              <w:t>Default</w:t>
            </w:r>
          </w:p>
        </w:tc>
      </w:tr>
      <w:tr w:rsidR="00E36F0E" w:rsidRPr="00C82768" w14:paraId="5B6477C6"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26B40A38"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63F8D085" w14:textId="77777777" w:rsidR="00E36F0E" w:rsidRPr="00C82768" w:rsidRDefault="00393DC0" w:rsidP="00E36F0E">
            <w:pPr>
              <w:spacing w:line="256" w:lineRule="auto"/>
            </w:pPr>
            <w:r w:rsidRPr="00C82768">
              <w:t>No</w:t>
            </w:r>
          </w:p>
        </w:tc>
      </w:tr>
      <w:tr w:rsidR="00E36F0E" w:rsidRPr="00C82768" w14:paraId="029DDA25"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3853D1A1" w14:textId="77777777" w:rsidR="00E36F0E" w:rsidRPr="00C82768" w:rsidRDefault="00E36F0E" w:rsidP="00E36F0E">
            <w:pPr>
              <w:spacing w:line="256" w:lineRule="auto"/>
              <w:rPr>
                <w:sz w:val="8"/>
              </w:rPr>
            </w:pPr>
          </w:p>
        </w:tc>
      </w:tr>
      <w:tr w:rsidR="00E36F0E" w:rsidRPr="00C82768" w14:paraId="4162771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7CC669F2"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62DB6512"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15C1538F"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4AF5DA1"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6A7CAAC"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E16F284" w14:textId="77777777" w:rsidR="00E36F0E" w:rsidRPr="00C82768" w:rsidRDefault="00393DC0" w:rsidP="00E36F0E">
            <w:pPr>
              <w:rPr>
                <w:b/>
              </w:rPr>
            </w:pPr>
            <w:r w:rsidRPr="00C82768">
              <w:rPr>
                <w:b/>
              </w:rPr>
              <w:t>Description</w:t>
            </w:r>
          </w:p>
        </w:tc>
      </w:tr>
      <w:tr w:rsidR="00E36F0E" w:rsidRPr="00C82768" w14:paraId="4CF40470"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7980601C" w14:textId="77777777" w:rsidR="00E36F0E" w:rsidRPr="00C82768" w:rsidRDefault="00393DC0" w:rsidP="00E36F0E">
            <w:pPr>
              <w:rPr>
                <w:b/>
              </w:rPr>
            </w:pPr>
            <w:r w:rsidRPr="00C82768">
              <w:rPr>
                <w:b/>
              </w:rPr>
              <w:t>Request</w:t>
            </w:r>
          </w:p>
        </w:tc>
      </w:tr>
      <w:tr w:rsidR="00E36F0E" w:rsidRPr="00C82768" w14:paraId="5DFC095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85B16AD"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6981CA74"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tcPr>
          <w:p w14:paraId="3340BBA7"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tcPr>
          <w:p w14:paraId="556BC4A4"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2263B2A7" w14:textId="77777777" w:rsidR="00E36F0E" w:rsidRPr="00F1221C" w:rsidRDefault="00393DC0" w:rsidP="00E36F0E">
            <w:r w:rsidRPr="00F1221C">
              <w:t>Char Value:0-255</w:t>
            </w:r>
          </w:p>
          <w:p w14:paraId="65C979CC"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7D526BBC" w14:textId="77777777" w:rsidR="00E36F0E" w:rsidRPr="00C82768" w:rsidRDefault="00393DC0" w:rsidP="00E36F0E">
            <w:r>
              <w:t>Requesting app ID</w:t>
            </w:r>
          </w:p>
        </w:tc>
      </w:tr>
      <w:tr w:rsidR="00E36F0E" w:rsidRPr="00C82768" w14:paraId="065B51A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8FEA313"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4BC2D549" w14:textId="77777777" w:rsidR="00E36F0E" w:rsidRDefault="00393DC0" w:rsidP="00E36F0E">
            <w:r>
              <w:t>ssid</w:t>
            </w:r>
          </w:p>
        </w:tc>
        <w:tc>
          <w:tcPr>
            <w:tcW w:w="900" w:type="dxa"/>
            <w:tcBorders>
              <w:top w:val="single" w:sz="4" w:space="0" w:color="auto"/>
              <w:left w:val="single" w:sz="4" w:space="0" w:color="auto"/>
              <w:bottom w:val="single" w:sz="4" w:space="0" w:color="auto"/>
              <w:right w:val="single" w:sz="4" w:space="0" w:color="auto"/>
            </w:tcBorders>
          </w:tcPr>
          <w:p w14:paraId="0C7D3301"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3A1A6CE7" w14:textId="77777777" w:rsidR="00E36F0E" w:rsidRPr="008127A4" w:rsidRDefault="00393DC0" w:rsidP="00E36F0E">
            <w:r w:rsidRPr="008127A4">
              <w:t>-</w:t>
            </w:r>
            <w:r>
              <w:t xml:space="preserve"> </w:t>
            </w:r>
          </w:p>
        </w:tc>
        <w:tc>
          <w:tcPr>
            <w:tcW w:w="1170" w:type="dxa"/>
            <w:tcBorders>
              <w:top w:val="single" w:sz="4" w:space="0" w:color="auto"/>
              <w:left w:val="single" w:sz="4" w:space="0" w:color="auto"/>
              <w:bottom w:val="single" w:sz="4" w:space="0" w:color="auto"/>
              <w:right w:val="single" w:sz="4" w:space="0" w:color="auto"/>
            </w:tcBorders>
          </w:tcPr>
          <w:p w14:paraId="22D0B4F5" w14:textId="77777777" w:rsidR="00E36F0E" w:rsidRPr="00F1221C" w:rsidRDefault="00393DC0" w:rsidP="00E36F0E">
            <w:r w:rsidRPr="00F1221C">
              <w:t>Char Value:0-255</w:t>
            </w:r>
          </w:p>
          <w:p w14:paraId="3BBAE914"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0C8C8873" w14:textId="77777777" w:rsidR="00E36F0E" w:rsidRPr="0052707D" w:rsidRDefault="00393DC0" w:rsidP="00E36F0E">
            <w:pPr>
              <w:rPr>
                <w:highlight w:val="yellow"/>
              </w:rPr>
            </w:pPr>
            <w:r w:rsidRPr="007164A2">
              <w:t>SSID of network</w:t>
            </w:r>
          </w:p>
        </w:tc>
      </w:tr>
      <w:tr w:rsidR="00E36F0E" w:rsidRPr="00C82768" w14:paraId="2149AF4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85793FB"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52D5061C" w14:textId="77777777" w:rsidR="00E36F0E" w:rsidRDefault="00393DC0" w:rsidP="00E36F0E">
            <w:r>
              <w:t>bssid</w:t>
            </w:r>
          </w:p>
        </w:tc>
        <w:tc>
          <w:tcPr>
            <w:tcW w:w="900" w:type="dxa"/>
            <w:tcBorders>
              <w:top w:val="single" w:sz="4" w:space="0" w:color="auto"/>
              <w:left w:val="single" w:sz="4" w:space="0" w:color="auto"/>
              <w:bottom w:val="single" w:sz="4" w:space="0" w:color="auto"/>
              <w:right w:val="single" w:sz="4" w:space="0" w:color="auto"/>
            </w:tcBorders>
          </w:tcPr>
          <w:p w14:paraId="515838D0"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408858D5"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49C4B1FA" w14:textId="77777777" w:rsidR="00E36F0E" w:rsidRPr="00F1221C" w:rsidRDefault="00393DC0" w:rsidP="00E36F0E">
            <w:r w:rsidRPr="00F1221C">
              <w:t>Char Value:0-255</w:t>
            </w:r>
          </w:p>
          <w:p w14:paraId="19ECB26B"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28856A3F" w14:textId="77777777" w:rsidR="00E36F0E" w:rsidRPr="0052707D" w:rsidRDefault="00393DC0" w:rsidP="00E36F0E">
            <w:pPr>
              <w:rPr>
                <w:highlight w:val="yellow"/>
              </w:rPr>
            </w:pPr>
            <w:r w:rsidRPr="007164A2">
              <w:t xml:space="preserve">Optional </w:t>
            </w:r>
            <w:r>
              <w:t xml:space="preserve">- </w:t>
            </w:r>
            <w:r w:rsidRPr="007164A2">
              <w:t>BSSID of AP</w:t>
            </w:r>
          </w:p>
        </w:tc>
      </w:tr>
      <w:tr w:rsidR="00E36F0E" w:rsidRPr="00C82768" w14:paraId="471AE7E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2D62012"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0B990DE3" w14:textId="77777777" w:rsidR="00E36F0E" w:rsidRDefault="00393DC0" w:rsidP="00E36F0E">
            <w:r w:rsidRPr="00DA43D2">
              <w:t>WlanChannel</w:t>
            </w:r>
          </w:p>
        </w:tc>
        <w:tc>
          <w:tcPr>
            <w:tcW w:w="900" w:type="dxa"/>
            <w:tcBorders>
              <w:top w:val="single" w:sz="4" w:space="0" w:color="auto"/>
              <w:left w:val="single" w:sz="4" w:space="0" w:color="auto"/>
              <w:bottom w:val="single" w:sz="4" w:space="0" w:color="auto"/>
              <w:right w:val="single" w:sz="4" w:space="0" w:color="auto"/>
            </w:tcBorders>
          </w:tcPr>
          <w:p w14:paraId="09B66B8D"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tcPr>
          <w:p w14:paraId="3648A889"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1C765EF9"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042629B6" w14:textId="77777777" w:rsidR="00E36F0E" w:rsidRPr="0052707D" w:rsidRDefault="00393DC0" w:rsidP="00E36F0E">
            <w:pPr>
              <w:rPr>
                <w:highlight w:val="yellow"/>
              </w:rPr>
            </w:pPr>
            <w:r w:rsidRPr="007164A2">
              <w:t xml:space="preserve">Optional </w:t>
            </w:r>
            <w:r>
              <w:t>- Channel</w:t>
            </w:r>
            <w:r w:rsidRPr="007164A2">
              <w:t xml:space="preserve"> of AP</w:t>
            </w:r>
          </w:p>
        </w:tc>
      </w:tr>
      <w:tr w:rsidR="00E36F0E" w:rsidRPr="00C82768" w14:paraId="035A41E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E3EAEDA"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75C6D4A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67D92DC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11BE627F" w14:textId="77777777" w:rsidR="00E36F0E" w:rsidRDefault="00393DC0" w:rsidP="00E36F0E">
            <w:r>
              <w:t>Reserved</w:t>
            </w:r>
          </w:p>
        </w:tc>
        <w:tc>
          <w:tcPr>
            <w:tcW w:w="1170" w:type="dxa"/>
            <w:tcBorders>
              <w:top w:val="single" w:sz="4" w:space="0" w:color="auto"/>
              <w:left w:val="single" w:sz="4" w:space="0" w:color="auto"/>
              <w:bottom w:val="single" w:sz="4" w:space="0" w:color="auto"/>
              <w:right w:val="single" w:sz="4" w:space="0" w:color="auto"/>
            </w:tcBorders>
          </w:tcPr>
          <w:p w14:paraId="4FD559E2" w14:textId="77777777" w:rsidR="00E36F0E" w:rsidRDefault="00393DC0" w:rsidP="00E36F0E">
            <w:r>
              <w:t>0x00</w:t>
            </w:r>
          </w:p>
        </w:tc>
        <w:tc>
          <w:tcPr>
            <w:tcW w:w="3330" w:type="dxa"/>
            <w:tcBorders>
              <w:top w:val="single" w:sz="4" w:space="0" w:color="auto"/>
              <w:left w:val="single" w:sz="4" w:space="0" w:color="auto"/>
              <w:bottom w:val="single" w:sz="4" w:space="0" w:color="auto"/>
              <w:right w:val="single" w:sz="4" w:space="0" w:color="auto"/>
            </w:tcBorders>
          </w:tcPr>
          <w:p w14:paraId="46E61256" w14:textId="77777777" w:rsidR="00E36F0E" w:rsidRPr="0052707D" w:rsidRDefault="00E36F0E" w:rsidP="00E36F0E">
            <w:pPr>
              <w:rPr>
                <w:highlight w:val="yellow"/>
              </w:rPr>
            </w:pPr>
          </w:p>
        </w:tc>
      </w:tr>
      <w:tr w:rsidR="00E36F0E" w:rsidRPr="00C82768" w14:paraId="288DE17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89F6B3A"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56E152E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1D366906"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4B67BD62" w14:textId="77777777" w:rsidR="00E36F0E" w:rsidRPr="00C82768" w:rsidRDefault="00393DC0" w:rsidP="00E36F0E">
            <w:r>
              <w:t>WLAN_CH_1</w:t>
            </w:r>
          </w:p>
        </w:tc>
        <w:tc>
          <w:tcPr>
            <w:tcW w:w="1170" w:type="dxa"/>
            <w:tcBorders>
              <w:top w:val="single" w:sz="4" w:space="0" w:color="auto"/>
              <w:left w:val="single" w:sz="4" w:space="0" w:color="auto"/>
              <w:bottom w:val="single" w:sz="4" w:space="0" w:color="auto"/>
              <w:right w:val="single" w:sz="4" w:space="0" w:color="auto"/>
            </w:tcBorders>
          </w:tcPr>
          <w:p w14:paraId="65D926E6" w14:textId="77777777" w:rsidR="00E36F0E" w:rsidRPr="00C82768" w:rsidRDefault="00393DC0" w:rsidP="00E36F0E">
            <w:r>
              <w:t>0x01</w:t>
            </w:r>
          </w:p>
        </w:tc>
        <w:tc>
          <w:tcPr>
            <w:tcW w:w="3330" w:type="dxa"/>
            <w:tcBorders>
              <w:top w:val="single" w:sz="4" w:space="0" w:color="auto"/>
              <w:left w:val="single" w:sz="4" w:space="0" w:color="auto"/>
              <w:bottom w:val="single" w:sz="4" w:space="0" w:color="auto"/>
              <w:right w:val="single" w:sz="4" w:space="0" w:color="auto"/>
            </w:tcBorders>
          </w:tcPr>
          <w:p w14:paraId="56B63EA3" w14:textId="77777777" w:rsidR="00E36F0E" w:rsidRPr="00C82768" w:rsidRDefault="00E36F0E" w:rsidP="00E36F0E"/>
        </w:tc>
      </w:tr>
      <w:tr w:rsidR="00E36F0E" w:rsidRPr="00C82768" w14:paraId="75810CA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60E4094"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4BD0652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14C46407"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4D3E2D7E" w14:textId="77777777" w:rsidR="00E36F0E" w:rsidRPr="00C82768" w:rsidRDefault="00393DC0" w:rsidP="00E36F0E">
            <w:r>
              <w:t>WLAN_CH_2</w:t>
            </w:r>
          </w:p>
        </w:tc>
        <w:tc>
          <w:tcPr>
            <w:tcW w:w="1170" w:type="dxa"/>
            <w:tcBorders>
              <w:top w:val="single" w:sz="4" w:space="0" w:color="auto"/>
              <w:left w:val="single" w:sz="4" w:space="0" w:color="auto"/>
              <w:bottom w:val="single" w:sz="4" w:space="0" w:color="auto"/>
              <w:right w:val="single" w:sz="4" w:space="0" w:color="auto"/>
            </w:tcBorders>
          </w:tcPr>
          <w:p w14:paraId="65642984" w14:textId="77777777" w:rsidR="00E36F0E" w:rsidRPr="00C82768" w:rsidRDefault="00393DC0" w:rsidP="00E36F0E">
            <w:r>
              <w:t>0x02</w:t>
            </w:r>
          </w:p>
        </w:tc>
        <w:tc>
          <w:tcPr>
            <w:tcW w:w="3330" w:type="dxa"/>
            <w:tcBorders>
              <w:top w:val="single" w:sz="4" w:space="0" w:color="auto"/>
              <w:left w:val="single" w:sz="4" w:space="0" w:color="auto"/>
              <w:bottom w:val="single" w:sz="4" w:space="0" w:color="auto"/>
              <w:right w:val="single" w:sz="4" w:space="0" w:color="auto"/>
            </w:tcBorders>
          </w:tcPr>
          <w:p w14:paraId="4E9998A0" w14:textId="77777777" w:rsidR="00E36F0E" w:rsidRPr="00C82768" w:rsidRDefault="00E36F0E" w:rsidP="00E36F0E"/>
        </w:tc>
      </w:tr>
      <w:tr w:rsidR="00E36F0E" w:rsidRPr="00C82768" w14:paraId="524FACA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2CEB33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7EBF05E5"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0152213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46D05082" w14:textId="77777777" w:rsidR="00E36F0E" w:rsidRPr="00C82768" w:rsidRDefault="00393DC0" w:rsidP="00E36F0E">
            <w:r>
              <w:t>WLAN_CH_3</w:t>
            </w:r>
          </w:p>
        </w:tc>
        <w:tc>
          <w:tcPr>
            <w:tcW w:w="1170" w:type="dxa"/>
            <w:tcBorders>
              <w:top w:val="single" w:sz="4" w:space="0" w:color="auto"/>
              <w:left w:val="single" w:sz="4" w:space="0" w:color="auto"/>
              <w:bottom w:val="single" w:sz="4" w:space="0" w:color="auto"/>
              <w:right w:val="single" w:sz="4" w:space="0" w:color="auto"/>
            </w:tcBorders>
          </w:tcPr>
          <w:p w14:paraId="40AD60CC" w14:textId="77777777" w:rsidR="00E36F0E" w:rsidRDefault="00393DC0" w:rsidP="00E36F0E">
            <w:r>
              <w:t>0x03</w:t>
            </w:r>
          </w:p>
        </w:tc>
        <w:tc>
          <w:tcPr>
            <w:tcW w:w="3330" w:type="dxa"/>
            <w:tcBorders>
              <w:top w:val="single" w:sz="4" w:space="0" w:color="auto"/>
              <w:left w:val="single" w:sz="4" w:space="0" w:color="auto"/>
              <w:bottom w:val="single" w:sz="4" w:space="0" w:color="auto"/>
              <w:right w:val="single" w:sz="4" w:space="0" w:color="auto"/>
            </w:tcBorders>
          </w:tcPr>
          <w:p w14:paraId="566741AF" w14:textId="77777777" w:rsidR="00E36F0E" w:rsidRPr="00D70130" w:rsidRDefault="00E36F0E" w:rsidP="00E36F0E">
            <w:pPr>
              <w:rPr>
                <w:highlight w:val="yellow"/>
              </w:rPr>
            </w:pPr>
          </w:p>
        </w:tc>
      </w:tr>
      <w:tr w:rsidR="00E36F0E" w:rsidRPr="00C82768" w14:paraId="2CB9A03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59FEAA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72F9A39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6E04D388"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4A33EAF0"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44C8CDA2"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66858E86" w14:textId="77777777" w:rsidR="00E36F0E" w:rsidRPr="00D70130" w:rsidRDefault="00E36F0E" w:rsidP="00E36F0E">
            <w:pPr>
              <w:rPr>
                <w:highlight w:val="yellow"/>
              </w:rPr>
            </w:pPr>
          </w:p>
        </w:tc>
      </w:tr>
      <w:tr w:rsidR="00E36F0E" w:rsidRPr="00C82768" w14:paraId="513504F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8454423"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4453D5D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5F3FA538"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27B248CF" w14:textId="77777777" w:rsidR="00E36F0E" w:rsidRDefault="00393DC0" w:rsidP="00E36F0E">
            <w:r>
              <w:t>WLAN_CH_165</w:t>
            </w:r>
          </w:p>
        </w:tc>
        <w:tc>
          <w:tcPr>
            <w:tcW w:w="1170" w:type="dxa"/>
            <w:tcBorders>
              <w:top w:val="single" w:sz="4" w:space="0" w:color="auto"/>
              <w:left w:val="single" w:sz="4" w:space="0" w:color="auto"/>
              <w:bottom w:val="single" w:sz="4" w:space="0" w:color="auto"/>
              <w:right w:val="single" w:sz="4" w:space="0" w:color="auto"/>
            </w:tcBorders>
          </w:tcPr>
          <w:p w14:paraId="7DA00383" w14:textId="77777777" w:rsidR="00E36F0E" w:rsidRDefault="00393DC0" w:rsidP="00E36F0E">
            <w:r>
              <w:t>0xA5</w:t>
            </w:r>
          </w:p>
        </w:tc>
        <w:tc>
          <w:tcPr>
            <w:tcW w:w="3330" w:type="dxa"/>
            <w:tcBorders>
              <w:top w:val="single" w:sz="4" w:space="0" w:color="auto"/>
              <w:left w:val="single" w:sz="4" w:space="0" w:color="auto"/>
              <w:bottom w:val="single" w:sz="4" w:space="0" w:color="auto"/>
              <w:right w:val="single" w:sz="4" w:space="0" w:color="auto"/>
            </w:tcBorders>
          </w:tcPr>
          <w:p w14:paraId="7EB3C261" w14:textId="77777777" w:rsidR="00E36F0E" w:rsidRPr="0052707D" w:rsidRDefault="00E36F0E" w:rsidP="00E36F0E">
            <w:pPr>
              <w:rPr>
                <w:highlight w:val="yellow"/>
              </w:rPr>
            </w:pPr>
          </w:p>
        </w:tc>
      </w:tr>
      <w:tr w:rsidR="00E36F0E" w:rsidRPr="00C82768" w14:paraId="1669460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A0B5535"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1FD0D348" w14:textId="77777777" w:rsidR="00E36F0E" w:rsidRDefault="00393DC0" w:rsidP="00E36F0E">
            <w:r w:rsidRPr="00DA43D2">
              <w:t>WlanSecurity</w:t>
            </w:r>
          </w:p>
        </w:tc>
        <w:tc>
          <w:tcPr>
            <w:tcW w:w="900" w:type="dxa"/>
            <w:tcBorders>
              <w:top w:val="single" w:sz="4" w:space="0" w:color="auto"/>
              <w:left w:val="single" w:sz="4" w:space="0" w:color="auto"/>
              <w:bottom w:val="single" w:sz="4" w:space="0" w:color="auto"/>
              <w:right w:val="single" w:sz="4" w:space="0" w:color="auto"/>
            </w:tcBorders>
          </w:tcPr>
          <w:p w14:paraId="294642E8"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tcPr>
          <w:p w14:paraId="07817848"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0CF005E7"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6F1F14AE" w14:textId="77777777" w:rsidR="00E36F0E" w:rsidRPr="0052707D" w:rsidRDefault="00393DC0" w:rsidP="00E36F0E">
            <w:pPr>
              <w:rPr>
                <w:highlight w:val="yellow"/>
              </w:rPr>
            </w:pPr>
            <w:r>
              <w:t>Security settings to use</w:t>
            </w:r>
          </w:p>
        </w:tc>
      </w:tr>
      <w:tr w:rsidR="00E36F0E" w:rsidRPr="00C82768" w14:paraId="566E191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FB06D4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0E5C5A57"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08027B8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624974D5" w14:textId="77777777" w:rsidR="00E36F0E" w:rsidRDefault="00393DC0" w:rsidP="00E36F0E">
            <w:r>
              <w:t>Reserved</w:t>
            </w:r>
          </w:p>
        </w:tc>
        <w:tc>
          <w:tcPr>
            <w:tcW w:w="1170" w:type="dxa"/>
            <w:tcBorders>
              <w:top w:val="single" w:sz="4" w:space="0" w:color="auto"/>
              <w:left w:val="single" w:sz="4" w:space="0" w:color="auto"/>
              <w:bottom w:val="single" w:sz="4" w:space="0" w:color="auto"/>
              <w:right w:val="single" w:sz="4" w:space="0" w:color="auto"/>
            </w:tcBorders>
          </w:tcPr>
          <w:p w14:paraId="3713EF37" w14:textId="77777777" w:rsidR="00E36F0E" w:rsidRDefault="00393DC0" w:rsidP="00E36F0E">
            <w:r>
              <w:t>0x00</w:t>
            </w:r>
          </w:p>
        </w:tc>
        <w:tc>
          <w:tcPr>
            <w:tcW w:w="3330" w:type="dxa"/>
            <w:tcBorders>
              <w:top w:val="single" w:sz="4" w:space="0" w:color="auto"/>
              <w:left w:val="single" w:sz="4" w:space="0" w:color="auto"/>
              <w:bottom w:val="single" w:sz="4" w:space="0" w:color="auto"/>
              <w:right w:val="single" w:sz="4" w:space="0" w:color="auto"/>
            </w:tcBorders>
          </w:tcPr>
          <w:p w14:paraId="12CCD0AC" w14:textId="77777777" w:rsidR="00E36F0E" w:rsidRPr="0052707D" w:rsidRDefault="00E36F0E" w:rsidP="00E36F0E">
            <w:pPr>
              <w:rPr>
                <w:highlight w:val="yellow"/>
              </w:rPr>
            </w:pPr>
          </w:p>
        </w:tc>
      </w:tr>
      <w:tr w:rsidR="00E36F0E" w:rsidRPr="00C82768" w14:paraId="01685B0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8C599E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2FAE8AF0"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5614E65D"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7AD65B11" w14:textId="77777777" w:rsidR="00E36F0E" w:rsidRPr="00C82768" w:rsidRDefault="00393DC0" w:rsidP="00E36F0E">
            <w:r>
              <w:t>Open</w:t>
            </w:r>
          </w:p>
        </w:tc>
        <w:tc>
          <w:tcPr>
            <w:tcW w:w="1170" w:type="dxa"/>
            <w:tcBorders>
              <w:top w:val="single" w:sz="4" w:space="0" w:color="auto"/>
              <w:left w:val="single" w:sz="4" w:space="0" w:color="auto"/>
              <w:bottom w:val="single" w:sz="4" w:space="0" w:color="auto"/>
              <w:right w:val="single" w:sz="4" w:space="0" w:color="auto"/>
            </w:tcBorders>
          </w:tcPr>
          <w:p w14:paraId="0C70A0DA" w14:textId="77777777" w:rsidR="00E36F0E" w:rsidRPr="00C82768" w:rsidRDefault="00393DC0" w:rsidP="00E36F0E">
            <w:r>
              <w:t>0x01</w:t>
            </w:r>
          </w:p>
        </w:tc>
        <w:tc>
          <w:tcPr>
            <w:tcW w:w="3330" w:type="dxa"/>
            <w:tcBorders>
              <w:top w:val="single" w:sz="4" w:space="0" w:color="auto"/>
              <w:left w:val="single" w:sz="4" w:space="0" w:color="auto"/>
              <w:bottom w:val="single" w:sz="4" w:space="0" w:color="auto"/>
              <w:right w:val="single" w:sz="4" w:space="0" w:color="auto"/>
            </w:tcBorders>
          </w:tcPr>
          <w:p w14:paraId="57D78078" w14:textId="77777777" w:rsidR="00E36F0E" w:rsidRPr="0052707D" w:rsidRDefault="00393DC0" w:rsidP="00E36F0E">
            <w:pPr>
              <w:rPr>
                <w:highlight w:val="yellow"/>
              </w:rPr>
            </w:pPr>
            <w:r w:rsidRPr="007164A2">
              <w:t>Open or no security</w:t>
            </w:r>
          </w:p>
        </w:tc>
      </w:tr>
      <w:tr w:rsidR="00E36F0E" w:rsidRPr="00C82768" w14:paraId="56887D4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B79EB4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2F4499D4"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75CE297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011A0C25" w14:textId="77777777" w:rsidR="00E36F0E" w:rsidRPr="00C82768" w:rsidRDefault="00393DC0" w:rsidP="00E36F0E">
            <w:r>
              <w:t>WEP</w:t>
            </w:r>
          </w:p>
        </w:tc>
        <w:tc>
          <w:tcPr>
            <w:tcW w:w="1170" w:type="dxa"/>
            <w:tcBorders>
              <w:top w:val="single" w:sz="4" w:space="0" w:color="auto"/>
              <w:left w:val="single" w:sz="4" w:space="0" w:color="auto"/>
              <w:bottom w:val="single" w:sz="4" w:space="0" w:color="auto"/>
              <w:right w:val="single" w:sz="4" w:space="0" w:color="auto"/>
            </w:tcBorders>
          </w:tcPr>
          <w:p w14:paraId="5F50A901" w14:textId="77777777" w:rsidR="00E36F0E" w:rsidRPr="00C82768" w:rsidRDefault="00393DC0" w:rsidP="00E36F0E">
            <w:r>
              <w:t>0x02</w:t>
            </w:r>
          </w:p>
        </w:tc>
        <w:tc>
          <w:tcPr>
            <w:tcW w:w="3330" w:type="dxa"/>
            <w:tcBorders>
              <w:top w:val="single" w:sz="4" w:space="0" w:color="auto"/>
              <w:left w:val="single" w:sz="4" w:space="0" w:color="auto"/>
              <w:bottom w:val="single" w:sz="4" w:space="0" w:color="auto"/>
              <w:right w:val="single" w:sz="4" w:space="0" w:color="auto"/>
            </w:tcBorders>
          </w:tcPr>
          <w:p w14:paraId="347062BB" w14:textId="77777777" w:rsidR="00E36F0E" w:rsidRPr="007164A2" w:rsidRDefault="00393DC0" w:rsidP="00E36F0E">
            <w:r>
              <w:t>WEP</w:t>
            </w:r>
          </w:p>
        </w:tc>
      </w:tr>
      <w:tr w:rsidR="00E36F0E" w:rsidRPr="00C82768" w14:paraId="59AC4D4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D3B8C8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008AC833"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672F05F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1205EDB1" w14:textId="77777777" w:rsidR="00E36F0E" w:rsidRDefault="00393DC0" w:rsidP="00E36F0E">
            <w:r>
              <w:t>WPS</w:t>
            </w:r>
          </w:p>
        </w:tc>
        <w:tc>
          <w:tcPr>
            <w:tcW w:w="1170" w:type="dxa"/>
            <w:tcBorders>
              <w:top w:val="single" w:sz="4" w:space="0" w:color="auto"/>
              <w:left w:val="single" w:sz="4" w:space="0" w:color="auto"/>
              <w:bottom w:val="single" w:sz="4" w:space="0" w:color="auto"/>
              <w:right w:val="single" w:sz="4" w:space="0" w:color="auto"/>
            </w:tcBorders>
          </w:tcPr>
          <w:p w14:paraId="087C6D61" w14:textId="77777777" w:rsidR="00E36F0E" w:rsidRDefault="00393DC0" w:rsidP="00E36F0E">
            <w:r>
              <w:t>0x03</w:t>
            </w:r>
          </w:p>
        </w:tc>
        <w:tc>
          <w:tcPr>
            <w:tcW w:w="3330" w:type="dxa"/>
            <w:tcBorders>
              <w:top w:val="single" w:sz="4" w:space="0" w:color="auto"/>
              <w:left w:val="single" w:sz="4" w:space="0" w:color="auto"/>
              <w:bottom w:val="single" w:sz="4" w:space="0" w:color="auto"/>
              <w:right w:val="single" w:sz="4" w:space="0" w:color="auto"/>
            </w:tcBorders>
          </w:tcPr>
          <w:p w14:paraId="287CE00E" w14:textId="77777777" w:rsidR="00E36F0E" w:rsidRPr="007164A2" w:rsidRDefault="00393DC0" w:rsidP="00E36F0E">
            <w:r>
              <w:t>WPS (WiFi Protected Setup)</w:t>
            </w:r>
          </w:p>
        </w:tc>
      </w:tr>
      <w:tr w:rsidR="00E36F0E" w:rsidRPr="00C82768" w14:paraId="5092749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21E897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288C9C28"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354F830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46624483" w14:textId="77777777" w:rsidR="00E36F0E" w:rsidRPr="00C82768" w:rsidRDefault="00393DC0" w:rsidP="00E36F0E">
            <w:r>
              <w:t>WPA_Personal</w:t>
            </w:r>
          </w:p>
        </w:tc>
        <w:tc>
          <w:tcPr>
            <w:tcW w:w="1170" w:type="dxa"/>
            <w:tcBorders>
              <w:top w:val="single" w:sz="4" w:space="0" w:color="auto"/>
              <w:left w:val="single" w:sz="4" w:space="0" w:color="auto"/>
              <w:bottom w:val="single" w:sz="4" w:space="0" w:color="auto"/>
              <w:right w:val="single" w:sz="4" w:space="0" w:color="auto"/>
            </w:tcBorders>
          </w:tcPr>
          <w:p w14:paraId="42EB2C6F" w14:textId="77777777" w:rsidR="00E36F0E" w:rsidRDefault="00393DC0" w:rsidP="00E36F0E">
            <w:r>
              <w:t>0x04</w:t>
            </w:r>
          </w:p>
        </w:tc>
        <w:tc>
          <w:tcPr>
            <w:tcW w:w="3330" w:type="dxa"/>
            <w:tcBorders>
              <w:top w:val="single" w:sz="4" w:space="0" w:color="auto"/>
              <w:left w:val="single" w:sz="4" w:space="0" w:color="auto"/>
              <w:bottom w:val="single" w:sz="4" w:space="0" w:color="auto"/>
              <w:right w:val="single" w:sz="4" w:space="0" w:color="auto"/>
            </w:tcBorders>
          </w:tcPr>
          <w:p w14:paraId="531465CE" w14:textId="77777777" w:rsidR="00E36F0E" w:rsidRPr="007164A2" w:rsidRDefault="00393DC0" w:rsidP="00E36F0E">
            <w:r>
              <w:t>WPA/WPA2/WPA3 Personal (passkey)</w:t>
            </w:r>
          </w:p>
        </w:tc>
      </w:tr>
      <w:tr w:rsidR="00E36F0E" w:rsidRPr="00C82768" w14:paraId="7EFFDA5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D9090A4"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4E09A2BE"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62B53195"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5C3C03CF" w14:textId="77777777" w:rsidR="00E36F0E" w:rsidRDefault="00393DC0" w:rsidP="00E36F0E">
            <w:r>
              <w:t>WPA_Enterprise</w:t>
            </w:r>
          </w:p>
        </w:tc>
        <w:tc>
          <w:tcPr>
            <w:tcW w:w="1170" w:type="dxa"/>
            <w:tcBorders>
              <w:top w:val="single" w:sz="4" w:space="0" w:color="auto"/>
              <w:left w:val="single" w:sz="4" w:space="0" w:color="auto"/>
              <w:bottom w:val="single" w:sz="4" w:space="0" w:color="auto"/>
              <w:right w:val="single" w:sz="4" w:space="0" w:color="auto"/>
            </w:tcBorders>
          </w:tcPr>
          <w:p w14:paraId="056AFE82" w14:textId="77777777" w:rsidR="00E36F0E" w:rsidRDefault="00393DC0" w:rsidP="00E36F0E">
            <w:r>
              <w:t>0x05</w:t>
            </w:r>
          </w:p>
        </w:tc>
        <w:tc>
          <w:tcPr>
            <w:tcW w:w="3330" w:type="dxa"/>
            <w:tcBorders>
              <w:top w:val="single" w:sz="4" w:space="0" w:color="auto"/>
              <w:left w:val="single" w:sz="4" w:space="0" w:color="auto"/>
              <w:bottom w:val="single" w:sz="4" w:space="0" w:color="auto"/>
              <w:right w:val="single" w:sz="4" w:space="0" w:color="auto"/>
            </w:tcBorders>
          </w:tcPr>
          <w:p w14:paraId="74B280B0" w14:textId="77777777" w:rsidR="00E36F0E" w:rsidRPr="007164A2" w:rsidRDefault="00393DC0" w:rsidP="00E36F0E">
            <w:r>
              <w:t>WPA/WPA2/WPA3 Enterprise (EAP-PEAP/EAP-TLS/etc) (not supported)</w:t>
            </w:r>
          </w:p>
        </w:tc>
      </w:tr>
      <w:tr w:rsidR="00E36F0E" w:rsidRPr="00C82768" w14:paraId="3BF16C7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86940D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38EA0360"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0490505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2F670AF9" w14:textId="77777777" w:rsidR="00E36F0E" w:rsidRDefault="00393DC0" w:rsidP="00E36F0E">
            <w:r>
              <w:t>MAX</w:t>
            </w:r>
          </w:p>
        </w:tc>
        <w:tc>
          <w:tcPr>
            <w:tcW w:w="1170" w:type="dxa"/>
            <w:tcBorders>
              <w:top w:val="single" w:sz="4" w:space="0" w:color="auto"/>
              <w:left w:val="single" w:sz="4" w:space="0" w:color="auto"/>
              <w:bottom w:val="single" w:sz="4" w:space="0" w:color="auto"/>
              <w:right w:val="single" w:sz="4" w:space="0" w:color="auto"/>
            </w:tcBorders>
          </w:tcPr>
          <w:p w14:paraId="1F1CC57B" w14:textId="77777777" w:rsidR="00E36F0E" w:rsidRDefault="00393DC0" w:rsidP="00E36F0E">
            <w:r>
              <w:t>0x06</w:t>
            </w:r>
          </w:p>
        </w:tc>
        <w:tc>
          <w:tcPr>
            <w:tcW w:w="3330" w:type="dxa"/>
            <w:tcBorders>
              <w:top w:val="single" w:sz="4" w:space="0" w:color="auto"/>
              <w:left w:val="single" w:sz="4" w:space="0" w:color="auto"/>
              <w:bottom w:val="single" w:sz="4" w:space="0" w:color="auto"/>
              <w:right w:val="single" w:sz="4" w:space="0" w:color="auto"/>
            </w:tcBorders>
          </w:tcPr>
          <w:p w14:paraId="2DD0BD0D" w14:textId="77777777" w:rsidR="00E36F0E" w:rsidRPr="007164A2" w:rsidRDefault="00E36F0E" w:rsidP="00E36F0E"/>
        </w:tc>
      </w:tr>
      <w:tr w:rsidR="00E36F0E" w:rsidRPr="00C82768" w14:paraId="259D868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7DC16A2" w14:textId="77777777" w:rsidR="00E36F0E" w:rsidRDefault="00393DC0" w:rsidP="00E36F0E">
            <w:pPr>
              <w:jc w:val="center"/>
            </w:pPr>
            <w:r>
              <w:t xml:space="preserve">R </w:t>
            </w:r>
          </w:p>
        </w:tc>
        <w:tc>
          <w:tcPr>
            <w:tcW w:w="2353" w:type="dxa"/>
            <w:gridSpan w:val="2"/>
            <w:tcBorders>
              <w:top w:val="single" w:sz="4" w:space="0" w:color="auto"/>
              <w:left w:val="single" w:sz="4" w:space="0" w:color="auto"/>
              <w:bottom w:val="single" w:sz="4" w:space="0" w:color="auto"/>
              <w:right w:val="single" w:sz="4" w:space="0" w:color="auto"/>
            </w:tcBorders>
          </w:tcPr>
          <w:p w14:paraId="115D1E2B" w14:textId="77777777" w:rsidR="00E36F0E" w:rsidRPr="00DA43D2" w:rsidRDefault="00393DC0" w:rsidP="00E36F0E">
            <w:r>
              <w:t>WlanWepSecurity</w:t>
            </w:r>
          </w:p>
        </w:tc>
        <w:tc>
          <w:tcPr>
            <w:tcW w:w="900" w:type="dxa"/>
            <w:tcBorders>
              <w:top w:val="single" w:sz="4" w:space="0" w:color="auto"/>
              <w:left w:val="single" w:sz="4" w:space="0" w:color="auto"/>
              <w:bottom w:val="single" w:sz="4" w:space="0" w:color="auto"/>
              <w:right w:val="single" w:sz="4" w:space="0" w:color="auto"/>
            </w:tcBorders>
          </w:tcPr>
          <w:p w14:paraId="3C5B1EE1" w14:textId="77777777" w:rsidR="00E36F0E" w:rsidRPr="00C82768" w:rsidRDefault="00393DC0" w:rsidP="00E36F0E">
            <w:r>
              <w:t>-</w:t>
            </w:r>
          </w:p>
        </w:tc>
        <w:tc>
          <w:tcPr>
            <w:tcW w:w="1697" w:type="dxa"/>
            <w:tcBorders>
              <w:top w:val="single" w:sz="4" w:space="0" w:color="auto"/>
              <w:left w:val="single" w:sz="4" w:space="0" w:color="auto"/>
              <w:bottom w:val="single" w:sz="4" w:space="0" w:color="auto"/>
              <w:right w:val="single" w:sz="4" w:space="0" w:color="auto"/>
            </w:tcBorders>
          </w:tcPr>
          <w:p w14:paraId="0EBC6D9D"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6DC5EBA3"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5CEDB09E" w14:textId="77777777" w:rsidR="00E36F0E" w:rsidRPr="0052707D" w:rsidRDefault="00393DC0" w:rsidP="00E36F0E">
            <w:pPr>
              <w:rPr>
                <w:highlight w:val="yellow"/>
              </w:rPr>
            </w:pPr>
            <w:r w:rsidRPr="007164A2">
              <w:t>WEP Settings</w:t>
            </w:r>
          </w:p>
        </w:tc>
      </w:tr>
      <w:tr w:rsidR="00E36F0E" w:rsidRPr="00C82768" w14:paraId="33EA588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73E9674"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271E9677"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5B7F2128"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3727D1C6" w14:textId="77777777" w:rsidR="00E36F0E" w:rsidRDefault="00393DC0" w:rsidP="00E36F0E">
            <w:r>
              <w:t>Key</w:t>
            </w:r>
          </w:p>
        </w:tc>
        <w:tc>
          <w:tcPr>
            <w:tcW w:w="1170" w:type="dxa"/>
            <w:tcBorders>
              <w:top w:val="single" w:sz="4" w:space="0" w:color="auto"/>
              <w:left w:val="single" w:sz="4" w:space="0" w:color="auto"/>
              <w:bottom w:val="single" w:sz="4" w:space="0" w:color="auto"/>
              <w:right w:val="single" w:sz="4" w:space="0" w:color="auto"/>
            </w:tcBorders>
          </w:tcPr>
          <w:p w14:paraId="0DA77565" w14:textId="77777777" w:rsidR="00E36F0E" w:rsidRPr="00F1221C" w:rsidRDefault="00393DC0" w:rsidP="00E36F0E">
            <w:r w:rsidRPr="00F1221C">
              <w:t>Char Value:0-255</w:t>
            </w:r>
          </w:p>
          <w:p w14:paraId="6C4F5CB6"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3BA494B9" w14:textId="77777777" w:rsidR="00E36F0E" w:rsidRPr="0052707D" w:rsidRDefault="00E36F0E" w:rsidP="00E36F0E">
            <w:pPr>
              <w:rPr>
                <w:highlight w:val="yellow"/>
              </w:rPr>
            </w:pPr>
          </w:p>
        </w:tc>
      </w:tr>
      <w:tr w:rsidR="00E36F0E" w:rsidRPr="00C82768" w14:paraId="2A85F1B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053B67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668B071B"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7E9C92E3" w14:textId="77777777" w:rsidR="00E36F0E"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tcPr>
          <w:p w14:paraId="57BC06E0" w14:textId="77777777" w:rsidR="00E36F0E" w:rsidRDefault="00393DC0" w:rsidP="00E36F0E">
            <w:r>
              <w:t>defaultKeyIndex</w:t>
            </w:r>
          </w:p>
        </w:tc>
        <w:tc>
          <w:tcPr>
            <w:tcW w:w="1170" w:type="dxa"/>
            <w:tcBorders>
              <w:top w:val="single" w:sz="4" w:space="0" w:color="auto"/>
              <w:left w:val="single" w:sz="4" w:space="0" w:color="auto"/>
              <w:bottom w:val="single" w:sz="4" w:space="0" w:color="auto"/>
              <w:right w:val="single" w:sz="4" w:space="0" w:color="auto"/>
            </w:tcBorders>
          </w:tcPr>
          <w:p w14:paraId="63609551" w14:textId="77777777" w:rsidR="00E36F0E"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tcPr>
          <w:p w14:paraId="0B4D2B61" w14:textId="77777777" w:rsidR="00E36F0E" w:rsidRPr="0052707D" w:rsidRDefault="00E36F0E" w:rsidP="00E36F0E">
            <w:pPr>
              <w:rPr>
                <w:highlight w:val="yellow"/>
              </w:rPr>
            </w:pPr>
          </w:p>
        </w:tc>
      </w:tr>
      <w:tr w:rsidR="00E36F0E" w:rsidRPr="00C82768" w14:paraId="0ADA1B2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F97E721"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318AC66A" w14:textId="77777777" w:rsidR="00E36F0E" w:rsidRPr="00DA43D2" w:rsidRDefault="00393DC0" w:rsidP="00E36F0E">
            <w:r>
              <w:t>WlanWpsSecurity</w:t>
            </w:r>
          </w:p>
        </w:tc>
        <w:tc>
          <w:tcPr>
            <w:tcW w:w="900" w:type="dxa"/>
            <w:tcBorders>
              <w:top w:val="single" w:sz="4" w:space="0" w:color="auto"/>
              <w:left w:val="single" w:sz="4" w:space="0" w:color="auto"/>
              <w:bottom w:val="single" w:sz="4" w:space="0" w:color="auto"/>
              <w:right w:val="single" w:sz="4" w:space="0" w:color="auto"/>
            </w:tcBorders>
          </w:tcPr>
          <w:p w14:paraId="33EA99DD" w14:textId="77777777" w:rsidR="00E36F0E" w:rsidRPr="00C82768" w:rsidRDefault="00393DC0" w:rsidP="00E36F0E">
            <w:r>
              <w:t>-</w:t>
            </w:r>
          </w:p>
        </w:tc>
        <w:tc>
          <w:tcPr>
            <w:tcW w:w="1697" w:type="dxa"/>
            <w:tcBorders>
              <w:top w:val="single" w:sz="4" w:space="0" w:color="auto"/>
              <w:left w:val="single" w:sz="4" w:space="0" w:color="auto"/>
              <w:bottom w:val="single" w:sz="4" w:space="0" w:color="auto"/>
              <w:right w:val="single" w:sz="4" w:space="0" w:color="auto"/>
            </w:tcBorders>
          </w:tcPr>
          <w:p w14:paraId="4A1D8675"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69BC01CE"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6C9E2ABA" w14:textId="77777777" w:rsidR="00E36F0E" w:rsidRPr="0052707D" w:rsidRDefault="00393DC0" w:rsidP="00E36F0E">
            <w:pPr>
              <w:rPr>
                <w:highlight w:val="yellow"/>
              </w:rPr>
            </w:pPr>
            <w:r w:rsidRPr="007164A2">
              <w:t>WPS Settings</w:t>
            </w:r>
          </w:p>
        </w:tc>
      </w:tr>
      <w:tr w:rsidR="00E36F0E" w:rsidRPr="00C82768" w14:paraId="62340A4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C51860E"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0E90B8D5"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610F6CAA" w14:textId="77777777" w:rsidR="00E36F0E" w:rsidRDefault="00393DC0" w:rsidP="00E36F0E">
            <w:r>
              <w:t>WlanWpsType</w:t>
            </w:r>
          </w:p>
        </w:tc>
        <w:tc>
          <w:tcPr>
            <w:tcW w:w="1697" w:type="dxa"/>
            <w:tcBorders>
              <w:top w:val="single" w:sz="4" w:space="0" w:color="auto"/>
              <w:left w:val="single" w:sz="4" w:space="0" w:color="auto"/>
              <w:bottom w:val="single" w:sz="4" w:space="0" w:color="auto"/>
              <w:right w:val="single" w:sz="4" w:space="0" w:color="auto"/>
            </w:tcBorders>
          </w:tcPr>
          <w:p w14:paraId="27C892D2" w14:textId="77777777" w:rsidR="00E36F0E" w:rsidRDefault="00E36F0E" w:rsidP="00E36F0E"/>
        </w:tc>
        <w:tc>
          <w:tcPr>
            <w:tcW w:w="1170" w:type="dxa"/>
            <w:tcBorders>
              <w:top w:val="single" w:sz="4" w:space="0" w:color="auto"/>
              <w:left w:val="single" w:sz="4" w:space="0" w:color="auto"/>
              <w:bottom w:val="single" w:sz="4" w:space="0" w:color="auto"/>
              <w:right w:val="single" w:sz="4" w:space="0" w:color="auto"/>
            </w:tcBorders>
          </w:tcPr>
          <w:p w14:paraId="54B54CB1" w14:textId="77777777" w:rsidR="00E36F0E" w:rsidRDefault="00E36F0E" w:rsidP="00E36F0E"/>
        </w:tc>
        <w:tc>
          <w:tcPr>
            <w:tcW w:w="3330" w:type="dxa"/>
            <w:tcBorders>
              <w:top w:val="single" w:sz="4" w:space="0" w:color="auto"/>
              <w:left w:val="single" w:sz="4" w:space="0" w:color="auto"/>
              <w:bottom w:val="single" w:sz="4" w:space="0" w:color="auto"/>
              <w:right w:val="single" w:sz="4" w:space="0" w:color="auto"/>
            </w:tcBorders>
          </w:tcPr>
          <w:p w14:paraId="4A4C0A4D" w14:textId="77777777" w:rsidR="00E36F0E" w:rsidRPr="0052707D" w:rsidRDefault="00393DC0" w:rsidP="00E36F0E">
            <w:pPr>
              <w:rPr>
                <w:highlight w:val="yellow"/>
              </w:rPr>
            </w:pPr>
            <w:r>
              <w:t>Type</w:t>
            </w:r>
          </w:p>
        </w:tc>
      </w:tr>
      <w:tr w:rsidR="00E36F0E" w:rsidRPr="00C82768" w14:paraId="1863E72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17C467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17A87EA1"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360EA4D5"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6AD64326"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38DB0124" w14:textId="77777777" w:rsidR="00E36F0E" w:rsidRPr="00F1221C" w:rsidRDefault="00393DC0" w:rsidP="00E36F0E">
            <w:r w:rsidRPr="00F1221C">
              <w:t>Char Value:0-255</w:t>
            </w:r>
          </w:p>
          <w:p w14:paraId="44C79121" w14:textId="77777777" w:rsidR="00E36F0E" w:rsidRDefault="00393DC0" w:rsidP="00E36F0E">
            <w:r w:rsidRPr="00F1221C">
              <w:lastRenderedPageBreak/>
              <w:t>No String length limit</w:t>
            </w:r>
          </w:p>
        </w:tc>
        <w:tc>
          <w:tcPr>
            <w:tcW w:w="3330" w:type="dxa"/>
            <w:tcBorders>
              <w:top w:val="single" w:sz="4" w:space="0" w:color="auto"/>
              <w:left w:val="single" w:sz="4" w:space="0" w:color="auto"/>
              <w:bottom w:val="single" w:sz="4" w:space="0" w:color="auto"/>
              <w:right w:val="single" w:sz="4" w:space="0" w:color="auto"/>
            </w:tcBorders>
          </w:tcPr>
          <w:p w14:paraId="37176AAB" w14:textId="77777777" w:rsidR="00E36F0E" w:rsidRPr="0052707D" w:rsidRDefault="00393DC0" w:rsidP="00E36F0E">
            <w:pPr>
              <w:rPr>
                <w:highlight w:val="yellow"/>
              </w:rPr>
            </w:pPr>
            <w:r>
              <w:lastRenderedPageBreak/>
              <w:t>Pin</w:t>
            </w:r>
          </w:p>
        </w:tc>
      </w:tr>
      <w:tr w:rsidR="00E36F0E" w:rsidRPr="00C82768" w14:paraId="0F2B1E3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BA6C1FE"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576D016B" w14:textId="77777777" w:rsidR="00E36F0E" w:rsidRPr="00DA43D2" w:rsidRDefault="00393DC0" w:rsidP="00E36F0E">
            <w:r>
              <w:t>WlanWpaPersonalSecurity</w:t>
            </w:r>
          </w:p>
        </w:tc>
        <w:tc>
          <w:tcPr>
            <w:tcW w:w="900" w:type="dxa"/>
            <w:tcBorders>
              <w:top w:val="single" w:sz="4" w:space="0" w:color="auto"/>
              <w:left w:val="single" w:sz="4" w:space="0" w:color="auto"/>
              <w:bottom w:val="single" w:sz="4" w:space="0" w:color="auto"/>
              <w:right w:val="single" w:sz="4" w:space="0" w:color="auto"/>
            </w:tcBorders>
          </w:tcPr>
          <w:p w14:paraId="0BDC3F0A"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1B6B1BF5"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771C37C1" w14:textId="77777777" w:rsidR="00E36F0E" w:rsidRPr="00F1221C" w:rsidRDefault="00393DC0" w:rsidP="00E36F0E">
            <w:r w:rsidRPr="00F1221C">
              <w:t>Char Value:0-255</w:t>
            </w:r>
          </w:p>
          <w:p w14:paraId="1093D855"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12DEFA0A" w14:textId="77777777" w:rsidR="00E36F0E" w:rsidRPr="0052707D" w:rsidRDefault="00393DC0" w:rsidP="00E36F0E">
            <w:pPr>
              <w:rPr>
                <w:highlight w:val="yellow"/>
              </w:rPr>
            </w:pPr>
            <w:r w:rsidRPr="007164A2">
              <w:t>WPA/WPA2</w:t>
            </w:r>
            <w:r>
              <w:t>/WPA3</w:t>
            </w:r>
            <w:r w:rsidRPr="007164A2">
              <w:t>-Personal Settings - password</w:t>
            </w:r>
          </w:p>
        </w:tc>
      </w:tr>
      <w:tr w:rsidR="00E36F0E" w:rsidRPr="00C82768" w14:paraId="228E85F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432C986"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2B69CD3B" w14:textId="77777777" w:rsidR="00E36F0E" w:rsidRPr="00DA43D2" w:rsidRDefault="00393DC0" w:rsidP="00E36F0E">
            <w:r>
              <w:t>WlanPairwiseCipher</w:t>
            </w:r>
          </w:p>
        </w:tc>
        <w:tc>
          <w:tcPr>
            <w:tcW w:w="900" w:type="dxa"/>
            <w:tcBorders>
              <w:top w:val="single" w:sz="4" w:space="0" w:color="auto"/>
              <w:left w:val="single" w:sz="4" w:space="0" w:color="auto"/>
              <w:bottom w:val="single" w:sz="4" w:space="0" w:color="auto"/>
              <w:right w:val="single" w:sz="4" w:space="0" w:color="auto"/>
            </w:tcBorders>
          </w:tcPr>
          <w:p w14:paraId="14F32914"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tcPr>
          <w:p w14:paraId="4F7B932C"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52C9CD95"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22E0BBBA" w14:textId="77777777" w:rsidR="00E36F0E" w:rsidRPr="0052707D" w:rsidRDefault="00393DC0" w:rsidP="00E36F0E">
            <w:pPr>
              <w:rPr>
                <w:highlight w:val="yellow"/>
              </w:rPr>
            </w:pPr>
            <w:r w:rsidRPr="007164A2">
              <w:t>Pair cipher</w:t>
            </w:r>
          </w:p>
        </w:tc>
      </w:tr>
      <w:tr w:rsidR="00E36F0E" w:rsidRPr="00C82768" w14:paraId="5AF76C2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0B5514E"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56FD069C"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43F3706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6D2B0DAE" w14:textId="77777777" w:rsidR="00E36F0E" w:rsidRDefault="00393DC0" w:rsidP="00E36F0E">
            <w:pPr>
              <w:rPr>
                <w:rFonts w:cs="Arial"/>
                <w:color w:val="000000"/>
              </w:rPr>
            </w:pPr>
            <w:r>
              <w:rPr>
                <w:rFonts w:cs="Arial"/>
                <w:color w:val="000000"/>
              </w:rPr>
              <w:t>PAIR_MIN</w:t>
            </w:r>
          </w:p>
        </w:tc>
        <w:tc>
          <w:tcPr>
            <w:tcW w:w="1170" w:type="dxa"/>
            <w:tcBorders>
              <w:top w:val="single" w:sz="4" w:space="0" w:color="auto"/>
              <w:left w:val="single" w:sz="4" w:space="0" w:color="auto"/>
              <w:bottom w:val="single" w:sz="4" w:space="0" w:color="auto"/>
              <w:right w:val="single" w:sz="4" w:space="0" w:color="auto"/>
            </w:tcBorders>
          </w:tcPr>
          <w:p w14:paraId="27B8C140"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tcPr>
          <w:p w14:paraId="75DA8399" w14:textId="77777777" w:rsidR="00E36F0E" w:rsidRPr="0052707D" w:rsidRDefault="00E36F0E" w:rsidP="00E36F0E">
            <w:pPr>
              <w:rPr>
                <w:highlight w:val="yellow"/>
              </w:rPr>
            </w:pPr>
          </w:p>
        </w:tc>
      </w:tr>
      <w:tr w:rsidR="00E36F0E" w:rsidRPr="00C82768" w14:paraId="46BC5D8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0FC2F63"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45B2DD67"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79E49C98"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52586DCD" w14:textId="77777777" w:rsidR="00E36F0E" w:rsidRDefault="00393DC0" w:rsidP="00E36F0E">
            <w:pPr>
              <w:rPr>
                <w:rFonts w:cs="Arial"/>
                <w:color w:val="000000"/>
              </w:rPr>
            </w:pPr>
            <w:r>
              <w:rPr>
                <w:rFonts w:cs="Arial"/>
                <w:color w:val="000000"/>
              </w:rPr>
              <w:t>PAIR_NONE</w:t>
            </w:r>
          </w:p>
        </w:tc>
        <w:tc>
          <w:tcPr>
            <w:tcW w:w="1170" w:type="dxa"/>
            <w:tcBorders>
              <w:top w:val="single" w:sz="4" w:space="0" w:color="auto"/>
              <w:left w:val="single" w:sz="4" w:space="0" w:color="auto"/>
              <w:bottom w:val="single" w:sz="4" w:space="0" w:color="auto"/>
              <w:right w:val="single" w:sz="4" w:space="0" w:color="auto"/>
            </w:tcBorders>
          </w:tcPr>
          <w:p w14:paraId="2579319C"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tcPr>
          <w:p w14:paraId="3570E2DF" w14:textId="77777777" w:rsidR="00E36F0E" w:rsidRPr="007164A2" w:rsidRDefault="00393DC0" w:rsidP="00E36F0E">
            <w:r w:rsidRPr="007164A2">
              <w:t>None</w:t>
            </w:r>
          </w:p>
        </w:tc>
      </w:tr>
      <w:tr w:rsidR="00E36F0E" w:rsidRPr="00C82768" w14:paraId="588F12A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35BE53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3774860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0C45C23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6B385008" w14:textId="77777777" w:rsidR="00E36F0E" w:rsidRDefault="00393DC0" w:rsidP="00E36F0E">
            <w:pPr>
              <w:rPr>
                <w:rFonts w:cs="Arial"/>
                <w:color w:val="000000"/>
              </w:rPr>
            </w:pPr>
            <w:r>
              <w:rPr>
                <w:rFonts w:cs="Arial"/>
                <w:color w:val="000000"/>
              </w:rPr>
              <w:t>PAIR_TKIP</w:t>
            </w:r>
          </w:p>
        </w:tc>
        <w:tc>
          <w:tcPr>
            <w:tcW w:w="1170" w:type="dxa"/>
            <w:tcBorders>
              <w:top w:val="single" w:sz="4" w:space="0" w:color="auto"/>
              <w:left w:val="single" w:sz="4" w:space="0" w:color="auto"/>
              <w:bottom w:val="single" w:sz="4" w:space="0" w:color="auto"/>
              <w:right w:val="single" w:sz="4" w:space="0" w:color="auto"/>
            </w:tcBorders>
          </w:tcPr>
          <w:p w14:paraId="6A632882"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tcPr>
          <w:p w14:paraId="7915E8C0" w14:textId="77777777" w:rsidR="00E36F0E" w:rsidRPr="007164A2" w:rsidRDefault="00393DC0" w:rsidP="00E36F0E">
            <w:r>
              <w:t>TKIP</w:t>
            </w:r>
          </w:p>
        </w:tc>
      </w:tr>
      <w:tr w:rsidR="00E36F0E" w:rsidRPr="00C82768" w14:paraId="3FFFACE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3CC335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4BD9744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704FB1E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3C697F8E" w14:textId="77777777" w:rsidR="00E36F0E" w:rsidRDefault="00393DC0" w:rsidP="00E36F0E">
            <w:pPr>
              <w:rPr>
                <w:rFonts w:cs="Arial"/>
                <w:color w:val="000000"/>
              </w:rPr>
            </w:pPr>
            <w:r>
              <w:rPr>
                <w:rFonts w:cs="Arial"/>
                <w:color w:val="000000"/>
              </w:rPr>
              <w:t>PAIR_CCMP</w:t>
            </w:r>
          </w:p>
        </w:tc>
        <w:tc>
          <w:tcPr>
            <w:tcW w:w="1170" w:type="dxa"/>
            <w:tcBorders>
              <w:top w:val="single" w:sz="4" w:space="0" w:color="auto"/>
              <w:left w:val="single" w:sz="4" w:space="0" w:color="auto"/>
              <w:bottom w:val="single" w:sz="4" w:space="0" w:color="auto"/>
              <w:right w:val="single" w:sz="4" w:space="0" w:color="auto"/>
            </w:tcBorders>
          </w:tcPr>
          <w:p w14:paraId="364F35BD"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tcPr>
          <w:p w14:paraId="17CD749F" w14:textId="77777777" w:rsidR="00E36F0E" w:rsidRPr="007164A2" w:rsidRDefault="00393DC0" w:rsidP="00E36F0E">
            <w:r>
              <w:t>CCMP/AES</w:t>
            </w:r>
          </w:p>
        </w:tc>
      </w:tr>
      <w:tr w:rsidR="00E36F0E" w:rsidRPr="00C82768" w14:paraId="5699E8C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E9851F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448E225D"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1BC9204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0DE7289F" w14:textId="77777777" w:rsidR="00E36F0E" w:rsidRDefault="00393DC0" w:rsidP="00E36F0E">
            <w:pPr>
              <w:rPr>
                <w:rFonts w:cs="Arial"/>
                <w:color w:val="000000"/>
              </w:rPr>
            </w:pPr>
            <w:r>
              <w:rPr>
                <w:rFonts w:cs="Arial"/>
                <w:color w:val="000000"/>
              </w:rPr>
              <w:t>PAIR_TKIPCCMP</w:t>
            </w:r>
          </w:p>
        </w:tc>
        <w:tc>
          <w:tcPr>
            <w:tcW w:w="1170" w:type="dxa"/>
            <w:tcBorders>
              <w:top w:val="single" w:sz="4" w:space="0" w:color="auto"/>
              <w:left w:val="single" w:sz="4" w:space="0" w:color="auto"/>
              <w:bottom w:val="single" w:sz="4" w:space="0" w:color="auto"/>
              <w:right w:val="single" w:sz="4" w:space="0" w:color="auto"/>
            </w:tcBorders>
          </w:tcPr>
          <w:p w14:paraId="780E086A"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tcPr>
          <w:p w14:paraId="4D65D49A" w14:textId="77777777" w:rsidR="00E36F0E" w:rsidRPr="007164A2" w:rsidRDefault="00393DC0" w:rsidP="00E36F0E">
            <w:r>
              <w:t>Mixmode – tkip or ccmp</w:t>
            </w:r>
          </w:p>
        </w:tc>
      </w:tr>
      <w:tr w:rsidR="00E36F0E" w:rsidRPr="00C82768" w14:paraId="4A9B650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9848D3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1D2A25D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74F9643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1E859E85" w14:textId="77777777" w:rsidR="00E36F0E" w:rsidRDefault="00393DC0" w:rsidP="00E36F0E">
            <w:pPr>
              <w:rPr>
                <w:rFonts w:cs="Arial"/>
                <w:color w:val="000000"/>
              </w:rPr>
            </w:pPr>
            <w:r>
              <w:rPr>
                <w:rFonts w:cs="Arial"/>
                <w:color w:val="000000"/>
              </w:rPr>
              <w:t>PAIR_MAX</w:t>
            </w:r>
          </w:p>
        </w:tc>
        <w:tc>
          <w:tcPr>
            <w:tcW w:w="1170" w:type="dxa"/>
            <w:tcBorders>
              <w:top w:val="single" w:sz="4" w:space="0" w:color="auto"/>
              <w:left w:val="single" w:sz="4" w:space="0" w:color="auto"/>
              <w:bottom w:val="single" w:sz="4" w:space="0" w:color="auto"/>
              <w:right w:val="single" w:sz="4" w:space="0" w:color="auto"/>
            </w:tcBorders>
          </w:tcPr>
          <w:p w14:paraId="071F0B64" w14:textId="77777777" w:rsidR="00E36F0E" w:rsidRDefault="00393DC0" w:rsidP="00E36F0E">
            <w:r>
              <w:t>0x5</w:t>
            </w:r>
          </w:p>
        </w:tc>
        <w:tc>
          <w:tcPr>
            <w:tcW w:w="3330" w:type="dxa"/>
            <w:tcBorders>
              <w:top w:val="single" w:sz="4" w:space="0" w:color="auto"/>
              <w:left w:val="single" w:sz="4" w:space="0" w:color="auto"/>
              <w:bottom w:val="single" w:sz="4" w:space="0" w:color="auto"/>
              <w:right w:val="single" w:sz="4" w:space="0" w:color="auto"/>
            </w:tcBorders>
          </w:tcPr>
          <w:p w14:paraId="4D04C236" w14:textId="77777777" w:rsidR="00E36F0E" w:rsidRPr="0052707D" w:rsidRDefault="00E36F0E" w:rsidP="00E36F0E">
            <w:pPr>
              <w:rPr>
                <w:highlight w:val="yellow"/>
              </w:rPr>
            </w:pPr>
          </w:p>
        </w:tc>
      </w:tr>
      <w:tr w:rsidR="00E36F0E" w:rsidRPr="00C82768" w14:paraId="2F1501B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67F044C"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11D4BA25" w14:textId="77777777" w:rsidR="00E36F0E" w:rsidRPr="00DA43D2" w:rsidRDefault="00393DC0" w:rsidP="00E36F0E">
            <w:r>
              <w:t>WlanGroupCipher</w:t>
            </w:r>
          </w:p>
        </w:tc>
        <w:tc>
          <w:tcPr>
            <w:tcW w:w="900" w:type="dxa"/>
            <w:tcBorders>
              <w:top w:val="single" w:sz="4" w:space="0" w:color="auto"/>
              <w:left w:val="single" w:sz="4" w:space="0" w:color="auto"/>
              <w:bottom w:val="single" w:sz="4" w:space="0" w:color="auto"/>
              <w:right w:val="single" w:sz="4" w:space="0" w:color="auto"/>
            </w:tcBorders>
          </w:tcPr>
          <w:p w14:paraId="28F5CB73"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tcPr>
          <w:p w14:paraId="788AC27B"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7E53E25D"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73200963" w14:textId="77777777" w:rsidR="00E36F0E" w:rsidRPr="0052707D" w:rsidRDefault="00393DC0" w:rsidP="00E36F0E">
            <w:pPr>
              <w:rPr>
                <w:highlight w:val="yellow"/>
              </w:rPr>
            </w:pPr>
            <w:r w:rsidRPr="007164A2">
              <w:t>Group cipher</w:t>
            </w:r>
          </w:p>
        </w:tc>
      </w:tr>
      <w:tr w:rsidR="00E36F0E" w:rsidRPr="00C82768" w14:paraId="7CD0C33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3EEBE5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0908DDAF"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342D406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470C108C" w14:textId="77777777" w:rsidR="00E36F0E" w:rsidRDefault="00393DC0" w:rsidP="00E36F0E">
            <w:pPr>
              <w:rPr>
                <w:rFonts w:cs="Arial"/>
                <w:color w:val="000000"/>
              </w:rPr>
            </w:pPr>
            <w:r>
              <w:rPr>
                <w:rFonts w:cs="Arial"/>
                <w:color w:val="000000"/>
              </w:rPr>
              <w:t>GROUP_MIN</w:t>
            </w:r>
          </w:p>
        </w:tc>
        <w:tc>
          <w:tcPr>
            <w:tcW w:w="1170" w:type="dxa"/>
            <w:tcBorders>
              <w:top w:val="single" w:sz="4" w:space="0" w:color="auto"/>
              <w:left w:val="single" w:sz="4" w:space="0" w:color="auto"/>
              <w:bottom w:val="single" w:sz="4" w:space="0" w:color="auto"/>
              <w:right w:val="single" w:sz="4" w:space="0" w:color="auto"/>
            </w:tcBorders>
          </w:tcPr>
          <w:p w14:paraId="34E3AAFE"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tcPr>
          <w:p w14:paraId="1D23ADD7" w14:textId="77777777" w:rsidR="00E36F0E" w:rsidRPr="0052707D" w:rsidRDefault="00E36F0E" w:rsidP="00E36F0E">
            <w:pPr>
              <w:rPr>
                <w:highlight w:val="yellow"/>
              </w:rPr>
            </w:pPr>
          </w:p>
        </w:tc>
      </w:tr>
      <w:tr w:rsidR="00E36F0E" w:rsidRPr="00C82768" w14:paraId="6AC0F76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FDE9C2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4A1874D4"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2746D6F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63B07A92" w14:textId="77777777" w:rsidR="00E36F0E" w:rsidRDefault="00393DC0" w:rsidP="00E36F0E">
            <w:pPr>
              <w:rPr>
                <w:rFonts w:cs="Arial"/>
                <w:color w:val="000000"/>
              </w:rPr>
            </w:pPr>
            <w:r>
              <w:rPr>
                <w:rFonts w:cs="Arial"/>
                <w:color w:val="000000"/>
              </w:rPr>
              <w:t>GROUP_NONE</w:t>
            </w:r>
          </w:p>
        </w:tc>
        <w:tc>
          <w:tcPr>
            <w:tcW w:w="1170" w:type="dxa"/>
            <w:tcBorders>
              <w:top w:val="single" w:sz="4" w:space="0" w:color="auto"/>
              <w:left w:val="single" w:sz="4" w:space="0" w:color="auto"/>
              <w:bottom w:val="single" w:sz="4" w:space="0" w:color="auto"/>
              <w:right w:val="single" w:sz="4" w:space="0" w:color="auto"/>
            </w:tcBorders>
          </w:tcPr>
          <w:p w14:paraId="045B1486"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tcPr>
          <w:p w14:paraId="352F1838" w14:textId="77777777" w:rsidR="00E36F0E" w:rsidRPr="007164A2" w:rsidRDefault="00393DC0" w:rsidP="00E36F0E">
            <w:r w:rsidRPr="007164A2">
              <w:t>None</w:t>
            </w:r>
          </w:p>
        </w:tc>
      </w:tr>
      <w:tr w:rsidR="00E36F0E" w:rsidRPr="00C82768" w14:paraId="657E18E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7DF38AE"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198E2908"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7DC8C5C2"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1A57A9FA" w14:textId="77777777" w:rsidR="00E36F0E" w:rsidRDefault="00393DC0" w:rsidP="00E36F0E">
            <w:pPr>
              <w:rPr>
                <w:rFonts w:cs="Arial"/>
                <w:color w:val="000000"/>
              </w:rPr>
            </w:pPr>
            <w:r>
              <w:rPr>
                <w:rFonts w:cs="Arial"/>
                <w:color w:val="000000"/>
              </w:rPr>
              <w:t>GROUP_TKIP</w:t>
            </w:r>
          </w:p>
        </w:tc>
        <w:tc>
          <w:tcPr>
            <w:tcW w:w="1170" w:type="dxa"/>
            <w:tcBorders>
              <w:top w:val="single" w:sz="4" w:space="0" w:color="auto"/>
              <w:left w:val="single" w:sz="4" w:space="0" w:color="auto"/>
              <w:bottom w:val="single" w:sz="4" w:space="0" w:color="auto"/>
              <w:right w:val="single" w:sz="4" w:space="0" w:color="auto"/>
            </w:tcBorders>
          </w:tcPr>
          <w:p w14:paraId="30209118"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tcPr>
          <w:p w14:paraId="6C6B252D" w14:textId="77777777" w:rsidR="00E36F0E" w:rsidRPr="007164A2" w:rsidRDefault="00393DC0" w:rsidP="00E36F0E">
            <w:r>
              <w:t>TKIP</w:t>
            </w:r>
          </w:p>
        </w:tc>
      </w:tr>
      <w:tr w:rsidR="00E36F0E" w:rsidRPr="00C82768" w14:paraId="680D585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18EED0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5327F078"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3E411E02"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63291A93" w14:textId="77777777" w:rsidR="00E36F0E" w:rsidRDefault="00393DC0" w:rsidP="00E36F0E">
            <w:pPr>
              <w:rPr>
                <w:rFonts w:cs="Arial"/>
                <w:color w:val="000000"/>
              </w:rPr>
            </w:pPr>
            <w:r>
              <w:rPr>
                <w:rFonts w:cs="Arial"/>
                <w:color w:val="000000"/>
              </w:rPr>
              <w:t>GROUP_CCMP</w:t>
            </w:r>
          </w:p>
        </w:tc>
        <w:tc>
          <w:tcPr>
            <w:tcW w:w="1170" w:type="dxa"/>
            <w:tcBorders>
              <w:top w:val="single" w:sz="4" w:space="0" w:color="auto"/>
              <w:left w:val="single" w:sz="4" w:space="0" w:color="auto"/>
              <w:bottom w:val="single" w:sz="4" w:space="0" w:color="auto"/>
              <w:right w:val="single" w:sz="4" w:space="0" w:color="auto"/>
            </w:tcBorders>
          </w:tcPr>
          <w:p w14:paraId="3AED702A"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tcPr>
          <w:p w14:paraId="41F4D147" w14:textId="77777777" w:rsidR="00E36F0E" w:rsidRPr="007164A2" w:rsidRDefault="00393DC0" w:rsidP="00E36F0E">
            <w:r>
              <w:t>CCMP/AES</w:t>
            </w:r>
          </w:p>
        </w:tc>
      </w:tr>
      <w:tr w:rsidR="00E36F0E" w:rsidRPr="00C82768" w14:paraId="3F06D93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3033A14"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0DD7F2C0"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30886F4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7D2244EB" w14:textId="77777777" w:rsidR="00E36F0E" w:rsidRDefault="00393DC0" w:rsidP="00E36F0E">
            <w:pPr>
              <w:rPr>
                <w:rFonts w:cs="Arial"/>
                <w:color w:val="000000"/>
              </w:rPr>
            </w:pPr>
            <w:r>
              <w:rPr>
                <w:rFonts w:cs="Arial"/>
                <w:color w:val="000000"/>
              </w:rPr>
              <w:t>GROUP_TKIPCCMP</w:t>
            </w:r>
          </w:p>
        </w:tc>
        <w:tc>
          <w:tcPr>
            <w:tcW w:w="1170" w:type="dxa"/>
            <w:tcBorders>
              <w:top w:val="single" w:sz="4" w:space="0" w:color="auto"/>
              <w:left w:val="single" w:sz="4" w:space="0" w:color="auto"/>
              <w:bottom w:val="single" w:sz="4" w:space="0" w:color="auto"/>
              <w:right w:val="single" w:sz="4" w:space="0" w:color="auto"/>
            </w:tcBorders>
          </w:tcPr>
          <w:p w14:paraId="26BADFD0"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tcPr>
          <w:p w14:paraId="6A28EC87" w14:textId="77777777" w:rsidR="00E36F0E" w:rsidRPr="007164A2" w:rsidRDefault="00393DC0" w:rsidP="00E36F0E">
            <w:r>
              <w:t>Mixmode – tkip or ccmp</w:t>
            </w:r>
          </w:p>
        </w:tc>
      </w:tr>
      <w:tr w:rsidR="00E36F0E" w:rsidRPr="00C82768" w14:paraId="5213186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4C7516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6D8B522E"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14DCA68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6FED273D" w14:textId="77777777" w:rsidR="00E36F0E" w:rsidRDefault="00393DC0" w:rsidP="00E36F0E">
            <w:pPr>
              <w:rPr>
                <w:rFonts w:cs="Arial"/>
                <w:color w:val="000000"/>
              </w:rPr>
            </w:pPr>
            <w:r>
              <w:rPr>
                <w:rFonts w:cs="Arial"/>
                <w:color w:val="000000"/>
              </w:rPr>
              <w:t>GROUP_MAX</w:t>
            </w:r>
          </w:p>
        </w:tc>
        <w:tc>
          <w:tcPr>
            <w:tcW w:w="1170" w:type="dxa"/>
            <w:tcBorders>
              <w:top w:val="single" w:sz="4" w:space="0" w:color="auto"/>
              <w:left w:val="single" w:sz="4" w:space="0" w:color="auto"/>
              <w:bottom w:val="single" w:sz="4" w:space="0" w:color="auto"/>
              <w:right w:val="single" w:sz="4" w:space="0" w:color="auto"/>
            </w:tcBorders>
          </w:tcPr>
          <w:p w14:paraId="780730B7" w14:textId="77777777" w:rsidR="00E36F0E" w:rsidRDefault="00393DC0" w:rsidP="00E36F0E">
            <w:r>
              <w:t>0x5</w:t>
            </w:r>
          </w:p>
        </w:tc>
        <w:tc>
          <w:tcPr>
            <w:tcW w:w="3330" w:type="dxa"/>
            <w:tcBorders>
              <w:top w:val="single" w:sz="4" w:space="0" w:color="auto"/>
              <w:left w:val="single" w:sz="4" w:space="0" w:color="auto"/>
              <w:bottom w:val="single" w:sz="4" w:space="0" w:color="auto"/>
              <w:right w:val="single" w:sz="4" w:space="0" w:color="auto"/>
            </w:tcBorders>
          </w:tcPr>
          <w:p w14:paraId="46E4C980" w14:textId="77777777" w:rsidR="00E36F0E" w:rsidRPr="0052707D" w:rsidRDefault="00E36F0E" w:rsidP="00E36F0E">
            <w:pPr>
              <w:rPr>
                <w:highlight w:val="yellow"/>
              </w:rPr>
            </w:pPr>
          </w:p>
        </w:tc>
      </w:tr>
      <w:tr w:rsidR="00E36F0E" w:rsidRPr="00C82768" w14:paraId="762E172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19D0123"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3F417900" w14:textId="77777777" w:rsidR="00E36F0E" w:rsidRPr="00DA43D2" w:rsidRDefault="00393DC0" w:rsidP="00E36F0E">
            <w:r>
              <w:t>WlanWpaEnterprise</w:t>
            </w:r>
          </w:p>
        </w:tc>
        <w:tc>
          <w:tcPr>
            <w:tcW w:w="900" w:type="dxa"/>
            <w:tcBorders>
              <w:top w:val="single" w:sz="4" w:space="0" w:color="auto"/>
              <w:left w:val="single" w:sz="4" w:space="0" w:color="auto"/>
              <w:bottom w:val="single" w:sz="4" w:space="0" w:color="auto"/>
              <w:right w:val="single" w:sz="4" w:space="0" w:color="auto"/>
            </w:tcBorders>
          </w:tcPr>
          <w:p w14:paraId="4DCBD44F" w14:textId="77777777" w:rsidR="00E36F0E" w:rsidRDefault="00393DC0" w:rsidP="00E36F0E">
            <w:r>
              <w:t>TBD</w:t>
            </w:r>
          </w:p>
        </w:tc>
        <w:tc>
          <w:tcPr>
            <w:tcW w:w="1697" w:type="dxa"/>
            <w:tcBorders>
              <w:top w:val="single" w:sz="4" w:space="0" w:color="auto"/>
              <w:left w:val="single" w:sz="4" w:space="0" w:color="auto"/>
              <w:bottom w:val="single" w:sz="4" w:space="0" w:color="auto"/>
              <w:right w:val="single" w:sz="4" w:space="0" w:color="auto"/>
            </w:tcBorders>
          </w:tcPr>
          <w:p w14:paraId="1F9CB657"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5A0BE0B3"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14B81C9B" w14:textId="77777777" w:rsidR="00E36F0E" w:rsidRPr="007164A2" w:rsidRDefault="00393DC0" w:rsidP="00E36F0E">
            <w:pPr>
              <w:rPr>
                <w:highlight w:val="yellow"/>
              </w:rPr>
            </w:pPr>
            <w:r w:rsidRPr="007164A2">
              <w:t>TBD</w:t>
            </w:r>
          </w:p>
        </w:tc>
      </w:tr>
      <w:tr w:rsidR="00E36F0E" w:rsidRPr="00C82768" w14:paraId="606EF07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13B6A37"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3F66B698" w14:textId="77777777" w:rsidR="00E36F0E" w:rsidRPr="00DA43D2" w:rsidRDefault="00393DC0" w:rsidP="00E36F0E">
            <w:r>
              <w:t>WlanIpv4AddrType</w:t>
            </w:r>
          </w:p>
        </w:tc>
        <w:tc>
          <w:tcPr>
            <w:tcW w:w="900" w:type="dxa"/>
            <w:tcBorders>
              <w:top w:val="single" w:sz="4" w:space="0" w:color="auto"/>
              <w:left w:val="single" w:sz="4" w:space="0" w:color="auto"/>
              <w:bottom w:val="single" w:sz="4" w:space="0" w:color="auto"/>
              <w:right w:val="single" w:sz="4" w:space="0" w:color="auto"/>
            </w:tcBorders>
          </w:tcPr>
          <w:p w14:paraId="6277AD4C"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tcPr>
          <w:p w14:paraId="244032C6"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4DE89A90"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6F7E6ED6" w14:textId="77777777" w:rsidR="00E36F0E" w:rsidRPr="0052707D" w:rsidRDefault="00E36F0E" w:rsidP="00E36F0E">
            <w:pPr>
              <w:rPr>
                <w:highlight w:val="yellow"/>
              </w:rPr>
            </w:pPr>
          </w:p>
        </w:tc>
      </w:tr>
      <w:tr w:rsidR="00E36F0E" w:rsidRPr="00C82768" w14:paraId="717E95A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B0CE93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595BBBD8"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2F4237A5"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1A5D772E" w14:textId="77777777" w:rsidR="00E36F0E" w:rsidRDefault="00393DC0" w:rsidP="00E36F0E">
            <w:pPr>
              <w:rPr>
                <w:rFonts w:cs="Arial"/>
                <w:color w:val="000000"/>
              </w:rPr>
            </w:pPr>
            <w:r>
              <w:rPr>
                <w:rFonts w:cs="Arial"/>
                <w:color w:val="000000"/>
              </w:rPr>
              <w:t>WLAN_IPV4_ADDR_MIN</w:t>
            </w:r>
          </w:p>
        </w:tc>
        <w:tc>
          <w:tcPr>
            <w:tcW w:w="1170" w:type="dxa"/>
            <w:tcBorders>
              <w:top w:val="single" w:sz="4" w:space="0" w:color="auto"/>
              <w:left w:val="single" w:sz="4" w:space="0" w:color="auto"/>
              <w:bottom w:val="single" w:sz="4" w:space="0" w:color="auto"/>
              <w:right w:val="single" w:sz="4" w:space="0" w:color="auto"/>
            </w:tcBorders>
          </w:tcPr>
          <w:p w14:paraId="0EB1E912"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tcPr>
          <w:p w14:paraId="5A470458" w14:textId="77777777" w:rsidR="00E36F0E" w:rsidRPr="0052707D" w:rsidRDefault="00E36F0E" w:rsidP="00E36F0E">
            <w:pPr>
              <w:rPr>
                <w:highlight w:val="yellow"/>
              </w:rPr>
            </w:pPr>
          </w:p>
        </w:tc>
      </w:tr>
      <w:tr w:rsidR="00E36F0E" w:rsidRPr="00C82768" w14:paraId="7E1C2DE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03F56B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38EFB0A2"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5E58091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7262D508" w14:textId="77777777" w:rsidR="00E36F0E" w:rsidRDefault="00393DC0" w:rsidP="00E36F0E">
            <w:pPr>
              <w:rPr>
                <w:rFonts w:cs="Arial"/>
                <w:color w:val="000000"/>
              </w:rPr>
            </w:pPr>
            <w:r>
              <w:rPr>
                <w:rFonts w:cs="Arial"/>
                <w:color w:val="000000"/>
              </w:rPr>
              <w:t>WLAN_IPV4_ADDR_NONE</w:t>
            </w:r>
          </w:p>
        </w:tc>
        <w:tc>
          <w:tcPr>
            <w:tcW w:w="1170" w:type="dxa"/>
            <w:tcBorders>
              <w:top w:val="single" w:sz="4" w:space="0" w:color="auto"/>
              <w:left w:val="single" w:sz="4" w:space="0" w:color="auto"/>
              <w:bottom w:val="single" w:sz="4" w:space="0" w:color="auto"/>
              <w:right w:val="single" w:sz="4" w:space="0" w:color="auto"/>
            </w:tcBorders>
          </w:tcPr>
          <w:p w14:paraId="54938DE3"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tcPr>
          <w:p w14:paraId="3BB73294" w14:textId="77777777" w:rsidR="00E36F0E" w:rsidRDefault="00393DC0" w:rsidP="00E36F0E">
            <w:pPr>
              <w:rPr>
                <w:rFonts w:cs="Arial"/>
                <w:color w:val="000000"/>
              </w:rPr>
            </w:pPr>
            <w:r>
              <w:rPr>
                <w:rFonts w:cs="Arial"/>
                <w:color w:val="000000"/>
              </w:rPr>
              <w:t>No IPv4 Addressing is used</w:t>
            </w:r>
          </w:p>
        </w:tc>
      </w:tr>
      <w:tr w:rsidR="00E36F0E" w:rsidRPr="00C82768" w14:paraId="70753DC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A1AFF5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18C1AA02"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58A3D19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1FAB5C0E" w14:textId="77777777" w:rsidR="00E36F0E" w:rsidRDefault="00393DC0" w:rsidP="00E36F0E">
            <w:pPr>
              <w:rPr>
                <w:rFonts w:cs="Arial"/>
                <w:color w:val="000000"/>
              </w:rPr>
            </w:pPr>
            <w:r>
              <w:rPr>
                <w:rFonts w:cs="Arial"/>
                <w:color w:val="000000"/>
              </w:rPr>
              <w:t>WLAN_IPV4_ADDR_STATIC</w:t>
            </w:r>
          </w:p>
        </w:tc>
        <w:tc>
          <w:tcPr>
            <w:tcW w:w="1170" w:type="dxa"/>
            <w:tcBorders>
              <w:top w:val="single" w:sz="4" w:space="0" w:color="auto"/>
              <w:left w:val="single" w:sz="4" w:space="0" w:color="auto"/>
              <w:bottom w:val="single" w:sz="4" w:space="0" w:color="auto"/>
              <w:right w:val="single" w:sz="4" w:space="0" w:color="auto"/>
            </w:tcBorders>
          </w:tcPr>
          <w:p w14:paraId="0BF7374B"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tcPr>
          <w:p w14:paraId="2610E02F" w14:textId="77777777" w:rsidR="00E36F0E" w:rsidRDefault="00393DC0" w:rsidP="00E36F0E">
            <w:pPr>
              <w:rPr>
                <w:rFonts w:cs="Arial"/>
                <w:color w:val="000000"/>
              </w:rPr>
            </w:pPr>
            <w:r>
              <w:rPr>
                <w:rFonts w:cs="Arial"/>
                <w:color w:val="000000"/>
              </w:rPr>
              <w:t>Static IPv4 Address</w:t>
            </w:r>
          </w:p>
        </w:tc>
      </w:tr>
      <w:tr w:rsidR="00E36F0E" w:rsidRPr="00C82768" w14:paraId="206821E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CD082F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463D1F10"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31DD80C8"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19A23593" w14:textId="77777777" w:rsidR="00E36F0E" w:rsidRDefault="00393DC0" w:rsidP="00E36F0E">
            <w:pPr>
              <w:rPr>
                <w:rFonts w:cs="Arial"/>
                <w:color w:val="000000"/>
              </w:rPr>
            </w:pPr>
            <w:r>
              <w:rPr>
                <w:rFonts w:cs="Arial"/>
                <w:color w:val="000000"/>
              </w:rPr>
              <w:t>WLAN_IPV4_ADDR_DHCP_CLIENT</w:t>
            </w:r>
          </w:p>
        </w:tc>
        <w:tc>
          <w:tcPr>
            <w:tcW w:w="1170" w:type="dxa"/>
            <w:tcBorders>
              <w:top w:val="single" w:sz="4" w:space="0" w:color="auto"/>
              <w:left w:val="single" w:sz="4" w:space="0" w:color="auto"/>
              <w:bottom w:val="single" w:sz="4" w:space="0" w:color="auto"/>
              <w:right w:val="single" w:sz="4" w:space="0" w:color="auto"/>
            </w:tcBorders>
          </w:tcPr>
          <w:p w14:paraId="7EEE15BA"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tcPr>
          <w:p w14:paraId="0EC46BCC" w14:textId="77777777" w:rsidR="00E36F0E" w:rsidRDefault="00393DC0" w:rsidP="00E36F0E">
            <w:pPr>
              <w:rPr>
                <w:rFonts w:cs="Arial"/>
                <w:color w:val="000000"/>
              </w:rPr>
            </w:pPr>
            <w:r>
              <w:rPr>
                <w:rFonts w:cs="Arial"/>
                <w:color w:val="000000"/>
              </w:rPr>
              <w:t>DHCP Client IPv4 Address</w:t>
            </w:r>
          </w:p>
        </w:tc>
      </w:tr>
      <w:tr w:rsidR="00E36F0E" w:rsidRPr="00C82768" w14:paraId="6896E63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5E8E4D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629F2095"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0DB1DB3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7B343DDF" w14:textId="77777777" w:rsidR="00E36F0E" w:rsidRDefault="00393DC0" w:rsidP="00E36F0E">
            <w:pPr>
              <w:rPr>
                <w:rFonts w:cs="Arial"/>
                <w:color w:val="000000"/>
              </w:rPr>
            </w:pPr>
            <w:r>
              <w:rPr>
                <w:rFonts w:cs="Arial"/>
                <w:color w:val="000000"/>
              </w:rPr>
              <w:t>WLAN_IPV4_ADDR_DHCP_SERVER</w:t>
            </w:r>
          </w:p>
        </w:tc>
        <w:tc>
          <w:tcPr>
            <w:tcW w:w="1170" w:type="dxa"/>
            <w:tcBorders>
              <w:top w:val="single" w:sz="4" w:space="0" w:color="auto"/>
              <w:left w:val="single" w:sz="4" w:space="0" w:color="auto"/>
              <w:bottom w:val="single" w:sz="4" w:space="0" w:color="auto"/>
              <w:right w:val="single" w:sz="4" w:space="0" w:color="auto"/>
            </w:tcBorders>
          </w:tcPr>
          <w:p w14:paraId="1E36933E"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tcPr>
          <w:p w14:paraId="2EBB757C" w14:textId="77777777" w:rsidR="00E36F0E" w:rsidRDefault="00393DC0" w:rsidP="00E36F0E">
            <w:pPr>
              <w:rPr>
                <w:rFonts w:cs="Arial"/>
                <w:color w:val="000000"/>
              </w:rPr>
            </w:pPr>
            <w:r>
              <w:rPr>
                <w:rFonts w:cs="Arial"/>
                <w:color w:val="000000"/>
              </w:rPr>
              <w:t>DHCP Server IPv4 Address</w:t>
            </w:r>
          </w:p>
        </w:tc>
      </w:tr>
      <w:tr w:rsidR="00E36F0E" w:rsidRPr="00C82768" w14:paraId="5433C9D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00AD9D3"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3B532136"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7F2DD8E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1CE60310" w14:textId="77777777" w:rsidR="00E36F0E" w:rsidRDefault="00393DC0" w:rsidP="00E36F0E">
            <w:pPr>
              <w:rPr>
                <w:rFonts w:cs="Arial"/>
                <w:color w:val="000000"/>
              </w:rPr>
            </w:pPr>
            <w:r>
              <w:rPr>
                <w:rFonts w:cs="Arial"/>
                <w:color w:val="000000"/>
              </w:rPr>
              <w:t>WLAN_IPV4_ADDR_MAX</w:t>
            </w:r>
          </w:p>
        </w:tc>
        <w:tc>
          <w:tcPr>
            <w:tcW w:w="1170" w:type="dxa"/>
            <w:tcBorders>
              <w:top w:val="single" w:sz="4" w:space="0" w:color="auto"/>
              <w:left w:val="single" w:sz="4" w:space="0" w:color="auto"/>
              <w:bottom w:val="single" w:sz="4" w:space="0" w:color="auto"/>
              <w:right w:val="single" w:sz="4" w:space="0" w:color="auto"/>
            </w:tcBorders>
          </w:tcPr>
          <w:p w14:paraId="3F102FB0" w14:textId="77777777" w:rsidR="00E36F0E" w:rsidRDefault="00393DC0" w:rsidP="00E36F0E">
            <w:r>
              <w:t>0x5</w:t>
            </w:r>
          </w:p>
        </w:tc>
        <w:tc>
          <w:tcPr>
            <w:tcW w:w="3330" w:type="dxa"/>
            <w:tcBorders>
              <w:top w:val="single" w:sz="4" w:space="0" w:color="auto"/>
              <w:left w:val="single" w:sz="4" w:space="0" w:color="auto"/>
              <w:bottom w:val="single" w:sz="4" w:space="0" w:color="auto"/>
              <w:right w:val="single" w:sz="4" w:space="0" w:color="auto"/>
            </w:tcBorders>
          </w:tcPr>
          <w:p w14:paraId="6B025996" w14:textId="77777777" w:rsidR="00E36F0E" w:rsidRPr="0052707D" w:rsidRDefault="00E36F0E" w:rsidP="00E36F0E">
            <w:pPr>
              <w:rPr>
                <w:highlight w:val="yellow"/>
              </w:rPr>
            </w:pPr>
          </w:p>
        </w:tc>
      </w:tr>
      <w:tr w:rsidR="00E36F0E" w:rsidRPr="00C82768" w14:paraId="3696352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1D37B7F"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0935A609" w14:textId="77777777" w:rsidR="00E36F0E" w:rsidRPr="00DA43D2" w:rsidRDefault="00393DC0" w:rsidP="00E36F0E">
            <w:r>
              <w:t>WlanIpv4Addr</w:t>
            </w:r>
          </w:p>
        </w:tc>
        <w:tc>
          <w:tcPr>
            <w:tcW w:w="900" w:type="dxa"/>
            <w:tcBorders>
              <w:top w:val="single" w:sz="4" w:space="0" w:color="auto"/>
              <w:left w:val="single" w:sz="4" w:space="0" w:color="auto"/>
              <w:bottom w:val="single" w:sz="4" w:space="0" w:color="auto"/>
              <w:right w:val="single" w:sz="4" w:space="0" w:color="auto"/>
            </w:tcBorders>
          </w:tcPr>
          <w:p w14:paraId="6A2F5426" w14:textId="77777777" w:rsidR="00E36F0E" w:rsidRDefault="00393DC0" w:rsidP="00E36F0E">
            <w:r>
              <w:t>-</w:t>
            </w:r>
          </w:p>
        </w:tc>
        <w:tc>
          <w:tcPr>
            <w:tcW w:w="1697" w:type="dxa"/>
            <w:tcBorders>
              <w:top w:val="single" w:sz="4" w:space="0" w:color="auto"/>
              <w:left w:val="single" w:sz="4" w:space="0" w:color="auto"/>
              <w:bottom w:val="single" w:sz="4" w:space="0" w:color="auto"/>
              <w:right w:val="single" w:sz="4" w:space="0" w:color="auto"/>
            </w:tcBorders>
          </w:tcPr>
          <w:p w14:paraId="34BC2E71"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324E6976"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0530A77E" w14:textId="77777777" w:rsidR="00E36F0E" w:rsidRPr="0052707D" w:rsidRDefault="00E36F0E" w:rsidP="00E36F0E">
            <w:pPr>
              <w:rPr>
                <w:highlight w:val="yellow"/>
              </w:rPr>
            </w:pPr>
          </w:p>
        </w:tc>
      </w:tr>
      <w:tr w:rsidR="00E36F0E" w:rsidRPr="00C82768" w14:paraId="65D7266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B823C1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0E47074F"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55F01ED7"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77DC0055" w14:textId="77777777" w:rsidR="00E36F0E" w:rsidRDefault="00393DC0" w:rsidP="00E36F0E">
            <w:r>
              <w:t>Ip</w:t>
            </w:r>
          </w:p>
        </w:tc>
        <w:tc>
          <w:tcPr>
            <w:tcW w:w="1170" w:type="dxa"/>
            <w:tcBorders>
              <w:top w:val="single" w:sz="4" w:space="0" w:color="auto"/>
              <w:left w:val="single" w:sz="4" w:space="0" w:color="auto"/>
              <w:bottom w:val="single" w:sz="4" w:space="0" w:color="auto"/>
              <w:right w:val="single" w:sz="4" w:space="0" w:color="auto"/>
            </w:tcBorders>
          </w:tcPr>
          <w:p w14:paraId="4E05C21A" w14:textId="77777777" w:rsidR="00E36F0E" w:rsidRPr="00F1221C" w:rsidRDefault="00393DC0" w:rsidP="00E36F0E">
            <w:r w:rsidRPr="00F1221C">
              <w:t>Char Value:0-255</w:t>
            </w:r>
          </w:p>
          <w:p w14:paraId="4DF437C9"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2D0CF9C8" w14:textId="77777777" w:rsidR="00E36F0E" w:rsidRDefault="00393DC0" w:rsidP="00E36F0E">
            <w:pPr>
              <w:rPr>
                <w:rFonts w:cs="Arial"/>
                <w:color w:val="000000"/>
              </w:rPr>
            </w:pPr>
            <w:r>
              <w:rPr>
                <w:rFonts w:cs="Arial"/>
                <w:color w:val="000000"/>
              </w:rPr>
              <w:t>IP address of current connection</w:t>
            </w:r>
          </w:p>
        </w:tc>
      </w:tr>
      <w:tr w:rsidR="00E36F0E" w:rsidRPr="00C82768" w14:paraId="4A8420A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9E81DF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28D29EEB"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33275F75"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0885ED4A" w14:textId="77777777" w:rsidR="00E36F0E" w:rsidRDefault="00393DC0" w:rsidP="00E36F0E">
            <w:r>
              <w:t>Netmask</w:t>
            </w:r>
          </w:p>
        </w:tc>
        <w:tc>
          <w:tcPr>
            <w:tcW w:w="1170" w:type="dxa"/>
            <w:tcBorders>
              <w:top w:val="single" w:sz="4" w:space="0" w:color="auto"/>
              <w:left w:val="single" w:sz="4" w:space="0" w:color="auto"/>
              <w:bottom w:val="single" w:sz="4" w:space="0" w:color="auto"/>
              <w:right w:val="single" w:sz="4" w:space="0" w:color="auto"/>
            </w:tcBorders>
          </w:tcPr>
          <w:p w14:paraId="14ECE4EF" w14:textId="77777777" w:rsidR="00E36F0E" w:rsidRPr="00F1221C" w:rsidRDefault="00393DC0" w:rsidP="00E36F0E">
            <w:r w:rsidRPr="00F1221C">
              <w:t>Char Value:0-255</w:t>
            </w:r>
          </w:p>
          <w:p w14:paraId="5F176F60"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2118ABD0" w14:textId="77777777" w:rsidR="00E36F0E" w:rsidRDefault="00393DC0" w:rsidP="00E36F0E">
            <w:pPr>
              <w:rPr>
                <w:rFonts w:cs="Arial"/>
                <w:color w:val="000000"/>
              </w:rPr>
            </w:pPr>
            <w:r>
              <w:rPr>
                <w:rFonts w:cs="Arial"/>
                <w:color w:val="000000"/>
              </w:rPr>
              <w:t>Netmask of currenct connection</w:t>
            </w:r>
          </w:p>
        </w:tc>
      </w:tr>
      <w:tr w:rsidR="00E36F0E" w:rsidRPr="00C82768" w14:paraId="2886AF5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9E59B8E"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088D7E37"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372FBF79"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3DD16757" w14:textId="77777777" w:rsidR="00E36F0E" w:rsidRDefault="00393DC0" w:rsidP="00E36F0E">
            <w:r>
              <w:t>Gateway</w:t>
            </w:r>
          </w:p>
        </w:tc>
        <w:tc>
          <w:tcPr>
            <w:tcW w:w="1170" w:type="dxa"/>
            <w:tcBorders>
              <w:top w:val="single" w:sz="4" w:space="0" w:color="auto"/>
              <w:left w:val="single" w:sz="4" w:space="0" w:color="auto"/>
              <w:bottom w:val="single" w:sz="4" w:space="0" w:color="auto"/>
              <w:right w:val="single" w:sz="4" w:space="0" w:color="auto"/>
            </w:tcBorders>
          </w:tcPr>
          <w:p w14:paraId="25763B0A" w14:textId="77777777" w:rsidR="00E36F0E" w:rsidRPr="00F1221C" w:rsidRDefault="00393DC0" w:rsidP="00E36F0E">
            <w:r w:rsidRPr="00F1221C">
              <w:t>Char Value:0-255</w:t>
            </w:r>
          </w:p>
          <w:p w14:paraId="43C3BE95" w14:textId="77777777" w:rsidR="00E36F0E" w:rsidRDefault="00393DC0" w:rsidP="00E36F0E">
            <w:r w:rsidRPr="00F1221C">
              <w:lastRenderedPageBreak/>
              <w:t>No String length limit</w:t>
            </w:r>
          </w:p>
        </w:tc>
        <w:tc>
          <w:tcPr>
            <w:tcW w:w="3330" w:type="dxa"/>
            <w:tcBorders>
              <w:top w:val="single" w:sz="4" w:space="0" w:color="auto"/>
              <w:left w:val="single" w:sz="4" w:space="0" w:color="auto"/>
              <w:bottom w:val="single" w:sz="4" w:space="0" w:color="auto"/>
              <w:right w:val="single" w:sz="4" w:space="0" w:color="auto"/>
            </w:tcBorders>
          </w:tcPr>
          <w:p w14:paraId="47732CB3" w14:textId="77777777" w:rsidR="00E36F0E" w:rsidRDefault="00393DC0" w:rsidP="00E36F0E">
            <w:pPr>
              <w:rPr>
                <w:rFonts w:cs="Arial"/>
                <w:color w:val="000000"/>
              </w:rPr>
            </w:pPr>
            <w:r>
              <w:rPr>
                <w:rFonts w:cs="Arial"/>
                <w:color w:val="000000"/>
              </w:rPr>
              <w:lastRenderedPageBreak/>
              <w:t>default gateway of current connection</w:t>
            </w:r>
          </w:p>
        </w:tc>
      </w:tr>
      <w:tr w:rsidR="00E36F0E" w:rsidRPr="00C82768" w14:paraId="3967FD2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2005333"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71849BC6"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0758E961"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78FDD7D2" w14:textId="77777777" w:rsidR="00E36F0E" w:rsidRDefault="00393DC0" w:rsidP="00E36F0E">
            <w:r>
              <w:t>dnsPref</w:t>
            </w:r>
          </w:p>
        </w:tc>
        <w:tc>
          <w:tcPr>
            <w:tcW w:w="1170" w:type="dxa"/>
            <w:tcBorders>
              <w:top w:val="single" w:sz="4" w:space="0" w:color="auto"/>
              <w:left w:val="single" w:sz="4" w:space="0" w:color="auto"/>
              <w:bottom w:val="single" w:sz="4" w:space="0" w:color="auto"/>
              <w:right w:val="single" w:sz="4" w:space="0" w:color="auto"/>
            </w:tcBorders>
          </w:tcPr>
          <w:p w14:paraId="3D4D8C39" w14:textId="77777777" w:rsidR="00E36F0E" w:rsidRPr="00F1221C" w:rsidRDefault="00393DC0" w:rsidP="00E36F0E">
            <w:r w:rsidRPr="00F1221C">
              <w:t>Char Value:0-255</w:t>
            </w:r>
          </w:p>
          <w:p w14:paraId="63094723"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75FB0126" w14:textId="77777777" w:rsidR="00E36F0E" w:rsidRDefault="00393DC0" w:rsidP="00E36F0E">
            <w:pPr>
              <w:rPr>
                <w:rFonts w:cs="Arial"/>
                <w:color w:val="000000"/>
              </w:rPr>
            </w:pPr>
            <w:r>
              <w:rPr>
                <w:rFonts w:cs="Arial"/>
                <w:color w:val="000000"/>
              </w:rPr>
              <w:t>Prefered DNS server</w:t>
            </w:r>
          </w:p>
        </w:tc>
      </w:tr>
      <w:tr w:rsidR="00E36F0E" w:rsidRPr="00C82768" w14:paraId="762AC51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568704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72A73D56"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14E8F046"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475673CA" w14:textId="77777777" w:rsidR="00E36F0E" w:rsidRDefault="00393DC0" w:rsidP="00E36F0E">
            <w:r>
              <w:t>dnsAlt</w:t>
            </w:r>
          </w:p>
        </w:tc>
        <w:tc>
          <w:tcPr>
            <w:tcW w:w="1170" w:type="dxa"/>
            <w:tcBorders>
              <w:top w:val="single" w:sz="4" w:space="0" w:color="auto"/>
              <w:left w:val="single" w:sz="4" w:space="0" w:color="auto"/>
              <w:bottom w:val="single" w:sz="4" w:space="0" w:color="auto"/>
              <w:right w:val="single" w:sz="4" w:space="0" w:color="auto"/>
            </w:tcBorders>
          </w:tcPr>
          <w:p w14:paraId="5AA4D55D" w14:textId="77777777" w:rsidR="00E36F0E" w:rsidRPr="00F1221C" w:rsidRDefault="00393DC0" w:rsidP="00E36F0E">
            <w:r w:rsidRPr="00F1221C">
              <w:t>Char Value:0-255</w:t>
            </w:r>
          </w:p>
          <w:p w14:paraId="009A277B"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34E9533B" w14:textId="77777777" w:rsidR="00E36F0E" w:rsidRDefault="00393DC0" w:rsidP="00E36F0E">
            <w:pPr>
              <w:rPr>
                <w:rFonts w:cs="Arial"/>
                <w:color w:val="000000"/>
              </w:rPr>
            </w:pPr>
            <w:r>
              <w:rPr>
                <w:rFonts w:cs="Arial"/>
                <w:color w:val="000000"/>
              </w:rPr>
              <w:t>Secondary DNS server</w:t>
            </w:r>
          </w:p>
        </w:tc>
      </w:tr>
      <w:tr w:rsidR="00E36F0E" w:rsidRPr="00C82768" w14:paraId="6CEF5BE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1D7F3B5"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34AD6203" w14:textId="77777777" w:rsidR="00E36F0E" w:rsidRPr="00DA43D2" w:rsidRDefault="00393DC0" w:rsidP="00E36F0E">
            <w:r>
              <w:t>WlanIpv6AddrType</w:t>
            </w:r>
          </w:p>
        </w:tc>
        <w:tc>
          <w:tcPr>
            <w:tcW w:w="900" w:type="dxa"/>
            <w:tcBorders>
              <w:top w:val="single" w:sz="4" w:space="0" w:color="auto"/>
              <w:left w:val="single" w:sz="4" w:space="0" w:color="auto"/>
              <w:bottom w:val="single" w:sz="4" w:space="0" w:color="auto"/>
              <w:right w:val="single" w:sz="4" w:space="0" w:color="auto"/>
            </w:tcBorders>
          </w:tcPr>
          <w:p w14:paraId="7A95DF35"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tcPr>
          <w:p w14:paraId="62A0F774"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5441F914"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01FD493D" w14:textId="77777777" w:rsidR="00E36F0E" w:rsidRPr="0052707D" w:rsidRDefault="00E36F0E" w:rsidP="00E36F0E">
            <w:pPr>
              <w:rPr>
                <w:highlight w:val="yellow"/>
              </w:rPr>
            </w:pPr>
          </w:p>
        </w:tc>
      </w:tr>
      <w:tr w:rsidR="00E36F0E" w:rsidRPr="00C82768" w14:paraId="4014D1C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5A4EC2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13059407"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580C98E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76538167" w14:textId="77777777" w:rsidR="00E36F0E" w:rsidRDefault="00393DC0" w:rsidP="00E36F0E">
            <w:pPr>
              <w:rPr>
                <w:rFonts w:cs="Arial"/>
                <w:color w:val="000000"/>
              </w:rPr>
            </w:pPr>
            <w:r>
              <w:rPr>
                <w:rFonts w:cs="Arial"/>
                <w:color w:val="000000"/>
              </w:rPr>
              <w:t>WLAN_IPV6_ADDR_MIN</w:t>
            </w:r>
          </w:p>
        </w:tc>
        <w:tc>
          <w:tcPr>
            <w:tcW w:w="1170" w:type="dxa"/>
            <w:tcBorders>
              <w:top w:val="single" w:sz="4" w:space="0" w:color="auto"/>
              <w:left w:val="single" w:sz="4" w:space="0" w:color="auto"/>
              <w:bottom w:val="single" w:sz="4" w:space="0" w:color="auto"/>
              <w:right w:val="single" w:sz="4" w:space="0" w:color="auto"/>
            </w:tcBorders>
          </w:tcPr>
          <w:p w14:paraId="7C984D4B"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tcPr>
          <w:p w14:paraId="79DA2044" w14:textId="77777777" w:rsidR="00E36F0E" w:rsidRPr="0052707D" w:rsidRDefault="00E36F0E" w:rsidP="00E36F0E">
            <w:pPr>
              <w:rPr>
                <w:highlight w:val="yellow"/>
              </w:rPr>
            </w:pPr>
          </w:p>
        </w:tc>
      </w:tr>
      <w:tr w:rsidR="00E36F0E" w:rsidRPr="00C82768" w14:paraId="0DBF261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9C1A47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14CFB197"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7EDCBC9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753C5C79" w14:textId="77777777" w:rsidR="00E36F0E" w:rsidRDefault="00393DC0" w:rsidP="00E36F0E">
            <w:pPr>
              <w:rPr>
                <w:rFonts w:cs="Arial"/>
                <w:color w:val="000000"/>
              </w:rPr>
            </w:pPr>
            <w:r>
              <w:rPr>
                <w:rFonts w:cs="Arial"/>
                <w:color w:val="000000"/>
              </w:rPr>
              <w:t>WLAN_IPV6_ADDR_NONE</w:t>
            </w:r>
          </w:p>
        </w:tc>
        <w:tc>
          <w:tcPr>
            <w:tcW w:w="1170" w:type="dxa"/>
            <w:tcBorders>
              <w:top w:val="single" w:sz="4" w:space="0" w:color="auto"/>
              <w:left w:val="single" w:sz="4" w:space="0" w:color="auto"/>
              <w:bottom w:val="single" w:sz="4" w:space="0" w:color="auto"/>
              <w:right w:val="single" w:sz="4" w:space="0" w:color="auto"/>
            </w:tcBorders>
          </w:tcPr>
          <w:p w14:paraId="27B489F7"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tcPr>
          <w:p w14:paraId="541D93E2" w14:textId="77777777" w:rsidR="00E36F0E" w:rsidRDefault="00393DC0" w:rsidP="00E36F0E">
            <w:pPr>
              <w:rPr>
                <w:rFonts w:cs="Arial"/>
                <w:color w:val="000000"/>
              </w:rPr>
            </w:pPr>
            <w:r>
              <w:rPr>
                <w:rFonts w:cs="Arial"/>
                <w:color w:val="000000"/>
              </w:rPr>
              <w:t>No IPv6 Addressing is used</w:t>
            </w:r>
          </w:p>
        </w:tc>
      </w:tr>
      <w:tr w:rsidR="00E36F0E" w:rsidRPr="00C82768" w14:paraId="530DFBF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923E8E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71AC10B5"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7109E19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231F7495" w14:textId="77777777" w:rsidR="00E36F0E" w:rsidRDefault="00393DC0" w:rsidP="00E36F0E">
            <w:pPr>
              <w:rPr>
                <w:rFonts w:cs="Arial"/>
                <w:color w:val="000000"/>
              </w:rPr>
            </w:pPr>
            <w:r>
              <w:rPr>
                <w:rFonts w:cs="Arial"/>
                <w:color w:val="000000"/>
              </w:rPr>
              <w:t>WLAN_IPV6_ADDR_STATIC</w:t>
            </w:r>
          </w:p>
        </w:tc>
        <w:tc>
          <w:tcPr>
            <w:tcW w:w="1170" w:type="dxa"/>
            <w:tcBorders>
              <w:top w:val="single" w:sz="4" w:space="0" w:color="auto"/>
              <w:left w:val="single" w:sz="4" w:space="0" w:color="auto"/>
              <w:bottom w:val="single" w:sz="4" w:space="0" w:color="auto"/>
              <w:right w:val="single" w:sz="4" w:space="0" w:color="auto"/>
            </w:tcBorders>
          </w:tcPr>
          <w:p w14:paraId="08C84A2E"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tcPr>
          <w:p w14:paraId="06D27638" w14:textId="77777777" w:rsidR="00E36F0E" w:rsidRDefault="00393DC0" w:rsidP="00E36F0E">
            <w:pPr>
              <w:rPr>
                <w:rFonts w:cs="Arial"/>
                <w:color w:val="000000"/>
              </w:rPr>
            </w:pPr>
            <w:r>
              <w:rPr>
                <w:rFonts w:cs="Arial"/>
                <w:color w:val="000000"/>
              </w:rPr>
              <w:t>Static IPv6 Address</w:t>
            </w:r>
          </w:p>
        </w:tc>
      </w:tr>
      <w:tr w:rsidR="00E36F0E" w:rsidRPr="00C82768" w14:paraId="0EF6895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A88005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2E8283CB"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6006C95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7F667966" w14:textId="77777777" w:rsidR="00E36F0E" w:rsidRDefault="00393DC0" w:rsidP="00E36F0E">
            <w:pPr>
              <w:rPr>
                <w:rFonts w:cs="Arial"/>
                <w:color w:val="000000"/>
              </w:rPr>
            </w:pPr>
            <w:r>
              <w:rPr>
                <w:rFonts w:cs="Arial"/>
                <w:color w:val="000000"/>
              </w:rPr>
              <w:t>WLAN_IPV6_ADDR_MAX</w:t>
            </w:r>
          </w:p>
        </w:tc>
        <w:tc>
          <w:tcPr>
            <w:tcW w:w="1170" w:type="dxa"/>
            <w:tcBorders>
              <w:top w:val="single" w:sz="4" w:space="0" w:color="auto"/>
              <w:left w:val="single" w:sz="4" w:space="0" w:color="auto"/>
              <w:bottom w:val="single" w:sz="4" w:space="0" w:color="auto"/>
              <w:right w:val="single" w:sz="4" w:space="0" w:color="auto"/>
            </w:tcBorders>
          </w:tcPr>
          <w:p w14:paraId="194C2EC0"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tcPr>
          <w:p w14:paraId="1AAA366C" w14:textId="77777777" w:rsidR="00E36F0E" w:rsidRPr="0052707D" w:rsidRDefault="00E36F0E" w:rsidP="00E36F0E">
            <w:pPr>
              <w:rPr>
                <w:highlight w:val="yellow"/>
              </w:rPr>
            </w:pPr>
          </w:p>
        </w:tc>
      </w:tr>
      <w:tr w:rsidR="00E36F0E" w:rsidRPr="00C82768" w14:paraId="5EEBA00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2FF28EB"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31D18B33" w14:textId="77777777" w:rsidR="00E36F0E" w:rsidRPr="00DA43D2" w:rsidRDefault="00393DC0" w:rsidP="00E36F0E">
            <w:r>
              <w:t>WlanIpv6Addr</w:t>
            </w:r>
          </w:p>
        </w:tc>
        <w:tc>
          <w:tcPr>
            <w:tcW w:w="900" w:type="dxa"/>
            <w:tcBorders>
              <w:top w:val="single" w:sz="4" w:space="0" w:color="auto"/>
              <w:left w:val="single" w:sz="4" w:space="0" w:color="auto"/>
              <w:bottom w:val="single" w:sz="4" w:space="0" w:color="auto"/>
              <w:right w:val="single" w:sz="4" w:space="0" w:color="auto"/>
            </w:tcBorders>
          </w:tcPr>
          <w:p w14:paraId="4ED5F679" w14:textId="77777777" w:rsidR="00E36F0E" w:rsidRDefault="00393DC0" w:rsidP="00E36F0E">
            <w:r>
              <w:t>TBD</w:t>
            </w:r>
          </w:p>
        </w:tc>
        <w:tc>
          <w:tcPr>
            <w:tcW w:w="1697" w:type="dxa"/>
            <w:tcBorders>
              <w:top w:val="single" w:sz="4" w:space="0" w:color="auto"/>
              <w:left w:val="single" w:sz="4" w:space="0" w:color="auto"/>
              <w:bottom w:val="single" w:sz="4" w:space="0" w:color="auto"/>
              <w:right w:val="single" w:sz="4" w:space="0" w:color="auto"/>
            </w:tcBorders>
          </w:tcPr>
          <w:p w14:paraId="015D5CB9"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75BAD3BC"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1B59CBC9" w14:textId="77777777" w:rsidR="00E36F0E" w:rsidRPr="0052707D" w:rsidRDefault="00E36F0E" w:rsidP="00E36F0E">
            <w:pPr>
              <w:rPr>
                <w:highlight w:val="yellow"/>
              </w:rPr>
            </w:pPr>
          </w:p>
        </w:tc>
      </w:tr>
      <w:tr w:rsidR="00E36F0E" w:rsidRPr="00C82768" w14:paraId="4D8A58E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0672DB9"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6151CB60" w14:textId="77777777" w:rsidR="00E36F0E" w:rsidRPr="00DA43D2" w:rsidRDefault="00393DC0" w:rsidP="00E36F0E">
            <w:r>
              <w:t>ExclusiveUse</w:t>
            </w:r>
          </w:p>
        </w:tc>
        <w:tc>
          <w:tcPr>
            <w:tcW w:w="900" w:type="dxa"/>
            <w:tcBorders>
              <w:top w:val="single" w:sz="4" w:space="0" w:color="auto"/>
              <w:left w:val="single" w:sz="4" w:space="0" w:color="auto"/>
              <w:bottom w:val="single" w:sz="4" w:space="0" w:color="auto"/>
              <w:right w:val="single" w:sz="4" w:space="0" w:color="auto"/>
            </w:tcBorders>
          </w:tcPr>
          <w:p w14:paraId="19F4126C"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tcPr>
          <w:p w14:paraId="437365F7"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3D1B9F6E"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tcPr>
          <w:p w14:paraId="67C00B9C" w14:textId="77777777" w:rsidR="00E36F0E" w:rsidRPr="0052707D" w:rsidRDefault="00393DC0" w:rsidP="00E36F0E">
            <w:pPr>
              <w:rPr>
                <w:highlight w:val="yellow"/>
              </w:rPr>
            </w:pPr>
            <w:r w:rsidRPr="007164A2">
              <w:t>Exclusive to WIR Client</w:t>
            </w:r>
          </w:p>
        </w:tc>
      </w:tr>
      <w:tr w:rsidR="00E36F0E" w:rsidRPr="00C82768" w14:paraId="752E58E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F819213"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38CDBBEB" w14:textId="77777777" w:rsidR="00E36F0E" w:rsidRPr="00DA43D2" w:rsidRDefault="00393DC0" w:rsidP="00E36F0E">
            <w:r>
              <w:t>WlanProfileSource</w:t>
            </w:r>
          </w:p>
        </w:tc>
        <w:tc>
          <w:tcPr>
            <w:tcW w:w="900" w:type="dxa"/>
            <w:tcBorders>
              <w:top w:val="single" w:sz="4" w:space="0" w:color="auto"/>
              <w:left w:val="single" w:sz="4" w:space="0" w:color="auto"/>
              <w:bottom w:val="single" w:sz="4" w:space="0" w:color="auto"/>
              <w:right w:val="single" w:sz="4" w:space="0" w:color="auto"/>
            </w:tcBorders>
          </w:tcPr>
          <w:p w14:paraId="47AEF81E"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tcPr>
          <w:p w14:paraId="1E717742"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01F8E916"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451296C2" w14:textId="77777777" w:rsidR="00E36F0E" w:rsidRPr="0052707D" w:rsidRDefault="00393DC0" w:rsidP="00E36F0E">
            <w:pPr>
              <w:rPr>
                <w:highlight w:val="yellow"/>
              </w:rPr>
            </w:pPr>
            <w:r w:rsidRPr="007164A2">
              <w:t>Origin of the profile</w:t>
            </w:r>
          </w:p>
        </w:tc>
      </w:tr>
      <w:tr w:rsidR="00E36F0E" w:rsidRPr="00C82768" w14:paraId="4721E13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E16AC1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16D55536"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1132C47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63A71C5C" w14:textId="77777777" w:rsidR="00E36F0E" w:rsidRDefault="00393DC0" w:rsidP="00E36F0E">
            <w:pPr>
              <w:rPr>
                <w:rFonts w:cs="Arial"/>
                <w:color w:val="000000"/>
              </w:rPr>
            </w:pPr>
            <w:r>
              <w:rPr>
                <w:rFonts w:cs="Arial"/>
                <w:color w:val="000000"/>
              </w:rPr>
              <w:t>PROFSRC_DEFAULT</w:t>
            </w:r>
          </w:p>
        </w:tc>
        <w:tc>
          <w:tcPr>
            <w:tcW w:w="1170" w:type="dxa"/>
            <w:tcBorders>
              <w:top w:val="single" w:sz="4" w:space="0" w:color="auto"/>
              <w:left w:val="single" w:sz="4" w:space="0" w:color="auto"/>
              <w:bottom w:val="single" w:sz="4" w:space="0" w:color="auto"/>
              <w:right w:val="single" w:sz="4" w:space="0" w:color="auto"/>
            </w:tcBorders>
          </w:tcPr>
          <w:p w14:paraId="1CF7D230"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tcPr>
          <w:p w14:paraId="6A4729F7" w14:textId="77777777" w:rsidR="00E36F0E" w:rsidRDefault="00393DC0" w:rsidP="00E36F0E">
            <w:pPr>
              <w:rPr>
                <w:rFonts w:cs="Arial"/>
                <w:color w:val="000000"/>
              </w:rPr>
            </w:pPr>
            <w:r>
              <w:rPr>
                <w:rFonts w:cs="Arial"/>
                <w:color w:val="000000"/>
              </w:rPr>
              <w:t>Default internal</w:t>
            </w:r>
          </w:p>
        </w:tc>
      </w:tr>
      <w:tr w:rsidR="00E36F0E" w:rsidRPr="00C82768" w14:paraId="3F0D25A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9C9D7D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4F6948CA"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151A3B8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2A6ABB8E" w14:textId="77777777" w:rsidR="00E36F0E" w:rsidRDefault="00393DC0" w:rsidP="00E36F0E">
            <w:pPr>
              <w:rPr>
                <w:rFonts w:cs="Arial"/>
                <w:color w:val="000000"/>
              </w:rPr>
            </w:pPr>
            <w:r>
              <w:rPr>
                <w:rFonts w:cs="Arial"/>
                <w:color w:val="000000"/>
              </w:rPr>
              <w:t>PROFSRC_HMI</w:t>
            </w:r>
          </w:p>
        </w:tc>
        <w:tc>
          <w:tcPr>
            <w:tcW w:w="1170" w:type="dxa"/>
            <w:tcBorders>
              <w:top w:val="single" w:sz="4" w:space="0" w:color="auto"/>
              <w:left w:val="single" w:sz="4" w:space="0" w:color="auto"/>
              <w:bottom w:val="single" w:sz="4" w:space="0" w:color="auto"/>
              <w:right w:val="single" w:sz="4" w:space="0" w:color="auto"/>
            </w:tcBorders>
          </w:tcPr>
          <w:p w14:paraId="5BAA06AF"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tcPr>
          <w:p w14:paraId="24CF4815" w14:textId="77777777" w:rsidR="00E36F0E" w:rsidRDefault="00393DC0" w:rsidP="00E36F0E">
            <w:pPr>
              <w:rPr>
                <w:rFonts w:cs="Arial"/>
                <w:color w:val="000000"/>
              </w:rPr>
            </w:pPr>
            <w:r>
              <w:rPr>
                <w:rFonts w:cs="Arial"/>
                <w:color w:val="000000"/>
              </w:rPr>
              <w:t>HMI/User configured</w:t>
            </w:r>
          </w:p>
        </w:tc>
      </w:tr>
      <w:tr w:rsidR="00E36F0E" w:rsidRPr="00C82768" w14:paraId="259391A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66AFB5E"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013A34B9"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31053C27"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30E17EAF" w14:textId="77777777" w:rsidR="00E36F0E" w:rsidRDefault="00393DC0" w:rsidP="00E36F0E">
            <w:pPr>
              <w:rPr>
                <w:rFonts w:cs="Arial"/>
                <w:color w:val="000000"/>
              </w:rPr>
            </w:pPr>
            <w:r>
              <w:rPr>
                <w:rFonts w:cs="Arial"/>
                <w:color w:val="000000"/>
              </w:rPr>
              <w:t>PROFSRC_CLOUD</w:t>
            </w:r>
          </w:p>
        </w:tc>
        <w:tc>
          <w:tcPr>
            <w:tcW w:w="1170" w:type="dxa"/>
            <w:tcBorders>
              <w:top w:val="single" w:sz="4" w:space="0" w:color="auto"/>
              <w:left w:val="single" w:sz="4" w:space="0" w:color="auto"/>
              <w:bottom w:val="single" w:sz="4" w:space="0" w:color="auto"/>
              <w:right w:val="single" w:sz="4" w:space="0" w:color="auto"/>
            </w:tcBorders>
          </w:tcPr>
          <w:p w14:paraId="55C5CEBC"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tcPr>
          <w:p w14:paraId="2098EB9C" w14:textId="77777777" w:rsidR="00E36F0E" w:rsidRDefault="00393DC0" w:rsidP="00E36F0E">
            <w:pPr>
              <w:rPr>
                <w:rFonts w:cs="Arial"/>
                <w:color w:val="000000"/>
              </w:rPr>
            </w:pPr>
            <w:r>
              <w:rPr>
                <w:rFonts w:cs="Arial"/>
                <w:color w:val="000000"/>
              </w:rPr>
              <w:t>Cloud pushed</w:t>
            </w:r>
          </w:p>
        </w:tc>
      </w:tr>
      <w:tr w:rsidR="00E36F0E" w:rsidRPr="00C82768" w14:paraId="6E7D453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94735D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2BE95D36"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32A9ADD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328001E7" w14:textId="77777777" w:rsidR="00E36F0E" w:rsidRDefault="00393DC0" w:rsidP="00E36F0E">
            <w:pPr>
              <w:rPr>
                <w:rFonts w:cs="Arial"/>
                <w:color w:val="000000"/>
              </w:rPr>
            </w:pPr>
            <w:r>
              <w:rPr>
                <w:rFonts w:cs="Arial"/>
                <w:color w:val="000000"/>
              </w:rPr>
              <w:t>PROFSRC_SPECIAL</w:t>
            </w:r>
          </w:p>
        </w:tc>
        <w:tc>
          <w:tcPr>
            <w:tcW w:w="1170" w:type="dxa"/>
            <w:tcBorders>
              <w:top w:val="single" w:sz="4" w:space="0" w:color="auto"/>
              <w:left w:val="single" w:sz="4" w:space="0" w:color="auto"/>
              <w:bottom w:val="single" w:sz="4" w:space="0" w:color="auto"/>
              <w:right w:val="single" w:sz="4" w:space="0" w:color="auto"/>
            </w:tcBorders>
          </w:tcPr>
          <w:p w14:paraId="73D5D61A"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tcPr>
          <w:p w14:paraId="6D83A5D1" w14:textId="77777777" w:rsidR="00E36F0E" w:rsidRDefault="00393DC0" w:rsidP="00E36F0E">
            <w:pPr>
              <w:rPr>
                <w:rFonts w:cs="Arial"/>
                <w:color w:val="000000"/>
              </w:rPr>
            </w:pPr>
            <w:r>
              <w:rPr>
                <w:rFonts w:cs="Arial"/>
                <w:color w:val="000000"/>
              </w:rPr>
              <w:t>Special Intent</w:t>
            </w:r>
          </w:p>
        </w:tc>
      </w:tr>
      <w:tr w:rsidR="00E36F0E" w:rsidRPr="00C82768" w14:paraId="649FCB0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6D5971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5B1313AB"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05E662B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7264AC10" w14:textId="77777777" w:rsidR="00E36F0E" w:rsidRDefault="00393DC0" w:rsidP="00E36F0E">
            <w:pPr>
              <w:rPr>
                <w:rFonts w:cs="Arial"/>
                <w:color w:val="000000"/>
              </w:rPr>
            </w:pPr>
            <w:r>
              <w:rPr>
                <w:rFonts w:cs="Arial"/>
                <w:color w:val="000000"/>
              </w:rPr>
              <w:t>PROFSRC_PROV</w:t>
            </w:r>
          </w:p>
        </w:tc>
        <w:tc>
          <w:tcPr>
            <w:tcW w:w="1170" w:type="dxa"/>
            <w:tcBorders>
              <w:top w:val="single" w:sz="4" w:space="0" w:color="auto"/>
              <w:left w:val="single" w:sz="4" w:space="0" w:color="auto"/>
              <w:bottom w:val="single" w:sz="4" w:space="0" w:color="auto"/>
              <w:right w:val="single" w:sz="4" w:space="0" w:color="auto"/>
            </w:tcBorders>
          </w:tcPr>
          <w:p w14:paraId="1B29CF83"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tcPr>
          <w:p w14:paraId="2E0A8512" w14:textId="77777777" w:rsidR="00E36F0E" w:rsidRDefault="00393DC0" w:rsidP="00E36F0E">
            <w:pPr>
              <w:rPr>
                <w:rFonts w:cs="Arial"/>
                <w:color w:val="000000"/>
              </w:rPr>
            </w:pPr>
            <w:r>
              <w:rPr>
                <w:rFonts w:cs="Arial"/>
                <w:color w:val="000000"/>
              </w:rPr>
              <w:t>EOL provisioned</w:t>
            </w:r>
          </w:p>
        </w:tc>
      </w:tr>
      <w:tr w:rsidR="00E36F0E" w:rsidRPr="00C82768" w14:paraId="7E2FE9F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13C6398"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64C5A3D2" w14:textId="77777777" w:rsidR="00E36F0E" w:rsidRPr="00DA43D2" w:rsidRDefault="00393DC0" w:rsidP="00E36F0E">
            <w:r>
              <w:t>timestamp</w:t>
            </w:r>
          </w:p>
        </w:tc>
        <w:tc>
          <w:tcPr>
            <w:tcW w:w="900" w:type="dxa"/>
            <w:tcBorders>
              <w:top w:val="single" w:sz="4" w:space="0" w:color="auto"/>
              <w:left w:val="single" w:sz="4" w:space="0" w:color="auto"/>
              <w:bottom w:val="single" w:sz="4" w:space="0" w:color="auto"/>
              <w:right w:val="single" w:sz="4" w:space="0" w:color="auto"/>
            </w:tcBorders>
          </w:tcPr>
          <w:p w14:paraId="0D2A94D2" w14:textId="77777777" w:rsidR="00E36F0E" w:rsidRDefault="00393DC0" w:rsidP="00E36F0E">
            <w:r>
              <w:t>Int64</w:t>
            </w:r>
          </w:p>
        </w:tc>
        <w:tc>
          <w:tcPr>
            <w:tcW w:w="1697" w:type="dxa"/>
            <w:tcBorders>
              <w:top w:val="single" w:sz="4" w:space="0" w:color="auto"/>
              <w:left w:val="single" w:sz="4" w:space="0" w:color="auto"/>
              <w:bottom w:val="single" w:sz="4" w:space="0" w:color="auto"/>
              <w:right w:val="single" w:sz="4" w:space="0" w:color="auto"/>
            </w:tcBorders>
          </w:tcPr>
          <w:p w14:paraId="359BF47C" w14:textId="77777777" w:rsidR="00E36F0E" w:rsidRDefault="00393DC0" w:rsidP="00E36F0E">
            <w:r>
              <w:t>-</w:t>
            </w:r>
          </w:p>
          <w:p w14:paraId="3AFF1BBA" w14:textId="77777777" w:rsidR="00E36F0E" w:rsidRPr="007164A2" w:rsidRDefault="00E36F0E" w:rsidP="00E36F0E"/>
        </w:tc>
        <w:tc>
          <w:tcPr>
            <w:tcW w:w="1170" w:type="dxa"/>
            <w:tcBorders>
              <w:top w:val="single" w:sz="4" w:space="0" w:color="auto"/>
              <w:left w:val="single" w:sz="4" w:space="0" w:color="auto"/>
              <w:bottom w:val="single" w:sz="4" w:space="0" w:color="auto"/>
              <w:right w:val="single" w:sz="4" w:space="0" w:color="auto"/>
            </w:tcBorders>
          </w:tcPr>
          <w:p w14:paraId="67D790E0" w14:textId="77777777" w:rsidR="00E36F0E" w:rsidRDefault="00393DC0" w:rsidP="00E36F0E">
            <w:r>
              <w:t>0-18446744073709551615</w:t>
            </w:r>
          </w:p>
        </w:tc>
        <w:tc>
          <w:tcPr>
            <w:tcW w:w="3330" w:type="dxa"/>
            <w:tcBorders>
              <w:top w:val="single" w:sz="4" w:space="0" w:color="auto"/>
              <w:left w:val="single" w:sz="4" w:space="0" w:color="auto"/>
              <w:bottom w:val="single" w:sz="4" w:space="0" w:color="auto"/>
              <w:right w:val="single" w:sz="4" w:space="0" w:color="auto"/>
            </w:tcBorders>
          </w:tcPr>
          <w:p w14:paraId="53DDC734" w14:textId="77777777" w:rsidR="00E36F0E" w:rsidRPr="0052707D" w:rsidRDefault="00393DC0" w:rsidP="00E36F0E">
            <w:pPr>
              <w:rPr>
                <w:highlight w:val="yellow"/>
              </w:rPr>
            </w:pPr>
            <w:r w:rsidRPr="007164A2">
              <w:t>Last known time stamp</w:t>
            </w:r>
          </w:p>
        </w:tc>
      </w:tr>
      <w:tr w:rsidR="00E36F0E" w:rsidRPr="00C82768" w14:paraId="0408CC9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F2F5491"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25CBFC32" w14:textId="77777777" w:rsidR="00E36F0E" w:rsidRPr="00DA43D2" w:rsidRDefault="00393DC0" w:rsidP="00E36F0E">
            <w:r>
              <w:t>hidden</w:t>
            </w:r>
          </w:p>
        </w:tc>
        <w:tc>
          <w:tcPr>
            <w:tcW w:w="900" w:type="dxa"/>
            <w:tcBorders>
              <w:top w:val="single" w:sz="4" w:space="0" w:color="auto"/>
              <w:left w:val="single" w:sz="4" w:space="0" w:color="auto"/>
              <w:bottom w:val="single" w:sz="4" w:space="0" w:color="auto"/>
              <w:right w:val="single" w:sz="4" w:space="0" w:color="auto"/>
            </w:tcBorders>
          </w:tcPr>
          <w:p w14:paraId="1D96C283"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tcPr>
          <w:p w14:paraId="3BB0E5D8"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0C6E6989"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tcPr>
          <w:p w14:paraId="02D36CFD" w14:textId="77777777" w:rsidR="00E36F0E" w:rsidRPr="0052707D" w:rsidRDefault="00393DC0" w:rsidP="00E36F0E">
            <w:pPr>
              <w:rPr>
                <w:highlight w:val="yellow"/>
              </w:rPr>
            </w:pPr>
            <w:r w:rsidRPr="007164A2">
              <w:t>Hidden AP</w:t>
            </w:r>
          </w:p>
        </w:tc>
      </w:tr>
      <w:tr w:rsidR="00E36F0E" w:rsidRPr="00C82768" w14:paraId="0019AE4C"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609CF2C1" w14:textId="77777777" w:rsidR="00E36F0E" w:rsidRPr="00C82768" w:rsidRDefault="00393DC0" w:rsidP="00E36F0E">
            <w:r w:rsidRPr="00C82768">
              <w:rPr>
                <w:b/>
              </w:rPr>
              <w:t>Response</w:t>
            </w:r>
          </w:p>
        </w:tc>
      </w:tr>
      <w:tr w:rsidR="00E36F0E" w:rsidRPr="00C82768" w14:paraId="396F59F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4405C25"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41BDCAB" w14:textId="77777777" w:rsidR="00E36F0E" w:rsidRDefault="00393DC0" w:rsidP="00E36F0E">
            <w:r>
              <w:t>HmiRet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BED82E3"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1C2EE20"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E35E2D2"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44B57AC" w14:textId="77777777" w:rsidR="00E36F0E" w:rsidRDefault="00E36F0E" w:rsidP="00E36F0E"/>
        </w:tc>
      </w:tr>
      <w:tr w:rsidR="00E36F0E" w:rsidRPr="00C82768" w14:paraId="512B9C8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FDB5BED"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D62955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A075F4D"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7DFF81F" w14:textId="77777777" w:rsidR="00E36F0E" w:rsidRPr="00C82768" w:rsidRDefault="00393DC0" w:rsidP="00E36F0E">
            <w:r>
              <w:t>HMI_ERROR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63E8D5D" w14:textId="77777777" w:rsidR="00E36F0E" w:rsidRPr="008127A4"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8C1E2EE" w14:textId="77777777" w:rsidR="00E36F0E" w:rsidRDefault="00393DC0" w:rsidP="00E36F0E">
            <w:r>
              <w:t>Error/Failure</w:t>
            </w:r>
          </w:p>
        </w:tc>
      </w:tr>
      <w:tr w:rsidR="00E36F0E" w:rsidRPr="00C82768" w14:paraId="6A6B764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11FC4C0"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ACBC2F5"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602F63D"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AAD55B4" w14:textId="77777777" w:rsidR="00E36F0E" w:rsidRPr="00C82768" w:rsidRDefault="00393DC0" w:rsidP="00E36F0E">
            <w:r>
              <w:t>HMI_SUCCESS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6BDC888" w14:textId="77777777" w:rsidR="00E36F0E" w:rsidRPr="008127A4"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9C30A36" w14:textId="77777777" w:rsidR="00E36F0E" w:rsidRDefault="00393DC0" w:rsidP="00E36F0E">
            <w:r>
              <w:t>Success</w:t>
            </w:r>
          </w:p>
        </w:tc>
      </w:tr>
      <w:tr w:rsidR="00E36F0E" w:rsidRPr="00C82768" w14:paraId="1039AA0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7A6937C"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C74CD46" w14:textId="77777777" w:rsidR="00E36F0E" w:rsidRDefault="00393DC0" w:rsidP="00E36F0E">
            <w:r>
              <w:t>ssid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7F3A602"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93481AD"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E5FB9DD" w14:textId="77777777" w:rsidR="00E36F0E" w:rsidRPr="00F1221C" w:rsidRDefault="00393DC0" w:rsidP="00E36F0E">
            <w:r w:rsidRPr="00F1221C">
              <w:t>Char Value:0-255</w:t>
            </w:r>
          </w:p>
          <w:p w14:paraId="496A4254"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C7F71B3" w14:textId="77777777" w:rsidR="00E36F0E" w:rsidRPr="0052707D" w:rsidRDefault="00393DC0" w:rsidP="00E36F0E">
            <w:pPr>
              <w:rPr>
                <w:highlight w:val="yellow"/>
              </w:rPr>
            </w:pPr>
            <w:r w:rsidRPr="0003706A">
              <w:t>SSID</w:t>
            </w:r>
            <w:r>
              <w:t xml:space="preserve"> – scan result</w:t>
            </w:r>
          </w:p>
        </w:tc>
      </w:tr>
      <w:tr w:rsidR="00E36F0E" w:rsidRPr="00C82768" w14:paraId="42C891B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F3DC69D"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FF91B3F" w14:textId="77777777" w:rsidR="00E36F0E" w:rsidRDefault="00393DC0" w:rsidP="00E36F0E">
            <w:r>
              <w:t>bssid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2973228"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D6BDC16"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DE6EA45" w14:textId="77777777" w:rsidR="00E36F0E" w:rsidRPr="00F1221C" w:rsidRDefault="00393DC0" w:rsidP="00E36F0E">
            <w:r w:rsidRPr="00F1221C">
              <w:t>Char Value:0-255</w:t>
            </w:r>
          </w:p>
          <w:p w14:paraId="2EB62E56" w14:textId="77777777" w:rsidR="00E36F0E" w:rsidRDefault="00393DC0" w:rsidP="00E36F0E">
            <w:r w:rsidRPr="00F1221C">
              <w:lastRenderedPageBreak/>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E1C67D8" w14:textId="77777777" w:rsidR="00E36F0E" w:rsidRPr="0003706A" w:rsidRDefault="00393DC0" w:rsidP="00E36F0E">
            <w:r>
              <w:lastRenderedPageBreak/>
              <w:t>MAC address of AP – scan result</w:t>
            </w:r>
          </w:p>
        </w:tc>
      </w:tr>
      <w:tr w:rsidR="00E36F0E" w:rsidRPr="00C82768" w14:paraId="25E736F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38A5DC4"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E3BE499" w14:textId="77777777" w:rsidR="00E36F0E" w:rsidRDefault="00393DC0" w:rsidP="00E36F0E">
            <w:r w:rsidRPr="00DA43D2">
              <w:t>WlanChannel</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ABD847F"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390B77B"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1DBBE21"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619C6AB" w14:textId="77777777" w:rsidR="00E36F0E" w:rsidRPr="0052707D" w:rsidRDefault="00393DC0" w:rsidP="00E36F0E">
            <w:pPr>
              <w:rPr>
                <w:highlight w:val="yellow"/>
              </w:rPr>
            </w:pPr>
            <w:r>
              <w:t>Channel</w:t>
            </w:r>
            <w:r w:rsidRPr="007164A2">
              <w:t xml:space="preserve"> of AP</w:t>
            </w:r>
            <w:r>
              <w:t xml:space="preserve"> – scan result</w:t>
            </w:r>
          </w:p>
        </w:tc>
      </w:tr>
      <w:tr w:rsidR="00E36F0E" w:rsidRPr="00C82768" w14:paraId="7DF4DAD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2342E9F"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6ED468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7B78EC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7EDF536" w14:textId="77777777" w:rsidR="00E36F0E" w:rsidRDefault="00393DC0" w:rsidP="00E36F0E">
            <w:r>
              <w:t>Reserved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EE4EEF0" w14:textId="77777777" w:rsidR="00E36F0E" w:rsidRDefault="00393DC0" w:rsidP="00E36F0E">
            <w:r>
              <w:t>0x00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FAF2A40" w14:textId="77777777" w:rsidR="00E36F0E" w:rsidRPr="0052707D" w:rsidRDefault="00E36F0E" w:rsidP="00E36F0E">
            <w:pPr>
              <w:rPr>
                <w:highlight w:val="yellow"/>
              </w:rPr>
            </w:pPr>
          </w:p>
        </w:tc>
      </w:tr>
      <w:tr w:rsidR="00E36F0E" w:rsidRPr="00C82768" w14:paraId="5CDA68C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57DA682"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06988B1"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BADC25E"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40688B6" w14:textId="77777777" w:rsidR="00E36F0E" w:rsidRPr="00C82768" w:rsidRDefault="00393DC0" w:rsidP="00E36F0E">
            <w:r>
              <w:t>WLAN_CH_1</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9B76B8E" w14:textId="77777777" w:rsidR="00E36F0E" w:rsidRPr="00C82768" w:rsidRDefault="00393DC0" w:rsidP="00E36F0E">
            <w:r>
              <w:t>0x01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CA624B2" w14:textId="77777777" w:rsidR="00E36F0E" w:rsidRPr="00C82768" w:rsidRDefault="00E36F0E" w:rsidP="00E36F0E"/>
        </w:tc>
      </w:tr>
      <w:tr w:rsidR="00E36F0E" w:rsidRPr="00C82768" w14:paraId="2664240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1F16E68"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62571C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58A017C"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A67BC00" w14:textId="77777777" w:rsidR="00E36F0E" w:rsidRPr="00C82768" w:rsidRDefault="00393DC0" w:rsidP="00E36F0E">
            <w:r>
              <w:t>WLAN_CH_2</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8A4308D" w14:textId="77777777" w:rsidR="00E36F0E" w:rsidRPr="00C82768" w:rsidRDefault="00393DC0" w:rsidP="00E36F0E">
            <w:r>
              <w:t>0x02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DE78849" w14:textId="77777777" w:rsidR="00E36F0E" w:rsidRPr="00C82768" w:rsidRDefault="00E36F0E" w:rsidP="00E36F0E"/>
        </w:tc>
      </w:tr>
      <w:tr w:rsidR="00E36F0E" w:rsidRPr="00C82768" w14:paraId="62453D5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AC7BDC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BC901FF"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95E40D2"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FE98011" w14:textId="77777777" w:rsidR="00E36F0E" w:rsidRPr="00C82768" w:rsidRDefault="00393DC0" w:rsidP="00E36F0E">
            <w:r>
              <w:t>WLAN_CH_3</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BE30CD3" w14:textId="77777777" w:rsidR="00E36F0E" w:rsidRDefault="00393DC0" w:rsidP="00E36F0E">
            <w:r>
              <w:t>0x03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06FF637" w14:textId="77777777" w:rsidR="00E36F0E" w:rsidRPr="00D70130" w:rsidRDefault="00E36F0E" w:rsidP="00E36F0E">
            <w:pPr>
              <w:rPr>
                <w:highlight w:val="yellow"/>
              </w:rPr>
            </w:pPr>
          </w:p>
        </w:tc>
      </w:tr>
      <w:tr w:rsidR="00E36F0E" w:rsidRPr="00C82768" w14:paraId="183DB98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54E6C7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CA442A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49E2C07"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30BF245"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C59FFDA"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3B956A5" w14:textId="77777777" w:rsidR="00E36F0E" w:rsidRPr="00D70130" w:rsidRDefault="00E36F0E" w:rsidP="00E36F0E">
            <w:pPr>
              <w:rPr>
                <w:highlight w:val="yellow"/>
              </w:rPr>
            </w:pPr>
          </w:p>
        </w:tc>
      </w:tr>
      <w:tr w:rsidR="00E36F0E" w:rsidRPr="00C82768" w14:paraId="56E83FC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302613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D58E654"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68912D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3A3776D" w14:textId="77777777" w:rsidR="00E36F0E" w:rsidRDefault="00393DC0" w:rsidP="00E36F0E">
            <w:r>
              <w:t>WLAN_CH_165</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1295D79" w14:textId="77777777" w:rsidR="00E36F0E" w:rsidRDefault="00393DC0" w:rsidP="00E36F0E">
            <w:r>
              <w:t>0xA5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AF3D2BB" w14:textId="77777777" w:rsidR="00E36F0E" w:rsidRPr="0052707D" w:rsidRDefault="00E36F0E" w:rsidP="00E36F0E">
            <w:pPr>
              <w:rPr>
                <w:highlight w:val="yellow"/>
              </w:rPr>
            </w:pPr>
          </w:p>
        </w:tc>
      </w:tr>
      <w:tr w:rsidR="00E36F0E" w:rsidRPr="00C82768" w14:paraId="6CE04C0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6E47C95"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68C2331" w14:textId="77777777" w:rsidR="00E36F0E" w:rsidRDefault="00393DC0" w:rsidP="00E36F0E">
            <w:r>
              <w:t>Wlan Bandwidth</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92ED814"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52469D5"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0FCDFCE"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022A9FF" w14:textId="77777777" w:rsidR="00E36F0E" w:rsidRPr="00D70130" w:rsidRDefault="00E36F0E" w:rsidP="00E36F0E">
            <w:pPr>
              <w:rPr>
                <w:highlight w:val="yellow"/>
              </w:rPr>
            </w:pPr>
          </w:p>
        </w:tc>
      </w:tr>
      <w:tr w:rsidR="00E36F0E" w:rsidRPr="00C82768" w14:paraId="7DC5063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3D2028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AB71E3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E0E76CD"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BF05C01" w14:textId="77777777" w:rsidR="00E36F0E" w:rsidRDefault="00393DC0" w:rsidP="00E36F0E">
            <w:pPr>
              <w:rPr>
                <w:rFonts w:cs="Arial"/>
                <w:color w:val="000000"/>
              </w:rPr>
            </w:pPr>
            <w:r>
              <w:rPr>
                <w:rFonts w:cs="Arial"/>
                <w:color w:val="000000"/>
              </w:rPr>
              <w:t>WLAN_BW_MIN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F0681C8" w14:textId="77777777" w:rsidR="00E36F0E" w:rsidRDefault="00393DC0" w:rsidP="00E36F0E">
            <w:pPr>
              <w:rPr>
                <w:rFonts w:cs="Arial"/>
                <w:color w:val="000000"/>
              </w:rPr>
            </w:pPr>
            <w:r>
              <w:rPr>
                <w:rFonts w:cs="Arial"/>
                <w:color w:val="000000"/>
              </w:rP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7ADB352" w14:textId="77777777" w:rsidR="00E36F0E" w:rsidRDefault="00393DC0" w:rsidP="00E36F0E">
            <w:pPr>
              <w:rPr>
                <w:rFonts w:cs="Arial"/>
                <w:color w:val="000000"/>
              </w:rPr>
            </w:pPr>
            <w:r>
              <w:rPr>
                <w:rFonts w:cs="Arial"/>
                <w:color w:val="000000"/>
              </w:rPr>
              <w:t> </w:t>
            </w:r>
          </w:p>
        </w:tc>
      </w:tr>
      <w:tr w:rsidR="00E36F0E" w:rsidRPr="00C82768" w14:paraId="1D0212F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A8C3304"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F8DDB6C"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027963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9BA05CF" w14:textId="77777777" w:rsidR="00E36F0E" w:rsidRDefault="00393DC0" w:rsidP="00E36F0E">
            <w:pPr>
              <w:rPr>
                <w:rFonts w:cs="Arial"/>
                <w:color w:val="000000"/>
              </w:rPr>
            </w:pPr>
            <w:r>
              <w:rPr>
                <w:rFonts w:cs="Arial"/>
                <w:color w:val="000000"/>
              </w:rPr>
              <w:t>WLAN_BW_MHZ20</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07DA388" w14:textId="77777777" w:rsidR="00E36F0E" w:rsidRDefault="00393DC0" w:rsidP="00E36F0E">
            <w:pPr>
              <w:rPr>
                <w:rFonts w:cs="Arial"/>
                <w:color w:val="000000"/>
              </w:rPr>
            </w:pPr>
            <w:r>
              <w:rPr>
                <w:rFonts w:cs="Arial"/>
                <w:color w:val="000000"/>
              </w:rP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EF736E6" w14:textId="77777777" w:rsidR="00E36F0E" w:rsidRDefault="00393DC0" w:rsidP="00E36F0E">
            <w:pPr>
              <w:rPr>
                <w:rFonts w:cs="Arial"/>
                <w:color w:val="000000"/>
              </w:rPr>
            </w:pPr>
            <w:r>
              <w:rPr>
                <w:rFonts w:cs="Arial"/>
                <w:color w:val="000000"/>
              </w:rPr>
              <w:t>20MHz channel</w:t>
            </w:r>
          </w:p>
        </w:tc>
      </w:tr>
      <w:tr w:rsidR="00E36F0E" w:rsidRPr="00C82768" w14:paraId="6DDBD05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39F357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DD33A5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B715432"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5B7FE64" w14:textId="77777777" w:rsidR="00E36F0E" w:rsidRDefault="00393DC0" w:rsidP="00E36F0E">
            <w:pPr>
              <w:rPr>
                <w:rFonts w:cs="Arial"/>
                <w:color w:val="000000"/>
              </w:rPr>
            </w:pPr>
            <w:r>
              <w:rPr>
                <w:rFonts w:cs="Arial"/>
                <w:color w:val="000000"/>
              </w:rPr>
              <w:t>WLAN_BW_MHZ40</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EA748D3" w14:textId="77777777" w:rsidR="00E36F0E" w:rsidRDefault="00393DC0" w:rsidP="00E36F0E">
            <w:pPr>
              <w:rPr>
                <w:rFonts w:cs="Arial"/>
                <w:color w:val="000000"/>
              </w:rPr>
            </w:pPr>
            <w:r>
              <w:rPr>
                <w:rFonts w:cs="Arial"/>
                <w:color w:val="000000"/>
              </w:rP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2A1A24A" w14:textId="77777777" w:rsidR="00E36F0E" w:rsidRDefault="00393DC0" w:rsidP="00E36F0E">
            <w:pPr>
              <w:rPr>
                <w:rFonts w:cs="Arial"/>
                <w:color w:val="000000"/>
              </w:rPr>
            </w:pPr>
            <w:r>
              <w:rPr>
                <w:rFonts w:cs="Arial"/>
                <w:color w:val="000000"/>
              </w:rPr>
              <w:t>40MHz channel; must use 11n/11ac.  Few devices support on 2.4Ghz</w:t>
            </w:r>
          </w:p>
        </w:tc>
      </w:tr>
      <w:tr w:rsidR="00E36F0E" w:rsidRPr="00C82768" w14:paraId="624B3BC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4D4832E"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7B9530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BB2184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A5AC14D" w14:textId="77777777" w:rsidR="00E36F0E" w:rsidRDefault="00393DC0" w:rsidP="00E36F0E">
            <w:pPr>
              <w:rPr>
                <w:rFonts w:cs="Arial"/>
                <w:color w:val="000000"/>
              </w:rPr>
            </w:pPr>
            <w:r>
              <w:rPr>
                <w:rFonts w:cs="Arial"/>
                <w:color w:val="000000"/>
              </w:rPr>
              <w:t>WLAN_BW_MHZ80</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6B66888" w14:textId="77777777" w:rsidR="00E36F0E" w:rsidRDefault="00393DC0" w:rsidP="00E36F0E">
            <w:pPr>
              <w:rPr>
                <w:rFonts w:cs="Arial"/>
                <w:color w:val="000000"/>
              </w:rPr>
            </w:pPr>
            <w:r>
              <w:rPr>
                <w:rFonts w:cs="Arial"/>
                <w:color w:val="000000"/>
              </w:rP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ED52723" w14:textId="77777777" w:rsidR="00E36F0E" w:rsidRDefault="00393DC0" w:rsidP="00E36F0E">
            <w:pPr>
              <w:rPr>
                <w:rFonts w:cs="Arial"/>
                <w:color w:val="000000"/>
              </w:rPr>
            </w:pPr>
            <w:r>
              <w:rPr>
                <w:rFonts w:cs="Arial"/>
                <w:color w:val="000000"/>
              </w:rPr>
              <w:t>80MHz channel; must use 11ac</w:t>
            </w:r>
          </w:p>
        </w:tc>
      </w:tr>
      <w:tr w:rsidR="00E36F0E" w:rsidRPr="00C82768" w14:paraId="348471A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B407DB4"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42368BC"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D75E85D"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F5FF932" w14:textId="77777777" w:rsidR="00E36F0E" w:rsidRDefault="00393DC0" w:rsidP="00E36F0E">
            <w:pPr>
              <w:rPr>
                <w:rFonts w:cs="Arial"/>
                <w:color w:val="000000"/>
              </w:rPr>
            </w:pPr>
            <w:r>
              <w:rPr>
                <w:rFonts w:cs="Arial"/>
                <w:color w:val="000000"/>
              </w:rPr>
              <w:t>WLAN_BW_MHZ8080</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FE7E2F6" w14:textId="77777777" w:rsidR="00E36F0E" w:rsidRDefault="00393DC0" w:rsidP="00E36F0E">
            <w:pPr>
              <w:rPr>
                <w:rFonts w:cs="Arial"/>
                <w:color w:val="000000"/>
              </w:rPr>
            </w:pPr>
            <w:r>
              <w:rPr>
                <w:rFonts w:cs="Arial"/>
                <w:color w:val="000000"/>
              </w:rP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DFAAB25" w14:textId="77777777" w:rsidR="00E36F0E" w:rsidRDefault="00393DC0" w:rsidP="00E36F0E">
            <w:pPr>
              <w:rPr>
                <w:rFonts w:cs="Arial"/>
                <w:color w:val="000000"/>
              </w:rPr>
            </w:pPr>
            <w:r>
              <w:rPr>
                <w:rFonts w:cs="Arial"/>
                <w:color w:val="000000"/>
              </w:rPr>
              <w:t>80-80MHz, 2 non-contiguous 80MHz; must use 11ac</w:t>
            </w:r>
          </w:p>
        </w:tc>
      </w:tr>
      <w:tr w:rsidR="00E36F0E" w:rsidRPr="00C82768" w14:paraId="37620D7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807D00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EC492A1"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63A0E85"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C4BCA99" w14:textId="77777777" w:rsidR="00E36F0E" w:rsidRDefault="00393DC0" w:rsidP="00E36F0E">
            <w:pPr>
              <w:rPr>
                <w:rFonts w:cs="Arial"/>
                <w:color w:val="000000"/>
              </w:rPr>
            </w:pPr>
            <w:r>
              <w:rPr>
                <w:rFonts w:cs="Arial"/>
                <w:color w:val="000000"/>
              </w:rPr>
              <w:t>WLAN_BW_MHZ160</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2A837F6" w14:textId="77777777" w:rsidR="00E36F0E" w:rsidRDefault="00393DC0" w:rsidP="00E36F0E">
            <w:pPr>
              <w:rPr>
                <w:rFonts w:cs="Arial"/>
                <w:color w:val="000000"/>
              </w:rPr>
            </w:pPr>
            <w:r>
              <w:rPr>
                <w:rFonts w:cs="Arial"/>
                <w:color w:val="000000"/>
              </w:rPr>
              <w:t>0x5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A778CD1" w14:textId="77777777" w:rsidR="00E36F0E" w:rsidRDefault="00393DC0" w:rsidP="00E36F0E">
            <w:pPr>
              <w:rPr>
                <w:rFonts w:cs="Arial"/>
                <w:color w:val="000000"/>
              </w:rPr>
            </w:pPr>
            <w:r>
              <w:rPr>
                <w:rFonts w:cs="Arial"/>
                <w:color w:val="000000"/>
              </w:rPr>
              <w:t>160MHz channel; must 11ac</w:t>
            </w:r>
          </w:p>
        </w:tc>
      </w:tr>
      <w:tr w:rsidR="00E36F0E" w:rsidRPr="00C82768" w14:paraId="340D626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7AB320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DABC975"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25C51D7"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ABC71C1" w14:textId="77777777" w:rsidR="00E36F0E" w:rsidRDefault="00393DC0" w:rsidP="00E36F0E">
            <w:pPr>
              <w:rPr>
                <w:rFonts w:cs="Arial"/>
                <w:color w:val="000000"/>
              </w:rPr>
            </w:pPr>
            <w:r>
              <w:rPr>
                <w:rFonts w:cs="Arial"/>
                <w:color w:val="000000"/>
              </w:rPr>
              <w:t>WLAN_BW_MAX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A64F259" w14:textId="77777777" w:rsidR="00E36F0E" w:rsidRDefault="00393DC0" w:rsidP="00E36F0E">
            <w:pPr>
              <w:rPr>
                <w:rFonts w:cs="Arial"/>
                <w:color w:val="000000"/>
              </w:rPr>
            </w:pPr>
            <w:r>
              <w:rPr>
                <w:rFonts w:cs="Arial"/>
                <w:color w:val="000000"/>
              </w:rPr>
              <w:t>0x6</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DB21645" w14:textId="77777777" w:rsidR="00E36F0E" w:rsidRDefault="00393DC0" w:rsidP="00E36F0E">
            <w:pPr>
              <w:rPr>
                <w:rFonts w:cs="Arial"/>
                <w:color w:val="000000"/>
              </w:rPr>
            </w:pPr>
            <w:r>
              <w:rPr>
                <w:rFonts w:cs="Arial"/>
                <w:color w:val="000000"/>
              </w:rPr>
              <w:t> </w:t>
            </w:r>
          </w:p>
        </w:tc>
      </w:tr>
      <w:tr w:rsidR="00E36F0E" w:rsidRPr="00C82768" w14:paraId="1E1DC4E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0841343"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5E393A8" w14:textId="77777777" w:rsidR="00E36F0E" w:rsidRDefault="00393DC0" w:rsidP="00E36F0E">
            <w:r>
              <w:t>rssi</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6A47536" w14:textId="77777777" w:rsidR="00E36F0E" w:rsidRDefault="00393DC0" w:rsidP="00E36F0E">
            <w:r>
              <w:t xml:space="preserve">Int32 </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E319479"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F19C976" w14:textId="77777777" w:rsidR="00E36F0E"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B529618" w14:textId="77777777" w:rsidR="00E36F0E" w:rsidRDefault="00393DC0" w:rsidP="00E36F0E">
            <w:pPr>
              <w:rPr>
                <w:rFonts w:cs="Arial"/>
                <w:color w:val="000000"/>
              </w:rPr>
            </w:pPr>
            <w:r>
              <w:rPr>
                <w:rFonts w:cs="Arial"/>
                <w:color w:val="000000"/>
              </w:rPr>
              <w:t>RSSI of beacon/probe response</w:t>
            </w:r>
          </w:p>
          <w:p w14:paraId="2A551BF1" w14:textId="77777777" w:rsidR="00E36F0E" w:rsidRPr="00D70130" w:rsidRDefault="00E36F0E" w:rsidP="00E36F0E">
            <w:pPr>
              <w:rPr>
                <w:highlight w:val="yellow"/>
              </w:rPr>
            </w:pPr>
          </w:p>
        </w:tc>
      </w:tr>
      <w:tr w:rsidR="00E36F0E" w:rsidRPr="00C82768" w14:paraId="6201A48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7173E95"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1C8DF93" w14:textId="77777777" w:rsidR="00E36F0E" w:rsidRDefault="00393DC0" w:rsidP="00E36F0E">
            <w:r w:rsidRPr="00DA43D2">
              <w:t>WlanSecurity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235F793"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B678ED5"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EDF3F59"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58DF51F" w14:textId="77777777" w:rsidR="00E36F0E" w:rsidRPr="0052707D" w:rsidRDefault="00393DC0" w:rsidP="00E36F0E">
            <w:pPr>
              <w:rPr>
                <w:highlight w:val="yellow"/>
              </w:rPr>
            </w:pPr>
            <w:r>
              <w:t>Security settings of scan results</w:t>
            </w:r>
          </w:p>
        </w:tc>
      </w:tr>
      <w:tr w:rsidR="00E36F0E" w:rsidRPr="00C82768" w14:paraId="68FB921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411385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3AB3A05"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ADDB88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6FD8775" w14:textId="77777777" w:rsidR="00E36F0E" w:rsidRDefault="00393DC0" w:rsidP="00E36F0E">
            <w:r>
              <w:t>Reserved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742811F" w14:textId="77777777" w:rsidR="00E36F0E" w:rsidRDefault="00393DC0" w:rsidP="00E36F0E">
            <w:r>
              <w:t>0x00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D607880" w14:textId="77777777" w:rsidR="00E36F0E" w:rsidRPr="0052707D" w:rsidRDefault="00E36F0E" w:rsidP="00E36F0E">
            <w:pPr>
              <w:rPr>
                <w:highlight w:val="yellow"/>
              </w:rPr>
            </w:pPr>
          </w:p>
        </w:tc>
      </w:tr>
      <w:tr w:rsidR="00E36F0E" w:rsidRPr="00C82768" w14:paraId="01ECD62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620D3D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46C14F6"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16CCEC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6455E9F" w14:textId="77777777" w:rsidR="00E36F0E" w:rsidRPr="00C82768" w:rsidRDefault="00393DC0" w:rsidP="00E36F0E">
            <w:r>
              <w:t>Open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E4BA153" w14:textId="77777777" w:rsidR="00E36F0E" w:rsidRPr="00C82768" w:rsidRDefault="00393DC0" w:rsidP="00E36F0E">
            <w:r>
              <w:t>0x01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678C366" w14:textId="77777777" w:rsidR="00E36F0E" w:rsidRPr="0052707D" w:rsidRDefault="00393DC0" w:rsidP="00E36F0E">
            <w:pPr>
              <w:rPr>
                <w:highlight w:val="yellow"/>
              </w:rPr>
            </w:pPr>
            <w:r w:rsidRPr="007164A2">
              <w:t>Open or no security</w:t>
            </w:r>
          </w:p>
        </w:tc>
      </w:tr>
      <w:tr w:rsidR="00E36F0E" w:rsidRPr="00C82768" w14:paraId="604C418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5E0758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F0A84D5"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196AB6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C3B82CF" w14:textId="77777777" w:rsidR="00E36F0E" w:rsidRPr="00C82768" w:rsidRDefault="00393DC0" w:rsidP="00E36F0E">
            <w:r>
              <w:t>WEP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21635F5" w14:textId="77777777" w:rsidR="00E36F0E" w:rsidRPr="00C82768" w:rsidRDefault="00393DC0" w:rsidP="00E36F0E">
            <w:r>
              <w:t>0x02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920F462" w14:textId="77777777" w:rsidR="00E36F0E" w:rsidRPr="007164A2" w:rsidRDefault="00393DC0" w:rsidP="00E36F0E">
            <w:r>
              <w:t>WEP</w:t>
            </w:r>
          </w:p>
        </w:tc>
      </w:tr>
      <w:tr w:rsidR="00E36F0E" w:rsidRPr="00C82768" w14:paraId="166537F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87A771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D36824B"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F315D25"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3CF55D7" w14:textId="77777777" w:rsidR="00E36F0E" w:rsidRDefault="00393DC0" w:rsidP="00E36F0E">
            <w:r>
              <w:t>WPS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41D0D9E" w14:textId="77777777" w:rsidR="00E36F0E" w:rsidRDefault="00393DC0" w:rsidP="00E36F0E">
            <w:r>
              <w:t>0x03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9A0518B" w14:textId="77777777" w:rsidR="00E36F0E" w:rsidRPr="007164A2" w:rsidRDefault="00393DC0" w:rsidP="00E36F0E">
            <w:r>
              <w:t>WPS (WiFi Protected Setup)</w:t>
            </w:r>
          </w:p>
        </w:tc>
      </w:tr>
      <w:tr w:rsidR="00E36F0E" w:rsidRPr="00C82768" w14:paraId="5123BE3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420929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0A46381"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D8A0BA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3ECE912" w14:textId="77777777" w:rsidR="00E36F0E" w:rsidRPr="00C82768" w:rsidRDefault="00393DC0" w:rsidP="00E36F0E">
            <w:r>
              <w:t>WPA_Personal</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2B61940" w14:textId="77777777" w:rsidR="00E36F0E" w:rsidRDefault="00393DC0" w:rsidP="00E36F0E">
            <w:r>
              <w:t>0x04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EF3918E" w14:textId="77777777" w:rsidR="00E36F0E" w:rsidRPr="007164A2" w:rsidRDefault="00393DC0" w:rsidP="00E36F0E">
            <w:r>
              <w:t>WPA/WPA2/WPA3 Personal (passkey)</w:t>
            </w:r>
          </w:p>
        </w:tc>
      </w:tr>
      <w:tr w:rsidR="00E36F0E" w:rsidRPr="00C82768" w14:paraId="64DF97B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3461934"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341C113"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C98BFE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B07F8FB" w14:textId="77777777" w:rsidR="00E36F0E" w:rsidRDefault="00393DC0" w:rsidP="00E36F0E">
            <w:r>
              <w:t>WPA_Enterprise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BE7A820" w14:textId="77777777" w:rsidR="00E36F0E" w:rsidRDefault="00393DC0" w:rsidP="00E36F0E">
            <w:r>
              <w:t>0x05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1299FAD" w14:textId="77777777" w:rsidR="00E36F0E" w:rsidRPr="007164A2" w:rsidRDefault="00393DC0" w:rsidP="00E36F0E">
            <w:r>
              <w:t>WPA/WPA2/WPA3 Enterprise (EAP-PEAP/EAP-TLS/etc) (not supported)</w:t>
            </w:r>
          </w:p>
        </w:tc>
      </w:tr>
      <w:tr w:rsidR="00E36F0E" w:rsidRPr="00C82768" w14:paraId="582F1C7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0CB7E93"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9C3B15B"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377D5E2"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7553989" w14:textId="77777777" w:rsidR="00E36F0E" w:rsidRDefault="00393DC0" w:rsidP="00E36F0E">
            <w:r>
              <w:t>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B8D0F1D" w14:textId="77777777" w:rsidR="00E36F0E" w:rsidRDefault="00393DC0" w:rsidP="00E36F0E">
            <w:r>
              <w:t>0x06</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D89BD46" w14:textId="77777777" w:rsidR="00E36F0E" w:rsidRPr="007164A2" w:rsidRDefault="00E36F0E" w:rsidP="00E36F0E"/>
        </w:tc>
      </w:tr>
      <w:tr w:rsidR="00E36F0E" w:rsidRPr="00C82768" w14:paraId="03EDB19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262F830"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9D81ACF" w14:textId="77777777" w:rsidR="00E36F0E" w:rsidRDefault="00393DC0" w:rsidP="00E36F0E">
            <w:r>
              <w:t>isWpsSupported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2895B15"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A77ECF9"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5CAFD14"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75BB2F9" w14:textId="77777777" w:rsidR="00E36F0E" w:rsidRPr="0003706A" w:rsidRDefault="00393DC0" w:rsidP="00E36F0E">
            <w:pPr>
              <w:rPr>
                <w:rFonts w:cs="Arial"/>
                <w:color w:val="000000"/>
              </w:rPr>
            </w:pPr>
            <w:r>
              <w:rPr>
                <w:rFonts w:cs="Arial"/>
                <w:color w:val="000000"/>
              </w:rPr>
              <w:t>does AP support WPS</w:t>
            </w:r>
          </w:p>
        </w:tc>
      </w:tr>
      <w:tr w:rsidR="00E36F0E" w:rsidRPr="00C82768" w14:paraId="24E89C7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0C35529"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0A6D52B" w14:textId="77777777" w:rsidR="00E36F0E" w:rsidRDefault="00393DC0" w:rsidP="00E36F0E">
            <w:r>
              <w:t>isEssSupported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B4CB334"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883B0F9"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F292D8D"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9C5660B" w14:textId="77777777" w:rsidR="00E36F0E" w:rsidRPr="0003706A" w:rsidRDefault="00393DC0" w:rsidP="00E36F0E">
            <w:pPr>
              <w:rPr>
                <w:rFonts w:cs="Arial"/>
                <w:color w:val="000000"/>
              </w:rPr>
            </w:pPr>
            <w:r>
              <w:rPr>
                <w:rFonts w:cs="Arial"/>
                <w:color w:val="000000"/>
              </w:rPr>
              <w:t>is AP part of an Extended Service Set</w:t>
            </w:r>
          </w:p>
        </w:tc>
      </w:tr>
      <w:tr w:rsidR="00E36F0E" w:rsidRPr="00C82768" w14:paraId="7481939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AC6A359"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1755052" w14:textId="77777777" w:rsidR="00E36F0E" w:rsidRDefault="00393DC0" w:rsidP="00E36F0E">
            <w:r>
              <w:t>ipV4Addr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C971C1B"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C1DE1C6"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16B1D1E" w14:textId="77777777" w:rsidR="00E36F0E" w:rsidRPr="00F1221C" w:rsidRDefault="00393DC0" w:rsidP="00E36F0E">
            <w:r w:rsidRPr="00F1221C">
              <w:t>Char Value:0-255</w:t>
            </w:r>
          </w:p>
          <w:p w14:paraId="4548E239"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81B9075" w14:textId="77777777" w:rsidR="00E36F0E" w:rsidRPr="00D70130" w:rsidRDefault="00393DC0" w:rsidP="00E36F0E">
            <w:pPr>
              <w:rPr>
                <w:highlight w:val="yellow"/>
              </w:rPr>
            </w:pPr>
            <w:r w:rsidRPr="0003706A">
              <w:t>IPv4 address</w:t>
            </w:r>
          </w:p>
        </w:tc>
      </w:tr>
      <w:tr w:rsidR="00E36F0E" w:rsidRPr="00C82768" w14:paraId="45E624A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A0920AA"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B36F4CC" w14:textId="77777777" w:rsidR="00E36F0E" w:rsidRDefault="00393DC0" w:rsidP="00E36F0E">
            <w:r>
              <w:t>netmask</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65A042F"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65F6342"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46F88D6" w14:textId="77777777" w:rsidR="00E36F0E" w:rsidRPr="00F1221C" w:rsidRDefault="00393DC0" w:rsidP="00E36F0E">
            <w:r w:rsidRPr="00F1221C">
              <w:t>Char Value:0-255</w:t>
            </w:r>
          </w:p>
          <w:p w14:paraId="15E13384" w14:textId="77777777" w:rsidR="00E36F0E" w:rsidRPr="004012D3"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B820426" w14:textId="77777777" w:rsidR="00E36F0E" w:rsidRPr="004012D3" w:rsidRDefault="00393DC0" w:rsidP="00E36F0E">
            <w:pPr>
              <w:rPr>
                <w:highlight w:val="yellow"/>
              </w:rPr>
            </w:pPr>
            <w:r w:rsidRPr="004012D3">
              <w:t>Net mask</w:t>
            </w:r>
          </w:p>
        </w:tc>
      </w:tr>
      <w:tr w:rsidR="00E36F0E" w:rsidRPr="00C82768" w14:paraId="2286811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9192ECE" w14:textId="77777777" w:rsidR="00E36F0E" w:rsidRDefault="00393DC0" w:rsidP="00E36F0E">
            <w:pPr>
              <w:jc w:val="center"/>
            </w:pPr>
            <w:r>
              <w:lastRenderedPageBreak/>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6254C48" w14:textId="77777777" w:rsidR="00E36F0E" w:rsidRDefault="00393DC0" w:rsidP="00E36F0E">
            <w:r>
              <w:t>connected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FEC4FE2"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7C14FE4"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E22BFE8"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6291E90" w14:textId="77777777" w:rsidR="00E36F0E" w:rsidRPr="0003706A" w:rsidRDefault="00393DC0" w:rsidP="00E36F0E">
            <w:pPr>
              <w:rPr>
                <w:rFonts w:cs="Arial"/>
                <w:color w:val="000000"/>
              </w:rPr>
            </w:pPr>
            <w:r>
              <w:rPr>
                <w:rFonts w:cs="Arial"/>
                <w:color w:val="000000"/>
              </w:rPr>
              <w:t>connected to AP</w:t>
            </w:r>
          </w:p>
        </w:tc>
      </w:tr>
      <w:tr w:rsidR="00E36F0E" w:rsidRPr="00C82768" w14:paraId="5ADFDC9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D13E052"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E9178C4" w14:textId="77777777" w:rsidR="00E36F0E" w:rsidRDefault="00393DC0" w:rsidP="00E36F0E">
            <w:r>
              <w:t>prevConnected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DD2BBE9"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87FC924"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9542858"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C9C8FA3" w14:textId="77777777" w:rsidR="00E36F0E" w:rsidRDefault="00393DC0" w:rsidP="00E36F0E">
            <w:pPr>
              <w:rPr>
                <w:rFonts w:cs="Arial"/>
                <w:color w:val="000000"/>
              </w:rPr>
            </w:pPr>
            <w:r>
              <w:rPr>
                <w:rFonts w:cs="Arial"/>
                <w:color w:val="000000"/>
              </w:rPr>
              <w:t>Previously connected AP</w:t>
            </w:r>
          </w:p>
          <w:p w14:paraId="5D3F279F" w14:textId="77777777" w:rsidR="00E36F0E" w:rsidRPr="0003706A" w:rsidRDefault="00E36F0E" w:rsidP="00E36F0E">
            <w:pPr>
              <w:rPr>
                <w:rFonts w:cs="Arial"/>
                <w:color w:val="000000"/>
              </w:rPr>
            </w:pPr>
          </w:p>
        </w:tc>
      </w:tr>
      <w:tr w:rsidR="00E36F0E" w:rsidRPr="00C82768" w14:paraId="636344F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91DB6C3"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3F93BFE" w14:textId="77777777" w:rsidR="00E36F0E" w:rsidRDefault="00393DC0" w:rsidP="00E36F0E">
            <w:r>
              <w:t>isHidden</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B7F615A"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0C6B0FC"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1806D9E"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6FA1779" w14:textId="77777777" w:rsidR="00E36F0E" w:rsidRPr="0003706A" w:rsidRDefault="00393DC0" w:rsidP="00E36F0E">
            <w:pPr>
              <w:rPr>
                <w:rFonts w:cs="Arial"/>
                <w:color w:val="000000"/>
              </w:rPr>
            </w:pPr>
            <w:r>
              <w:rPr>
                <w:rFonts w:cs="Arial"/>
                <w:color w:val="000000"/>
              </w:rPr>
              <w:t>Hidden AP</w:t>
            </w:r>
          </w:p>
        </w:tc>
      </w:tr>
      <w:tr w:rsidR="00E36F0E" w:rsidRPr="00C82768" w14:paraId="6A82EDC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259808F"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EA5DD11" w14:textId="77777777" w:rsidR="00E36F0E" w:rsidRDefault="00393DC0" w:rsidP="00E36F0E">
            <w:r>
              <w:t>WifiConnectionType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C1EBD66"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254E55E"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DF035F8"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3533772" w14:textId="77777777" w:rsidR="00E36F0E" w:rsidRPr="0003706A" w:rsidRDefault="00E36F0E" w:rsidP="00E36F0E">
            <w:pPr>
              <w:rPr>
                <w:rFonts w:cs="Arial"/>
                <w:color w:val="000000"/>
              </w:rPr>
            </w:pPr>
          </w:p>
        </w:tc>
      </w:tr>
      <w:tr w:rsidR="00E36F0E" w:rsidRPr="00C82768" w14:paraId="2AE7E6C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BE8AB3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7FCE7C5"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C54506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99D3F1B" w14:textId="77777777" w:rsidR="00E36F0E" w:rsidRDefault="00393DC0" w:rsidP="00E36F0E">
            <w:pPr>
              <w:rPr>
                <w:rFonts w:cs="Arial"/>
                <w:color w:val="000000"/>
              </w:rPr>
            </w:pPr>
            <w:r>
              <w:rPr>
                <w:rFonts w:cs="Arial"/>
                <w:color w:val="000000"/>
              </w:rPr>
              <w:t>CONNECTION_TYPE_PIN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08AD7EF" w14:textId="77777777" w:rsidR="00E36F0E" w:rsidRDefault="00393DC0" w:rsidP="00E36F0E">
            <w:pPr>
              <w:rPr>
                <w:rFonts w:cs="Arial"/>
                <w:color w:val="000000"/>
              </w:rPr>
            </w:pPr>
            <w:r>
              <w:rPr>
                <w:rFonts w:cs="Arial"/>
                <w:color w:val="000000"/>
              </w:rP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98ABFAC" w14:textId="77777777" w:rsidR="00E36F0E" w:rsidRDefault="00393DC0" w:rsidP="00E36F0E">
            <w:pPr>
              <w:rPr>
                <w:rFonts w:cs="Arial"/>
                <w:color w:val="000000"/>
              </w:rPr>
            </w:pPr>
            <w:r>
              <w:rPr>
                <w:rFonts w:cs="Arial"/>
                <w:color w:val="000000"/>
              </w:rPr>
              <w:t>PIN</w:t>
            </w:r>
          </w:p>
        </w:tc>
      </w:tr>
      <w:tr w:rsidR="00E36F0E" w:rsidRPr="00C82768" w14:paraId="362D946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D8D2A1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B94D7B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823C6F8"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F94E2DE" w14:textId="77777777" w:rsidR="00E36F0E" w:rsidRDefault="00393DC0" w:rsidP="00E36F0E">
            <w:pPr>
              <w:rPr>
                <w:rFonts w:cs="Arial"/>
                <w:color w:val="000000"/>
              </w:rPr>
            </w:pPr>
            <w:r>
              <w:rPr>
                <w:rFonts w:cs="Arial"/>
                <w:color w:val="000000"/>
              </w:rPr>
              <w:t>CONNECTION_TYPE_WPS_PIN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DD0697E" w14:textId="77777777" w:rsidR="00E36F0E" w:rsidRDefault="00393DC0" w:rsidP="00E36F0E">
            <w:pPr>
              <w:rPr>
                <w:rFonts w:cs="Arial"/>
                <w:color w:val="000000"/>
              </w:rPr>
            </w:pPr>
            <w:r>
              <w:rPr>
                <w:rFonts w:cs="Arial"/>
                <w:color w:val="000000"/>
              </w:rP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F6BD095" w14:textId="77777777" w:rsidR="00E36F0E" w:rsidRDefault="00393DC0" w:rsidP="00E36F0E">
            <w:pPr>
              <w:rPr>
                <w:rFonts w:cs="Arial"/>
                <w:color w:val="000000"/>
              </w:rPr>
            </w:pPr>
            <w:r>
              <w:rPr>
                <w:rFonts w:cs="Arial"/>
                <w:color w:val="000000"/>
              </w:rPr>
              <w:t>WPS (Wi-Fi Protected Setup) PIN</w:t>
            </w:r>
          </w:p>
        </w:tc>
      </w:tr>
      <w:tr w:rsidR="00E36F0E" w:rsidRPr="00C82768" w14:paraId="6254666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DA24C8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65F3B47"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E71D0E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F68445F" w14:textId="77777777" w:rsidR="00E36F0E" w:rsidRDefault="00393DC0" w:rsidP="00E36F0E">
            <w:pPr>
              <w:rPr>
                <w:rFonts w:cs="Arial"/>
                <w:color w:val="000000"/>
              </w:rPr>
            </w:pPr>
            <w:r>
              <w:rPr>
                <w:rFonts w:cs="Arial"/>
                <w:color w:val="000000"/>
              </w:rPr>
              <w:t>CONNECTION_TYPE_WPS_PBC</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E13E686" w14:textId="77777777" w:rsidR="00E36F0E" w:rsidRDefault="00393DC0" w:rsidP="00E36F0E">
            <w:pPr>
              <w:rPr>
                <w:rFonts w:cs="Arial"/>
                <w:color w:val="000000"/>
              </w:rPr>
            </w:pPr>
            <w:r>
              <w:rPr>
                <w:rFonts w:cs="Arial"/>
                <w:color w:val="000000"/>
              </w:rP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C7F7FBE" w14:textId="77777777" w:rsidR="00E36F0E" w:rsidRDefault="00393DC0" w:rsidP="00E36F0E">
            <w:pPr>
              <w:rPr>
                <w:rFonts w:cs="Arial"/>
                <w:color w:val="000000"/>
              </w:rPr>
            </w:pPr>
            <w:r>
              <w:rPr>
                <w:rFonts w:cs="Arial"/>
                <w:color w:val="000000"/>
              </w:rPr>
              <w:t>WPS Push Button Control</w:t>
            </w:r>
          </w:p>
        </w:tc>
      </w:tr>
      <w:tr w:rsidR="00E36F0E" w:rsidRPr="00C82768" w14:paraId="681FE56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AEA4B9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9630AEA"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7A6A72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F67251C" w14:textId="77777777" w:rsidR="00E36F0E" w:rsidRDefault="00393DC0" w:rsidP="00E36F0E">
            <w:pPr>
              <w:rPr>
                <w:rFonts w:cs="Arial"/>
                <w:color w:val="000000"/>
              </w:rPr>
            </w:pPr>
            <w:r>
              <w:rPr>
                <w:rFonts w:cs="Arial"/>
                <w:color w:val="000000"/>
              </w:rPr>
              <w:t>CONNECTION_TYPE_OPEN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30787E0" w14:textId="77777777" w:rsidR="00E36F0E" w:rsidRDefault="00393DC0" w:rsidP="00E36F0E">
            <w:pPr>
              <w:rPr>
                <w:rFonts w:cs="Arial"/>
                <w:color w:val="000000"/>
              </w:rPr>
            </w:pPr>
            <w:r>
              <w:rPr>
                <w:rFonts w:cs="Arial"/>
                <w:color w:val="000000"/>
              </w:rP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2F47B03" w14:textId="77777777" w:rsidR="00E36F0E" w:rsidRDefault="00393DC0" w:rsidP="00E36F0E">
            <w:pPr>
              <w:rPr>
                <w:rFonts w:cs="Arial"/>
                <w:color w:val="000000"/>
              </w:rPr>
            </w:pPr>
            <w:r>
              <w:rPr>
                <w:rFonts w:cs="Arial"/>
                <w:color w:val="000000"/>
              </w:rPr>
              <w:t>Open WiFi</w:t>
            </w:r>
          </w:p>
        </w:tc>
      </w:tr>
      <w:tr w:rsidR="00E36F0E" w:rsidRPr="00C82768" w14:paraId="16E2D7F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AAF721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7B78FA7"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80ECA37"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A7083EE" w14:textId="77777777" w:rsidR="00E36F0E" w:rsidRDefault="00393DC0" w:rsidP="00E36F0E">
            <w:pPr>
              <w:rPr>
                <w:rFonts w:cs="Arial"/>
                <w:color w:val="000000"/>
              </w:rPr>
            </w:pPr>
            <w:r>
              <w:rPr>
                <w:rFonts w:cs="Arial"/>
                <w:color w:val="000000"/>
              </w:rPr>
              <w:t>CONNECTION_TYPE_HIDDEN_SECURE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9824D80" w14:textId="77777777" w:rsidR="00E36F0E" w:rsidRDefault="00393DC0" w:rsidP="00E36F0E">
            <w:pPr>
              <w:rPr>
                <w:rFonts w:cs="Arial"/>
                <w:color w:val="000000"/>
              </w:rPr>
            </w:pPr>
            <w:r>
              <w:rPr>
                <w:rFonts w:cs="Arial"/>
                <w:color w:val="000000"/>
              </w:rP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6E41413" w14:textId="77777777" w:rsidR="00E36F0E" w:rsidRDefault="00393DC0" w:rsidP="00E36F0E">
            <w:pPr>
              <w:rPr>
                <w:rFonts w:cs="Arial"/>
                <w:color w:val="000000"/>
              </w:rPr>
            </w:pPr>
            <w:r>
              <w:rPr>
                <w:rFonts w:cs="Arial"/>
                <w:color w:val="000000"/>
              </w:rPr>
              <w:t>Hidden + security, SSID is not broadcasted</w:t>
            </w:r>
          </w:p>
        </w:tc>
      </w:tr>
      <w:tr w:rsidR="00E36F0E" w:rsidRPr="00C82768" w14:paraId="0F886DC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7833DD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0E88CF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475B9F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36C6D29" w14:textId="77777777" w:rsidR="00E36F0E" w:rsidRDefault="00393DC0" w:rsidP="00E36F0E">
            <w:pPr>
              <w:rPr>
                <w:rFonts w:cs="Arial"/>
                <w:color w:val="000000"/>
              </w:rPr>
            </w:pPr>
            <w:r>
              <w:rPr>
                <w:rFonts w:cs="Arial"/>
                <w:color w:val="000000"/>
              </w:rPr>
              <w:t>CONNECTION_TYPE_HIDDEN_OPEN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1A4805A" w14:textId="77777777" w:rsidR="00E36F0E" w:rsidRDefault="00393DC0" w:rsidP="00E36F0E">
            <w:pPr>
              <w:rPr>
                <w:rFonts w:cs="Arial"/>
                <w:color w:val="000000"/>
              </w:rPr>
            </w:pPr>
            <w:r>
              <w:rPr>
                <w:rFonts w:cs="Arial"/>
                <w:color w:val="000000"/>
              </w:rPr>
              <w:t>0x5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EDD0151" w14:textId="77777777" w:rsidR="00E36F0E" w:rsidRDefault="00393DC0" w:rsidP="00E36F0E">
            <w:pPr>
              <w:rPr>
                <w:rFonts w:cs="Arial"/>
                <w:color w:val="000000"/>
              </w:rPr>
            </w:pPr>
            <w:r>
              <w:rPr>
                <w:rFonts w:cs="Arial"/>
                <w:color w:val="000000"/>
              </w:rPr>
              <w:t>Hidden + open, SSID is not broadcasted</w:t>
            </w:r>
          </w:p>
        </w:tc>
      </w:tr>
      <w:tr w:rsidR="00E36F0E" w:rsidRPr="00C82768" w14:paraId="7C87088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FE712BF"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EC72BD6" w14:textId="77777777" w:rsidR="00E36F0E" w:rsidRDefault="00393DC0" w:rsidP="00E36F0E">
            <w:r>
              <w:t>EWifiConnectionStatus</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9E993BA"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0D4F806"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53BD385"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32E9140" w14:textId="77777777" w:rsidR="00E36F0E" w:rsidRPr="0003706A" w:rsidRDefault="00E36F0E" w:rsidP="00E36F0E">
            <w:pPr>
              <w:rPr>
                <w:rFonts w:cs="Arial"/>
                <w:color w:val="000000"/>
              </w:rPr>
            </w:pPr>
          </w:p>
        </w:tc>
      </w:tr>
      <w:tr w:rsidR="00E36F0E" w:rsidRPr="00C82768" w14:paraId="0B3F242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35E4F4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414079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F734F6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5B9A9FD" w14:textId="77777777" w:rsidR="00E36F0E" w:rsidRDefault="00393DC0" w:rsidP="00E36F0E">
            <w:pPr>
              <w:rPr>
                <w:rFonts w:cs="Arial"/>
                <w:color w:val="000000"/>
              </w:rPr>
            </w:pPr>
            <w:r>
              <w:rPr>
                <w:rFonts w:cs="Arial"/>
                <w:color w:val="000000"/>
              </w:rPr>
              <w:t>WIFI_STATUS_SUCCESS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EBB0FB9" w14:textId="77777777" w:rsidR="00E36F0E" w:rsidRDefault="00393DC0" w:rsidP="00E36F0E">
            <w:pPr>
              <w:rPr>
                <w:rFonts w:cs="Arial"/>
                <w:color w:val="000000"/>
              </w:rPr>
            </w:pPr>
            <w:r>
              <w:rPr>
                <w:rFonts w:cs="Arial"/>
                <w:color w:val="000000"/>
              </w:rPr>
              <w:t>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9570A9E" w14:textId="77777777" w:rsidR="00E36F0E" w:rsidRDefault="00393DC0" w:rsidP="00E36F0E">
            <w:pPr>
              <w:rPr>
                <w:rFonts w:cs="Arial"/>
                <w:color w:val="000000"/>
              </w:rPr>
            </w:pPr>
            <w:r>
              <w:rPr>
                <w:rFonts w:cs="Arial"/>
                <w:color w:val="000000"/>
              </w:rPr>
              <w:t>Success</w:t>
            </w:r>
          </w:p>
        </w:tc>
      </w:tr>
      <w:tr w:rsidR="00E36F0E" w:rsidRPr="00C82768" w14:paraId="3734337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05A63A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6ACD63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FA2640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3E34F67" w14:textId="77777777" w:rsidR="00E36F0E" w:rsidRDefault="00393DC0" w:rsidP="00E36F0E">
            <w:pPr>
              <w:rPr>
                <w:rFonts w:cs="Arial"/>
                <w:color w:val="000000"/>
              </w:rPr>
            </w:pPr>
            <w:r>
              <w:rPr>
                <w:rFonts w:cs="Arial"/>
                <w:color w:val="000000"/>
              </w:rPr>
              <w:t>WIFI_AP_SCAN_SUCCESS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26A28D6" w14:textId="77777777" w:rsidR="00E36F0E" w:rsidRDefault="00393DC0" w:rsidP="00E36F0E">
            <w:pPr>
              <w:rPr>
                <w:rFonts w:cs="Arial"/>
                <w:color w:val="000000"/>
              </w:rPr>
            </w:pPr>
            <w:r>
              <w:rPr>
                <w:rFonts w:cs="Arial"/>
                <w:color w:val="000000"/>
              </w:rPr>
              <w:t>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DAD94D9" w14:textId="77777777" w:rsidR="00E36F0E" w:rsidRDefault="00393DC0" w:rsidP="00E36F0E">
            <w:pPr>
              <w:rPr>
                <w:rFonts w:cs="Arial"/>
                <w:color w:val="000000"/>
              </w:rPr>
            </w:pPr>
            <w:r>
              <w:rPr>
                <w:rFonts w:cs="Arial"/>
                <w:color w:val="000000"/>
              </w:rPr>
              <w:t>Scan Successful</w:t>
            </w:r>
          </w:p>
        </w:tc>
      </w:tr>
      <w:tr w:rsidR="00E36F0E" w:rsidRPr="00C82768" w14:paraId="02B6287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8A6D543"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350494C"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A18E04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76093FA" w14:textId="77777777" w:rsidR="00E36F0E" w:rsidRDefault="00393DC0" w:rsidP="00E36F0E">
            <w:pPr>
              <w:rPr>
                <w:rFonts w:cs="Arial"/>
                <w:color w:val="000000"/>
              </w:rPr>
            </w:pPr>
            <w:r>
              <w:rPr>
                <w:rFonts w:cs="Arial"/>
                <w:color w:val="000000"/>
              </w:rPr>
              <w:t>WIFI_NO_APS_AVAILABLE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F19C0A6" w14:textId="77777777" w:rsidR="00E36F0E" w:rsidRDefault="00393DC0" w:rsidP="00E36F0E">
            <w:pPr>
              <w:rPr>
                <w:rFonts w:cs="Arial"/>
                <w:color w:val="000000"/>
              </w:rPr>
            </w:pPr>
            <w:r>
              <w:rPr>
                <w:rFonts w:cs="Arial"/>
                <w:color w:val="000000"/>
              </w:rPr>
              <w:t>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A00908B" w14:textId="77777777" w:rsidR="00E36F0E" w:rsidRDefault="00393DC0" w:rsidP="00E36F0E">
            <w:pPr>
              <w:rPr>
                <w:rFonts w:cs="Arial"/>
                <w:color w:val="000000"/>
              </w:rPr>
            </w:pPr>
            <w:r>
              <w:rPr>
                <w:rFonts w:cs="Arial"/>
                <w:color w:val="000000"/>
              </w:rPr>
              <w:t>No Access Points available</w:t>
            </w:r>
          </w:p>
        </w:tc>
      </w:tr>
      <w:tr w:rsidR="00E36F0E" w:rsidRPr="00C82768" w14:paraId="63BB39C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13A724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A4012D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71EF62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9D522C9" w14:textId="77777777" w:rsidR="00E36F0E" w:rsidRDefault="00393DC0" w:rsidP="00E36F0E">
            <w:pPr>
              <w:rPr>
                <w:rFonts w:cs="Arial"/>
                <w:color w:val="000000"/>
              </w:rPr>
            </w:pPr>
            <w:r>
              <w:rPr>
                <w:rFonts w:cs="Arial"/>
                <w:color w:val="000000"/>
              </w:rPr>
              <w:t>WIFI_CONNECTED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0A447D7" w14:textId="77777777" w:rsidR="00E36F0E" w:rsidRDefault="00393DC0" w:rsidP="00E36F0E">
            <w:pPr>
              <w:rPr>
                <w:rFonts w:cs="Arial"/>
                <w:color w:val="000000"/>
              </w:rPr>
            </w:pPr>
            <w:r>
              <w:rPr>
                <w:rFonts w:cs="Arial"/>
                <w:color w:val="000000"/>
              </w:rPr>
              <w:t>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965069A" w14:textId="77777777" w:rsidR="00E36F0E" w:rsidRDefault="00393DC0" w:rsidP="00E36F0E">
            <w:pPr>
              <w:rPr>
                <w:rFonts w:cs="Arial"/>
                <w:color w:val="000000"/>
              </w:rPr>
            </w:pPr>
            <w:r>
              <w:rPr>
                <w:rFonts w:cs="Arial"/>
                <w:color w:val="000000"/>
              </w:rPr>
              <w:t>Connected to Access Point</w:t>
            </w:r>
          </w:p>
        </w:tc>
      </w:tr>
      <w:tr w:rsidR="00E36F0E" w:rsidRPr="00C82768" w14:paraId="1221170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0A38BF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D3D36F5"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0721FA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5346064" w14:textId="77777777" w:rsidR="00E36F0E" w:rsidRDefault="00393DC0" w:rsidP="00E36F0E">
            <w:pPr>
              <w:rPr>
                <w:rFonts w:cs="Arial"/>
                <w:color w:val="000000"/>
              </w:rPr>
            </w:pPr>
            <w:r>
              <w:rPr>
                <w:rFonts w:cs="Arial"/>
                <w:color w:val="000000"/>
              </w:rPr>
              <w:t>WIFI_NOT_CONNECTED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562D4BD" w14:textId="77777777" w:rsidR="00E36F0E" w:rsidRDefault="00393DC0" w:rsidP="00E36F0E">
            <w:pPr>
              <w:rPr>
                <w:rFonts w:cs="Arial"/>
                <w:color w:val="000000"/>
              </w:rPr>
            </w:pPr>
            <w:r>
              <w:rPr>
                <w:rFonts w:cs="Arial"/>
                <w:color w:val="000000"/>
              </w:rPr>
              <w:t>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B882C87" w14:textId="77777777" w:rsidR="00E36F0E" w:rsidRDefault="00393DC0" w:rsidP="00E36F0E">
            <w:pPr>
              <w:rPr>
                <w:rFonts w:cs="Arial"/>
                <w:color w:val="000000"/>
              </w:rPr>
            </w:pPr>
            <w:r>
              <w:rPr>
                <w:rFonts w:cs="Arial"/>
                <w:color w:val="000000"/>
              </w:rPr>
              <w:t>Wifi is not connected to Access Point</w:t>
            </w:r>
          </w:p>
        </w:tc>
      </w:tr>
      <w:tr w:rsidR="00E36F0E" w:rsidRPr="00C82768" w14:paraId="38E1B1B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A7D352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06D935A"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6BAD0A5"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7E30177" w14:textId="77777777" w:rsidR="00E36F0E" w:rsidRDefault="00393DC0" w:rsidP="00E36F0E">
            <w:pPr>
              <w:rPr>
                <w:rFonts w:cs="Arial"/>
                <w:color w:val="000000"/>
              </w:rPr>
            </w:pPr>
            <w:r>
              <w:rPr>
                <w:rFonts w:cs="Arial"/>
                <w:color w:val="000000"/>
              </w:rPr>
              <w:t>WIFI_OTH_FAIL</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ABBFC8E" w14:textId="77777777" w:rsidR="00E36F0E" w:rsidRDefault="00393DC0" w:rsidP="00E36F0E">
            <w:pPr>
              <w:rPr>
                <w:rFonts w:cs="Arial"/>
                <w:color w:val="000000"/>
              </w:rPr>
            </w:pPr>
            <w:r>
              <w:rPr>
                <w:rFonts w:cs="Arial"/>
                <w:color w:val="000000"/>
              </w:rPr>
              <w:t>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8D4DAFC" w14:textId="77777777" w:rsidR="00E36F0E" w:rsidRDefault="00393DC0" w:rsidP="00E36F0E">
            <w:pPr>
              <w:rPr>
                <w:rFonts w:cs="Arial"/>
                <w:color w:val="000000"/>
              </w:rPr>
            </w:pPr>
            <w:r>
              <w:rPr>
                <w:rFonts w:cs="Arial"/>
                <w:color w:val="000000"/>
              </w:rPr>
              <w:t>Authentication Failure</w:t>
            </w:r>
          </w:p>
        </w:tc>
      </w:tr>
      <w:tr w:rsidR="00E36F0E" w:rsidRPr="00C82768" w14:paraId="23B6400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56B8DD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A2DABE7"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528903D"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0324D67" w14:textId="77777777" w:rsidR="00E36F0E" w:rsidRDefault="00393DC0" w:rsidP="00E36F0E">
            <w:pPr>
              <w:rPr>
                <w:rFonts w:cs="Arial"/>
                <w:color w:val="000000"/>
              </w:rPr>
            </w:pPr>
            <w:r>
              <w:rPr>
                <w:rFonts w:cs="Arial"/>
                <w:color w:val="000000"/>
              </w:rPr>
              <w:t>WIFI_CONNECTING</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4D028B4" w14:textId="77777777" w:rsidR="00E36F0E" w:rsidRDefault="00393DC0" w:rsidP="00E36F0E">
            <w:pPr>
              <w:rPr>
                <w:rFonts w:cs="Arial"/>
                <w:color w:val="000000"/>
              </w:rPr>
            </w:pPr>
            <w:r>
              <w:rPr>
                <w:rFonts w:cs="Arial"/>
                <w:color w:val="000000"/>
              </w:rPr>
              <w:t>6</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0B67BBF" w14:textId="77777777" w:rsidR="00E36F0E" w:rsidRDefault="00393DC0" w:rsidP="00E36F0E">
            <w:pPr>
              <w:rPr>
                <w:rFonts w:cs="Arial"/>
                <w:color w:val="000000"/>
              </w:rPr>
            </w:pPr>
            <w:r>
              <w:rPr>
                <w:rFonts w:cs="Arial"/>
                <w:color w:val="000000"/>
              </w:rPr>
              <w:t>Connecting to Access Point</w:t>
            </w:r>
          </w:p>
        </w:tc>
      </w:tr>
      <w:tr w:rsidR="00E36F0E" w:rsidRPr="00C82768" w14:paraId="21253E1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1C421B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C4D5D8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F095F1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59253AA" w14:textId="77777777" w:rsidR="00E36F0E" w:rsidRDefault="00393DC0" w:rsidP="00E36F0E">
            <w:pPr>
              <w:rPr>
                <w:rFonts w:cs="Arial"/>
                <w:color w:val="000000"/>
              </w:rPr>
            </w:pPr>
            <w:r>
              <w:rPr>
                <w:rFonts w:cs="Arial"/>
                <w:color w:val="000000"/>
              </w:rPr>
              <w:t>WIFI_SECURITY_MISSMATCH</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9A09E30" w14:textId="77777777" w:rsidR="00E36F0E" w:rsidRDefault="00393DC0" w:rsidP="00E36F0E">
            <w:pPr>
              <w:rPr>
                <w:rFonts w:cs="Arial"/>
                <w:color w:val="000000"/>
              </w:rPr>
            </w:pPr>
            <w:r>
              <w:rPr>
                <w:rFonts w:cs="Arial"/>
                <w:color w:val="000000"/>
              </w:rPr>
              <w:t>7</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1E173D3" w14:textId="77777777" w:rsidR="00E36F0E" w:rsidRDefault="00393DC0" w:rsidP="00E36F0E">
            <w:pPr>
              <w:rPr>
                <w:rFonts w:cs="Arial"/>
                <w:color w:val="000000"/>
              </w:rPr>
            </w:pPr>
            <w:r>
              <w:rPr>
                <w:rFonts w:cs="Arial"/>
                <w:color w:val="000000"/>
              </w:rPr>
              <w:t>There is security type mismatch between what requested and what is in actual</w:t>
            </w:r>
          </w:p>
        </w:tc>
      </w:tr>
      <w:tr w:rsidR="00E36F0E" w:rsidRPr="00C82768" w14:paraId="29DD6BA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CCAF8E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1BB90E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3B1F53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D18DA8F" w14:textId="77777777" w:rsidR="00E36F0E" w:rsidRDefault="00393DC0" w:rsidP="00E36F0E">
            <w:pPr>
              <w:rPr>
                <w:rFonts w:cs="Arial"/>
                <w:color w:val="000000"/>
              </w:rPr>
            </w:pPr>
            <w:r>
              <w:rPr>
                <w:rFonts w:cs="Arial"/>
                <w:color w:val="000000"/>
              </w:rPr>
              <w:t>WIFI_AUTHENTICATING</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D85646F" w14:textId="77777777" w:rsidR="00E36F0E" w:rsidRDefault="00393DC0" w:rsidP="00E36F0E">
            <w:pPr>
              <w:rPr>
                <w:rFonts w:cs="Arial"/>
                <w:color w:val="000000"/>
              </w:rPr>
            </w:pPr>
            <w:r>
              <w:rPr>
                <w:rFonts w:cs="Arial"/>
                <w:color w:val="000000"/>
              </w:rPr>
              <w:t>8</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16AD0E9" w14:textId="77777777" w:rsidR="00E36F0E" w:rsidRDefault="00393DC0" w:rsidP="00E36F0E">
            <w:pPr>
              <w:rPr>
                <w:rFonts w:cs="Arial"/>
                <w:color w:val="000000"/>
              </w:rPr>
            </w:pPr>
            <w:r>
              <w:rPr>
                <w:rFonts w:cs="Arial"/>
                <w:color w:val="000000"/>
              </w:rPr>
              <w:t>In authenticating</w:t>
            </w:r>
          </w:p>
        </w:tc>
      </w:tr>
      <w:tr w:rsidR="00E36F0E" w:rsidRPr="00C82768" w14:paraId="4A1618F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E7722C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B7D3E7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ED190A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8A820F4" w14:textId="77777777" w:rsidR="00E36F0E" w:rsidRDefault="00393DC0" w:rsidP="00E36F0E">
            <w:pPr>
              <w:rPr>
                <w:rFonts w:cs="Arial"/>
                <w:color w:val="000000"/>
              </w:rPr>
            </w:pPr>
            <w:r>
              <w:rPr>
                <w:rFonts w:cs="Arial"/>
                <w:color w:val="000000"/>
              </w:rPr>
              <w:t>WIFI_ABORTED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504FDE4" w14:textId="77777777" w:rsidR="00E36F0E" w:rsidRDefault="00393DC0" w:rsidP="00E36F0E">
            <w:pPr>
              <w:rPr>
                <w:rFonts w:cs="Arial"/>
                <w:color w:val="000000"/>
              </w:rPr>
            </w:pPr>
            <w:r>
              <w:rPr>
                <w:rFonts w:cs="Arial"/>
                <w:color w:val="000000"/>
              </w:rPr>
              <w:t>9</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B8CF815" w14:textId="77777777" w:rsidR="00E36F0E" w:rsidRDefault="00393DC0" w:rsidP="00E36F0E">
            <w:pPr>
              <w:rPr>
                <w:rFonts w:cs="Arial"/>
                <w:color w:val="000000"/>
              </w:rPr>
            </w:pPr>
            <w:r>
              <w:rPr>
                <w:rFonts w:cs="Arial"/>
                <w:color w:val="000000"/>
              </w:rPr>
              <w:t>Connection aborted</w:t>
            </w:r>
          </w:p>
        </w:tc>
      </w:tr>
      <w:tr w:rsidR="00E36F0E" w:rsidRPr="00C82768" w14:paraId="103D647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CC8A5AE"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888D7E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4CFB50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F5F930B" w14:textId="77777777" w:rsidR="00E36F0E" w:rsidRDefault="00393DC0" w:rsidP="00E36F0E">
            <w:pPr>
              <w:rPr>
                <w:rFonts w:cs="Arial"/>
                <w:color w:val="000000"/>
              </w:rPr>
            </w:pPr>
            <w:r>
              <w:rPr>
                <w:rFonts w:cs="Arial"/>
                <w:color w:val="000000"/>
              </w:rPr>
              <w:t>WIFI_WRONG_PASSWORD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099093A" w14:textId="77777777" w:rsidR="00E36F0E" w:rsidRDefault="00393DC0" w:rsidP="00E36F0E">
            <w:pPr>
              <w:rPr>
                <w:rFonts w:cs="Arial"/>
                <w:color w:val="000000"/>
              </w:rPr>
            </w:pPr>
            <w:r>
              <w:rPr>
                <w:rFonts w:cs="Arial"/>
                <w:color w:val="000000"/>
              </w:rPr>
              <w:t>10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A03D634" w14:textId="77777777" w:rsidR="00E36F0E" w:rsidRDefault="00393DC0" w:rsidP="00E36F0E">
            <w:pPr>
              <w:rPr>
                <w:rFonts w:cs="Arial"/>
                <w:color w:val="000000"/>
              </w:rPr>
            </w:pPr>
            <w:r>
              <w:rPr>
                <w:rFonts w:cs="Arial"/>
                <w:color w:val="000000"/>
              </w:rPr>
              <w:t>Failed with wrong password</w:t>
            </w:r>
          </w:p>
        </w:tc>
      </w:tr>
      <w:tr w:rsidR="00E36F0E" w:rsidRPr="00C82768" w14:paraId="2F5984F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E438EA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0C3A42F"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C7E75E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A7E7FDA" w14:textId="77777777" w:rsidR="00E36F0E" w:rsidRDefault="00393DC0" w:rsidP="00E36F0E">
            <w:pPr>
              <w:rPr>
                <w:rFonts w:cs="Arial"/>
                <w:color w:val="000000"/>
              </w:rPr>
            </w:pPr>
            <w:r>
              <w:rPr>
                <w:rFonts w:cs="Arial"/>
                <w:color w:val="000000"/>
              </w:rPr>
              <w:t>WIFI_WRONG_WPS_PIN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1FBB2FA" w14:textId="77777777" w:rsidR="00E36F0E" w:rsidRDefault="00393DC0" w:rsidP="00E36F0E">
            <w:pPr>
              <w:rPr>
                <w:rFonts w:cs="Arial"/>
                <w:color w:val="000000"/>
              </w:rPr>
            </w:pPr>
            <w:r>
              <w:rPr>
                <w:rFonts w:cs="Arial"/>
                <w:color w:val="000000"/>
              </w:rPr>
              <w:t>11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00DE010" w14:textId="77777777" w:rsidR="00E36F0E" w:rsidRDefault="00393DC0" w:rsidP="00E36F0E">
            <w:pPr>
              <w:rPr>
                <w:rFonts w:cs="Arial"/>
                <w:color w:val="000000"/>
              </w:rPr>
            </w:pPr>
            <w:r>
              <w:rPr>
                <w:rFonts w:cs="Arial"/>
                <w:color w:val="000000"/>
              </w:rPr>
              <w:t>Failed with wrong WPS PIN</w:t>
            </w:r>
          </w:p>
        </w:tc>
      </w:tr>
      <w:tr w:rsidR="00E36F0E" w:rsidRPr="00C82768" w14:paraId="0DF5E77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84F496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4BEFE8F"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E38722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67F9FC6" w14:textId="77777777" w:rsidR="00E36F0E" w:rsidRDefault="00393DC0" w:rsidP="00E36F0E">
            <w:pPr>
              <w:rPr>
                <w:rFonts w:cs="Arial"/>
                <w:color w:val="000000"/>
              </w:rPr>
            </w:pPr>
            <w:r>
              <w:rPr>
                <w:rFonts w:cs="Arial"/>
                <w:color w:val="000000"/>
              </w:rPr>
              <w:t>WIFI_CONNECTION_PROGRESS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92160D3" w14:textId="77777777" w:rsidR="00E36F0E" w:rsidRDefault="00393DC0" w:rsidP="00E36F0E">
            <w:pPr>
              <w:rPr>
                <w:rFonts w:cs="Arial"/>
                <w:color w:val="000000"/>
              </w:rPr>
            </w:pPr>
            <w:r>
              <w:rPr>
                <w:rFonts w:cs="Arial"/>
                <w:color w:val="000000"/>
              </w:rPr>
              <w:t>12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08C35BA" w14:textId="77777777" w:rsidR="00E36F0E" w:rsidRDefault="00393DC0" w:rsidP="00E36F0E">
            <w:pPr>
              <w:rPr>
                <w:rFonts w:cs="Arial"/>
                <w:color w:val="000000"/>
              </w:rPr>
            </w:pPr>
            <w:r>
              <w:rPr>
                <w:rFonts w:cs="Arial"/>
                <w:color w:val="000000"/>
              </w:rPr>
              <w:t>In connecting</w:t>
            </w:r>
          </w:p>
        </w:tc>
      </w:tr>
      <w:tr w:rsidR="00E36F0E" w:rsidRPr="00C82768" w14:paraId="3E66397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DBD208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B9607FA"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5BCE45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A912510" w14:textId="77777777" w:rsidR="00E36F0E" w:rsidRDefault="00393DC0" w:rsidP="00E36F0E">
            <w:pPr>
              <w:rPr>
                <w:rFonts w:cs="Arial"/>
                <w:color w:val="000000"/>
              </w:rPr>
            </w:pPr>
            <w:r>
              <w:rPr>
                <w:rFonts w:cs="Arial"/>
                <w:color w:val="000000"/>
              </w:rPr>
              <w:t>WIFI_RESTRICTED_NETWORK</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D47C4E2" w14:textId="77777777" w:rsidR="00E36F0E" w:rsidRDefault="00393DC0" w:rsidP="00E36F0E">
            <w:pPr>
              <w:rPr>
                <w:rFonts w:cs="Arial"/>
                <w:color w:val="000000"/>
              </w:rPr>
            </w:pPr>
            <w:r>
              <w:rPr>
                <w:rFonts w:cs="Arial"/>
                <w:color w:val="000000"/>
              </w:rPr>
              <w:t>13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558E56D" w14:textId="77777777" w:rsidR="00E36F0E" w:rsidRDefault="00393DC0" w:rsidP="00E36F0E">
            <w:pPr>
              <w:rPr>
                <w:rFonts w:cs="Arial"/>
                <w:color w:val="000000"/>
              </w:rPr>
            </w:pPr>
            <w:r>
              <w:rPr>
                <w:rFonts w:cs="Arial"/>
                <w:color w:val="000000"/>
              </w:rPr>
              <w:t>Connection failure due to trying to connect to a restricted network eg : TCU hotspot</w:t>
            </w:r>
          </w:p>
        </w:tc>
      </w:tr>
      <w:tr w:rsidR="00E36F0E" w:rsidRPr="00C82768" w14:paraId="46E23DF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2B7BD9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DF1DDAB"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2D1B46D"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2038222" w14:textId="77777777" w:rsidR="00E36F0E" w:rsidRDefault="00393DC0" w:rsidP="00E36F0E">
            <w:pPr>
              <w:rPr>
                <w:rFonts w:cs="Arial"/>
                <w:color w:val="000000"/>
              </w:rPr>
            </w:pPr>
            <w:r>
              <w:rPr>
                <w:rFonts w:cs="Arial"/>
                <w:color w:val="000000"/>
              </w:rPr>
              <w:t>WIFI_NOT_IMPLEMENTED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BA3FF3C" w14:textId="77777777" w:rsidR="00E36F0E" w:rsidRDefault="00393DC0" w:rsidP="00E36F0E">
            <w:pPr>
              <w:rPr>
                <w:rFonts w:cs="Arial"/>
                <w:color w:val="000000"/>
              </w:rPr>
            </w:pPr>
            <w:r>
              <w:rPr>
                <w:rFonts w:cs="Arial"/>
                <w:color w:val="000000"/>
              </w:rPr>
              <w:t>101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D837311" w14:textId="77777777" w:rsidR="00E36F0E" w:rsidRDefault="00393DC0" w:rsidP="00E36F0E">
            <w:pPr>
              <w:rPr>
                <w:rFonts w:cs="Arial"/>
                <w:color w:val="000000"/>
              </w:rPr>
            </w:pPr>
            <w:r>
              <w:rPr>
                <w:rFonts w:cs="Arial"/>
                <w:color w:val="000000"/>
              </w:rPr>
              <w:t>Not Implemented</w:t>
            </w:r>
          </w:p>
        </w:tc>
      </w:tr>
      <w:tr w:rsidR="00E36F0E" w:rsidRPr="00C82768" w14:paraId="6A25EAE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06F66E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CCB544D"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F6E0A95"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B98AC4D" w14:textId="77777777" w:rsidR="00E36F0E" w:rsidRDefault="00393DC0" w:rsidP="00E36F0E">
            <w:pPr>
              <w:rPr>
                <w:rFonts w:cs="Arial"/>
                <w:color w:val="000000"/>
              </w:rPr>
            </w:pPr>
            <w:r>
              <w:rPr>
                <w:rFonts w:cs="Arial"/>
                <w:color w:val="000000"/>
              </w:rPr>
              <w:t>WIFI_STATUS_FAIL</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B16EC54" w14:textId="77777777" w:rsidR="00E36F0E" w:rsidRDefault="00393DC0" w:rsidP="00E36F0E">
            <w:pPr>
              <w:rPr>
                <w:rFonts w:cs="Arial"/>
                <w:color w:val="000000"/>
              </w:rPr>
            </w:pPr>
            <w:r>
              <w:rPr>
                <w:rFonts w:cs="Arial"/>
                <w:color w:val="000000"/>
              </w:rPr>
              <w:t>102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9750AA4" w14:textId="77777777" w:rsidR="00E36F0E" w:rsidRDefault="00393DC0" w:rsidP="00E36F0E">
            <w:pPr>
              <w:rPr>
                <w:rFonts w:cs="Arial"/>
                <w:color w:val="000000"/>
              </w:rPr>
            </w:pPr>
            <w:r>
              <w:rPr>
                <w:rFonts w:cs="Arial"/>
                <w:color w:val="000000"/>
              </w:rPr>
              <w:t>Failure</w:t>
            </w:r>
          </w:p>
        </w:tc>
      </w:tr>
      <w:tr w:rsidR="00E36F0E" w:rsidRPr="00C82768" w14:paraId="5B7F80A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BB26C8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6FA362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7FB8DF2"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8813D5B" w14:textId="77777777" w:rsidR="00E36F0E" w:rsidRDefault="00393DC0" w:rsidP="00E36F0E">
            <w:pPr>
              <w:rPr>
                <w:rFonts w:cs="Arial"/>
                <w:color w:val="000000"/>
              </w:rPr>
            </w:pPr>
            <w:r>
              <w:rPr>
                <w:rFonts w:cs="Arial"/>
                <w:color w:val="000000"/>
              </w:rPr>
              <w:t>WIFI_STATUS_FAIL_OTHER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11B87A1" w14:textId="77777777" w:rsidR="00E36F0E" w:rsidRDefault="00393DC0" w:rsidP="00E36F0E">
            <w:pPr>
              <w:rPr>
                <w:rFonts w:cs="Arial"/>
                <w:color w:val="000000"/>
              </w:rPr>
            </w:pPr>
            <w:r>
              <w:rPr>
                <w:rFonts w:cs="Arial"/>
                <w:color w:val="000000"/>
              </w:rPr>
              <w:t>203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82EEE7A" w14:textId="77777777" w:rsidR="00E36F0E" w:rsidRDefault="00393DC0" w:rsidP="00E36F0E">
            <w:pPr>
              <w:rPr>
                <w:rFonts w:cs="Arial"/>
                <w:color w:val="000000"/>
              </w:rPr>
            </w:pPr>
            <w:r>
              <w:rPr>
                <w:rFonts w:cs="Arial"/>
                <w:color w:val="000000"/>
              </w:rPr>
              <w:t>Other Failure or Connecting to AP Failed</w:t>
            </w:r>
          </w:p>
        </w:tc>
      </w:tr>
      <w:tr w:rsidR="00E36F0E" w:rsidRPr="00C82768" w14:paraId="7BAC9C5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576A2A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34BA481"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7F2EB0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D2EBF8F" w14:textId="77777777" w:rsidR="00E36F0E" w:rsidRDefault="00393DC0" w:rsidP="00E36F0E">
            <w:pPr>
              <w:rPr>
                <w:rFonts w:cs="Arial"/>
                <w:color w:val="000000"/>
              </w:rPr>
            </w:pPr>
            <w:r>
              <w:rPr>
                <w:rFonts w:cs="Arial"/>
                <w:color w:val="000000"/>
              </w:rPr>
              <w:t>WIFI_CANCEL_CONNECTION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577B941" w14:textId="77777777" w:rsidR="00E36F0E" w:rsidRDefault="00393DC0" w:rsidP="00E36F0E">
            <w:pPr>
              <w:rPr>
                <w:rFonts w:cs="Arial"/>
                <w:color w:val="000000"/>
              </w:rPr>
            </w:pPr>
            <w:r>
              <w:rPr>
                <w:rFonts w:cs="Arial"/>
                <w:color w:val="000000"/>
              </w:rPr>
              <w:t>104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D0AA018" w14:textId="77777777" w:rsidR="00E36F0E" w:rsidRDefault="00393DC0" w:rsidP="00E36F0E">
            <w:pPr>
              <w:rPr>
                <w:rFonts w:cs="Arial"/>
                <w:color w:val="000000"/>
              </w:rPr>
            </w:pPr>
            <w:r>
              <w:rPr>
                <w:rFonts w:cs="Arial"/>
                <w:color w:val="000000"/>
              </w:rPr>
              <w:t>Cancelled</w:t>
            </w:r>
          </w:p>
        </w:tc>
      </w:tr>
    </w:tbl>
    <w:p w14:paraId="27F7D8AE" w14:textId="77777777" w:rsidR="00E36F0E" w:rsidRDefault="00E36F0E"/>
    <w:p w14:paraId="0890F008" w14:textId="36E1F3FC" w:rsidR="00E36F0E" w:rsidRDefault="00393DC0" w:rsidP="00506E2F">
      <w:pPr>
        <w:pStyle w:val="Heading4"/>
      </w:pPr>
      <w:r w:rsidRPr="00B9479B">
        <w:t>MD-REQ-380284/A-CancelConnectToApimAP</w:t>
      </w:r>
    </w:p>
    <w:p w14:paraId="4B149617" w14:textId="77777777" w:rsidR="00E36F0E" w:rsidRPr="00310BB2"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to cancel connecting to an available AP</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6D4379E8"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6FCED80E" w14:textId="77777777" w:rsidR="00E36F0E" w:rsidRPr="00C82768" w:rsidRDefault="00E36F0E" w:rsidP="00E36F0E">
            <w:pPr>
              <w:spacing w:line="256" w:lineRule="auto"/>
              <w:rPr>
                <w:sz w:val="8"/>
              </w:rPr>
            </w:pPr>
          </w:p>
        </w:tc>
      </w:tr>
      <w:tr w:rsidR="00E36F0E" w:rsidRPr="00C82768" w14:paraId="63466C8B"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50A8BDFB"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748D1408" w14:textId="77777777" w:rsidR="00E36F0E" w:rsidRPr="00C82768" w:rsidRDefault="00393DC0" w:rsidP="00E36F0E">
            <w:pPr>
              <w:spacing w:line="256" w:lineRule="auto"/>
            </w:pPr>
            <w:r w:rsidRPr="00DA32BB">
              <w:t>One-Shot (</w:t>
            </w:r>
            <w:r>
              <w:t>A-Synch)</w:t>
            </w:r>
          </w:p>
        </w:tc>
      </w:tr>
      <w:tr w:rsidR="00E36F0E" w:rsidRPr="00C82768" w14:paraId="5B341656"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1FBEF13B"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7B392B03" w14:textId="77777777" w:rsidR="00E36F0E" w:rsidRPr="00C82768" w:rsidRDefault="00393DC0" w:rsidP="00E36F0E">
            <w:pPr>
              <w:spacing w:line="256" w:lineRule="auto"/>
            </w:pPr>
            <w:r w:rsidRPr="00C82768">
              <w:t>Default</w:t>
            </w:r>
          </w:p>
        </w:tc>
      </w:tr>
      <w:tr w:rsidR="00E36F0E" w:rsidRPr="00C82768" w14:paraId="04AC83E9"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7849D202"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430A7EBA" w14:textId="77777777" w:rsidR="00E36F0E" w:rsidRPr="00C82768" w:rsidRDefault="00393DC0" w:rsidP="00E36F0E">
            <w:pPr>
              <w:spacing w:line="256" w:lineRule="auto"/>
            </w:pPr>
            <w:r w:rsidRPr="00C82768">
              <w:t>No</w:t>
            </w:r>
          </w:p>
        </w:tc>
      </w:tr>
      <w:tr w:rsidR="00E36F0E" w:rsidRPr="00C82768" w14:paraId="502CECC1"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694D290E" w14:textId="77777777" w:rsidR="00E36F0E" w:rsidRPr="00C82768" w:rsidRDefault="00E36F0E" w:rsidP="00E36F0E">
            <w:pPr>
              <w:spacing w:line="256" w:lineRule="auto"/>
              <w:rPr>
                <w:sz w:val="8"/>
              </w:rPr>
            </w:pPr>
          </w:p>
        </w:tc>
      </w:tr>
      <w:tr w:rsidR="00E36F0E" w:rsidRPr="00C82768" w14:paraId="32C5CF7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66838CD1"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5FBE0C8F"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18F4B39A"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E9AD2C3"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4948F69"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24E5955" w14:textId="77777777" w:rsidR="00E36F0E" w:rsidRPr="00C82768" w:rsidRDefault="00393DC0" w:rsidP="00E36F0E">
            <w:pPr>
              <w:rPr>
                <w:b/>
              </w:rPr>
            </w:pPr>
            <w:r w:rsidRPr="00C82768">
              <w:rPr>
                <w:b/>
              </w:rPr>
              <w:t>Description</w:t>
            </w:r>
          </w:p>
        </w:tc>
      </w:tr>
      <w:tr w:rsidR="00E36F0E" w:rsidRPr="00C82768" w14:paraId="62D78790"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69B51445" w14:textId="77777777" w:rsidR="00E36F0E" w:rsidRPr="00C82768" w:rsidRDefault="00393DC0" w:rsidP="00E36F0E">
            <w:pPr>
              <w:rPr>
                <w:b/>
              </w:rPr>
            </w:pPr>
            <w:r w:rsidRPr="00C82768">
              <w:rPr>
                <w:b/>
              </w:rPr>
              <w:t>Request</w:t>
            </w:r>
          </w:p>
        </w:tc>
      </w:tr>
      <w:tr w:rsidR="00E36F0E" w:rsidRPr="00C82768" w14:paraId="1E00032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17879C1"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05E39DCF"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tcPr>
          <w:p w14:paraId="0829C6A0"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tcPr>
          <w:p w14:paraId="45B59E7B"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638DB1A6" w14:textId="77777777" w:rsidR="00E36F0E" w:rsidRPr="00F1221C" w:rsidRDefault="00393DC0" w:rsidP="00E36F0E">
            <w:r w:rsidRPr="00F1221C">
              <w:t>Char Value:0-255</w:t>
            </w:r>
          </w:p>
          <w:p w14:paraId="4DE51EF8"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69E1FEFC" w14:textId="77777777" w:rsidR="00E36F0E" w:rsidRPr="00C82768" w:rsidRDefault="00393DC0" w:rsidP="00E36F0E">
            <w:r>
              <w:t>Requesting app ID</w:t>
            </w:r>
          </w:p>
        </w:tc>
      </w:tr>
      <w:tr w:rsidR="00E36F0E" w:rsidRPr="00C82768" w14:paraId="091A8E40"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0185E7CF" w14:textId="77777777" w:rsidR="00E36F0E" w:rsidRPr="00C82768" w:rsidRDefault="00393DC0" w:rsidP="00E36F0E">
            <w:r w:rsidRPr="00C82768">
              <w:rPr>
                <w:b/>
              </w:rPr>
              <w:t>Response</w:t>
            </w:r>
          </w:p>
        </w:tc>
      </w:tr>
      <w:tr w:rsidR="00E36F0E" w:rsidRPr="00C82768" w14:paraId="461A723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ACFDA82"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2FE877A"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9A0382D"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297DCB6"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6FAD4BD" w14:textId="77777777" w:rsidR="00E36F0E" w:rsidRPr="00F1221C" w:rsidRDefault="00393DC0" w:rsidP="00E36F0E">
            <w:r w:rsidRPr="00F1221C">
              <w:t>Char Value:0-255</w:t>
            </w:r>
          </w:p>
          <w:p w14:paraId="2FC006FE"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4D90ED2" w14:textId="77777777" w:rsidR="00E36F0E" w:rsidRPr="00C82768" w:rsidRDefault="00393DC0" w:rsidP="00E36F0E">
            <w:r>
              <w:t>Requesting app ID</w:t>
            </w:r>
          </w:p>
        </w:tc>
      </w:tr>
      <w:tr w:rsidR="00E36F0E" w:rsidRPr="00C82768" w14:paraId="326C46C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F9D9A59"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C3742C3" w14:textId="77777777" w:rsidR="00E36F0E" w:rsidRDefault="00393DC0" w:rsidP="00E36F0E">
            <w:r>
              <w:t>HmiRet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F092B8C"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DD88B9A"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7706271"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D7D7E89" w14:textId="77777777" w:rsidR="00E36F0E" w:rsidRDefault="00E36F0E" w:rsidP="00E36F0E"/>
        </w:tc>
      </w:tr>
      <w:tr w:rsidR="00E36F0E" w:rsidRPr="00C82768" w14:paraId="2725487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EE4278A"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1CDE4E1"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2D23613"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571426D" w14:textId="77777777" w:rsidR="00E36F0E" w:rsidRPr="00C82768" w:rsidRDefault="00393DC0" w:rsidP="00E36F0E">
            <w:r>
              <w:t>HMI_ERROR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50E5366" w14:textId="77777777" w:rsidR="00E36F0E" w:rsidRPr="008127A4"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1A23703" w14:textId="77777777" w:rsidR="00E36F0E" w:rsidRDefault="00393DC0" w:rsidP="00E36F0E">
            <w:r>
              <w:t>Error/Failure</w:t>
            </w:r>
          </w:p>
        </w:tc>
      </w:tr>
      <w:tr w:rsidR="00E36F0E" w:rsidRPr="00C82768" w14:paraId="36EB909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C59663A"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CB3A1F9"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259C4AB"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8DAADAA" w14:textId="77777777" w:rsidR="00E36F0E" w:rsidRPr="00C82768" w:rsidRDefault="00393DC0" w:rsidP="00E36F0E">
            <w:r>
              <w:t>HMI_SUCCESS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845088E" w14:textId="77777777" w:rsidR="00E36F0E" w:rsidRPr="008127A4"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B661976" w14:textId="77777777" w:rsidR="00E36F0E" w:rsidRDefault="00393DC0" w:rsidP="00E36F0E">
            <w:r>
              <w:t>Success</w:t>
            </w:r>
          </w:p>
        </w:tc>
      </w:tr>
    </w:tbl>
    <w:p w14:paraId="18B7C2B7" w14:textId="32DB0FD0" w:rsidR="00E36F0E" w:rsidRDefault="00393DC0" w:rsidP="00506E2F">
      <w:pPr>
        <w:pStyle w:val="Heading4"/>
      </w:pPr>
      <w:r w:rsidRPr="00B9479B">
        <w:t>MD-REQ-380285/A-DisconnectFromApimAP</w:t>
      </w:r>
    </w:p>
    <w:p w14:paraId="3D14125C" w14:textId="77777777" w:rsidR="00E36F0E" w:rsidRPr="004E18ED"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to disconnect from an available AP</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1BFF5525"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46112D30" w14:textId="77777777" w:rsidR="00E36F0E" w:rsidRPr="00C82768" w:rsidRDefault="00E36F0E" w:rsidP="00E36F0E">
            <w:pPr>
              <w:spacing w:line="256" w:lineRule="auto"/>
              <w:rPr>
                <w:sz w:val="8"/>
              </w:rPr>
            </w:pPr>
          </w:p>
        </w:tc>
      </w:tr>
      <w:tr w:rsidR="00E36F0E" w:rsidRPr="00C82768" w14:paraId="48CF6007"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2D722397"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0ECC25B6" w14:textId="77777777" w:rsidR="00E36F0E" w:rsidRPr="00C82768" w:rsidRDefault="00393DC0" w:rsidP="00E36F0E">
            <w:pPr>
              <w:spacing w:line="256" w:lineRule="auto"/>
            </w:pPr>
            <w:r w:rsidRPr="00DA32BB">
              <w:t>One-Shot (</w:t>
            </w:r>
            <w:r>
              <w:t>A-Synch)</w:t>
            </w:r>
          </w:p>
        </w:tc>
      </w:tr>
      <w:tr w:rsidR="00E36F0E" w:rsidRPr="00C82768" w14:paraId="77C0E3FA"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56A3CD20"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650123A2" w14:textId="77777777" w:rsidR="00E36F0E" w:rsidRPr="00C82768" w:rsidRDefault="00393DC0" w:rsidP="00E36F0E">
            <w:pPr>
              <w:spacing w:line="256" w:lineRule="auto"/>
            </w:pPr>
            <w:r w:rsidRPr="00C82768">
              <w:t>Default</w:t>
            </w:r>
          </w:p>
        </w:tc>
      </w:tr>
      <w:tr w:rsidR="00E36F0E" w:rsidRPr="00C82768" w14:paraId="053FDB0E"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3DF6DDC3"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42A66A11" w14:textId="77777777" w:rsidR="00E36F0E" w:rsidRPr="00C82768" w:rsidRDefault="00393DC0" w:rsidP="00E36F0E">
            <w:pPr>
              <w:spacing w:line="256" w:lineRule="auto"/>
            </w:pPr>
            <w:r w:rsidRPr="00C82768">
              <w:t>No</w:t>
            </w:r>
          </w:p>
        </w:tc>
      </w:tr>
      <w:tr w:rsidR="00E36F0E" w:rsidRPr="00C82768" w14:paraId="4CB31CEE"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7DC3697F" w14:textId="77777777" w:rsidR="00E36F0E" w:rsidRPr="00C82768" w:rsidRDefault="00E36F0E" w:rsidP="00E36F0E">
            <w:pPr>
              <w:spacing w:line="256" w:lineRule="auto"/>
              <w:rPr>
                <w:sz w:val="8"/>
              </w:rPr>
            </w:pPr>
          </w:p>
        </w:tc>
      </w:tr>
      <w:tr w:rsidR="00E36F0E" w:rsidRPr="00C82768" w14:paraId="53B7D08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0E69B09A"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07A8CB22"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718579E4"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8A215EB"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D2F9609"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59BC3EA" w14:textId="77777777" w:rsidR="00E36F0E" w:rsidRPr="00C82768" w:rsidRDefault="00393DC0" w:rsidP="00E36F0E">
            <w:pPr>
              <w:rPr>
                <w:b/>
              </w:rPr>
            </w:pPr>
            <w:r w:rsidRPr="00C82768">
              <w:rPr>
                <w:b/>
              </w:rPr>
              <w:t>Description</w:t>
            </w:r>
          </w:p>
        </w:tc>
      </w:tr>
      <w:tr w:rsidR="00E36F0E" w:rsidRPr="00C82768" w14:paraId="070907D4"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4DC7DA28" w14:textId="77777777" w:rsidR="00E36F0E" w:rsidRPr="00C82768" w:rsidRDefault="00393DC0" w:rsidP="00E36F0E">
            <w:pPr>
              <w:rPr>
                <w:b/>
              </w:rPr>
            </w:pPr>
            <w:r w:rsidRPr="00C82768">
              <w:rPr>
                <w:b/>
              </w:rPr>
              <w:t>Request</w:t>
            </w:r>
          </w:p>
        </w:tc>
      </w:tr>
      <w:tr w:rsidR="00E36F0E" w:rsidRPr="00C82768" w14:paraId="57EC7BD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07DF496"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7B1CC42E"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tcPr>
          <w:p w14:paraId="199F0091"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tcPr>
          <w:p w14:paraId="03E57041"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14101C39" w14:textId="77777777" w:rsidR="00E36F0E" w:rsidRPr="00F1221C" w:rsidRDefault="00393DC0" w:rsidP="00E36F0E">
            <w:r w:rsidRPr="00F1221C">
              <w:t>Char Value:0-255</w:t>
            </w:r>
          </w:p>
          <w:p w14:paraId="4917696F"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2234A00B" w14:textId="77777777" w:rsidR="00E36F0E" w:rsidRPr="00C82768" w:rsidRDefault="00393DC0" w:rsidP="00E36F0E">
            <w:r>
              <w:t>Requesting app ID</w:t>
            </w:r>
          </w:p>
        </w:tc>
      </w:tr>
      <w:tr w:rsidR="00E36F0E" w:rsidRPr="00C82768" w14:paraId="3B427E61"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2658E47E" w14:textId="77777777" w:rsidR="00E36F0E" w:rsidRPr="00C82768" w:rsidRDefault="00393DC0" w:rsidP="00E36F0E">
            <w:r w:rsidRPr="00C82768">
              <w:rPr>
                <w:b/>
              </w:rPr>
              <w:t>Response</w:t>
            </w:r>
          </w:p>
        </w:tc>
      </w:tr>
      <w:tr w:rsidR="00E36F0E" w:rsidRPr="00C82768" w14:paraId="244963E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0F72975"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4FE154B"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283A308"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F124581"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B01550F" w14:textId="77777777" w:rsidR="00E36F0E" w:rsidRPr="00F1221C" w:rsidRDefault="00393DC0" w:rsidP="00E36F0E">
            <w:r w:rsidRPr="00F1221C">
              <w:t>Char Value:0-255</w:t>
            </w:r>
          </w:p>
          <w:p w14:paraId="4D28E934"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587580B" w14:textId="77777777" w:rsidR="00E36F0E" w:rsidRPr="00C82768" w:rsidRDefault="00393DC0" w:rsidP="00E36F0E">
            <w:r>
              <w:t>Requesting app ID</w:t>
            </w:r>
          </w:p>
        </w:tc>
      </w:tr>
      <w:tr w:rsidR="00E36F0E" w:rsidRPr="00C82768" w14:paraId="32A85E7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E8A80D1"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27C9AFC" w14:textId="77777777" w:rsidR="00E36F0E" w:rsidRDefault="00393DC0" w:rsidP="00E36F0E">
            <w:r>
              <w:t>HmiRet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1526CD8"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2267641"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8938901"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EFBF30F" w14:textId="77777777" w:rsidR="00E36F0E" w:rsidRDefault="00E36F0E" w:rsidP="00E36F0E"/>
        </w:tc>
      </w:tr>
      <w:tr w:rsidR="00E36F0E" w:rsidRPr="00C82768" w14:paraId="663ADA4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03DCBAA"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DBADB99"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487682E"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9B48EA5" w14:textId="77777777" w:rsidR="00E36F0E" w:rsidRPr="00C82768" w:rsidRDefault="00393DC0" w:rsidP="00E36F0E">
            <w:r>
              <w:t>HMI_ERROR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ED112ED" w14:textId="77777777" w:rsidR="00E36F0E" w:rsidRPr="008127A4"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5CFF6C6" w14:textId="77777777" w:rsidR="00E36F0E" w:rsidRDefault="00393DC0" w:rsidP="00E36F0E">
            <w:r>
              <w:t>Error/Failure</w:t>
            </w:r>
          </w:p>
        </w:tc>
      </w:tr>
      <w:tr w:rsidR="00E36F0E" w:rsidRPr="00C82768" w14:paraId="29098D1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AD3BEA9"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8464B7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BC8CCD9"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1676D68" w14:textId="77777777" w:rsidR="00E36F0E" w:rsidRPr="00C82768" w:rsidRDefault="00393DC0" w:rsidP="00E36F0E">
            <w:r>
              <w:t>HMI_SUCCESS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7DD210D" w14:textId="77777777" w:rsidR="00E36F0E" w:rsidRPr="008127A4"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949A346" w14:textId="77777777" w:rsidR="00E36F0E" w:rsidRDefault="00393DC0" w:rsidP="00E36F0E">
            <w:r>
              <w:t>Success</w:t>
            </w:r>
          </w:p>
        </w:tc>
      </w:tr>
    </w:tbl>
    <w:p w14:paraId="2FC90C9D" w14:textId="5A7429E7" w:rsidR="00E36F0E" w:rsidRDefault="00393DC0" w:rsidP="00506E2F">
      <w:pPr>
        <w:pStyle w:val="Heading4"/>
      </w:pPr>
      <w:r w:rsidRPr="00B9479B">
        <w:t>MD-REQ-380286/A-ForgetApimAP</w:t>
      </w:r>
    </w:p>
    <w:p w14:paraId="40E37702" w14:textId="77777777" w:rsidR="00E36F0E" w:rsidRPr="00202DA5"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to forget an available AP</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0E0C1D53"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71596888" w14:textId="77777777" w:rsidR="00E36F0E" w:rsidRPr="00C82768" w:rsidRDefault="00E36F0E" w:rsidP="00E36F0E">
            <w:pPr>
              <w:spacing w:line="256" w:lineRule="auto"/>
              <w:rPr>
                <w:sz w:val="8"/>
              </w:rPr>
            </w:pPr>
          </w:p>
        </w:tc>
      </w:tr>
      <w:tr w:rsidR="00E36F0E" w:rsidRPr="00C82768" w14:paraId="09E2F44A"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01CDACA2"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4A646E29" w14:textId="77777777" w:rsidR="00E36F0E" w:rsidRPr="00C82768" w:rsidRDefault="00393DC0" w:rsidP="00E36F0E">
            <w:pPr>
              <w:spacing w:line="256" w:lineRule="auto"/>
            </w:pPr>
            <w:r w:rsidRPr="00DA32BB">
              <w:t>One-Shot (</w:t>
            </w:r>
            <w:r>
              <w:t>A-Synch)</w:t>
            </w:r>
          </w:p>
        </w:tc>
      </w:tr>
      <w:tr w:rsidR="00E36F0E" w:rsidRPr="00C82768" w14:paraId="0869FE7E"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62C279BF"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59C57D6F" w14:textId="77777777" w:rsidR="00E36F0E" w:rsidRPr="00C82768" w:rsidRDefault="00393DC0" w:rsidP="00E36F0E">
            <w:pPr>
              <w:spacing w:line="256" w:lineRule="auto"/>
            </w:pPr>
            <w:r w:rsidRPr="00C82768">
              <w:t>Default</w:t>
            </w:r>
          </w:p>
        </w:tc>
      </w:tr>
      <w:tr w:rsidR="00E36F0E" w:rsidRPr="00C82768" w14:paraId="6FA769F4"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6554E237"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04774BE6" w14:textId="77777777" w:rsidR="00E36F0E" w:rsidRPr="00C82768" w:rsidRDefault="00393DC0" w:rsidP="00E36F0E">
            <w:pPr>
              <w:spacing w:line="256" w:lineRule="auto"/>
            </w:pPr>
            <w:r w:rsidRPr="00C82768">
              <w:t>No</w:t>
            </w:r>
          </w:p>
        </w:tc>
      </w:tr>
      <w:tr w:rsidR="00E36F0E" w:rsidRPr="00C82768" w14:paraId="6F404B56"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0498A6B6" w14:textId="77777777" w:rsidR="00E36F0E" w:rsidRPr="00C82768" w:rsidRDefault="00E36F0E" w:rsidP="00E36F0E">
            <w:pPr>
              <w:spacing w:line="256" w:lineRule="auto"/>
              <w:rPr>
                <w:sz w:val="8"/>
              </w:rPr>
            </w:pPr>
          </w:p>
        </w:tc>
      </w:tr>
      <w:tr w:rsidR="00E36F0E" w:rsidRPr="00C82768" w14:paraId="1F16F74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10971D6D"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1050A9C1"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018D0BB6"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B06FA3E"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5BAEE0B"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F4B1951" w14:textId="77777777" w:rsidR="00E36F0E" w:rsidRPr="00C82768" w:rsidRDefault="00393DC0" w:rsidP="00E36F0E">
            <w:pPr>
              <w:rPr>
                <w:b/>
              </w:rPr>
            </w:pPr>
            <w:r w:rsidRPr="00C82768">
              <w:rPr>
                <w:b/>
              </w:rPr>
              <w:t>Description</w:t>
            </w:r>
          </w:p>
        </w:tc>
      </w:tr>
      <w:tr w:rsidR="00E36F0E" w:rsidRPr="00C82768" w14:paraId="29252FA1"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4F19BAEF" w14:textId="77777777" w:rsidR="00E36F0E" w:rsidRPr="00C82768" w:rsidRDefault="00393DC0" w:rsidP="00E36F0E">
            <w:pPr>
              <w:rPr>
                <w:b/>
              </w:rPr>
            </w:pPr>
            <w:r w:rsidRPr="00C82768">
              <w:rPr>
                <w:b/>
              </w:rPr>
              <w:t>Request</w:t>
            </w:r>
          </w:p>
        </w:tc>
      </w:tr>
      <w:tr w:rsidR="00E36F0E" w:rsidRPr="00C82768" w14:paraId="5AE77AB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2A0EDEF"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42D4B760"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tcPr>
          <w:p w14:paraId="758BB7A3"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tcPr>
          <w:p w14:paraId="0C10D949"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7D6C7CBD" w14:textId="77777777" w:rsidR="00E36F0E" w:rsidRPr="00F1221C" w:rsidRDefault="00393DC0" w:rsidP="00E36F0E">
            <w:r w:rsidRPr="00F1221C">
              <w:t>Char Value:0-255</w:t>
            </w:r>
          </w:p>
          <w:p w14:paraId="45FA59D8"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30557EA0" w14:textId="77777777" w:rsidR="00E36F0E" w:rsidRPr="00C82768" w:rsidRDefault="00393DC0" w:rsidP="00E36F0E">
            <w:r>
              <w:t>Requesting app ID</w:t>
            </w:r>
          </w:p>
        </w:tc>
      </w:tr>
      <w:tr w:rsidR="00E36F0E" w:rsidRPr="00C82768" w14:paraId="0D6A5AB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D5BC054"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43EE4E67" w14:textId="77777777" w:rsidR="00E36F0E" w:rsidRDefault="00393DC0" w:rsidP="00E36F0E">
            <w:r>
              <w:t>ssid</w:t>
            </w:r>
          </w:p>
        </w:tc>
        <w:tc>
          <w:tcPr>
            <w:tcW w:w="900" w:type="dxa"/>
            <w:tcBorders>
              <w:top w:val="single" w:sz="4" w:space="0" w:color="auto"/>
              <w:left w:val="single" w:sz="4" w:space="0" w:color="auto"/>
              <w:bottom w:val="single" w:sz="4" w:space="0" w:color="auto"/>
              <w:right w:val="single" w:sz="4" w:space="0" w:color="auto"/>
            </w:tcBorders>
          </w:tcPr>
          <w:p w14:paraId="284290DF"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1CBC917B"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0925E6B1" w14:textId="77777777" w:rsidR="00E36F0E" w:rsidRPr="008127A4" w:rsidRDefault="00E36F0E" w:rsidP="00E36F0E"/>
        </w:tc>
        <w:tc>
          <w:tcPr>
            <w:tcW w:w="3330" w:type="dxa"/>
            <w:tcBorders>
              <w:top w:val="single" w:sz="4" w:space="0" w:color="auto"/>
              <w:left w:val="single" w:sz="4" w:space="0" w:color="auto"/>
              <w:bottom w:val="single" w:sz="4" w:space="0" w:color="auto"/>
              <w:right w:val="single" w:sz="4" w:space="0" w:color="auto"/>
            </w:tcBorders>
          </w:tcPr>
          <w:p w14:paraId="0E0FC0F6" w14:textId="77777777" w:rsidR="00E36F0E" w:rsidRDefault="00393DC0" w:rsidP="00E36F0E">
            <w:r>
              <w:t>SSID of AP</w:t>
            </w:r>
          </w:p>
        </w:tc>
      </w:tr>
      <w:tr w:rsidR="00E36F0E" w:rsidRPr="00C82768" w14:paraId="41741809"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4427AF12" w14:textId="77777777" w:rsidR="00E36F0E" w:rsidRPr="00C82768" w:rsidRDefault="00393DC0" w:rsidP="00E36F0E">
            <w:r w:rsidRPr="00C82768">
              <w:rPr>
                <w:b/>
              </w:rPr>
              <w:t>Response</w:t>
            </w:r>
          </w:p>
        </w:tc>
      </w:tr>
      <w:tr w:rsidR="00E36F0E" w:rsidRPr="00C82768" w14:paraId="584AFA3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DCAEA96"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C9643C1"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BB1EC9F"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3CF81BA"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AB0A10C" w14:textId="77777777" w:rsidR="00E36F0E" w:rsidRPr="00F1221C" w:rsidRDefault="00393DC0" w:rsidP="00E36F0E">
            <w:r w:rsidRPr="00F1221C">
              <w:t>Char Value:0-255</w:t>
            </w:r>
          </w:p>
          <w:p w14:paraId="651F3986"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9EEC6BB" w14:textId="77777777" w:rsidR="00E36F0E" w:rsidRPr="00C82768" w:rsidRDefault="00393DC0" w:rsidP="00E36F0E">
            <w:r>
              <w:t>Requesting app ID</w:t>
            </w:r>
          </w:p>
        </w:tc>
      </w:tr>
      <w:tr w:rsidR="00E36F0E" w:rsidRPr="00C82768" w14:paraId="25E2B80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F6D89E9"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8509480" w14:textId="77777777" w:rsidR="00E36F0E" w:rsidRDefault="00393DC0" w:rsidP="00E36F0E">
            <w:r>
              <w:t>HmiRet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65DB8B6"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483D929"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12ED8D4"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D411C2C" w14:textId="77777777" w:rsidR="00E36F0E" w:rsidRDefault="00E36F0E" w:rsidP="00E36F0E"/>
        </w:tc>
      </w:tr>
      <w:tr w:rsidR="00E36F0E" w:rsidRPr="00C82768" w14:paraId="3829A7C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5BB8C10"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6F90447"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A25CFB1"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79D801C" w14:textId="77777777" w:rsidR="00E36F0E" w:rsidRPr="00C82768" w:rsidRDefault="00393DC0" w:rsidP="00E36F0E">
            <w:r>
              <w:t>HMI_ERROR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0487E9A" w14:textId="77777777" w:rsidR="00E36F0E" w:rsidRPr="008127A4"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82D97E9" w14:textId="77777777" w:rsidR="00E36F0E" w:rsidRDefault="00393DC0" w:rsidP="00E36F0E">
            <w:r>
              <w:t>Error/Failure</w:t>
            </w:r>
          </w:p>
        </w:tc>
      </w:tr>
      <w:tr w:rsidR="00E36F0E" w:rsidRPr="00C82768" w14:paraId="735D810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1173B5D"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34D3B1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4E0FF88"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6B7C8E4" w14:textId="77777777" w:rsidR="00E36F0E" w:rsidRPr="00C82768" w:rsidRDefault="00393DC0" w:rsidP="00E36F0E">
            <w:r>
              <w:t>HMI_SUCCESS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3A2AD6B" w14:textId="77777777" w:rsidR="00E36F0E" w:rsidRPr="008127A4"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2E3AC81" w14:textId="77777777" w:rsidR="00E36F0E" w:rsidRDefault="00393DC0" w:rsidP="00E36F0E">
            <w:r>
              <w:t>Success</w:t>
            </w:r>
          </w:p>
        </w:tc>
      </w:tr>
    </w:tbl>
    <w:p w14:paraId="7B49A81B" w14:textId="65465340" w:rsidR="00E36F0E" w:rsidRDefault="00393DC0" w:rsidP="00506E2F">
      <w:pPr>
        <w:pStyle w:val="Heading4"/>
      </w:pPr>
      <w:r w:rsidRPr="00B9479B">
        <w:t>MD-REQ-380287/A-GetWpsPin</w:t>
      </w:r>
    </w:p>
    <w:p w14:paraId="7E6D82A0" w14:textId="77777777" w:rsidR="00E36F0E" w:rsidRPr="00202DA5"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to get a WPS PIN</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0FAD6B6F"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4A3934DA" w14:textId="77777777" w:rsidR="00E36F0E" w:rsidRPr="00C82768" w:rsidRDefault="00E36F0E" w:rsidP="00E36F0E">
            <w:pPr>
              <w:spacing w:line="256" w:lineRule="auto"/>
              <w:rPr>
                <w:sz w:val="8"/>
              </w:rPr>
            </w:pPr>
          </w:p>
        </w:tc>
      </w:tr>
      <w:tr w:rsidR="00E36F0E" w:rsidRPr="00C82768" w14:paraId="06945745"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0AFF4BCE"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7F0BE670" w14:textId="77777777" w:rsidR="00E36F0E" w:rsidRPr="00C82768" w:rsidRDefault="00393DC0" w:rsidP="00E36F0E">
            <w:pPr>
              <w:spacing w:line="256" w:lineRule="auto"/>
            </w:pPr>
            <w:r w:rsidRPr="00DA32BB">
              <w:t>One-Shot (</w:t>
            </w:r>
            <w:r>
              <w:t>A-Synch)</w:t>
            </w:r>
          </w:p>
        </w:tc>
      </w:tr>
      <w:tr w:rsidR="00E36F0E" w:rsidRPr="00C82768" w14:paraId="395E9F11"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03E499DB"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73EF2B57" w14:textId="77777777" w:rsidR="00E36F0E" w:rsidRPr="00C82768" w:rsidRDefault="00393DC0" w:rsidP="00E36F0E">
            <w:pPr>
              <w:spacing w:line="256" w:lineRule="auto"/>
            </w:pPr>
            <w:r w:rsidRPr="00C82768">
              <w:t>Default</w:t>
            </w:r>
          </w:p>
        </w:tc>
      </w:tr>
      <w:tr w:rsidR="00E36F0E" w:rsidRPr="00C82768" w14:paraId="010AEF2E"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7E092FC1"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417A047C" w14:textId="77777777" w:rsidR="00E36F0E" w:rsidRPr="00C82768" w:rsidRDefault="00393DC0" w:rsidP="00E36F0E">
            <w:pPr>
              <w:spacing w:line="256" w:lineRule="auto"/>
            </w:pPr>
            <w:r w:rsidRPr="00C82768">
              <w:t>No</w:t>
            </w:r>
          </w:p>
        </w:tc>
      </w:tr>
      <w:tr w:rsidR="00E36F0E" w:rsidRPr="00C82768" w14:paraId="0C5B1E2D"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1B865AEE" w14:textId="77777777" w:rsidR="00E36F0E" w:rsidRPr="00C82768" w:rsidRDefault="00E36F0E" w:rsidP="00E36F0E">
            <w:pPr>
              <w:spacing w:line="256" w:lineRule="auto"/>
              <w:rPr>
                <w:sz w:val="8"/>
              </w:rPr>
            </w:pPr>
          </w:p>
        </w:tc>
      </w:tr>
      <w:tr w:rsidR="00E36F0E" w:rsidRPr="00C82768" w14:paraId="61E88B2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1EA16ECB"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322413B0"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2D141008"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5B7D0DE"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7D4C18F"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8125235" w14:textId="77777777" w:rsidR="00E36F0E" w:rsidRPr="00C82768" w:rsidRDefault="00393DC0" w:rsidP="00E36F0E">
            <w:pPr>
              <w:rPr>
                <w:b/>
              </w:rPr>
            </w:pPr>
            <w:r w:rsidRPr="00C82768">
              <w:rPr>
                <w:b/>
              </w:rPr>
              <w:t>Description</w:t>
            </w:r>
          </w:p>
        </w:tc>
      </w:tr>
      <w:tr w:rsidR="00E36F0E" w:rsidRPr="00C82768" w14:paraId="55D75142"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312E3C98" w14:textId="77777777" w:rsidR="00E36F0E" w:rsidRPr="00C82768" w:rsidRDefault="00393DC0" w:rsidP="00E36F0E">
            <w:pPr>
              <w:rPr>
                <w:b/>
              </w:rPr>
            </w:pPr>
            <w:r w:rsidRPr="00C82768">
              <w:rPr>
                <w:b/>
              </w:rPr>
              <w:t>Request</w:t>
            </w:r>
          </w:p>
        </w:tc>
      </w:tr>
      <w:tr w:rsidR="00E36F0E" w:rsidRPr="00C82768" w14:paraId="1B20FBD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0553A1A"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20A2CB38"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tcPr>
          <w:p w14:paraId="205AD9AB"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tcPr>
          <w:p w14:paraId="585D430C"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0CE1F99B" w14:textId="77777777" w:rsidR="00E36F0E" w:rsidRPr="00F1221C" w:rsidRDefault="00393DC0" w:rsidP="00E36F0E">
            <w:r w:rsidRPr="00F1221C">
              <w:t>Char Value:0-255</w:t>
            </w:r>
          </w:p>
          <w:p w14:paraId="54316568"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060C262B" w14:textId="77777777" w:rsidR="00E36F0E" w:rsidRPr="00C82768" w:rsidRDefault="00393DC0" w:rsidP="00E36F0E">
            <w:r>
              <w:t>Requesting app ID</w:t>
            </w:r>
          </w:p>
        </w:tc>
      </w:tr>
      <w:tr w:rsidR="00E36F0E" w:rsidRPr="00C82768" w14:paraId="390245B6"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5B6B289F" w14:textId="77777777" w:rsidR="00E36F0E" w:rsidRPr="00C82768" w:rsidRDefault="00393DC0" w:rsidP="00E36F0E">
            <w:r w:rsidRPr="00C82768">
              <w:rPr>
                <w:b/>
              </w:rPr>
              <w:t>Response</w:t>
            </w:r>
          </w:p>
        </w:tc>
      </w:tr>
      <w:tr w:rsidR="00E36F0E" w:rsidRPr="00C82768" w14:paraId="643768E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7392AD0"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72C4348"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81DF334"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007E7C3"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A52DD76" w14:textId="77777777" w:rsidR="00E36F0E" w:rsidRPr="00F1221C" w:rsidRDefault="00393DC0" w:rsidP="00E36F0E">
            <w:r w:rsidRPr="00F1221C">
              <w:t>Char Value:0-255</w:t>
            </w:r>
          </w:p>
          <w:p w14:paraId="7806C57D"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6D35382" w14:textId="77777777" w:rsidR="00E36F0E" w:rsidRPr="00C82768" w:rsidRDefault="00393DC0" w:rsidP="00E36F0E">
            <w:r>
              <w:t>Requesting app ID</w:t>
            </w:r>
          </w:p>
        </w:tc>
      </w:tr>
      <w:tr w:rsidR="00E36F0E" w:rsidRPr="00C82768" w14:paraId="6399AD7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CBF8AF5"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B429F37" w14:textId="77777777" w:rsidR="00E36F0E" w:rsidRDefault="00393DC0" w:rsidP="00E36F0E">
            <w:r>
              <w:t>HmiRet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5E2BC06"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654111D"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22164B2"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620CE5D" w14:textId="77777777" w:rsidR="00E36F0E" w:rsidRDefault="00E36F0E" w:rsidP="00E36F0E"/>
        </w:tc>
      </w:tr>
      <w:tr w:rsidR="00E36F0E" w:rsidRPr="00C82768" w14:paraId="1C209C4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9A156E0"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D8E8745"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FE84F3D"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E34A396" w14:textId="77777777" w:rsidR="00E36F0E" w:rsidRPr="00C82768" w:rsidRDefault="00393DC0" w:rsidP="00E36F0E">
            <w:r>
              <w:t>HMI_ERROR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47495D2" w14:textId="77777777" w:rsidR="00E36F0E" w:rsidRPr="008127A4"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7A47B73" w14:textId="77777777" w:rsidR="00E36F0E" w:rsidRDefault="00393DC0" w:rsidP="00E36F0E">
            <w:r>
              <w:t>Error/Failure</w:t>
            </w:r>
          </w:p>
        </w:tc>
      </w:tr>
      <w:tr w:rsidR="00E36F0E" w:rsidRPr="00C82768" w14:paraId="235BA7B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A1938A6"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49F09C1" w14:textId="77777777" w:rsidR="00E36F0E" w:rsidRDefault="00E36F0E" w:rsidP="00E36F0E">
            <w:pPr>
              <w:jc w:val="center"/>
            </w:pP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445F59A"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AEBC92D" w14:textId="77777777" w:rsidR="00E36F0E" w:rsidRPr="00C82768" w:rsidRDefault="00393DC0" w:rsidP="00E36F0E">
            <w:r>
              <w:t>HMI_SUCCESS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291679E" w14:textId="77777777" w:rsidR="00E36F0E" w:rsidRPr="008127A4"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F40C893" w14:textId="77777777" w:rsidR="00E36F0E" w:rsidRDefault="00393DC0" w:rsidP="00E36F0E">
            <w:r>
              <w:t>Success</w:t>
            </w:r>
          </w:p>
        </w:tc>
      </w:tr>
      <w:tr w:rsidR="00E36F0E" w:rsidRPr="00C82768" w14:paraId="58E4DD7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E3ECCB6"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A402DCC" w14:textId="77777777" w:rsidR="00E36F0E" w:rsidRDefault="00393DC0" w:rsidP="00E36F0E">
            <w:r>
              <w:t>WlanWpsSecurity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B29B01F"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95653E6"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FDD990F"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345D40D" w14:textId="77777777" w:rsidR="00E36F0E" w:rsidRDefault="00E36F0E" w:rsidP="00E36F0E"/>
        </w:tc>
      </w:tr>
      <w:tr w:rsidR="00E36F0E" w:rsidRPr="00C82768" w14:paraId="02AEA82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F105FD0"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238A301" w14:textId="77777777" w:rsidR="00E36F0E" w:rsidRDefault="00E36F0E" w:rsidP="00E36F0E">
            <w:pPr>
              <w:jc w:val="center"/>
            </w:pP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1D21B2E"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46987EF" w14:textId="77777777" w:rsidR="00E36F0E" w:rsidRDefault="00393DC0" w:rsidP="00E36F0E">
            <w:pPr>
              <w:rPr>
                <w:rFonts w:cs="Arial"/>
                <w:color w:val="000000"/>
                <w:szCs w:val="20"/>
              </w:rPr>
            </w:pPr>
            <w:r>
              <w:rPr>
                <w:rFonts w:cs="Arial"/>
                <w:color w:val="000000"/>
                <w:szCs w:val="20"/>
              </w:rPr>
              <w:t>WLAN_WPS_MIN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F909598" w14:textId="77777777" w:rsidR="00E36F0E" w:rsidRDefault="00393DC0" w:rsidP="00E36F0E">
            <w:pPr>
              <w:rPr>
                <w:rFonts w:cs="Arial"/>
                <w:color w:val="000000"/>
                <w:szCs w:val="20"/>
              </w:rPr>
            </w:pPr>
            <w:r>
              <w:rPr>
                <w:rFonts w:cs="Arial"/>
                <w:color w:val="000000"/>
                <w:szCs w:val="20"/>
              </w:rP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8C7C3C8" w14:textId="77777777" w:rsidR="00E36F0E" w:rsidRDefault="00393DC0" w:rsidP="00E36F0E">
            <w:pPr>
              <w:rPr>
                <w:rFonts w:cs="Arial"/>
                <w:color w:val="000000"/>
                <w:szCs w:val="20"/>
              </w:rPr>
            </w:pPr>
            <w:r>
              <w:rPr>
                <w:rFonts w:cs="Arial"/>
                <w:color w:val="000000"/>
                <w:szCs w:val="20"/>
              </w:rPr>
              <w:t> </w:t>
            </w:r>
          </w:p>
        </w:tc>
      </w:tr>
      <w:tr w:rsidR="00E36F0E" w:rsidRPr="00C82768" w14:paraId="53F77E4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1758124"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3E7F290" w14:textId="77777777" w:rsidR="00E36F0E" w:rsidRDefault="00E36F0E" w:rsidP="00E36F0E">
            <w:pPr>
              <w:jc w:val="center"/>
            </w:pP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451366E"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AA1E28B" w14:textId="77777777" w:rsidR="00E36F0E" w:rsidRDefault="00393DC0" w:rsidP="00E36F0E">
            <w:pPr>
              <w:rPr>
                <w:rFonts w:cs="Arial"/>
                <w:color w:val="000000"/>
                <w:szCs w:val="20"/>
              </w:rPr>
            </w:pPr>
            <w:r>
              <w:rPr>
                <w:rFonts w:cs="Arial"/>
                <w:color w:val="000000"/>
                <w:szCs w:val="20"/>
              </w:rPr>
              <w:t>WLAN_WPS_KEYPAD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F7CF6F1" w14:textId="77777777" w:rsidR="00E36F0E" w:rsidRDefault="00393DC0" w:rsidP="00E36F0E">
            <w:pPr>
              <w:rPr>
                <w:rFonts w:cs="Arial"/>
                <w:color w:val="000000"/>
                <w:szCs w:val="20"/>
              </w:rPr>
            </w:pPr>
            <w:r>
              <w:rPr>
                <w:rFonts w:cs="Arial"/>
                <w:color w:val="000000"/>
                <w:szCs w:val="20"/>
              </w:rP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81A4C8C" w14:textId="77777777" w:rsidR="00E36F0E" w:rsidRDefault="00393DC0" w:rsidP="00E36F0E">
            <w:pPr>
              <w:rPr>
                <w:rFonts w:cs="Arial"/>
                <w:color w:val="000000"/>
                <w:szCs w:val="20"/>
              </w:rPr>
            </w:pPr>
            <w:r>
              <w:rPr>
                <w:rFonts w:cs="Arial"/>
                <w:color w:val="000000"/>
                <w:szCs w:val="20"/>
              </w:rPr>
              <w:t>AP supplies the PIN</w:t>
            </w:r>
          </w:p>
        </w:tc>
      </w:tr>
      <w:tr w:rsidR="00E36F0E" w:rsidRPr="00C82768" w14:paraId="32E53C6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8B39D4A"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DA60EA0" w14:textId="77777777" w:rsidR="00E36F0E" w:rsidRDefault="00E36F0E" w:rsidP="00E36F0E">
            <w:pPr>
              <w:jc w:val="center"/>
            </w:pP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68BFBCC"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3479BB3" w14:textId="77777777" w:rsidR="00E36F0E" w:rsidRDefault="00393DC0" w:rsidP="00E36F0E">
            <w:pPr>
              <w:rPr>
                <w:rFonts w:cs="Arial"/>
                <w:color w:val="000000"/>
                <w:szCs w:val="20"/>
              </w:rPr>
            </w:pPr>
            <w:r>
              <w:rPr>
                <w:rFonts w:cs="Arial"/>
                <w:color w:val="000000"/>
                <w:szCs w:val="20"/>
              </w:rPr>
              <w:t>WLAN_WPS_PIN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D2CECA9" w14:textId="77777777" w:rsidR="00E36F0E" w:rsidRDefault="00393DC0" w:rsidP="00E36F0E">
            <w:pPr>
              <w:rPr>
                <w:rFonts w:cs="Arial"/>
                <w:color w:val="000000"/>
                <w:szCs w:val="20"/>
              </w:rPr>
            </w:pPr>
            <w:r>
              <w:rPr>
                <w:rFonts w:cs="Arial"/>
                <w:color w:val="000000"/>
                <w:szCs w:val="20"/>
              </w:rP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F7FBF94" w14:textId="77777777" w:rsidR="00E36F0E" w:rsidRDefault="00393DC0" w:rsidP="00E36F0E">
            <w:pPr>
              <w:rPr>
                <w:rFonts w:cs="Arial"/>
                <w:color w:val="000000"/>
                <w:szCs w:val="20"/>
              </w:rPr>
            </w:pPr>
            <w:r>
              <w:rPr>
                <w:rFonts w:cs="Arial"/>
                <w:color w:val="000000"/>
                <w:szCs w:val="20"/>
              </w:rPr>
              <w:t>STA supplies the PIN</w:t>
            </w:r>
          </w:p>
        </w:tc>
      </w:tr>
      <w:tr w:rsidR="00E36F0E" w:rsidRPr="00C82768" w14:paraId="0DAC4BC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F49FDC7"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4997908" w14:textId="77777777" w:rsidR="00E36F0E" w:rsidRDefault="00E36F0E" w:rsidP="00E36F0E">
            <w:pPr>
              <w:jc w:val="center"/>
            </w:pP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EC51B85"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ABDA1A6" w14:textId="77777777" w:rsidR="00E36F0E" w:rsidRDefault="00393DC0" w:rsidP="00E36F0E">
            <w:pPr>
              <w:rPr>
                <w:rFonts w:cs="Arial"/>
                <w:color w:val="000000"/>
                <w:szCs w:val="20"/>
              </w:rPr>
            </w:pPr>
            <w:r>
              <w:rPr>
                <w:rFonts w:cs="Arial"/>
                <w:color w:val="000000"/>
                <w:szCs w:val="20"/>
              </w:rPr>
              <w:t>WLAN_WPS_PBC</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7EF1919" w14:textId="77777777" w:rsidR="00E36F0E" w:rsidRDefault="00393DC0" w:rsidP="00E36F0E">
            <w:pPr>
              <w:rPr>
                <w:rFonts w:cs="Arial"/>
                <w:color w:val="000000"/>
                <w:szCs w:val="20"/>
              </w:rPr>
            </w:pPr>
            <w:r>
              <w:rPr>
                <w:rFonts w:cs="Arial"/>
                <w:color w:val="000000"/>
                <w:szCs w:val="20"/>
              </w:rP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AA2ABF9" w14:textId="77777777" w:rsidR="00E36F0E" w:rsidRDefault="00393DC0" w:rsidP="00E36F0E">
            <w:pPr>
              <w:rPr>
                <w:rFonts w:cs="Arial"/>
                <w:color w:val="000000"/>
                <w:szCs w:val="20"/>
              </w:rPr>
            </w:pPr>
            <w:r>
              <w:rPr>
                <w:rFonts w:cs="Arial"/>
                <w:color w:val="000000"/>
                <w:szCs w:val="20"/>
              </w:rPr>
              <w:t>Pushbutton</w:t>
            </w:r>
          </w:p>
        </w:tc>
      </w:tr>
      <w:tr w:rsidR="00E36F0E" w:rsidRPr="00C82768" w14:paraId="22B5EF4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5E39604"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6FEDBF0" w14:textId="77777777" w:rsidR="00E36F0E" w:rsidRDefault="00E36F0E" w:rsidP="00E36F0E">
            <w:pPr>
              <w:jc w:val="center"/>
            </w:pP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A4860C7"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5B57CEB" w14:textId="77777777" w:rsidR="00E36F0E" w:rsidRDefault="00393DC0" w:rsidP="00E36F0E">
            <w:pPr>
              <w:rPr>
                <w:rFonts w:cs="Arial"/>
                <w:color w:val="000000"/>
                <w:szCs w:val="20"/>
              </w:rPr>
            </w:pPr>
            <w:r>
              <w:rPr>
                <w:rFonts w:cs="Arial"/>
                <w:color w:val="000000"/>
                <w:szCs w:val="20"/>
              </w:rPr>
              <w:t>WLAN_WPS_MAX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E864046" w14:textId="77777777" w:rsidR="00E36F0E" w:rsidRDefault="00393DC0" w:rsidP="00E36F0E">
            <w:pPr>
              <w:rPr>
                <w:rFonts w:cs="Arial"/>
                <w:color w:val="000000"/>
                <w:szCs w:val="20"/>
              </w:rPr>
            </w:pPr>
            <w:r>
              <w:rPr>
                <w:rFonts w:cs="Arial"/>
                <w:color w:val="000000"/>
                <w:szCs w:val="20"/>
              </w:rP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F5CB5C3" w14:textId="77777777" w:rsidR="00E36F0E" w:rsidRDefault="00393DC0" w:rsidP="00E36F0E">
            <w:pPr>
              <w:rPr>
                <w:rFonts w:cs="Arial"/>
                <w:color w:val="000000"/>
                <w:szCs w:val="20"/>
              </w:rPr>
            </w:pPr>
            <w:r>
              <w:rPr>
                <w:rFonts w:cs="Arial"/>
                <w:color w:val="000000"/>
                <w:szCs w:val="20"/>
              </w:rPr>
              <w:t> </w:t>
            </w:r>
          </w:p>
        </w:tc>
      </w:tr>
      <w:tr w:rsidR="00E36F0E" w:rsidRPr="00C82768" w14:paraId="2717B76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8A85C5E"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DEC4E21" w14:textId="77777777" w:rsidR="00E36F0E" w:rsidRDefault="00393DC0" w:rsidP="00E36F0E">
            <w:r>
              <w:t>pin</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D7E0281"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63309BF"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F09BA08" w14:textId="77777777" w:rsidR="00E36F0E" w:rsidRPr="00F1221C" w:rsidRDefault="00393DC0" w:rsidP="00E36F0E">
            <w:r w:rsidRPr="00F1221C">
              <w:t>Char Value:0-255</w:t>
            </w:r>
          </w:p>
          <w:p w14:paraId="23328FFD"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5CA9089" w14:textId="77777777" w:rsidR="00E36F0E" w:rsidRDefault="00393DC0" w:rsidP="00E36F0E">
            <w:r>
              <w:t>The Pin when using keypad type</w:t>
            </w:r>
          </w:p>
        </w:tc>
      </w:tr>
    </w:tbl>
    <w:p w14:paraId="3C67E648" w14:textId="26BD1686" w:rsidR="00E36F0E" w:rsidRDefault="00393DC0" w:rsidP="00506E2F">
      <w:pPr>
        <w:pStyle w:val="Heading4"/>
      </w:pPr>
      <w:r w:rsidRPr="00B9479B">
        <w:t>MD-REQ-380288/B-GetNetworkDetails</w:t>
      </w:r>
    </w:p>
    <w:p w14:paraId="31F52E75" w14:textId="77777777" w:rsidR="00E36F0E" w:rsidRPr="00F30B7E"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to get network details</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021BE834"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2603FD5F" w14:textId="77777777" w:rsidR="00E36F0E" w:rsidRPr="00C82768" w:rsidRDefault="00E36F0E" w:rsidP="00E36F0E">
            <w:pPr>
              <w:spacing w:line="256" w:lineRule="auto"/>
              <w:rPr>
                <w:sz w:val="8"/>
              </w:rPr>
            </w:pPr>
          </w:p>
        </w:tc>
      </w:tr>
      <w:tr w:rsidR="00E36F0E" w:rsidRPr="00C82768" w14:paraId="7448D0B2"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03A7B955"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547DAC53" w14:textId="77777777" w:rsidR="00E36F0E" w:rsidRPr="00C82768" w:rsidRDefault="00393DC0" w:rsidP="00E36F0E">
            <w:pPr>
              <w:spacing w:line="256" w:lineRule="auto"/>
            </w:pPr>
            <w:r w:rsidRPr="00DA32BB">
              <w:t>One-Shot (</w:t>
            </w:r>
            <w:r>
              <w:t>A-Synch)</w:t>
            </w:r>
          </w:p>
        </w:tc>
      </w:tr>
      <w:tr w:rsidR="00E36F0E" w:rsidRPr="00C82768" w14:paraId="6C8144B1"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287B2471"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1731CC8F" w14:textId="77777777" w:rsidR="00E36F0E" w:rsidRPr="00C82768" w:rsidRDefault="00393DC0" w:rsidP="00E36F0E">
            <w:pPr>
              <w:spacing w:line="256" w:lineRule="auto"/>
            </w:pPr>
            <w:r w:rsidRPr="00C82768">
              <w:t>Default</w:t>
            </w:r>
          </w:p>
        </w:tc>
      </w:tr>
      <w:tr w:rsidR="00E36F0E" w:rsidRPr="00C82768" w14:paraId="6974DA44"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363523BA"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2FA85FED" w14:textId="77777777" w:rsidR="00E36F0E" w:rsidRPr="00C82768" w:rsidRDefault="00393DC0" w:rsidP="00E36F0E">
            <w:pPr>
              <w:spacing w:line="256" w:lineRule="auto"/>
            </w:pPr>
            <w:r w:rsidRPr="00C82768">
              <w:t>No</w:t>
            </w:r>
          </w:p>
        </w:tc>
      </w:tr>
      <w:tr w:rsidR="00E36F0E" w:rsidRPr="00C82768" w14:paraId="193F890C"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42E6545F" w14:textId="77777777" w:rsidR="00E36F0E" w:rsidRPr="00C82768" w:rsidRDefault="00E36F0E" w:rsidP="00E36F0E">
            <w:pPr>
              <w:spacing w:line="256" w:lineRule="auto"/>
              <w:rPr>
                <w:sz w:val="8"/>
              </w:rPr>
            </w:pPr>
          </w:p>
        </w:tc>
      </w:tr>
      <w:tr w:rsidR="00E36F0E" w:rsidRPr="00C82768" w14:paraId="68A4938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35793E3E"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0755A2CC"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7B533084"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17931F0"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17D92EF"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97AD75B" w14:textId="77777777" w:rsidR="00E36F0E" w:rsidRPr="00C82768" w:rsidRDefault="00393DC0" w:rsidP="00E36F0E">
            <w:pPr>
              <w:rPr>
                <w:b/>
              </w:rPr>
            </w:pPr>
            <w:r w:rsidRPr="00C82768">
              <w:rPr>
                <w:b/>
              </w:rPr>
              <w:t>Description</w:t>
            </w:r>
          </w:p>
        </w:tc>
      </w:tr>
      <w:tr w:rsidR="00E36F0E" w:rsidRPr="00C82768" w14:paraId="59DAA0CD"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0CBD6BBB" w14:textId="77777777" w:rsidR="00E36F0E" w:rsidRPr="00C82768" w:rsidRDefault="00393DC0" w:rsidP="00E36F0E">
            <w:pPr>
              <w:rPr>
                <w:b/>
              </w:rPr>
            </w:pPr>
            <w:r w:rsidRPr="00C82768">
              <w:rPr>
                <w:b/>
              </w:rPr>
              <w:t>Request</w:t>
            </w:r>
          </w:p>
        </w:tc>
      </w:tr>
      <w:tr w:rsidR="00E36F0E" w:rsidRPr="00C82768" w14:paraId="19CFAA9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357B755"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47211012"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tcPr>
          <w:p w14:paraId="5A72545C"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tcPr>
          <w:p w14:paraId="6F1B34BF"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01C36FBD" w14:textId="77777777" w:rsidR="00E36F0E" w:rsidRPr="00F1221C" w:rsidRDefault="00393DC0" w:rsidP="00E36F0E">
            <w:r w:rsidRPr="00F1221C">
              <w:t>Char Value:0-255</w:t>
            </w:r>
          </w:p>
          <w:p w14:paraId="41A24BF3"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0A487C27" w14:textId="77777777" w:rsidR="00E36F0E" w:rsidRPr="00C82768" w:rsidRDefault="00393DC0" w:rsidP="00E36F0E">
            <w:r>
              <w:t>Requesting app ID</w:t>
            </w:r>
          </w:p>
        </w:tc>
      </w:tr>
      <w:tr w:rsidR="00E36F0E" w:rsidRPr="00C82768" w14:paraId="357914C3"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4ED0A5E5" w14:textId="77777777" w:rsidR="00E36F0E" w:rsidRPr="00C82768" w:rsidRDefault="00393DC0" w:rsidP="00E36F0E">
            <w:r w:rsidRPr="00C82768">
              <w:rPr>
                <w:b/>
              </w:rPr>
              <w:t>Response</w:t>
            </w:r>
          </w:p>
        </w:tc>
      </w:tr>
      <w:tr w:rsidR="00E36F0E" w:rsidRPr="00C82768" w14:paraId="0C85C18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11E5D20"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4E757C4"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A1EA417"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489D9EF"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77A7CAA" w14:textId="77777777" w:rsidR="00E36F0E" w:rsidRPr="00F1221C" w:rsidRDefault="00393DC0" w:rsidP="00E36F0E">
            <w:r w:rsidRPr="00F1221C">
              <w:t>Char Value:0-255</w:t>
            </w:r>
          </w:p>
          <w:p w14:paraId="310D739B"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C18BFDF" w14:textId="77777777" w:rsidR="00E36F0E" w:rsidRPr="00C82768" w:rsidRDefault="00393DC0" w:rsidP="00E36F0E">
            <w:r>
              <w:t>Requesting app ID</w:t>
            </w:r>
          </w:p>
        </w:tc>
      </w:tr>
      <w:tr w:rsidR="00E36F0E" w:rsidRPr="00C82768" w14:paraId="7361977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25F1BAA"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5B4E948" w14:textId="77777777" w:rsidR="00E36F0E" w:rsidRDefault="00393DC0" w:rsidP="00E36F0E">
            <w:r>
              <w:t>HmiRet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8661C30"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05454A6"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E403DC5" w14:textId="77777777" w:rsidR="00E36F0E" w:rsidRPr="008127A4"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18E83C3" w14:textId="77777777" w:rsidR="00E36F0E" w:rsidRDefault="00E36F0E" w:rsidP="00E36F0E"/>
        </w:tc>
      </w:tr>
      <w:tr w:rsidR="00E36F0E" w:rsidRPr="00C82768" w14:paraId="2659178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1FCC950"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9C3B92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4A23A99"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EAEE9FC" w14:textId="77777777" w:rsidR="00E36F0E" w:rsidRPr="00C82768" w:rsidRDefault="00393DC0" w:rsidP="00E36F0E">
            <w:r>
              <w:t>HMI_ERROR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7531953" w14:textId="77777777" w:rsidR="00E36F0E" w:rsidRPr="008127A4"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9FF6883" w14:textId="77777777" w:rsidR="00E36F0E" w:rsidRDefault="00393DC0" w:rsidP="00E36F0E">
            <w:r>
              <w:t>Error/Failure</w:t>
            </w:r>
          </w:p>
        </w:tc>
      </w:tr>
      <w:tr w:rsidR="00E36F0E" w:rsidRPr="00C82768" w14:paraId="0FE90EC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2E8306B"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0965050" w14:textId="77777777" w:rsidR="00E36F0E" w:rsidRDefault="00E36F0E" w:rsidP="00E36F0E">
            <w:pPr>
              <w:jc w:val="center"/>
            </w:pP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193E5EE"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1E89F46" w14:textId="77777777" w:rsidR="00E36F0E" w:rsidRPr="00C82768" w:rsidRDefault="00393DC0" w:rsidP="00E36F0E">
            <w:r>
              <w:t>HMI_SUCCESS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43302AA" w14:textId="77777777" w:rsidR="00E36F0E" w:rsidRPr="008127A4"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3FA2EFA" w14:textId="77777777" w:rsidR="00E36F0E" w:rsidRDefault="00393DC0" w:rsidP="00E36F0E">
            <w:r>
              <w:t>Success</w:t>
            </w:r>
          </w:p>
        </w:tc>
      </w:tr>
      <w:tr w:rsidR="00E36F0E" w:rsidRPr="00C82768" w14:paraId="03C7400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AE7C519"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88138C2" w14:textId="77777777" w:rsidR="00E36F0E" w:rsidRDefault="00393DC0" w:rsidP="00E36F0E">
            <w:r>
              <w:t>ssid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06B3AE1"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CBE7965" w14:textId="77777777" w:rsidR="00E36F0E" w:rsidRPr="008127A4" w:rsidRDefault="00393DC0" w:rsidP="00E36F0E">
            <w:r w:rsidRPr="008127A4">
              <w:t>-</w:t>
            </w:r>
            <w:r>
              <w:t xml:space="preserve"> </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243DF40" w14:textId="77777777" w:rsidR="00E36F0E" w:rsidRPr="00F1221C" w:rsidRDefault="00393DC0" w:rsidP="00E36F0E">
            <w:r w:rsidRPr="00F1221C">
              <w:t>Char Value:0-255</w:t>
            </w:r>
          </w:p>
          <w:p w14:paraId="20D86B23"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992E77C" w14:textId="77777777" w:rsidR="00E36F0E" w:rsidRPr="0052707D" w:rsidRDefault="00393DC0" w:rsidP="00E36F0E">
            <w:pPr>
              <w:rPr>
                <w:highlight w:val="yellow"/>
              </w:rPr>
            </w:pPr>
            <w:r w:rsidRPr="007164A2">
              <w:t>SSID of network</w:t>
            </w:r>
          </w:p>
        </w:tc>
      </w:tr>
      <w:tr w:rsidR="00E36F0E" w:rsidRPr="00C82768" w14:paraId="03364FE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DEF07D2"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60BCDE2" w14:textId="77777777" w:rsidR="00E36F0E" w:rsidRDefault="00393DC0" w:rsidP="00E36F0E">
            <w:r>
              <w:t>bssid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DE616FB"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F0C5C08"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83393FB" w14:textId="77777777" w:rsidR="00E36F0E" w:rsidRPr="00F1221C" w:rsidRDefault="00393DC0" w:rsidP="00E36F0E">
            <w:r w:rsidRPr="00F1221C">
              <w:t>Char Value:0-255</w:t>
            </w:r>
          </w:p>
          <w:p w14:paraId="7DC0EA28"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CE408E6" w14:textId="77777777" w:rsidR="00E36F0E" w:rsidRPr="0052707D" w:rsidRDefault="00393DC0" w:rsidP="00E36F0E">
            <w:pPr>
              <w:rPr>
                <w:highlight w:val="yellow"/>
              </w:rPr>
            </w:pPr>
            <w:r w:rsidRPr="007164A2">
              <w:t xml:space="preserve">Optional </w:t>
            </w:r>
            <w:r>
              <w:t xml:space="preserve">- </w:t>
            </w:r>
            <w:r w:rsidRPr="007164A2">
              <w:t>BSSID of AP</w:t>
            </w:r>
          </w:p>
        </w:tc>
      </w:tr>
      <w:tr w:rsidR="00E36F0E" w:rsidRPr="00C82768" w14:paraId="1CEEB92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5A302A4"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9A9253F" w14:textId="77777777" w:rsidR="00E36F0E" w:rsidRDefault="00393DC0" w:rsidP="00E36F0E">
            <w:r w:rsidRPr="00DA43D2">
              <w:t>WlanChannel</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906C04D"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30BF85B"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D437F3E"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175529A" w14:textId="77777777" w:rsidR="00E36F0E" w:rsidRPr="0052707D" w:rsidRDefault="00393DC0" w:rsidP="00E36F0E">
            <w:pPr>
              <w:rPr>
                <w:highlight w:val="yellow"/>
              </w:rPr>
            </w:pPr>
            <w:r w:rsidRPr="007164A2">
              <w:t xml:space="preserve">Optional </w:t>
            </w:r>
            <w:r>
              <w:t>- Channel</w:t>
            </w:r>
            <w:r w:rsidRPr="007164A2">
              <w:t xml:space="preserve"> of AP</w:t>
            </w:r>
          </w:p>
        </w:tc>
      </w:tr>
      <w:tr w:rsidR="00E36F0E" w:rsidRPr="00C82768" w14:paraId="40D6708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D41295E"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7DCB0BA"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8747E2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8195D6F" w14:textId="77777777" w:rsidR="00E36F0E" w:rsidRDefault="00393DC0" w:rsidP="00E36F0E">
            <w:r>
              <w:t>Reserved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0226A68" w14:textId="77777777" w:rsidR="00E36F0E" w:rsidRDefault="00393DC0" w:rsidP="00E36F0E">
            <w:r>
              <w:t>0x00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358CDA8" w14:textId="77777777" w:rsidR="00E36F0E" w:rsidRPr="0052707D" w:rsidRDefault="00E36F0E" w:rsidP="00E36F0E">
            <w:pPr>
              <w:rPr>
                <w:highlight w:val="yellow"/>
              </w:rPr>
            </w:pPr>
          </w:p>
        </w:tc>
      </w:tr>
      <w:tr w:rsidR="00E36F0E" w:rsidRPr="00C82768" w14:paraId="3781201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DA72894"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0CCB18D"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7C42466"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AB51D0B" w14:textId="77777777" w:rsidR="00E36F0E" w:rsidRPr="00C82768" w:rsidRDefault="00393DC0" w:rsidP="00E36F0E">
            <w:r>
              <w:t>WLAN_CH_1</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1280D7A" w14:textId="77777777" w:rsidR="00E36F0E" w:rsidRPr="00C82768" w:rsidRDefault="00393DC0" w:rsidP="00E36F0E">
            <w:r>
              <w:t>0x01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89A0366" w14:textId="77777777" w:rsidR="00E36F0E" w:rsidRPr="00C82768" w:rsidRDefault="00E36F0E" w:rsidP="00E36F0E"/>
        </w:tc>
      </w:tr>
      <w:tr w:rsidR="00E36F0E" w:rsidRPr="00C82768" w14:paraId="1178120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FBA0459"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E45C849"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6217F65"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E212E98" w14:textId="77777777" w:rsidR="00E36F0E" w:rsidRPr="00C82768" w:rsidRDefault="00393DC0" w:rsidP="00E36F0E">
            <w:r>
              <w:t>WLAN_CH_2</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A053C15" w14:textId="77777777" w:rsidR="00E36F0E" w:rsidRPr="00C82768" w:rsidRDefault="00393DC0" w:rsidP="00E36F0E">
            <w:r>
              <w:t>0x02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5DEDAAE" w14:textId="77777777" w:rsidR="00E36F0E" w:rsidRPr="00C82768" w:rsidRDefault="00E36F0E" w:rsidP="00E36F0E"/>
        </w:tc>
      </w:tr>
      <w:tr w:rsidR="00E36F0E" w:rsidRPr="00C82768" w14:paraId="5F7E9DB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657DDE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3E88E1B"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BA07B92"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6B1811B" w14:textId="77777777" w:rsidR="00E36F0E" w:rsidRPr="00C82768" w:rsidRDefault="00393DC0" w:rsidP="00E36F0E">
            <w:r>
              <w:t>WLAN_CH_3</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2B2C664" w14:textId="77777777" w:rsidR="00E36F0E" w:rsidRDefault="00393DC0" w:rsidP="00E36F0E">
            <w:r>
              <w:t>0x03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F71E582" w14:textId="77777777" w:rsidR="00E36F0E" w:rsidRPr="00D70130" w:rsidRDefault="00E36F0E" w:rsidP="00E36F0E">
            <w:pPr>
              <w:rPr>
                <w:highlight w:val="yellow"/>
              </w:rPr>
            </w:pPr>
          </w:p>
        </w:tc>
      </w:tr>
      <w:tr w:rsidR="00E36F0E" w:rsidRPr="00C82768" w14:paraId="2389DF9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77662F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3C012AC"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A99220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FBA722F"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EBB252D"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C8E20B6" w14:textId="77777777" w:rsidR="00E36F0E" w:rsidRPr="00D70130" w:rsidRDefault="00E36F0E" w:rsidP="00E36F0E">
            <w:pPr>
              <w:rPr>
                <w:highlight w:val="yellow"/>
              </w:rPr>
            </w:pPr>
          </w:p>
        </w:tc>
      </w:tr>
      <w:tr w:rsidR="00E36F0E" w:rsidRPr="00C82768" w14:paraId="34E8352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B52F52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89492F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6D702D8"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194EEA2" w14:textId="77777777" w:rsidR="00E36F0E" w:rsidRDefault="00393DC0" w:rsidP="00E36F0E">
            <w:r>
              <w:t>WLAN_CH_165</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993B8B4" w14:textId="77777777" w:rsidR="00E36F0E" w:rsidRDefault="00393DC0" w:rsidP="00E36F0E">
            <w:r>
              <w:t>0xA5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321DB56" w14:textId="77777777" w:rsidR="00E36F0E" w:rsidRPr="0052707D" w:rsidRDefault="00E36F0E" w:rsidP="00E36F0E">
            <w:pPr>
              <w:rPr>
                <w:highlight w:val="yellow"/>
              </w:rPr>
            </w:pPr>
          </w:p>
        </w:tc>
      </w:tr>
      <w:tr w:rsidR="00E36F0E" w:rsidRPr="00C82768" w14:paraId="0F3C33B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B4BFAE0"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CE437D2" w14:textId="77777777" w:rsidR="00E36F0E" w:rsidRDefault="00393DC0" w:rsidP="00E36F0E">
            <w:r w:rsidRPr="00DA43D2">
              <w:t>WlanSecurity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A3E41F7"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1756FEE"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153D713"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86ED709" w14:textId="77777777" w:rsidR="00E36F0E" w:rsidRPr="0052707D" w:rsidRDefault="00393DC0" w:rsidP="00E36F0E">
            <w:pPr>
              <w:rPr>
                <w:highlight w:val="yellow"/>
              </w:rPr>
            </w:pPr>
            <w:r>
              <w:t>Security settings to use</w:t>
            </w:r>
          </w:p>
        </w:tc>
      </w:tr>
      <w:tr w:rsidR="00E36F0E" w:rsidRPr="00C82768" w14:paraId="0A6F74C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399875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3EAF359"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7865AC5"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85535AC" w14:textId="77777777" w:rsidR="00E36F0E" w:rsidRDefault="00393DC0" w:rsidP="00E36F0E">
            <w:r>
              <w:t>Reserved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7F8D5DB" w14:textId="77777777" w:rsidR="00E36F0E" w:rsidRDefault="00393DC0" w:rsidP="00E36F0E">
            <w:r>
              <w:t>0x00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031329C" w14:textId="77777777" w:rsidR="00E36F0E" w:rsidRPr="0052707D" w:rsidRDefault="00E36F0E" w:rsidP="00E36F0E">
            <w:pPr>
              <w:rPr>
                <w:highlight w:val="yellow"/>
              </w:rPr>
            </w:pPr>
          </w:p>
        </w:tc>
      </w:tr>
      <w:tr w:rsidR="00E36F0E" w:rsidRPr="00C82768" w14:paraId="7F231C3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0DF8B3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AEBF101"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889864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EF26176" w14:textId="77777777" w:rsidR="00E36F0E" w:rsidRPr="00C82768" w:rsidRDefault="00393DC0" w:rsidP="00E36F0E">
            <w:r>
              <w:t>Open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391C0C3" w14:textId="77777777" w:rsidR="00E36F0E" w:rsidRPr="00C82768" w:rsidRDefault="00393DC0" w:rsidP="00E36F0E">
            <w:r>
              <w:t>0x01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99CCAF7" w14:textId="77777777" w:rsidR="00E36F0E" w:rsidRPr="0052707D" w:rsidRDefault="00393DC0" w:rsidP="00E36F0E">
            <w:pPr>
              <w:rPr>
                <w:highlight w:val="yellow"/>
              </w:rPr>
            </w:pPr>
            <w:r w:rsidRPr="007164A2">
              <w:t>Open or no security</w:t>
            </w:r>
          </w:p>
        </w:tc>
      </w:tr>
      <w:tr w:rsidR="00E36F0E" w:rsidRPr="00C82768" w14:paraId="399A3BA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0FDD2C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48B0444"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42F697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9EEBC03" w14:textId="77777777" w:rsidR="00E36F0E" w:rsidRPr="00C82768" w:rsidRDefault="00393DC0" w:rsidP="00E36F0E">
            <w:r>
              <w:t>WEP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6AF87E2" w14:textId="77777777" w:rsidR="00E36F0E" w:rsidRPr="00C82768" w:rsidRDefault="00393DC0" w:rsidP="00E36F0E">
            <w:r>
              <w:t>0x02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6FCC18E" w14:textId="77777777" w:rsidR="00E36F0E" w:rsidRPr="007164A2" w:rsidRDefault="00393DC0" w:rsidP="00E36F0E">
            <w:r>
              <w:t>WEP</w:t>
            </w:r>
          </w:p>
        </w:tc>
      </w:tr>
      <w:tr w:rsidR="00E36F0E" w:rsidRPr="00C82768" w14:paraId="7F19D10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CEF520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42BBB81"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CC5043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D400008" w14:textId="77777777" w:rsidR="00E36F0E" w:rsidRDefault="00393DC0" w:rsidP="00E36F0E">
            <w:r>
              <w:t>WPS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B4E2061" w14:textId="77777777" w:rsidR="00E36F0E" w:rsidRDefault="00393DC0" w:rsidP="00E36F0E">
            <w:r>
              <w:t>0x03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F3CEB41" w14:textId="77777777" w:rsidR="00E36F0E" w:rsidRPr="007164A2" w:rsidRDefault="00393DC0" w:rsidP="00E36F0E">
            <w:r>
              <w:t>WPS (WiFi Protected Setup)</w:t>
            </w:r>
          </w:p>
        </w:tc>
      </w:tr>
      <w:tr w:rsidR="00E36F0E" w:rsidRPr="00C82768" w14:paraId="179003A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C76325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D764A95"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E18368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1F1CC50" w14:textId="77777777" w:rsidR="00E36F0E" w:rsidRPr="00C82768" w:rsidRDefault="00393DC0" w:rsidP="00E36F0E">
            <w:r>
              <w:t>WPA_Personal</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437F406" w14:textId="77777777" w:rsidR="00E36F0E" w:rsidRDefault="00393DC0" w:rsidP="00E36F0E">
            <w:r>
              <w:t>0x04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19977A7" w14:textId="77777777" w:rsidR="00E36F0E" w:rsidRPr="007164A2" w:rsidRDefault="00393DC0" w:rsidP="00E36F0E">
            <w:r>
              <w:t>WPA/WPA2/WPA3 Personal (passkey)</w:t>
            </w:r>
          </w:p>
        </w:tc>
      </w:tr>
      <w:tr w:rsidR="00E36F0E" w:rsidRPr="00C82768" w14:paraId="16C6BF8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AEA050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ECF96B6"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CD5B4A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D808A7D" w14:textId="77777777" w:rsidR="00E36F0E" w:rsidRDefault="00393DC0" w:rsidP="00E36F0E">
            <w:r>
              <w:t>WPA_Enterprise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74DC81C" w14:textId="77777777" w:rsidR="00E36F0E" w:rsidRDefault="00393DC0" w:rsidP="00E36F0E">
            <w:r>
              <w:t>0x05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E02A6D4" w14:textId="77777777" w:rsidR="00E36F0E" w:rsidRPr="007164A2" w:rsidRDefault="00393DC0" w:rsidP="00E36F0E">
            <w:r>
              <w:t>WPA/WPA2/WPA3 Enterprise (EAP-PEAP/EAP-TLS/etc) (not supported)</w:t>
            </w:r>
          </w:p>
        </w:tc>
      </w:tr>
      <w:tr w:rsidR="00E36F0E" w:rsidRPr="00C82768" w14:paraId="3B19D61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1AE4D7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6DEF3F8"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242693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8CAD053" w14:textId="77777777" w:rsidR="00E36F0E" w:rsidRDefault="00393DC0" w:rsidP="00E36F0E">
            <w:r>
              <w:t>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7A6D13B" w14:textId="77777777" w:rsidR="00E36F0E" w:rsidRDefault="00393DC0" w:rsidP="00E36F0E">
            <w:r>
              <w:t>0x06</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5B56614" w14:textId="77777777" w:rsidR="00E36F0E" w:rsidRPr="007164A2" w:rsidRDefault="00E36F0E" w:rsidP="00E36F0E"/>
        </w:tc>
      </w:tr>
      <w:tr w:rsidR="00E36F0E" w:rsidRPr="00C82768" w14:paraId="02FB221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93745D6" w14:textId="77777777" w:rsidR="00E36F0E" w:rsidRDefault="00393DC0" w:rsidP="00E36F0E">
            <w:pPr>
              <w:jc w:val="center"/>
            </w:pPr>
            <w:r>
              <w:t xml:space="preserve">R </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87F0AE5" w14:textId="77777777" w:rsidR="00E36F0E" w:rsidRPr="00DA43D2" w:rsidRDefault="00393DC0" w:rsidP="00E36F0E">
            <w:r>
              <w:t>WlanWepSecurity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CD1B91A" w14:textId="77777777" w:rsidR="00E36F0E" w:rsidRPr="00C82768" w:rsidRDefault="00393DC0" w:rsidP="00E36F0E">
            <w:r>
              <w:t>-</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4B6DFFA"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6BB693D" w14:textId="77777777" w:rsidR="00E36F0E" w:rsidRPr="008127A4"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EC126D1" w14:textId="77777777" w:rsidR="00E36F0E" w:rsidRPr="0052707D" w:rsidRDefault="00393DC0" w:rsidP="00E36F0E">
            <w:pPr>
              <w:rPr>
                <w:highlight w:val="yellow"/>
              </w:rPr>
            </w:pPr>
            <w:r w:rsidRPr="007164A2">
              <w:t>WEP Settings</w:t>
            </w:r>
          </w:p>
        </w:tc>
      </w:tr>
      <w:tr w:rsidR="00E36F0E" w:rsidRPr="00C82768" w14:paraId="295CBDE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757205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481C4D0"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1684A7C"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8FE589A" w14:textId="77777777" w:rsidR="00E36F0E" w:rsidRDefault="00393DC0" w:rsidP="00E36F0E">
            <w:r>
              <w:t>Key</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099F8D1" w14:textId="77777777" w:rsidR="00E36F0E" w:rsidRPr="00F1221C" w:rsidRDefault="00393DC0" w:rsidP="00E36F0E">
            <w:r w:rsidRPr="00F1221C">
              <w:t>Char Value:0-255</w:t>
            </w:r>
          </w:p>
          <w:p w14:paraId="3DEB40EB"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5264CCB" w14:textId="77777777" w:rsidR="00E36F0E" w:rsidRPr="0052707D" w:rsidRDefault="00E36F0E" w:rsidP="00E36F0E">
            <w:pPr>
              <w:rPr>
                <w:highlight w:val="yellow"/>
              </w:rPr>
            </w:pPr>
          </w:p>
        </w:tc>
      </w:tr>
      <w:tr w:rsidR="00E36F0E" w:rsidRPr="00C82768" w14:paraId="280C310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5EEC6B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44A85B2"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9F7B304" w14:textId="77777777" w:rsidR="00E36F0E"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E9B6083" w14:textId="77777777" w:rsidR="00E36F0E" w:rsidRDefault="00393DC0" w:rsidP="00E36F0E">
            <w:r>
              <w:t>defaultKeyIndex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9D28D68" w14:textId="77777777" w:rsidR="00E36F0E"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D87A687" w14:textId="77777777" w:rsidR="00E36F0E" w:rsidRPr="0052707D" w:rsidRDefault="00E36F0E" w:rsidP="00E36F0E">
            <w:pPr>
              <w:rPr>
                <w:highlight w:val="yellow"/>
              </w:rPr>
            </w:pPr>
          </w:p>
        </w:tc>
      </w:tr>
      <w:tr w:rsidR="00E36F0E" w:rsidRPr="00C82768" w14:paraId="1CBFD61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6C2BFC6"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843F908" w14:textId="77777777" w:rsidR="00E36F0E" w:rsidRPr="00DA43D2" w:rsidRDefault="00393DC0" w:rsidP="00E36F0E">
            <w:r>
              <w:t>WlanWpsSecurity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2B5632C" w14:textId="77777777" w:rsidR="00E36F0E" w:rsidRPr="00C82768" w:rsidRDefault="00393DC0" w:rsidP="00E36F0E">
            <w:r>
              <w:t>-</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3AA82D4"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F69AB74" w14:textId="77777777" w:rsidR="00E36F0E" w:rsidRPr="008127A4"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3E3299A" w14:textId="77777777" w:rsidR="00E36F0E" w:rsidRPr="0052707D" w:rsidRDefault="00393DC0" w:rsidP="00E36F0E">
            <w:pPr>
              <w:rPr>
                <w:highlight w:val="yellow"/>
              </w:rPr>
            </w:pPr>
            <w:r w:rsidRPr="007164A2">
              <w:t>WPS Settings</w:t>
            </w:r>
          </w:p>
        </w:tc>
      </w:tr>
      <w:tr w:rsidR="00E36F0E" w:rsidRPr="00C82768" w14:paraId="5230AF3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684B50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C20A4E2"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B622A72" w14:textId="77777777" w:rsidR="00E36F0E" w:rsidRDefault="00393DC0" w:rsidP="00E36F0E">
            <w:r>
              <w:t>WlanWpsType</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0034809"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8EF350C" w14:textId="77777777" w:rsidR="00E36F0E" w:rsidRDefault="00E36F0E" w:rsidP="00E36F0E"/>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BD2D48B" w14:textId="77777777" w:rsidR="00E36F0E" w:rsidRPr="0052707D" w:rsidRDefault="00393DC0" w:rsidP="00E36F0E">
            <w:pPr>
              <w:rPr>
                <w:highlight w:val="yellow"/>
              </w:rPr>
            </w:pPr>
            <w:r>
              <w:t>Type</w:t>
            </w:r>
          </w:p>
        </w:tc>
      </w:tr>
      <w:tr w:rsidR="00E36F0E" w:rsidRPr="00C82768" w14:paraId="57CB05D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0BF144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D79E5F9"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87856CD"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BA6CC0A"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8EE861B" w14:textId="77777777" w:rsidR="00E36F0E" w:rsidRPr="00F1221C" w:rsidRDefault="00393DC0" w:rsidP="00E36F0E">
            <w:r w:rsidRPr="00F1221C">
              <w:t>Char Value:0-255</w:t>
            </w:r>
          </w:p>
          <w:p w14:paraId="019B97FF"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922D17A" w14:textId="77777777" w:rsidR="00E36F0E" w:rsidRPr="0052707D" w:rsidRDefault="00393DC0" w:rsidP="00E36F0E">
            <w:pPr>
              <w:rPr>
                <w:highlight w:val="yellow"/>
              </w:rPr>
            </w:pPr>
            <w:r>
              <w:t>Pin</w:t>
            </w:r>
          </w:p>
        </w:tc>
      </w:tr>
      <w:tr w:rsidR="00E36F0E" w:rsidRPr="00C82768" w14:paraId="4529EF9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2AD0512"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2A83AD6" w14:textId="77777777" w:rsidR="00E36F0E" w:rsidRPr="00DA43D2" w:rsidRDefault="00393DC0" w:rsidP="00E36F0E">
            <w:r>
              <w:t>WlanWpaPersonalSecurity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AE5FF87"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488CB71"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EF16905" w14:textId="77777777" w:rsidR="00E36F0E" w:rsidRPr="00F1221C" w:rsidRDefault="00393DC0" w:rsidP="00E36F0E">
            <w:r w:rsidRPr="00F1221C">
              <w:t>Char Value:0-255</w:t>
            </w:r>
          </w:p>
          <w:p w14:paraId="6E56BCC8"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09527F1" w14:textId="77777777" w:rsidR="00E36F0E" w:rsidRPr="0052707D" w:rsidRDefault="00393DC0" w:rsidP="00E36F0E">
            <w:pPr>
              <w:rPr>
                <w:highlight w:val="yellow"/>
              </w:rPr>
            </w:pPr>
            <w:r w:rsidRPr="007164A2">
              <w:t>WPA/WPA2</w:t>
            </w:r>
            <w:r>
              <w:t>/WPA3</w:t>
            </w:r>
            <w:r w:rsidRPr="007164A2">
              <w:t>-Personal Settings - password</w:t>
            </w:r>
          </w:p>
        </w:tc>
      </w:tr>
      <w:tr w:rsidR="00E36F0E" w:rsidRPr="00C82768" w14:paraId="781EB91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4D93FAE"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D6CEF85" w14:textId="77777777" w:rsidR="00E36F0E" w:rsidRPr="00DA43D2" w:rsidRDefault="00393DC0" w:rsidP="00E36F0E">
            <w:r>
              <w:t>WlanPairwiseCipher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72D9E27"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C191A07"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A0872E8" w14:textId="77777777" w:rsidR="00E36F0E" w:rsidRPr="008127A4"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12D0B7E" w14:textId="77777777" w:rsidR="00E36F0E" w:rsidRPr="0052707D" w:rsidRDefault="00393DC0" w:rsidP="00E36F0E">
            <w:pPr>
              <w:rPr>
                <w:highlight w:val="yellow"/>
              </w:rPr>
            </w:pPr>
            <w:r w:rsidRPr="007164A2">
              <w:t>Pair cipher</w:t>
            </w:r>
          </w:p>
        </w:tc>
      </w:tr>
      <w:tr w:rsidR="00E36F0E" w:rsidRPr="00C82768" w14:paraId="571EF2A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DB06D4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45DB57C"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A08045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09BD446" w14:textId="77777777" w:rsidR="00E36F0E" w:rsidRDefault="00393DC0" w:rsidP="00E36F0E">
            <w:pPr>
              <w:rPr>
                <w:rFonts w:cs="Arial"/>
                <w:color w:val="000000"/>
              </w:rPr>
            </w:pPr>
            <w:r>
              <w:rPr>
                <w:rFonts w:cs="Arial"/>
                <w:color w:val="000000"/>
              </w:rPr>
              <w:t>PAIR_MIN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52B6AA1"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DA67D3A" w14:textId="77777777" w:rsidR="00E36F0E" w:rsidRPr="0052707D" w:rsidRDefault="00E36F0E" w:rsidP="00E36F0E">
            <w:pPr>
              <w:rPr>
                <w:highlight w:val="yellow"/>
              </w:rPr>
            </w:pPr>
          </w:p>
        </w:tc>
      </w:tr>
      <w:tr w:rsidR="00E36F0E" w:rsidRPr="00C82768" w14:paraId="32C16E9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94F2584"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C5F0BAC"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54FB3B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DADE1A7" w14:textId="77777777" w:rsidR="00E36F0E" w:rsidRDefault="00393DC0" w:rsidP="00E36F0E">
            <w:pPr>
              <w:rPr>
                <w:rFonts w:cs="Arial"/>
                <w:color w:val="000000"/>
              </w:rPr>
            </w:pPr>
            <w:r>
              <w:rPr>
                <w:rFonts w:cs="Arial"/>
                <w:color w:val="000000"/>
              </w:rPr>
              <w:t>PAIR_NONE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2B66E73"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BB8271E" w14:textId="77777777" w:rsidR="00E36F0E" w:rsidRPr="007164A2" w:rsidRDefault="00393DC0" w:rsidP="00E36F0E">
            <w:r w:rsidRPr="007164A2">
              <w:t>None</w:t>
            </w:r>
          </w:p>
        </w:tc>
      </w:tr>
      <w:tr w:rsidR="00E36F0E" w:rsidRPr="00C82768" w14:paraId="2FB2D29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1BD1FC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F79E01B"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1971D1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D44A8F1" w14:textId="77777777" w:rsidR="00E36F0E" w:rsidRDefault="00393DC0" w:rsidP="00E36F0E">
            <w:pPr>
              <w:rPr>
                <w:rFonts w:cs="Arial"/>
                <w:color w:val="000000"/>
              </w:rPr>
            </w:pPr>
            <w:r>
              <w:rPr>
                <w:rFonts w:cs="Arial"/>
                <w:color w:val="000000"/>
              </w:rPr>
              <w:t>PAIR_TKIP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E12035D"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417CA25" w14:textId="77777777" w:rsidR="00E36F0E" w:rsidRPr="007164A2" w:rsidRDefault="00393DC0" w:rsidP="00E36F0E">
            <w:r>
              <w:t>TKIP</w:t>
            </w:r>
          </w:p>
        </w:tc>
      </w:tr>
      <w:tr w:rsidR="00E36F0E" w:rsidRPr="00C82768" w14:paraId="64CB35F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A45F34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893A1E5"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2B6AEA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5560133" w14:textId="77777777" w:rsidR="00E36F0E" w:rsidRDefault="00393DC0" w:rsidP="00E36F0E">
            <w:pPr>
              <w:rPr>
                <w:rFonts w:cs="Arial"/>
                <w:color w:val="000000"/>
              </w:rPr>
            </w:pPr>
            <w:r>
              <w:rPr>
                <w:rFonts w:cs="Arial"/>
                <w:color w:val="000000"/>
              </w:rPr>
              <w:t>PAIR_CCMP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F78C989"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7D86C9B" w14:textId="77777777" w:rsidR="00E36F0E" w:rsidRPr="007164A2" w:rsidRDefault="00393DC0" w:rsidP="00E36F0E">
            <w:r>
              <w:t>CCMP/AES</w:t>
            </w:r>
          </w:p>
        </w:tc>
      </w:tr>
      <w:tr w:rsidR="00E36F0E" w:rsidRPr="00C82768" w14:paraId="0D87902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2E3609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7FE2CD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D0C259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60A6BF1" w14:textId="77777777" w:rsidR="00E36F0E" w:rsidRDefault="00393DC0" w:rsidP="00E36F0E">
            <w:pPr>
              <w:rPr>
                <w:rFonts w:cs="Arial"/>
                <w:color w:val="000000"/>
              </w:rPr>
            </w:pPr>
            <w:r>
              <w:rPr>
                <w:rFonts w:cs="Arial"/>
                <w:color w:val="000000"/>
              </w:rPr>
              <w:t>PAIR_TKIPCCMP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8DBD9FC"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54685CB" w14:textId="77777777" w:rsidR="00E36F0E" w:rsidRPr="007164A2" w:rsidRDefault="00393DC0" w:rsidP="00E36F0E">
            <w:r>
              <w:t>Mixmode – tkip or ccmp</w:t>
            </w:r>
          </w:p>
        </w:tc>
      </w:tr>
      <w:tr w:rsidR="00E36F0E" w:rsidRPr="00C82768" w14:paraId="6743BA5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4B1954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BB8F40D"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1776B18"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D543F6D" w14:textId="77777777" w:rsidR="00E36F0E" w:rsidRDefault="00393DC0" w:rsidP="00E36F0E">
            <w:pPr>
              <w:rPr>
                <w:rFonts w:cs="Arial"/>
                <w:color w:val="000000"/>
              </w:rPr>
            </w:pPr>
            <w:r>
              <w:rPr>
                <w:rFonts w:cs="Arial"/>
                <w:color w:val="000000"/>
              </w:rPr>
              <w:t>PAIR_MAX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4120BEC" w14:textId="77777777" w:rsidR="00E36F0E" w:rsidRDefault="00393DC0" w:rsidP="00E36F0E">
            <w:r>
              <w:t>0x5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3600F9D" w14:textId="77777777" w:rsidR="00E36F0E" w:rsidRPr="0052707D" w:rsidRDefault="00E36F0E" w:rsidP="00E36F0E">
            <w:pPr>
              <w:rPr>
                <w:highlight w:val="yellow"/>
              </w:rPr>
            </w:pPr>
          </w:p>
        </w:tc>
      </w:tr>
      <w:tr w:rsidR="00E36F0E" w:rsidRPr="00C82768" w14:paraId="1501580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C4FD626"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DD73B09" w14:textId="77777777" w:rsidR="00E36F0E" w:rsidRPr="00DA43D2" w:rsidRDefault="00393DC0" w:rsidP="00E36F0E">
            <w:r>
              <w:t>WlanGroupCipher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50089D6"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0B487BF"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8C87C49" w14:textId="77777777" w:rsidR="00E36F0E" w:rsidRPr="008127A4"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E54C472" w14:textId="77777777" w:rsidR="00E36F0E" w:rsidRPr="0052707D" w:rsidRDefault="00393DC0" w:rsidP="00E36F0E">
            <w:pPr>
              <w:rPr>
                <w:highlight w:val="yellow"/>
              </w:rPr>
            </w:pPr>
            <w:r w:rsidRPr="007164A2">
              <w:t>Group cipher</w:t>
            </w:r>
          </w:p>
        </w:tc>
      </w:tr>
      <w:tr w:rsidR="00E36F0E" w:rsidRPr="00C82768" w14:paraId="6D2769B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F99EB5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EE54ACE"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D73ACA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9B3918F" w14:textId="77777777" w:rsidR="00E36F0E" w:rsidRDefault="00393DC0" w:rsidP="00E36F0E">
            <w:pPr>
              <w:rPr>
                <w:rFonts w:cs="Arial"/>
                <w:color w:val="000000"/>
              </w:rPr>
            </w:pPr>
            <w:r>
              <w:rPr>
                <w:rFonts w:cs="Arial"/>
                <w:color w:val="000000"/>
              </w:rPr>
              <w:t>GROUP_MIN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8E3DD57"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8AF0388" w14:textId="77777777" w:rsidR="00E36F0E" w:rsidRPr="0052707D" w:rsidRDefault="00E36F0E" w:rsidP="00E36F0E">
            <w:pPr>
              <w:rPr>
                <w:highlight w:val="yellow"/>
              </w:rPr>
            </w:pPr>
          </w:p>
        </w:tc>
      </w:tr>
      <w:tr w:rsidR="00E36F0E" w:rsidRPr="00C82768" w14:paraId="2A7B17B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C0EC41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D851B30"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670FE2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7D389AA" w14:textId="77777777" w:rsidR="00E36F0E" w:rsidRDefault="00393DC0" w:rsidP="00E36F0E">
            <w:pPr>
              <w:rPr>
                <w:rFonts w:cs="Arial"/>
                <w:color w:val="000000"/>
              </w:rPr>
            </w:pPr>
            <w:r>
              <w:rPr>
                <w:rFonts w:cs="Arial"/>
                <w:color w:val="000000"/>
              </w:rPr>
              <w:t>GROUP_NONE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9553B11"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5C7BBC4" w14:textId="77777777" w:rsidR="00E36F0E" w:rsidRPr="007164A2" w:rsidRDefault="00393DC0" w:rsidP="00E36F0E">
            <w:r w:rsidRPr="007164A2">
              <w:t>None</w:t>
            </w:r>
          </w:p>
        </w:tc>
      </w:tr>
      <w:tr w:rsidR="00E36F0E" w:rsidRPr="00C82768" w14:paraId="348C9A2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F495BD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C55F058"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7F24F9D"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5E5063D" w14:textId="77777777" w:rsidR="00E36F0E" w:rsidRDefault="00393DC0" w:rsidP="00E36F0E">
            <w:pPr>
              <w:rPr>
                <w:rFonts w:cs="Arial"/>
                <w:color w:val="000000"/>
              </w:rPr>
            </w:pPr>
            <w:r>
              <w:rPr>
                <w:rFonts w:cs="Arial"/>
                <w:color w:val="000000"/>
              </w:rPr>
              <w:t>GROUP_TKIP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E2D2195"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46E3FA6" w14:textId="77777777" w:rsidR="00E36F0E" w:rsidRPr="007164A2" w:rsidRDefault="00393DC0" w:rsidP="00E36F0E">
            <w:r>
              <w:t>TKIP</w:t>
            </w:r>
          </w:p>
        </w:tc>
      </w:tr>
      <w:tr w:rsidR="00E36F0E" w:rsidRPr="00C82768" w14:paraId="414AE16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1026B4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4DAB44D"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543AD3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058D625" w14:textId="77777777" w:rsidR="00E36F0E" w:rsidRDefault="00393DC0" w:rsidP="00E36F0E">
            <w:pPr>
              <w:rPr>
                <w:rFonts w:cs="Arial"/>
                <w:color w:val="000000"/>
              </w:rPr>
            </w:pPr>
            <w:r>
              <w:rPr>
                <w:rFonts w:cs="Arial"/>
                <w:color w:val="000000"/>
              </w:rPr>
              <w:t>GROUP_CCMP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B1C2814"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23A4A8C" w14:textId="77777777" w:rsidR="00E36F0E" w:rsidRPr="007164A2" w:rsidRDefault="00393DC0" w:rsidP="00E36F0E">
            <w:r>
              <w:t>CCMP/AES</w:t>
            </w:r>
          </w:p>
        </w:tc>
      </w:tr>
      <w:tr w:rsidR="00E36F0E" w:rsidRPr="00C82768" w14:paraId="63EE2D6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0B6390E"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9B7CBF8"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B18A29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B21545E" w14:textId="77777777" w:rsidR="00E36F0E" w:rsidRDefault="00393DC0" w:rsidP="00E36F0E">
            <w:pPr>
              <w:rPr>
                <w:rFonts w:cs="Arial"/>
                <w:color w:val="000000"/>
              </w:rPr>
            </w:pPr>
            <w:r>
              <w:rPr>
                <w:rFonts w:cs="Arial"/>
                <w:color w:val="000000"/>
              </w:rPr>
              <w:t>GROUP_TKIPCCMP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8AE5CC3"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4296AAD" w14:textId="77777777" w:rsidR="00E36F0E" w:rsidRPr="007164A2" w:rsidRDefault="00393DC0" w:rsidP="00E36F0E">
            <w:r>
              <w:t>Mixmode – tkip or ccmp</w:t>
            </w:r>
          </w:p>
        </w:tc>
      </w:tr>
      <w:tr w:rsidR="00E36F0E" w:rsidRPr="00C82768" w14:paraId="50E6FDB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35108A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6C6FEDD"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B2C1D3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66A3C13" w14:textId="77777777" w:rsidR="00E36F0E" w:rsidRDefault="00393DC0" w:rsidP="00E36F0E">
            <w:pPr>
              <w:rPr>
                <w:rFonts w:cs="Arial"/>
                <w:color w:val="000000"/>
              </w:rPr>
            </w:pPr>
            <w:r>
              <w:rPr>
                <w:rFonts w:cs="Arial"/>
                <w:color w:val="000000"/>
              </w:rPr>
              <w:t>GROUP_MAX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48F5E14" w14:textId="77777777" w:rsidR="00E36F0E" w:rsidRDefault="00393DC0" w:rsidP="00E36F0E">
            <w:r>
              <w:t>0x5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B18C916" w14:textId="77777777" w:rsidR="00E36F0E" w:rsidRPr="0052707D" w:rsidRDefault="00E36F0E" w:rsidP="00E36F0E">
            <w:pPr>
              <w:rPr>
                <w:highlight w:val="yellow"/>
              </w:rPr>
            </w:pPr>
          </w:p>
        </w:tc>
      </w:tr>
      <w:tr w:rsidR="00E36F0E" w:rsidRPr="00C82768" w14:paraId="57C1C83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8A08CE8"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24A6CEF" w14:textId="77777777" w:rsidR="00E36F0E" w:rsidRPr="00DA43D2" w:rsidRDefault="00393DC0" w:rsidP="00E36F0E">
            <w:r>
              <w:t>WlanWpaEnterprise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C41DFB3" w14:textId="77777777" w:rsidR="00E36F0E" w:rsidRDefault="00393DC0" w:rsidP="00E36F0E">
            <w:r>
              <w:t>TBD</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62F8575"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81FB284" w14:textId="77777777" w:rsidR="00E36F0E" w:rsidRPr="008127A4"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3106A0F" w14:textId="77777777" w:rsidR="00E36F0E" w:rsidRPr="007164A2" w:rsidRDefault="00393DC0" w:rsidP="00E36F0E">
            <w:pPr>
              <w:rPr>
                <w:highlight w:val="yellow"/>
              </w:rPr>
            </w:pPr>
            <w:r w:rsidRPr="007164A2">
              <w:t>TBD</w:t>
            </w:r>
          </w:p>
        </w:tc>
      </w:tr>
      <w:tr w:rsidR="00E36F0E" w:rsidRPr="00C82768" w14:paraId="2422849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02BEA09" w14:textId="77777777" w:rsidR="00E36F0E" w:rsidRDefault="00393DC0" w:rsidP="00E36F0E">
            <w:pPr>
              <w:jc w:val="center"/>
            </w:pPr>
            <w:r>
              <w:lastRenderedPageBreak/>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FBE2A3E" w14:textId="77777777" w:rsidR="00E36F0E" w:rsidRPr="00DA43D2" w:rsidRDefault="00393DC0" w:rsidP="00E36F0E">
            <w:r>
              <w:t>WlanIpv4AddrType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D677798"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563F1CA"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63F97B1" w14:textId="77777777" w:rsidR="00E36F0E" w:rsidRPr="008127A4"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0AB3BD0" w14:textId="77777777" w:rsidR="00E36F0E" w:rsidRPr="0052707D" w:rsidRDefault="00E36F0E" w:rsidP="00E36F0E">
            <w:pPr>
              <w:rPr>
                <w:highlight w:val="yellow"/>
              </w:rPr>
            </w:pPr>
          </w:p>
        </w:tc>
      </w:tr>
      <w:tr w:rsidR="00E36F0E" w:rsidRPr="00C82768" w14:paraId="7DDEC27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B45492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C145522"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312A56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D607F7D" w14:textId="77777777" w:rsidR="00E36F0E" w:rsidRDefault="00393DC0" w:rsidP="00E36F0E">
            <w:pPr>
              <w:rPr>
                <w:rFonts w:cs="Arial"/>
                <w:color w:val="000000"/>
              </w:rPr>
            </w:pPr>
            <w:r>
              <w:rPr>
                <w:rFonts w:cs="Arial"/>
                <w:color w:val="000000"/>
              </w:rPr>
              <w:t>WLAN_IPV4_ADDR_MIN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A07D027"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8C94EBF" w14:textId="77777777" w:rsidR="00E36F0E" w:rsidRPr="0052707D" w:rsidRDefault="00E36F0E" w:rsidP="00E36F0E">
            <w:pPr>
              <w:rPr>
                <w:highlight w:val="yellow"/>
              </w:rPr>
            </w:pPr>
          </w:p>
        </w:tc>
      </w:tr>
      <w:tr w:rsidR="00E36F0E" w:rsidRPr="00C82768" w14:paraId="7DC13E3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5D80BB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C46C200"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18D554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60CCE53" w14:textId="77777777" w:rsidR="00E36F0E" w:rsidRDefault="00393DC0" w:rsidP="00E36F0E">
            <w:pPr>
              <w:rPr>
                <w:rFonts w:cs="Arial"/>
                <w:color w:val="000000"/>
              </w:rPr>
            </w:pPr>
            <w:r>
              <w:rPr>
                <w:rFonts w:cs="Arial"/>
                <w:color w:val="000000"/>
              </w:rPr>
              <w:t>WLAN_IPV4_ADDR_NONE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453F79C"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44ECAA7" w14:textId="77777777" w:rsidR="00E36F0E" w:rsidRDefault="00393DC0" w:rsidP="00E36F0E">
            <w:pPr>
              <w:rPr>
                <w:rFonts w:cs="Arial"/>
                <w:color w:val="000000"/>
              </w:rPr>
            </w:pPr>
            <w:r>
              <w:rPr>
                <w:rFonts w:cs="Arial"/>
                <w:color w:val="000000"/>
              </w:rPr>
              <w:t>No IPv4 Addressing is used</w:t>
            </w:r>
          </w:p>
        </w:tc>
      </w:tr>
      <w:tr w:rsidR="00E36F0E" w:rsidRPr="00C82768" w14:paraId="79DA59B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97D6E44"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BFC2B40"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4141C8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2973E8F" w14:textId="77777777" w:rsidR="00E36F0E" w:rsidRDefault="00393DC0" w:rsidP="00E36F0E">
            <w:pPr>
              <w:rPr>
                <w:rFonts w:cs="Arial"/>
                <w:color w:val="000000"/>
              </w:rPr>
            </w:pPr>
            <w:r>
              <w:rPr>
                <w:rFonts w:cs="Arial"/>
                <w:color w:val="000000"/>
              </w:rPr>
              <w:t>WLAN_IPV4_ADDR_STATIC</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F47D3C8"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19485B5" w14:textId="77777777" w:rsidR="00E36F0E" w:rsidRDefault="00393DC0" w:rsidP="00E36F0E">
            <w:pPr>
              <w:rPr>
                <w:rFonts w:cs="Arial"/>
                <w:color w:val="000000"/>
              </w:rPr>
            </w:pPr>
            <w:r>
              <w:rPr>
                <w:rFonts w:cs="Arial"/>
                <w:color w:val="000000"/>
              </w:rPr>
              <w:t>Static IPv4 Address</w:t>
            </w:r>
          </w:p>
        </w:tc>
      </w:tr>
      <w:tr w:rsidR="00E36F0E" w:rsidRPr="00C82768" w14:paraId="0282103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8B120C4"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E42E422"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736B98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9784D55" w14:textId="77777777" w:rsidR="00E36F0E" w:rsidRDefault="00393DC0" w:rsidP="00E36F0E">
            <w:pPr>
              <w:rPr>
                <w:rFonts w:cs="Arial"/>
                <w:color w:val="000000"/>
              </w:rPr>
            </w:pPr>
            <w:r>
              <w:rPr>
                <w:rFonts w:cs="Arial"/>
                <w:color w:val="000000"/>
              </w:rPr>
              <w:t>WLAN_IPV4_ADDR_DHCP_CLIENT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73B6EE6"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E1A5028" w14:textId="77777777" w:rsidR="00E36F0E" w:rsidRDefault="00393DC0" w:rsidP="00E36F0E">
            <w:pPr>
              <w:rPr>
                <w:rFonts w:cs="Arial"/>
                <w:color w:val="000000"/>
              </w:rPr>
            </w:pPr>
            <w:r>
              <w:rPr>
                <w:rFonts w:cs="Arial"/>
                <w:color w:val="000000"/>
              </w:rPr>
              <w:t>DHCP Client IPv4 Address</w:t>
            </w:r>
          </w:p>
        </w:tc>
      </w:tr>
      <w:tr w:rsidR="00E36F0E" w:rsidRPr="00C82768" w14:paraId="7657EFB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2B5917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A9A102C"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36B2A3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13F960F" w14:textId="77777777" w:rsidR="00E36F0E" w:rsidRDefault="00393DC0" w:rsidP="00E36F0E">
            <w:pPr>
              <w:rPr>
                <w:rFonts w:cs="Arial"/>
                <w:color w:val="000000"/>
              </w:rPr>
            </w:pPr>
            <w:r>
              <w:rPr>
                <w:rFonts w:cs="Arial"/>
                <w:color w:val="000000"/>
              </w:rPr>
              <w:t>WLAN_IPV4_ADDR_DHCP_SERVER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F6CB6FB"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8B4ACD9" w14:textId="77777777" w:rsidR="00E36F0E" w:rsidRDefault="00393DC0" w:rsidP="00E36F0E">
            <w:pPr>
              <w:rPr>
                <w:rFonts w:cs="Arial"/>
                <w:color w:val="000000"/>
              </w:rPr>
            </w:pPr>
            <w:r>
              <w:rPr>
                <w:rFonts w:cs="Arial"/>
                <w:color w:val="000000"/>
              </w:rPr>
              <w:t>DHCP Server IPv4 Address</w:t>
            </w:r>
          </w:p>
        </w:tc>
      </w:tr>
      <w:tr w:rsidR="00E36F0E" w:rsidRPr="00C82768" w14:paraId="3A3B43D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69485D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ADE7546"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345C9C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75BD9B3" w14:textId="77777777" w:rsidR="00E36F0E" w:rsidRDefault="00393DC0" w:rsidP="00E36F0E">
            <w:pPr>
              <w:rPr>
                <w:rFonts w:cs="Arial"/>
                <w:color w:val="000000"/>
              </w:rPr>
            </w:pPr>
            <w:r>
              <w:rPr>
                <w:rFonts w:cs="Arial"/>
                <w:color w:val="000000"/>
              </w:rPr>
              <w:t>WLAN_IPV4_ADDR_MAX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9BB7727" w14:textId="77777777" w:rsidR="00E36F0E" w:rsidRDefault="00393DC0" w:rsidP="00E36F0E">
            <w:r>
              <w:t>0x5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7D6E5D0" w14:textId="77777777" w:rsidR="00E36F0E" w:rsidRPr="0052707D" w:rsidRDefault="00E36F0E" w:rsidP="00E36F0E">
            <w:pPr>
              <w:rPr>
                <w:highlight w:val="yellow"/>
              </w:rPr>
            </w:pPr>
          </w:p>
        </w:tc>
      </w:tr>
      <w:tr w:rsidR="00E36F0E" w:rsidRPr="00C82768" w14:paraId="1857A64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EA567F2"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A91592C" w14:textId="77777777" w:rsidR="00E36F0E" w:rsidRPr="00DA43D2" w:rsidRDefault="00393DC0" w:rsidP="00E36F0E">
            <w:r>
              <w:t>WlanIpv4Addr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516D7E8" w14:textId="77777777" w:rsidR="00E36F0E" w:rsidRPr="00C82768" w:rsidRDefault="00393DC0" w:rsidP="00E36F0E">
            <w:r>
              <w:t>-</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865C0EA" w14:textId="77777777" w:rsidR="00E36F0E" w:rsidRPr="008127A4"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2A69E7D" w14:textId="77777777" w:rsidR="00E36F0E" w:rsidRPr="008127A4"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D1ACDD8" w14:textId="77777777" w:rsidR="00E36F0E" w:rsidRPr="0052707D" w:rsidRDefault="00E36F0E" w:rsidP="00E36F0E">
            <w:pPr>
              <w:rPr>
                <w:highlight w:val="yellow"/>
              </w:rPr>
            </w:pPr>
          </w:p>
        </w:tc>
      </w:tr>
      <w:tr w:rsidR="00E36F0E" w:rsidRPr="00C82768" w14:paraId="3F1D9D2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5937F6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68AC146"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42558D9"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7CE3C13" w14:textId="77777777" w:rsidR="00E36F0E" w:rsidRDefault="00393DC0" w:rsidP="00E36F0E">
            <w:r>
              <w:t>Ip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DE36411" w14:textId="77777777" w:rsidR="00E36F0E" w:rsidRPr="00F1221C" w:rsidRDefault="00393DC0" w:rsidP="00E36F0E">
            <w:r w:rsidRPr="00F1221C">
              <w:t>Char Value:0-255</w:t>
            </w:r>
          </w:p>
          <w:p w14:paraId="0782BEBD"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DDC14FA" w14:textId="77777777" w:rsidR="00E36F0E" w:rsidRDefault="00393DC0" w:rsidP="00E36F0E">
            <w:pPr>
              <w:rPr>
                <w:rFonts w:cs="Arial"/>
                <w:color w:val="000000"/>
              </w:rPr>
            </w:pPr>
            <w:r>
              <w:rPr>
                <w:rFonts w:cs="Arial"/>
                <w:color w:val="000000"/>
              </w:rPr>
              <w:t>IP address of current connection</w:t>
            </w:r>
          </w:p>
        </w:tc>
      </w:tr>
      <w:tr w:rsidR="00E36F0E" w:rsidRPr="00C82768" w14:paraId="0CA2CFA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E21BA73"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EFAC836"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5DF91F7"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CEF7C1C" w14:textId="77777777" w:rsidR="00E36F0E" w:rsidRDefault="00393DC0" w:rsidP="00E36F0E">
            <w:r>
              <w:t>Netmask</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A790DAC" w14:textId="77777777" w:rsidR="00E36F0E" w:rsidRPr="00F1221C" w:rsidRDefault="00393DC0" w:rsidP="00E36F0E">
            <w:r w:rsidRPr="00F1221C">
              <w:t>Char Value:0-255</w:t>
            </w:r>
          </w:p>
          <w:p w14:paraId="210E4E9C"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CEA8951" w14:textId="77777777" w:rsidR="00E36F0E" w:rsidRDefault="00393DC0" w:rsidP="00E36F0E">
            <w:pPr>
              <w:rPr>
                <w:rFonts w:cs="Arial"/>
                <w:color w:val="000000"/>
              </w:rPr>
            </w:pPr>
            <w:r>
              <w:rPr>
                <w:rFonts w:cs="Arial"/>
                <w:color w:val="000000"/>
              </w:rPr>
              <w:t>Netmask of currenct connection</w:t>
            </w:r>
          </w:p>
        </w:tc>
      </w:tr>
      <w:tr w:rsidR="00E36F0E" w:rsidRPr="00C82768" w14:paraId="02E8FF0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D06053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B0352B1"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9883B39"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A54DB43" w14:textId="77777777" w:rsidR="00E36F0E" w:rsidRDefault="00393DC0" w:rsidP="00E36F0E">
            <w:r>
              <w:t>Gateway</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46C8637" w14:textId="77777777" w:rsidR="00E36F0E" w:rsidRPr="00F1221C" w:rsidRDefault="00393DC0" w:rsidP="00E36F0E">
            <w:r w:rsidRPr="00F1221C">
              <w:t>Char Value:0-255</w:t>
            </w:r>
          </w:p>
          <w:p w14:paraId="52659C89"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F330239" w14:textId="77777777" w:rsidR="00E36F0E" w:rsidRDefault="00393DC0" w:rsidP="00E36F0E">
            <w:pPr>
              <w:rPr>
                <w:rFonts w:cs="Arial"/>
                <w:color w:val="000000"/>
              </w:rPr>
            </w:pPr>
            <w:r>
              <w:rPr>
                <w:rFonts w:cs="Arial"/>
                <w:color w:val="000000"/>
              </w:rPr>
              <w:t>default gateway of current connection</w:t>
            </w:r>
          </w:p>
        </w:tc>
      </w:tr>
      <w:tr w:rsidR="00E36F0E" w:rsidRPr="00C82768" w14:paraId="48F56DD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F8B88F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712C0D4"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57C65F9"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060DCF2" w14:textId="77777777" w:rsidR="00E36F0E" w:rsidRDefault="00393DC0" w:rsidP="00E36F0E">
            <w:r>
              <w:t>dnsPref</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F090170" w14:textId="77777777" w:rsidR="00E36F0E" w:rsidRPr="00F1221C" w:rsidRDefault="00393DC0" w:rsidP="00E36F0E">
            <w:r w:rsidRPr="00F1221C">
              <w:t>Char Value:0-255</w:t>
            </w:r>
          </w:p>
          <w:p w14:paraId="5788F124"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B97C88C" w14:textId="77777777" w:rsidR="00E36F0E" w:rsidRDefault="00393DC0" w:rsidP="00E36F0E">
            <w:pPr>
              <w:rPr>
                <w:rFonts w:cs="Arial"/>
                <w:color w:val="000000"/>
              </w:rPr>
            </w:pPr>
            <w:r>
              <w:rPr>
                <w:rFonts w:cs="Arial"/>
                <w:color w:val="000000"/>
              </w:rPr>
              <w:t>Prefered DNS server</w:t>
            </w:r>
          </w:p>
        </w:tc>
      </w:tr>
      <w:tr w:rsidR="00E36F0E" w:rsidRPr="00C82768" w14:paraId="21067D2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A848A4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9BAB611"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AE77AF3"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D648EC7" w14:textId="77777777" w:rsidR="00E36F0E" w:rsidRDefault="00393DC0" w:rsidP="00E36F0E">
            <w:r>
              <w:t>dnsAlt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5C61B3E" w14:textId="77777777" w:rsidR="00E36F0E" w:rsidRPr="00F1221C" w:rsidRDefault="00393DC0" w:rsidP="00E36F0E">
            <w:r w:rsidRPr="00F1221C">
              <w:t>Char Value:0-255</w:t>
            </w:r>
          </w:p>
          <w:p w14:paraId="7C100724"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DEEE652" w14:textId="77777777" w:rsidR="00E36F0E" w:rsidRDefault="00393DC0" w:rsidP="00E36F0E">
            <w:pPr>
              <w:rPr>
                <w:rFonts w:cs="Arial"/>
                <w:color w:val="000000"/>
              </w:rPr>
            </w:pPr>
            <w:r>
              <w:rPr>
                <w:rFonts w:cs="Arial"/>
                <w:color w:val="000000"/>
              </w:rPr>
              <w:t>Secondary DNS server</w:t>
            </w:r>
          </w:p>
        </w:tc>
      </w:tr>
      <w:tr w:rsidR="00E36F0E" w:rsidRPr="00C82768" w14:paraId="7AF0988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0FD19B1"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8CF55D2" w14:textId="77777777" w:rsidR="00E36F0E" w:rsidRPr="00DA43D2" w:rsidRDefault="00393DC0" w:rsidP="00E36F0E">
            <w:r>
              <w:t>WlanIpv6AddrType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51C2DCF"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51633D8"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FCFB08B" w14:textId="77777777" w:rsidR="00E36F0E" w:rsidRPr="008127A4"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DB4C4D9" w14:textId="77777777" w:rsidR="00E36F0E" w:rsidRPr="0052707D" w:rsidRDefault="00E36F0E" w:rsidP="00E36F0E">
            <w:pPr>
              <w:rPr>
                <w:highlight w:val="yellow"/>
              </w:rPr>
            </w:pPr>
          </w:p>
        </w:tc>
      </w:tr>
      <w:tr w:rsidR="00E36F0E" w:rsidRPr="00C82768" w14:paraId="7456D0E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B17D81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CC8F564"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47AE8D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A43BFC6" w14:textId="77777777" w:rsidR="00E36F0E" w:rsidRDefault="00393DC0" w:rsidP="00E36F0E">
            <w:pPr>
              <w:rPr>
                <w:rFonts w:cs="Arial"/>
                <w:color w:val="000000"/>
              </w:rPr>
            </w:pPr>
            <w:r>
              <w:rPr>
                <w:rFonts w:cs="Arial"/>
                <w:color w:val="000000"/>
              </w:rPr>
              <w:t>WLAN_IPV6_ADDR_MIN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420DAD5"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B77F74A" w14:textId="77777777" w:rsidR="00E36F0E" w:rsidRPr="0052707D" w:rsidRDefault="00E36F0E" w:rsidP="00E36F0E">
            <w:pPr>
              <w:rPr>
                <w:highlight w:val="yellow"/>
              </w:rPr>
            </w:pPr>
          </w:p>
        </w:tc>
      </w:tr>
      <w:tr w:rsidR="00E36F0E" w:rsidRPr="00C82768" w14:paraId="5364678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19869C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F1FFFD8"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9A6CC8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F01F0D9" w14:textId="77777777" w:rsidR="00E36F0E" w:rsidRDefault="00393DC0" w:rsidP="00E36F0E">
            <w:pPr>
              <w:rPr>
                <w:rFonts w:cs="Arial"/>
                <w:color w:val="000000"/>
              </w:rPr>
            </w:pPr>
            <w:r>
              <w:rPr>
                <w:rFonts w:cs="Arial"/>
                <w:color w:val="000000"/>
              </w:rPr>
              <w:t>WLAN_IPV6_ADDR_NONE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8819471"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E288432" w14:textId="77777777" w:rsidR="00E36F0E" w:rsidRDefault="00393DC0" w:rsidP="00E36F0E">
            <w:pPr>
              <w:rPr>
                <w:rFonts w:cs="Arial"/>
                <w:color w:val="000000"/>
              </w:rPr>
            </w:pPr>
            <w:r>
              <w:rPr>
                <w:rFonts w:cs="Arial"/>
                <w:color w:val="000000"/>
              </w:rPr>
              <w:t>No IPv6 Addressing is used</w:t>
            </w:r>
          </w:p>
        </w:tc>
      </w:tr>
      <w:tr w:rsidR="00E36F0E" w:rsidRPr="00C82768" w14:paraId="69979F4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DE3849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C61C489"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DBD7A0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8FF82F0" w14:textId="77777777" w:rsidR="00E36F0E" w:rsidRDefault="00393DC0" w:rsidP="00E36F0E">
            <w:pPr>
              <w:rPr>
                <w:rFonts w:cs="Arial"/>
                <w:color w:val="000000"/>
              </w:rPr>
            </w:pPr>
            <w:r>
              <w:rPr>
                <w:rFonts w:cs="Arial"/>
                <w:color w:val="000000"/>
              </w:rPr>
              <w:t>WLAN_IPV6_ADDR_STATIC</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D4EF897"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9A3BD08" w14:textId="77777777" w:rsidR="00E36F0E" w:rsidRDefault="00393DC0" w:rsidP="00E36F0E">
            <w:pPr>
              <w:rPr>
                <w:rFonts w:cs="Arial"/>
                <w:color w:val="000000"/>
              </w:rPr>
            </w:pPr>
            <w:r>
              <w:rPr>
                <w:rFonts w:cs="Arial"/>
                <w:color w:val="000000"/>
              </w:rPr>
              <w:t>Static IPv6 Address</w:t>
            </w:r>
          </w:p>
        </w:tc>
      </w:tr>
      <w:tr w:rsidR="00E36F0E" w:rsidRPr="00C82768" w14:paraId="5B3A398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8C5D8D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91D2BA3"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F20039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A3605CE" w14:textId="77777777" w:rsidR="00E36F0E" w:rsidRDefault="00393DC0" w:rsidP="00E36F0E">
            <w:pPr>
              <w:rPr>
                <w:rFonts w:cs="Arial"/>
                <w:color w:val="000000"/>
              </w:rPr>
            </w:pPr>
            <w:r>
              <w:rPr>
                <w:rFonts w:cs="Arial"/>
                <w:color w:val="000000"/>
              </w:rPr>
              <w:t>WLAN_IPV6_ADDR_MAX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5897CCA"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68519C4" w14:textId="77777777" w:rsidR="00E36F0E" w:rsidRPr="0052707D" w:rsidRDefault="00E36F0E" w:rsidP="00E36F0E">
            <w:pPr>
              <w:rPr>
                <w:highlight w:val="yellow"/>
              </w:rPr>
            </w:pPr>
          </w:p>
        </w:tc>
      </w:tr>
      <w:tr w:rsidR="00E36F0E" w:rsidRPr="00C82768" w14:paraId="3A65EED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3BD311A"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C119C77" w14:textId="77777777" w:rsidR="00E36F0E" w:rsidRPr="00DA43D2" w:rsidRDefault="00393DC0" w:rsidP="00E36F0E">
            <w:r>
              <w:t>WlanIpv6Addr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AAC8241" w14:textId="77777777" w:rsidR="00E36F0E" w:rsidRDefault="00393DC0" w:rsidP="00E36F0E">
            <w:r>
              <w:t>TBD</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70DEFB9"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CB26CA3" w14:textId="77777777" w:rsidR="00E36F0E" w:rsidRPr="008127A4"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3FEA0A6" w14:textId="77777777" w:rsidR="00E36F0E" w:rsidRPr="0052707D" w:rsidRDefault="00E36F0E" w:rsidP="00E36F0E">
            <w:pPr>
              <w:rPr>
                <w:highlight w:val="yellow"/>
              </w:rPr>
            </w:pPr>
          </w:p>
        </w:tc>
      </w:tr>
      <w:tr w:rsidR="00E36F0E" w:rsidRPr="00C82768" w14:paraId="05A3C39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387EB6B"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05F4EBF" w14:textId="77777777" w:rsidR="00E36F0E" w:rsidRPr="00DA43D2" w:rsidRDefault="00393DC0" w:rsidP="00E36F0E">
            <w:r>
              <w:t>ExclusiveUse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35CDE5D"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CCB5B9E"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086A153"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7E7E0B2" w14:textId="77777777" w:rsidR="00E36F0E" w:rsidRPr="0052707D" w:rsidRDefault="00393DC0" w:rsidP="00E36F0E">
            <w:pPr>
              <w:rPr>
                <w:highlight w:val="yellow"/>
              </w:rPr>
            </w:pPr>
            <w:r w:rsidRPr="007164A2">
              <w:t>Exclusive to WIR Client</w:t>
            </w:r>
          </w:p>
        </w:tc>
      </w:tr>
      <w:tr w:rsidR="00E36F0E" w:rsidRPr="00C82768" w14:paraId="321BF63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69330CC" w14:textId="77777777" w:rsidR="00E36F0E" w:rsidRDefault="00393DC0" w:rsidP="00E36F0E">
            <w:pPr>
              <w:jc w:val="center"/>
            </w:pPr>
            <w:r>
              <w:lastRenderedPageBreak/>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7C4041D" w14:textId="77777777" w:rsidR="00E36F0E" w:rsidRPr="00DA43D2" w:rsidRDefault="00393DC0" w:rsidP="00E36F0E">
            <w:r>
              <w:t>WlanProfileSource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5DE85B6"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4BC3AEF"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42DB5EC" w14:textId="77777777" w:rsidR="00E36F0E" w:rsidRPr="008127A4"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8A8E311" w14:textId="77777777" w:rsidR="00E36F0E" w:rsidRPr="0052707D" w:rsidRDefault="00393DC0" w:rsidP="00E36F0E">
            <w:pPr>
              <w:rPr>
                <w:highlight w:val="yellow"/>
              </w:rPr>
            </w:pPr>
            <w:r w:rsidRPr="007164A2">
              <w:t>Origin of the profile</w:t>
            </w:r>
          </w:p>
        </w:tc>
      </w:tr>
      <w:tr w:rsidR="00E36F0E" w:rsidRPr="00C82768" w14:paraId="43EDA87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5C088A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6480446"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3D8F0E2"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49DE6E4" w14:textId="77777777" w:rsidR="00E36F0E" w:rsidRDefault="00393DC0" w:rsidP="00E36F0E">
            <w:pPr>
              <w:rPr>
                <w:rFonts w:cs="Arial"/>
                <w:color w:val="000000"/>
              </w:rPr>
            </w:pPr>
            <w:r>
              <w:rPr>
                <w:rFonts w:cs="Arial"/>
                <w:color w:val="000000"/>
              </w:rPr>
              <w:t>PROFSRC_DEFAULT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8AF9C08"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401CBA1" w14:textId="77777777" w:rsidR="00E36F0E" w:rsidRDefault="00393DC0" w:rsidP="00E36F0E">
            <w:pPr>
              <w:rPr>
                <w:rFonts w:cs="Arial"/>
                <w:color w:val="000000"/>
              </w:rPr>
            </w:pPr>
            <w:r>
              <w:rPr>
                <w:rFonts w:cs="Arial"/>
                <w:color w:val="000000"/>
              </w:rPr>
              <w:t>Default internal</w:t>
            </w:r>
          </w:p>
        </w:tc>
      </w:tr>
      <w:tr w:rsidR="00E36F0E" w:rsidRPr="00C82768" w14:paraId="6DDA519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F64DA4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B17026E"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CC4FC9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C1C1E41" w14:textId="77777777" w:rsidR="00E36F0E" w:rsidRDefault="00393DC0" w:rsidP="00E36F0E">
            <w:pPr>
              <w:rPr>
                <w:rFonts w:cs="Arial"/>
                <w:color w:val="000000"/>
              </w:rPr>
            </w:pPr>
            <w:r>
              <w:rPr>
                <w:rFonts w:cs="Arial"/>
                <w:color w:val="000000"/>
              </w:rPr>
              <w:t>PROFSRC_HMI</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DC169D1"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0057EB3" w14:textId="77777777" w:rsidR="00E36F0E" w:rsidRDefault="00393DC0" w:rsidP="00E36F0E">
            <w:pPr>
              <w:rPr>
                <w:rFonts w:cs="Arial"/>
                <w:color w:val="000000"/>
              </w:rPr>
            </w:pPr>
            <w:r>
              <w:rPr>
                <w:rFonts w:cs="Arial"/>
                <w:color w:val="000000"/>
              </w:rPr>
              <w:t>HMI/User configured</w:t>
            </w:r>
          </w:p>
        </w:tc>
      </w:tr>
      <w:tr w:rsidR="00E36F0E" w:rsidRPr="00C82768" w14:paraId="350E859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B7939B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4A909AA"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3E477E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ED9AFA3" w14:textId="77777777" w:rsidR="00E36F0E" w:rsidRDefault="00393DC0" w:rsidP="00E36F0E">
            <w:pPr>
              <w:rPr>
                <w:rFonts w:cs="Arial"/>
                <w:color w:val="000000"/>
              </w:rPr>
            </w:pPr>
            <w:r>
              <w:rPr>
                <w:rFonts w:cs="Arial"/>
                <w:color w:val="000000"/>
              </w:rPr>
              <w:t>PROFSRC_CLOUD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033F9AD"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4FE2642" w14:textId="77777777" w:rsidR="00E36F0E" w:rsidRDefault="00393DC0" w:rsidP="00E36F0E">
            <w:pPr>
              <w:rPr>
                <w:rFonts w:cs="Arial"/>
                <w:color w:val="000000"/>
              </w:rPr>
            </w:pPr>
            <w:r>
              <w:rPr>
                <w:rFonts w:cs="Arial"/>
                <w:color w:val="000000"/>
              </w:rPr>
              <w:t>Cloud pushed</w:t>
            </w:r>
          </w:p>
        </w:tc>
      </w:tr>
      <w:tr w:rsidR="00E36F0E" w:rsidRPr="00C82768" w14:paraId="3CB213E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9280D5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0944C0B"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4363DD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FEFB7B4" w14:textId="77777777" w:rsidR="00E36F0E" w:rsidRDefault="00393DC0" w:rsidP="00E36F0E">
            <w:pPr>
              <w:rPr>
                <w:rFonts w:cs="Arial"/>
                <w:color w:val="000000"/>
              </w:rPr>
            </w:pPr>
            <w:r>
              <w:rPr>
                <w:rFonts w:cs="Arial"/>
                <w:color w:val="000000"/>
              </w:rPr>
              <w:t>PROFSRC_SPECIAL</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A673042"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3B332D5" w14:textId="77777777" w:rsidR="00E36F0E" w:rsidRDefault="00393DC0" w:rsidP="00E36F0E">
            <w:pPr>
              <w:rPr>
                <w:rFonts w:cs="Arial"/>
                <w:color w:val="000000"/>
              </w:rPr>
            </w:pPr>
            <w:r>
              <w:rPr>
                <w:rFonts w:cs="Arial"/>
                <w:color w:val="000000"/>
              </w:rPr>
              <w:t>Special Intent</w:t>
            </w:r>
          </w:p>
        </w:tc>
      </w:tr>
      <w:tr w:rsidR="00E36F0E" w:rsidRPr="00C82768" w14:paraId="17AABFA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6B389B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0B74624"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20A94F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B00AE6E" w14:textId="77777777" w:rsidR="00E36F0E" w:rsidRDefault="00393DC0" w:rsidP="00E36F0E">
            <w:pPr>
              <w:rPr>
                <w:rFonts w:cs="Arial"/>
                <w:color w:val="000000"/>
              </w:rPr>
            </w:pPr>
            <w:r>
              <w:rPr>
                <w:rFonts w:cs="Arial"/>
                <w:color w:val="000000"/>
              </w:rPr>
              <w:t>PROFSRC_PROV</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4307EE0"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3802F7D" w14:textId="77777777" w:rsidR="00E36F0E" w:rsidRDefault="00393DC0" w:rsidP="00E36F0E">
            <w:pPr>
              <w:rPr>
                <w:rFonts w:cs="Arial"/>
                <w:color w:val="000000"/>
              </w:rPr>
            </w:pPr>
            <w:r>
              <w:rPr>
                <w:rFonts w:cs="Arial"/>
                <w:color w:val="000000"/>
              </w:rPr>
              <w:t>EOL provisioned</w:t>
            </w:r>
          </w:p>
        </w:tc>
      </w:tr>
      <w:tr w:rsidR="00E36F0E" w:rsidRPr="00C82768" w14:paraId="4B0B3AF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C8648A7"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69DD4E2" w14:textId="77777777" w:rsidR="00E36F0E" w:rsidRPr="00DA43D2" w:rsidRDefault="00393DC0" w:rsidP="00E36F0E">
            <w:r>
              <w:t>timestamp</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FFCAE01" w14:textId="77777777" w:rsidR="00E36F0E" w:rsidRDefault="00393DC0" w:rsidP="00E36F0E">
            <w:r>
              <w:t>Int64</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BAC3647" w14:textId="77777777" w:rsidR="00E36F0E" w:rsidRPr="007164A2"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8AB1A6E" w14:textId="77777777" w:rsidR="00E36F0E" w:rsidRDefault="00393DC0" w:rsidP="00E36F0E">
            <w:r>
              <w:t>0-18446744073709551615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721E997" w14:textId="77777777" w:rsidR="00E36F0E" w:rsidRPr="0052707D" w:rsidRDefault="00393DC0" w:rsidP="00E36F0E">
            <w:pPr>
              <w:rPr>
                <w:highlight w:val="yellow"/>
              </w:rPr>
            </w:pPr>
            <w:r w:rsidRPr="007164A2">
              <w:t>Last known time stamp</w:t>
            </w:r>
          </w:p>
        </w:tc>
      </w:tr>
      <w:tr w:rsidR="00E36F0E" w:rsidRPr="00C82768" w14:paraId="05EB950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8E21244"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3E369D5" w14:textId="77777777" w:rsidR="00E36F0E" w:rsidRPr="00DA43D2" w:rsidRDefault="00393DC0" w:rsidP="00E36F0E">
            <w:r>
              <w:t>hidden</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65FF3E3"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A1C0755"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05226BD"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AA4F8D9" w14:textId="77777777" w:rsidR="00E36F0E" w:rsidRPr="0052707D" w:rsidRDefault="00393DC0" w:rsidP="00E36F0E">
            <w:pPr>
              <w:rPr>
                <w:highlight w:val="yellow"/>
              </w:rPr>
            </w:pPr>
            <w:r w:rsidRPr="007164A2">
              <w:t>Hidden AP</w:t>
            </w:r>
          </w:p>
        </w:tc>
      </w:tr>
    </w:tbl>
    <w:p w14:paraId="39C0A1C8" w14:textId="77777777" w:rsidR="00E36F0E" w:rsidRDefault="00E36F0E"/>
    <w:p w14:paraId="624B7CC1" w14:textId="462E06DA" w:rsidR="00E36F0E" w:rsidRDefault="00393DC0" w:rsidP="00506E2F">
      <w:pPr>
        <w:pStyle w:val="Heading4"/>
      </w:pPr>
      <w:r w:rsidRPr="00B9479B">
        <w:t>MD-REQ-380289/A-GetEnableStatus</w:t>
      </w:r>
    </w:p>
    <w:p w14:paraId="1D65B606" w14:textId="77777777" w:rsidR="00E36F0E" w:rsidRPr="00235E57"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to get enable status</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6C53BF30"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6204C704" w14:textId="77777777" w:rsidR="00E36F0E" w:rsidRPr="00C82768" w:rsidRDefault="00E36F0E" w:rsidP="00E36F0E">
            <w:pPr>
              <w:spacing w:line="256" w:lineRule="auto"/>
              <w:rPr>
                <w:sz w:val="8"/>
              </w:rPr>
            </w:pPr>
          </w:p>
        </w:tc>
      </w:tr>
      <w:tr w:rsidR="00E36F0E" w:rsidRPr="00C82768" w14:paraId="63E50D3D"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63DA935D"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53544B99" w14:textId="77777777" w:rsidR="00E36F0E" w:rsidRPr="00C82768" w:rsidRDefault="00393DC0" w:rsidP="00E36F0E">
            <w:pPr>
              <w:spacing w:line="256" w:lineRule="auto"/>
            </w:pPr>
            <w:r w:rsidRPr="00DA32BB">
              <w:t>One-Shot (</w:t>
            </w:r>
            <w:r>
              <w:t>A-Synch)</w:t>
            </w:r>
          </w:p>
        </w:tc>
      </w:tr>
      <w:tr w:rsidR="00E36F0E" w:rsidRPr="00C82768" w14:paraId="3DCF3E29"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6539C323"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73FFF7B8" w14:textId="77777777" w:rsidR="00E36F0E" w:rsidRPr="00C82768" w:rsidRDefault="00393DC0" w:rsidP="00E36F0E">
            <w:pPr>
              <w:spacing w:line="256" w:lineRule="auto"/>
            </w:pPr>
            <w:r w:rsidRPr="00C82768">
              <w:t>Default</w:t>
            </w:r>
          </w:p>
        </w:tc>
      </w:tr>
      <w:tr w:rsidR="00E36F0E" w:rsidRPr="00C82768" w14:paraId="172B20BE"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52908F86"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0EDEDF59" w14:textId="77777777" w:rsidR="00E36F0E" w:rsidRPr="00C82768" w:rsidRDefault="00393DC0" w:rsidP="00E36F0E">
            <w:pPr>
              <w:spacing w:line="256" w:lineRule="auto"/>
            </w:pPr>
            <w:r w:rsidRPr="00C82768">
              <w:t>No</w:t>
            </w:r>
          </w:p>
        </w:tc>
      </w:tr>
      <w:tr w:rsidR="00E36F0E" w:rsidRPr="00C82768" w14:paraId="7DB17550"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6C93D078" w14:textId="77777777" w:rsidR="00E36F0E" w:rsidRPr="00C82768" w:rsidRDefault="00E36F0E" w:rsidP="00E36F0E">
            <w:pPr>
              <w:spacing w:line="256" w:lineRule="auto"/>
              <w:rPr>
                <w:sz w:val="8"/>
              </w:rPr>
            </w:pPr>
          </w:p>
        </w:tc>
      </w:tr>
      <w:tr w:rsidR="00E36F0E" w:rsidRPr="00C82768" w14:paraId="52C0F74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1BEE89A8"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2923B4CB"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59DBA384"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A1CDBA3"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022F081"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7715B1A" w14:textId="77777777" w:rsidR="00E36F0E" w:rsidRPr="00C82768" w:rsidRDefault="00393DC0" w:rsidP="00E36F0E">
            <w:pPr>
              <w:rPr>
                <w:b/>
              </w:rPr>
            </w:pPr>
            <w:r w:rsidRPr="00C82768">
              <w:rPr>
                <w:b/>
              </w:rPr>
              <w:t>Description</w:t>
            </w:r>
          </w:p>
        </w:tc>
      </w:tr>
      <w:tr w:rsidR="00E36F0E" w:rsidRPr="00C82768" w14:paraId="1D736B20"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4FDAF199" w14:textId="77777777" w:rsidR="00E36F0E" w:rsidRPr="00C82768" w:rsidRDefault="00393DC0" w:rsidP="00E36F0E">
            <w:pPr>
              <w:rPr>
                <w:b/>
              </w:rPr>
            </w:pPr>
            <w:r w:rsidRPr="00C82768">
              <w:rPr>
                <w:b/>
              </w:rPr>
              <w:t>Request</w:t>
            </w:r>
          </w:p>
        </w:tc>
      </w:tr>
      <w:tr w:rsidR="00E36F0E" w:rsidRPr="00C82768" w14:paraId="064DF91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FE17DB8"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38A0E68B"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tcPr>
          <w:p w14:paraId="0FB92F27"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tcPr>
          <w:p w14:paraId="4E5297AD"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51919DA4" w14:textId="77777777" w:rsidR="00E36F0E" w:rsidRPr="00F1221C" w:rsidRDefault="00393DC0" w:rsidP="00E36F0E">
            <w:r w:rsidRPr="00F1221C">
              <w:t>Char Value:0-255</w:t>
            </w:r>
          </w:p>
          <w:p w14:paraId="5A597597"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350119F7" w14:textId="77777777" w:rsidR="00E36F0E" w:rsidRPr="00C82768" w:rsidRDefault="00393DC0" w:rsidP="00E36F0E">
            <w:r>
              <w:t>Requesting app ID</w:t>
            </w:r>
          </w:p>
        </w:tc>
      </w:tr>
      <w:tr w:rsidR="00E36F0E" w:rsidRPr="00C82768" w14:paraId="23F9C7FF"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7859B175" w14:textId="77777777" w:rsidR="00E36F0E" w:rsidRPr="00C82768" w:rsidRDefault="00393DC0" w:rsidP="00E36F0E">
            <w:r w:rsidRPr="00C82768">
              <w:rPr>
                <w:b/>
              </w:rPr>
              <w:t>Response</w:t>
            </w:r>
          </w:p>
        </w:tc>
      </w:tr>
      <w:tr w:rsidR="00E36F0E" w:rsidRPr="00C82768" w14:paraId="26FF9E5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07A4A18"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E7946FF"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DA57B07"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06DA5F1"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983E5B2" w14:textId="77777777" w:rsidR="00E36F0E" w:rsidRPr="00F1221C" w:rsidRDefault="00393DC0" w:rsidP="00E36F0E">
            <w:r w:rsidRPr="00F1221C">
              <w:t>Char Value:0-255</w:t>
            </w:r>
          </w:p>
          <w:p w14:paraId="740F9AA7"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5ACF354" w14:textId="77777777" w:rsidR="00E36F0E" w:rsidRPr="00C82768" w:rsidRDefault="00393DC0" w:rsidP="00E36F0E">
            <w:r>
              <w:t>Requesting app ID</w:t>
            </w:r>
          </w:p>
        </w:tc>
      </w:tr>
      <w:tr w:rsidR="00E36F0E" w:rsidRPr="00C82768" w14:paraId="3D6ABAD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769DAED"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3008AD7" w14:textId="77777777" w:rsidR="00E36F0E" w:rsidRDefault="00393DC0" w:rsidP="00E36F0E">
            <w:r>
              <w:t>HmiRet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6DB44A7"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4E59FE5"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833FD52" w14:textId="77777777" w:rsidR="00E36F0E" w:rsidRPr="008127A4"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D89E032" w14:textId="77777777" w:rsidR="00E36F0E" w:rsidRDefault="00E36F0E" w:rsidP="00E36F0E"/>
        </w:tc>
      </w:tr>
      <w:tr w:rsidR="00E36F0E" w:rsidRPr="00C82768" w14:paraId="204D3F9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28F0B1F"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4AA7A8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B2A8354"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8FCE689" w14:textId="77777777" w:rsidR="00E36F0E" w:rsidRPr="00C82768" w:rsidRDefault="00393DC0" w:rsidP="00E36F0E">
            <w:r>
              <w:t>HMI_ERROR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924F860" w14:textId="77777777" w:rsidR="00E36F0E" w:rsidRPr="008127A4"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A595637" w14:textId="77777777" w:rsidR="00E36F0E" w:rsidRDefault="00393DC0" w:rsidP="00E36F0E">
            <w:r>
              <w:t>Error/Failure</w:t>
            </w:r>
          </w:p>
        </w:tc>
      </w:tr>
      <w:tr w:rsidR="00E36F0E" w:rsidRPr="00C82768" w14:paraId="56E0B7A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E8C715F"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CE61F3A"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348EC7B"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FA500A0" w14:textId="77777777" w:rsidR="00E36F0E" w:rsidRPr="00C82768" w:rsidRDefault="00393DC0" w:rsidP="00E36F0E">
            <w:r>
              <w:t>HMI_SUCCESS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815E114" w14:textId="77777777" w:rsidR="00E36F0E" w:rsidRPr="008127A4"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A6885C5" w14:textId="77777777" w:rsidR="00E36F0E" w:rsidRDefault="00393DC0" w:rsidP="00E36F0E">
            <w:r>
              <w:t>Success</w:t>
            </w:r>
          </w:p>
        </w:tc>
      </w:tr>
      <w:tr w:rsidR="00E36F0E" w:rsidRPr="00C82768" w14:paraId="3BD2F21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5F32AEA"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CC1F5EC" w14:textId="77777777" w:rsidR="00E36F0E" w:rsidRDefault="00393DC0" w:rsidP="00E36F0E">
            <w:r>
              <w:t>status</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804514D" w14:textId="77777777" w:rsidR="00E36F0E" w:rsidRPr="00C82768"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8AFC665"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A5AFF37"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FFD9175" w14:textId="77777777" w:rsidR="00E36F0E" w:rsidRPr="00DA7391" w:rsidRDefault="00393DC0" w:rsidP="00E36F0E">
            <w:pPr>
              <w:rPr>
                <w:rFonts w:cs="Arial"/>
                <w:szCs w:val="20"/>
              </w:rPr>
            </w:pPr>
            <w:r w:rsidRPr="00DA7391">
              <w:rPr>
                <w:rFonts w:cs="Arial"/>
                <w:szCs w:val="20"/>
              </w:rPr>
              <w:t>True - enabled, false-di</w:t>
            </w:r>
            <w:r>
              <w:rPr>
                <w:rFonts w:cs="Arial"/>
                <w:szCs w:val="20"/>
              </w:rPr>
              <w:t>s</w:t>
            </w:r>
            <w:r w:rsidRPr="00DA7391">
              <w:rPr>
                <w:rFonts w:cs="Arial"/>
                <w:szCs w:val="20"/>
              </w:rPr>
              <w:t>abled</w:t>
            </w:r>
          </w:p>
          <w:p w14:paraId="1DC2235A" w14:textId="77777777" w:rsidR="00E36F0E" w:rsidRDefault="00E36F0E" w:rsidP="00E36F0E"/>
        </w:tc>
      </w:tr>
    </w:tbl>
    <w:p w14:paraId="488456CA" w14:textId="4AF7712A" w:rsidR="00E36F0E" w:rsidRDefault="00393DC0" w:rsidP="00506E2F">
      <w:pPr>
        <w:pStyle w:val="Heading4"/>
      </w:pPr>
      <w:r w:rsidRPr="00B9479B">
        <w:t>MD-REQ-380290/A-SetNotification</w:t>
      </w:r>
    </w:p>
    <w:p w14:paraId="2C99F292" w14:textId="77777777" w:rsidR="00E36F0E" w:rsidRPr="00235E57"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to set notification on/off</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58A0A108"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28FBA2C8" w14:textId="77777777" w:rsidR="00E36F0E" w:rsidRPr="00C82768" w:rsidRDefault="00E36F0E" w:rsidP="00E36F0E">
            <w:pPr>
              <w:spacing w:line="256" w:lineRule="auto"/>
              <w:rPr>
                <w:sz w:val="8"/>
              </w:rPr>
            </w:pPr>
          </w:p>
        </w:tc>
      </w:tr>
      <w:tr w:rsidR="00E36F0E" w:rsidRPr="00C82768" w14:paraId="4024E30F"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254E8999"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51017651" w14:textId="77777777" w:rsidR="00E36F0E" w:rsidRPr="00C82768" w:rsidRDefault="00393DC0" w:rsidP="00E36F0E">
            <w:pPr>
              <w:spacing w:line="256" w:lineRule="auto"/>
            </w:pPr>
            <w:r w:rsidRPr="00DA32BB">
              <w:t>One-Shot (</w:t>
            </w:r>
            <w:r>
              <w:t>A-Synch)</w:t>
            </w:r>
          </w:p>
        </w:tc>
      </w:tr>
      <w:tr w:rsidR="00E36F0E" w:rsidRPr="00C82768" w14:paraId="223F3905"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622783EC"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20FCEDE5" w14:textId="77777777" w:rsidR="00E36F0E" w:rsidRPr="00C82768" w:rsidRDefault="00393DC0" w:rsidP="00E36F0E">
            <w:pPr>
              <w:spacing w:line="256" w:lineRule="auto"/>
            </w:pPr>
            <w:r w:rsidRPr="00C82768">
              <w:t>Default</w:t>
            </w:r>
          </w:p>
        </w:tc>
      </w:tr>
      <w:tr w:rsidR="00E36F0E" w:rsidRPr="00C82768" w14:paraId="7C55C219"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6E7B2B96"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0644113B" w14:textId="77777777" w:rsidR="00E36F0E" w:rsidRPr="00C82768" w:rsidRDefault="00393DC0" w:rsidP="00E36F0E">
            <w:pPr>
              <w:spacing w:line="256" w:lineRule="auto"/>
            </w:pPr>
            <w:r w:rsidRPr="00C82768">
              <w:t>No</w:t>
            </w:r>
          </w:p>
        </w:tc>
      </w:tr>
      <w:tr w:rsidR="00E36F0E" w:rsidRPr="00C82768" w14:paraId="17283919"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010425BB" w14:textId="77777777" w:rsidR="00E36F0E" w:rsidRPr="00C82768" w:rsidRDefault="00E36F0E" w:rsidP="00E36F0E">
            <w:pPr>
              <w:spacing w:line="256" w:lineRule="auto"/>
              <w:rPr>
                <w:sz w:val="8"/>
              </w:rPr>
            </w:pPr>
          </w:p>
        </w:tc>
      </w:tr>
      <w:tr w:rsidR="00E36F0E" w:rsidRPr="00C82768" w14:paraId="1614D52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7D233677"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4AED7C63"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13C9BBA8"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D30DFC4"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70543D6"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0083638" w14:textId="77777777" w:rsidR="00E36F0E" w:rsidRPr="00C82768" w:rsidRDefault="00393DC0" w:rsidP="00E36F0E">
            <w:pPr>
              <w:rPr>
                <w:b/>
              </w:rPr>
            </w:pPr>
            <w:r w:rsidRPr="00C82768">
              <w:rPr>
                <w:b/>
              </w:rPr>
              <w:t>Description</w:t>
            </w:r>
          </w:p>
        </w:tc>
      </w:tr>
      <w:tr w:rsidR="00E36F0E" w:rsidRPr="00C82768" w14:paraId="46FA3F0E"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384194E7" w14:textId="77777777" w:rsidR="00E36F0E" w:rsidRPr="00C82768" w:rsidRDefault="00393DC0" w:rsidP="00E36F0E">
            <w:pPr>
              <w:rPr>
                <w:b/>
              </w:rPr>
            </w:pPr>
            <w:r w:rsidRPr="00C82768">
              <w:rPr>
                <w:b/>
              </w:rPr>
              <w:t>Request</w:t>
            </w:r>
          </w:p>
        </w:tc>
      </w:tr>
      <w:tr w:rsidR="00E36F0E" w:rsidRPr="00C82768" w14:paraId="04CC5C5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951CD76" w14:textId="77777777" w:rsidR="00E36F0E" w:rsidRPr="00C82768" w:rsidRDefault="00393DC0" w:rsidP="00E36F0E">
            <w:pPr>
              <w:jc w:val="center"/>
            </w:pPr>
            <w:r w:rsidRPr="00C82768">
              <w:lastRenderedPageBreak/>
              <w:t>R</w:t>
            </w:r>
          </w:p>
        </w:tc>
        <w:tc>
          <w:tcPr>
            <w:tcW w:w="2353" w:type="dxa"/>
            <w:gridSpan w:val="2"/>
            <w:tcBorders>
              <w:top w:val="single" w:sz="4" w:space="0" w:color="auto"/>
              <w:left w:val="single" w:sz="4" w:space="0" w:color="auto"/>
              <w:bottom w:val="single" w:sz="4" w:space="0" w:color="auto"/>
              <w:right w:val="single" w:sz="4" w:space="0" w:color="auto"/>
            </w:tcBorders>
          </w:tcPr>
          <w:p w14:paraId="2243E563"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tcPr>
          <w:p w14:paraId="21C3BF50"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tcPr>
          <w:p w14:paraId="6D8F2A50"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28573F7E" w14:textId="77777777" w:rsidR="00E36F0E" w:rsidRPr="00F1221C" w:rsidRDefault="00393DC0" w:rsidP="00E36F0E">
            <w:r w:rsidRPr="00F1221C">
              <w:t>Char Value:0-255</w:t>
            </w:r>
          </w:p>
          <w:p w14:paraId="362B8523"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3E9F6AAE" w14:textId="77777777" w:rsidR="00E36F0E" w:rsidRPr="00C82768" w:rsidRDefault="00393DC0" w:rsidP="00E36F0E">
            <w:r>
              <w:t>Requesting app ID</w:t>
            </w:r>
          </w:p>
        </w:tc>
      </w:tr>
      <w:tr w:rsidR="00E36F0E" w:rsidRPr="00C82768" w14:paraId="29C9CDD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EFE77BA"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7343EE6A" w14:textId="77777777" w:rsidR="00E36F0E" w:rsidRDefault="00393DC0" w:rsidP="00E36F0E">
            <w:r>
              <w:t>on</w:t>
            </w:r>
          </w:p>
        </w:tc>
        <w:tc>
          <w:tcPr>
            <w:tcW w:w="900" w:type="dxa"/>
            <w:tcBorders>
              <w:top w:val="single" w:sz="4" w:space="0" w:color="auto"/>
              <w:left w:val="single" w:sz="4" w:space="0" w:color="auto"/>
              <w:bottom w:val="single" w:sz="4" w:space="0" w:color="auto"/>
              <w:right w:val="single" w:sz="4" w:space="0" w:color="auto"/>
            </w:tcBorders>
          </w:tcPr>
          <w:p w14:paraId="101E3C2A" w14:textId="77777777" w:rsidR="00E36F0E" w:rsidRPr="00C82768"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tcPr>
          <w:p w14:paraId="72F6E136"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042AB92D" w14:textId="77777777" w:rsidR="00E36F0E" w:rsidRPr="008127A4" w:rsidRDefault="00393DC0" w:rsidP="00E36F0E">
            <w:r>
              <w:t>0/1</w:t>
            </w:r>
          </w:p>
        </w:tc>
        <w:tc>
          <w:tcPr>
            <w:tcW w:w="3330" w:type="dxa"/>
            <w:tcBorders>
              <w:top w:val="single" w:sz="4" w:space="0" w:color="auto"/>
              <w:left w:val="single" w:sz="4" w:space="0" w:color="auto"/>
              <w:bottom w:val="single" w:sz="4" w:space="0" w:color="auto"/>
              <w:right w:val="single" w:sz="4" w:space="0" w:color="auto"/>
            </w:tcBorders>
          </w:tcPr>
          <w:p w14:paraId="760E9DD4" w14:textId="77777777" w:rsidR="00E36F0E" w:rsidRDefault="00393DC0" w:rsidP="00E36F0E">
            <w:r w:rsidRPr="00DA7391">
              <w:t>On or off</w:t>
            </w:r>
          </w:p>
        </w:tc>
      </w:tr>
      <w:tr w:rsidR="00E36F0E" w:rsidRPr="00C82768" w14:paraId="6EF47D21"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3DEAACD0" w14:textId="77777777" w:rsidR="00E36F0E" w:rsidRPr="00C82768" w:rsidRDefault="00393DC0" w:rsidP="00E36F0E">
            <w:r w:rsidRPr="00C82768">
              <w:rPr>
                <w:b/>
              </w:rPr>
              <w:t>Response</w:t>
            </w:r>
          </w:p>
        </w:tc>
      </w:tr>
      <w:tr w:rsidR="00E36F0E" w:rsidRPr="00C82768" w14:paraId="0733A3E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4714576"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8829E0D"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5F63EED"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2D8DAA6"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448CFE6" w14:textId="77777777" w:rsidR="00E36F0E" w:rsidRPr="00F1221C" w:rsidRDefault="00393DC0" w:rsidP="00E36F0E">
            <w:r w:rsidRPr="00F1221C">
              <w:t>Char Value:0-255</w:t>
            </w:r>
          </w:p>
          <w:p w14:paraId="185C69DF"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C565625" w14:textId="77777777" w:rsidR="00E36F0E" w:rsidRPr="00C82768" w:rsidRDefault="00393DC0" w:rsidP="00E36F0E">
            <w:r>
              <w:t>Requesting app ID</w:t>
            </w:r>
          </w:p>
        </w:tc>
      </w:tr>
      <w:tr w:rsidR="00E36F0E" w:rsidRPr="00C82768" w14:paraId="650D31C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322D1CB"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9D73788" w14:textId="77777777" w:rsidR="00E36F0E" w:rsidRDefault="00393DC0" w:rsidP="00E36F0E">
            <w:r>
              <w:t>HmiRet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07A2DA0"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A354F6E"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A3515E9" w14:textId="77777777" w:rsidR="00E36F0E" w:rsidRPr="008127A4"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1967B83" w14:textId="77777777" w:rsidR="00E36F0E" w:rsidRDefault="00E36F0E" w:rsidP="00E36F0E"/>
        </w:tc>
      </w:tr>
      <w:tr w:rsidR="00E36F0E" w:rsidRPr="00C82768" w14:paraId="336336C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63B42F5"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A849C86"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C75B39E"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A78A6AA" w14:textId="77777777" w:rsidR="00E36F0E" w:rsidRPr="00C82768" w:rsidRDefault="00393DC0" w:rsidP="00E36F0E">
            <w:r>
              <w:t>HMI_ERROR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19EA1C0" w14:textId="77777777" w:rsidR="00E36F0E" w:rsidRPr="008127A4"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DAFFC00" w14:textId="77777777" w:rsidR="00E36F0E" w:rsidRDefault="00393DC0" w:rsidP="00E36F0E">
            <w:r>
              <w:t>Error/Failure</w:t>
            </w:r>
          </w:p>
        </w:tc>
      </w:tr>
      <w:tr w:rsidR="00E36F0E" w:rsidRPr="00C82768" w14:paraId="5D133E2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0398C00"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ABC7A59"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BAE7176"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E43AEE2" w14:textId="77777777" w:rsidR="00E36F0E" w:rsidRPr="00C82768" w:rsidRDefault="00393DC0" w:rsidP="00E36F0E">
            <w:r>
              <w:t>HMI_SUCCESS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598E70D" w14:textId="77777777" w:rsidR="00E36F0E" w:rsidRPr="008127A4"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5E4941E" w14:textId="77777777" w:rsidR="00E36F0E" w:rsidRDefault="00393DC0" w:rsidP="00E36F0E">
            <w:r>
              <w:t>Success</w:t>
            </w:r>
          </w:p>
        </w:tc>
      </w:tr>
    </w:tbl>
    <w:p w14:paraId="4643DFC5" w14:textId="2431A3FF" w:rsidR="00E36F0E" w:rsidRDefault="00393DC0" w:rsidP="00506E2F">
      <w:pPr>
        <w:pStyle w:val="Heading4"/>
      </w:pPr>
      <w:r w:rsidRPr="00B9479B">
        <w:t>MD-REQ-380291/A-GetNotification</w:t>
      </w:r>
    </w:p>
    <w:p w14:paraId="69ADB6CA" w14:textId="77777777" w:rsidR="00E36F0E" w:rsidRPr="00235E57"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to get notification on/off status</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6734B62C"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484A5892" w14:textId="77777777" w:rsidR="00E36F0E" w:rsidRPr="00C82768" w:rsidRDefault="00E36F0E" w:rsidP="00E36F0E">
            <w:pPr>
              <w:spacing w:line="256" w:lineRule="auto"/>
              <w:rPr>
                <w:sz w:val="8"/>
              </w:rPr>
            </w:pPr>
          </w:p>
        </w:tc>
      </w:tr>
      <w:tr w:rsidR="00E36F0E" w:rsidRPr="00C82768" w14:paraId="12854AFF"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6C3DADB8"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153E4FBA" w14:textId="77777777" w:rsidR="00E36F0E" w:rsidRPr="00C82768" w:rsidRDefault="00393DC0" w:rsidP="00E36F0E">
            <w:pPr>
              <w:spacing w:line="256" w:lineRule="auto"/>
            </w:pPr>
            <w:r w:rsidRPr="00DA32BB">
              <w:t>One-Shot (</w:t>
            </w:r>
            <w:r>
              <w:t>A-Synch)</w:t>
            </w:r>
          </w:p>
        </w:tc>
      </w:tr>
      <w:tr w:rsidR="00E36F0E" w:rsidRPr="00C82768" w14:paraId="7711A737"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1E9AC380"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324AB515" w14:textId="77777777" w:rsidR="00E36F0E" w:rsidRPr="00C82768" w:rsidRDefault="00393DC0" w:rsidP="00E36F0E">
            <w:pPr>
              <w:spacing w:line="256" w:lineRule="auto"/>
            </w:pPr>
            <w:r w:rsidRPr="00C82768">
              <w:t>Default</w:t>
            </w:r>
          </w:p>
        </w:tc>
      </w:tr>
      <w:tr w:rsidR="00E36F0E" w:rsidRPr="00C82768" w14:paraId="7359098E"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7B48D8D8"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34B3DE04" w14:textId="77777777" w:rsidR="00E36F0E" w:rsidRPr="00C82768" w:rsidRDefault="00393DC0" w:rsidP="00E36F0E">
            <w:pPr>
              <w:spacing w:line="256" w:lineRule="auto"/>
            </w:pPr>
            <w:r w:rsidRPr="00C82768">
              <w:t>No</w:t>
            </w:r>
          </w:p>
        </w:tc>
      </w:tr>
      <w:tr w:rsidR="00E36F0E" w:rsidRPr="00C82768" w14:paraId="0EA7EABA"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39D07F14" w14:textId="77777777" w:rsidR="00E36F0E" w:rsidRPr="00C82768" w:rsidRDefault="00E36F0E" w:rsidP="00E36F0E">
            <w:pPr>
              <w:spacing w:line="256" w:lineRule="auto"/>
              <w:rPr>
                <w:sz w:val="8"/>
              </w:rPr>
            </w:pPr>
          </w:p>
        </w:tc>
      </w:tr>
      <w:tr w:rsidR="00E36F0E" w:rsidRPr="00C82768" w14:paraId="2D15E45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5AE4877C"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0C2E7671"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6D829115"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504D022"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4B18BC8"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A4C52EC" w14:textId="77777777" w:rsidR="00E36F0E" w:rsidRPr="00C82768" w:rsidRDefault="00393DC0" w:rsidP="00E36F0E">
            <w:pPr>
              <w:rPr>
                <w:b/>
              </w:rPr>
            </w:pPr>
            <w:r w:rsidRPr="00C82768">
              <w:rPr>
                <w:b/>
              </w:rPr>
              <w:t>Description</w:t>
            </w:r>
          </w:p>
        </w:tc>
      </w:tr>
      <w:tr w:rsidR="00E36F0E" w:rsidRPr="00C82768" w14:paraId="07ACFEF0"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3BE62883" w14:textId="77777777" w:rsidR="00E36F0E" w:rsidRPr="00C82768" w:rsidRDefault="00393DC0" w:rsidP="00E36F0E">
            <w:pPr>
              <w:rPr>
                <w:b/>
              </w:rPr>
            </w:pPr>
            <w:r w:rsidRPr="00C82768">
              <w:rPr>
                <w:b/>
              </w:rPr>
              <w:t>Request</w:t>
            </w:r>
          </w:p>
        </w:tc>
      </w:tr>
      <w:tr w:rsidR="00E36F0E" w:rsidRPr="00C82768" w14:paraId="0A36E0B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2BCEC65"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74C5A2CC"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tcPr>
          <w:p w14:paraId="5D037095"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tcPr>
          <w:p w14:paraId="6802E35C"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51D93B74" w14:textId="77777777" w:rsidR="00E36F0E" w:rsidRPr="00F1221C" w:rsidRDefault="00393DC0" w:rsidP="00E36F0E">
            <w:r w:rsidRPr="00F1221C">
              <w:t>Char Value:0-255</w:t>
            </w:r>
          </w:p>
          <w:p w14:paraId="15CAB4B9"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1C83E00C" w14:textId="77777777" w:rsidR="00E36F0E" w:rsidRPr="00C82768" w:rsidRDefault="00393DC0" w:rsidP="00E36F0E">
            <w:r>
              <w:t>Requesting app ID</w:t>
            </w:r>
          </w:p>
        </w:tc>
      </w:tr>
      <w:tr w:rsidR="00E36F0E" w:rsidRPr="00C82768" w14:paraId="38224096"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765864DC" w14:textId="77777777" w:rsidR="00E36F0E" w:rsidRPr="00C82768" w:rsidRDefault="00393DC0" w:rsidP="00E36F0E">
            <w:r w:rsidRPr="00C82768">
              <w:rPr>
                <w:b/>
              </w:rPr>
              <w:t>Response</w:t>
            </w:r>
          </w:p>
        </w:tc>
      </w:tr>
      <w:tr w:rsidR="00E36F0E" w:rsidRPr="00C82768" w14:paraId="2CBDB50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5148D4A"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07D1EB5"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B0FE2E3"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B801633"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BE0868E" w14:textId="77777777" w:rsidR="00E36F0E" w:rsidRPr="00F1221C" w:rsidRDefault="00393DC0" w:rsidP="00E36F0E">
            <w:r w:rsidRPr="00F1221C">
              <w:t>Char Value:0-255</w:t>
            </w:r>
          </w:p>
          <w:p w14:paraId="4F96E23B"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A71D9CE" w14:textId="77777777" w:rsidR="00E36F0E" w:rsidRPr="00C82768" w:rsidRDefault="00393DC0" w:rsidP="00E36F0E">
            <w:r>
              <w:t>Requesting app ID</w:t>
            </w:r>
          </w:p>
        </w:tc>
      </w:tr>
      <w:tr w:rsidR="00E36F0E" w:rsidRPr="00C82768" w14:paraId="7EDAD03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4D613A1"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3BBAB4E" w14:textId="77777777" w:rsidR="00E36F0E" w:rsidRDefault="00393DC0" w:rsidP="00E36F0E">
            <w:r>
              <w:t>HmiRet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1A7A26E"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70F40A9"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F30600C" w14:textId="77777777" w:rsidR="00E36F0E" w:rsidRPr="008127A4"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DE17F3A" w14:textId="77777777" w:rsidR="00E36F0E" w:rsidRDefault="00E36F0E" w:rsidP="00E36F0E"/>
        </w:tc>
      </w:tr>
      <w:tr w:rsidR="00E36F0E" w:rsidRPr="00C82768" w14:paraId="1091BA5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B731A29"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9BF6FA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02C6FC8"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3C91205" w14:textId="77777777" w:rsidR="00E36F0E" w:rsidRPr="00C82768" w:rsidRDefault="00393DC0" w:rsidP="00E36F0E">
            <w:r>
              <w:t>HMI_ERROR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3C4EC6F" w14:textId="77777777" w:rsidR="00E36F0E" w:rsidRPr="008127A4"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4AF3504" w14:textId="77777777" w:rsidR="00E36F0E" w:rsidRDefault="00393DC0" w:rsidP="00E36F0E">
            <w:r>
              <w:t>Error/Failure</w:t>
            </w:r>
          </w:p>
        </w:tc>
      </w:tr>
      <w:tr w:rsidR="00E36F0E" w:rsidRPr="00C82768" w14:paraId="14FCD35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1A74871"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992FBE7"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6D6B97E"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696D1D2" w14:textId="77777777" w:rsidR="00E36F0E" w:rsidRPr="00C82768" w:rsidRDefault="00393DC0" w:rsidP="00E36F0E">
            <w:r>
              <w:t>HMI_SUCCESS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2FC1DDC" w14:textId="77777777" w:rsidR="00E36F0E" w:rsidRPr="008127A4"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D126016" w14:textId="77777777" w:rsidR="00E36F0E" w:rsidRDefault="00393DC0" w:rsidP="00E36F0E">
            <w:r>
              <w:t>Success</w:t>
            </w:r>
          </w:p>
        </w:tc>
      </w:tr>
      <w:tr w:rsidR="00E36F0E" w:rsidRPr="00C82768" w14:paraId="0FB91CB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2442537"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B5497CE" w14:textId="77777777" w:rsidR="00E36F0E" w:rsidRDefault="00393DC0" w:rsidP="00E36F0E">
            <w:r>
              <w:t>on</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7509819" w14:textId="77777777" w:rsidR="00E36F0E" w:rsidRPr="00C82768"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9E7BDE4"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A6CA042" w14:textId="77777777" w:rsidR="00E36F0E" w:rsidRPr="008127A4"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44CC1F2" w14:textId="77777777" w:rsidR="00E36F0E" w:rsidRDefault="00393DC0" w:rsidP="00E36F0E">
            <w:r w:rsidRPr="00DA7391">
              <w:t>On or off</w:t>
            </w:r>
          </w:p>
        </w:tc>
      </w:tr>
    </w:tbl>
    <w:p w14:paraId="03389006" w14:textId="3914E1C7" w:rsidR="00E36F0E" w:rsidRDefault="00393DC0" w:rsidP="00506E2F">
      <w:pPr>
        <w:pStyle w:val="Heading4"/>
      </w:pPr>
      <w:r w:rsidRPr="00B9479B">
        <w:t>MD-REQ-380292/A-WifiAvailableInd</w:t>
      </w:r>
    </w:p>
    <w:p w14:paraId="2CC50C5F" w14:textId="77777777" w:rsidR="00E36F0E" w:rsidRPr="00235E57" w:rsidRDefault="00393DC0" w:rsidP="00E36F0E">
      <w:pPr>
        <w:rPr>
          <w:rFonts w:cs="Arial"/>
        </w:rPr>
      </w:pPr>
      <w:r w:rsidRPr="00DF2AD3">
        <w:rPr>
          <w:rFonts w:cs="Arial"/>
        </w:rPr>
        <w:t>This API is used</w:t>
      </w:r>
      <w:r>
        <w:rPr>
          <w:rFonts w:cs="Arial"/>
        </w:rPr>
        <w:t xml:space="preserve"> internally by WIRClient and WIRServer to broadcast a notification to notify that a WiFi AP is available.</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0C8B8699"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1E786A1C" w14:textId="77777777" w:rsidR="00E36F0E" w:rsidRPr="00C82768" w:rsidRDefault="00E36F0E" w:rsidP="00E36F0E">
            <w:pPr>
              <w:spacing w:line="256" w:lineRule="auto"/>
              <w:rPr>
                <w:sz w:val="8"/>
              </w:rPr>
            </w:pPr>
          </w:p>
        </w:tc>
      </w:tr>
      <w:tr w:rsidR="00E36F0E" w:rsidRPr="00C82768" w14:paraId="05CF5597"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5FB74790"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1541510E" w14:textId="77777777" w:rsidR="00E36F0E" w:rsidRPr="00C82768" w:rsidRDefault="00393DC0" w:rsidP="00E36F0E">
            <w:pPr>
              <w:spacing w:line="256" w:lineRule="auto"/>
            </w:pPr>
            <w:r>
              <w:t>OnChange</w:t>
            </w:r>
          </w:p>
        </w:tc>
      </w:tr>
      <w:tr w:rsidR="00E36F0E" w:rsidRPr="00C82768" w14:paraId="5B5F0752"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7E132A9D"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4056C20B" w14:textId="77777777" w:rsidR="00E36F0E" w:rsidRPr="00C82768" w:rsidRDefault="00393DC0" w:rsidP="00E36F0E">
            <w:pPr>
              <w:spacing w:line="256" w:lineRule="auto"/>
            </w:pPr>
            <w:r w:rsidRPr="00C82768">
              <w:t>Default</w:t>
            </w:r>
          </w:p>
        </w:tc>
      </w:tr>
      <w:tr w:rsidR="00E36F0E" w:rsidRPr="00C82768" w14:paraId="1741B148"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67A8C122"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50062837" w14:textId="77777777" w:rsidR="00E36F0E" w:rsidRPr="00C82768" w:rsidRDefault="00393DC0" w:rsidP="00E36F0E">
            <w:pPr>
              <w:spacing w:line="256" w:lineRule="auto"/>
            </w:pPr>
            <w:r w:rsidRPr="00C82768">
              <w:t>No</w:t>
            </w:r>
          </w:p>
        </w:tc>
      </w:tr>
      <w:tr w:rsidR="00E36F0E" w:rsidRPr="00C82768" w14:paraId="411D7348"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4E3ACED4" w14:textId="77777777" w:rsidR="00E36F0E" w:rsidRPr="00C82768" w:rsidRDefault="00E36F0E" w:rsidP="00E36F0E">
            <w:pPr>
              <w:spacing w:line="256" w:lineRule="auto"/>
              <w:rPr>
                <w:sz w:val="8"/>
              </w:rPr>
            </w:pPr>
          </w:p>
        </w:tc>
      </w:tr>
      <w:tr w:rsidR="00E36F0E" w:rsidRPr="00C82768" w14:paraId="7D2DFCC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21DC69F3"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1FD94C1F"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6E4A079E"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91327BE"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EE87ADD"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7BE5E22" w14:textId="77777777" w:rsidR="00E36F0E" w:rsidRPr="00C82768" w:rsidRDefault="00393DC0" w:rsidP="00E36F0E">
            <w:pPr>
              <w:rPr>
                <w:b/>
              </w:rPr>
            </w:pPr>
            <w:r w:rsidRPr="00C82768">
              <w:rPr>
                <w:b/>
              </w:rPr>
              <w:t>Description</w:t>
            </w:r>
          </w:p>
        </w:tc>
      </w:tr>
      <w:tr w:rsidR="00E36F0E" w:rsidRPr="00C82768" w14:paraId="7FC5545C"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6846D0CE" w14:textId="77777777" w:rsidR="00E36F0E" w:rsidRPr="00C82768" w:rsidRDefault="00393DC0" w:rsidP="00E36F0E">
            <w:pPr>
              <w:rPr>
                <w:b/>
              </w:rPr>
            </w:pPr>
            <w:r w:rsidRPr="00C82768">
              <w:rPr>
                <w:b/>
              </w:rPr>
              <w:t>Request</w:t>
            </w:r>
          </w:p>
        </w:tc>
      </w:tr>
      <w:tr w:rsidR="00E36F0E" w:rsidRPr="00C82768" w14:paraId="7EACD64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0425258" w14:textId="77777777" w:rsidR="00E36F0E" w:rsidRPr="00C82768" w:rsidRDefault="00393DC0" w:rsidP="00E36F0E">
            <w:pPr>
              <w:jc w:val="center"/>
            </w:pPr>
            <w:r>
              <w:t>-</w:t>
            </w:r>
          </w:p>
        </w:tc>
        <w:tc>
          <w:tcPr>
            <w:tcW w:w="2353" w:type="dxa"/>
            <w:gridSpan w:val="2"/>
            <w:tcBorders>
              <w:top w:val="single" w:sz="4" w:space="0" w:color="auto"/>
              <w:left w:val="single" w:sz="4" w:space="0" w:color="auto"/>
              <w:bottom w:val="single" w:sz="4" w:space="0" w:color="auto"/>
              <w:right w:val="single" w:sz="4" w:space="0" w:color="auto"/>
            </w:tcBorders>
          </w:tcPr>
          <w:p w14:paraId="1B5DDCCD" w14:textId="77777777" w:rsidR="00E36F0E" w:rsidRPr="00C82768" w:rsidRDefault="00393DC0" w:rsidP="00E36F0E">
            <w:r>
              <w:t>-</w:t>
            </w:r>
          </w:p>
        </w:tc>
        <w:tc>
          <w:tcPr>
            <w:tcW w:w="900" w:type="dxa"/>
            <w:tcBorders>
              <w:top w:val="single" w:sz="4" w:space="0" w:color="auto"/>
              <w:left w:val="single" w:sz="4" w:space="0" w:color="auto"/>
              <w:bottom w:val="single" w:sz="4" w:space="0" w:color="auto"/>
              <w:right w:val="single" w:sz="4" w:space="0" w:color="auto"/>
            </w:tcBorders>
          </w:tcPr>
          <w:p w14:paraId="7AEC6E59" w14:textId="77777777" w:rsidR="00E36F0E" w:rsidRPr="00C82768" w:rsidRDefault="00393DC0" w:rsidP="00E36F0E">
            <w:r>
              <w:t>-</w:t>
            </w:r>
          </w:p>
        </w:tc>
        <w:tc>
          <w:tcPr>
            <w:tcW w:w="1697" w:type="dxa"/>
            <w:tcBorders>
              <w:top w:val="single" w:sz="4" w:space="0" w:color="auto"/>
              <w:left w:val="single" w:sz="4" w:space="0" w:color="auto"/>
              <w:bottom w:val="single" w:sz="4" w:space="0" w:color="auto"/>
              <w:right w:val="single" w:sz="4" w:space="0" w:color="auto"/>
            </w:tcBorders>
          </w:tcPr>
          <w:p w14:paraId="5B525048"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7FDEAF0C" w14:textId="77777777" w:rsidR="00E36F0E" w:rsidRPr="00751E32" w:rsidRDefault="00393DC0" w:rsidP="00E36F0E">
            <w:pPr>
              <w:rPr>
                <w:highlight w:val="yellow"/>
              </w:rPr>
            </w:pPr>
            <w:r>
              <w:t>-</w:t>
            </w:r>
          </w:p>
        </w:tc>
        <w:tc>
          <w:tcPr>
            <w:tcW w:w="3330" w:type="dxa"/>
            <w:tcBorders>
              <w:top w:val="single" w:sz="4" w:space="0" w:color="auto"/>
              <w:left w:val="single" w:sz="4" w:space="0" w:color="auto"/>
              <w:bottom w:val="single" w:sz="4" w:space="0" w:color="auto"/>
              <w:right w:val="single" w:sz="4" w:space="0" w:color="auto"/>
            </w:tcBorders>
          </w:tcPr>
          <w:p w14:paraId="1CEE57D9" w14:textId="77777777" w:rsidR="00E36F0E" w:rsidRPr="00C82768" w:rsidRDefault="00393DC0" w:rsidP="00E36F0E">
            <w:r>
              <w:t>-</w:t>
            </w:r>
          </w:p>
        </w:tc>
      </w:tr>
      <w:tr w:rsidR="00E36F0E" w:rsidRPr="00C82768" w14:paraId="517954AD"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47A64A33" w14:textId="77777777" w:rsidR="00E36F0E" w:rsidRPr="00C82768" w:rsidRDefault="00393DC0" w:rsidP="00E36F0E">
            <w:r w:rsidRPr="00C82768">
              <w:rPr>
                <w:b/>
              </w:rPr>
              <w:lastRenderedPageBreak/>
              <w:t>Response</w:t>
            </w:r>
          </w:p>
        </w:tc>
      </w:tr>
      <w:tr w:rsidR="00E36F0E" w:rsidRPr="00C82768" w14:paraId="7B4E7AD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6B25BFF"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38015BB"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3CEADCF"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AEE8FE0"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D126EA0" w14:textId="77777777" w:rsidR="00E36F0E" w:rsidRPr="00F1221C" w:rsidRDefault="00393DC0" w:rsidP="00E36F0E">
            <w:r w:rsidRPr="00F1221C">
              <w:t>Char Value:0-255</w:t>
            </w:r>
          </w:p>
          <w:p w14:paraId="372AB97B"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D1A76DA" w14:textId="77777777" w:rsidR="00E36F0E" w:rsidRPr="00C82768" w:rsidRDefault="00393DC0" w:rsidP="00E36F0E">
            <w:r>
              <w:t>Requesting app ID</w:t>
            </w:r>
          </w:p>
        </w:tc>
      </w:tr>
    </w:tbl>
    <w:p w14:paraId="1E61E4C1" w14:textId="6699B1AE" w:rsidR="00E36F0E" w:rsidRDefault="00393DC0" w:rsidP="00506E2F">
      <w:pPr>
        <w:pStyle w:val="Heading4"/>
      </w:pPr>
      <w:r w:rsidRPr="00B9479B">
        <w:t>MD-REQ-380293/A-WifiUnavailableInd</w:t>
      </w:r>
    </w:p>
    <w:p w14:paraId="65C999F8" w14:textId="77777777" w:rsidR="00E36F0E" w:rsidRPr="00235E57" w:rsidRDefault="00393DC0" w:rsidP="00E36F0E">
      <w:pPr>
        <w:rPr>
          <w:rFonts w:cs="Arial"/>
        </w:rPr>
      </w:pPr>
      <w:r w:rsidRPr="00DF2AD3">
        <w:rPr>
          <w:rFonts w:cs="Arial"/>
        </w:rPr>
        <w:t>This API is used</w:t>
      </w:r>
      <w:r>
        <w:rPr>
          <w:rFonts w:cs="Arial"/>
        </w:rPr>
        <w:t xml:space="preserve"> internally by WIRClient and WIRServer to broadcast a notification to notify that a WiFi AP is unavailable.</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5583E706"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0224B6C2" w14:textId="77777777" w:rsidR="00E36F0E" w:rsidRPr="00C82768" w:rsidRDefault="00E36F0E" w:rsidP="00E36F0E">
            <w:pPr>
              <w:spacing w:line="256" w:lineRule="auto"/>
              <w:rPr>
                <w:sz w:val="8"/>
              </w:rPr>
            </w:pPr>
          </w:p>
        </w:tc>
      </w:tr>
      <w:tr w:rsidR="00E36F0E" w:rsidRPr="00C82768" w14:paraId="689E9FF9"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4042B403"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5A00B7F9" w14:textId="77777777" w:rsidR="00E36F0E" w:rsidRPr="00C82768" w:rsidRDefault="00393DC0" w:rsidP="00E36F0E">
            <w:pPr>
              <w:spacing w:line="256" w:lineRule="auto"/>
            </w:pPr>
            <w:r>
              <w:t>OnChange</w:t>
            </w:r>
          </w:p>
        </w:tc>
      </w:tr>
      <w:tr w:rsidR="00E36F0E" w:rsidRPr="00C82768" w14:paraId="35E397B0"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286C0F77"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549A134F" w14:textId="77777777" w:rsidR="00E36F0E" w:rsidRPr="00C82768" w:rsidRDefault="00393DC0" w:rsidP="00E36F0E">
            <w:pPr>
              <w:spacing w:line="256" w:lineRule="auto"/>
            </w:pPr>
            <w:r w:rsidRPr="00C82768">
              <w:t>Default</w:t>
            </w:r>
          </w:p>
        </w:tc>
      </w:tr>
      <w:tr w:rsidR="00E36F0E" w:rsidRPr="00C82768" w14:paraId="1759A1C7"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773F1A8B"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4AEA3E02" w14:textId="77777777" w:rsidR="00E36F0E" w:rsidRPr="00C82768" w:rsidRDefault="00393DC0" w:rsidP="00E36F0E">
            <w:pPr>
              <w:spacing w:line="256" w:lineRule="auto"/>
            </w:pPr>
            <w:r w:rsidRPr="00C82768">
              <w:t>No</w:t>
            </w:r>
          </w:p>
        </w:tc>
      </w:tr>
      <w:tr w:rsidR="00E36F0E" w:rsidRPr="00C82768" w14:paraId="6D378777"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64A01AF8" w14:textId="77777777" w:rsidR="00E36F0E" w:rsidRPr="00C82768" w:rsidRDefault="00E36F0E" w:rsidP="00E36F0E">
            <w:pPr>
              <w:spacing w:line="256" w:lineRule="auto"/>
              <w:rPr>
                <w:sz w:val="8"/>
              </w:rPr>
            </w:pPr>
          </w:p>
        </w:tc>
      </w:tr>
      <w:tr w:rsidR="00E36F0E" w:rsidRPr="00C82768" w14:paraId="4E4E4B6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0654C53D"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7D1F62F0"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382390B7"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7739C50"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9408F1E"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CBF3482" w14:textId="77777777" w:rsidR="00E36F0E" w:rsidRPr="00C82768" w:rsidRDefault="00393DC0" w:rsidP="00E36F0E">
            <w:pPr>
              <w:rPr>
                <w:b/>
              </w:rPr>
            </w:pPr>
            <w:r w:rsidRPr="00C82768">
              <w:rPr>
                <w:b/>
              </w:rPr>
              <w:t>Description</w:t>
            </w:r>
          </w:p>
        </w:tc>
      </w:tr>
      <w:tr w:rsidR="00E36F0E" w:rsidRPr="00C82768" w14:paraId="03733F70"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2CB0532A" w14:textId="77777777" w:rsidR="00E36F0E" w:rsidRPr="00C82768" w:rsidRDefault="00393DC0" w:rsidP="00E36F0E">
            <w:pPr>
              <w:rPr>
                <w:b/>
              </w:rPr>
            </w:pPr>
            <w:r w:rsidRPr="00C82768">
              <w:rPr>
                <w:b/>
              </w:rPr>
              <w:t>Request</w:t>
            </w:r>
          </w:p>
        </w:tc>
      </w:tr>
      <w:tr w:rsidR="00E36F0E" w:rsidRPr="00C82768" w14:paraId="3707FA7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755629B" w14:textId="77777777" w:rsidR="00E36F0E" w:rsidRPr="00C82768" w:rsidRDefault="00393DC0" w:rsidP="00E36F0E">
            <w:pPr>
              <w:jc w:val="center"/>
            </w:pPr>
            <w:r>
              <w:t>-</w:t>
            </w:r>
          </w:p>
        </w:tc>
        <w:tc>
          <w:tcPr>
            <w:tcW w:w="2353" w:type="dxa"/>
            <w:gridSpan w:val="2"/>
            <w:tcBorders>
              <w:top w:val="single" w:sz="4" w:space="0" w:color="auto"/>
              <w:left w:val="single" w:sz="4" w:space="0" w:color="auto"/>
              <w:bottom w:val="single" w:sz="4" w:space="0" w:color="auto"/>
              <w:right w:val="single" w:sz="4" w:space="0" w:color="auto"/>
            </w:tcBorders>
          </w:tcPr>
          <w:p w14:paraId="21B4D9FC" w14:textId="77777777" w:rsidR="00E36F0E" w:rsidRPr="00C82768" w:rsidRDefault="00393DC0" w:rsidP="00E36F0E">
            <w:r>
              <w:t>-</w:t>
            </w:r>
          </w:p>
        </w:tc>
        <w:tc>
          <w:tcPr>
            <w:tcW w:w="900" w:type="dxa"/>
            <w:tcBorders>
              <w:top w:val="single" w:sz="4" w:space="0" w:color="auto"/>
              <w:left w:val="single" w:sz="4" w:space="0" w:color="auto"/>
              <w:bottom w:val="single" w:sz="4" w:space="0" w:color="auto"/>
              <w:right w:val="single" w:sz="4" w:space="0" w:color="auto"/>
            </w:tcBorders>
          </w:tcPr>
          <w:p w14:paraId="321B4DD2" w14:textId="77777777" w:rsidR="00E36F0E" w:rsidRPr="00C82768" w:rsidRDefault="00393DC0" w:rsidP="00E36F0E">
            <w:r>
              <w:t>-</w:t>
            </w:r>
          </w:p>
        </w:tc>
        <w:tc>
          <w:tcPr>
            <w:tcW w:w="1697" w:type="dxa"/>
            <w:tcBorders>
              <w:top w:val="single" w:sz="4" w:space="0" w:color="auto"/>
              <w:left w:val="single" w:sz="4" w:space="0" w:color="auto"/>
              <w:bottom w:val="single" w:sz="4" w:space="0" w:color="auto"/>
              <w:right w:val="single" w:sz="4" w:space="0" w:color="auto"/>
            </w:tcBorders>
          </w:tcPr>
          <w:p w14:paraId="5C8550BF"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017798F7" w14:textId="77777777" w:rsidR="00E36F0E" w:rsidRPr="00751E32" w:rsidRDefault="00393DC0" w:rsidP="00E36F0E">
            <w:pPr>
              <w:rPr>
                <w:highlight w:val="yellow"/>
              </w:rPr>
            </w:pPr>
            <w:r>
              <w:t>-</w:t>
            </w:r>
          </w:p>
        </w:tc>
        <w:tc>
          <w:tcPr>
            <w:tcW w:w="3330" w:type="dxa"/>
            <w:tcBorders>
              <w:top w:val="single" w:sz="4" w:space="0" w:color="auto"/>
              <w:left w:val="single" w:sz="4" w:space="0" w:color="auto"/>
              <w:bottom w:val="single" w:sz="4" w:space="0" w:color="auto"/>
              <w:right w:val="single" w:sz="4" w:space="0" w:color="auto"/>
            </w:tcBorders>
          </w:tcPr>
          <w:p w14:paraId="6433EC95" w14:textId="77777777" w:rsidR="00E36F0E" w:rsidRPr="00C82768" w:rsidRDefault="00393DC0" w:rsidP="00E36F0E">
            <w:r>
              <w:t>-</w:t>
            </w:r>
          </w:p>
        </w:tc>
      </w:tr>
      <w:tr w:rsidR="00E36F0E" w:rsidRPr="00C82768" w14:paraId="110A24C1"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48200FC7" w14:textId="77777777" w:rsidR="00E36F0E" w:rsidRPr="00C82768" w:rsidRDefault="00393DC0" w:rsidP="00E36F0E">
            <w:r w:rsidRPr="00C82768">
              <w:rPr>
                <w:b/>
              </w:rPr>
              <w:t>Response</w:t>
            </w:r>
          </w:p>
        </w:tc>
      </w:tr>
      <w:tr w:rsidR="00E36F0E" w:rsidRPr="00C82768" w14:paraId="43B65BA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D30C353"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2C21E5E"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C13E679"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27D8022"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3A95978" w14:textId="77777777" w:rsidR="00E36F0E" w:rsidRPr="00F1221C" w:rsidRDefault="00393DC0" w:rsidP="00E36F0E">
            <w:r w:rsidRPr="00F1221C">
              <w:t>Char Value:0-255</w:t>
            </w:r>
          </w:p>
          <w:p w14:paraId="62D9FE26"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FF7E26D" w14:textId="77777777" w:rsidR="00E36F0E" w:rsidRPr="00C82768" w:rsidRDefault="00393DC0" w:rsidP="00E36F0E">
            <w:r>
              <w:t>Requesting app ID</w:t>
            </w:r>
          </w:p>
        </w:tc>
      </w:tr>
    </w:tbl>
    <w:p w14:paraId="6CFE9BA2" w14:textId="5937A2AA" w:rsidR="00E36F0E" w:rsidRDefault="00393DC0" w:rsidP="00506E2F">
      <w:pPr>
        <w:pStyle w:val="Heading4"/>
      </w:pPr>
      <w:r w:rsidRPr="00B9479B">
        <w:t>MD-REQ-380294/B-WifiConnectedInd</w:t>
      </w:r>
    </w:p>
    <w:p w14:paraId="2E0230DF" w14:textId="77777777" w:rsidR="00E36F0E" w:rsidRPr="00235E57" w:rsidRDefault="00393DC0" w:rsidP="00E36F0E">
      <w:pPr>
        <w:rPr>
          <w:rFonts w:cs="Arial"/>
        </w:rPr>
      </w:pPr>
      <w:r w:rsidRPr="00DF2AD3">
        <w:rPr>
          <w:rFonts w:cs="Arial"/>
        </w:rPr>
        <w:t>This API is used</w:t>
      </w:r>
      <w:r>
        <w:rPr>
          <w:rFonts w:cs="Arial"/>
        </w:rPr>
        <w:t xml:space="preserve"> internally by WIRClient and WIRServer to broadcast a notification to notify that a WiFi client is connected.</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63A0FEDE"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2519A378" w14:textId="77777777" w:rsidR="00E36F0E" w:rsidRPr="00C82768" w:rsidRDefault="00E36F0E" w:rsidP="00E36F0E">
            <w:pPr>
              <w:spacing w:line="256" w:lineRule="auto"/>
              <w:rPr>
                <w:sz w:val="8"/>
              </w:rPr>
            </w:pPr>
          </w:p>
        </w:tc>
      </w:tr>
      <w:tr w:rsidR="00E36F0E" w:rsidRPr="00C82768" w14:paraId="38917D11"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325E8768"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6F7D64D0" w14:textId="77777777" w:rsidR="00E36F0E" w:rsidRPr="00C82768" w:rsidRDefault="00393DC0" w:rsidP="00E36F0E">
            <w:pPr>
              <w:spacing w:line="256" w:lineRule="auto"/>
            </w:pPr>
            <w:r>
              <w:t>OnChange</w:t>
            </w:r>
          </w:p>
        </w:tc>
      </w:tr>
      <w:tr w:rsidR="00E36F0E" w:rsidRPr="00C82768" w14:paraId="12ECFD06"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4077D89B"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50BD8D92" w14:textId="77777777" w:rsidR="00E36F0E" w:rsidRPr="00C82768" w:rsidRDefault="00393DC0" w:rsidP="00E36F0E">
            <w:pPr>
              <w:spacing w:line="256" w:lineRule="auto"/>
            </w:pPr>
            <w:r w:rsidRPr="00C82768">
              <w:t>Default</w:t>
            </w:r>
          </w:p>
        </w:tc>
      </w:tr>
      <w:tr w:rsidR="00E36F0E" w:rsidRPr="00C82768" w14:paraId="7426FFBB"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28B380A2"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095A9C33" w14:textId="77777777" w:rsidR="00E36F0E" w:rsidRPr="00C82768" w:rsidRDefault="00393DC0" w:rsidP="00E36F0E">
            <w:pPr>
              <w:spacing w:line="256" w:lineRule="auto"/>
            </w:pPr>
            <w:r w:rsidRPr="00C82768">
              <w:t>No</w:t>
            </w:r>
          </w:p>
        </w:tc>
      </w:tr>
      <w:tr w:rsidR="00E36F0E" w:rsidRPr="00C82768" w14:paraId="4A7CDAF7"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172D9369" w14:textId="77777777" w:rsidR="00E36F0E" w:rsidRPr="00C82768" w:rsidRDefault="00E36F0E" w:rsidP="00E36F0E">
            <w:pPr>
              <w:spacing w:line="256" w:lineRule="auto"/>
              <w:rPr>
                <w:sz w:val="8"/>
              </w:rPr>
            </w:pPr>
          </w:p>
        </w:tc>
      </w:tr>
      <w:tr w:rsidR="00E36F0E" w:rsidRPr="00C82768" w14:paraId="447606F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32E91BEF"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33E17060"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6AA0D077"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66A4AE9"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6C892C7"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7B3B6BA" w14:textId="77777777" w:rsidR="00E36F0E" w:rsidRPr="00C82768" w:rsidRDefault="00393DC0" w:rsidP="00E36F0E">
            <w:pPr>
              <w:rPr>
                <w:b/>
              </w:rPr>
            </w:pPr>
            <w:r w:rsidRPr="00C82768">
              <w:rPr>
                <w:b/>
              </w:rPr>
              <w:t>Description</w:t>
            </w:r>
          </w:p>
        </w:tc>
      </w:tr>
      <w:tr w:rsidR="00E36F0E" w:rsidRPr="00C82768" w14:paraId="63689BA0"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7EF6F6D7" w14:textId="77777777" w:rsidR="00E36F0E" w:rsidRPr="00C82768" w:rsidRDefault="00393DC0" w:rsidP="00E36F0E">
            <w:pPr>
              <w:rPr>
                <w:b/>
              </w:rPr>
            </w:pPr>
            <w:r w:rsidRPr="00C82768">
              <w:rPr>
                <w:b/>
              </w:rPr>
              <w:t>Request</w:t>
            </w:r>
          </w:p>
        </w:tc>
      </w:tr>
      <w:tr w:rsidR="00E36F0E" w:rsidRPr="00C82768" w14:paraId="5DE958B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F273D57" w14:textId="77777777" w:rsidR="00E36F0E" w:rsidRPr="00C82768" w:rsidRDefault="00393DC0" w:rsidP="00E36F0E">
            <w:pPr>
              <w:jc w:val="center"/>
            </w:pPr>
            <w:r>
              <w:t>-</w:t>
            </w:r>
          </w:p>
        </w:tc>
        <w:tc>
          <w:tcPr>
            <w:tcW w:w="2353" w:type="dxa"/>
            <w:gridSpan w:val="2"/>
            <w:tcBorders>
              <w:top w:val="single" w:sz="4" w:space="0" w:color="auto"/>
              <w:left w:val="single" w:sz="4" w:space="0" w:color="auto"/>
              <w:bottom w:val="single" w:sz="4" w:space="0" w:color="auto"/>
              <w:right w:val="single" w:sz="4" w:space="0" w:color="auto"/>
            </w:tcBorders>
          </w:tcPr>
          <w:p w14:paraId="5F6901E1" w14:textId="77777777" w:rsidR="00E36F0E" w:rsidRPr="00C82768" w:rsidRDefault="00393DC0" w:rsidP="00E36F0E">
            <w:r>
              <w:t>-</w:t>
            </w:r>
          </w:p>
        </w:tc>
        <w:tc>
          <w:tcPr>
            <w:tcW w:w="900" w:type="dxa"/>
            <w:tcBorders>
              <w:top w:val="single" w:sz="4" w:space="0" w:color="auto"/>
              <w:left w:val="single" w:sz="4" w:space="0" w:color="auto"/>
              <w:bottom w:val="single" w:sz="4" w:space="0" w:color="auto"/>
              <w:right w:val="single" w:sz="4" w:space="0" w:color="auto"/>
            </w:tcBorders>
          </w:tcPr>
          <w:p w14:paraId="5A79F552" w14:textId="77777777" w:rsidR="00E36F0E" w:rsidRPr="00C82768" w:rsidRDefault="00393DC0" w:rsidP="00E36F0E">
            <w:r>
              <w:t>-</w:t>
            </w:r>
          </w:p>
        </w:tc>
        <w:tc>
          <w:tcPr>
            <w:tcW w:w="1697" w:type="dxa"/>
            <w:tcBorders>
              <w:top w:val="single" w:sz="4" w:space="0" w:color="auto"/>
              <w:left w:val="single" w:sz="4" w:space="0" w:color="auto"/>
              <w:bottom w:val="single" w:sz="4" w:space="0" w:color="auto"/>
              <w:right w:val="single" w:sz="4" w:space="0" w:color="auto"/>
            </w:tcBorders>
          </w:tcPr>
          <w:p w14:paraId="13C529CD"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0DE15D3D" w14:textId="77777777" w:rsidR="00E36F0E" w:rsidRPr="00751E32" w:rsidRDefault="00393DC0" w:rsidP="00E36F0E">
            <w:pPr>
              <w:rPr>
                <w:highlight w:val="yellow"/>
              </w:rPr>
            </w:pPr>
            <w:r>
              <w:t>-</w:t>
            </w:r>
          </w:p>
        </w:tc>
        <w:tc>
          <w:tcPr>
            <w:tcW w:w="3330" w:type="dxa"/>
            <w:tcBorders>
              <w:top w:val="single" w:sz="4" w:space="0" w:color="auto"/>
              <w:left w:val="single" w:sz="4" w:space="0" w:color="auto"/>
              <w:bottom w:val="single" w:sz="4" w:space="0" w:color="auto"/>
              <w:right w:val="single" w:sz="4" w:space="0" w:color="auto"/>
            </w:tcBorders>
          </w:tcPr>
          <w:p w14:paraId="19C2B6BE" w14:textId="77777777" w:rsidR="00E36F0E" w:rsidRPr="00C82768" w:rsidRDefault="00393DC0" w:rsidP="00E36F0E">
            <w:r>
              <w:t>-</w:t>
            </w:r>
          </w:p>
        </w:tc>
      </w:tr>
      <w:tr w:rsidR="00E36F0E" w:rsidRPr="00C82768" w14:paraId="3BC3229A"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5BFE0999" w14:textId="77777777" w:rsidR="00E36F0E" w:rsidRPr="00C82768" w:rsidRDefault="00393DC0" w:rsidP="00E36F0E">
            <w:r w:rsidRPr="00C82768">
              <w:rPr>
                <w:b/>
              </w:rPr>
              <w:t>Response</w:t>
            </w:r>
          </w:p>
        </w:tc>
      </w:tr>
      <w:tr w:rsidR="00E36F0E" w:rsidRPr="00C82768" w14:paraId="18B9399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81336A0"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423794F"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FF195BA"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209EC17"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1B32160" w14:textId="77777777" w:rsidR="00E36F0E" w:rsidRPr="00F1221C" w:rsidRDefault="00393DC0" w:rsidP="00E36F0E">
            <w:r w:rsidRPr="00F1221C">
              <w:t>Char Value:0-255</w:t>
            </w:r>
          </w:p>
          <w:p w14:paraId="50140C75"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C2EC145" w14:textId="77777777" w:rsidR="00E36F0E" w:rsidRPr="00C82768" w:rsidRDefault="00393DC0" w:rsidP="00E36F0E">
            <w:r>
              <w:t>Requesting app ID</w:t>
            </w:r>
          </w:p>
        </w:tc>
      </w:tr>
      <w:tr w:rsidR="00E36F0E" w:rsidRPr="00C82768" w14:paraId="3E42177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4E39201"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964E7A8" w14:textId="77777777" w:rsidR="00E36F0E" w:rsidRDefault="00393DC0" w:rsidP="00E36F0E">
            <w:r>
              <w:t>ssid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F181A2F"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AB1442E" w14:textId="77777777" w:rsidR="00E36F0E" w:rsidRPr="008127A4" w:rsidRDefault="00393DC0" w:rsidP="00E36F0E">
            <w:r w:rsidRPr="008127A4">
              <w:t>-</w:t>
            </w:r>
            <w:r>
              <w:t xml:space="preserve"> </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D918104" w14:textId="77777777" w:rsidR="00E36F0E" w:rsidRPr="00F1221C" w:rsidRDefault="00393DC0" w:rsidP="00E36F0E">
            <w:r w:rsidRPr="00F1221C">
              <w:t>Char Value:0-255</w:t>
            </w:r>
          </w:p>
          <w:p w14:paraId="220F23F0"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9E26B7B" w14:textId="77777777" w:rsidR="00E36F0E" w:rsidRPr="0052707D" w:rsidRDefault="00393DC0" w:rsidP="00E36F0E">
            <w:pPr>
              <w:rPr>
                <w:highlight w:val="yellow"/>
              </w:rPr>
            </w:pPr>
            <w:r w:rsidRPr="007164A2">
              <w:t>SSID of network</w:t>
            </w:r>
          </w:p>
        </w:tc>
      </w:tr>
      <w:tr w:rsidR="00E36F0E" w:rsidRPr="00C82768" w14:paraId="0E31259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88BED08"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B10FE7B" w14:textId="77777777" w:rsidR="00E36F0E" w:rsidRDefault="00393DC0" w:rsidP="00E36F0E">
            <w:r>
              <w:t>bssid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5FFA5D3"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B897448"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33EC5D2" w14:textId="77777777" w:rsidR="00E36F0E" w:rsidRPr="00F1221C" w:rsidRDefault="00393DC0" w:rsidP="00E36F0E">
            <w:r w:rsidRPr="00F1221C">
              <w:t>Char Value:0-255</w:t>
            </w:r>
          </w:p>
          <w:p w14:paraId="4A37F70F"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00DD855" w14:textId="77777777" w:rsidR="00E36F0E" w:rsidRPr="0052707D" w:rsidRDefault="00393DC0" w:rsidP="00E36F0E">
            <w:pPr>
              <w:rPr>
                <w:highlight w:val="yellow"/>
              </w:rPr>
            </w:pPr>
            <w:r w:rsidRPr="007164A2">
              <w:t xml:space="preserve">Optional </w:t>
            </w:r>
            <w:r>
              <w:t xml:space="preserve">- </w:t>
            </w:r>
            <w:r w:rsidRPr="007164A2">
              <w:t>BSSID of AP</w:t>
            </w:r>
          </w:p>
        </w:tc>
      </w:tr>
      <w:tr w:rsidR="00E36F0E" w:rsidRPr="00C82768" w14:paraId="692E300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E7B3313"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7631BFF" w14:textId="77777777" w:rsidR="00E36F0E" w:rsidRDefault="00393DC0" w:rsidP="00E36F0E">
            <w:r w:rsidRPr="00DA43D2">
              <w:t>WlanChannel</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035D30A"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BEDF276"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27B6BD1"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3E3E753" w14:textId="77777777" w:rsidR="00E36F0E" w:rsidRPr="0052707D" w:rsidRDefault="00393DC0" w:rsidP="00E36F0E">
            <w:pPr>
              <w:rPr>
                <w:highlight w:val="yellow"/>
              </w:rPr>
            </w:pPr>
            <w:r w:rsidRPr="007164A2">
              <w:t xml:space="preserve">Optional </w:t>
            </w:r>
            <w:r>
              <w:t>- Channel</w:t>
            </w:r>
            <w:r w:rsidRPr="007164A2">
              <w:t xml:space="preserve"> of AP</w:t>
            </w:r>
          </w:p>
        </w:tc>
      </w:tr>
      <w:tr w:rsidR="00E36F0E" w:rsidRPr="00C82768" w14:paraId="29ECC2E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BF6257C"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D08D9D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799039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42C6BF6" w14:textId="77777777" w:rsidR="00E36F0E" w:rsidRDefault="00393DC0" w:rsidP="00E36F0E">
            <w:r>
              <w:t>Reserved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736929B" w14:textId="77777777" w:rsidR="00E36F0E" w:rsidRDefault="00393DC0" w:rsidP="00E36F0E">
            <w:r>
              <w:t>0x00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3A34723" w14:textId="77777777" w:rsidR="00E36F0E" w:rsidRPr="0052707D" w:rsidRDefault="00E36F0E" w:rsidP="00E36F0E">
            <w:pPr>
              <w:rPr>
                <w:highlight w:val="yellow"/>
              </w:rPr>
            </w:pPr>
          </w:p>
        </w:tc>
      </w:tr>
      <w:tr w:rsidR="00E36F0E" w:rsidRPr="00C82768" w14:paraId="1985FF1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AFD48A4"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1D8B509"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1A6050B"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91C4A9D" w14:textId="77777777" w:rsidR="00E36F0E" w:rsidRPr="00C82768" w:rsidRDefault="00393DC0" w:rsidP="00E36F0E">
            <w:r>
              <w:t>WLAN_CH_1</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D675E25" w14:textId="77777777" w:rsidR="00E36F0E" w:rsidRPr="00C82768" w:rsidRDefault="00393DC0" w:rsidP="00E36F0E">
            <w:r>
              <w:t>0x01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193ADFA" w14:textId="77777777" w:rsidR="00E36F0E" w:rsidRPr="00C82768" w:rsidRDefault="00E36F0E" w:rsidP="00E36F0E"/>
        </w:tc>
      </w:tr>
      <w:tr w:rsidR="00E36F0E" w:rsidRPr="00C82768" w14:paraId="20269CC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4985386"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2C9212C"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90A5CEB"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D9B653C" w14:textId="77777777" w:rsidR="00E36F0E" w:rsidRPr="00C82768" w:rsidRDefault="00393DC0" w:rsidP="00E36F0E">
            <w:r>
              <w:t>WLAN_CH_2</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D877BAD" w14:textId="77777777" w:rsidR="00E36F0E" w:rsidRPr="00C82768" w:rsidRDefault="00393DC0" w:rsidP="00E36F0E">
            <w:r>
              <w:t>0x02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1A05D43" w14:textId="77777777" w:rsidR="00E36F0E" w:rsidRPr="00C82768" w:rsidRDefault="00E36F0E" w:rsidP="00E36F0E"/>
        </w:tc>
      </w:tr>
      <w:tr w:rsidR="00E36F0E" w:rsidRPr="00C82768" w14:paraId="2B24A62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4590BB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722E5EF"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0DBF118"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0BCF571" w14:textId="77777777" w:rsidR="00E36F0E" w:rsidRPr="00C82768" w:rsidRDefault="00393DC0" w:rsidP="00E36F0E">
            <w:r>
              <w:t>WLAN_CH_3</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C20D414" w14:textId="77777777" w:rsidR="00E36F0E" w:rsidRDefault="00393DC0" w:rsidP="00E36F0E">
            <w:r>
              <w:t>0x03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274EFEA" w14:textId="77777777" w:rsidR="00E36F0E" w:rsidRPr="00D70130" w:rsidRDefault="00E36F0E" w:rsidP="00E36F0E">
            <w:pPr>
              <w:rPr>
                <w:highlight w:val="yellow"/>
              </w:rPr>
            </w:pPr>
          </w:p>
        </w:tc>
      </w:tr>
      <w:tr w:rsidR="00E36F0E" w:rsidRPr="00C82768" w14:paraId="2EF98D4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807A85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8D31BC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5DE78C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2CBC341"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E0E7C8B"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CCC9193" w14:textId="77777777" w:rsidR="00E36F0E" w:rsidRPr="00D70130" w:rsidRDefault="00E36F0E" w:rsidP="00E36F0E">
            <w:pPr>
              <w:rPr>
                <w:highlight w:val="yellow"/>
              </w:rPr>
            </w:pPr>
          </w:p>
        </w:tc>
      </w:tr>
      <w:tr w:rsidR="00E36F0E" w:rsidRPr="00C82768" w14:paraId="7482327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6AD53E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277A0FA"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267602D"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2E17185" w14:textId="77777777" w:rsidR="00E36F0E" w:rsidRDefault="00393DC0" w:rsidP="00E36F0E">
            <w:r>
              <w:t>WLAN_CH_165</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DCCC69E" w14:textId="77777777" w:rsidR="00E36F0E" w:rsidRDefault="00393DC0" w:rsidP="00E36F0E">
            <w:r>
              <w:t>0xA5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3EC8A4C" w14:textId="77777777" w:rsidR="00E36F0E" w:rsidRPr="0052707D" w:rsidRDefault="00E36F0E" w:rsidP="00E36F0E">
            <w:pPr>
              <w:rPr>
                <w:highlight w:val="yellow"/>
              </w:rPr>
            </w:pPr>
          </w:p>
        </w:tc>
      </w:tr>
      <w:tr w:rsidR="00E36F0E" w:rsidRPr="00C82768" w14:paraId="6CA5BAC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1D7DE0C"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16E36EC" w14:textId="77777777" w:rsidR="00E36F0E" w:rsidRDefault="00393DC0" w:rsidP="00E36F0E">
            <w:r w:rsidRPr="00DA43D2">
              <w:t>WlanSecurity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C3DB6ED"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69F8EF7"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23C9702"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97A1C8A" w14:textId="77777777" w:rsidR="00E36F0E" w:rsidRPr="0052707D" w:rsidRDefault="00393DC0" w:rsidP="00E36F0E">
            <w:pPr>
              <w:rPr>
                <w:highlight w:val="yellow"/>
              </w:rPr>
            </w:pPr>
            <w:r>
              <w:t>Security settings to use</w:t>
            </w:r>
          </w:p>
        </w:tc>
      </w:tr>
      <w:tr w:rsidR="00E36F0E" w:rsidRPr="00C82768" w14:paraId="3A8A82D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CFBBD5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09C5481"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862A9C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C186474" w14:textId="77777777" w:rsidR="00E36F0E" w:rsidRDefault="00393DC0" w:rsidP="00E36F0E">
            <w:r>
              <w:t>Reserved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ED28736" w14:textId="77777777" w:rsidR="00E36F0E" w:rsidRDefault="00393DC0" w:rsidP="00E36F0E">
            <w:r>
              <w:t>0x00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D9A10FD" w14:textId="77777777" w:rsidR="00E36F0E" w:rsidRPr="0052707D" w:rsidRDefault="00E36F0E" w:rsidP="00E36F0E">
            <w:pPr>
              <w:rPr>
                <w:highlight w:val="yellow"/>
              </w:rPr>
            </w:pPr>
          </w:p>
        </w:tc>
      </w:tr>
      <w:tr w:rsidR="00E36F0E" w:rsidRPr="00C82768" w14:paraId="4DB0BAE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EC95BA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DCDD356"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C31509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AEDECED" w14:textId="77777777" w:rsidR="00E36F0E" w:rsidRPr="00C82768" w:rsidRDefault="00393DC0" w:rsidP="00E36F0E">
            <w:r>
              <w:t>Open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4A716CB" w14:textId="77777777" w:rsidR="00E36F0E" w:rsidRPr="00C82768" w:rsidRDefault="00393DC0" w:rsidP="00E36F0E">
            <w:r>
              <w:t>0x01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922234B" w14:textId="77777777" w:rsidR="00E36F0E" w:rsidRPr="0052707D" w:rsidRDefault="00393DC0" w:rsidP="00E36F0E">
            <w:pPr>
              <w:rPr>
                <w:highlight w:val="yellow"/>
              </w:rPr>
            </w:pPr>
            <w:r w:rsidRPr="007164A2">
              <w:t>Open or no security</w:t>
            </w:r>
          </w:p>
        </w:tc>
      </w:tr>
      <w:tr w:rsidR="00E36F0E" w:rsidRPr="00C82768" w14:paraId="4A62B2A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FFF14C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7CCB623"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3743E2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D800A32" w14:textId="77777777" w:rsidR="00E36F0E" w:rsidRPr="00C82768" w:rsidRDefault="00393DC0" w:rsidP="00E36F0E">
            <w:r>
              <w:t>WEP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413FF52" w14:textId="77777777" w:rsidR="00E36F0E" w:rsidRPr="00C82768" w:rsidRDefault="00393DC0" w:rsidP="00E36F0E">
            <w:r>
              <w:t>0x02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E36E100" w14:textId="77777777" w:rsidR="00E36F0E" w:rsidRPr="007164A2" w:rsidRDefault="00393DC0" w:rsidP="00E36F0E">
            <w:r>
              <w:t>WEP</w:t>
            </w:r>
          </w:p>
        </w:tc>
      </w:tr>
      <w:tr w:rsidR="00E36F0E" w:rsidRPr="00C82768" w14:paraId="78F400D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76BF7F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413EBDD"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B4C34C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592B388" w14:textId="77777777" w:rsidR="00E36F0E" w:rsidRDefault="00393DC0" w:rsidP="00E36F0E">
            <w:r>
              <w:t>WPS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7FE2313" w14:textId="77777777" w:rsidR="00E36F0E" w:rsidRDefault="00393DC0" w:rsidP="00E36F0E">
            <w:r>
              <w:t>0x03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B94725C" w14:textId="77777777" w:rsidR="00E36F0E" w:rsidRPr="007164A2" w:rsidRDefault="00393DC0" w:rsidP="00E36F0E">
            <w:r>
              <w:t>WPS (WiFi Protected Setup)</w:t>
            </w:r>
          </w:p>
        </w:tc>
      </w:tr>
      <w:tr w:rsidR="00E36F0E" w:rsidRPr="00C82768" w14:paraId="4662CFA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3D06A7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D91C3A1"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C0AD44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67D7025" w14:textId="77777777" w:rsidR="00E36F0E" w:rsidRPr="00C82768" w:rsidRDefault="00393DC0" w:rsidP="00E36F0E">
            <w:r>
              <w:t>WPA_Personal</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5440D91" w14:textId="77777777" w:rsidR="00E36F0E" w:rsidRDefault="00393DC0" w:rsidP="00E36F0E">
            <w:r>
              <w:t>0x04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EC92A26" w14:textId="77777777" w:rsidR="00E36F0E" w:rsidRPr="007164A2" w:rsidRDefault="00393DC0" w:rsidP="00E36F0E">
            <w:r>
              <w:t>WPA/WPA2/WPA3 Personal (passkey)</w:t>
            </w:r>
          </w:p>
        </w:tc>
      </w:tr>
      <w:tr w:rsidR="00E36F0E" w:rsidRPr="00C82768" w14:paraId="243507A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7C5A11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3C2FF79"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ACF9D4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9D24C5F" w14:textId="77777777" w:rsidR="00E36F0E" w:rsidRDefault="00393DC0" w:rsidP="00E36F0E">
            <w:r>
              <w:t>WPA_Enterprise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3C89161" w14:textId="77777777" w:rsidR="00E36F0E" w:rsidRDefault="00393DC0" w:rsidP="00E36F0E">
            <w:r>
              <w:t>0x05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07E3146" w14:textId="77777777" w:rsidR="00E36F0E" w:rsidRPr="007164A2" w:rsidRDefault="00393DC0" w:rsidP="00E36F0E">
            <w:r>
              <w:t>WPA/WPA2/WPA3 Enterprise (EAP-PEAP/EAP-TLS/etc) (not supported)</w:t>
            </w:r>
          </w:p>
        </w:tc>
      </w:tr>
      <w:tr w:rsidR="00E36F0E" w:rsidRPr="00C82768" w14:paraId="6699697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1732E2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ABDF5D1"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48C2B7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06D4F13" w14:textId="77777777" w:rsidR="00E36F0E" w:rsidRDefault="00393DC0" w:rsidP="00E36F0E">
            <w:r>
              <w:t>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C7F5EA0" w14:textId="77777777" w:rsidR="00E36F0E" w:rsidRDefault="00393DC0" w:rsidP="00E36F0E">
            <w:r>
              <w:t>0x06</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D5DE7FC" w14:textId="77777777" w:rsidR="00E36F0E" w:rsidRPr="007164A2" w:rsidRDefault="00E36F0E" w:rsidP="00E36F0E"/>
        </w:tc>
      </w:tr>
      <w:tr w:rsidR="00E36F0E" w:rsidRPr="00C82768" w14:paraId="19D7D12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66EE50D" w14:textId="77777777" w:rsidR="00E36F0E" w:rsidRDefault="00393DC0" w:rsidP="00E36F0E">
            <w:pPr>
              <w:jc w:val="center"/>
            </w:pPr>
            <w:r>
              <w:t xml:space="preserve">R </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755E4C4" w14:textId="77777777" w:rsidR="00E36F0E" w:rsidRPr="00DA43D2" w:rsidRDefault="00393DC0" w:rsidP="00E36F0E">
            <w:r>
              <w:t>WlanWepSecurity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535D9CC" w14:textId="77777777" w:rsidR="00E36F0E" w:rsidRPr="00C82768" w:rsidRDefault="00393DC0" w:rsidP="00E36F0E">
            <w:r>
              <w:t>-</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DF10920"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2F7FC4D" w14:textId="77777777" w:rsidR="00E36F0E" w:rsidRPr="008127A4"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E96CA33" w14:textId="77777777" w:rsidR="00E36F0E" w:rsidRPr="0052707D" w:rsidRDefault="00393DC0" w:rsidP="00E36F0E">
            <w:pPr>
              <w:rPr>
                <w:highlight w:val="yellow"/>
              </w:rPr>
            </w:pPr>
            <w:r w:rsidRPr="007164A2">
              <w:t>WEP Settings</w:t>
            </w:r>
          </w:p>
        </w:tc>
      </w:tr>
      <w:tr w:rsidR="00E36F0E" w:rsidRPr="00C82768" w14:paraId="6521F6A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77FC214"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B4524E0"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6A47446"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E0D8588" w14:textId="77777777" w:rsidR="00E36F0E" w:rsidRDefault="00393DC0" w:rsidP="00E36F0E">
            <w:r>
              <w:t>Key</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7C8A605" w14:textId="77777777" w:rsidR="00E36F0E" w:rsidRPr="00F1221C" w:rsidRDefault="00393DC0" w:rsidP="00E36F0E">
            <w:r w:rsidRPr="00F1221C">
              <w:t>Char Value:0-255</w:t>
            </w:r>
          </w:p>
          <w:p w14:paraId="7795F211"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E7477BA" w14:textId="77777777" w:rsidR="00E36F0E" w:rsidRPr="0052707D" w:rsidRDefault="00E36F0E" w:rsidP="00E36F0E">
            <w:pPr>
              <w:rPr>
                <w:highlight w:val="yellow"/>
              </w:rPr>
            </w:pPr>
          </w:p>
        </w:tc>
      </w:tr>
      <w:tr w:rsidR="00E36F0E" w:rsidRPr="00C82768" w14:paraId="717BE4B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3006DE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286610A"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8456FBD" w14:textId="77777777" w:rsidR="00E36F0E"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ADC547E" w14:textId="77777777" w:rsidR="00E36F0E" w:rsidRDefault="00393DC0" w:rsidP="00E36F0E">
            <w:r>
              <w:t>defaultKeyIndex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1A22D68" w14:textId="77777777" w:rsidR="00E36F0E"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5B4BB22" w14:textId="77777777" w:rsidR="00E36F0E" w:rsidRPr="0052707D" w:rsidRDefault="00E36F0E" w:rsidP="00E36F0E">
            <w:pPr>
              <w:rPr>
                <w:highlight w:val="yellow"/>
              </w:rPr>
            </w:pPr>
          </w:p>
        </w:tc>
      </w:tr>
      <w:tr w:rsidR="00E36F0E" w:rsidRPr="00C82768" w14:paraId="655EC7B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9020065"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CD5FA49" w14:textId="77777777" w:rsidR="00E36F0E" w:rsidRPr="00DA43D2" w:rsidRDefault="00393DC0" w:rsidP="00E36F0E">
            <w:r>
              <w:t>WlanWpsSecurity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7EF82F5" w14:textId="77777777" w:rsidR="00E36F0E" w:rsidRPr="00C82768" w:rsidRDefault="00393DC0" w:rsidP="00E36F0E">
            <w:r>
              <w:t>-</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A7FD2F0"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4CC042D" w14:textId="77777777" w:rsidR="00E36F0E" w:rsidRPr="008127A4"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1C8F4AA" w14:textId="77777777" w:rsidR="00E36F0E" w:rsidRPr="0052707D" w:rsidRDefault="00393DC0" w:rsidP="00E36F0E">
            <w:pPr>
              <w:rPr>
                <w:highlight w:val="yellow"/>
              </w:rPr>
            </w:pPr>
            <w:r w:rsidRPr="007164A2">
              <w:t>WPS Settings</w:t>
            </w:r>
          </w:p>
        </w:tc>
      </w:tr>
      <w:tr w:rsidR="00E36F0E" w:rsidRPr="00C82768" w14:paraId="4374019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020ACE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09598E0"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6166807" w14:textId="77777777" w:rsidR="00E36F0E" w:rsidRDefault="00393DC0" w:rsidP="00E36F0E">
            <w:r>
              <w:t>WlanWpsType</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4A17B32"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1FFF11F" w14:textId="77777777" w:rsidR="00E36F0E" w:rsidRDefault="00E36F0E" w:rsidP="00E36F0E"/>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2D228CD" w14:textId="77777777" w:rsidR="00E36F0E" w:rsidRPr="0052707D" w:rsidRDefault="00393DC0" w:rsidP="00E36F0E">
            <w:pPr>
              <w:rPr>
                <w:highlight w:val="yellow"/>
              </w:rPr>
            </w:pPr>
            <w:r>
              <w:t>Type</w:t>
            </w:r>
          </w:p>
        </w:tc>
      </w:tr>
      <w:tr w:rsidR="00E36F0E" w:rsidRPr="00C82768" w14:paraId="3E55775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46DAB6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E55C5C5"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B90DC41"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F5E5A3E"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1B8D1F0" w14:textId="77777777" w:rsidR="00E36F0E" w:rsidRPr="00F1221C" w:rsidRDefault="00393DC0" w:rsidP="00E36F0E">
            <w:r w:rsidRPr="00F1221C">
              <w:t>Char Value:0-255</w:t>
            </w:r>
          </w:p>
          <w:p w14:paraId="5A5AE716"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C601D6B" w14:textId="77777777" w:rsidR="00E36F0E" w:rsidRPr="0052707D" w:rsidRDefault="00393DC0" w:rsidP="00E36F0E">
            <w:pPr>
              <w:rPr>
                <w:highlight w:val="yellow"/>
              </w:rPr>
            </w:pPr>
            <w:r>
              <w:t>Pin</w:t>
            </w:r>
          </w:p>
        </w:tc>
      </w:tr>
      <w:tr w:rsidR="00E36F0E" w:rsidRPr="00C82768" w14:paraId="1EB4745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FCF82E4"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6DD5992" w14:textId="77777777" w:rsidR="00E36F0E" w:rsidRPr="00DA43D2" w:rsidRDefault="00393DC0" w:rsidP="00E36F0E">
            <w:r>
              <w:t>WlanWpaPersonalSecurity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4C1E983"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E283EA0"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8F759A9" w14:textId="77777777" w:rsidR="00E36F0E" w:rsidRPr="00F1221C" w:rsidRDefault="00393DC0" w:rsidP="00E36F0E">
            <w:r w:rsidRPr="00F1221C">
              <w:t>Char Value:0-255</w:t>
            </w:r>
          </w:p>
          <w:p w14:paraId="4437AAEB"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6A4E366" w14:textId="77777777" w:rsidR="00E36F0E" w:rsidRPr="0052707D" w:rsidRDefault="00393DC0" w:rsidP="00E36F0E">
            <w:pPr>
              <w:rPr>
                <w:highlight w:val="yellow"/>
              </w:rPr>
            </w:pPr>
            <w:r w:rsidRPr="007164A2">
              <w:t>WPA/WPA</w:t>
            </w:r>
            <w:r>
              <w:t>/WPA3</w:t>
            </w:r>
            <w:r w:rsidRPr="007164A2">
              <w:t>2-Personal Settings - password</w:t>
            </w:r>
          </w:p>
        </w:tc>
      </w:tr>
      <w:tr w:rsidR="00E36F0E" w:rsidRPr="00C82768" w14:paraId="54110DB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BE098A9"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24D3774" w14:textId="77777777" w:rsidR="00E36F0E" w:rsidRPr="00DA43D2" w:rsidRDefault="00393DC0" w:rsidP="00E36F0E">
            <w:r>
              <w:t>WlanPairwiseCipher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7552F7D"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A0B99CB"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A17A9E1" w14:textId="77777777" w:rsidR="00E36F0E" w:rsidRPr="008127A4"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8DD1239" w14:textId="77777777" w:rsidR="00E36F0E" w:rsidRPr="0052707D" w:rsidRDefault="00393DC0" w:rsidP="00E36F0E">
            <w:pPr>
              <w:rPr>
                <w:highlight w:val="yellow"/>
              </w:rPr>
            </w:pPr>
            <w:r w:rsidRPr="007164A2">
              <w:t>Pair cipher</w:t>
            </w:r>
          </w:p>
        </w:tc>
      </w:tr>
      <w:tr w:rsidR="00E36F0E" w:rsidRPr="00C82768" w14:paraId="1F7EB33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D480CC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020272F"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C8C029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24BACB4" w14:textId="77777777" w:rsidR="00E36F0E" w:rsidRDefault="00393DC0" w:rsidP="00E36F0E">
            <w:pPr>
              <w:rPr>
                <w:rFonts w:cs="Arial"/>
                <w:color w:val="000000"/>
              </w:rPr>
            </w:pPr>
            <w:r>
              <w:rPr>
                <w:rFonts w:cs="Arial"/>
                <w:color w:val="000000"/>
              </w:rPr>
              <w:t>PAIR_MIN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C2D2D0F"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C269713" w14:textId="77777777" w:rsidR="00E36F0E" w:rsidRPr="0052707D" w:rsidRDefault="00E36F0E" w:rsidP="00E36F0E">
            <w:pPr>
              <w:rPr>
                <w:highlight w:val="yellow"/>
              </w:rPr>
            </w:pPr>
          </w:p>
        </w:tc>
      </w:tr>
      <w:tr w:rsidR="00E36F0E" w:rsidRPr="00C82768" w14:paraId="5FC1EDD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AADC31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722CE41"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D4F7F95"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DDE6D85" w14:textId="77777777" w:rsidR="00E36F0E" w:rsidRDefault="00393DC0" w:rsidP="00E36F0E">
            <w:pPr>
              <w:rPr>
                <w:rFonts w:cs="Arial"/>
                <w:color w:val="000000"/>
              </w:rPr>
            </w:pPr>
            <w:r>
              <w:rPr>
                <w:rFonts w:cs="Arial"/>
                <w:color w:val="000000"/>
              </w:rPr>
              <w:t>PAIR_NONE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91C3A7D"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AFCCFEF" w14:textId="77777777" w:rsidR="00E36F0E" w:rsidRPr="007164A2" w:rsidRDefault="00393DC0" w:rsidP="00E36F0E">
            <w:r w:rsidRPr="007164A2">
              <w:t>None</w:t>
            </w:r>
          </w:p>
        </w:tc>
      </w:tr>
      <w:tr w:rsidR="00E36F0E" w:rsidRPr="00C82768" w14:paraId="6C78B9B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DCE787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4F171BB"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DA50BB8"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FBF6430" w14:textId="77777777" w:rsidR="00E36F0E" w:rsidRDefault="00393DC0" w:rsidP="00E36F0E">
            <w:pPr>
              <w:rPr>
                <w:rFonts w:cs="Arial"/>
                <w:color w:val="000000"/>
              </w:rPr>
            </w:pPr>
            <w:r>
              <w:rPr>
                <w:rFonts w:cs="Arial"/>
                <w:color w:val="000000"/>
              </w:rPr>
              <w:t>PAIR_TKIP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C73772E"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4AFEF37" w14:textId="77777777" w:rsidR="00E36F0E" w:rsidRPr="007164A2" w:rsidRDefault="00393DC0" w:rsidP="00E36F0E">
            <w:r>
              <w:t>TKIP</w:t>
            </w:r>
          </w:p>
        </w:tc>
      </w:tr>
      <w:tr w:rsidR="00E36F0E" w:rsidRPr="00C82768" w14:paraId="608A387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E7A80A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CA7077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ED58CD5"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188C14A" w14:textId="77777777" w:rsidR="00E36F0E" w:rsidRDefault="00393DC0" w:rsidP="00E36F0E">
            <w:pPr>
              <w:rPr>
                <w:rFonts w:cs="Arial"/>
                <w:color w:val="000000"/>
              </w:rPr>
            </w:pPr>
            <w:r>
              <w:rPr>
                <w:rFonts w:cs="Arial"/>
                <w:color w:val="000000"/>
              </w:rPr>
              <w:t>PAIR_CCMP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66BFBAA"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7A2830B" w14:textId="77777777" w:rsidR="00E36F0E" w:rsidRPr="007164A2" w:rsidRDefault="00393DC0" w:rsidP="00E36F0E">
            <w:r>
              <w:t>CCMP/AES</w:t>
            </w:r>
          </w:p>
        </w:tc>
      </w:tr>
      <w:tr w:rsidR="00E36F0E" w:rsidRPr="00C82768" w14:paraId="39D1416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1A5875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64631C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DF188D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61ACA16" w14:textId="77777777" w:rsidR="00E36F0E" w:rsidRDefault="00393DC0" w:rsidP="00E36F0E">
            <w:pPr>
              <w:rPr>
                <w:rFonts w:cs="Arial"/>
                <w:color w:val="000000"/>
              </w:rPr>
            </w:pPr>
            <w:r>
              <w:rPr>
                <w:rFonts w:cs="Arial"/>
                <w:color w:val="000000"/>
              </w:rPr>
              <w:t>PAIR_TKIPCCMP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CC79A1C"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0702893" w14:textId="77777777" w:rsidR="00E36F0E" w:rsidRPr="007164A2" w:rsidRDefault="00393DC0" w:rsidP="00E36F0E">
            <w:r>
              <w:t>Mixmode – tkip or ccmp</w:t>
            </w:r>
          </w:p>
        </w:tc>
      </w:tr>
      <w:tr w:rsidR="00E36F0E" w:rsidRPr="00C82768" w14:paraId="4804967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BC6060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6E0E6B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D000DF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6239C02" w14:textId="77777777" w:rsidR="00E36F0E" w:rsidRDefault="00393DC0" w:rsidP="00E36F0E">
            <w:pPr>
              <w:rPr>
                <w:rFonts w:cs="Arial"/>
                <w:color w:val="000000"/>
              </w:rPr>
            </w:pPr>
            <w:r>
              <w:rPr>
                <w:rFonts w:cs="Arial"/>
                <w:color w:val="000000"/>
              </w:rPr>
              <w:t>PAIR_MAX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F24E12C" w14:textId="77777777" w:rsidR="00E36F0E" w:rsidRDefault="00393DC0" w:rsidP="00E36F0E">
            <w:r>
              <w:t>0x5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4DF5D21" w14:textId="77777777" w:rsidR="00E36F0E" w:rsidRPr="0052707D" w:rsidRDefault="00E36F0E" w:rsidP="00E36F0E">
            <w:pPr>
              <w:rPr>
                <w:highlight w:val="yellow"/>
              </w:rPr>
            </w:pPr>
          </w:p>
        </w:tc>
      </w:tr>
      <w:tr w:rsidR="00E36F0E" w:rsidRPr="00C82768" w14:paraId="0783D2A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30D97D7"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B8704EB" w14:textId="77777777" w:rsidR="00E36F0E" w:rsidRPr="00DA43D2" w:rsidRDefault="00393DC0" w:rsidP="00E36F0E">
            <w:r>
              <w:t>WlanGroupCipher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5D4A847"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A487DD7"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A1076FA" w14:textId="77777777" w:rsidR="00E36F0E" w:rsidRPr="008127A4"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4B10E71" w14:textId="77777777" w:rsidR="00E36F0E" w:rsidRPr="0052707D" w:rsidRDefault="00393DC0" w:rsidP="00E36F0E">
            <w:pPr>
              <w:rPr>
                <w:highlight w:val="yellow"/>
              </w:rPr>
            </w:pPr>
            <w:r w:rsidRPr="007164A2">
              <w:t>Group cipher</w:t>
            </w:r>
          </w:p>
        </w:tc>
      </w:tr>
      <w:tr w:rsidR="00E36F0E" w:rsidRPr="00C82768" w14:paraId="548EB7C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7361794"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13375B7"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E37A50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7C1E1B1" w14:textId="77777777" w:rsidR="00E36F0E" w:rsidRDefault="00393DC0" w:rsidP="00E36F0E">
            <w:pPr>
              <w:rPr>
                <w:rFonts w:cs="Arial"/>
                <w:color w:val="000000"/>
              </w:rPr>
            </w:pPr>
            <w:r>
              <w:rPr>
                <w:rFonts w:cs="Arial"/>
                <w:color w:val="000000"/>
              </w:rPr>
              <w:t>GROUP_MIN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3FC2454"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B0AB356" w14:textId="77777777" w:rsidR="00E36F0E" w:rsidRPr="0052707D" w:rsidRDefault="00E36F0E" w:rsidP="00E36F0E">
            <w:pPr>
              <w:rPr>
                <w:highlight w:val="yellow"/>
              </w:rPr>
            </w:pPr>
          </w:p>
        </w:tc>
      </w:tr>
      <w:tr w:rsidR="00E36F0E" w:rsidRPr="00C82768" w14:paraId="21949D4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22DC084"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03F2C4B"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29316C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FDCF554" w14:textId="77777777" w:rsidR="00E36F0E" w:rsidRDefault="00393DC0" w:rsidP="00E36F0E">
            <w:pPr>
              <w:rPr>
                <w:rFonts w:cs="Arial"/>
                <w:color w:val="000000"/>
              </w:rPr>
            </w:pPr>
            <w:r>
              <w:rPr>
                <w:rFonts w:cs="Arial"/>
                <w:color w:val="000000"/>
              </w:rPr>
              <w:t>GROUP_NONE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ABC8417"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D243866" w14:textId="77777777" w:rsidR="00E36F0E" w:rsidRPr="007164A2" w:rsidRDefault="00393DC0" w:rsidP="00E36F0E">
            <w:r w:rsidRPr="007164A2">
              <w:t>None</w:t>
            </w:r>
          </w:p>
        </w:tc>
      </w:tr>
      <w:tr w:rsidR="00E36F0E" w:rsidRPr="00C82768" w14:paraId="17D2591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D62D9A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444B73B"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B362AE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8198D6D" w14:textId="77777777" w:rsidR="00E36F0E" w:rsidRDefault="00393DC0" w:rsidP="00E36F0E">
            <w:pPr>
              <w:rPr>
                <w:rFonts w:cs="Arial"/>
                <w:color w:val="000000"/>
              </w:rPr>
            </w:pPr>
            <w:r>
              <w:rPr>
                <w:rFonts w:cs="Arial"/>
                <w:color w:val="000000"/>
              </w:rPr>
              <w:t>GROUP_TKIP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7538BCE"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B272565" w14:textId="77777777" w:rsidR="00E36F0E" w:rsidRPr="007164A2" w:rsidRDefault="00393DC0" w:rsidP="00E36F0E">
            <w:r>
              <w:t>TKIP</w:t>
            </w:r>
          </w:p>
        </w:tc>
      </w:tr>
      <w:tr w:rsidR="00E36F0E" w:rsidRPr="00C82768" w14:paraId="3E48B98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BB00F6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C4B0881"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59217E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0ABC6FE" w14:textId="77777777" w:rsidR="00E36F0E" w:rsidRDefault="00393DC0" w:rsidP="00E36F0E">
            <w:pPr>
              <w:rPr>
                <w:rFonts w:cs="Arial"/>
                <w:color w:val="000000"/>
              </w:rPr>
            </w:pPr>
            <w:r>
              <w:rPr>
                <w:rFonts w:cs="Arial"/>
                <w:color w:val="000000"/>
              </w:rPr>
              <w:t>GROUP_CCMP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8FDE274"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EE5505B" w14:textId="77777777" w:rsidR="00E36F0E" w:rsidRPr="007164A2" w:rsidRDefault="00393DC0" w:rsidP="00E36F0E">
            <w:r>
              <w:t>CCMP/AES</w:t>
            </w:r>
          </w:p>
        </w:tc>
      </w:tr>
      <w:tr w:rsidR="00E36F0E" w:rsidRPr="00C82768" w14:paraId="5DF20C9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703583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65C622B"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12ECED5"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BC19899" w14:textId="77777777" w:rsidR="00E36F0E" w:rsidRDefault="00393DC0" w:rsidP="00E36F0E">
            <w:pPr>
              <w:rPr>
                <w:rFonts w:cs="Arial"/>
                <w:color w:val="000000"/>
              </w:rPr>
            </w:pPr>
            <w:r>
              <w:rPr>
                <w:rFonts w:cs="Arial"/>
                <w:color w:val="000000"/>
              </w:rPr>
              <w:t>GROUP_TKIPCCMP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D07E98C"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39749AC" w14:textId="77777777" w:rsidR="00E36F0E" w:rsidRPr="007164A2" w:rsidRDefault="00393DC0" w:rsidP="00E36F0E">
            <w:r>
              <w:t>Mixmode – tkip or ccmp</w:t>
            </w:r>
          </w:p>
        </w:tc>
      </w:tr>
      <w:tr w:rsidR="00E36F0E" w:rsidRPr="00C82768" w14:paraId="7A9CF19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9DA1D8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FAAA220"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01A6B4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0938CB1" w14:textId="77777777" w:rsidR="00E36F0E" w:rsidRDefault="00393DC0" w:rsidP="00E36F0E">
            <w:pPr>
              <w:rPr>
                <w:rFonts w:cs="Arial"/>
                <w:color w:val="000000"/>
              </w:rPr>
            </w:pPr>
            <w:r>
              <w:rPr>
                <w:rFonts w:cs="Arial"/>
                <w:color w:val="000000"/>
              </w:rPr>
              <w:t>GROUP_MAX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78937B8" w14:textId="77777777" w:rsidR="00E36F0E" w:rsidRDefault="00393DC0" w:rsidP="00E36F0E">
            <w:r>
              <w:t>0x5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62B6A61" w14:textId="77777777" w:rsidR="00E36F0E" w:rsidRPr="0052707D" w:rsidRDefault="00E36F0E" w:rsidP="00E36F0E">
            <w:pPr>
              <w:rPr>
                <w:highlight w:val="yellow"/>
              </w:rPr>
            </w:pPr>
          </w:p>
        </w:tc>
      </w:tr>
      <w:tr w:rsidR="00E36F0E" w:rsidRPr="00C82768" w14:paraId="4DEA8CC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1ED0C7D"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E050123" w14:textId="77777777" w:rsidR="00E36F0E" w:rsidRPr="00DA43D2" w:rsidRDefault="00393DC0" w:rsidP="00E36F0E">
            <w:r>
              <w:t>WlanWpaEnterprise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1095A95" w14:textId="77777777" w:rsidR="00E36F0E" w:rsidRDefault="00393DC0" w:rsidP="00E36F0E">
            <w:r>
              <w:t>TBD</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EE4C8D1"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9F8C6BB" w14:textId="77777777" w:rsidR="00E36F0E" w:rsidRPr="007164A2" w:rsidRDefault="00E36F0E" w:rsidP="00E36F0E">
            <w:pPr>
              <w:rPr>
                <w:highlight w:val="yellow"/>
              </w:rPr>
            </w:pP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7ECAE60" w14:textId="77777777" w:rsidR="00E36F0E" w:rsidRPr="007164A2" w:rsidRDefault="00393DC0" w:rsidP="00E36F0E">
            <w:pPr>
              <w:rPr>
                <w:highlight w:val="yellow"/>
              </w:rPr>
            </w:pPr>
            <w:r w:rsidRPr="007164A2">
              <w:t>TBD</w:t>
            </w:r>
          </w:p>
        </w:tc>
      </w:tr>
      <w:tr w:rsidR="00E36F0E" w:rsidRPr="00C82768" w14:paraId="4678C0A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A27FB39"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ADD8B61" w14:textId="77777777" w:rsidR="00E36F0E" w:rsidRPr="00DA43D2" w:rsidRDefault="00393DC0" w:rsidP="00E36F0E">
            <w:r>
              <w:t>WlanIpv4AddrType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038E1A2"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134ABB6"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CAC573D" w14:textId="77777777" w:rsidR="00E36F0E" w:rsidRDefault="00E36F0E" w:rsidP="00E36F0E"/>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A9B64D9" w14:textId="77777777" w:rsidR="00E36F0E" w:rsidRPr="0052707D" w:rsidRDefault="00E36F0E" w:rsidP="00E36F0E">
            <w:pPr>
              <w:rPr>
                <w:highlight w:val="yellow"/>
              </w:rPr>
            </w:pPr>
          </w:p>
        </w:tc>
      </w:tr>
      <w:tr w:rsidR="00E36F0E" w:rsidRPr="00C82768" w14:paraId="1AB98A5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184C9F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E452B79"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EA1AEE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BBEB332" w14:textId="77777777" w:rsidR="00E36F0E" w:rsidRDefault="00393DC0" w:rsidP="00E36F0E">
            <w:pPr>
              <w:rPr>
                <w:rFonts w:cs="Arial"/>
                <w:color w:val="000000"/>
              </w:rPr>
            </w:pPr>
            <w:r>
              <w:rPr>
                <w:rFonts w:cs="Arial"/>
                <w:color w:val="000000"/>
              </w:rPr>
              <w:t>WLAN_IPV4_ADDR_MIN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DED6D9D"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89301D1" w14:textId="77777777" w:rsidR="00E36F0E" w:rsidRPr="0052707D" w:rsidRDefault="00E36F0E" w:rsidP="00E36F0E">
            <w:pPr>
              <w:rPr>
                <w:highlight w:val="yellow"/>
              </w:rPr>
            </w:pPr>
          </w:p>
        </w:tc>
      </w:tr>
      <w:tr w:rsidR="00E36F0E" w:rsidRPr="00C82768" w14:paraId="3AA8F0B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AFCF62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57C5278"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D749BA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D857D75" w14:textId="77777777" w:rsidR="00E36F0E" w:rsidRDefault="00393DC0" w:rsidP="00E36F0E">
            <w:pPr>
              <w:rPr>
                <w:rFonts w:cs="Arial"/>
                <w:color w:val="000000"/>
              </w:rPr>
            </w:pPr>
            <w:r>
              <w:rPr>
                <w:rFonts w:cs="Arial"/>
                <w:color w:val="000000"/>
              </w:rPr>
              <w:t>WLAN_IPV4_ADDR_NONE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52AFF7F"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D9866B4" w14:textId="77777777" w:rsidR="00E36F0E" w:rsidRDefault="00393DC0" w:rsidP="00E36F0E">
            <w:pPr>
              <w:rPr>
                <w:rFonts w:cs="Arial"/>
                <w:color w:val="000000"/>
              </w:rPr>
            </w:pPr>
            <w:r>
              <w:rPr>
                <w:rFonts w:cs="Arial"/>
                <w:color w:val="000000"/>
              </w:rPr>
              <w:t>No IPv4 Addressing is used</w:t>
            </w:r>
          </w:p>
        </w:tc>
      </w:tr>
      <w:tr w:rsidR="00E36F0E" w:rsidRPr="00C82768" w14:paraId="7B0B696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E286B5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FAA9290"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DC593B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FC11253" w14:textId="77777777" w:rsidR="00E36F0E" w:rsidRDefault="00393DC0" w:rsidP="00E36F0E">
            <w:pPr>
              <w:rPr>
                <w:rFonts w:cs="Arial"/>
                <w:color w:val="000000"/>
              </w:rPr>
            </w:pPr>
            <w:r>
              <w:rPr>
                <w:rFonts w:cs="Arial"/>
                <w:color w:val="000000"/>
              </w:rPr>
              <w:t>WLAN_IPV4_ADDR_STATIC</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CE8C634"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908A0BE" w14:textId="77777777" w:rsidR="00E36F0E" w:rsidRDefault="00393DC0" w:rsidP="00E36F0E">
            <w:pPr>
              <w:rPr>
                <w:rFonts w:cs="Arial"/>
                <w:color w:val="000000"/>
              </w:rPr>
            </w:pPr>
            <w:r>
              <w:rPr>
                <w:rFonts w:cs="Arial"/>
                <w:color w:val="000000"/>
              </w:rPr>
              <w:t>Static IPv4 Address</w:t>
            </w:r>
          </w:p>
        </w:tc>
      </w:tr>
      <w:tr w:rsidR="00E36F0E" w:rsidRPr="00C82768" w14:paraId="62BF677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FD82A4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2D9C72C"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7BAA872"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EDCDF80" w14:textId="77777777" w:rsidR="00E36F0E" w:rsidRDefault="00393DC0" w:rsidP="00E36F0E">
            <w:pPr>
              <w:rPr>
                <w:rFonts w:cs="Arial"/>
                <w:color w:val="000000"/>
              </w:rPr>
            </w:pPr>
            <w:r>
              <w:rPr>
                <w:rFonts w:cs="Arial"/>
                <w:color w:val="000000"/>
              </w:rPr>
              <w:t>WLAN_IPV4_ADDR_DHCP_CLIENT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A771348"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52B8CA5" w14:textId="77777777" w:rsidR="00E36F0E" w:rsidRDefault="00393DC0" w:rsidP="00E36F0E">
            <w:pPr>
              <w:rPr>
                <w:rFonts w:cs="Arial"/>
                <w:color w:val="000000"/>
              </w:rPr>
            </w:pPr>
            <w:r>
              <w:rPr>
                <w:rFonts w:cs="Arial"/>
                <w:color w:val="000000"/>
              </w:rPr>
              <w:t>DHCP Client IPv4 Address</w:t>
            </w:r>
          </w:p>
        </w:tc>
      </w:tr>
      <w:tr w:rsidR="00E36F0E" w:rsidRPr="00C82768" w14:paraId="67572D5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3F10BAE"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15A0F0B"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6FFE3F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1DAA706" w14:textId="77777777" w:rsidR="00E36F0E" w:rsidRDefault="00393DC0" w:rsidP="00E36F0E">
            <w:pPr>
              <w:rPr>
                <w:rFonts w:cs="Arial"/>
                <w:color w:val="000000"/>
              </w:rPr>
            </w:pPr>
            <w:r>
              <w:rPr>
                <w:rFonts w:cs="Arial"/>
                <w:color w:val="000000"/>
              </w:rPr>
              <w:t>WLAN_IPV4_ADDR_DHCP_SERVER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C464E8C"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04021A2" w14:textId="77777777" w:rsidR="00E36F0E" w:rsidRDefault="00393DC0" w:rsidP="00E36F0E">
            <w:pPr>
              <w:rPr>
                <w:rFonts w:cs="Arial"/>
                <w:color w:val="000000"/>
              </w:rPr>
            </w:pPr>
            <w:r>
              <w:rPr>
                <w:rFonts w:cs="Arial"/>
                <w:color w:val="000000"/>
              </w:rPr>
              <w:t>DHCP Server IPv4 Address</w:t>
            </w:r>
          </w:p>
        </w:tc>
      </w:tr>
      <w:tr w:rsidR="00E36F0E" w:rsidRPr="00C82768" w14:paraId="32D7B90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673A5F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DB1FCFE"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043926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B559766" w14:textId="77777777" w:rsidR="00E36F0E" w:rsidRDefault="00393DC0" w:rsidP="00E36F0E">
            <w:pPr>
              <w:rPr>
                <w:rFonts w:cs="Arial"/>
                <w:color w:val="000000"/>
              </w:rPr>
            </w:pPr>
            <w:r>
              <w:rPr>
                <w:rFonts w:cs="Arial"/>
                <w:color w:val="000000"/>
              </w:rPr>
              <w:t>WLAN_IPV4_ADDR_MAX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D9DED2F" w14:textId="77777777" w:rsidR="00E36F0E" w:rsidRDefault="00393DC0" w:rsidP="00E36F0E">
            <w:r>
              <w:t>0x5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EA108B3" w14:textId="77777777" w:rsidR="00E36F0E" w:rsidRPr="0052707D" w:rsidRDefault="00E36F0E" w:rsidP="00E36F0E">
            <w:pPr>
              <w:rPr>
                <w:highlight w:val="yellow"/>
              </w:rPr>
            </w:pPr>
          </w:p>
        </w:tc>
      </w:tr>
      <w:tr w:rsidR="00E36F0E" w:rsidRPr="00C82768" w14:paraId="1E4CA7F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8E33C02"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081DE1C" w14:textId="77777777" w:rsidR="00E36F0E" w:rsidRPr="00DA43D2" w:rsidRDefault="00393DC0" w:rsidP="00E36F0E">
            <w:r>
              <w:t>WlanIpv4Addr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132B9A7" w14:textId="77777777" w:rsidR="00E36F0E" w:rsidRPr="00C82768" w:rsidRDefault="00393DC0" w:rsidP="00E36F0E">
            <w:r>
              <w:t>-</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2092192" w14:textId="77777777" w:rsidR="00E36F0E" w:rsidRPr="008127A4"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359B913" w14:textId="77777777" w:rsidR="00E36F0E" w:rsidRPr="008127A4"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41E0257" w14:textId="77777777" w:rsidR="00E36F0E" w:rsidRPr="0052707D" w:rsidRDefault="00E36F0E" w:rsidP="00E36F0E">
            <w:pPr>
              <w:rPr>
                <w:highlight w:val="yellow"/>
              </w:rPr>
            </w:pPr>
          </w:p>
        </w:tc>
      </w:tr>
      <w:tr w:rsidR="00E36F0E" w:rsidRPr="00C82768" w14:paraId="46E7E7B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DD35DF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0C93E13"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35F3B4A"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7725E4C" w14:textId="77777777" w:rsidR="00E36F0E" w:rsidRDefault="00393DC0" w:rsidP="00E36F0E">
            <w:r>
              <w:t>Ip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9987056" w14:textId="77777777" w:rsidR="00E36F0E" w:rsidRPr="00F1221C" w:rsidRDefault="00393DC0" w:rsidP="00E36F0E">
            <w:r w:rsidRPr="00F1221C">
              <w:t>Char Value:0-255</w:t>
            </w:r>
          </w:p>
          <w:p w14:paraId="581A6E34"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902AE5D" w14:textId="77777777" w:rsidR="00E36F0E" w:rsidRDefault="00393DC0" w:rsidP="00E36F0E">
            <w:pPr>
              <w:rPr>
                <w:rFonts w:cs="Arial"/>
                <w:color w:val="000000"/>
              </w:rPr>
            </w:pPr>
            <w:r>
              <w:rPr>
                <w:rFonts w:cs="Arial"/>
                <w:color w:val="000000"/>
              </w:rPr>
              <w:t>IP address of current connection</w:t>
            </w:r>
          </w:p>
        </w:tc>
      </w:tr>
      <w:tr w:rsidR="00E36F0E" w:rsidRPr="00C82768" w14:paraId="287F2E8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9B1780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8576E61"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D32490C"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D29019D" w14:textId="77777777" w:rsidR="00E36F0E" w:rsidRDefault="00393DC0" w:rsidP="00E36F0E">
            <w:r>
              <w:t>Netmask</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92FBCFB" w14:textId="77777777" w:rsidR="00E36F0E" w:rsidRPr="00F1221C" w:rsidRDefault="00393DC0" w:rsidP="00E36F0E">
            <w:r w:rsidRPr="00F1221C">
              <w:t>Char Value:0-255</w:t>
            </w:r>
          </w:p>
          <w:p w14:paraId="07718D9A"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A520B10" w14:textId="77777777" w:rsidR="00E36F0E" w:rsidRDefault="00393DC0" w:rsidP="00E36F0E">
            <w:pPr>
              <w:rPr>
                <w:rFonts w:cs="Arial"/>
                <w:color w:val="000000"/>
              </w:rPr>
            </w:pPr>
            <w:r>
              <w:rPr>
                <w:rFonts w:cs="Arial"/>
                <w:color w:val="000000"/>
              </w:rPr>
              <w:t>Netmask of currenct connection</w:t>
            </w:r>
          </w:p>
        </w:tc>
      </w:tr>
      <w:tr w:rsidR="00E36F0E" w:rsidRPr="00C82768" w14:paraId="549BCC2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2295A2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7741A80"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C299145"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1B6C5C8" w14:textId="77777777" w:rsidR="00E36F0E" w:rsidRDefault="00393DC0" w:rsidP="00E36F0E">
            <w:r>
              <w:t>Gateway</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BCE4898" w14:textId="77777777" w:rsidR="00E36F0E" w:rsidRPr="00F1221C" w:rsidRDefault="00393DC0" w:rsidP="00E36F0E">
            <w:r w:rsidRPr="00F1221C">
              <w:t>Char Value:0-255</w:t>
            </w:r>
          </w:p>
          <w:p w14:paraId="33C3DF3D"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C57EFEA" w14:textId="77777777" w:rsidR="00E36F0E" w:rsidRDefault="00393DC0" w:rsidP="00E36F0E">
            <w:pPr>
              <w:rPr>
                <w:rFonts w:cs="Arial"/>
                <w:color w:val="000000"/>
              </w:rPr>
            </w:pPr>
            <w:r>
              <w:rPr>
                <w:rFonts w:cs="Arial"/>
                <w:color w:val="000000"/>
              </w:rPr>
              <w:t>default gateway of current connection</w:t>
            </w:r>
          </w:p>
        </w:tc>
      </w:tr>
      <w:tr w:rsidR="00E36F0E" w:rsidRPr="00C82768" w14:paraId="27D8950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7F406F3"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7BB921C"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1E12380"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51BAB7B" w14:textId="77777777" w:rsidR="00E36F0E" w:rsidRDefault="00393DC0" w:rsidP="00E36F0E">
            <w:r>
              <w:t>dnsPref</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18E808D" w14:textId="77777777" w:rsidR="00E36F0E" w:rsidRPr="00F1221C" w:rsidRDefault="00393DC0" w:rsidP="00E36F0E">
            <w:r w:rsidRPr="00F1221C">
              <w:t>Char Value:0-255</w:t>
            </w:r>
          </w:p>
          <w:p w14:paraId="72E66627"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BE9EA92" w14:textId="77777777" w:rsidR="00E36F0E" w:rsidRDefault="00393DC0" w:rsidP="00E36F0E">
            <w:pPr>
              <w:rPr>
                <w:rFonts w:cs="Arial"/>
                <w:color w:val="000000"/>
              </w:rPr>
            </w:pPr>
            <w:r>
              <w:rPr>
                <w:rFonts w:cs="Arial"/>
                <w:color w:val="000000"/>
              </w:rPr>
              <w:t>Prefered DNS server</w:t>
            </w:r>
          </w:p>
        </w:tc>
      </w:tr>
      <w:tr w:rsidR="00E36F0E" w:rsidRPr="00C82768" w14:paraId="24E5B95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AD99A3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8FDE8B3"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FD5081F"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AA57916" w14:textId="77777777" w:rsidR="00E36F0E" w:rsidRDefault="00393DC0" w:rsidP="00E36F0E">
            <w:r>
              <w:t>dnsAlt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9230313" w14:textId="77777777" w:rsidR="00E36F0E" w:rsidRPr="00F1221C" w:rsidRDefault="00393DC0" w:rsidP="00E36F0E">
            <w:r w:rsidRPr="00F1221C">
              <w:t>Char Value:0-255</w:t>
            </w:r>
          </w:p>
          <w:p w14:paraId="4F39F80C"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DEDBFD8" w14:textId="77777777" w:rsidR="00E36F0E" w:rsidRDefault="00393DC0" w:rsidP="00E36F0E">
            <w:pPr>
              <w:rPr>
                <w:rFonts w:cs="Arial"/>
                <w:color w:val="000000"/>
              </w:rPr>
            </w:pPr>
            <w:r>
              <w:rPr>
                <w:rFonts w:cs="Arial"/>
                <w:color w:val="000000"/>
              </w:rPr>
              <w:t>Secondary DNS server</w:t>
            </w:r>
          </w:p>
        </w:tc>
      </w:tr>
      <w:tr w:rsidR="00E36F0E" w:rsidRPr="00C82768" w14:paraId="210D7A4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C04A384"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901AF0E" w14:textId="77777777" w:rsidR="00E36F0E" w:rsidRPr="00DA43D2" w:rsidRDefault="00393DC0" w:rsidP="00E36F0E">
            <w:r>
              <w:t>WlanIpv6AddrType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0A59D74"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C963E3C"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ADE6E7F" w14:textId="77777777" w:rsidR="00E36F0E" w:rsidRPr="008127A4"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241CACA" w14:textId="77777777" w:rsidR="00E36F0E" w:rsidRPr="0052707D" w:rsidRDefault="00E36F0E" w:rsidP="00E36F0E">
            <w:pPr>
              <w:rPr>
                <w:highlight w:val="yellow"/>
              </w:rPr>
            </w:pPr>
          </w:p>
        </w:tc>
      </w:tr>
      <w:tr w:rsidR="00E36F0E" w:rsidRPr="00C82768" w14:paraId="33BA8C3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D17E56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8C89FCC"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3A726D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E8A7FEB" w14:textId="77777777" w:rsidR="00E36F0E" w:rsidRDefault="00393DC0" w:rsidP="00E36F0E">
            <w:pPr>
              <w:rPr>
                <w:rFonts w:cs="Arial"/>
                <w:color w:val="000000"/>
              </w:rPr>
            </w:pPr>
            <w:r>
              <w:rPr>
                <w:rFonts w:cs="Arial"/>
                <w:color w:val="000000"/>
              </w:rPr>
              <w:t>WLAN_IPV6_ADDR_MIN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25A2479"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7362873" w14:textId="77777777" w:rsidR="00E36F0E" w:rsidRPr="0052707D" w:rsidRDefault="00E36F0E" w:rsidP="00E36F0E">
            <w:pPr>
              <w:rPr>
                <w:highlight w:val="yellow"/>
              </w:rPr>
            </w:pPr>
          </w:p>
        </w:tc>
      </w:tr>
      <w:tr w:rsidR="00E36F0E" w:rsidRPr="00C82768" w14:paraId="33F4914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6A2A614"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8C9FD4B"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80710A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2166115" w14:textId="77777777" w:rsidR="00E36F0E" w:rsidRDefault="00393DC0" w:rsidP="00E36F0E">
            <w:pPr>
              <w:rPr>
                <w:rFonts w:cs="Arial"/>
                <w:color w:val="000000"/>
              </w:rPr>
            </w:pPr>
            <w:r>
              <w:rPr>
                <w:rFonts w:cs="Arial"/>
                <w:color w:val="000000"/>
              </w:rPr>
              <w:t>WLAN_IPV6_ADDR_NONE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F97460E"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96788B7" w14:textId="77777777" w:rsidR="00E36F0E" w:rsidRDefault="00393DC0" w:rsidP="00E36F0E">
            <w:pPr>
              <w:rPr>
                <w:rFonts w:cs="Arial"/>
                <w:color w:val="000000"/>
              </w:rPr>
            </w:pPr>
            <w:r>
              <w:rPr>
                <w:rFonts w:cs="Arial"/>
                <w:color w:val="000000"/>
              </w:rPr>
              <w:t>No IPv6 Addressing is used</w:t>
            </w:r>
          </w:p>
        </w:tc>
      </w:tr>
      <w:tr w:rsidR="00E36F0E" w:rsidRPr="00C82768" w14:paraId="260BB1F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87503A4"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C1977AE"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8112488"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4B3327A" w14:textId="77777777" w:rsidR="00E36F0E" w:rsidRDefault="00393DC0" w:rsidP="00E36F0E">
            <w:pPr>
              <w:rPr>
                <w:rFonts w:cs="Arial"/>
                <w:color w:val="000000"/>
              </w:rPr>
            </w:pPr>
            <w:r>
              <w:rPr>
                <w:rFonts w:cs="Arial"/>
                <w:color w:val="000000"/>
              </w:rPr>
              <w:t>WLAN_IPV6_ADDR_STATIC</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9A42738"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9817252" w14:textId="77777777" w:rsidR="00E36F0E" w:rsidRDefault="00393DC0" w:rsidP="00E36F0E">
            <w:pPr>
              <w:rPr>
                <w:rFonts w:cs="Arial"/>
                <w:color w:val="000000"/>
              </w:rPr>
            </w:pPr>
            <w:r>
              <w:rPr>
                <w:rFonts w:cs="Arial"/>
                <w:color w:val="000000"/>
              </w:rPr>
              <w:t>Static IPv6 Address</w:t>
            </w:r>
          </w:p>
        </w:tc>
      </w:tr>
      <w:tr w:rsidR="00E36F0E" w:rsidRPr="00C82768" w14:paraId="5B1671F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9B74C7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7FC3A41"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253BA17"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116BC2E" w14:textId="77777777" w:rsidR="00E36F0E" w:rsidRDefault="00393DC0" w:rsidP="00E36F0E">
            <w:pPr>
              <w:rPr>
                <w:rFonts w:cs="Arial"/>
                <w:color w:val="000000"/>
              </w:rPr>
            </w:pPr>
            <w:r>
              <w:rPr>
                <w:rFonts w:cs="Arial"/>
                <w:color w:val="000000"/>
              </w:rPr>
              <w:t>WLAN_IPV6_ADDR_MAX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03DF08C"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34221C6" w14:textId="77777777" w:rsidR="00E36F0E" w:rsidRPr="0052707D" w:rsidRDefault="00E36F0E" w:rsidP="00E36F0E">
            <w:pPr>
              <w:rPr>
                <w:highlight w:val="yellow"/>
              </w:rPr>
            </w:pPr>
          </w:p>
        </w:tc>
      </w:tr>
      <w:tr w:rsidR="00E36F0E" w:rsidRPr="00C82768" w14:paraId="06F2238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71FAE36"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56B030A" w14:textId="77777777" w:rsidR="00E36F0E" w:rsidRPr="00DA43D2" w:rsidRDefault="00393DC0" w:rsidP="00E36F0E">
            <w:r>
              <w:t>WlanIpv6Addr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5608407" w14:textId="77777777" w:rsidR="00E36F0E" w:rsidRDefault="00393DC0" w:rsidP="00E36F0E">
            <w:r>
              <w:t>TBD</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2B5E1DF"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6A72657" w14:textId="77777777" w:rsidR="00E36F0E" w:rsidRPr="008127A4"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576BB0A" w14:textId="77777777" w:rsidR="00E36F0E" w:rsidRPr="0052707D" w:rsidRDefault="00E36F0E" w:rsidP="00E36F0E">
            <w:pPr>
              <w:rPr>
                <w:highlight w:val="yellow"/>
              </w:rPr>
            </w:pPr>
          </w:p>
        </w:tc>
      </w:tr>
      <w:tr w:rsidR="00E36F0E" w:rsidRPr="00C82768" w14:paraId="407D733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249FB64"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B3DDCC8" w14:textId="77777777" w:rsidR="00E36F0E" w:rsidRPr="00DA43D2" w:rsidRDefault="00393DC0" w:rsidP="00E36F0E">
            <w:r>
              <w:t>ExclusiveUse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F4BBA00"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72B6792"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7311026"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0455FEA" w14:textId="77777777" w:rsidR="00E36F0E" w:rsidRPr="0052707D" w:rsidRDefault="00393DC0" w:rsidP="00E36F0E">
            <w:pPr>
              <w:rPr>
                <w:highlight w:val="yellow"/>
              </w:rPr>
            </w:pPr>
            <w:r w:rsidRPr="007164A2">
              <w:t>Exclusive to WIR Client</w:t>
            </w:r>
          </w:p>
        </w:tc>
      </w:tr>
      <w:tr w:rsidR="00E36F0E" w:rsidRPr="00C82768" w14:paraId="2308C9A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7BAE632"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81DC961" w14:textId="77777777" w:rsidR="00E36F0E" w:rsidRPr="00DA43D2" w:rsidRDefault="00393DC0" w:rsidP="00E36F0E">
            <w:r>
              <w:t>WlanProfileSource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9C37770"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AC9DE6E"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D66D42A" w14:textId="77777777" w:rsidR="00E36F0E" w:rsidRPr="008127A4"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CE61D8E" w14:textId="77777777" w:rsidR="00E36F0E" w:rsidRPr="0052707D" w:rsidRDefault="00393DC0" w:rsidP="00E36F0E">
            <w:pPr>
              <w:rPr>
                <w:highlight w:val="yellow"/>
              </w:rPr>
            </w:pPr>
            <w:r w:rsidRPr="007164A2">
              <w:t>Origin of the profile</w:t>
            </w:r>
          </w:p>
        </w:tc>
      </w:tr>
      <w:tr w:rsidR="00E36F0E" w:rsidRPr="00C82768" w14:paraId="5646784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32D935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67A51DD"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DA35C48"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F181D8F" w14:textId="77777777" w:rsidR="00E36F0E" w:rsidRDefault="00393DC0" w:rsidP="00E36F0E">
            <w:pPr>
              <w:rPr>
                <w:rFonts w:cs="Arial"/>
                <w:color w:val="000000"/>
              </w:rPr>
            </w:pPr>
            <w:r>
              <w:rPr>
                <w:rFonts w:cs="Arial"/>
                <w:color w:val="000000"/>
              </w:rPr>
              <w:t>PROFSRC_DEFAULT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B32C3E7"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5923D4D" w14:textId="77777777" w:rsidR="00E36F0E" w:rsidRDefault="00393DC0" w:rsidP="00E36F0E">
            <w:pPr>
              <w:rPr>
                <w:rFonts w:cs="Arial"/>
                <w:color w:val="000000"/>
              </w:rPr>
            </w:pPr>
            <w:r>
              <w:rPr>
                <w:rFonts w:cs="Arial"/>
                <w:color w:val="000000"/>
              </w:rPr>
              <w:t>Default internal</w:t>
            </w:r>
          </w:p>
        </w:tc>
      </w:tr>
      <w:tr w:rsidR="00E36F0E" w:rsidRPr="00C82768" w14:paraId="02AD3F6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8813CA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1015625"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B52A41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C6E7167" w14:textId="77777777" w:rsidR="00E36F0E" w:rsidRDefault="00393DC0" w:rsidP="00E36F0E">
            <w:pPr>
              <w:rPr>
                <w:rFonts w:cs="Arial"/>
                <w:color w:val="000000"/>
              </w:rPr>
            </w:pPr>
            <w:r>
              <w:rPr>
                <w:rFonts w:cs="Arial"/>
                <w:color w:val="000000"/>
              </w:rPr>
              <w:t>PROFSRC_HMI</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4017548"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6FCFE1C" w14:textId="77777777" w:rsidR="00E36F0E" w:rsidRDefault="00393DC0" w:rsidP="00E36F0E">
            <w:pPr>
              <w:rPr>
                <w:rFonts w:cs="Arial"/>
                <w:color w:val="000000"/>
              </w:rPr>
            </w:pPr>
            <w:r>
              <w:rPr>
                <w:rFonts w:cs="Arial"/>
                <w:color w:val="000000"/>
              </w:rPr>
              <w:t>HMI/User configured</w:t>
            </w:r>
          </w:p>
        </w:tc>
      </w:tr>
      <w:tr w:rsidR="00E36F0E" w:rsidRPr="00C82768" w14:paraId="46A9960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B672ED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07C9359"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62D926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D554CEF" w14:textId="77777777" w:rsidR="00E36F0E" w:rsidRDefault="00393DC0" w:rsidP="00E36F0E">
            <w:pPr>
              <w:rPr>
                <w:rFonts w:cs="Arial"/>
                <w:color w:val="000000"/>
              </w:rPr>
            </w:pPr>
            <w:r>
              <w:rPr>
                <w:rFonts w:cs="Arial"/>
                <w:color w:val="000000"/>
              </w:rPr>
              <w:t>PROFSRC_CLOUD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C75416B"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95B827B" w14:textId="77777777" w:rsidR="00E36F0E" w:rsidRDefault="00393DC0" w:rsidP="00E36F0E">
            <w:pPr>
              <w:rPr>
                <w:rFonts w:cs="Arial"/>
                <w:color w:val="000000"/>
              </w:rPr>
            </w:pPr>
            <w:r>
              <w:rPr>
                <w:rFonts w:cs="Arial"/>
                <w:color w:val="000000"/>
              </w:rPr>
              <w:t>Cloud pushed</w:t>
            </w:r>
          </w:p>
        </w:tc>
      </w:tr>
      <w:tr w:rsidR="00E36F0E" w:rsidRPr="00C82768" w14:paraId="75AD9B9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2EC7EC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5C96186"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9AF56F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6A8940D" w14:textId="77777777" w:rsidR="00E36F0E" w:rsidRDefault="00393DC0" w:rsidP="00E36F0E">
            <w:pPr>
              <w:rPr>
                <w:rFonts w:cs="Arial"/>
                <w:color w:val="000000"/>
              </w:rPr>
            </w:pPr>
            <w:r>
              <w:rPr>
                <w:rFonts w:cs="Arial"/>
                <w:color w:val="000000"/>
              </w:rPr>
              <w:t>PROFSRC_SPECIAL</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C44B1C1"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2641CB2" w14:textId="77777777" w:rsidR="00E36F0E" w:rsidRDefault="00393DC0" w:rsidP="00E36F0E">
            <w:pPr>
              <w:rPr>
                <w:rFonts w:cs="Arial"/>
                <w:color w:val="000000"/>
              </w:rPr>
            </w:pPr>
            <w:r>
              <w:rPr>
                <w:rFonts w:cs="Arial"/>
                <w:color w:val="000000"/>
              </w:rPr>
              <w:t>Special Intent</w:t>
            </w:r>
          </w:p>
        </w:tc>
      </w:tr>
      <w:tr w:rsidR="00E36F0E" w:rsidRPr="00C82768" w14:paraId="4C08EE8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036381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B135E9D"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121A21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253821A" w14:textId="77777777" w:rsidR="00E36F0E" w:rsidRDefault="00393DC0" w:rsidP="00E36F0E">
            <w:pPr>
              <w:rPr>
                <w:rFonts w:cs="Arial"/>
                <w:color w:val="000000"/>
              </w:rPr>
            </w:pPr>
            <w:r>
              <w:rPr>
                <w:rFonts w:cs="Arial"/>
                <w:color w:val="000000"/>
              </w:rPr>
              <w:t>PROFSRC_PROV</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8B2F90F"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5099795" w14:textId="77777777" w:rsidR="00E36F0E" w:rsidRDefault="00393DC0" w:rsidP="00E36F0E">
            <w:pPr>
              <w:rPr>
                <w:rFonts w:cs="Arial"/>
                <w:color w:val="000000"/>
              </w:rPr>
            </w:pPr>
            <w:r>
              <w:rPr>
                <w:rFonts w:cs="Arial"/>
                <w:color w:val="000000"/>
              </w:rPr>
              <w:t>EOL provisioned</w:t>
            </w:r>
          </w:p>
        </w:tc>
      </w:tr>
      <w:tr w:rsidR="00E36F0E" w:rsidRPr="00C82768" w14:paraId="13D4FFE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DB3316C"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E7BAC31" w14:textId="77777777" w:rsidR="00E36F0E" w:rsidRPr="00DA43D2" w:rsidRDefault="00393DC0" w:rsidP="00E36F0E">
            <w:r>
              <w:t>timestamp</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98990DE" w14:textId="77777777" w:rsidR="00E36F0E" w:rsidRDefault="00393DC0" w:rsidP="00E36F0E">
            <w:r>
              <w:t>Int64</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D876FEA" w14:textId="77777777" w:rsidR="00E36F0E" w:rsidRPr="007164A2"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FDD20A1" w14:textId="77777777" w:rsidR="00E36F0E" w:rsidRDefault="00393DC0" w:rsidP="00E36F0E">
            <w:r>
              <w:t>0-18446744073709551615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13971F2" w14:textId="77777777" w:rsidR="00E36F0E" w:rsidRPr="0052707D" w:rsidRDefault="00393DC0" w:rsidP="00E36F0E">
            <w:pPr>
              <w:rPr>
                <w:highlight w:val="yellow"/>
              </w:rPr>
            </w:pPr>
            <w:r w:rsidRPr="007164A2">
              <w:t>Last known time stamp</w:t>
            </w:r>
          </w:p>
        </w:tc>
      </w:tr>
      <w:tr w:rsidR="00E36F0E" w:rsidRPr="00C82768" w14:paraId="485A3F9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D69C9C2"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E6E0D74" w14:textId="77777777" w:rsidR="00E36F0E" w:rsidRPr="00DA43D2" w:rsidRDefault="00393DC0" w:rsidP="00E36F0E">
            <w:r>
              <w:t>hidden</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F06E1A6"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60B7439"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0767D28"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CAC4831" w14:textId="77777777" w:rsidR="00E36F0E" w:rsidRPr="0052707D" w:rsidRDefault="00393DC0" w:rsidP="00E36F0E">
            <w:pPr>
              <w:rPr>
                <w:highlight w:val="yellow"/>
              </w:rPr>
            </w:pPr>
            <w:r w:rsidRPr="007164A2">
              <w:t>Hidden AP</w:t>
            </w:r>
          </w:p>
        </w:tc>
      </w:tr>
    </w:tbl>
    <w:p w14:paraId="49456741" w14:textId="77777777" w:rsidR="00E36F0E" w:rsidRDefault="00E36F0E"/>
    <w:p w14:paraId="03CDDD05" w14:textId="25C6D6F6" w:rsidR="00E36F0E" w:rsidRDefault="00393DC0" w:rsidP="00506E2F">
      <w:pPr>
        <w:pStyle w:val="Heading4"/>
      </w:pPr>
      <w:r w:rsidRPr="00B9479B">
        <w:t>MD-REQ-380295/A-WifiDisconnectedInd</w:t>
      </w:r>
    </w:p>
    <w:p w14:paraId="4762D73D" w14:textId="77777777" w:rsidR="00E36F0E" w:rsidRPr="00235E57" w:rsidRDefault="00393DC0" w:rsidP="00E36F0E">
      <w:pPr>
        <w:rPr>
          <w:rFonts w:cs="Arial"/>
        </w:rPr>
      </w:pPr>
      <w:r w:rsidRPr="00DF2AD3">
        <w:rPr>
          <w:rFonts w:cs="Arial"/>
        </w:rPr>
        <w:t>This API is used</w:t>
      </w:r>
      <w:r>
        <w:rPr>
          <w:rFonts w:cs="Arial"/>
        </w:rPr>
        <w:t xml:space="preserve"> internally by WIRClient and WIRServer to broadcast a notification to notify that a WiFi client is disconnected.</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2707E4A9"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35E82CB5" w14:textId="77777777" w:rsidR="00E36F0E" w:rsidRPr="00C82768" w:rsidRDefault="00E36F0E" w:rsidP="00E36F0E">
            <w:pPr>
              <w:spacing w:line="256" w:lineRule="auto"/>
              <w:rPr>
                <w:sz w:val="8"/>
              </w:rPr>
            </w:pPr>
          </w:p>
        </w:tc>
      </w:tr>
      <w:tr w:rsidR="00E36F0E" w:rsidRPr="00C82768" w14:paraId="741CF9D1"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74DBF71E"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35A41DEE" w14:textId="77777777" w:rsidR="00E36F0E" w:rsidRPr="00C82768" w:rsidRDefault="00393DC0" w:rsidP="00E36F0E">
            <w:pPr>
              <w:spacing w:line="256" w:lineRule="auto"/>
            </w:pPr>
            <w:r>
              <w:t>OnChange</w:t>
            </w:r>
          </w:p>
        </w:tc>
      </w:tr>
      <w:tr w:rsidR="00E36F0E" w:rsidRPr="00C82768" w14:paraId="061DF121"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16A8B646"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61654BE8" w14:textId="77777777" w:rsidR="00E36F0E" w:rsidRPr="00C82768" w:rsidRDefault="00393DC0" w:rsidP="00E36F0E">
            <w:pPr>
              <w:spacing w:line="256" w:lineRule="auto"/>
            </w:pPr>
            <w:r w:rsidRPr="00C82768">
              <w:t>Default</w:t>
            </w:r>
          </w:p>
        </w:tc>
      </w:tr>
      <w:tr w:rsidR="00E36F0E" w:rsidRPr="00C82768" w14:paraId="6EA76B57"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45B83D67"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48187E05" w14:textId="77777777" w:rsidR="00E36F0E" w:rsidRPr="00C82768" w:rsidRDefault="00393DC0" w:rsidP="00E36F0E">
            <w:pPr>
              <w:spacing w:line="256" w:lineRule="auto"/>
            </w:pPr>
            <w:r w:rsidRPr="00C82768">
              <w:t>No</w:t>
            </w:r>
          </w:p>
        </w:tc>
      </w:tr>
      <w:tr w:rsidR="00E36F0E" w:rsidRPr="00C82768" w14:paraId="221E36E0"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27CDED88" w14:textId="77777777" w:rsidR="00E36F0E" w:rsidRPr="00C82768" w:rsidRDefault="00E36F0E" w:rsidP="00E36F0E">
            <w:pPr>
              <w:spacing w:line="256" w:lineRule="auto"/>
              <w:rPr>
                <w:sz w:val="8"/>
              </w:rPr>
            </w:pPr>
          </w:p>
        </w:tc>
      </w:tr>
      <w:tr w:rsidR="00E36F0E" w:rsidRPr="00C82768" w14:paraId="4F8C951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7C2BF940"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3E061033"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09A8496D"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815865C"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CD02DE6"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97D860E" w14:textId="77777777" w:rsidR="00E36F0E" w:rsidRPr="00C82768" w:rsidRDefault="00393DC0" w:rsidP="00E36F0E">
            <w:pPr>
              <w:rPr>
                <w:b/>
              </w:rPr>
            </w:pPr>
            <w:r w:rsidRPr="00C82768">
              <w:rPr>
                <w:b/>
              </w:rPr>
              <w:t>Description</w:t>
            </w:r>
          </w:p>
        </w:tc>
      </w:tr>
      <w:tr w:rsidR="00E36F0E" w:rsidRPr="00C82768" w14:paraId="406B853B"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5F404A34" w14:textId="77777777" w:rsidR="00E36F0E" w:rsidRPr="00C82768" w:rsidRDefault="00393DC0" w:rsidP="00E36F0E">
            <w:pPr>
              <w:rPr>
                <w:b/>
              </w:rPr>
            </w:pPr>
            <w:r w:rsidRPr="00C82768">
              <w:rPr>
                <w:b/>
              </w:rPr>
              <w:t>Request</w:t>
            </w:r>
          </w:p>
        </w:tc>
      </w:tr>
      <w:tr w:rsidR="00E36F0E" w:rsidRPr="00C82768" w14:paraId="4B3D44A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7E30830" w14:textId="77777777" w:rsidR="00E36F0E" w:rsidRPr="00C82768" w:rsidRDefault="00393DC0" w:rsidP="00E36F0E">
            <w:pPr>
              <w:jc w:val="center"/>
            </w:pPr>
            <w:r>
              <w:t>-</w:t>
            </w:r>
          </w:p>
        </w:tc>
        <w:tc>
          <w:tcPr>
            <w:tcW w:w="2353" w:type="dxa"/>
            <w:gridSpan w:val="2"/>
            <w:tcBorders>
              <w:top w:val="single" w:sz="4" w:space="0" w:color="auto"/>
              <w:left w:val="single" w:sz="4" w:space="0" w:color="auto"/>
              <w:bottom w:val="single" w:sz="4" w:space="0" w:color="auto"/>
              <w:right w:val="single" w:sz="4" w:space="0" w:color="auto"/>
            </w:tcBorders>
          </w:tcPr>
          <w:p w14:paraId="5BBE1EE2" w14:textId="77777777" w:rsidR="00E36F0E" w:rsidRPr="00C82768" w:rsidRDefault="00393DC0" w:rsidP="00E36F0E">
            <w:r>
              <w:t>-</w:t>
            </w:r>
          </w:p>
        </w:tc>
        <w:tc>
          <w:tcPr>
            <w:tcW w:w="900" w:type="dxa"/>
            <w:tcBorders>
              <w:top w:val="single" w:sz="4" w:space="0" w:color="auto"/>
              <w:left w:val="single" w:sz="4" w:space="0" w:color="auto"/>
              <w:bottom w:val="single" w:sz="4" w:space="0" w:color="auto"/>
              <w:right w:val="single" w:sz="4" w:space="0" w:color="auto"/>
            </w:tcBorders>
          </w:tcPr>
          <w:p w14:paraId="27B3B146" w14:textId="77777777" w:rsidR="00E36F0E" w:rsidRPr="00C82768" w:rsidRDefault="00393DC0" w:rsidP="00E36F0E">
            <w:r>
              <w:t>-</w:t>
            </w:r>
          </w:p>
        </w:tc>
        <w:tc>
          <w:tcPr>
            <w:tcW w:w="1697" w:type="dxa"/>
            <w:tcBorders>
              <w:top w:val="single" w:sz="4" w:space="0" w:color="auto"/>
              <w:left w:val="single" w:sz="4" w:space="0" w:color="auto"/>
              <w:bottom w:val="single" w:sz="4" w:space="0" w:color="auto"/>
              <w:right w:val="single" w:sz="4" w:space="0" w:color="auto"/>
            </w:tcBorders>
          </w:tcPr>
          <w:p w14:paraId="33A496DC"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4C3C33E3" w14:textId="77777777" w:rsidR="00E36F0E" w:rsidRPr="00751E32" w:rsidRDefault="00393DC0" w:rsidP="00E36F0E">
            <w:pPr>
              <w:rPr>
                <w:highlight w:val="yellow"/>
              </w:rPr>
            </w:pPr>
            <w:r>
              <w:t>-</w:t>
            </w:r>
          </w:p>
        </w:tc>
        <w:tc>
          <w:tcPr>
            <w:tcW w:w="3330" w:type="dxa"/>
            <w:tcBorders>
              <w:top w:val="single" w:sz="4" w:space="0" w:color="auto"/>
              <w:left w:val="single" w:sz="4" w:space="0" w:color="auto"/>
              <w:bottom w:val="single" w:sz="4" w:space="0" w:color="auto"/>
              <w:right w:val="single" w:sz="4" w:space="0" w:color="auto"/>
            </w:tcBorders>
          </w:tcPr>
          <w:p w14:paraId="3C9F6D9F" w14:textId="77777777" w:rsidR="00E36F0E" w:rsidRPr="00C82768" w:rsidRDefault="00393DC0" w:rsidP="00E36F0E">
            <w:r>
              <w:t>-</w:t>
            </w:r>
          </w:p>
        </w:tc>
      </w:tr>
      <w:tr w:rsidR="00E36F0E" w:rsidRPr="00C82768" w14:paraId="21CFECA2"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087F96FC" w14:textId="77777777" w:rsidR="00E36F0E" w:rsidRPr="00C82768" w:rsidRDefault="00393DC0" w:rsidP="00E36F0E">
            <w:r w:rsidRPr="00C82768">
              <w:rPr>
                <w:b/>
              </w:rPr>
              <w:t>Response</w:t>
            </w:r>
          </w:p>
        </w:tc>
      </w:tr>
      <w:tr w:rsidR="00E36F0E" w:rsidRPr="00C82768" w14:paraId="690263D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0B5C756"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8AD08D5"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1389E02"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4128945"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628EE0A" w14:textId="77777777" w:rsidR="00E36F0E" w:rsidRPr="00F1221C" w:rsidRDefault="00393DC0" w:rsidP="00E36F0E">
            <w:r w:rsidRPr="00F1221C">
              <w:t>Char Value:0-255</w:t>
            </w:r>
          </w:p>
          <w:p w14:paraId="2B40C489"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EC07982" w14:textId="77777777" w:rsidR="00E36F0E" w:rsidRPr="00C82768" w:rsidRDefault="00393DC0" w:rsidP="00E36F0E">
            <w:r>
              <w:t>Requesting app ID</w:t>
            </w:r>
          </w:p>
        </w:tc>
      </w:tr>
    </w:tbl>
    <w:p w14:paraId="45A09D81" w14:textId="7BEBC99D" w:rsidR="00E36F0E" w:rsidRDefault="00393DC0" w:rsidP="00506E2F">
      <w:pPr>
        <w:pStyle w:val="Heading4"/>
      </w:pPr>
      <w:r w:rsidRPr="00B9479B">
        <w:t>MD-REQ-380296/A-WifiSignalStrengthInd</w:t>
      </w:r>
    </w:p>
    <w:p w14:paraId="1C6C2030" w14:textId="77777777" w:rsidR="00E36F0E" w:rsidRPr="00235E57" w:rsidRDefault="00393DC0" w:rsidP="00E36F0E">
      <w:pPr>
        <w:rPr>
          <w:rFonts w:cs="Arial"/>
        </w:rPr>
      </w:pPr>
      <w:r w:rsidRPr="00DF2AD3">
        <w:rPr>
          <w:rFonts w:cs="Arial"/>
        </w:rPr>
        <w:t>This API is used</w:t>
      </w:r>
      <w:r>
        <w:rPr>
          <w:rFonts w:cs="Arial"/>
        </w:rPr>
        <w:t xml:space="preserve"> internally by WIRClient and WIRServer to broadcast a notification to notify that AP’s RSSI was received from a WLAN client.</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6DBAA928"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7B1B9F49" w14:textId="77777777" w:rsidR="00E36F0E" w:rsidRPr="00C82768" w:rsidRDefault="00E36F0E" w:rsidP="00E36F0E">
            <w:pPr>
              <w:spacing w:line="256" w:lineRule="auto"/>
              <w:rPr>
                <w:sz w:val="8"/>
              </w:rPr>
            </w:pPr>
          </w:p>
        </w:tc>
      </w:tr>
      <w:tr w:rsidR="00E36F0E" w:rsidRPr="00C82768" w14:paraId="303DCD47"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2CF84444"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4B5FAB5C" w14:textId="77777777" w:rsidR="00E36F0E" w:rsidRPr="00C82768" w:rsidRDefault="00393DC0" w:rsidP="00E36F0E">
            <w:pPr>
              <w:spacing w:line="256" w:lineRule="auto"/>
            </w:pPr>
            <w:r>
              <w:t>OnChange</w:t>
            </w:r>
          </w:p>
        </w:tc>
      </w:tr>
      <w:tr w:rsidR="00E36F0E" w:rsidRPr="00C82768" w14:paraId="2D316CB8"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4DF8E300"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60295868" w14:textId="77777777" w:rsidR="00E36F0E" w:rsidRPr="00C82768" w:rsidRDefault="00393DC0" w:rsidP="00E36F0E">
            <w:pPr>
              <w:spacing w:line="256" w:lineRule="auto"/>
            </w:pPr>
            <w:r w:rsidRPr="00C82768">
              <w:t>Default</w:t>
            </w:r>
          </w:p>
        </w:tc>
      </w:tr>
      <w:tr w:rsidR="00E36F0E" w:rsidRPr="00C82768" w14:paraId="0D6AC77F"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5C2487A3"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00746C48" w14:textId="77777777" w:rsidR="00E36F0E" w:rsidRPr="00C82768" w:rsidRDefault="00393DC0" w:rsidP="00E36F0E">
            <w:pPr>
              <w:spacing w:line="256" w:lineRule="auto"/>
            </w:pPr>
            <w:r w:rsidRPr="00C82768">
              <w:t>No</w:t>
            </w:r>
          </w:p>
        </w:tc>
      </w:tr>
      <w:tr w:rsidR="00E36F0E" w:rsidRPr="00C82768" w14:paraId="046D7859"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54741599" w14:textId="77777777" w:rsidR="00E36F0E" w:rsidRPr="00C82768" w:rsidRDefault="00E36F0E" w:rsidP="00E36F0E">
            <w:pPr>
              <w:spacing w:line="256" w:lineRule="auto"/>
              <w:rPr>
                <w:sz w:val="8"/>
              </w:rPr>
            </w:pPr>
          </w:p>
        </w:tc>
      </w:tr>
      <w:tr w:rsidR="00E36F0E" w:rsidRPr="00C82768" w14:paraId="53BC93B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76AE9D62"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23D8BB81"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4C9E03ED"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509808C"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89578D1"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948AA5D" w14:textId="77777777" w:rsidR="00E36F0E" w:rsidRPr="00C82768" w:rsidRDefault="00393DC0" w:rsidP="00E36F0E">
            <w:pPr>
              <w:rPr>
                <w:b/>
              </w:rPr>
            </w:pPr>
            <w:r w:rsidRPr="00C82768">
              <w:rPr>
                <w:b/>
              </w:rPr>
              <w:t>Description</w:t>
            </w:r>
          </w:p>
        </w:tc>
      </w:tr>
      <w:tr w:rsidR="00E36F0E" w:rsidRPr="00C82768" w14:paraId="1A07F9B1"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047BBCD5" w14:textId="77777777" w:rsidR="00E36F0E" w:rsidRPr="00C82768" w:rsidRDefault="00393DC0" w:rsidP="00E36F0E">
            <w:pPr>
              <w:rPr>
                <w:b/>
              </w:rPr>
            </w:pPr>
            <w:r w:rsidRPr="00C82768">
              <w:rPr>
                <w:b/>
              </w:rPr>
              <w:t>Request</w:t>
            </w:r>
          </w:p>
        </w:tc>
      </w:tr>
      <w:tr w:rsidR="00E36F0E" w:rsidRPr="00C82768" w14:paraId="6AF63A8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F02CBA0" w14:textId="77777777" w:rsidR="00E36F0E" w:rsidRPr="00C82768" w:rsidRDefault="00393DC0" w:rsidP="00E36F0E">
            <w:pPr>
              <w:jc w:val="center"/>
            </w:pPr>
            <w:r>
              <w:t>-</w:t>
            </w:r>
          </w:p>
        </w:tc>
        <w:tc>
          <w:tcPr>
            <w:tcW w:w="2353" w:type="dxa"/>
            <w:gridSpan w:val="2"/>
            <w:tcBorders>
              <w:top w:val="single" w:sz="4" w:space="0" w:color="auto"/>
              <w:left w:val="single" w:sz="4" w:space="0" w:color="auto"/>
              <w:bottom w:val="single" w:sz="4" w:space="0" w:color="auto"/>
              <w:right w:val="single" w:sz="4" w:space="0" w:color="auto"/>
            </w:tcBorders>
          </w:tcPr>
          <w:p w14:paraId="694A882C" w14:textId="77777777" w:rsidR="00E36F0E" w:rsidRPr="00C82768" w:rsidRDefault="00393DC0" w:rsidP="00E36F0E">
            <w:r>
              <w:t>-</w:t>
            </w:r>
          </w:p>
        </w:tc>
        <w:tc>
          <w:tcPr>
            <w:tcW w:w="900" w:type="dxa"/>
            <w:tcBorders>
              <w:top w:val="single" w:sz="4" w:space="0" w:color="auto"/>
              <w:left w:val="single" w:sz="4" w:space="0" w:color="auto"/>
              <w:bottom w:val="single" w:sz="4" w:space="0" w:color="auto"/>
              <w:right w:val="single" w:sz="4" w:space="0" w:color="auto"/>
            </w:tcBorders>
          </w:tcPr>
          <w:p w14:paraId="6B56F206" w14:textId="77777777" w:rsidR="00E36F0E" w:rsidRPr="00C82768" w:rsidRDefault="00393DC0" w:rsidP="00E36F0E">
            <w:r>
              <w:t>-</w:t>
            </w:r>
          </w:p>
        </w:tc>
        <w:tc>
          <w:tcPr>
            <w:tcW w:w="1697" w:type="dxa"/>
            <w:tcBorders>
              <w:top w:val="single" w:sz="4" w:space="0" w:color="auto"/>
              <w:left w:val="single" w:sz="4" w:space="0" w:color="auto"/>
              <w:bottom w:val="single" w:sz="4" w:space="0" w:color="auto"/>
              <w:right w:val="single" w:sz="4" w:space="0" w:color="auto"/>
            </w:tcBorders>
          </w:tcPr>
          <w:p w14:paraId="018FBB8E"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021AF54E" w14:textId="77777777" w:rsidR="00E36F0E" w:rsidRPr="00751E32" w:rsidRDefault="00393DC0" w:rsidP="00E36F0E">
            <w:pPr>
              <w:rPr>
                <w:highlight w:val="yellow"/>
              </w:rPr>
            </w:pPr>
            <w:r>
              <w:t>-</w:t>
            </w:r>
          </w:p>
        </w:tc>
        <w:tc>
          <w:tcPr>
            <w:tcW w:w="3330" w:type="dxa"/>
            <w:tcBorders>
              <w:top w:val="single" w:sz="4" w:space="0" w:color="auto"/>
              <w:left w:val="single" w:sz="4" w:space="0" w:color="auto"/>
              <w:bottom w:val="single" w:sz="4" w:space="0" w:color="auto"/>
              <w:right w:val="single" w:sz="4" w:space="0" w:color="auto"/>
            </w:tcBorders>
          </w:tcPr>
          <w:p w14:paraId="5F416616" w14:textId="77777777" w:rsidR="00E36F0E" w:rsidRPr="00C82768" w:rsidRDefault="00393DC0" w:rsidP="00E36F0E">
            <w:r>
              <w:t>-</w:t>
            </w:r>
          </w:p>
        </w:tc>
      </w:tr>
      <w:tr w:rsidR="00E36F0E" w:rsidRPr="00C82768" w14:paraId="747F7D09"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03307184" w14:textId="77777777" w:rsidR="00E36F0E" w:rsidRPr="00C82768" w:rsidRDefault="00393DC0" w:rsidP="00E36F0E">
            <w:r w:rsidRPr="00C82768">
              <w:rPr>
                <w:b/>
              </w:rPr>
              <w:t>Response</w:t>
            </w:r>
          </w:p>
        </w:tc>
      </w:tr>
      <w:tr w:rsidR="00E36F0E" w:rsidRPr="00C82768" w14:paraId="2B691FE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9ECC94B"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BF318F0"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8108F18"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E4E78BD"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37ACF85" w14:textId="77777777" w:rsidR="00E36F0E" w:rsidRPr="00F1221C" w:rsidRDefault="00393DC0" w:rsidP="00E36F0E">
            <w:r w:rsidRPr="00F1221C">
              <w:t>Char Value:0-255</w:t>
            </w:r>
          </w:p>
          <w:p w14:paraId="1977C12A"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23A234E" w14:textId="77777777" w:rsidR="00E36F0E" w:rsidRPr="00C82768" w:rsidRDefault="00393DC0" w:rsidP="00E36F0E">
            <w:r>
              <w:t>Requesting app ID</w:t>
            </w:r>
          </w:p>
        </w:tc>
      </w:tr>
      <w:tr w:rsidR="00E36F0E" w:rsidRPr="00C82768" w14:paraId="07A056C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AF9E670"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00A4AC0" w14:textId="77777777" w:rsidR="00E36F0E" w:rsidRDefault="00393DC0" w:rsidP="00E36F0E">
            <w:r>
              <w:t>rssi</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5E28F88"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FA8F779" w14:textId="77777777" w:rsidR="00E36F0E" w:rsidRPr="00DA7391" w:rsidRDefault="00393DC0" w:rsidP="00E36F0E">
            <w:r w:rsidRPr="00DA7391">
              <w:t>-</w:t>
            </w:r>
            <w:r>
              <w:t xml:space="preserve"> </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02AB718" w14:textId="77777777" w:rsidR="00E36F0E" w:rsidRPr="008127A4"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1BF0144" w14:textId="77777777" w:rsidR="00E36F0E" w:rsidRDefault="00393DC0" w:rsidP="00E36F0E">
            <w:r>
              <w:t>Signal Strength</w:t>
            </w:r>
          </w:p>
        </w:tc>
      </w:tr>
    </w:tbl>
    <w:p w14:paraId="54D54208" w14:textId="384724CA" w:rsidR="00E36F0E" w:rsidRDefault="00393DC0" w:rsidP="00506E2F">
      <w:pPr>
        <w:pStyle w:val="Heading4"/>
      </w:pPr>
      <w:r w:rsidRPr="00B9479B">
        <w:lastRenderedPageBreak/>
        <w:t>MD-REQ-380297/A-WifiMacAddressInd</w:t>
      </w:r>
    </w:p>
    <w:p w14:paraId="52D1810E" w14:textId="77777777" w:rsidR="00E36F0E" w:rsidRPr="00235E57" w:rsidRDefault="00393DC0" w:rsidP="00E36F0E">
      <w:pPr>
        <w:rPr>
          <w:rFonts w:cs="Arial"/>
        </w:rPr>
      </w:pPr>
      <w:r w:rsidRPr="00DF2AD3">
        <w:rPr>
          <w:rFonts w:cs="Arial"/>
        </w:rPr>
        <w:t>This API is used</w:t>
      </w:r>
      <w:r>
        <w:rPr>
          <w:rFonts w:cs="Arial"/>
        </w:rPr>
        <w:t xml:space="preserve"> internally by WIRClient and WIRServer to broadcast a notification to notify a client MAC address.</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19A74460"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4A50D279" w14:textId="77777777" w:rsidR="00E36F0E" w:rsidRPr="00C82768" w:rsidRDefault="00E36F0E" w:rsidP="00E36F0E">
            <w:pPr>
              <w:spacing w:line="256" w:lineRule="auto"/>
              <w:rPr>
                <w:sz w:val="8"/>
              </w:rPr>
            </w:pPr>
          </w:p>
        </w:tc>
      </w:tr>
      <w:tr w:rsidR="00E36F0E" w:rsidRPr="00C82768" w14:paraId="5D7304BB"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40F6D73D"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58AC1A1F" w14:textId="77777777" w:rsidR="00E36F0E" w:rsidRPr="00C82768" w:rsidRDefault="00393DC0" w:rsidP="00E36F0E">
            <w:pPr>
              <w:spacing w:line="256" w:lineRule="auto"/>
            </w:pPr>
            <w:r>
              <w:t>OnChange</w:t>
            </w:r>
          </w:p>
        </w:tc>
      </w:tr>
      <w:tr w:rsidR="00E36F0E" w:rsidRPr="00C82768" w14:paraId="4650563C"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2089623C"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518A6BA4" w14:textId="77777777" w:rsidR="00E36F0E" w:rsidRPr="00C82768" w:rsidRDefault="00393DC0" w:rsidP="00E36F0E">
            <w:pPr>
              <w:spacing w:line="256" w:lineRule="auto"/>
            </w:pPr>
            <w:r w:rsidRPr="00C82768">
              <w:t>Default</w:t>
            </w:r>
          </w:p>
        </w:tc>
      </w:tr>
      <w:tr w:rsidR="00E36F0E" w:rsidRPr="00C82768" w14:paraId="21B05C41"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1309059B"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5C28BB90" w14:textId="77777777" w:rsidR="00E36F0E" w:rsidRPr="00C82768" w:rsidRDefault="00393DC0" w:rsidP="00E36F0E">
            <w:pPr>
              <w:spacing w:line="256" w:lineRule="auto"/>
            </w:pPr>
            <w:r w:rsidRPr="00C82768">
              <w:t>No</w:t>
            </w:r>
          </w:p>
        </w:tc>
      </w:tr>
      <w:tr w:rsidR="00E36F0E" w:rsidRPr="00C82768" w14:paraId="15DF84CF"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05CFF465" w14:textId="77777777" w:rsidR="00E36F0E" w:rsidRPr="00C82768" w:rsidRDefault="00E36F0E" w:rsidP="00E36F0E">
            <w:pPr>
              <w:spacing w:line="256" w:lineRule="auto"/>
              <w:rPr>
                <w:sz w:val="8"/>
              </w:rPr>
            </w:pPr>
          </w:p>
        </w:tc>
      </w:tr>
      <w:tr w:rsidR="00E36F0E" w:rsidRPr="00C82768" w14:paraId="372A630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3AF6C2EE"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27A0F41D"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64C1B33B"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605CF33"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7EABF87"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3C27C60" w14:textId="77777777" w:rsidR="00E36F0E" w:rsidRPr="00C82768" w:rsidRDefault="00393DC0" w:rsidP="00E36F0E">
            <w:pPr>
              <w:rPr>
                <w:b/>
              </w:rPr>
            </w:pPr>
            <w:r w:rsidRPr="00C82768">
              <w:rPr>
                <w:b/>
              </w:rPr>
              <w:t>Description</w:t>
            </w:r>
          </w:p>
        </w:tc>
      </w:tr>
      <w:tr w:rsidR="00E36F0E" w:rsidRPr="00C82768" w14:paraId="63CAEF2E"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702558C2" w14:textId="77777777" w:rsidR="00E36F0E" w:rsidRPr="00C82768" w:rsidRDefault="00393DC0" w:rsidP="00E36F0E">
            <w:pPr>
              <w:rPr>
                <w:b/>
              </w:rPr>
            </w:pPr>
            <w:r w:rsidRPr="00C82768">
              <w:rPr>
                <w:b/>
              </w:rPr>
              <w:t>Request</w:t>
            </w:r>
          </w:p>
        </w:tc>
      </w:tr>
      <w:tr w:rsidR="00E36F0E" w:rsidRPr="00C82768" w14:paraId="58AC87A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B469658" w14:textId="77777777" w:rsidR="00E36F0E" w:rsidRPr="00C82768" w:rsidRDefault="00393DC0" w:rsidP="00E36F0E">
            <w:pPr>
              <w:jc w:val="center"/>
            </w:pPr>
            <w:r>
              <w:t>-</w:t>
            </w:r>
          </w:p>
        </w:tc>
        <w:tc>
          <w:tcPr>
            <w:tcW w:w="2353" w:type="dxa"/>
            <w:gridSpan w:val="2"/>
            <w:tcBorders>
              <w:top w:val="single" w:sz="4" w:space="0" w:color="auto"/>
              <w:left w:val="single" w:sz="4" w:space="0" w:color="auto"/>
              <w:bottom w:val="single" w:sz="4" w:space="0" w:color="auto"/>
              <w:right w:val="single" w:sz="4" w:space="0" w:color="auto"/>
            </w:tcBorders>
          </w:tcPr>
          <w:p w14:paraId="5E02979E" w14:textId="77777777" w:rsidR="00E36F0E" w:rsidRPr="00C82768" w:rsidRDefault="00393DC0" w:rsidP="00E36F0E">
            <w:r>
              <w:t>-</w:t>
            </w:r>
          </w:p>
        </w:tc>
        <w:tc>
          <w:tcPr>
            <w:tcW w:w="900" w:type="dxa"/>
            <w:tcBorders>
              <w:top w:val="single" w:sz="4" w:space="0" w:color="auto"/>
              <w:left w:val="single" w:sz="4" w:space="0" w:color="auto"/>
              <w:bottom w:val="single" w:sz="4" w:space="0" w:color="auto"/>
              <w:right w:val="single" w:sz="4" w:space="0" w:color="auto"/>
            </w:tcBorders>
          </w:tcPr>
          <w:p w14:paraId="247F66BC" w14:textId="77777777" w:rsidR="00E36F0E" w:rsidRPr="00C82768" w:rsidRDefault="00393DC0" w:rsidP="00E36F0E">
            <w:r>
              <w:t>-</w:t>
            </w:r>
          </w:p>
        </w:tc>
        <w:tc>
          <w:tcPr>
            <w:tcW w:w="1697" w:type="dxa"/>
            <w:tcBorders>
              <w:top w:val="single" w:sz="4" w:space="0" w:color="auto"/>
              <w:left w:val="single" w:sz="4" w:space="0" w:color="auto"/>
              <w:bottom w:val="single" w:sz="4" w:space="0" w:color="auto"/>
              <w:right w:val="single" w:sz="4" w:space="0" w:color="auto"/>
            </w:tcBorders>
          </w:tcPr>
          <w:p w14:paraId="46950813"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5E638935" w14:textId="77777777" w:rsidR="00E36F0E" w:rsidRPr="00751E32" w:rsidRDefault="00393DC0" w:rsidP="00E36F0E">
            <w:pPr>
              <w:rPr>
                <w:highlight w:val="yellow"/>
              </w:rPr>
            </w:pPr>
            <w:r>
              <w:t>-</w:t>
            </w:r>
          </w:p>
        </w:tc>
        <w:tc>
          <w:tcPr>
            <w:tcW w:w="3330" w:type="dxa"/>
            <w:tcBorders>
              <w:top w:val="single" w:sz="4" w:space="0" w:color="auto"/>
              <w:left w:val="single" w:sz="4" w:space="0" w:color="auto"/>
              <w:bottom w:val="single" w:sz="4" w:space="0" w:color="auto"/>
              <w:right w:val="single" w:sz="4" w:space="0" w:color="auto"/>
            </w:tcBorders>
          </w:tcPr>
          <w:p w14:paraId="2B939AF6" w14:textId="77777777" w:rsidR="00E36F0E" w:rsidRPr="00C82768" w:rsidRDefault="00393DC0" w:rsidP="00E36F0E">
            <w:r>
              <w:t>-</w:t>
            </w:r>
          </w:p>
        </w:tc>
      </w:tr>
      <w:tr w:rsidR="00E36F0E" w:rsidRPr="00C82768" w14:paraId="3AA33978"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6DDC61DC" w14:textId="77777777" w:rsidR="00E36F0E" w:rsidRPr="00C82768" w:rsidRDefault="00393DC0" w:rsidP="00E36F0E">
            <w:r w:rsidRPr="00C82768">
              <w:rPr>
                <w:b/>
              </w:rPr>
              <w:t>Response</w:t>
            </w:r>
          </w:p>
        </w:tc>
      </w:tr>
      <w:tr w:rsidR="00E36F0E" w:rsidRPr="00C82768" w14:paraId="32568B2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2E096DF"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D08C088"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3CEDAE0"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1AFA96D"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B03A3B9" w14:textId="77777777" w:rsidR="00E36F0E" w:rsidRPr="00F1221C" w:rsidRDefault="00393DC0" w:rsidP="00E36F0E">
            <w:r w:rsidRPr="00F1221C">
              <w:t>Char Value:0-255</w:t>
            </w:r>
          </w:p>
          <w:p w14:paraId="45ACC3FA"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FE72A83" w14:textId="77777777" w:rsidR="00E36F0E" w:rsidRPr="00C82768" w:rsidRDefault="00393DC0" w:rsidP="00E36F0E">
            <w:r>
              <w:t>Requesting app ID</w:t>
            </w:r>
          </w:p>
        </w:tc>
      </w:tr>
      <w:tr w:rsidR="00E36F0E" w:rsidRPr="00C82768" w14:paraId="0672CE2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D252D69"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64BF19B" w14:textId="77777777" w:rsidR="00E36F0E" w:rsidRDefault="00393DC0" w:rsidP="00E36F0E">
            <w:r>
              <w:t>macAddr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A80A6B1"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487B6E7" w14:textId="77777777" w:rsidR="00E36F0E" w:rsidRPr="00DA7391" w:rsidRDefault="00393DC0" w:rsidP="00E36F0E">
            <w:r w:rsidRPr="00DA7391">
              <w:t>-</w:t>
            </w:r>
            <w:r>
              <w:t xml:space="preserve"> </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580BD9F" w14:textId="77777777" w:rsidR="00E36F0E" w:rsidRPr="00F1221C" w:rsidRDefault="00393DC0" w:rsidP="00E36F0E">
            <w:r w:rsidRPr="00F1221C">
              <w:t>Char Value:0-255</w:t>
            </w:r>
          </w:p>
          <w:p w14:paraId="06F7406D" w14:textId="77777777" w:rsidR="00E36F0E" w:rsidRPr="008127A4"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66F49E6" w14:textId="77777777" w:rsidR="00E36F0E" w:rsidRDefault="00393DC0" w:rsidP="00E36F0E">
            <w:r>
              <w:t>MAC Address</w:t>
            </w:r>
          </w:p>
        </w:tc>
      </w:tr>
    </w:tbl>
    <w:p w14:paraId="76E97884" w14:textId="70F14D13" w:rsidR="00E36F0E" w:rsidRDefault="00393DC0" w:rsidP="00506E2F">
      <w:pPr>
        <w:pStyle w:val="Heading4"/>
      </w:pPr>
      <w:r w:rsidRPr="00B9479B">
        <w:t>MD-REQ-380298/C-WlanNQM</w:t>
      </w:r>
    </w:p>
    <w:p w14:paraId="1536E001" w14:textId="77777777" w:rsidR="00E36F0E" w:rsidRPr="001846F2" w:rsidRDefault="00393DC0" w:rsidP="00E36F0E">
      <w:pPr>
        <w:rPr>
          <w:rFonts w:cs="Arial"/>
        </w:rPr>
      </w:pPr>
      <w:r w:rsidRPr="001846F2">
        <w:rPr>
          <w:rFonts w:cs="Arial"/>
        </w:rPr>
        <w:t xml:space="preserve">This API is used internally by WIRClient and WIRServer to request a WLAN network quality measurement. WIR also uses this API for its response. </w:t>
      </w:r>
    </w:p>
    <w:tbl>
      <w:tblPr>
        <w:tblW w:w="95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641"/>
        <w:gridCol w:w="540"/>
        <w:gridCol w:w="851"/>
        <w:gridCol w:w="2278"/>
        <w:gridCol w:w="1530"/>
        <w:gridCol w:w="2072"/>
      </w:tblGrid>
      <w:tr w:rsidR="00E36F0E" w:rsidRPr="001846F2" w14:paraId="24892780" w14:textId="77777777" w:rsidTr="00E36F0E">
        <w:trPr>
          <w:jc w:val="center"/>
        </w:trPr>
        <w:tc>
          <w:tcPr>
            <w:tcW w:w="9537" w:type="dxa"/>
            <w:gridSpan w:val="7"/>
            <w:tcBorders>
              <w:top w:val="single" w:sz="4" w:space="0" w:color="auto"/>
              <w:left w:val="single" w:sz="4" w:space="0" w:color="auto"/>
              <w:bottom w:val="single" w:sz="4" w:space="0" w:color="auto"/>
              <w:right w:val="single" w:sz="4" w:space="0" w:color="auto"/>
            </w:tcBorders>
            <w:shd w:val="clear" w:color="auto" w:fill="808080"/>
          </w:tcPr>
          <w:p w14:paraId="753C4753" w14:textId="77777777" w:rsidR="00E36F0E" w:rsidRPr="001846F2" w:rsidRDefault="00E36F0E" w:rsidP="00E36F0E">
            <w:pPr>
              <w:spacing w:line="256" w:lineRule="auto"/>
              <w:rPr>
                <w:rFonts w:cs="Arial"/>
              </w:rPr>
            </w:pPr>
          </w:p>
        </w:tc>
      </w:tr>
      <w:tr w:rsidR="00E36F0E" w:rsidRPr="001846F2" w14:paraId="65C94A6C" w14:textId="77777777" w:rsidTr="00E36F0E">
        <w:trPr>
          <w:jc w:val="center"/>
        </w:trPr>
        <w:tc>
          <w:tcPr>
            <w:tcW w:w="2266" w:type="dxa"/>
            <w:gridSpan w:val="2"/>
            <w:tcBorders>
              <w:top w:val="single" w:sz="4" w:space="0" w:color="auto"/>
              <w:left w:val="single" w:sz="4" w:space="0" w:color="auto"/>
              <w:bottom w:val="single" w:sz="4" w:space="0" w:color="auto"/>
              <w:right w:val="single" w:sz="4" w:space="0" w:color="auto"/>
            </w:tcBorders>
          </w:tcPr>
          <w:p w14:paraId="3CBD2627" w14:textId="77777777" w:rsidR="00E36F0E" w:rsidRPr="001846F2" w:rsidRDefault="00393DC0" w:rsidP="00E36F0E">
            <w:pPr>
              <w:spacing w:line="256" w:lineRule="auto"/>
              <w:jc w:val="right"/>
              <w:rPr>
                <w:rFonts w:cs="Arial"/>
              </w:rPr>
            </w:pPr>
            <w:r w:rsidRPr="001846F2">
              <w:rPr>
                <w:rFonts w:cs="Arial"/>
                <w:b/>
              </w:rPr>
              <w:t>Method Type</w:t>
            </w:r>
          </w:p>
        </w:tc>
        <w:tc>
          <w:tcPr>
            <w:tcW w:w="7271" w:type="dxa"/>
            <w:gridSpan w:val="5"/>
            <w:tcBorders>
              <w:top w:val="single" w:sz="4" w:space="0" w:color="auto"/>
              <w:left w:val="single" w:sz="4" w:space="0" w:color="auto"/>
              <w:bottom w:val="single" w:sz="4" w:space="0" w:color="auto"/>
              <w:right w:val="single" w:sz="4" w:space="0" w:color="auto"/>
            </w:tcBorders>
            <w:vAlign w:val="center"/>
            <w:hideMark/>
          </w:tcPr>
          <w:p w14:paraId="3F6D790A" w14:textId="77777777" w:rsidR="00E36F0E" w:rsidRPr="001846F2" w:rsidRDefault="00393DC0" w:rsidP="00E36F0E">
            <w:pPr>
              <w:spacing w:line="256" w:lineRule="auto"/>
              <w:rPr>
                <w:rFonts w:cs="Arial"/>
              </w:rPr>
            </w:pPr>
            <w:r w:rsidRPr="001846F2">
              <w:rPr>
                <w:rFonts w:cs="Arial"/>
              </w:rPr>
              <w:t>One-Shot (A-Synch)</w:t>
            </w:r>
          </w:p>
        </w:tc>
      </w:tr>
      <w:tr w:rsidR="00E36F0E" w:rsidRPr="001846F2" w14:paraId="400C6117" w14:textId="77777777" w:rsidTr="00E36F0E">
        <w:trPr>
          <w:jc w:val="center"/>
        </w:trPr>
        <w:tc>
          <w:tcPr>
            <w:tcW w:w="2266" w:type="dxa"/>
            <w:gridSpan w:val="2"/>
            <w:tcBorders>
              <w:top w:val="single" w:sz="4" w:space="0" w:color="auto"/>
              <w:left w:val="single" w:sz="4" w:space="0" w:color="auto"/>
              <w:bottom w:val="single" w:sz="4" w:space="0" w:color="auto"/>
              <w:right w:val="single" w:sz="4" w:space="0" w:color="auto"/>
            </w:tcBorders>
          </w:tcPr>
          <w:p w14:paraId="7639109C" w14:textId="77777777" w:rsidR="00E36F0E" w:rsidRPr="001846F2" w:rsidRDefault="00393DC0" w:rsidP="00E36F0E">
            <w:pPr>
              <w:spacing w:line="256" w:lineRule="auto"/>
              <w:jc w:val="right"/>
              <w:rPr>
                <w:rFonts w:cs="Arial"/>
              </w:rPr>
            </w:pPr>
            <w:r w:rsidRPr="001846F2">
              <w:rPr>
                <w:rFonts w:cs="Arial"/>
                <w:b/>
              </w:rPr>
              <w:t>QoS Level</w:t>
            </w:r>
          </w:p>
        </w:tc>
        <w:tc>
          <w:tcPr>
            <w:tcW w:w="7271" w:type="dxa"/>
            <w:gridSpan w:val="5"/>
            <w:tcBorders>
              <w:top w:val="single" w:sz="4" w:space="0" w:color="auto"/>
              <w:left w:val="single" w:sz="4" w:space="0" w:color="auto"/>
              <w:bottom w:val="single" w:sz="4" w:space="0" w:color="auto"/>
              <w:right w:val="single" w:sz="4" w:space="0" w:color="auto"/>
            </w:tcBorders>
            <w:vAlign w:val="center"/>
            <w:hideMark/>
          </w:tcPr>
          <w:p w14:paraId="063F28C9" w14:textId="77777777" w:rsidR="00E36F0E" w:rsidRPr="001846F2" w:rsidRDefault="00393DC0" w:rsidP="00E36F0E">
            <w:pPr>
              <w:spacing w:line="256" w:lineRule="auto"/>
              <w:rPr>
                <w:rFonts w:cs="Arial"/>
              </w:rPr>
            </w:pPr>
            <w:r w:rsidRPr="001846F2">
              <w:rPr>
                <w:rFonts w:cs="Arial"/>
              </w:rPr>
              <w:t>Default</w:t>
            </w:r>
          </w:p>
        </w:tc>
      </w:tr>
      <w:tr w:rsidR="00E36F0E" w:rsidRPr="001846F2" w14:paraId="6A06C9EC" w14:textId="77777777" w:rsidTr="00E36F0E">
        <w:trPr>
          <w:jc w:val="center"/>
        </w:trPr>
        <w:tc>
          <w:tcPr>
            <w:tcW w:w="2266" w:type="dxa"/>
            <w:gridSpan w:val="2"/>
            <w:tcBorders>
              <w:top w:val="single" w:sz="4" w:space="0" w:color="auto"/>
              <w:left w:val="single" w:sz="4" w:space="0" w:color="auto"/>
              <w:bottom w:val="single" w:sz="4" w:space="0" w:color="auto"/>
              <w:right w:val="single" w:sz="4" w:space="0" w:color="auto"/>
            </w:tcBorders>
          </w:tcPr>
          <w:p w14:paraId="35F5806E" w14:textId="77777777" w:rsidR="00E36F0E" w:rsidRPr="001846F2" w:rsidRDefault="00393DC0" w:rsidP="00E36F0E">
            <w:pPr>
              <w:spacing w:line="256" w:lineRule="auto"/>
              <w:jc w:val="right"/>
              <w:rPr>
                <w:rFonts w:cs="Arial"/>
              </w:rPr>
            </w:pPr>
            <w:r w:rsidRPr="001846F2">
              <w:rPr>
                <w:rFonts w:cs="Arial"/>
                <w:b/>
              </w:rPr>
              <w:t>Retained</w:t>
            </w:r>
          </w:p>
        </w:tc>
        <w:tc>
          <w:tcPr>
            <w:tcW w:w="7271" w:type="dxa"/>
            <w:gridSpan w:val="5"/>
            <w:tcBorders>
              <w:top w:val="single" w:sz="4" w:space="0" w:color="auto"/>
              <w:left w:val="single" w:sz="4" w:space="0" w:color="auto"/>
              <w:bottom w:val="single" w:sz="4" w:space="0" w:color="auto"/>
              <w:right w:val="single" w:sz="4" w:space="0" w:color="auto"/>
            </w:tcBorders>
            <w:vAlign w:val="center"/>
            <w:hideMark/>
          </w:tcPr>
          <w:p w14:paraId="264CC3F8" w14:textId="77777777" w:rsidR="00E36F0E" w:rsidRPr="001846F2" w:rsidRDefault="00393DC0" w:rsidP="00E36F0E">
            <w:pPr>
              <w:spacing w:line="256" w:lineRule="auto"/>
              <w:rPr>
                <w:rFonts w:cs="Arial"/>
              </w:rPr>
            </w:pPr>
            <w:r w:rsidRPr="001846F2">
              <w:rPr>
                <w:rFonts w:cs="Arial"/>
              </w:rPr>
              <w:t>No</w:t>
            </w:r>
          </w:p>
        </w:tc>
      </w:tr>
      <w:tr w:rsidR="00E36F0E" w:rsidRPr="001846F2" w14:paraId="5FBA0058" w14:textId="77777777" w:rsidTr="00E36F0E">
        <w:trPr>
          <w:trHeight w:val="70"/>
          <w:jc w:val="center"/>
        </w:trPr>
        <w:tc>
          <w:tcPr>
            <w:tcW w:w="9537" w:type="dxa"/>
            <w:gridSpan w:val="7"/>
            <w:tcBorders>
              <w:top w:val="single" w:sz="4" w:space="0" w:color="auto"/>
              <w:left w:val="single" w:sz="4" w:space="0" w:color="auto"/>
              <w:bottom w:val="single" w:sz="4" w:space="0" w:color="auto"/>
              <w:right w:val="single" w:sz="4" w:space="0" w:color="auto"/>
            </w:tcBorders>
            <w:shd w:val="clear" w:color="auto" w:fill="808080"/>
          </w:tcPr>
          <w:p w14:paraId="217D51DB" w14:textId="77777777" w:rsidR="00E36F0E" w:rsidRPr="001846F2" w:rsidRDefault="00E36F0E" w:rsidP="00E36F0E">
            <w:pPr>
              <w:spacing w:line="256" w:lineRule="auto"/>
              <w:rPr>
                <w:rFonts w:cs="Arial"/>
              </w:rPr>
            </w:pPr>
          </w:p>
        </w:tc>
      </w:tr>
      <w:tr w:rsidR="00E36F0E" w:rsidRPr="001846F2" w14:paraId="0C13D376"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7DAC1C3D" w14:textId="77777777" w:rsidR="00E36F0E" w:rsidRPr="001846F2" w:rsidRDefault="00393DC0" w:rsidP="00E36F0E">
            <w:pPr>
              <w:jc w:val="center"/>
              <w:rPr>
                <w:rFonts w:cs="Arial"/>
                <w:b/>
              </w:rPr>
            </w:pPr>
            <w:r w:rsidRPr="001846F2">
              <w:rPr>
                <w:rFonts w:cs="Arial"/>
                <w:b/>
              </w:rPr>
              <w:t>R/O</w:t>
            </w:r>
          </w:p>
        </w:tc>
        <w:tc>
          <w:tcPr>
            <w:tcW w:w="2181"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4EC43C0E" w14:textId="77777777" w:rsidR="00E36F0E" w:rsidRPr="001846F2" w:rsidRDefault="00393DC0" w:rsidP="00E36F0E">
            <w:pPr>
              <w:rPr>
                <w:rFonts w:cs="Arial"/>
                <w:b/>
              </w:rPr>
            </w:pPr>
            <w:r w:rsidRPr="001846F2">
              <w:rPr>
                <w:rFonts w:cs="Arial"/>
                <w:b/>
              </w:rPr>
              <w:t>Name</w:t>
            </w:r>
          </w:p>
        </w:tc>
        <w:tc>
          <w:tcPr>
            <w:tcW w:w="851" w:type="dxa"/>
            <w:tcBorders>
              <w:top w:val="single" w:sz="4" w:space="0" w:color="auto"/>
              <w:left w:val="single" w:sz="4" w:space="0" w:color="auto"/>
              <w:bottom w:val="single" w:sz="4" w:space="0" w:color="auto"/>
              <w:right w:val="single" w:sz="4" w:space="0" w:color="auto"/>
            </w:tcBorders>
            <w:shd w:val="clear" w:color="auto" w:fill="A6A6A6"/>
            <w:hideMark/>
          </w:tcPr>
          <w:p w14:paraId="5940D481" w14:textId="77777777" w:rsidR="00E36F0E" w:rsidRPr="001846F2" w:rsidRDefault="00393DC0" w:rsidP="00E36F0E">
            <w:pPr>
              <w:rPr>
                <w:rFonts w:cs="Arial"/>
                <w:b/>
              </w:rPr>
            </w:pPr>
            <w:r w:rsidRPr="001846F2">
              <w:rPr>
                <w:rFonts w:cs="Arial"/>
                <w:b/>
              </w:rPr>
              <w:t>Type</w:t>
            </w:r>
          </w:p>
        </w:tc>
        <w:tc>
          <w:tcPr>
            <w:tcW w:w="2278"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7253687" w14:textId="77777777" w:rsidR="00E36F0E" w:rsidRPr="001846F2" w:rsidRDefault="00393DC0" w:rsidP="00E36F0E">
            <w:pPr>
              <w:rPr>
                <w:rFonts w:cs="Arial"/>
                <w:b/>
              </w:rPr>
            </w:pPr>
            <w:r w:rsidRPr="001846F2">
              <w:rPr>
                <w:rFonts w:cs="Arial"/>
                <w:b/>
              </w:rPr>
              <w:t>Literals</w:t>
            </w:r>
          </w:p>
        </w:tc>
        <w:tc>
          <w:tcPr>
            <w:tcW w:w="15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9A98E77" w14:textId="77777777" w:rsidR="00E36F0E" w:rsidRPr="001846F2" w:rsidRDefault="00393DC0" w:rsidP="00E36F0E">
            <w:pPr>
              <w:rPr>
                <w:rFonts w:cs="Arial"/>
                <w:b/>
              </w:rPr>
            </w:pPr>
            <w:r w:rsidRPr="001846F2">
              <w:rPr>
                <w:rFonts w:cs="Arial"/>
                <w:b/>
              </w:rPr>
              <w:t>Value</w:t>
            </w:r>
          </w:p>
        </w:tc>
        <w:tc>
          <w:tcPr>
            <w:tcW w:w="2068"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8CB58A0" w14:textId="77777777" w:rsidR="00E36F0E" w:rsidRPr="001846F2" w:rsidRDefault="00393DC0" w:rsidP="00E36F0E">
            <w:pPr>
              <w:rPr>
                <w:rFonts w:cs="Arial"/>
                <w:b/>
              </w:rPr>
            </w:pPr>
            <w:r w:rsidRPr="001846F2">
              <w:rPr>
                <w:rFonts w:cs="Arial"/>
                <w:b/>
              </w:rPr>
              <w:t>Description</w:t>
            </w:r>
          </w:p>
        </w:tc>
      </w:tr>
      <w:tr w:rsidR="00E36F0E" w:rsidRPr="001846F2" w14:paraId="02BF69E1" w14:textId="77777777" w:rsidTr="00E36F0E">
        <w:trPr>
          <w:jc w:val="center"/>
        </w:trPr>
        <w:tc>
          <w:tcPr>
            <w:tcW w:w="9537" w:type="dxa"/>
            <w:gridSpan w:val="7"/>
            <w:tcBorders>
              <w:top w:val="single" w:sz="4" w:space="0" w:color="auto"/>
              <w:left w:val="single" w:sz="4" w:space="0" w:color="auto"/>
              <w:bottom w:val="single" w:sz="4" w:space="0" w:color="auto"/>
              <w:right w:val="single" w:sz="4" w:space="0" w:color="auto"/>
            </w:tcBorders>
            <w:shd w:val="clear" w:color="auto" w:fill="D9D9D9"/>
          </w:tcPr>
          <w:p w14:paraId="6FA40778" w14:textId="77777777" w:rsidR="00E36F0E" w:rsidRPr="001846F2" w:rsidRDefault="00393DC0" w:rsidP="00E36F0E">
            <w:pPr>
              <w:rPr>
                <w:rFonts w:cs="Arial"/>
                <w:b/>
              </w:rPr>
            </w:pPr>
            <w:r w:rsidRPr="001846F2">
              <w:rPr>
                <w:rFonts w:cs="Arial"/>
                <w:b/>
              </w:rPr>
              <w:t>Request</w:t>
            </w:r>
          </w:p>
        </w:tc>
      </w:tr>
      <w:tr w:rsidR="00E36F0E" w:rsidRPr="001846F2" w14:paraId="702A594C"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044D83C8"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tcPr>
          <w:p w14:paraId="2CC53520" w14:textId="77777777" w:rsidR="00E36F0E" w:rsidRPr="001846F2" w:rsidRDefault="00393DC0" w:rsidP="00E36F0E">
            <w:pPr>
              <w:rPr>
                <w:rFonts w:cs="Arial"/>
              </w:rPr>
            </w:pPr>
            <w:r w:rsidRPr="001846F2">
              <w:rPr>
                <w:rFonts w:cs="Arial"/>
              </w:rPr>
              <w:t>EcuType</w:t>
            </w:r>
          </w:p>
        </w:tc>
        <w:tc>
          <w:tcPr>
            <w:tcW w:w="851" w:type="dxa"/>
            <w:tcBorders>
              <w:top w:val="single" w:sz="4" w:space="0" w:color="auto"/>
              <w:left w:val="single" w:sz="4" w:space="0" w:color="auto"/>
              <w:bottom w:val="single" w:sz="4" w:space="0" w:color="auto"/>
              <w:right w:val="single" w:sz="4" w:space="0" w:color="auto"/>
            </w:tcBorders>
          </w:tcPr>
          <w:p w14:paraId="2493D034" w14:textId="77777777" w:rsidR="00E36F0E" w:rsidRPr="001846F2" w:rsidRDefault="00393DC0" w:rsidP="00E36F0E">
            <w:pPr>
              <w:rPr>
                <w:rFonts w:cs="Arial"/>
              </w:rPr>
            </w:pPr>
            <w:r w:rsidRPr="001846F2">
              <w:rPr>
                <w:rFonts w:cs="Arial"/>
              </w:rPr>
              <w:t>Enum</w:t>
            </w:r>
          </w:p>
        </w:tc>
        <w:tc>
          <w:tcPr>
            <w:tcW w:w="2278" w:type="dxa"/>
            <w:tcBorders>
              <w:top w:val="single" w:sz="4" w:space="0" w:color="auto"/>
              <w:left w:val="single" w:sz="4" w:space="0" w:color="auto"/>
              <w:bottom w:val="single" w:sz="4" w:space="0" w:color="auto"/>
              <w:right w:val="single" w:sz="4" w:space="0" w:color="auto"/>
            </w:tcBorders>
          </w:tcPr>
          <w:p w14:paraId="55A71F56" w14:textId="77777777" w:rsidR="00E36F0E" w:rsidRPr="001846F2" w:rsidRDefault="00393DC0" w:rsidP="00E36F0E">
            <w:pPr>
              <w:rPr>
                <w:rFonts w:cs="Arial"/>
              </w:rPr>
            </w:pPr>
            <w:r w:rsidRPr="001846F2">
              <w:rPr>
                <w:rFonts w:cs="Arial"/>
              </w:rPr>
              <w:t>-</w:t>
            </w:r>
          </w:p>
        </w:tc>
        <w:tc>
          <w:tcPr>
            <w:tcW w:w="1530" w:type="dxa"/>
            <w:tcBorders>
              <w:top w:val="single" w:sz="4" w:space="0" w:color="auto"/>
              <w:left w:val="single" w:sz="4" w:space="0" w:color="auto"/>
              <w:bottom w:val="single" w:sz="4" w:space="0" w:color="auto"/>
              <w:right w:val="single" w:sz="4" w:space="0" w:color="auto"/>
            </w:tcBorders>
          </w:tcPr>
          <w:p w14:paraId="076A1088" w14:textId="77777777" w:rsidR="00E36F0E" w:rsidRPr="001846F2" w:rsidRDefault="00393DC0" w:rsidP="00E36F0E">
            <w:pPr>
              <w:rPr>
                <w:rFonts w:cs="Arial"/>
              </w:rPr>
            </w:pPr>
            <w:r w:rsidRPr="001846F2">
              <w:rPr>
                <w:rFonts w:cs="Arial"/>
              </w:rPr>
              <w:t>-</w:t>
            </w:r>
          </w:p>
        </w:tc>
        <w:tc>
          <w:tcPr>
            <w:tcW w:w="2068" w:type="dxa"/>
            <w:tcBorders>
              <w:top w:val="single" w:sz="4" w:space="0" w:color="auto"/>
              <w:left w:val="single" w:sz="4" w:space="0" w:color="auto"/>
              <w:bottom w:val="single" w:sz="4" w:space="0" w:color="auto"/>
              <w:right w:val="single" w:sz="4" w:space="0" w:color="auto"/>
            </w:tcBorders>
          </w:tcPr>
          <w:p w14:paraId="0B08EAF4" w14:textId="77777777" w:rsidR="00E36F0E" w:rsidRPr="001846F2" w:rsidRDefault="00393DC0" w:rsidP="00E36F0E">
            <w:pPr>
              <w:rPr>
                <w:rFonts w:cs="Arial"/>
              </w:rPr>
            </w:pPr>
            <w:r w:rsidRPr="001846F2">
              <w:rPr>
                <w:rFonts w:cs="Arial"/>
              </w:rPr>
              <w:t>ECU type</w:t>
            </w:r>
          </w:p>
        </w:tc>
      </w:tr>
      <w:tr w:rsidR="00E36F0E" w:rsidRPr="001846F2" w14:paraId="1684A212"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23B09D77"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tcPr>
          <w:p w14:paraId="4995A496"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tcPr>
          <w:p w14:paraId="0CD7FDD7"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tcPr>
          <w:p w14:paraId="5531D16F" w14:textId="77777777" w:rsidR="00E36F0E" w:rsidRPr="001846F2" w:rsidRDefault="00393DC0" w:rsidP="00E36F0E">
            <w:pPr>
              <w:rPr>
                <w:rFonts w:cs="Arial"/>
                <w:color w:val="000000"/>
              </w:rPr>
            </w:pPr>
            <w:r w:rsidRPr="001846F2">
              <w:rPr>
                <w:rFonts w:cs="Arial"/>
                <w:color w:val="000000"/>
              </w:rPr>
              <w:t>ECU_UNK</w:t>
            </w:r>
          </w:p>
        </w:tc>
        <w:tc>
          <w:tcPr>
            <w:tcW w:w="1530" w:type="dxa"/>
            <w:tcBorders>
              <w:top w:val="single" w:sz="4" w:space="0" w:color="auto"/>
              <w:left w:val="single" w:sz="4" w:space="0" w:color="auto"/>
              <w:bottom w:val="single" w:sz="4" w:space="0" w:color="auto"/>
              <w:right w:val="single" w:sz="4" w:space="0" w:color="auto"/>
            </w:tcBorders>
          </w:tcPr>
          <w:p w14:paraId="733C6F3B" w14:textId="77777777" w:rsidR="00E36F0E" w:rsidRPr="001846F2" w:rsidRDefault="00393DC0" w:rsidP="00E36F0E">
            <w:pPr>
              <w:rPr>
                <w:rFonts w:cs="Arial"/>
                <w:color w:val="000000"/>
              </w:rPr>
            </w:pPr>
            <w:r w:rsidRPr="001846F2">
              <w:rPr>
                <w:rFonts w:cs="Arial"/>
                <w:color w:val="000000"/>
              </w:rPr>
              <w:t>0x0</w:t>
            </w:r>
          </w:p>
        </w:tc>
        <w:tc>
          <w:tcPr>
            <w:tcW w:w="2068" w:type="dxa"/>
            <w:tcBorders>
              <w:top w:val="single" w:sz="4" w:space="0" w:color="auto"/>
              <w:left w:val="single" w:sz="4" w:space="0" w:color="auto"/>
              <w:bottom w:val="single" w:sz="4" w:space="0" w:color="auto"/>
              <w:right w:val="single" w:sz="4" w:space="0" w:color="auto"/>
            </w:tcBorders>
          </w:tcPr>
          <w:p w14:paraId="70841774" w14:textId="77777777" w:rsidR="00E36F0E" w:rsidRPr="001846F2" w:rsidRDefault="00393DC0" w:rsidP="00E36F0E">
            <w:pPr>
              <w:rPr>
                <w:rFonts w:cs="Arial"/>
                <w:color w:val="000000"/>
              </w:rPr>
            </w:pPr>
            <w:r w:rsidRPr="001846F2">
              <w:rPr>
                <w:rFonts w:cs="Arial"/>
                <w:color w:val="000000"/>
              </w:rPr>
              <w:t>Error</w:t>
            </w:r>
          </w:p>
        </w:tc>
      </w:tr>
      <w:tr w:rsidR="00E36F0E" w:rsidRPr="001846F2" w14:paraId="3B4E6C82"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794A59C9"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tcPr>
          <w:p w14:paraId="34637EA3"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tcPr>
          <w:p w14:paraId="67FE0E8D"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tcPr>
          <w:p w14:paraId="1881212D" w14:textId="77777777" w:rsidR="00E36F0E" w:rsidRPr="001846F2" w:rsidRDefault="00393DC0" w:rsidP="00E36F0E">
            <w:pPr>
              <w:rPr>
                <w:rFonts w:cs="Arial"/>
                <w:color w:val="000000"/>
              </w:rPr>
            </w:pPr>
            <w:r w:rsidRPr="001846F2">
              <w:rPr>
                <w:rFonts w:cs="Arial"/>
                <w:color w:val="000000"/>
              </w:rPr>
              <w:t>ECU_ECG</w:t>
            </w:r>
          </w:p>
        </w:tc>
        <w:tc>
          <w:tcPr>
            <w:tcW w:w="1530" w:type="dxa"/>
            <w:tcBorders>
              <w:top w:val="single" w:sz="4" w:space="0" w:color="auto"/>
              <w:left w:val="single" w:sz="4" w:space="0" w:color="auto"/>
              <w:bottom w:val="single" w:sz="4" w:space="0" w:color="auto"/>
              <w:right w:val="single" w:sz="4" w:space="0" w:color="auto"/>
            </w:tcBorders>
          </w:tcPr>
          <w:p w14:paraId="2CE268AE" w14:textId="77777777" w:rsidR="00E36F0E" w:rsidRPr="001846F2" w:rsidRDefault="00393DC0" w:rsidP="00E36F0E">
            <w:pPr>
              <w:rPr>
                <w:rFonts w:cs="Arial"/>
                <w:color w:val="000000"/>
              </w:rPr>
            </w:pPr>
            <w:r w:rsidRPr="001846F2">
              <w:rPr>
                <w:rFonts w:cs="Arial"/>
                <w:color w:val="000000"/>
              </w:rPr>
              <w:t>0x1</w:t>
            </w:r>
          </w:p>
        </w:tc>
        <w:tc>
          <w:tcPr>
            <w:tcW w:w="2068" w:type="dxa"/>
            <w:tcBorders>
              <w:top w:val="single" w:sz="4" w:space="0" w:color="auto"/>
              <w:left w:val="single" w:sz="4" w:space="0" w:color="auto"/>
              <w:bottom w:val="single" w:sz="4" w:space="0" w:color="auto"/>
              <w:right w:val="single" w:sz="4" w:space="0" w:color="auto"/>
            </w:tcBorders>
          </w:tcPr>
          <w:p w14:paraId="04D6B0EF" w14:textId="77777777" w:rsidR="00E36F0E" w:rsidRPr="001846F2" w:rsidRDefault="00393DC0" w:rsidP="00E36F0E">
            <w:pPr>
              <w:rPr>
                <w:rFonts w:cs="Arial"/>
                <w:color w:val="000000"/>
              </w:rPr>
            </w:pPr>
            <w:r w:rsidRPr="001846F2">
              <w:rPr>
                <w:rFonts w:cs="Arial"/>
                <w:color w:val="000000"/>
              </w:rPr>
              <w:t>ECG</w:t>
            </w:r>
          </w:p>
        </w:tc>
      </w:tr>
      <w:tr w:rsidR="00E36F0E" w:rsidRPr="001846F2" w14:paraId="6A653AB8"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4AA58D18"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tcPr>
          <w:p w14:paraId="4C22B1B4"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tcPr>
          <w:p w14:paraId="6A081404"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tcPr>
          <w:p w14:paraId="52F4BE2F" w14:textId="77777777" w:rsidR="00E36F0E" w:rsidRPr="001846F2" w:rsidRDefault="00393DC0" w:rsidP="00E36F0E">
            <w:pPr>
              <w:rPr>
                <w:rFonts w:cs="Arial"/>
                <w:color w:val="000000"/>
              </w:rPr>
            </w:pPr>
            <w:r w:rsidRPr="001846F2">
              <w:rPr>
                <w:rFonts w:cs="Arial"/>
                <w:color w:val="000000"/>
              </w:rPr>
              <w:t>ECU_TCU</w:t>
            </w:r>
          </w:p>
        </w:tc>
        <w:tc>
          <w:tcPr>
            <w:tcW w:w="1530" w:type="dxa"/>
            <w:tcBorders>
              <w:top w:val="single" w:sz="4" w:space="0" w:color="auto"/>
              <w:left w:val="single" w:sz="4" w:space="0" w:color="auto"/>
              <w:bottom w:val="single" w:sz="4" w:space="0" w:color="auto"/>
              <w:right w:val="single" w:sz="4" w:space="0" w:color="auto"/>
            </w:tcBorders>
          </w:tcPr>
          <w:p w14:paraId="1230FE06" w14:textId="77777777" w:rsidR="00E36F0E" w:rsidRPr="001846F2" w:rsidRDefault="00393DC0" w:rsidP="00E36F0E">
            <w:pPr>
              <w:rPr>
                <w:rFonts w:cs="Arial"/>
                <w:color w:val="000000"/>
              </w:rPr>
            </w:pPr>
            <w:r w:rsidRPr="001846F2">
              <w:rPr>
                <w:rFonts w:cs="Arial"/>
                <w:color w:val="000000"/>
              </w:rPr>
              <w:t>0x2</w:t>
            </w:r>
          </w:p>
        </w:tc>
        <w:tc>
          <w:tcPr>
            <w:tcW w:w="2068" w:type="dxa"/>
            <w:tcBorders>
              <w:top w:val="single" w:sz="4" w:space="0" w:color="auto"/>
              <w:left w:val="single" w:sz="4" w:space="0" w:color="auto"/>
              <w:bottom w:val="single" w:sz="4" w:space="0" w:color="auto"/>
              <w:right w:val="single" w:sz="4" w:space="0" w:color="auto"/>
            </w:tcBorders>
          </w:tcPr>
          <w:p w14:paraId="7C8DE3B3" w14:textId="77777777" w:rsidR="00E36F0E" w:rsidRPr="001846F2" w:rsidRDefault="00393DC0" w:rsidP="00E36F0E">
            <w:pPr>
              <w:rPr>
                <w:rFonts w:cs="Arial"/>
                <w:color w:val="000000"/>
              </w:rPr>
            </w:pPr>
            <w:r w:rsidRPr="001846F2">
              <w:rPr>
                <w:rFonts w:cs="Arial"/>
                <w:color w:val="000000"/>
              </w:rPr>
              <w:t>TCU</w:t>
            </w:r>
          </w:p>
        </w:tc>
      </w:tr>
      <w:tr w:rsidR="00E36F0E" w:rsidRPr="001846F2" w14:paraId="34FAA62A"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488A85E0"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tcPr>
          <w:p w14:paraId="053EC4D6"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tcPr>
          <w:p w14:paraId="5411ECC7"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tcPr>
          <w:p w14:paraId="4EB5807C" w14:textId="77777777" w:rsidR="00E36F0E" w:rsidRPr="001846F2" w:rsidRDefault="00393DC0" w:rsidP="00E36F0E">
            <w:pPr>
              <w:rPr>
                <w:rFonts w:cs="Arial"/>
                <w:color w:val="000000"/>
              </w:rPr>
            </w:pPr>
            <w:r w:rsidRPr="001846F2">
              <w:rPr>
                <w:rFonts w:cs="Arial"/>
                <w:color w:val="000000"/>
              </w:rPr>
              <w:t>ECU_SYNC</w:t>
            </w:r>
          </w:p>
        </w:tc>
        <w:tc>
          <w:tcPr>
            <w:tcW w:w="1530" w:type="dxa"/>
            <w:tcBorders>
              <w:top w:val="single" w:sz="4" w:space="0" w:color="auto"/>
              <w:left w:val="single" w:sz="4" w:space="0" w:color="auto"/>
              <w:bottom w:val="single" w:sz="4" w:space="0" w:color="auto"/>
              <w:right w:val="single" w:sz="4" w:space="0" w:color="auto"/>
            </w:tcBorders>
          </w:tcPr>
          <w:p w14:paraId="240EE7FF" w14:textId="77777777" w:rsidR="00E36F0E" w:rsidRPr="001846F2" w:rsidRDefault="00393DC0" w:rsidP="00E36F0E">
            <w:pPr>
              <w:rPr>
                <w:rFonts w:cs="Arial"/>
                <w:color w:val="000000"/>
              </w:rPr>
            </w:pPr>
            <w:r w:rsidRPr="001846F2">
              <w:rPr>
                <w:rFonts w:cs="Arial"/>
                <w:color w:val="000000"/>
              </w:rPr>
              <w:t>0x3</w:t>
            </w:r>
          </w:p>
        </w:tc>
        <w:tc>
          <w:tcPr>
            <w:tcW w:w="2068" w:type="dxa"/>
            <w:tcBorders>
              <w:top w:val="single" w:sz="4" w:space="0" w:color="auto"/>
              <w:left w:val="single" w:sz="4" w:space="0" w:color="auto"/>
              <w:bottom w:val="single" w:sz="4" w:space="0" w:color="auto"/>
              <w:right w:val="single" w:sz="4" w:space="0" w:color="auto"/>
            </w:tcBorders>
          </w:tcPr>
          <w:p w14:paraId="6AE6D808" w14:textId="77777777" w:rsidR="00E36F0E" w:rsidRPr="001846F2" w:rsidRDefault="00393DC0" w:rsidP="00E36F0E">
            <w:pPr>
              <w:rPr>
                <w:rFonts w:cs="Arial"/>
                <w:color w:val="000000"/>
              </w:rPr>
            </w:pPr>
            <w:r w:rsidRPr="001846F2">
              <w:rPr>
                <w:rFonts w:cs="Arial"/>
                <w:color w:val="000000"/>
              </w:rPr>
              <w:t>SYNC</w:t>
            </w:r>
          </w:p>
        </w:tc>
      </w:tr>
      <w:tr w:rsidR="00E36F0E" w:rsidRPr="001846F2" w14:paraId="385805EF"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0EC56B75"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tcPr>
          <w:p w14:paraId="46B824F2"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tcPr>
          <w:p w14:paraId="216E2FA8"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tcPr>
          <w:p w14:paraId="1B270E69" w14:textId="77777777" w:rsidR="00E36F0E" w:rsidRPr="001846F2" w:rsidRDefault="00393DC0" w:rsidP="00E36F0E">
            <w:pPr>
              <w:rPr>
                <w:rFonts w:cs="Arial"/>
                <w:color w:val="000000"/>
              </w:rPr>
            </w:pPr>
            <w:r w:rsidRPr="001846F2">
              <w:rPr>
                <w:rFonts w:cs="Arial"/>
                <w:color w:val="000000"/>
              </w:rPr>
              <w:t>ECU_TCU_B</w:t>
            </w:r>
          </w:p>
        </w:tc>
        <w:tc>
          <w:tcPr>
            <w:tcW w:w="1530" w:type="dxa"/>
            <w:tcBorders>
              <w:top w:val="single" w:sz="4" w:space="0" w:color="auto"/>
              <w:left w:val="single" w:sz="4" w:space="0" w:color="auto"/>
              <w:bottom w:val="single" w:sz="4" w:space="0" w:color="auto"/>
              <w:right w:val="single" w:sz="4" w:space="0" w:color="auto"/>
            </w:tcBorders>
          </w:tcPr>
          <w:p w14:paraId="44608578" w14:textId="77777777" w:rsidR="00E36F0E" w:rsidRPr="001846F2" w:rsidRDefault="00393DC0" w:rsidP="00E36F0E">
            <w:pPr>
              <w:rPr>
                <w:rFonts w:cs="Arial"/>
                <w:color w:val="000000"/>
              </w:rPr>
            </w:pPr>
            <w:r w:rsidRPr="001846F2">
              <w:rPr>
                <w:rFonts w:cs="Arial"/>
                <w:color w:val="000000"/>
              </w:rPr>
              <w:t>0x4</w:t>
            </w:r>
          </w:p>
        </w:tc>
        <w:tc>
          <w:tcPr>
            <w:tcW w:w="2068" w:type="dxa"/>
            <w:tcBorders>
              <w:top w:val="single" w:sz="4" w:space="0" w:color="auto"/>
              <w:left w:val="single" w:sz="4" w:space="0" w:color="auto"/>
              <w:bottom w:val="single" w:sz="4" w:space="0" w:color="auto"/>
              <w:right w:val="single" w:sz="4" w:space="0" w:color="auto"/>
            </w:tcBorders>
          </w:tcPr>
          <w:p w14:paraId="45ED36B1" w14:textId="77777777" w:rsidR="00E36F0E" w:rsidRPr="001846F2" w:rsidRDefault="00393DC0" w:rsidP="00E36F0E">
            <w:pPr>
              <w:spacing w:line="256" w:lineRule="auto"/>
              <w:rPr>
                <w:rFonts w:cs="Arial"/>
                <w:color w:val="000000"/>
              </w:rPr>
            </w:pPr>
            <w:r w:rsidRPr="001846F2">
              <w:rPr>
                <w:rFonts w:cs="Arial"/>
                <w:color w:val="000000"/>
              </w:rPr>
              <w:t>TCU-B. Applicable to AV vehicles Only</w:t>
            </w:r>
          </w:p>
        </w:tc>
      </w:tr>
      <w:tr w:rsidR="00E36F0E" w:rsidRPr="001846F2" w14:paraId="74F9222D"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23E86F4D"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tcPr>
          <w:p w14:paraId="2702AFC5"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tcPr>
          <w:p w14:paraId="2D1DE764"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tcPr>
          <w:p w14:paraId="6F42C476" w14:textId="77777777" w:rsidR="00E36F0E" w:rsidRPr="001846F2" w:rsidRDefault="00393DC0" w:rsidP="00E36F0E">
            <w:pPr>
              <w:spacing w:line="256" w:lineRule="auto"/>
              <w:rPr>
                <w:rFonts w:cs="Arial"/>
                <w:color w:val="000000"/>
              </w:rPr>
            </w:pPr>
            <w:r w:rsidRPr="001846F2">
              <w:rPr>
                <w:rFonts w:cs="Arial"/>
                <w:color w:val="000000"/>
              </w:rPr>
              <w:t>ECU_SDS</w:t>
            </w:r>
          </w:p>
        </w:tc>
        <w:tc>
          <w:tcPr>
            <w:tcW w:w="1530" w:type="dxa"/>
            <w:tcBorders>
              <w:top w:val="single" w:sz="4" w:space="0" w:color="auto"/>
              <w:left w:val="single" w:sz="4" w:space="0" w:color="auto"/>
              <w:bottom w:val="single" w:sz="4" w:space="0" w:color="auto"/>
              <w:right w:val="single" w:sz="4" w:space="0" w:color="auto"/>
            </w:tcBorders>
          </w:tcPr>
          <w:p w14:paraId="6F77DA9A" w14:textId="77777777" w:rsidR="00E36F0E" w:rsidRPr="001846F2" w:rsidRDefault="00393DC0" w:rsidP="00E36F0E">
            <w:pPr>
              <w:spacing w:line="256" w:lineRule="auto"/>
              <w:rPr>
                <w:rFonts w:cs="Arial"/>
                <w:color w:val="000000"/>
              </w:rPr>
            </w:pPr>
            <w:r w:rsidRPr="001846F2">
              <w:rPr>
                <w:rFonts w:cs="Arial"/>
                <w:color w:val="000000"/>
              </w:rPr>
              <w:t>0x5</w:t>
            </w:r>
          </w:p>
        </w:tc>
        <w:tc>
          <w:tcPr>
            <w:tcW w:w="2068" w:type="dxa"/>
            <w:tcBorders>
              <w:top w:val="single" w:sz="4" w:space="0" w:color="auto"/>
              <w:left w:val="single" w:sz="4" w:space="0" w:color="auto"/>
              <w:bottom w:val="single" w:sz="4" w:space="0" w:color="auto"/>
              <w:right w:val="single" w:sz="4" w:space="0" w:color="auto"/>
            </w:tcBorders>
          </w:tcPr>
          <w:p w14:paraId="640A29F9" w14:textId="77777777" w:rsidR="00E36F0E" w:rsidRPr="001846F2" w:rsidRDefault="00393DC0" w:rsidP="00E36F0E">
            <w:pPr>
              <w:spacing w:line="254" w:lineRule="auto"/>
              <w:rPr>
                <w:rFonts w:cs="Arial"/>
                <w:color w:val="000000"/>
              </w:rPr>
            </w:pPr>
            <w:r w:rsidRPr="001846F2">
              <w:rPr>
                <w:rFonts w:cs="Arial"/>
                <w:color w:val="000000"/>
              </w:rPr>
              <w:t>SDS. Applicable to AV vehicles Only</w:t>
            </w:r>
          </w:p>
        </w:tc>
      </w:tr>
      <w:tr w:rsidR="00E36F0E" w:rsidRPr="001846F2" w14:paraId="3388AF5C"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14A107B2"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tcPr>
          <w:p w14:paraId="00B0E826"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tcPr>
          <w:p w14:paraId="1DC69AED"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tcPr>
          <w:p w14:paraId="67323483" w14:textId="77777777" w:rsidR="00E36F0E" w:rsidRPr="001846F2" w:rsidRDefault="00393DC0" w:rsidP="00E36F0E">
            <w:pPr>
              <w:spacing w:line="256" w:lineRule="auto"/>
              <w:rPr>
                <w:rFonts w:cs="Arial"/>
                <w:color w:val="000000"/>
              </w:rPr>
            </w:pPr>
            <w:r w:rsidRPr="001846F2">
              <w:rPr>
                <w:rFonts w:cs="Arial"/>
                <w:color w:val="000000"/>
              </w:rPr>
              <w:t>ECU_ADSIM</w:t>
            </w:r>
          </w:p>
        </w:tc>
        <w:tc>
          <w:tcPr>
            <w:tcW w:w="1530" w:type="dxa"/>
            <w:tcBorders>
              <w:top w:val="single" w:sz="4" w:space="0" w:color="auto"/>
              <w:left w:val="single" w:sz="4" w:space="0" w:color="auto"/>
              <w:bottom w:val="single" w:sz="4" w:space="0" w:color="auto"/>
              <w:right w:val="single" w:sz="4" w:space="0" w:color="auto"/>
            </w:tcBorders>
          </w:tcPr>
          <w:p w14:paraId="0C1576B3" w14:textId="77777777" w:rsidR="00E36F0E" w:rsidRPr="001846F2" w:rsidRDefault="00393DC0" w:rsidP="00E36F0E">
            <w:pPr>
              <w:spacing w:line="256" w:lineRule="auto"/>
              <w:rPr>
                <w:rFonts w:cs="Arial"/>
                <w:color w:val="000000"/>
              </w:rPr>
            </w:pPr>
            <w:r w:rsidRPr="001846F2">
              <w:rPr>
                <w:rFonts w:cs="Arial"/>
                <w:color w:val="000000"/>
              </w:rPr>
              <w:t>0x6</w:t>
            </w:r>
          </w:p>
        </w:tc>
        <w:tc>
          <w:tcPr>
            <w:tcW w:w="2068" w:type="dxa"/>
            <w:tcBorders>
              <w:top w:val="single" w:sz="4" w:space="0" w:color="auto"/>
              <w:left w:val="single" w:sz="4" w:space="0" w:color="auto"/>
              <w:bottom w:val="single" w:sz="4" w:space="0" w:color="auto"/>
              <w:right w:val="single" w:sz="4" w:space="0" w:color="auto"/>
            </w:tcBorders>
          </w:tcPr>
          <w:p w14:paraId="2E775871" w14:textId="77777777" w:rsidR="00E36F0E" w:rsidRPr="001846F2" w:rsidRDefault="00393DC0" w:rsidP="00E36F0E">
            <w:pPr>
              <w:spacing w:line="254" w:lineRule="auto"/>
              <w:rPr>
                <w:rFonts w:cs="Arial"/>
                <w:color w:val="000000"/>
              </w:rPr>
            </w:pPr>
            <w:r w:rsidRPr="001846F2">
              <w:rPr>
                <w:rFonts w:cs="Arial"/>
                <w:color w:val="000000"/>
              </w:rPr>
              <w:t>ADSIM. Applicable to AV vehicles Only</w:t>
            </w:r>
          </w:p>
        </w:tc>
      </w:tr>
      <w:tr w:rsidR="00E36F0E" w:rsidRPr="001846F2" w14:paraId="215A4C1B"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1DBC1AC4"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tcPr>
          <w:p w14:paraId="545B8979"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tcPr>
          <w:p w14:paraId="56B5D09B"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tcPr>
          <w:p w14:paraId="1810A87F" w14:textId="77777777" w:rsidR="00E36F0E" w:rsidRPr="001846F2" w:rsidRDefault="00393DC0" w:rsidP="00E36F0E">
            <w:pPr>
              <w:spacing w:line="256" w:lineRule="auto"/>
              <w:rPr>
                <w:rFonts w:cs="Arial"/>
                <w:color w:val="000000"/>
              </w:rPr>
            </w:pPr>
            <w:r w:rsidRPr="001846F2">
              <w:rPr>
                <w:rFonts w:cs="Arial"/>
                <w:color w:val="000000"/>
              </w:rPr>
              <w:t>ECU_DDSM</w:t>
            </w:r>
          </w:p>
        </w:tc>
        <w:tc>
          <w:tcPr>
            <w:tcW w:w="1530" w:type="dxa"/>
            <w:tcBorders>
              <w:top w:val="single" w:sz="4" w:space="0" w:color="auto"/>
              <w:left w:val="single" w:sz="4" w:space="0" w:color="auto"/>
              <w:bottom w:val="single" w:sz="4" w:space="0" w:color="auto"/>
              <w:right w:val="single" w:sz="4" w:space="0" w:color="auto"/>
            </w:tcBorders>
          </w:tcPr>
          <w:p w14:paraId="521CCFFA" w14:textId="77777777" w:rsidR="00E36F0E" w:rsidRPr="001846F2" w:rsidRDefault="00393DC0" w:rsidP="00E36F0E">
            <w:pPr>
              <w:spacing w:line="256" w:lineRule="auto"/>
              <w:rPr>
                <w:rFonts w:cs="Arial"/>
                <w:color w:val="000000"/>
              </w:rPr>
            </w:pPr>
            <w:r w:rsidRPr="001846F2">
              <w:rPr>
                <w:rFonts w:cs="Arial"/>
                <w:color w:val="000000"/>
              </w:rPr>
              <w:t>0x7</w:t>
            </w:r>
          </w:p>
        </w:tc>
        <w:tc>
          <w:tcPr>
            <w:tcW w:w="2068" w:type="dxa"/>
            <w:tcBorders>
              <w:top w:val="single" w:sz="4" w:space="0" w:color="auto"/>
              <w:left w:val="single" w:sz="4" w:space="0" w:color="auto"/>
              <w:bottom w:val="single" w:sz="4" w:space="0" w:color="auto"/>
              <w:right w:val="single" w:sz="4" w:space="0" w:color="auto"/>
            </w:tcBorders>
          </w:tcPr>
          <w:p w14:paraId="36637A5E" w14:textId="77777777" w:rsidR="00E36F0E" w:rsidRPr="001846F2" w:rsidRDefault="00393DC0" w:rsidP="00E36F0E">
            <w:pPr>
              <w:spacing w:line="254" w:lineRule="auto"/>
              <w:rPr>
                <w:rFonts w:cs="Arial"/>
                <w:color w:val="000000"/>
              </w:rPr>
            </w:pPr>
            <w:r w:rsidRPr="001846F2">
              <w:rPr>
                <w:rFonts w:cs="Arial"/>
                <w:color w:val="000000"/>
              </w:rPr>
              <w:t>DDSM. Applicable to AV vehicles Only</w:t>
            </w:r>
          </w:p>
        </w:tc>
      </w:tr>
      <w:tr w:rsidR="00E36F0E" w:rsidRPr="001846F2" w14:paraId="7B0B94DE"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20266720"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tcPr>
          <w:p w14:paraId="7C4EFCC1"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tcPr>
          <w:p w14:paraId="7D4378E9"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tcPr>
          <w:p w14:paraId="20828C24" w14:textId="77777777" w:rsidR="00E36F0E" w:rsidRPr="001846F2" w:rsidRDefault="00393DC0" w:rsidP="00E36F0E">
            <w:pPr>
              <w:spacing w:line="256" w:lineRule="auto"/>
              <w:rPr>
                <w:rFonts w:cs="Arial"/>
                <w:color w:val="000000"/>
              </w:rPr>
            </w:pPr>
            <w:r w:rsidRPr="001846F2">
              <w:rPr>
                <w:rFonts w:cs="Arial"/>
                <w:color w:val="000000"/>
              </w:rPr>
              <w:t>ECU_ADM</w:t>
            </w:r>
          </w:p>
        </w:tc>
        <w:tc>
          <w:tcPr>
            <w:tcW w:w="1530" w:type="dxa"/>
            <w:tcBorders>
              <w:top w:val="single" w:sz="4" w:space="0" w:color="auto"/>
              <w:left w:val="single" w:sz="4" w:space="0" w:color="auto"/>
              <w:bottom w:val="single" w:sz="4" w:space="0" w:color="auto"/>
              <w:right w:val="single" w:sz="4" w:space="0" w:color="auto"/>
            </w:tcBorders>
          </w:tcPr>
          <w:p w14:paraId="4B47008B" w14:textId="77777777" w:rsidR="00E36F0E" w:rsidRPr="001846F2" w:rsidRDefault="00393DC0" w:rsidP="00E36F0E">
            <w:pPr>
              <w:spacing w:line="256" w:lineRule="auto"/>
              <w:rPr>
                <w:rFonts w:cs="Arial"/>
                <w:color w:val="000000"/>
              </w:rPr>
            </w:pPr>
            <w:r w:rsidRPr="001846F2">
              <w:rPr>
                <w:rFonts w:cs="Arial"/>
                <w:color w:val="000000"/>
              </w:rPr>
              <w:t>0x8</w:t>
            </w:r>
          </w:p>
        </w:tc>
        <w:tc>
          <w:tcPr>
            <w:tcW w:w="2068" w:type="dxa"/>
            <w:tcBorders>
              <w:top w:val="single" w:sz="4" w:space="0" w:color="auto"/>
              <w:left w:val="single" w:sz="4" w:space="0" w:color="auto"/>
              <w:bottom w:val="single" w:sz="4" w:space="0" w:color="auto"/>
              <w:right w:val="single" w:sz="4" w:space="0" w:color="auto"/>
            </w:tcBorders>
          </w:tcPr>
          <w:p w14:paraId="7DECA890" w14:textId="77777777" w:rsidR="00E36F0E" w:rsidRPr="001846F2" w:rsidRDefault="00393DC0" w:rsidP="00E36F0E">
            <w:pPr>
              <w:spacing w:line="254" w:lineRule="auto"/>
              <w:rPr>
                <w:rFonts w:cs="Arial"/>
                <w:color w:val="000000"/>
              </w:rPr>
            </w:pPr>
            <w:r w:rsidRPr="001846F2">
              <w:rPr>
                <w:rFonts w:cs="Arial"/>
                <w:color w:val="000000"/>
              </w:rPr>
              <w:t>ADM. Applicable to AV vehicles Only</w:t>
            </w:r>
          </w:p>
        </w:tc>
      </w:tr>
      <w:tr w:rsidR="00E36F0E" w:rsidRPr="001846F2" w14:paraId="486CDD23"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065B12E5"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tcPr>
          <w:p w14:paraId="6EF0939C"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tcPr>
          <w:p w14:paraId="1E5BBF43"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tcPr>
          <w:p w14:paraId="40C51CEB" w14:textId="77777777" w:rsidR="00E36F0E" w:rsidRPr="001846F2" w:rsidRDefault="00393DC0" w:rsidP="00E36F0E">
            <w:pPr>
              <w:spacing w:line="256" w:lineRule="auto"/>
              <w:rPr>
                <w:rFonts w:cs="Arial"/>
                <w:color w:val="000000"/>
              </w:rPr>
            </w:pPr>
            <w:r w:rsidRPr="001846F2">
              <w:rPr>
                <w:rFonts w:cs="Arial"/>
                <w:color w:val="000000"/>
              </w:rPr>
              <w:t>ECU_ESPM</w:t>
            </w:r>
          </w:p>
        </w:tc>
        <w:tc>
          <w:tcPr>
            <w:tcW w:w="1530" w:type="dxa"/>
            <w:tcBorders>
              <w:top w:val="single" w:sz="4" w:space="0" w:color="auto"/>
              <w:left w:val="single" w:sz="4" w:space="0" w:color="auto"/>
              <w:bottom w:val="single" w:sz="4" w:space="0" w:color="auto"/>
              <w:right w:val="single" w:sz="4" w:space="0" w:color="auto"/>
            </w:tcBorders>
          </w:tcPr>
          <w:p w14:paraId="64F34A52" w14:textId="77777777" w:rsidR="00E36F0E" w:rsidRPr="001846F2" w:rsidRDefault="00393DC0" w:rsidP="00E36F0E">
            <w:pPr>
              <w:spacing w:line="256" w:lineRule="auto"/>
              <w:rPr>
                <w:rFonts w:cs="Arial"/>
                <w:color w:val="000000"/>
              </w:rPr>
            </w:pPr>
            <w:r w:rsidRPr="001846F2">
              <w:rPr>
                <w:rFonts w:cs="Arial"/>
                <w:color w:val="000000"/>
              </w:rPr>
              <w:t>0x9</w:t>
            </w:r>
          </w:p>
        </w:tc>
        <w:tc>
          <w:tcPr>
            <w:tcW w:w="2068" w:type="dxa"/>
            <w:tcBorders>
              <w:top w:val="single" w:sz="4" w:space="0" w:color="auto"/>
              <w:left w:val="single" w:sz="4" w:space="0" w:color="auto"/>
              <w:bottom w:val="single" w:sz="4" w:space="0" w:color="auto"/>
              <w:right w:val="single" w:sz="4" w:space="0" w:color="auto"/>
            </w:tcBorders>
          </w:tcPr>
          <w:p w14:paraId="64771BA8" w14:textId="77777777" w:rsidR="00E36F0E" w:rsidRPr="001846F2" w:rsidRDefault="00393DC0" w:rsidP="00E36F0E">
            <w:pPr>
              <w:spacing w:line="254" w:lineRule="auto"/>
              <w:rPr>
                <w:rFonts w:cs="Arial"/>
                <w:color w:val="000000"/>
              </w:rPr>
            </w:pPr>
            <w:r w:rsidRPr="001846F2">
              <w:rPr>
                <w:rFonts w:cs="Arial"/>
                <w:color w:val="000000"/>
              </w:rPr>
              <w:t>ESPM+. Applicable to AV vehicles Only</w:t>
            </w:r>
          </w:p>
        </w:tc>
      </w:tr>
      <w:tr w:rsidR="00E36F0E" w:rsidRPr="001846F2" w14:paraId="784E0F3D"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136C7124"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tcPr>
          <w:p w14:paraId="423D3B5C"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tcPr>
          <w:p w14:paraId="421B04A0"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tcPr>
          <w:p w14:paraId="218D3D8D" w14:textId="77777777" w:rsidR="00E36F0E" w:rsidRPr="001846F2" w:rsidRDefault="00393DC0" w:rsidP="00E36F0E">
            <w:pPr>
              <w:spacing w:line="256" w:lineRule="auto"/>
              <w:rPr>
                <w:rFonts w:cs="Arial"/>
                <w:color w:val="000000"/>
              </w:rPr>
            </w:pPr>
            <w:r w:rsidRPr="001846F2">
              <w:rPr>
                <w:rFonts w:cs="Arial"/>
                <w:color w:val="000000"/>
              </w:rPr>
              <w:t>ECU_SDM</w:t>
            </w:r>
          </w:p>
        </w:tc>
        <w:tc>
          <w:tcPr>
            <w:tcW w:w="1530" w:type="dxa"/>
            <w:tcBorders>
              <w:top w:val="single" w:sz="4" w:space="0" w:color="auto"/>
              <w:left w:val="single" w:sz="4" w:space="0" w:color="auto"/>
              <w:bottom w:val="single" w:sz="4" w:space="0" w:color="auto"/>
              <w:right w:val="single" w:sz="4" w:space="0" w:color="auto"/>
            </w:tcBorders>
          </w:tcPr>
          <w:p w14:paraId="427F1261" w14:textId="77777777" w:rsidR="00E36F0E" w:rsidRPr="001846F2" w:rsidRDefault="00393DC0" w:rsidP="00E36F0E">
            <w:pPr>
              <w:spacing w:line="256" w:lineRule="auto"/>
              <w:rPr>
                <w:rFonts w:cs="Arial"/>
                <w:color w:val="000000"/>
              </w:rPr>
            </w:pPr>
            <w:r w:rsidRPr="001846F2">
              <w:rPr>
                <w:rFonts w:cs="Arial"/>
                <w:color w:val="000000"/>
              </w:rPr>
              <w:t>0x10</w:t>
            </w:r>
          </w:p>
        </w:tc>
        <w:tc>
          <w:tcPr>
            <w:tcW w:w="2068" w:type="dxa"/>
            <w:tcBorders>
              <w:top w:val="single" w:sz="4" w:space="0" w:color="auto"/>
              <w:left w:val="single" w:sz="4" w:space="0" w:color="auto"/>
              <w:bottom w:val="single" w:sz="4" w:space="0" w:color="auto"/>
              <w:right w:val="single" w:sz="4" w:space="0" w:color="auto"/>
            </w:tcBorders>
          </w:tcPr>
          <w:p w14:paraId="1FF0EA02" w14:textId="77777777" w:rsidR="00E36F0E" w:rsidRPr="001846F2" w:rsidRDefault="00393DC0" w:rsidP="00E36F0E">
            <w:pPr>
              <w:spacing w:line="254" w:lineRule="auto"/>
              <w:rPr>
                <w:rFonts w:cs="Arial"/>
                <w:color w:val="000000"/>
              </w:rPr>
            </w:pPr>
            <w:r w:rsidRPr="001846F2">
              <w:rPr>
                <w:rFonts w:cs="Arial"/>
                <w:color w:val="000000"/>
              </w:rPr>
              <w:t>SDM. Applicable to AV vehicles Only</w:t>
            </w:r>
          </w:p>
        </w:tc>
      </w:tr>
      <w:tr w:rsidR="00E36F0E" w:rsidRPr="001846F2" w14:paraId="71FF9A56"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65AB800F"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tcPr>
          <w:p w14:paraId="7F5CA4AC" w14:textId="77777777" w:rsidR="00E36F0E" w:rsidRPr="001846F2" w:rsidRDefault="00393DC0" w:rsidP="00E36F0E">
            <w:pPr>
              <w:rPr>
                <w:rFonts w:cs="Arial"/>
              </w:rPr>
            </w:pPr>
            <w:r w:rsidRPr="001846F2">
              <w:rPr>
                <w:rFonts w:cs="Arial"/>
              </w:rPr>
              <w:t>NetworkInterface</w:t>
            </w:r>
          </w:p>
          <w:p w14:paraId="202669E6" w14:textId="77777777" w:rsidR="00E36F0E" w:rsidRPr="001846F2" w:rsidRDefault="00393DC0" w:rsidP="00E36F0E">
            <w:pPr>
              <w:rPr>
                <w:rFonts w:cs="Arial"/>
              </w:rPr>
            </w:pPr>
            <w:r w:rsidRPr="001846F2">
              <w:rPr>
                <w:rFonts w:cs="Arial"/>
              </w:rPr>
              <w:t>Type</w:t>
            </w:r>
          </w:p>
        </w:tc>
        <w:tc>
          <w:tcPr>
            <w:tcW w:w="851" w:type="dxa"/>
            <w:tcBorders>
              <w:top w:val="single" w:sz="4" w:space="0" w:color="auto"/>
              <w:left w:val="single" w:sz="4" w:space="0" w:color="auto"/>
              <w:bottom w:val="single" w:sz="4" w:space="0" w:color="auto"/>
              <w:right w:val="single" w:sz="4" w:space="0" w:color="auto"/>
            </w:tcBorders>
          </w:tcPr>
          <w:p w14:paraId="7CB96981" w14:textId="77777777" w:rsidR="00E36F0E" w:rsidRPr="001846F2" w:rsidRDefault="00393DC0" w:rsidP="00E36F0E">
            <w:pPr>
              <w:rPr>
                <w:rFonts w:cs="Arial"/>
              </w:rPr>
            </w:pPr>
            <w:r w:rsidRPr="001846F2">
              <w:rPr>
                <w:rFonts w:cs="Arial"/>
              </w:rPr>
              <w:t>Enum</w:t>
            </w:r>
          </w:p>
        </w:tc>
        <w:tc>
          <w:tcPr>
            <w:tcW w:w="2278" w:type="dxa"/>
            <w:tcBorders>
              <w:top w:val="single" w:sz="4" w:space="0" w:color="auto"/>
              <w:left w:val="single" w:sz="4" w:space="0" w:color="auto"/>
              <w:bottom w:val="single" w:sz="4" w:space="0" w:color="auto"/>
              <w:right w:val="single" w:sz="4" w:space="0" w:color="auto"/>
            </w:tcBorders>
          </w:tcPr>
          <w:p w14:paraId="7011689B" w14:textId="77777777" w:rsidR="00E36F0E" w:rsidRPr="001846F2" w:rsidRDefault="00393DC0" w:rsidP="00E36F0E">
            <w:pPr>
              <w:rPr>
                <w:rFonts w:cs="Arial"/>
              </w:rPr>
            </w:pPr>
            <w:r w:rsidRPr="001846F2">
              <w:rPr>
                <w:rFonts w:cs="Arial"/>
              </w:rPr>
              <w:t>-</w:t>
            </w:r>
          </w:p>
        </w:tc>
        <w:tc>
          <w:tcPr>
            <w:tcW w:w="1530" w:type="dxa"/>
            <w:tcBorders>
              <w:top w:val="single" w:sz="4" w:space="0" w:color="auto"/>
              <w:left w:val="single" w:sz="4" w:space="0" w:color="auto"/>
              <w:bottom w:val="single" w:sz="4" w:space="0" w:color="auto"/>
              <w:right w:val="single" w:sz="4" w:space="0" w:color="auto"/>
            </w:tcBorders>
          </w:tcPr>
          <w:p w14:paraId="66E6EE21" w14:textId="77777777" w:rsidR="00E36F0E" w:rsidRPr="001846F2" w:rsidRDefault="00393DC0" w:rsidP="00E36F0E">
            <w:pPr>
              <w:rPr>
                <w:rFonts w:cs="Arial"/>
              </w:rPr>
            </w:pPr>
            <w:r w:rsidRPr="001846F2">
              <w:rPr>
                <w:rFonts w:cs="Arial"/>
              </w:rPr>
              <w:t>-</w:t>
            </w:r>
          </w:p>
        </w:tc>
        <w:tc>
          <w:tcPr>
            <w:tcW w:w="2068" w:type="dxa"/>
            <w:tcBorders>
              <w:top w:val="single" w:sz="4" w:space="0" w:color="auto"/>
              <w:left w:val="single" w:sz="4" w:space="0" w:color="auto"/>
              <w:bottom w:val="single" w:sz="4" w:space="0" w:color="auto"/>
              <w:right w:val="single" w:sz="4" w:space="0" w:color="auto"/>
            </w:tcBorders>
          </w:tcPr>
          <w:p w14:paraId="444A5083" w14:textId="77777777" w:rsidR="00E36F0E" w:rsidRPr="001846F2" w:rsidRDefault="00E36F0E" w:rsidP="00E36F0E">
            <w:pPr>
              <w:rPr>
                <w:rFonts w:cs="Arial"/>
                <w:color w:val="000000"/>
              </w:rPr>
            </w:pPr>
          </w:p>
        </w:tc>
      </w:tr>
      <w:tr w:rsidR="00E36F0E" w:rsidRPr="001846F2" w14:paraId="0D24158E"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75D0D2E5"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tcPr>
          <w:p w14:paraId="67378C8E"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tcPr>
          <w:p w14:paraId="59181D0B"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tcPr>
          <w:p w14:paraId="0D1F19B3" w14:textId="77777777" w:rsidR="00E36F0E" w:rsidRPr="001846F2" w:rsidRDefault="00393DC0" w:rsidP="00E36F0E">
            <w:pPr>
              <w:rPr>
                <w:rFonts w:cs="Arial"/>
                <w:color w:val="000000"/>
              </w:rPr>
            </w:pPr>
            <w:r w:rsidRPr="001846F2">
              <w:rPr>
                <w:rFonts w:cs="Arial"/>
                <w:color w:val="000000"/>
              </w:rPr>
              <w:t>IFACE_NONE</w:t>
            </w:r>
          </w:p>
        </w:tc>
        <w:tc>
          <w:tcPr>
            <w:tcW w:w="1530" w:type="dxa"/>
            <w:tcBorders>
              <w:top w:val="single" w:sz="4" w:space="0" w:color="auto"/>
              <w:left w:val="single" w:sz="4" w:space="0" w:color="auto"/>
              <w:bottom w:val="single" w:sz="4" w:space="0" w:color="auto"/>
              <w:right w:val="single" w:sz="4" w:space="0" w:color="auto"/>
            </w:tcBorders>
          </w:tcPr>
          <w:p w14:paraId="7D298E50" w14:textId="77777777" w:rsidR="00E36F0E" w:rsidRPr="001846F2" w:rsidRDefault="00393DC0" w:rsidP="00E36F0E">
            <w:pPr>
              <w:rPr>
                <w:rFonts w:cs="Arial"/>
                <w:color w:val="000000"/>
              </w:rPr>
            </w:pPr>
            <w:r w:rsidRPr="001846F2">
              <w:rPr>
                <w:rFonts w:cs="Arial"/>
                <w:color w:val="000000"/>
              </w:rPr>
              <w:t>0x0</w:t>
            </w:r>
          </w:p>
        </w:tc>
        <w:tc>
          <w:tcPr>
            <w:tcW w:w="2068" w:type="dxa"/>
            <w:tcBorders>
              <w:top w:val="single" w:sz="4" w:space="0" w:color="auto"/>
              <w:left w:val="single" w:sz="4" w:space="0" w:color="auto"/>
              <w:bottom w:val="single" w:sz="4" w:space="0" w:color="auto"/>
              <w:right w:val="single" w:sz="4" w:space="0" w:color="auto"/>
            </w:tcBorders>
          </w:tcPr>
          <w:p w14:paraId="3E458C4C" w14:textId="77777777" w:rsidR="00E36F0E" w:rsidRPr="001846F2" w:rsidRDefault="00393DC0" w:rsidP="00E36F0E">
            <w:pPr>
              <w:rPr>
                <w:rFonts w:cs="Arial"/>
                <w:color w:val="000000"/>
              </w:rPr>
            </w:pPr>
            <w:r w:rsidRPr="001846F2">
              <w:rPr>
                <w:rFonts w:cs="Arial"/>
                <w:color w:val="000000"/>
              </w:rPr>
              <w:t>None selected/specified</w:t>
            </w:r>
          </w:p>
        </w:tc>
      </w:tr>
      <w:tr w:rsidR="00E36F0E" w:rsidRPr="001846F2" w14:paraId="65580ABA"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3C5BA92D"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tcPr>
          <w:p w14:paraId="2375ECDB"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tcPr>
          <w:p w14:paraId="7E0C484D"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tcPr>
          <w:p w14:paraId="383E9B66" w14:textId="77777777" w:rsidR="00E36F0E" w:rsidRPr="001846F2" w:rsidRDefault="00393DC0" w:rsidP="00E36F0E">
            <w:pPr>
              <w:rPr>
                <w:rFonts w:cs="Arial"/>
                <w:color w:val="000000"/>
              </w:rPr>
            </w:pPr>
            <w:r w:rsidRPr="001846F2">
              <w:rPr>
                <w:rFonts w:cs="Arial"/>
                <w:color w:val="000000"/>
              </w:rPr>
              <w:t>IFACE_TCUCELL</w:t>
            </w:r>
          </w:p>
        </w:tc>
        <w:tc>
          <w:tcPr>
            <w:tcW w:w="1530" w:type="dxa"/>
            <w:tcBorders>
              <w:top w:val="single" w:sz="4" w:space="0" w:color="auto"/>
              <w:left w:val="single" w:sz="4" w:space="0" w:color="auto"/>
              <w:bottom w:val="single" w:sz="4" w:space="0" w:color="auto"/>
              <w:right w:val="single" w:sz="4" w:space="0" w:color="auto"/>
            </w:tcBorders>
          </w:tcPr>
          <w:p w14:paraId="54DC6169" w14:textId="77777777" w:rsidR="00E36F0E" w:rsidRPr="001846F2" w:rsidRDefault="00393DC0" w:rsidP="00E36F0E">
            <w:pPr>
              <w:rPr>
                <w:rFonts w:cs="Arial"/>
                <w:color w:val="000000"/>
              </w:rPr>
            </w:pPr>
            <w:r w:rsidRPr="001846F2">
              <w:rPr>
                <w:rFonts w:cs="Arial"/>
                <w:color w:val="000000"/>
              </w:rPr>
              <w:t>0x1</w:t>
            </w:r>
          </w:p>
        </w:tc>
        <w:tc>
          <w:tcPr>
            <w:tcW w:w="2068" w:type="dxa"/>
            <w:tcBorders>
              <w:top w:val="single" w:sz="4" w:space="0" w:color="auto"/>
              <w:left w:val="single" w:sz="4" w:space="0" w:color="auto"/>
              <w:bottom w:val="single" w:sz="4" w:space="0" w:color="auto"/>
              <w:right w:val="single" w:sz="4" w:space="0" w:color="auto"/>
            </w:tcBorders>
          </w:tcPr>
          <w:p w14:paraId="2591CC51" w14:textId="77777777" w:rsidR="00E36F0E" w:rsidRPr="001846F2" w:rsidRDefault="00393DC0" w:rsidP="00E36F0E">
            <w:pPr>
              <w:rPr>
                <w:rFonts w:cs="Arial"/>
                <w:color w:val="000000"/>
              </w:rPr>
            </w:pPr>
            <w:r w:rsidRPr="001846F2">
              <w:rPr>
                <w:rFonts w:cs="Arial"/>
                <w:color w:val="000000"/>
              </w:rPr>
              <w:t>Cellular interface on TCU</w:t>
            </w:r>
          </w:p>
        </w:tc>
      </w:tr>
      <w:tr w:rsidR="00E36F0E" w:rsidRPr="001846F2" w14:paraId="04B8E825"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7DA07076"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tcPr>
          <w:p w14:paraId="0F07587B"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tcPr>
          <w:p w14:paraId="27DA12AB"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tcPr>
          <w:p w14:paraId="740AF57F" w14:textId="77777777" w:rsidR="00E36F0E" w:rsidRPr="001846F2" w:rsidRDefault="00393DC0" w:rsidP="00E36F0E">
            <w:pPr>
              <w:rPr>
                <w:rFonts w:cs="Arial"/>
                <w:color w:val="000000"/>
              </w:rPr>
            </w:pPr>
            <w:r w:rsidRPr="001846F2">
              <w:rPr>
                <w:rFonts w:cs="Arial"/>
                <w:color w:val="000000"/>
              </w:rPr>
              <w:t>IFACE_TCUWIFI</w:t>
            </w:r>
          </w:p>
        </w:tc>
        <w:tc>
          <w:tcPr>
            <w:tcW w:w="1530" w:type="dxa"/>
            <w:tcBorders>
              <w:top w:val="single" w:sz="4" w:space="0" w:color="auto"/>
              <w:left w:val="single" w:sz="4" w:space="0" w:color="auto"/>
              <w:bottom w:val="single" w:sz="4" w:space="0" w:color="auto"/>
              <w:right w:val="single" w:sz="4" w:space="0" w:color="auto"/>
            </w:tcBorders>
          </w:tcPr>
          <w:p w14:paraId="6378FEFF" w14:textId="77777777" w:rsidR="00E36F0E" w:rsidRPr="001846F2" w:rsidRDefault="00393DC0" w:rsidP="00E36F0E">
            <w:pPr>
              <w:rPr>
                <w:rFonts w:cs="Arial"/>
                <w:color w:val="000000"/>
              </w:rPr>
            </w:pPr>
            <w:r w:rsidRPr="001846F2">
              <w:rPr>
                <w:rFonts w:cs="Arial"/>
                <w:color w:val="000000"/>
              </w:rPr>
              <w:t>0x2</w:t>
            </w:r>
          </w:p>
        </w:tc>
        <w:tc>
          <w:tcPr>
            <w:tcW w:w="2068" w:type="dxa"/>
            <w:tcBorders>
              <w:top w:val="single" w:sz="4" w:space="0" w:color="auto"/>
              <w:left w:val="single" w:sz="4" w:space="0" w:color="auto"/>
              <w:bottom w:val="single" w:sz="4" w:space="0" w:color="auto"/>
              <w:right w:val="single" w:sz="4" w:space="0" w:color="auto"/>
            </w:tcBorders>
          </w:tcPr>
          <w:p w14:paraId="33DB7233" w14:textId="77777777" w:rsidR="00E36F0E" w:rsidRPr="001846F2" w:rsidRDefault="00393DC0" w:rsidP="00E36F0E">
            <w:pPr>
              <w:rPr>
                <w:rFonts w:cs="Arial"/>
                <w:color w:val="000000"/>
              </w:rPr>
            </w:pPr>
            <w:r w:rsidRPr="001846F2">
              <w:rPr>
                <w:rFonts w:cs="Arial"/>
                <w:color w:val="000000"/>
              </w:rPr>
              <w:t>WLAN interface on TCU</w:t>
            </w:r>
          </w:p>
        </w:tc>
      </w:tr>
      <w:tr w:rsidR="00E36F0E" w:rsidRPr="001846F2" w14:paraId="2BED88A0"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44AE9035"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tcPr>
          <w:p w14:paraId="77DF2701"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tcPr>
          <w:p w14:paraId="46E844D4"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tcPr>
          <w:p w14:paraId="57A54F68" w14:textId="77777777" w:rsidR="00E36F0E" w:rsidRPr="001846F2" w:rsidRDefault="00393DC0" w:rsidP="00E36F0E">
            <w:pPr>
              <w:rPr>
                <w:rFonts w:cs="Arial"/>
                <w:color w:val="000000"/>
              </w:rPr>
            </w:pPr>
            <w:r w:rsidRPr="001846F2">
              <w:rPr>
                <w:rFonts w:cs="Arial"/>
                <w:color w:val="000000"/>
              </w:rPr>
              <w:t>IFACE_SYNCWIFI</w:t>
            </w:r>
          </w:p>
        </w:tc>
        <w:tc>
          <w:tcPr>
            <w:tcW w:w="1530" w:type="dxa"/>
            <w:tcBorders>
              <w:top w:val="single" w:sz="4" w:space="0" w:color="auto"/>
              <w:left w:val="single" w:sz="4" w:space="0" w:color="auto"/>
              <w:bottom w:val="single" w:sz="4" w:space="0" w:color="auto"/>
              <w:right w:val="single" w:sz="4" w:space="0" w:color="auto"/>
            </w:tcBorders>
          </w:tcPr>
          <w:p w14:paraId="7BE4332D" w14:textId="77777777" w:rsidR="00E36F0E" w:rsidRPr="001846F2" w:rsidRDefault="00393DC0" w:rsidP="00E36F0E">
            <w:pPr>
              <w:rPr>
                <w:rFonts w:cs="Arial"/>
                <w:color w:val="000000"/>
              </w:rPr>
            </w:pPr>
            <w:r w:rsidRPr="001846F2">
              <w:rPr>
                <w:rFonts w:cs="Arial"/>
                <w:color w:val="000000"/>
              </w:rPr>
              <w:t>0x3</w:t>
            </w:r>
          </w:p>
        </w:tc>
        <w:tc>
          <w:tcPr>
            <w:tcW w:w="2068" w:type="dxa"/>
            <w:tcBorders>
              <w:top w:val="single" w:sz="4" w:space="0" w:color="auto"/>
              <w:left w:val="single" w:sz="4" w:space="0" w:color="auto"/>
              <w:bottom w:val="single" w:sz="4" w:space="0" w:color="auto"/>
              <w:right w:val="single" w:sz="4" w:space="0" w:color="auto"/>
            </w:tcBorders>
          </w:tcPr>
          <w:p w14:paraId="7C8C42D9" w14:textId="77777777" w:rsidR="00E36F0E" w:rsidRPr="001846F2" w:rsidRDefault="00393DC0" w:rsidP="00E36F0E">
            <w:pPr>
              <w:rPr>
                <w:rFonts w:cs="Arial"/>
                <w:color w:val="000000"/>
              </w:rPr>
            </w:pPr>
            <w:r w:rsidRPr="001846F2">
              <w:rPr>
                <w:rFonts w:cs="Arial"/>
                <w:color w:val="000000"/>
              </w:rPr>
              <w:t>WLAN interface on SYNC</w:t>
            </w:r>
          </w:p>
        </w:tc>
      </w:tr>
      <w:tr w:rsidR="00E36F0E" w:rsidRPr="001846F2" w14:paraId="370A9675"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529F3D76"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tcPr>
          <w:p w14:paraId="4205C1D1"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tcPr>
          <w:p w14:paraId="71E9429E"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tcPr>
          <w:p w14:paraId="1CADA37B" w14:textId="77777777" w:rsidR="00E36F0E" w:rsidRPr="001846F2" w:rsidRDefault="00393DC0" w:rsidP="00E36F0E">
            <w:pPr>
              <w:rPr>
                <w:rFonts w:cs="Arial"/>
                <w:color w:val="000000"/>
              </w:rPr>
            </w:pPr>
            <w:r w:rsidRPr="001846F2">
              <w:rPr>
                <w:rFonts w:cs="Arial"/>
                <w:color w:val="000000"/>
              </w:rPr>
              <w:t>IFACE_SYNCAPPL</w:t>
            </w:r>
          </w:p>
        </w:tc>
        <w:tc>
          <w:tcPr>
            <w:tcW w:w="1530" w:type="dxa"/>
            <w:tcBorders>
              <w:top w:val="single" w:sz="4" w:space="0" w:color="auto"/>
              <w:left w:val="single" w:sz="4" w:space="0" w:color="auto"/>
              <w:bottom w:val="single" w:sz="4" w:space="0" w:color="auto"/>
              <w:right w:val="single" w:sz="4" w:space="0" w:color="auto"/>
            </w:tcBorders>
          </w:tcPr>
          <w:p w14:paraId="4C6577BB" w14:textId="77777777" w:rsidR="00E36F0E" w:rsidRPr="001846F2" w:rsidRDefault="00393DC0" w:rsidP="00E36F0E">
            <w:pPr>
              <w:rPr>
                <w:rFonts w:cs="Arial"/>
                <w:color w:val="000000"/>
              </w:rPr>
            </w:pPr>
            <w:r w:rsidRPr="001846F2">
              <w:rPr>
                <w:rFonts w:cs="Arial"/>
                <w:color w:val="000000"/>
              </w:rPr>
              <w:t>0x4</w:t>
            </w:r>
          </w:p>
        </w:tc>
        <w:tc>
          <w:tcPr>
            <w:tcW w:w="2068" w:type="dxa"/>
            <w:tcBorders>
              <w:top w:val="single" w:sz="4" w:space="0" w:color="auto"/>
              <w:left w:val="single" w:sz="4" w:space="0" w:color="auto"/>
              <w:bottom w:val="single" w:sz="4" w:space="0" w:color="auto"/>
              <w:right w:val="single" w:sz="4" w:space="0" w:color="auto"/>
            </w:tcBorders>
          </w:tcPr>
          <w:p w14:paraId="6BAF16CD" w14:textId="77777777" w:rsidR="00E36F0E" w:rsidRPr="001846F2" w:rsidRDefault="00393DC0" w:rsidP="00E36F0E">
            <w:pPr>
              <w:rPr>
                <w:rFonts w:cs="Arial"/>
                <w:color w:val="000000"/>
              </w:rPr>
            </w:pPr>
            <w:r w:rsidRPr="001846F2">
              <w:rPr>
                <w:rFonts w:cs="Arial"/>
                <w:color w:val="000000"/>
              </w:rPr>
              <w:t>AppLink interface on SYNC (currently out of scope for CM)</w:t>
            </w:r>
          </w:p>
        </w:tc>
      </w:tr>
      <w:tr w:rsidR="00E36F0E" w:rsidRPr="001846F2" w14:paraId="1E70D7D2"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2C3AD435"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tcPr>
          <w:p w14:paraId="67EBB697"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tcPr>
          <w:p w14:paraId="58C8A7AE"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tcPr>
          <w:p w14:paraId="24D59C79" w14:textId="77777777" w:rsidR="00E36F0E" w:rsidRPr="001846F2" w:rsidRDefault="00393DC0" w:rsidP="00E36F0E">
            <w:pPr>
              <w:rPr>
                <w:rFonts w:cs="Arial"/>
                <w:color w:val="000000"/>
              </w:rPr>
            </w:pPr>
            <w:r w:rsidRPr="001846F2">
              <w:rPr>
                <w:rFonts w:cs="Arial"/>
                <w:color w:val="000000"/>
              </w:rPr>
              <w:t>IFACE_TCUBCELL</w:t>
            </w:r>
          </w:p>
        </w:tc>
        <w:tc>
          <w:tcPr>
            <w:tcW w:w="1530" w:type="dxa"/>
            <w:tcBorders>
              <w:top w:val="single" w:sz="4" w:space="0" w:color="auto"/>
              <w:left w:val="single" w:sz="4" w:space="0" w:color="auto"/>
              <w:bottom w:val="single" w:sz="4" w:space="0" w:color="auto"/>
              <w:right w:val="single" w:sz="4" w:space="0" w:color="auto"/>
            </w:tcBorders>
          </w:tcPr>
          <w:p w14:paraId="31E094C4" w14:textId="77777777" w:rsidR="00E36F0E" w:rsidRPr="001846F2" w:rsidRDefault="00393DC0" w:rsidP="00E36F0E">
            <w:pPr>
              <w:rPr>
                <w:rFonts w:cs="Arial"/>
                <w:color w:val="000000"/>
              </w:rPr>
            </w:pPr>
            <w:r w:rsidRPr="001846F2">
              <w:rPr>
                <w:rFonts w:cs="Arial"/>
                <w:color w:val="000000"/>
              </w:rPr>
              <w:t>0x5</w:t>
            </w:r>
          </w:p>
        </w:tc>
        <w:tc>
          <w:tcPr>
            <w:tcW w:w="2068" w:type="dxa"/>
            <w:tcBorders>
              <w:top w:val="single" w:sz="4" w:space="0" w:color="auto"/>
              <w:left w:val="single" w:sz="4" w:space="0" w:color="auto"/>
              <w:bottom w:val="single" w:sz="4" w:space="0" w:color="auto"/>
              <w:right w:val="single" w:sz="4" w:space="0" w:color="auto"/>
            </w:tcBorders>
          </w:tcPr>
          <w:p w14:paraId="0FB7EFA2" w14:textId="77777777" w:rsidR="00E36F0E" w:rsidRPr="001846F2" w:rsidRDefault="00393DC0" w:rsidP="00E36F0E">
            <w:pPr>
              <w:spacing w:line="256" w:lineRule="auto"/>
              <w:rPr>
                <w:rFonts w:cs="Arial"/>
                <w:color w:val="000000"/>
              </w:rPr>
            </w:pPr>
            <w:r w:rsidRPr="001846F2">
              <w:rPr>
                <w:rFonts w:cs="Arial"/>
                <w:color w:val="000000"/>
              </w:rPr>
              <w:t>Cellular interface on TCU-B. Applicable to AV vehicles Only</w:t>
            </w:r>
          </w:p>
        </w:tc>
      </w:tr>
      <w:tr w:rsidR="00E36F0E" w:rsidRPr="001846F2" w14:paraId="53208288"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6A144F14"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tcPr>
          <w:p w14:paraId="282AB086"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tcPr>
          <w:p w14:paraId="08C2BAA2"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tcPr>
          <w:p w14:paraId="317E83F0" w14:textId="77777777" w:rsidR="00E36F0E" w:rsidRPr="001846F2" w:rsidRDefault="00393DC0" w:rsidP="00E36F0E">
            <w:pPr>
              <w:rPr>
                <w:rFonts w:cs="Arial"/>
                <w:color w:val="000000"/>
              </w:rPr>
            </w:pPr>
            <w:r w:rsidRPr="001846F2">
              <w:rPr>
                <w:rFonts w:cs="Arial"/>
                <w:color w:val="000000"/>
              </w:rPr>
              <w:t>IFACE_TCUBWIFI</w:t>
            </w:r>
          </w:p>
        </w:tc>
        <w:tc>
          <w:tcPr>
            <w:tcW w:w="1530" w:type="dxa"/>
            <w:tcBorders>
              <w:top w:val="single" w:sz="4" w:space="0" w:color="auto"/>
              <w:left w:val="single" w:sz="4" w:space="0" w:color="auto"/>
              <w:bottom w:val="single" w:sz="4" w:space="0" w:color="auto"/>
              <w:right w:val="single" w:sz="4" w:space="0" w:color="auto"/>
            </w:tcBorders>
          </w:tcPr>
          <w:p w14:paraId="5D9852AC" w14:textId="77777777" w:rsidR="00E36F0E" w:rsidRPr="001846F2" w:rsidRDefault="00393DC0" w:rsidP="00E36F0E">
            <w:pPr>
              <w:rPr>
                <w:rFonts w:cs="Arial"/>
                <w:color w:val="000000"/>
              </w:rPr>
            </w:pPr>
            <w:r w:rsidRPr="001846F2">
              <w:rPr>
                <w:rFonts w:cs="Arial"/>
                <w:color w:val="000000"/>
              </w:rPr>
              <w:t>0x6</w:t>
            </w:r>
          </w:p>
        </w:tc>
        <w:tc>
          <w:tcPr>
            <w:tcW w:w="2068" w:type="dxa"/>
            <w:tcBorders>
              <w:top w:val="single" w:sz="4" w:space="0" w:color="auto"/>
              <w:left w:val="single" w:sz="4" w:space="0" w:color="auto"/>
              <w:bottom w:val="single" w:sz="4" w:space="0" w:color="auto"/>
              <w:right w:val="single" w:sz="4" w:space="0" w:color="auto"/>
            </w:tcBorders>
          </w:tcPr>
          <w:p w14:paraId="37A86B13" w14:textId="77777777" w:rsidR="00E36F0E" w:rsidRPr="001846F2" w:rsidRDefault="00393DC0" w:rsidP="00E36F0E">
            <w:pPr>
              <w:spacing w:line="256" w:lineRule="auto"/>
              <w:rPr>
                <w:rFonts w:cs="Arial"/>
                <w:color w:val="000000"/>
              </w:rPr>
            </w:pPr>
            <w:r w:rsidRPr="001846F2">
              <w:rPr>
                <w:rFonts w:cs="Arial"/>
                <w:color w:val="000000"/>
              </w:rPr>
              <w:t>WLAN interface on TCU-B. Applicable to AV vehicles Only</w:t>
            </w:r>
          </w:p>
        </w:tc>
      </w:tr>
      <w:tr w:rsidR="00E36F0E" w:rsidRPr="001846F2" w14:paraId="0027A49B"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213C71F3"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tcPr>
          <w:p w14:paraId="26EC4940"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tcPr>
          <w:p w14:paraId="51C2EB26"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tcPr>
          <w:p w14:paraId="3DC3F4E9" w14:textId="77777777" w:rsidR="00E36F0E" w:rsidRPr="001846F2" w:rsidRDefault="00393DC0" w:rsidP="00E36F0E">
            <w:pPr>
              <w:rPr>
                <w:rFonts w:cs="Arial"/>
                <w:color w:val="000000"/>
              </w:rPr>
            </w:pPr>
            <w:r w:rsidRPr="001846F2">
              <w:rPr>
                <w:rFonts w:cs="Arial"/>
                <w:color w:val="000000"/>
              </w:rPr>
              <w:t>IFACE_ESPMLAN</w:t>
            </w:r>
          </w:p>
        </w:tc>
        <w:tc>
          <w:tcPr>
            <w:tcW w:w="1530" w:type="dxa"/>
            <w:tcBorders>
              <w:top w:val="single" w:sz="4" w:space="0" w:color="auto"/>
              <w:left w:val="single" w:sz="4" w:space="0" w:color="auto"/>
              <w:bottom w:val="single" w:sz="4" w:space="0" w:color="auto"/>
              <w:right w:val="single" w:sz="4" w:space="0" w:color="auto"/>
            </w:tcBorders>
          </w:tcPr>
          <w:p w14:paraId="21975BE6" w14:textId="77777777" w:rsidR="00E36F0E" w:rsidRPr="001846F2" w:rsidRDefault="00393DC0" w:rsidP="00E36F0E">
            <w:pPr>
              <w:rPr>
                <w:rFonts w:cs="Arial"/>
                <w:color w:val="000000"/>
              </w:rPr>
            </w:pPr>
            <w:r w:rsidRPr="001846F2">
              <w:rPr>
                <w:rFonts w:cs="Arial"/>
                <w:color w:val="000000"/>
              </w:rPr>
              <w:t>0x7</w:t>
            </w:r>
          </w:p>
        </w:tc>
        <w:tc>
          <w:tcPr>
            <w:tcW w:w="2068" w:type="dxa"/>
            <w:tcBorders>
              <w:top w:val="single" w:sz="4" w:space="0" w:color="auto"/>
              <w:left w:val="single" w:sz="4" w:space="0" w:color="auto"/>
              <w:bottom w:val="single" w:sz="4" w:space="0" w:color="auto"/>
              <w:right w:val="single" w:sz="4" w:space="0" w:color="auto"/>
            </w:tcBorders>
          </w:tcPr>
          <w:p w14:paraId="46AD4472" w14:textId="77777777" w:rsidR="00E36F0E" w:rsidRPr="001846F2" w:rsidRDefault="00393DC0" w:rsidP="00E36F0E">
            <w:pPr>
              <w:spacing w:line="256" w:lineRule="auto"/>
              <w:rPr>
                <w:rFonts w:cs="Arial"/>
                <w:color w:val="000000"/>
              </w:rPr>
            </w:pPr>
            <w:r w:rsidRPr="001846F2">
              <w:rPr>
                <w:rFonts w:cs="Arial"/>
                <w:color w:val="000000"/>
              </w:rPr>
              <w:t>ESPM+ LAN. Applicable to AV vehicles Only</w:t>
            </w:r>
          </w:p>
        </w:tc>
      </w:tr>
      <w:tr w:rsidR="00E36F0E" w:rsidRPr="001846F2" w14:paraId="0EC20285"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0BE283F6"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tcPr>
          <w:p w14:paraId="0BED29F2"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tcPr>
          <w:p w14:paraId="246EE5E6"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tcPr>
          <w:p w14:paraId="4D766D97" w14:textId="77777777" w:rsidR="00E36F0E" w:rsidRPr="001846F2" w:rsidRDefault="00393DC0" w:rsidP="00E36F0E">
            <w:pPr>
              <w:rPr>
                <w:rFonts w:cs="Arial"/>
                <w:color w:val="000000"/>
              </w:rPr>
            </w:pPr>
            <w:r w:rsidRPr="001846F2">
              <w:rPr>
                <w:rFonts w:cs="Arial"/>
                <w:color w:val="000000"/>
              </w:rPr>
              <w:t>IFACE_DDSMLAN</w:t>
            </w:r>
          </w:p>
        </w:tc>
        <w:tc>
          <w:tcPr>
            <w:tcW w:w="1530" w:type="dxa"/>
            <w:tcBorders>
              <w:top w:val="single" w:sz="4" w:space="0" w:color="auto"/>
              <w:left w:val="single" w:sz="4" w:space="0" w:color="auto"/>
              <w:bottom w:val="single" w:sz="4" w:space="0" w:color="auto"/>
              <w:right w:val="single" w:sz="4" w:space="0" w:color="auto"/>
            </w:tcBorders>
          </w:tcPr>
          <w:p w14:paraId="53572647" w14:textId="77777777" w:rsidR="00E36F0E" w:rsidRPr="001846F2" w:rsidRDefault="00393DC0" w:rsidP="00E36F0E">
            <w:pPr>
              <w:rPr>
                <w:rFonts w:cs="Arial"/>
                <w:color w:val="000000"/>
              </w:rPr>
            </w:pPr>
            <w:r w:rsidRPr="001846F2">
              <w:rPr>
                <w:rFonts w:cs="Arial"/>
                <w:color w:val="000000"/>
              </w:rPr>
              <w:t>0x8</w:t>
            </w:r>
          </w:p>
        </w:tc>
        <w:tc>
          <w:tcPr>
            <w:tcW w:w="2068" w:type="dxa"/>
            <w:tcBorders>
              <w:top w:val="single" w:sz="4" w:space="0" w:color="auto"/>
              <w:left w:val="single" w:sz="4" w:space="0" w:color="auto"/>
              <w:bottom w:val="single" w:sz="4" w:space="0" w:color="auto"/>
              <w:right w:val="single" w:sz="4" w:space="0" w:color="auto"/>
            </w:tcBorders>
          </w:tcPr>
          <w:p w14:paraId="51644543" w14:textId="77777777" w:rsidR="00E36F0E" w:rsidRPr="001846F2" w:rsidRDefault="00393DC0" w:rsidP="00E36F0E">
            <w:pPr>
              <w:spacing w:line="256" w:lineRule="auto"/>
              <w:rPr>
                <w:rFonts w:cs="Arial"/>
                <w:color w:val="000000"/>
              </w:rPr>
            </w:pPr>
            <w:r w:rsidRPr="001846F2">
              <w:rPr>
                <w:rFonts w:cs="Arial"/>
                <w:color w:val="000000"/>
              </w:rPr>
              <w:t>DDSM LAN. Applicable to AV vehicles Only</w:t>
            </w:r>
          </w:p>
        </w:tc>
      </w:tr>
      <w:tr w:rsidR="00E36F0E" w:rsidRPr="001846F2" w14:paraId="1068B87F"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43E7605D"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tcPr>
          <w:p w14:paraId="1E68A488"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tcPr>
          <w:p w14:paraId="2F7CB998"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tcPr>
          <w:p w14:paraId="5EE8BAEF" w14:textId="77777777" w:rsidR="00E36F0E" w:rsidRPr="001846F2" w:rsidRDefault="00393DC0" w:rsidP="00E36F0E">
            <w:pPr>
              <w:rPr>
                <w:rFonts w:cs="Arial"/>
                <w:color w:val="000000"/>
              </w:rPr>
            </w:pPr>
            <w:r w:rsidRPr="001846F2">
              <w:rPr>
                <w:rFonts w:cs="Arial"/>
                <w:color w:val="000000"/>
              </w:rPr>
              <w:t xml:space="preserve">IFACE_ERR </w:t>
            </w:r>
          </w:p>
        </w:tc>
        <w:tc>
          <w:tcPr>
            <w:tcW w:w="1530" w:type="dxa"/>
            <w:tcBorders>
              <w:top w:val="single" w:sz="4" w:space="0" w:color="auto"/>
              <w:left w:val="single" w:sz="4" w:space="0" w:color="auto"/>
              <w:bottom w:val="single" w:sz="4" w:space="0" w:color="auto"/>
              <w:right w:val="single" w:sz="4" w:space="0" w:color="auto"/>
            </w:tcBorders>
          </w:tcPr>
          <w:p w14:paraId="21583DF0" w14:textId="77777777" w:rsidR="00E36F0E" w:rsidRPr="001846F2" w:rsidRDefault="00393DC0" w:rsidP="00E36F0E">
            <w:pPr>
              <w:rPr>
                <w:rFonts w:cs="Arial"/>
                <w:color w:val="000000"/>
              </w:rPr>
            </w:pPr>
            <w:r w:rsidRPr="001846F2">
              <w:rPr>
                <w:rFonts w:cs="Arial"/>
                <w:color w:val="000000"/>
              </w:rPr>
              <w:t>0x9</w:t>
            </w:r>
          </w:p>
        </w:tc>
        <w:tc>
          <w:tcPr>
            <w:tcW w:w="2068" w:type="dxa"/>
            <w:tcBorders>
              <w:top w:val="single" w:sz="4" w:space="0" w:color="auto"/>
              <w:left w:val="single" w:sz="4" w:space="0" w:color="auto"/>
              <w:bottom w:val="single" w:sz="4" w:space="0" w:color="auto"/>
              <w:right w:val="single" w:sz="4" w:space="0" w:color="auto"/>
            </w:tcBorders>
          </w:tcPr>
          <w:p w14:paraId="514CF53B" w14:textId="77777777" w:rsidR="00E36F0E" w:rsidRPr="001846F2" w:rsidRDefault="00393DC0" w:rsidP="00E36F0E">
            <w:pPr>
              <w:rPr>
                <w:rFonts w:cs="Arial"/>
                <w:color w:val="000000"/>
              </w:rPr>
            </w:pPr>
            <w:r w:rsidRPr="001846F2">
              <w:rPr>
                <w:rFonts w:cs="Arial"/>
                <w:color w:val="000000"/>
              </w:rPr>
              <w:t>Error condition</w:t>
            </w:r>
          </w:p>
        </w:tc>
      </w:tr>
      <w:tr w:rsidR="00E36F0E" w:rsidRPr="001846F2" w14:paraId="24B488C3" w14:textId="77777777" w:rsidTr="00E36F0E">
        <w:trPr>
          <w:jc w:val="center"/>
        </w:trPr>
        <w:tc>
          <w:tcPr>
            <w:tcW w:w="9537" w:type="dxa"/>
            <w:gridSpan w:val="7"/>
            <w:tcBorders>
              <w:top w:val="single" w:sz="4" w:space="0" w:color="auto"/>
              <w:left w:val="single" w:sz="4" w:space="0" w:color="auto"/>
              <w:bottom w:val="single" w:sz="4" w:space="0" w:color="auto"/>
              <w:right w:val="single" w:sz="4" w:space="0" w:color="auto"/>
            </w:tcBorders>
            <w:shd w:val="clear" w:color="auto" w:fill="D9D9D9"/>
          </w:tcPr>
          <w:p w14:paraId="1C7A8E5F" w14:textId="77777777" w:rsidR="00E36F0E" w:rsidRPr="001846F2" w:rsidRDefault="00393DC0" w:rsidP="00E36F0E">
            <w:pPr>
              <w:rPr>
                <w:rFonts w:cs="Arial"/>
              </w:rPr>
            </w:pPr>
            <w:r w:rsidRPr="001846F2">
              <w:rPr>
                <w:rFonts w:cs="Arial"/>
                <w:b/>
              </w:rPr>
              <w:t>Response</w:t>
            </w:r>
          </w:p>
        </w:tc>
      </w:tr>
      <w:tr w:rsidR="00E36F0E" w:rsidRPr="001846F2" w14:paraId="6EDC3C50"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CEF67CC"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476DD779" w14:textId="77777777" w:rsidR="00E36F0E" w:rsidRPr="001846F2" w:rsidRDefault="00393DC0" w:rsidP="00E36F0E">
            <w:pPr>
              <w:rPr>
                <w:rFonts w:cs="Arial"/>
              </w:rPr>
            </w:pPr>
            <w:r w:rsidRPr="001846F2">
              <w:rPr>
                <w:rFonts w:cs="Arial"/>
              </w:rPr>
              <w:t>NqmRet</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5BF0190B" w14:textId="77777777" w:rsidR="00E36F0E" w:rsidRPr="001846F2" w:rsidRDefault="00393DC0" w:rsidP="00E36F0E">
            <w:pPr>
              <w:rPr>
                <w:rFonts w:cs="Arial"/>
              </w:rPr>
            </w:pPr>
            <w:r w:rsidRPr="001846F2">
              <w:rPr>
                <w:rFonts w:cs="Arial"/>
              </w:rPr>
              <w:t>Enum</w:t>
            </w: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24FD9DE7" w14:textId="77777777" w:rsidR="00E36F0E" w:rsidRPr="001846F2" w:rsidRDefault="00393DC0" w:rsidP="00E36F0E">
            <w:pPr>
              <w:rPr>
                <w:rFonts w:cs="Arial"/>
              </w:rPr>
            </w:pPr>
            <w:r w:rsidRPr="001846F2">
              <w:rPr>
                <w:rFonts w:cs="Arial"/>
              </w:rPr>
              <w:t>-</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309F77C4" w14:textId="77777777" w:rsidR="00E36F0E" w:rsidRPr="001846F2" w:rsidRDefault="00393DC0" w:rsidP="00E36F0E">
            <w:pPr>
              <w:rPr>
                <w:rFonts w:cs="Arial"/>
              </w:rPr>
            </w:pPr>
            <w:r w:rsidRPr="001846F2">
              <w:rPr>
                <w:rFonts w:cs="Arial"/>
              </w:rPr>
              <w:t>-</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70C273AA" w14:textId="77777777" w:rsidR="00E36F0E" w:rsidRPr="001846F2" w:rsidRDefault="00E36F0E" w:rsidP="00E36F0E">
            <w:pPr>
              <w:rPr>
                <w:rFonts w:cs="Arial"/>
              </w:rPr>
            </w:pPr>
          </w:p>
        </w:tc>
      </w:tr>
      <w:tr w:rsidR="00E36F0E" w:rsidRPr="001846F2" w14:paraId="60BC8D6A"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202B723"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0D3866C0"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47CA8D98"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40A6E2C0" w14:textId="77777777" w:rsidR="00E36F0E" w:rsidRPr="001846F2" w:rsidRDefault="00393DC0" w:rsidP="00E36F0E">
            <w:pPr>
              <w:rPr>
                <w:rFonts w:cs="Arial"/>
              </w:rPr>
            </w:pPr>
            <w:r w:rsidRPr="001846F2">
              <w:rPr>
                <w:rFonts w:cs="Arial"/>
              </w:rPr>
              <w:t>NQM_ERROR</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5D55B41E" w14:textId="77777777" w:rsidR="00E36F0E" w:rsidRPr="001846F2" w:rsidRDefault="00393DC0" w:rsidP="00E36F0E">
            <w:pPr>
              <w:rPr>
                <w:rFonts w:cs="Arial"/>
              </w:rPr>
            </w:pPr>
            <w:r w:rsidRPr="001846F2">
              <w:rPr>
                <w:rFonts w:cs="Arial"/>
              </w:rPr>
              <w:t>0x0</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3BEBD0F8" w14:textId="77777777" w:rsidR="00E36F0E" w:rsidRPr="001846F2" w:rsidRDefault="00393DC0" w:rsidP="00E36F0E">
            <w:pPr>
              <w:rPr>
                <w:rFonts w:cs="Arial"/>
              </w:rPr>
            </w:pPr>
            <w:r w:rsidRPr="001846F2">
              <w:rPr>
                <w:rFonts w:cs="Arial"/>
              </w:rPr>
              <w:t>Error/Failure</w:t>
            </w:r>
          </w:p>
        </w:tc>
      </w:tr>
      <w:tr w:rsidR="00E36F0E" w:rsidRPr="001846F2" w14:paraId="373B4CB4"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C89F4BF"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137F2A0B"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07C95A1"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16850CB8" w14:textId="77777777" w:rsidR="00E36F0E" w:rsidRPr="001846F2" w:rsidRDefault="00393DC0" w:rsidP="00E36F0E">
            <w:pPr>
              <w:rPr>
                <w:rFonts w:cs="Arial"/>
              </w:rPr>
            </w:pPr>
            <w:r w:rsidRPr="001846F2">
              <w:rPr>
                <w:rFonts w:cs="Arial"/>
              </w:rPr>
              <w:t>NQM_SUCCESS</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0945B069" w14:textId="77777777" w:rsidR="00E36F0E" w:rsidRPr="001846F2" w:rsidRDefault="00393DC0" w:rsidP="00E36F0E">
            <w:pPr>
              <w:rPr>
                <w:rFonts w:cs="Arial"/>
              </w:rPr>
            </w:pPr>
            <w:r w:rsidRPr="001846F2">
              <w:rPr>
                <w:rFonts w:cs="Arial"/>
              </w:rPr>
              <w:t>0x1</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518D5D26" w14:textId="77777777" w:rsidR="00E36F0E" w:rsidRPr="001846F2" w:rsidRDefault="00393DC0" w:rsidP="00E36F0E">
            <w:pPr>
              <w:rPr>
                <w:rFonts w:cs="Arial"/>
              </w:rPr>
            </w:pPr>
            <w:r w:rsidRPr="001846F2">
              <w:rPr>
                <w:rFonts w:cs="Arial"/>
              </w:rPr>
              <w:t>Success</w:t>
            </w:r>
          </w:p>
        </w:tc>
      </w:tr>
      <w:tr w:rsidR="00E36F0E" w:rsidRPr="001846F2" w14:paraId="62904776"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8FA5D52"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37DAFB04" w14:textId="77777777" w:rsidR="00E36F0E" w:rsidRPr="001846F2" w:rsidRDefault="00393DC0" w:rsidP="00E36F0E">
            <w:pPr>
              <w:rPr>
                <w:rFonts w:cs="Arial"/>
              </w:rPr>
            </w:pPr>
            <w:r w:rsidRPr="001846F2">
              <w:rPr>
                <w:rFonts w:cs="Arial"/>
              </w:rPr>
              <w:t>EcuType</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66DC9567" w14:textId="77777777" w:rsidR="00E36F0E" w:rsidRPr="001846F2" w:rsidRDefault="00393DC0" w:rsidP="00E36F0E">
            <w:pPr>
              <w:rPr>
                <w:rFonts w:cs="Arial"/>
              </w:rPr>
            </w:pPr>
            <w:r w:rsidRPr="001846F2">
              <w:rPr>
                <w:rFonts w:cs="Arial"/>
              </w:rPr>
              <w:t>Enum</w:t>
            </w: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375C7F2A" w14:textId="77777777" w:rsidR="00E36F0E" w:rsidRPr="001846F2" w:rsidRDefault="00393DC0" w:rsidP="00E36F0E">
            <w:pPr>
              <w:rPr>
                <w:rFonts w:cs="Arial"/>
              </w:rPr>
            </w:pPr>
            <w:r w:rsidRPr="001846F2">
              <w:rPr>
                <w:rFonts w:cs="Arial"/>
              </w:rPr>
              <w:t>-</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72873390" w14:textId="77777777" w:rsidR="00E36F0E" w:rsidRPr="001846F2" w:rsidRDefault="00393DC0" w:rsidP="00E36F0E">
            <w:pPr>
              <w:rPr>
                <w:rFonts w:cs="Arial"/>
              </w:rPr>
            </w:pPr>
            <w:r w:rsidRPr="001846F2">
              <w:rPr>
                <w:rFonts w:cs="Arial"/>
              </w:rPr>
              <w:t>-</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47D21C30" w14:textId="77777777" w:rsidR="00E36F0E" w:rsidRPr="001846F2" w:rsidRDefault="00393DC0" w:rsidP="00E36F0E">
            <w:pPr>
              <w:rPr>
                <w:rFonts w:cs="Arial"/>
              </w:rPr>
            </w:pPr>
            <w:r w:rsidRPr="001846F2">
              <w:rPr>
                <w:rFonts w:cs="Arial"/>
              </w:rPr>
              <w:t>ECU type</w:t>
            </w:r>
          </w:p>
        </w:tc>
      </w:tr>
      <w:tr w:rsidR="00E36F0E" w:rsidRPr="001846F2" w14:paraId="488D869F"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4125488"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5E41B700"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A1673C9"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6A64B85D" w14:textId="77777777" w:rsidR="00E36F0E" w:rsidRPr="001846F2" w:rsidRDefault="00393DC0" w:rsidP="00E36F0E">
            <w:pPr>
              <w:rPr>
                <w:rFonts w:cs="Arial"/>
                <w:color w:val="000000"/>
              </w:rPr>
            </w:pPr>
            <w:r w:rsidRPr="001846F2">
              <w:rPr>
                <w:rFonts w:cs="Arial"/>
                <w:color w:val="000000"/>
              </w:rPr>
              <w:t>ECU_UNK</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3501B987" w14:textId="77777777" w:rsidR="00E36F0E" w:rsidRPr="001846F2" w:rsidRDefault="00393DC0" w:rsidP="00E36F0E">
            <w:pPr>
              <w:rPr>
                <w:rFonts w:cs="Arial"/>
                <w:color w:val="000000"/>
              </w:rPr>
            </w:pPr>
            <w:r w:rsidRPr="001846F2">
              <w:rPr>
                <w:rFonts w:cs="Arial"/>
                <w:color w:val="000000"/>
              </w:rPr>
              <w:t>0x0</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1E373F8B" w14:textId="77777777" w:rsidR="00E36F0E" w:rsidRPr="001846F2" w:rsidRDefault="00393DC0" w:rsidP="00E36F0E">
            <w:pPr>
              <w:rPr>
                <w:rFonts w:cs="Arial"/>
                <w:color w:val="000000"/>
              </w:rPr>
            </w:pPr>
            <w:r w:rsidRPr="001846F2">
              <w:rPr>
                <w:rFonts w:cs="Arial"/>
                <w:color w:val="000000"/>
              </w:rPr>
              <w:t>Error</w:t>
            </w:r>
          </w:p>
        </w:tc>
      </w:tr>
      <w:tr w:rsidR="00E36F0E" w:rsidRPr="001846F2" w14:paraId="0DE6D131"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8725468"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551D0108"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54BD756F"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034F01E3" w14:textId="77777777" w:rsidR="00E36F0E" w:rsidRPr="001846F2" w:rsidRDefault="00393DC0" w:rsidP="00E36F0E">
            <w:pPr>
              <w:rPr>
                <w:rFonts w:cs="Arial"/>
                <w:color w:val="000000"/>
              </w:rPr>
            </w:pPr>
            <w:r w:rsidRPr="001846F2">
              <w:rPr>
                <w:rFonts w:cs="Arial"/>
                <w:color w:val="000000"/>
              </w:rPr>
              <w:t>ECU_ECG</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09081DC9" w14:textId="77777777" w:rsidR="00E36F0E" w:rsidRPr="001846F2" w:rsidRDefault="00393DC0" w:rsidP="00E36F0E">
            <w:pPr>
              <w:rPr>
                <w:rFonts w:cs="Arial"/>
                <w:color w:val="000000"/>
              </w:rPr>
            </w:pPr>
            <w:r w:rsidRPr="001846F2">
              <w:rPr>
                <w:rFonts w:cs="Arial"/>
                <w:color w:val="000000"/>
              </w:rPr>
              <w:t>0x1</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176B63F8" w14:textId="77777777" w:rsidR="00E36F0E" w:rsidRPr="001846F2" w:rsidRDefault="00393DC0" w:rsidP="00E36F0E">
            <w:pPr>
              <w:rPr>
                <w:rFonts w:cs="Arial"/>
                <w:color w:val="000000"/>
              </w:rPr>
            </w:pPr>
            <w:r w:rsidRPr="001846F2">
              <w:rPr>
                <w:rFonts w:cs="Arial"/>
                <w:color w:val="000000"/>
              </w:rPr>
              <w:t>ECG</w:t>
            </w:r>
          </w:p>
        </w:tc>
      </w:tr>
      <w:tr w:rsidR="00E36F0E" w:rsidRPr="001846F2" w14:paraId="12A92B74"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AF4008E"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2DC62F2D"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270C9CA7"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29E27B33" w14:textId="77777777" w:rsidR="00E36F0E" w:rsidRPr="001846F2" w:rsidRDefault="00393DC0" w:rsidP="00E36F0E">
            <w:pPr>
              <w:rPr>
                <w:rFonts w:cs="Arial"/>
                <w:color w:val="000000"/>
              </w:rPr>
            </w:pPr>
            <w:r w:rsidRPr="001846F2">
              <w:rPr>
                <w:rFonts w:cs="Arial"/>
                <w:color w:val="000000"/>
              </w:rPr>
              <w:t>ECU_TCU</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709D26C5" w14:textId="77777777" w:rsidR="00E36F0E" w:rsidRPr="001846F2" w:rsidRDefault="00393DC0" w:rsidP="00E36F0E">
            <w:pPr>
              <w:rPr>
                <w:rFonts w:cs="Arial"/>
                <w:color w:val="000000"/>
              </w:rPr>
            </w:pPr>
            <w:r w:rsidRPr="001846F2">
              <w:rPr>
                <w:rFonts w:cs="Arial"/>
                <w:color w:val="000000"/>
              </w:rPr>
              <w:t>0x2</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57E54C33" w14:textId="77777777" w:rsidR="00E36F0E" w:rsidRPr="001846F2" w:rsidRDefault="00393DC0" w:rsidP="00E36F0E">
            <w:pPr>
              <w:rPr>
                <w:rFonts w:cs="Arial"/>
                <w:color w:val="000000"/>
              </w:rPr>
            </w:pPr>
            <w:r w:rsidRPr="001846F2">
              <w:rPr>
                <w:rFonts w:cs="Arial"/>
                <w:color w:val="000000"/>
              </w:rPr>
              <w:t>TCU</w:t>
            </w:r>
          </w:p>
        </w:tc>
      </w:tr>
      <w:tr w:rsidR="00E36F0E" w:rsidRPr="001846F2" w14:paraId="2E8932F4"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EF4BC55"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0DE9F5C1"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63859DBD"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18015772" w14:textId="77777777" w:rsidR="00E36F0E" w:rsidRPr="001846F2" w:rsidRDefault="00393DC0" w:rsidP="00E36F0E">
            <w:pPr>
              <w:rPr>
                <w:rFonts w:cs="Arial"/>
                <w:color w:val="000000"/>
              </w:rPr>
            </w:pPr>
            <w:r w:rsidRPr="001846F2">
              <w:rPr>
                <w:rFonts w:cs="Arial"/>
                <w:color w:val="000000"/>
              </w:rPr>
              <w:t>ECU_SYNC</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06846697" w14:textId="77777777" w:rsidR="00E36F0E" w:rsidRPr="001846F2" w:rsidRDefault="00393DC0" w:rsidP="00E36F0E">
            <w:pPr>
              <w:rPr>
                <w:rFonts w:cs="Arial"/>
                <w:color w:val="000000"/>
              </w:rPr>
            </w:pPr>
            <w:r w:rsidRPr="001846F2">
              <w:rPr>
                <w:rFonts w:cs="Arial"/>
                <w:color w:val="000000"/>
              </w:rPr>
              <w:t>0x3</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20606ED9" w14:textId="77777777" w:rsidR="00E36F0E" w:rsidRPr="001846F2" w:rsidRDefault="00393DC0" w:rsidP="00E36F0E">
            <w:pPr>
              <w:rPr>
                <w:rFonts w:cs="Arial"/>
                <w:color w:val="000000"/>
              </w:rPr>
            </w:pPr>
            <w:r w:rsidRPr="001846F2">
              <w:rPr>
                <w:rFonts w:cs="Arial"/>
                <w:color w:val="000000"/>
              </w:rPr>
              <w:t>SYNC</w:t>
            </w:r>
          </w:p>
        </w:tc>
      </w:tr>
      <w:tr w:rsidR="00E36F0E" w:rsidRPr="001846F2" w14:paraId="035FDC87"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074965A"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73B8E11F"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6A147B8"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44490F39" w14:textId="77777777" w:rsidR="00E36F0E" w:rsidRPr="001846F2" w:rsidRDefault="00393DC0" w:rsidP="00E36F0E">
            <w:pPr>
              <w:rPr>
                <w:rFonts w:cs="Arial"/>
                <w:color w:val="000000"/>
              </w:rPr>
            </w:pPr>
            <w:r w:rsidRPr="001846F2">
              <w:rPr>
                <w:rFonts w:cs="Arial"/>
                <w:color w:val="000000"/>
              </w:rPr>
              <w:t>ECU_TCU_B</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41D9CC15" w14:textId="77777777" w:rsidR="00E36F0E" w:rsidRPr="001846F2" w:rsidRDefault="00393DC0" w:rsidP="00E36F0E">
            <w:pPr>
              <w:rPr>
                <w:rFonts w:cs="Arial"/>
                <w:color w:val="000000"/>
              </w:rPr>
            </w:pPr>
            <w:r w:rsidRPr="001846F2">
              <w:rPr>
                <w:rFonts w:cs="Arial"/>
                <w:color w:val="000000"/>
              </w:rPr>
              <w:t>0x4</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5B771B51" w14:textId="77777777" w:rsidR="00E36F0E" w:rsidRPr="001846F2" w:rsidRDefault="00393DC0" w:rsidP="00E36F0E">
            <w:pPr>
              <w:rPr>
                <w:rFonts w:cs="Arial"/>
                <w:color w:val="000000"/>
              </w:rPr>
            </w:pPr>
            <w:r w:rsidRPr="001846F2">
              <w:rPr>
                <w:rFonts w:cs="Arial"/>
                <w:color w:val="000000"/>
              </w:rPr>
              <w:t>TCU-B</w:t>
            </w:r>
          </w:p>
        </w:tc>
      </w:tr>
      <w:tr w:rsidR="00E36F0E" w:rsidRPr="001846F2" w14:paraId="571E7F4C"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F9BE251"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6A45E489"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65D54EE"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158FFD4A" w14:textId="77777777" w:rsidR="00E36F0E" w:rsidRPr="001846F2" w:rsidRDefault="00393DC0" w:rsidP="00E36F0E">
            <w:pPr>
              <w:spacing w:line="256" w:lineRule="auto"/>
              <w:rPr>
                <w:rFonts w:cs="Arial"/>
                <w:color w:val="000000"/>
              </w:rPr>
            </w:pPr>
            <w:r w:rsidRPr="001846F2">
              <w:rPr>
                <w:rFonts w:cs="Arial"/>
                <w:color w:val="000000"/>
              </w:rPr>
              <w:t>ECU_SDS</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4FF4B6A8" w14:textId="77777777" w:rsidR="00E36F0E" w:rsidRPr="001846F2" w:rsidRDefault="00393DC0" w:rsidP="00E36F0E">
            <w:pPr>
              <w:spacing w:line="256" w:lineRule="auto"/>
              <w:rPr>
                <w:rFonts w:cs="Arial"/>
                <w:color w:val="000000"/>
              </w:rPr>
            </w:pPr>
            <w:r w:rsidRPr="001846F2">
              <w:rPr>
                <w:rFonts w:cs="Arial"/>
                <w:color w:val="000000"/>
              </w:rPr>
              <w:t>0x5</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7A101C66" w14:textId="77777777" w:rsidR="00E36F0E" w:rsidRPr="001846F2" w:rsidRDefault="00393DC0" w:rsidP="00E36F0E">
            <w:pPr>
              <w:spacing w:line="256" w:lineRule="auto"/>
              <w:rPr>
                <w:rFonts w:cs="Arial"/>
                <w:color w:val="000000"/>
              </w:rPr>
            </w:pPr>
            <w:r w:rsidRPr="001846F2">
              <w:rPr>
                <w:rFonts w:cs="Arial"/>
                <w:color w:val="000000"/>
              </w:rPr>
              <w:t>SDS</w:t>
            </w:r>
          </w:p>
        </w:tc>
      </w:tr>
      <w:tr w:rsidR="00E36F0E" w:rsidRPr="001846F2" w14:paraId="5DEB4D8A"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8066565"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386CA4EA"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3AFF7AF4"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761CA33A" w14:textId="77777777" w:rsidR="00E36F0E" w:rsidRPr="001846F2" w:rsidRDefault="00393DC0" w:rsidP="00E36F0E">
            <w:pPr>
              <w:spacing w:line="256" w:lineRule="auto"/>
              <w:rPr>
                <w:rFonts w:cs="Arial"/>
                <w:color w:val="000000"/>
              </w:rPr>
            </w:pPr>
            <w:r w:rsidRPr="001846F2">
              <w:rPr>
                <w:rFonts w:cs="Arial"/>
                <w:color w:val="000000"/>
              </w:rPr>
              <w:t>ECU_ADSIM</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43AED7F0" w14:textId="77777777" w:rsidR="00E36F0E" w:rsidRPr="001846F2" w:rsidRDefault="00393DC0" w:rsidP="00E36F0E">
            <w:pPr>
              <w:spacing w:line="256" w:lineRule="auto"/>
              <w:rPr>
                <w:rFonts w:cs="Arial"/>
                <w:color w:val="000000"/>
              </w:rPr>
            </w:pPr>
            <w:r w:rsidRPr="001846F2">
              <w:rPr>
                <w:rFonts w:cs="Arial"/>
                <w:color w:val="000000"/>
              </w:rPr>
              <w:t>0x6</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259EF35F" w14:textId="77777777" w:rsidR="00E36F0E" w:rsidRPr="001846F2" w:rsidRDefault="00393DC0" w:rsidP="00E36F0E">
            <w:pPr>
              <w:spacing w:line="256" w:lineRule="auto"/>
              <w:rPr>
                <w:rFonts w:cs="Arial"/>
                <w:color w:val="000000"/>
              </w:rPr>
            </w:pPr>
            <w:r w:rsidRPr="001846F2">
              <w:rPr>
                <w:rFonts w:cs="Arial"/>
                <w:color w:val="000000"/>
              </w:rPr>
              <w:t>ADSIM</w:t>
            </w:r>
          </w:p>
        </w:tc>
      </w:tr>
      <w:tr w:rsidR="00E36F0E" w:rsidRPr="001846F2" w14:paraId="69221503"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70A92A8"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5BA9039B"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DFC4392"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51B93851" w14:textId="77777777" w:rsidR="00E36F0E" w:rsidRPr="001846F2" w:rsidRDefault="00393DC0" w:rsidP="00E36F0E">
            <w:pPr>
              <w:spacing w:line="256" w:lineRule="auto"/>
              <w:rPr>
                <w:rFonts w:cs="Arial"/>
                <w:color w:val="000000"/>
              </w:rPr>
            </w:pPr>
            <w:r w:rsidRPr="001846F2">
              <w:rPr>
                <w:rFonts w:cs="Arial"/>
                <w:color w:val="000000"/>
              </w:rPr>
              <w:t>ECU_DDSM</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49B25411" w14:textId="77777777" w:rsidR="00E36F0E" w:rsidRPr="001846F2" w:rsidRDefault="00393DC0" w:rsidP="00E36F0E">
            <w:pPr>
              <w:spacing w:line="256" w:lineRule="auto"/>
              <w:rPr>
                <w:rFonts w:cs="Arial"/>
                <w:color w:val="000000"/>
              </w:rPr>
            </w:pPr>
            <w:r w:rsidRPr="001846F2">
              <w:rPr>
                <w:rFonts w:cs="Arial"/>
                <w:color w:val="000000"/>
              </w:rPr>
              <w:t>0x7</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594FE571" w14:textId="77777777" w:rsidR="00E36F0E" w:rsidRPr="001846F2" w:rsidRDefault="00393DC0" w:rsidP="00E36F0E">
            <w:pPr>
              <w:spacing w:line="256" w:lineRule="auto"/>
              <w:rPr>
                <w:rFonts w:cs="Arial"/>
                <w:color w:val="000000"/>
              </w:rPr>
            </w:pPr>
            <w:r w:rsidRPr="001846F2">
              <w:rPr>
                <w:rFonts w:cs="Arial"/>
                <w:color w:val="000000"/>
              </w:rPr>
              <w:t>DDSM</w:t>
            </w:r>
          </w:p>
        </w:tc>
      </w:tr>
      <w:tr w:rsidR="00E36F0E" w:rsidRPr="001846F2" w14:paraId="10018F47"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B8D02AF"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4BACD14F"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3FE6A674"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0E8C996B" w14:textId="77777777" w:rsidR="00E36F0E" w:rsidRPr="001846F2" w:rsidRDefault="00393DC0" w:rsidP="00E36F0E">
            <w:pPr>
              <w:spacing w:line="256" w:lineRule="auto"/>
              <w:rPr>
                <w:rFonts w:cs="Arial"/>
                <w:color w:val="000000"/>
              </w:rPr>
            </w:pPr>
            <w:r w:rsidRPr="001846F2">
              <w:rPr>
                <w:rFonts w:cs="Arial"/>
                <w:color w:val="000000"/>
              </w:rPr>
              <w:t>ECU_ADM</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42E65937" w14:textId="77777777" w:rsidR="00E36F0E" w:rsidRPr="001846F2" w:rsidRDefault="00393DC0" w:rsidP="00E36F0E">
            <w:pPr>
              <w:spacing w:line="256" w:lineRule="auto"/>
              <w:rPr>
                <w:rFonts w:cs="Arial"/>
                <w:color w:val="000000"/>
              </w:rPr>
            </w:pPr>
            <w:r w:rsidRPr="001846F2">
              <w:rPr>
                <w:rFonts w:cs="Arial"/>
                <w:color w:val="000000"/>
              </w:rPr>
              <w:t>0x8</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19F9676D" w14:textId="77777777" w:rsidR="00E36F0E" w:rsidRPr="001846F2" w:rsidRDefault="00393DC0" w:rsidP="00E36F0E">
            <w:pPr>
              <w:spacing w:line="256" w:lineRule="auto"/>
              <w:rPr>
                <w:rFonts w:cs="Arial"/>
                <w:color w:val="000000"/>
              </w:rPr>
            </w:pPr>
            <w:r w:rsidRPr="001846F2">
              <w:rPr>
                <w:rFonts w:cs="Arial"/>
                <w:color w:val="000000"/>
              </w:rPr>
              <w:t>ADM</w:t>
            </w:r>
          </w:p>
        </w:tc>
      </w:tr>
      <w:tr w:rsidR="00E36F0E" w:rsidRPr="001846F2" w14:paraId="209ACE8E"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6E23FA1"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50AFDD1A"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05C21194"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01291A29" w14:textId="77777777" w:rsidR="00E36F0E" w:rsidRPr="001846F2" w:rsidRDefault="00393DC0" w:rsidP="00E36F0E">
            <w:pPr>
              <w:spacing w:line="256" w:lineRule="auto"/>
              <w:rPr>
                <w:rFonts w:cs="Arial"/>
                <w:color w:val="000000"/>
              </w:rPr>
            </w:pPr>
            <w:r w:rsidRPr="001846F2">
              <w:rPr>
                <w:rFonts w:cs="Arial"/>
                <w:color w:val="000000"/>
              </w:rPr>
              <w:t>ECU_ESPM</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20DD3DA2" w14:textId="77777777" w:rsidR="00E36F0E" w:rsidRPr="001846F2" w:rsidRDefault="00393DC0" w:rsidP="00E36F0E">
            <w:pPr>
              <w:spacing w:line="256" w:lineRule="auto"/>
              <w:rPr>
                <w:rFonts w:cs="Arial"/>
                <w:color w:val="000000"/>
              </w:rPr>
            </w:pPr>
            <w:r w:rsidRPr="001846F2">
              <w:rPr>
                <w:rFonts w:cs="Arial"/>
                <w:color w:val="000000"/>
              </w:rPr>
              <w:t>0x9</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6292462B" w14:textId="77777777" w:rsidR="00E36F0E" w:rsidRPr="001846F2" w:rsidRDefault="00393DC0" w:rsidP="00E36F0E">
            <w:pPr>
              <w:spacing w:line="256" w:lineRule="auto"/>
              <w:rPr>
                <w:rFonts w:cs="Arial"/>
                <w:color w:val="000000"/>
              </w:rPr>
            </w:pPr>
            <w:r w:rsidRPr="001846F2">
              <w:rPr>
                <w:rFonts w:cs="Arial"/>
                <w:color w:val="000000"/>
              </w:rPr>
              <w:t>ESPM+. Applicable to AV vehicles Only</w:t>
            </w:r>
          </w:p>
        </w:tc>
      </w:tr>
      <w:tr w:rsidR="00E36F0E" w:rsidRPr="001846F2" w14:paraId="74C4AB62"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DF2E12B"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19B528AF"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55E67101"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048A0C62" w14:textId="77777777" w:rsidR="00E36F0E" w:rsidRPr="001846F2" w:rsidRDefault="00393DC0" w:rsidP="00E36F0E">
            <w:pPr>
              <w:spacing w:line="256" w:lineRule="auto"/>
              <w:rPr>
                <w:rFonts w:cs="Arial"/>
                <w:color w:val="000000"/>
              </w:rPr>
            </w:pPr>
            <w:r w:rsidRPr="001846F2">
              <w:rPr>
                <w:rFonts w:cs="Arial"/>
                <w:color w:val="000000"/>
              </w:rPr>
              <w:t>ECU_SDM</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3F09B6FC" w14:textId="77777777" w:rsidR="00E36F0E" w:rsidRPr="001846F2" w:rsidRDefault="00393DC0" w:rsidP="00E36F0E">
            <w:pPr>
              <w:spacing w:line="256" w:lineRule="auto"/>
              <w:rPr>
                <w:rFonts w:cs="Arial"/>
                <w:color w:val="000000"/>
              </w:rPr>
            </w:pPr>
            <w:r w:rsidRPr="001846F2">
              <w:rPr>
                <w:rFonts w:cs="Arial"/>
                <w:color w:val="000000"/>
              </w:rPr>
              <w:t>0x10</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72BDC1E7" w14:textId="77777777" w:rsidR="00E36F0E" w:rsidRPr="001846F2" w:rsidRDefault="00393DC0" w:rsidP="00E36F0E">
            <w:pPr>
              <w:spacing w:line="256" w:lineRule="auto"/>
              <w:rPr>
                <w:rFonts w:cs="Arial"/>
                <w:color w:val="000000"/>
              </w:rPr>
            </w:pPr>
            <w:r w:rsidRPr="001846F2">
              <w:rPr>
                <w:rFonts w:cs="Arial"/>
                <w:color w:val="000000"/>
              </w:rPr>
              <w:t>SDM. Applicable to AV vehicles Only</w:t>
            </w:r>
          </w:p>
        </w:tc>
      </w:tr>
      <w:tr w:rsidR="00E36F0E" w:rsidRPr="001846F2" w14:paraId="50EA5A3C"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7EFC12B"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03D25E20" w14:textId="77777777" w:rsidR="00E36F0E" w:rsidRPr="001846F2" w:rsidRDefault="00393DC0" w:rsidP="00E36F0E">
            <w:pPr>
              <w:rPr>
                <w:rFonts w:cs="Arial"/>
              </w:rPr>
            </w:pPr>
            <w:r w:rsidRPr="001846F2">
              <w:rPr>
                <w:rFonts w:cs="Arial"/>
              </w:rPr>
              <w:t>NetworkInterface</w:t>
            </w:r>
          </w:p>
          <w:p w14:paraId="38719A63" w14:textId="77777777" w:rsidR="00E36F0E" w:rsidRPr="001846F2" w:rsidRDefault="00393DC0" w:rsidP="00E36F0E">
            <w:pPr>
              <w:rPr>
                <w:rFonts w:cs="Arial"/>
              </w:rPr>
            </w:pPr>
            <w:r w:rsidRPr="001846F2">
              <w:rPr>
                <w:rFonts w:cs="Arial"/>
              </w:rPr>
              <w:t>Type</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93C9A9C" w14:textId="77777777" w:rsidR="00E36F0E" w:rsidRPr="001846F2" w:rsidRDefault="00393DC0" w:rsidP="00E36F0E">
            <w:pPr>
              <w:rPr>
                <w:rFonts w:cs="Arial"/>
              </w:rPr>
            </w:pPr>
            <w:r w:rsidRPr="001846F2">
              <w:rPr>
                <w:rFonts w:cs="Arial"/>
              </w:rPr>
              <w:t>Enum</w:t>
            </w: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250439ED" w14:textId="77777777" w:rsidR="00E36F0E" w:rsidRPr="001846F2" w:rsidRDefault="00393DC0" w:rsidP="00E36F0E">
            <w:pPr>
              <w:rPr>
                <w:rFonts w:cs="Arial"/>
              </w:rPr>
            </w:pPr>
            <w:r w:rsidRPr="001846F2">
              <w:rPr>
                <w:rFonts w:cs="Arial"/>
              </w:rPr>
              <w:t>-</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2E2EF843" w14:textId="77777777" w:rsidR="00E36F0E" w:rsidRPr="001846F2" w:rsidRDefault="00393DC0" w:rsidP="00E36F0E">
            <w:pPr>
              <w:rPr>
                <w:rFonts w:cs="Arial"/>
              </w:rPr>
            </w:pPr>
            <w:r w:rsidRPr="001846F2">
              <w:rPr>
                <w:rFonts w:cs="Arial"/>
              </w:rPr>
              <w:t>-</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5AF700E6" w14:textId="77777777" w:rsidR="00E36F0E" w:rsidRPr="001846F2" w:rsidRDefault="00E36F0E" w:rsidP="00E36F0E">
            <w:pPr>
              <w:rPr>
                <w:rFonts w:cs="Arial"/>
                <w:color w:val="000000"/>
              </w:rPr>
            </w:pPr>
          </w:p>
        </w:tc>
      </w:tr>
      <w:tr w:rsidR="00E36F0E" w:rsidRPr="001846F2" w14:paraId="4500BA9E"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994921A"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63B5D545"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51C3B280"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5BA3AAB2" w14:textId="77777777" w:rsidR="00E36F0E" w:rsidRPr="001846F2" w:rsidRDefault="00393DC0" w:rsidP="00E36F0E">
            <w:pPr>
              <w:rPr>
                <w:rFonts w:cs="Arial"/>
                <w:color w:val="000000"/>
              </w:rPr>
            </w:pPr>
            <w:r w:rsidRPr="001846F2">
              <w:rPr>
                <w:rFonts w:cs="Arial"/>
                <w:color w:val="000000"/>
              </w:rPr>
              <w:t>IFACE_NONE</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30D85278" w14:textId="77777777" w:rsidR="00E36F0E" w:rsidRPr="001846F2" w:rsidRDefault="00393DC0" w:rsidP="00E36F0E">
            <w:pPr>
              <w:rPr>
                <w:rFonts w:cs="Arial"/>
                <w:color w:val="000000"/>
              </w:rPr>
            </w:pPr>
            <w:r w:rsidRPr="001846F2">
              <w:rPr>
                <w:rFonts w:cs="Arial"/>
                <w:color w:val="000000"/>
              </w:rPr>
              <w:t>0x0</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75E09D55" w14:textId="77777777" w:rsidR="00E36F0E" w:rsidRPr="001846F2" w:rsidRDefault="00393DC0" w:rsidP="00E36F0E">
            <w:pPr>
              <w:rPr>
                <w:rFonts w:cs="Arial"/>
                <w:color w:val="000000"/>
              </w:rPr>
            </w:pPr>
            <w:r w:rsidRPr="001846F2">
              <w:rPr>
                <w:rFonts w:cs="Arial"/>
                <w:color w:val="000000"/>
              </w:rPr>
              <w:t>None selected/specified</w:t>
            </w:r>
          </w:p>
        </w:tc>
      </w:tr>
      <w:tr w:rsidR="00E36F0E" w:rsidRPr="001846F2" w14:paraId="416C0F34"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804193D"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60490AD5"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6D3166C4"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1B4061CB" w14:textId="77777777" w:rsidR="00E36F0E" w:rsidRPr="001846F2" w:rsidRDefault="00393DC0" w:rsidP="00E36F0E">
            <w:pPr>
              <w:rPr>
                <w:rFonts w:cs="Arial"/>
                <w:color w:val="000000"/>
              </w:rPr>
            </w:pPr>
            <w:r w:rsidRPr="001846F2">
              <w:rPr>
                <w:rFonts w:cs="Arial"/>
                <w:color w:val="000000"/>
              </w:rPr>
              <w:t>IFACE_TCUCELL</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0FF47480" w14:textId="77777777" w:rsidR="00E36F0E" w:rsidRPr="001846F2" w:rsidRDefault="00393DC0" w:rsidP="00E36F0E">
            <w:pPr>
              <w:rPr>
                <w:rFonts w:cs="Arial"/>
                <w:color w:val="000000"/>
              </w:rPr>
            </w:pPr>
            <w:r w:rsidRPr="001846F2">
              <w:rPr>
                <w:rFonts w:cs="Arial"/>
                <w:color w:val="000000"/>
              </w:rPr>
              <w:t>0x1</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30261E7B" w14:textId="77777777" w:rsidR="00E36F0E" w:rsidRPr="001846F2" w:rsidRDefault="00393DC0" w:rsidP="00E36F0E">
            <w:pPr>
              <w:rPr>
                <w:rFonts w:cs="Arial"/>
                <w:color w:val="000000"/>
              </w:rPr>
            </w:pPr>
            <w:r w:rsidRPr="001846F2">
              <w:rPr>
                <w:rFonts w:cs="Arial"/>
                <w:color w:val="000000"/>
              </w:rPr>
              <w:t>Cellular interface on TCU</w:t>
            </w:r>
          </w:p>
        </w:tc>
      </w:tr>
      <w:tr w:rsidR="00E36F0E" w:rsidRPr="001846F2" w14:paraId="4392FE8A"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9901268"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571F1BC9"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5F79DF76"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617E8BDB" w14:textId="77777777" w:rsidR="00E36F0E" w:rsidRPr="001846F2" w:rsidRDefault="00393DC0" w:rsidP="00E36F0E">
            <w:pPr>
              <w:rPr>
                <w:rFonts w:cs="Arial"/>
                <w:color w:val="000000"/>
              </w:rPr>
            </w:pPr>
            <w:r w:rsidRPr="001846F2">
              <w:rPr>
                <w:rFonts w:cs="Arial"/>
                <w:color w:val="000000"/>
              </w:rPr>
              <w:t>IFACE_TCUWIFI</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4EC8302B" w14:textId="77777777" w:rsidR="00E36F0E" w:rsidRPr="001846F2" w:rsidRDefault="00393DC0" w:rsidP="00E36F0E">
            <w:pPr>
              <w:rPr>
                <w:rFonts w:cs="Arial"/>
                <w:color w:val="000000"/>
              </w:rPr>
            </w:pPr>
            <w:r w:rsidRPr="001846F2">
              <w:rPr>
                <w:rFonts w:cs="Arial"/>
                <w:color w:val="000000"/>
              </w:rPr>
              <w:t>0x2</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70ECB2C4" w14:textId="77777777" w:rsidR="00E36F0E" w:rsidRPr="001846F2" w:rsidRDefault="00393DC0" w:rsidP="00E36F0E">
            <w:pPr>
              <w:rPr>
                <w:rFonts w:cs="Arial"/>
                <w:color w:val="000000"/>
              </w:rPr>
            </w:pPr>
            <w:r w:rsidRPr="001846F2">
              <w:rPr>
                <w:rFonts w:cs="Arial"/>
                <w:color w:val="000000"/>
              </w:rPr>
              <w:t>WLAN interface on TCU</w:t>
            </w:r>
          </w:p>
        </w:tc>
      </w:tr>
      <w:tr w:rsidR="00E36F0E" w:rsidRPr="001846F2" w14:paraId="20714823"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93BDF5A"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08F47D21"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2671112A"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5AAC383F" w14:textId="77777777" w:rsidR="00E36F0E" w:rsidRPr="001846F2" w:rsidRDefault="00393DC0" w:rsidP="00E36F0E">
            <w:pPr>
              <w:rPr>
                <w:rFonts w:cs="Arial"/>
                <w:color w:val="000000"/>
              </w:rPr>
            </w:pPr>
            <w:r w:rsidRPr="001846F2">
              <w:rPr>
                <w:rFonts w:cs="Arial"/>
                <w:color w:val="000000"/>
              </w:rPr>
              <w:t>IFACE_SYNCWIFI</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1BF6A760" w14:textId="77777777" w:rsidR="00E36F0E" w:rsidRPr="001846F2" w:rsidRDefault="00393DC0" w:rsidP="00E36F0E">
            <w:pPr>
              <w:rPr>
                <w:rFonts w:cs="Arial"/>
                <w:color w:val="000000"/>
              </w:rPr>
            </w:pPr>
            <w:r w:rsidRPr="001846F2">
              <w:rPr>
                <w:rFonts w:cs="Arial"/>
                <w:color w:val="000000"/>
              </w:rPr>
              <w:t>0x3</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607FC339" w14:textId="77777777" w:rsidR="00E36F0E" w:rsidRPr="001846F2" w:rsidRDefault="00393DC0" w:rsidP="00E36F0E">
            <w:pPr>
              <w:rPr>
                <w:rFonts w:cs="Arial"/>
                <w:color w:val="000000"/>
              </w:rPr>
            </w:pPr>
            <w:r w:rsidRPr="001846F2">
              <w:rPr>
                <w:rFonts w:cs="Arial"/>
                <w:color w:val="000000"/>
              </w:rPr>
              <w:t>WLAN interface on SYNC</w:t>
            </w:r>
          </w:p>
        </w:tc>
      </w:tr>
      <w:tr w:rsidR="00E36F0E" w:rsidRPr="001846F2" w14:paraId="68E3BEF8"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4E925CE"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6F5C276D"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3D616766"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5CC895FC" w14:textId="77777777" w:rsidR="00E36F0E" w:rsidRPr="001846F2" w:rsidRDefault="00393DC0" w:rsidP="00E36F0E">
            <w:pPr>
              <w:rPr>
                <w:rFonts w:cs="Arial"/>
                <w:color w:val="000000"/>
              </w:rPr>
            </w:pPr>
            <w:r w:rsidRPr="001846F2">
              <w:rPr>
                <w:rFonts w:cs="Arial"/>
                <w:color w:val="000000"/>
              </w:rPr>
              <w:t>IFACE_SYNCAPPL</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162ECDE6" w14:textId="77777777" w:rsidR="00E36F0E" w:rsidRPr="001846F2" w:rsidRDefault="00393DC0" w:rsidP="00E36F0E">
            <w:pPr>
              <w:rPr>
                <w:rFonts w:cs="Arial"/>
                <w:color w:val="000000"/>
              </w:rPr>
            </w:pPr>
            <w:r w:rsidRPr="001846F2">
              <w:rPr>
                <w:rFonts w:cs="Arial"/>
                <w:color w:val="000000"/>
              </w:rPr>
              <w:t>0x4</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1C9DB2DE" w14:textId="77777777" w:rsidR="00E36F0E" w:rsidRPr="001846F2" w:rsidRDefault="00393DC0" w:rsidP="00E36F0E">
            <w:pPr>
              <w:rPr>
                <w:rFonts w:cs="Arial"/>
                <w:color w:val="000000"/>
              </w:rPr>
            </w:pPr>
            <w:r w:rsidRPr="001846F2">
              <w:rPr>
                <w:rFonts w:cs="Arial"/>
                <w:color w:val="000000"/>
              </w:rPr>
              <w:t>AppLink interface on SYNC (currently out of scope for CM)</w:t>
            </w:r>
          </w:p>
        </w:tc>
      </w:tr>
      <w:tr w:rsidR="00E36F0E" w:rsidRPr="001846F2" w14:paraId="4637696D"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4222583"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2D05B7E8"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4F6D044A"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244A6FE3" w14:textId="77777777" w:rsidR="00E36F0E" w:rsidRPr="001846F2" w:rsidRDefault="00393DC0" w:rsidP="00E36F0E">
            <w:pPr>
              <w:rPr>
                <w:rFonts w:cs="Arial"/>
                <w:color w:val="000000"/>
              </w:rPr>
            </w:pPr>
            <w:r w:rsidRPr="001846F2">
              <w:rPr>
                <w:rFonts w:cs="Arial"/>
                <w:color w:val="000000"/>
              </w:rPr>
              <w:t>IFACE_TCUBCELL</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56B32B9C" w14:textId="77777777" w:rsidR="00E36F0E" w:rsidRPr="001846F2" w:rsidRDefault="00393DC0" w:rsidP="00E36F0E">
            <w:pPr>
              <w:rPr>
                <w:rFonts w:cs="Arial"/>
                <w:color w:val="000000"/>
              </w:rPr>
            </w:pPr>
            <w:r w:rsidRPr="001846F2">
              <w:rPr>
                <w:rFonts w:cs="Arial"/>
                <w:color w:val="000000"/>
              </w:rPr>
              <w:t>0x5</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329CD8D6" w14:textId="77777777" w:rsidR="00E36F0E" w:rsidRPr="001846F2" w:rsidRDefault="00393DC0" w:rsidP="00E36F0E">
            <w:pPr>
              <w:spacing w:line="256" w:lineRule="auto"/>
              <w:rPr>
                <w:rFonts w:cs="Arial"/>
                <w:color w:val="000000"/>
              </w:rPr>
            </w:pPr>
            <w:r w:rsidRPr="001846F2">
              <w:rPr>
                <w:rFonts w:cs="Arial"/>
                <w:color w:val="000000"/>
              </w:rPr>
              <w:t>Cellular interface on TCU-B. Applicable to AV vehicles Only</w:t>
            </w:r>
          </w:p>
        </w:tc>
      </w:tr>
      <w:tr w:rsidR="00E36F0E" w:rsidRPr="001846F2" w14:paraId="3A7D03A2"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6D452B6"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2A760156"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0C1E0554"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76BF2D1F" w14:textId="77777777" w:rsidR="00E36F0E" w:rsidRPr="001846F2" w:rsidRDefault="00393DC0" w:rsidP="00E36F0E">
            <w:pPr>
              <w:rPr>
                <w:rFonts w:cs="Arial"/>
                <w:color w:val="000000"/>
              </w:rPr>
            </w:pPr>
            <w:r w:rsidRPr="001846F2">
              <w:rPr>
                <w:rFonts w:cs="Arial"/>
                <w:color w:val="000000"/>
              </w:rPr>
              <w:t>IFACE_TCUBWIFI</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1F32F4A7" w14:textId="77777777" w:rsidR="00E36F0E" w:rsidRPr="001846F2" w:rsidRDefault="00393DC0" w:rsidP="00E36F0E">
            <w:pPr>
              <w:rPr>
                <w:rFonts w:cs="Arial"/>
                <w:color w:val="000000"/>
              </w:rPr>
            </w:pPr>
            <w:r w:rsidRPr="001846F2">
              <w:rPr>
                <w:rFonts w:cs="Arial"/>
                <w:color w:val="000000"/>
              </w:rPr>
              <w:t>0x6</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00E05DD9" w14:textId="77777777" w:rsidR="00E36F0E" w:rsidRPr="001846F2" w:rsidRDefault="00393DC0" w:rsidP="00E36F0E">
            <w:pPr>
              <w:spacing w:line="256" w:lineRule="auto"/>
              <w:rPr>
                <w:rFonts w:cs="Arial"/>
                <w:color w:val="000000"/>
              </w:rPr>
            </w:pPr>
            <w:r w:rsidRPr="001846F2">
              <w:rPr>
                <w:rFonts w:cs="Arial"/>
                <w:color w:val="000000"/>
              </w:rPr>
              <w:t>WLAN interface on TCU-B. Applicable to AV vehicles Only</w:t>
            </w:r>
          </w:p>
        </w:tc>
      </w:tr>
      <w:tr w:rsidR="00E36F0E" w:rsidRPr="001846F2" w14:paraId="641C9743"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901215C"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6B69C4F9"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53B67CA4"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1AD886E8" w14:textId="77777777" w:rsidR="00E36F0E" w:rsidRPr="001846F2" w:rsidRDefault="00393DC0" w:rsidP="00E36F0E">
            <w:pPr>
              <w:rPr>
                <w:rFonts w:cs="Arial"/>
                <w:color w:val="000000"/>
              </w:rPr>
            </w:pPr>
            <w:r w:rsidRPr="001846F2">
              <w:rPr>
                <w:rFonts w:cs="Arial"/>
                <w:color w:val="000000"/>
              </w:rPr>
              <w:t>IFACE_ESPMLAN</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7FBC3843" w14:textId="77777777" w:rsidR="00E36F0E" w:rsidRPr="001846F2" w:rsidRDefault="00393DC0" w:rsidP="00E36F0E">
            <w:pPr>
              <w:rPr>
                <w:rFonts w:cs="Arial"/>
                <w:color w:val="000000"/>
              </w:rPr>
            </w:pPr>
            <w:r w:rsidRPr="001846F2">
              <w:rPr>
                <w:rFonts w:cs="Arial"/>
                <w:color w:val="000000"/>
              </w:rPr>
              <w:t>0x7</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72C75534" w14:textId="77777777" w:rsidR="00E36F0E" w:rsidRPr="001846F2" w:rsidRDefault="00393DC0" w:rsidP="00E36F0E">
            <w:pPr>
              <w:spacing w:line="256" w:lineRule="auto"/>
              <w:rPr>
                <w:rFonts w:cs="Arial"/>
                <w:color w:val="000000"/>
              </w:rPr>
            </w:pPr>
            <w:r w:rsidRPr="001846F2">
              <w:rPr>
                <w:rFonts w:cs="Arial"/>
                <w:color w:val="000000"/>
              </w:rPr>
              <w:t>ESPM+ LAN. Applicable to AV vehicles Only</w:t>
            </w:r>
          </w:p>
        </w:tc>
      </w:tr>
      <w:tr w:rsidR="00E36F0E" w:rsidRPr="001846F2" w14:paraId="48E6C73B"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7E3CA6B"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38D945FC"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025EA998"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049CE5EB" w14:textId="77777777" w:rsidR="00E36F0E" w:rsidRPr="001846F2" w:rsidRDefault="00393DC0" w:rsidP="00E36F0E">
            <w:pPr>
              <w:rPr>
                <w:rFonts w:cs="Arial"/>
                <w:color w:val="000000"/>
              </w:rPr>
            </w:pPr>
            <w:r w:rsidRPr="001846F2">
              <w:rPr>
                <w:rFonts w:cs="Arial"/>
                <w:color w:val="000000"/>
              </w:rPr>
              <w:t>IFACE_DDSMLAN</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122D169B" w14:textId="77777777" w:rsidR="00E36F0E" w:rsidRPr="001846F2" w:rsidRDefault="00393DC0" w:rsidP="00E36F0E">
            <w:pPr>
              <w:rPr>
                <w:rFonts w:cs="Arial"/>
                <w:color w:val="000000"/>
              </w:rPr>
            </w:pPr>
            <w:r w:rsidRPr="001846F2">
              <w:rPr>
                <w:rFonts w:cs="Arial"/>
                <w:color w:val="000000"/>
              </w:rPr>
              <w:t>0x8</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66C9058C" w14:textId="77777777" w:rsidR="00E36F0E" w:rsidRPr="001846F2" w:rsidRDefault="00393DC0" w:rsidP="00E36F0E">
            <w:pPr>
              <w:spacing w:line="256" w:lineRule="auto"/>
              <w:rPr>
                <w:rFonts w:cs="Arial"/>
                <w:color w:val="000000"/>
              </w:rPr>
            </w:pPr>
            <w:r w:rsidRPr="001846F2">
              <w:rPr>
                <w:rFonts w:cs="Arial"/>
                <w:color w:val="000000"/>
              </w:rPr>
              <w:t>DDSM LAN. Applicable to AV vehicles Only</w:t>
            </w:r>
          </w:p>
        </w:tc>
      </w:tr>
      <w:tr w:rsidR="00E36F0E" w:rsidRPr="001846F2" w14:paraId="39EF2942"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875EBDD"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3EE6576D"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25B4B7C8"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20FB3C90" w14:textId="77777777" w:rsidR="00E36F0E" w:rsidRPr="001846F2" w:rsidRDefault="00393DC0" w:rsidP="00E36F0E">
            <w:pPr>
              <w:rPr>
                <w:rFonts w:cs="Arial"/>
                <w:color w:val="000000"/>
              </w:rPr>
            </w:pPr>
            <w:r w:rsidRPr="001846F2">
              <w:rPr>
                <w:rFonts w:cs="Arial"/>
                <w:color w:val="000000"/>
              </w:rPr>
              <w:t xml:space="preserve">IFACE_ERR </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614F3009" w14:textId="77777777" w:rsidR="00E36F0E" w:rsidRPr="001846F2" w:rsidRDefault="00393DC0" w:rsidP="00E36F0E">
            <w:pPr>
              <w:rPr>
                <w:rFonts w:cs="Arial"/>
                <w:color w:val="000000"/>
              </w:rPr>
            </w:pPr>
            <w:r w:rsidRPr="001846F2">
              <w:rPr>
                <w:rFonts w:cs="Arial"/>
                <w:color w:val="000000"/>
              </w:rPr>
              <w:t>0x9</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35F2AD4D" w14:textId="77777777" w:rsidR="00E36F0E" w:rsidRPr="001846F2" w:rsidRDefault="00393DC0" w:rsidP="00E36F0E">
            <w:pPr>
              <w:rPr>
                <w:rFonts w:cs="Arial"/>
                <w:color w:val="000000"/>
              </w:rPr>
            </w:pPr>
            <w:r w:rsidRPr="001846F2">
              <w:rPr>
                <w:rFonts w:cs="Arial"/>
                <w:color w:val="000000"/>
              </w:rPr>
              <w:t>Error condition</w:t>
            </w:r>
          </w:p>
        </w:tc>
      </w:tr>
      <w:tr w:rsidR="00E36F0E" w:rsidRPr="001846F2" w14:paraId="22AB1D7C"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70E8AFE"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73F6E6B8" w14:textId="77777777" w:rsidR="00E36F0E" w:rsidRPr="001846F2" w:rsidRDefault="00393DC0" w:rsidP="00E36F0E">
            <w:pPr>
              <w:rPr>
                <w:rFonts w:cs="Arial"/>
              </w:rPr>
            </w:pPr>
            <w:r w:rsidRPr="001846F2">
              <w:rPr>
                <w:rFonts w:cs="Arial"/>
              </w:rPr>
              <w:t>WlanStaSmState</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61FE26BD" w14:textId="77777777" w:rsidR="00E36F0E" w:rsidRPr="001846F2" w:rsidRDefault="00393DC0" w:rsidP="00E36F0E">
            <w:pPr>
              <w:rPr>
                <w:rFonts w:cs="Arial"/>
              </w:rPr>
            </w:pPr>
            <w:r w:rsidRPr="001846F2">
              <w:rPr>
                <w:rFonts w:cs="Arial"/>
              </w:rPr>
              <w:t>Enum</w:t>
            </w: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6E211146" w14:textId="77777777" w:rsidR="00E36F0E" w:rsidRPr="001846F2" w:rsidRDefault="00393DC0" w:rsidP="00E36F0E">
            <w:pPr>
              <w:rPr>
                <w:rFonts w:cs="Arial"/>
              </w:rPr>
            </w:pPr>
            <w:r w:rsidRPr="001846F2">
              <w:rPr>
                <w:rFonts w:cs="Arial"/>
              </w:rPr>
              <w:t>-</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05A0AADC" w14:textId="77777777" w:rsidR="00E36F0E" w:rsidRPr="001846F2" w:rsidRDefault="00393DC0" w:rsidP="00E36F0E">
            <w:pPr>
              <w:rPr>
                <w:rFonts w:cs="Arial"/>
              </w:rPr>
            </w:pPr>
            <w:r w:rsidRPr="001846F2">
              <w:rPr>
                <w:rFonts w:cs="Arial"/>
              </w:rPr>
              <w:t>-</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7FC77A48" w14:textId="77777777" w:rsidR="00E36F0E" w:rsidRPr="001846F2" w:rsidRDefault="00E36F0E" w:rsidP="00E36F0E">
            <w:pPr>
              <w:rPr>
                <w:rFonts w:cs="Arial"/>
                <w:color w:val="000000"/>
              </w:rPr>
            </w:pPr>
          </w:p>
        </w:tc>
      </w:tr>
      <w:tr w:rsidR="00E36F0E" w:rsidRPr="001846F2" w14:paraId="45CE871C"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996E54E"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4CE7B136"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6F863038"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09F4B8C0" w14:textId="77777777" w:rsidR="00E36F0E" w:rsidRPr="001846F2" w:rsidRDefault="00393DC0" w:rsidP="00E36F0E">
            <w:pPr>
              <w:rPr>
                <w:rFonts w:cs="Arial"/>
                <w:color w:val="000000"/>
              </w:rPr>
            </w:pPr>
            <w:r w:rsidRPr="001846F2">
              <w:rPr>
                <w:rFonts w:cs="Arial"/>
                <w:color w:val="000000"/>
              </w:rPr>
              <w:t>WLAN_STA_SM_STATE_OFF</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0C606084" w14:textId="77777777" w:rsidR="00E36F0E" w:rsidRPr="001846F2" w:rsidRDefault="00393DC0" w:rsidP="00E36F0E">
            <w:pPr>
              <w:rPr>
                <w:rFonts w:cs="Arial"/>
                <w:color w:val="000000"/>
              </w:rPr>
            </w:pPr>
            <w:r w:rsidRPr="001846F2">
              <w:rPr>
                <w:rFonts w:cs="Arial"/>
                <w:color w:val="000000"/>
              </w:rPr>
              <w:t>0x0</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6863555C" w14:textId="77777777" w:rsidR="00E36F0E" w:rsidRPr="001846F2" w:rsidRDefault="00393DC0" w:rsidP="00E36F0E">
            <w:pPr>
              <w:rPr>
                <w:rFonts w:cs="Arial"/>
                <w:color w:val="000000"/>
              </w:rPr>
            </w:pPr>
            <w:r w:rsidRPr="001846F2">
              <w:rPr>
                <w:rFonts w:cs="Arial"/>
                <w:color w:val="000000"/>
              </w:rPr>
              <w:t>WLAN off</w:t>
            </w:r>
          </w:p>
        </w:tc>
      </w:tr>
      <w:tr w:rsidR="00E36F0E" w:rsidRPr="001846F2" w14:paraId="561DFF62"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F220B1A"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78109452"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2F17109D"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22E53692" w14:textId="77777777" w:rsidR="00E36F0E" w:rsidRPr="001846F2" w:rsidRDefault="00393DC0" w:rsidP="00E36F0E">
            <w:pPr>
              <w:rPr>
                <w:rFonts w:cs="Arial"/>
                <w:color w:val="000000"/>
              </w:rPr>
            </w:pPr>
            <w:r w:rsidRPr="001846F2">
              <w:rPr>
                <w:rFonts w:cs="Arial"/>
                <w:color w:val="000000"/>
              </w:rPr>
              <w:t>WLAN_STA_SM_STATE_ENABLING</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4E6B4938" w14:textId="77777777" w:rsidR="00E36F0E" w:rsidRPr="001846F2" w:rsidRDefault="00393DC0" w:rsidP="00E36F0E">
            <w:pPr>
              <w:rPr>
                <w:rFonts w:cs="Arial"/>
                <w:color w:val="000000"/>
              </w:rPr>
            </w:pPr>
            <w:r w:rsidRPr="001846F2">
              <w:rPr>
                <w:rFonts w:cs="Arial"/>
                <w:color w:val="000000"/>
              </w:rPr>
              <w:t>0x1</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04E4BC71" w14:textId="77777777" w:rsidR="00E36F0E" w:rsidRPr="001846F2" w:rsidRDefault="00393DC0" w:rsidP="00E36F0E">
            <w:pPr>
              <w:rPr>
                <w:rFonts w:cs="Arial"/>
                <w:color w:val="000000"/>
              </w:rPr>
            </w:pPr>
            <w:r w:rsidRPr="001846F2">
              <w:rPr>
                <w:rFonts w:cs="Arial"/>
                <w:color w:val="000000"/>
              </w:rPr>
              <w:t>Enabling</w:t>
            </w:r>
          </w:p>
        </w:tc>
      </w:tr>
      <w:tr w:rsidR="00E36F0E" w:rsidRPr="001846F2" w14:paraId="0247632F"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7DB459E"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120A9146"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3A73D9DC"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0979A5F1" w14:textId="77777777" w:rsidR="00E36F0E" w:rsidRPr="001846F2" w:rsidRDefault="00393DC0" w:rsidP="00E36F0E">
            <w:pPr>
              <w:rPr>
                <w:rFonts w:cs="Arial"/>
                <w:color w:val="000000"/>
              </w:rPr>
            </w:pPr>
            <w:r w:rsidRPr="001846F2">
              <w:rPr>
                <w:rFonts w:cs="Arial"/>
                <w:color w:val="000000"/>
              </w:rPr>
              <w:t>WLAN_STA_SM_STATE_ON</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1ADFB9F0" w14:textId="77777777" w:rsidR="00E36F0E" w:rsidRPr="001846F2" w:rsidRDefault="00393DC0" w:rsidP="00E36F0E">
            <w:pPr>
              <w:rPr>
                <w:rFonts w:cs="Arial"/>
                <w:color w:val="000000"/>
              </w:rPr>
            </w:pPr>
            <w:r w:rsidRPr="001846F2">
              <w:rPr>
                <w:rFonts w:cs="Arial"/>
                <w:color w:val="000000"/>
              </w:rPr>
              <w:t>0x2</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13ECE62F" w14:textId="77777777" w:rsidR="00E36F0E" w:rsidRPr="001846F2" w:rsidRDefault="00393DC0" w:rsidP="00E36F0E">
            <w:pPr>
              <w:rPr>
                <w:rFonts w:cs="Arial"/>
                <w:color w:val="000000"/>
              </w:rPr>
            </w:pPr>
            <w:r w:rsidRPr="001846F2">
              <w:rPr>
                <w:rFonts w:cs="Arial"/>
                <w:color w:val="000000"/>
              </w:rPr>
              <w:t>On</w:t>
            </w:r>
          </w:p>
        </w:tc>
      </w:tr>
      <w:tr w:rsidR="00E36F0E" w:rsidRPr="001846F2" w14:paraId="13388409"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7B4A7D8"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3897AB90"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2D9D9696"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11A6B689" w14:textId="77777777" w:rsidR="00E36F0E" w:rsidRPr="001846F2" w:rsidRDefault="00393DC0" w:rsidP="00E36F0E">
            <w:pPr>
              <w:rPr>
                <w:rFonts w:cs="Arial"/>
                <w:color w:val="000000"/>
              </w:rPr>
            </w:pPr>
            <w:r w:rsidRPr="001846F2">
              <w:rPr>
                <w:rFonts w:cs="Arial"/>
                <w:color w:val="000000"/>
              </w:rPr>
              <w:t>WLAN_STA_SM_STATE_CONNECTING</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43B56888" w14:textId="77777777" w:rsidR="00E36F0E" w:rsidRPr="001846F2" w:rsidRDefault="00393DC0" w:rsidP="00E36F0E">
            <w:pPr>
              <w:rPr>
                <w:rFonts w:cs="Arial"/>
                <w:color w:val="000000"/>
              </w:rPr>
            </w:pPr>
            <w:r w:rsidRPr="001846F2">
              <w:rPr>
                <w:rFonts w:cs="Arial"/>
                <w:color w:val="000000"/>
              </w:rPr>
              <w:t>0x3</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2177FD2E" w14:textId="77777777" w:rsidR="00E36F0E" w:rsidRPr="001846F2" w:rsidRDefault="00393DC0" w:rsidP="00E36F0E">
            <w:pPr>
              <w:rPr>
                <w:rFonts w:cs="Arial"/>
                <w:color w:val="000000"/>
              </w:rPr>
            </w:pPr>
            <w:r w:rsidRPr="001846F2">
              <w:rPr>
                <w:rFonts w:cs="Arial"/>
                <w:color w:val="000000"/>
              </w:rPr>
              <w:t>Connecting</w:t>
            </w:r>
          </w:p>
        </w:tc>
      </w:tr>
      <w:tr w:rsidR="00E36F0E" w:rsidRPr="001846F2" w14:paraId="506518CA"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A2E1B31"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55D62368"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3192952"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4752EEC7" w14:textId="77777777" w:rsidR="00E36F0E" w:rsidRPr="001846F2" w:rsidRDefault="00393DC0" w:rsidP="00E36F0E">
            <w:pPr>
              <w:rPr>
                <w:rFonts w:cs="Arial"/>
                <w:color w:val="000000"/>
              </w:rPr>
            </w:pPr>
            <w:r w:rsidRPr="001846F2">
              <w:rPr>
                <w:rFonts w:cs="Arial"/>
                <w:color w:val="000000"/>
              </w:rPr>
              <w:t>WLAN_STA_SM_STATE_CONNECTED</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539F26C7" w14:textId="77777777" w:rsidR="00E36F0E" w:rsidRPr="001846F2" w:rsidRDefault="00393DC0" w:rsidP="00E36F0E">
            <w:pPr>
              <w:rPr>
                <w:rFonts w:cs="Arial"/>
                <w:color w:val="000000"/>
              </w:rPr>
            </w:pPr>
            <w:r w:rsidRPr="001846F2">
              <w:rPr>
                <w:rFonts w:cs="Arial"/>
                <w:color w:val="000000"/>
              </w:rPr>
              <w:t>0x4</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1B9F7C02" w14:textId="77777777" w:rsidR="00E36F0E" w:rsidRPr="001846F2" w:rsidRDefault="00393DC0" w:rsidP="00E36F0E">
            <w:pPr>
              <w:rPr>
                <w:rFonts w:cs="Arial"/>
                <w:color w:val="000000"/>
              </w:rPr>
            </w:pPr>
            <w:r w:rsidRPr="001846F2">
              <w:rPr>
                <w:rFonts w:cs="Arial"/>
                <w:color w:val="000000"/>
              </w:rPr>
              <w:t>Connected</w:t>
            </w:r>
          </w:p>
        </w:tc>
      </w:tr>
      <w:tr w:rsidR="00E36F0E" w:rsidRPr="001846F2" w14:paraId="54BA2D0D"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174E2D6"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0C2F0356"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029FBAAF"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44C98724" w14:textId="77777777" w:rsidR="00E36F0E" w:rsidRPr="001846F2" w:rsidRDefault="00393DC0" w:rsidP="00E36F0E">
            <w:pPr>
              <w:rPr>
                <w:rFonts w:cs="Arial"/>
                <w:color w:val="000000"/>
              </w:rPr>
            </w:pPr>
            <w:r w:rsidRPr="001846F2">
              <w:rPr>
                <w:rFonts w:cs="Arial"/>
                <w:color w:val="000000"/>
              </w:rPr>
              <w:t>WLAN_STA_SM_STATE_DISCONNECTING</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0252596F" w14:textId="77777777" w:rsidR="00E36F0E" w:rsidRPr="001846F2" w:rsidRDefault="00393DC0" w:rsidP="00E36F0E">
            <w:pPr>
              <w:rPr>
                <w:rFonts w:cs="Arial"/>
                <w:color w:val="000000"/>
              </w:rPr>
            </w:pPr>
            <w:r w:rsidRPr="001846F2">
              <w:rPr>
                <w:rFonts w:cs="Arial"/>
                <w:color w:val="000000"/>
              </w:rPr>
              <w:t>0x5</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2C3DAA47" w14:textId="77777777" w:rsidR="00E36F0E" w:rsidRPr="001846F2" w:rsidRDefault="00393DC0" w:rsidP="00E36F0E">
            <w:pPr>
              <w:rPr>
                <w:rFonts w:cs="Arial"/>
                <w:color w:val="000000"/>
              </w:rPr>
            </w:pPr>
            <w:r w:rsidRPr="001846F2">
              <w:rPr>
                <w:rFonts w:cs="Arial"/>
                <w:color w:val="000000"/>
              </w:rPr>
              <w:t>Disconnecting</w:t>
            </w:r>
          </w:p>
        </w:tc>
      </w:tr>
      <w:tr w:rsidR="00E36F0E" w:rsidRPr="001846F2" w14:paraId="6C8D4E2E"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55F329A"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3025007C"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69053EA"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39EFFAB2" w14:textId="77777777" w:rsidR="00E36F0E" w:rsidRPr="001846F2" w:rsidRDefault="00393DC0" w:rsidP="00E36F0E">
            <w:pPr>
              <w:rPr>
                <w:rFonts w:cs="Arial"/>
                <w:color w:val="000000"/>
              </w:rPr>
            </w:pPr>
            <w:r w:rsidRPr="001846F2">
              <w:rPr>
                <w:rFonts w:cs="Arial"/>
                <w:color w:val="000000"/>
              </w:rPr>
              <w:t>WLAN_STA_SM_STATE_DISABLING</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46714B77" w14:textId="77777777" w:rsidR="00E36F0E" w:rsidRPr="001846F2" w:rsidRDefault="00393DC0" w:rsidP="00E36F0E">
            <w:pPr>
              <w:rPr>
                <w:rFonts w:cs="Arial"/>
                <w:color w:val="000000"/>
              </w:rPr>
            </w:pPr>
            <w:r w:rsidRPr="001846F2">
              <w:rPr>
                <w:rFonts w:cs="Arial"/>
                <w:color w:val="000000"/>
              </w:rPr>
              <w:t>0x6</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0368F50B" w14:textId="77777777" w:rsidR="00E36F0E" w:rsidRPr="001846F2" w:rsidRDefault="00393DC0" w:rsidP="00E36F0E">
            <w:pPr>
              <w:rPr>
                <w:rFonts w:cs="Arial"/>
                <w:color w:val="000000"/>
              </w:rPr>
            </w:pPr>
            <w:r w:rsidRPr="001846F2">
              <w:rPr>
                <w:rFonts w:cs="Arial"/>
                <w:color w:val="000000"/>
              </w:rPr>
              <w:t>Disabling</w:t>
            </w:r>
          </w:p>
        </w:tc>
      </w:tr>
      <w:tr w:rsidR="00E36F0E" w:rsidRPr="001846F2" w14:paraId="78B5AEC1"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3FD3AD8"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24C714F6"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047BE674"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2044B5C0" w14:textId="77777777" w:rsidR="00E36F0E" w:rsidRPr="001846F2" w:rsidRDefault="00393DC0" w:rsidP="00E36F0E">
            <w:pPr>
              <w:rPr>
                <w:rFonts w:cs="Arial"/>
                <w:color w:val="000000"/>
              </w:rPr>
            </w:pPr>
            <w:r w:rsidRPr="001846F2">
              <w:rPr>
                <w:rFonts w:cs="Arial"/>
                <w:color w:val="000000"/>
              </w:rPr>
              <w:t>WLAN_STA_SM_STATE_ERROR</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06FD56C7" w14:textId="77777777" w:rsidR="00E36F0E" w:rsidRPr="001846F2" w:rsidRDefault="00393DC0" w:rsidP="00E36F0E">
            <w:pPr>
              <w:rPr>
                <w:rFonts w:cs="Arial"/>
                <w:color w:val="000000"/>
              </w:rPr>
            </w:pPr>
            <w:r w:rsidRPr="001846F2">
              <w:rPr>
                <w:rFonts w:cs="Arial"/>
                <w:color w:val="000000"/>
              </w:rPr>
              <w:t>0x7</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3FF6C378" w14:textId="77777777" w:rsidR="00E36F0E" w:rsidRPr="001846F2" w:rsidRDefault="00393DC0" w:rsidP="00E36F0E">
            <w:pPr>
              <w:rPr>
                <w:rFonts w:cs="Arial"/>
                <w:color w:val="000000"/>
              </w:rPr>
            </w:pPr>
            <w:r w:rsidRPr="001846F2">
              <w:rPr>
                <w:rFonts w:cs="Arial"/>
                <w:color w:val="000000"/>
              </w:rPr>
              <w:t>Error</w:t>
            </w:r>
          </w:p>
        </w:tc>
      </w:tr>
      <w:tr w:rsidR="00E36F0E" w:rsidRPr="001846F2" w14:paraId="357A9E67"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CFE0BFC"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691EB5B6"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5A2DE800"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2E2A1C85" w14:textId="77777777" w:rsidR="00E36F0E" w:rsidRPr="001846F2" w:rsidRDefault="00393DC0" w:rsidP="00E36F0E">
            <w:pPr>
              <w:rPr>
                <w:rFonts w:cs="Arial"/>
                <w:color w:val="000000"/>
              </w:rPr>
            </w:pPr>
            <w:r w:rsidRPr="001846F2">
              <w:rPr>
                <w:rFonts w:cs="Arial"/>
                <w:color w:val="000000"/>
              </w:rPr>
              <w:t>WLAN_STA_SM_STATE_AUTHERROR</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2094EFF6" w14:textId="77777777" w:rsidR="00E36F0E" w:rsidRPr="001846F2" w:rsidRDefault="00393DC0" w:rsidP="00E36F0E">
            <w:pPr>
              <w:rPr>
                <w:rFonts w:cs="Arial"/>
                <w:color w:val="000000"/>
              </w:rPr>
            </w:pPr>
            <w:r w:rsidRPr="001846F2">
              <w:rPr>
                <w:rFonts w:cs="Arial"/>
                <w:color w:val="000000"/>
              </w:rPr>
              <w:t>0x8</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0CC67B73" w14:textId="77777777" w:rsidR="00E36F0E" w:rsidRPr="001846F2" w:rsidRDefault="00393DC0" w:rsidP="00E36F0E">
            <w:pPr>
              <w:rPr>
                <w:rFonts w:cs="Arial"/>
                <w:color w:val="000000"/>
              </w:rPr>
            </w:pPr>
            <w:r w:rsidRPr="001846F2">
              <w:rPr>
                <w:rFonts w:cs="Arial"/>
                <w:color w:val="000000"/>
              </w:rPr>
              <w:t>Authentication error</w:t>
            </w:r>
          </w:p>
        </w:tc>
      </w:tr>
      <w:tr w:rsidR="00E36F0E" w:rsidRPr="001846F2" w14:paraId="33749196"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C1BB507"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0DFC9EB2"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2F60BB47"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2CFD5781" w14:textId="77777777" w:rsidR="00E36F0E" w:rsidRPr="001846F2" w:rsidRDefault="00393DC0" w:rsidP="00E36F0E">
            <w:pPr>
              <w:rPr>
                <w:rFonts w:cs="Arial"/>
                <w:color w:val="000000"/>
              </w:rPr>
            </w:pPr>
            <w:r w:rsidRPr="001846F2">
              <w:rPr>
                <w:rFonts w:cs="Arial"/>
                <w:color w:val="000000"/>
              </w:rPr>
              <w:t>WLAN_STA_SM_STATE_NWNOTFOUND</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0E12B8FF" w14:textId="77777777" w:rsidR="00E36F0E" w:rsidRPr="001846F2" w:rsidRDefault="00393DC0" w:rsidP="00E36F0E">
            <w:pPr>
              <w:rPr>
                <w:rFonts w:cs="Arial"/>
                <w:color w:val="000000"/>
              </w:rPr>
            </w:pPr>
            <w:r w:rsidRPr="001846F2">
              <w:rPr>
                <w:rFonts w:cs="Arial"/>
                <w:color w:val="000000"/>
              </w:rPr>
              <w:t>0x9</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7F4FCCE6" w14:textId="77777777" w:rsidR="00E36F0E" w:rsidRPr="001846F2" w:rsidRDefault="00393DC0" w:rsidP="00E36F0E">
            <w:pPr>
              <w:rPr>
                <w:rFonts w:cs="Arial"/>
                <w:color w:val="000000"/>
              </w:rPr>
            </w:pPr>
            <w:r w:rsidRPr="001846F2">
              <w:rPr>
                <w:rFonts w:cs="Arial"/>
                <w:color w:val="000000"/>
              </w:rPr>
              <w:t>Network not found</w:t>
            </w:r>
          </w:p>
        </w:tc>
      </w:tr>
      <w:tr w:rsidR="00E36F0E" w:rsidRPr="001846F2" w14:paraId="5712B324"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A01EF0D"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573C8B1B" w14:textId="77777777" w:rsidR="00E36F0E" w:rsidRPr="001846F2" w:rsidRDefault="00393DC0" w:rsidP="00E36F0E">
            <w:pPr>
              <w:rPr>
                <w:rFonts w:cs="Arial"/>
              </w:rPr>
            </w:pPr>
            <w:r w:rsidRPr="001846F2">
              <w:rPr>
                <w:rFonts w:cs="Arial"/>
              </w:rPr>
              <w:t>macAddr</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48B16C4A" w14:textId="77777777" w:rsidR="00E36F0E" w:rsidRPr="001846F2" w:rsidRDefault="00393DC0" w:rsidP="00E36F0E">
            <w:pPr>
              <w:rPr>
                <w:rFonts w:cs="Arial"/>
              </w:rPr>
            </w:pPr>
            <w:r w:rsidRPr="001846F2">
              <w:rPr>
                <w:rFonts w:cs="Arial"/>
              </w:rPr>
              <w:t>String</w:t>
            </w: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599438C9" w14:textId="77777777" w:rsidR="00E36F0E" w:rsidRPr="001846F2" w:rsidRDefault="00393DC0" w:rsidP="00E36F0E">
            <w:pPr>
              <w:rPr>
                <w:rFonts w:cs="Arial"/>
                <w:color w:val="000000"/>
              </w:rPr>
            </w:pPr>
            <w:r w:rsidRPr="001846F2">
              <w:rPr>
                <w:rFonts w:cs="Arial"/>
                <w:color w:val="000000"/>
              </w:rPr>
              <w:t>-</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2653520F" w14:textId="77777777" w:rsidR="00E36F0E" w:rsidRPr="001846F2" w:rsidRDefault="00393DC0" w:rsidP="00E36F0E">
            <w:pPr>
              <w:rPr>
                <w:rFonts w:cs="Arial"/>
              </w:rPr>
            </w:pPr>
            <w:r w:rsidRPr="001846F2">
              <w:rPr>
                <w:rFonts w:cs="Arial"/>
              </w:rPr>
              <w:t>Char Value:0-255</w:t>
            </w:r>
          </w:p>
          <w:p w14:paraId="657FD786" w14:textId="77777777" w:rsidR="00E36F0E" w:rsidRPr="001846F2" w:rsidRDefault="00393DC0" w:rsidP="00E36F0E">
            <w:pPr>
              <w:rPr>
                <w:rFonts w:cs="Arial"/>
                <w:color w:val="000000"/>
              </w:rPr>
            </w:pPr>
            <w:r w:rsidRPr="001846F2">
              <w:rPr>
                <w:rFonts w:cs="Arial"/>
              </w:rPr>
              <w:t>No String length limit</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747C13DB" w14:textId="77777777" w:rsidR="00E36F0E" w:rsidRPr="001846F2" w:rsidRDefault="00393DC0" w:rsidP="00E36F0E">
            <w:pPr>
              <w:rPr>
                <w:rFonts w:cs="Arial"/>
                <w:color w:val="000000"/>
              </w:rPr>
            </w:pPr>
            <w:r w:rsidRPr="001846F2">
              <w:rPr>
                <w:rFonts w:cs="Arial"/>
                <w:color w:val="000000"/>
              </w:rPr>
              <w:t>MAC Address</w:t>
            </w:r>
          </w:p>
        </w:tc>
      </w:tr>
      <w:tr w:rsidR="00E36F0E" w:rsidRPr="001846F2" w14:paraId="6465D92B"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36F4C37"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5FCB8F2E" w14:textId="77777777" w:rsidR="00E36F0E" w:rsidRPr="001846F2" w:rsidRDefault="00393DC0" w:rsidP="00E36F0E">
            <w:pPr>
              <w:rPr>
                <w:rFonts w:cs="Arial"/>
              </w:rPr>
            </w:pPr>
            <w:r w:rsidRPr="001846F2">
              <w:rPr>
                <w:rFonts w:cs="Arial"/>
              </w:rPr>
              <w:t>WlanStaConnState</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F40B034" w14:textId="77777777" w:rsidR="00E36F0E" w:rsidRPr="001846F2" w:rsidRDefault="00393DC0" w:rsidP="00E36F0E">
            <w:pPr>
              <w:rPr>
                <w:rFonts w:cs="Arial"/>
              </w:rPr>
            </w:pPr>
            <w:r w:rsidRPr="001846F2">
              <w:rPr>
                <w:rFonts w:cs="Arial"/>
              </w:rPr>
              <w:t>Enum</w:t>
            </w: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0FB4823A" w14:textId="77777777" w:rsidR="00E36F0E" w:rsidRPr="001846F2" w:rsidRDefault="00393DC0" w:rsidP="00E36F0E">
            <w:pPr>
              <w:rPr>
                <w:rFonts w:cs="Arial"/>
              </w:rPr>
            </w:pPr>
            <w:r w:rsidRPr="001846F2">
              <w:rPr>
                <w:rFonts w:cs="Arial"/>
              </w:rPr>
              <w:t>-</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1AF49B8D" w14:textId="77777777" w:rsidR="00E36F0E" w:rsidRPr="001846F2" w:rsidRDefault="00393DC0" w:rsidP="00E36F0E">
            <w:pPr>
              <w:rPr>
                <w:rFonts w:cs="Arial"/>
              </w:rPr>
            </w:pPr>
            <w:r w:rsidRPr="001846F2">
              <w:rPr>
                <w:rFonts w:cs="Arial"/>
              </w:rPr>
              <w:t>-</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350037B5" w14:textId="77777777" w:rsidR="00E36F0E" w:rsidRPr="001846F2" w:rsidRDefault="00E36F0E" w:rsidP="00E36F0E">
            <w:pPr>
              <w:rPr>
                <w:rFonts w:cs="Arial"/>
                <w:color w:val="000000"/>
              </w:rPr>
            </w:pPr>
          </w:p>
        </w:tc>
      </w:tr>
      <w:tr w:rsidR="00E36F0E" w:rsidRPr="001846F2" w14:paraId="4EA555E9"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2492C3A"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3C326C3C"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56F185A"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42063DBD" w14:textId="77777777" w:rsidR="00E36F0E" w:rsidRPr="001846F2" w:rsidRDefault="00393DC0" w:rsidP="00E36F0E">
            <w:pPr>
              <w:rPr>
                <w:rFonts w:cs="Arial"/>
                <w:color w:val="000000"/>
              </w:rPr>
            </w:pPr>
            <w:r w:rsidRPr="001846F2">
              <w:rPr>
                <w:rFonts w:cs="Arial"/>
                <w:color w:val="000000"/>
              </w:rPr>
              <w:t>WLAN_STA_CON_STATE_DISCONNECTED</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047B5E0C" w14:textId="77777777" w:rsidR="00E36F0E" w:rsidRPr="001846F2" w:rsidRDefault="00393DC0" w:rsidP="00E36F0E">
            <w:pPr>
              <w:rPr>
                <w:rFonts w:cs="Arial"/>
                <w:color w:val="000000"/>
              </w:rPr>
            </w:pPr>
            <w:r w:rsidRPr="001846F2">
              <w:rPr>
                <w:rFonts w:cs="Arial"/>
                <w:color w:val="000000"/>
              </w:rPr>
              <w:t>0x0</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0BD3926F" w14:textId="77777777" w:rsidR="00E36F0E" w:rsidRPr="001846F2" w:rsidRDefault="00393DC0" w:rsidP="00E36F0E">
            <w:pPr>
              <w:rPr>
                <w:rFonts w:cs="Arial"/>
                <w:color w:val="000000"/>
              </w:rPr>
            </w:pPr>
            <w:r w:rsidRPr="001846F2">
              <w:rPr>
                <w:rFonts w:cs="Arial"/>
                <w:color w:val="000000"/>
              </w:rPr>
              <w:t>Disconnected</w:t>
            </w:r>
          </w:p>
        </w:tc>
      </w:tr>
      <w:tr w:rsidR="00E36F0E" w:rsidRPr="001846F2" w14:paraId="4BC28C6A"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7DD9E37"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4C0B8443"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0DDE7D6"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0C13F35B" w14:textId="77777777" w:rsidR="00E36F0E" w:rsidRPr="001846F2" w:rsidRDefault="00393DC0" w:rsidP="00E36F0E">
            <w:pPr>
              <w:rPr>
                <w:rFonts w:cs="Arial"/>
                <w:color w:val="000000"/>
              </w:rPr>
            </w:pPr>
            <w:r w:rsidRPr="001846F2">
              <w:rPr>
                <w:rFonts w:cs="Arial"/>
                <w:color w:val="000000"/>
              </w:rPr>
              <w:t>WLAN_STA_CON_STATE_WPS_ACTIVE</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746BB236" w14:textId="77777777" w:rsidR="00E36F0E" w:rsidRPr="001846F2" w:rsidRDefault="00393DC0" w:rsidP="00E36F0E">
            <w:pPr>
              <w:rPr>
                <w:rFonts w:cs="Arial"/>
                <w:color w:val="000000"/>
              </w:rPr>
            </w:pPr>
            <w:r w:rsidRPr="001846F2">
              <w:rPr>
                <w:rFonts w:cs="Arial"/>
                <w:color w:val="000000"/>
              </w:rPr>
              <w:t>0x1</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62A0BEBF" w14:textId="77777777" w:rsidR="00E36F0E" w:rsidRPr="001846F2" w:rsidRDefault="00393DC0" w:rsidP="00E36F0E">
            <w:pPr>
              <w:rPr>
                <w:rFonts w:cs="Arial"/>
                <w:color w:val="000000"/>
              </w:rPr>
            </w:pPr>
            <w:r w:rsidRPr="001846F2">
              <w:rPr>
                <w:rFonts w:cs="Arial"/>
                <w:color w:val="000000"/>
              </w:rPr>
              <w:t>WPS pending</w:t>
            </w:r>
          </w:p>
        </w:tc>
      </w:tr>
      <w:tr w:rsidR="00E36F0E" w:rsidRPr="001846F2" w14:paraId="108A54A8"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1918EFC"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4827102B"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DA42B6C"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3E229F75" w14:textId="77777777" w:rsidR="00E36F0E" w:rsidRPr="001846F2" w:rsidRDefault="00393DC0" w:rsidP="00E36F0E">
            <w:pPr>
              <w:rPr>
                <w:rFonts w:cs="Arial"/>
                <w:color w:val="000000"/>
              </w:rPr>
            </w:pPr>
            <w:r w:rsidRPr="001846F2">
              <w:rPr>
                <w:rFonts w:cs="Arial"/>
                <w:color w:val="000000"/>
              </w:rPr>
              <w:t>WLAN_STA_CON_STATE_ASSOCIATING</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514C2172" w14:textId="77777777" w:rsidR="00E36F0E" w:rsidRPr="001846F2" w:rsidRDefault="00393DC0" w:rsidP="00E36F0E">
            <w:pPr>
              <w:rPr>
                <w:rFonts w:cs="Arial"/>
                <w:color w:val="000000"/>
              </w:rPr>
            </w:pPr>
            <w:r w:rsidRPr="001846F2">
              <w:rPr>
                <w:rFonts w:cs="Arial"/>
                <w:color w:val="000000"/>
              </w:rPr>
              <w:t>0x2</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70ABF95D" w14:textId="77777777" w:rsidR="00E36F0E" w:rsidRPr="001846F2" w:rsidRDefault="00393DC0" w:rsidP="00E36F0E">
            <w:pPr>
              <w:rPr>
                <w:rFonts w:cs="Arial"/>
                <w:color w:val="000000"/>
              </w:rPr>
            </w:pPr>
            <w:r w:rsidRPr="001846F2">
              <w:rPr>
                <w:rFonts w:cs="Arial"/>
                <w:color w:val="000000"/>
              </w:rPr>
              <w:t>Associating</w:t>
            </w:r>
          </w:p>
        </w:tc>
      </w:tr>
      <w:tr w:rsidR="00E36F0E" w:rsidRPr="001846F2" w14:paraId="5A3CDBDC"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5DE6BDA"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60DC5439"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F97FA3A"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04677604" w14:textId="77777777" w:rsidR="00E36F0E" w:rsidRPr="001846F2" w:rsidRDefault="00393DC0" w:rsidP="00E36F0E">
            <w:pPr>
              <w:rPr>
                <w:rFonts w:cs="Arial"/>
                <w:color w:val="000000"/>
              </w:rPr>
            </w:pPr>
            <w:r w:rsidRPr="001846F2">
              <w:rPr>
                <w:rFonts w:cs="Arial"/>
                <w:color w:val="000000"/>
              </w:rPr>
              <w:t>WLAN_STA_CON_STATE_IP_ADDRESSING</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10271D25" w14:textId="77777777" w:rsidR="00E36F0E" w:rsidRPr="001846F2" w:rsidRDefault="00393DC0" w:rsidP="00E36F0E">
            <w:pPr>
              <w:rPr>
                <w:rFonts w:cs="Arial"/>
                <w:color w:val="000000"/>
              </w:rPr>
            </w:pPr>
            <w:r w:rsidRPr="001846F2">
              <w:rPr>
                <w:rFonts w:cs="Arial"/>
                <w:color w:val="000000"/>
              </w:rPr>
              <w:t>0x3</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4795D5EE" w14:textId="77777777" w:rsidR="00E36F0E" w:rsidRPr="001846F2" w:rsidRDefault="00393DC0" w:rsidP="00E36F0E">
            <w:pPr>
              <w:rPr>
                <w:rFonts w:cs="Arial"/>
                <w:color w:val="000000"/>
              </w:rPr>
            </w:pPr>
            <w:r w:rsidRPr="001846F2">
              <w:rPr>
                <w:rFonts w:cs="Arial"/>
                <w:color w:val="000000"/>
              </w:rPr>
              <w:t>Getting IP address</w:t>
            </w:r>
          </w:p>
        </w:tc>
      </w:tr>
      <w:tr w:rsidR="00E36F0E" w:rsidRPr="001846F2" w14:paraId="1F67CAFC"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BCB5CF0"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73B9511B"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276964A2"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11465D04" w14:textId="77777777" w:rsidR="00E36F0E" w:rsidRPr="001846F2" w:rsidRDefault="00393DC0" w:rsidP="00E36F0E">
            <w:pPr>
              <w:rPr>
                <w:rFonts w:cs="Arial"/>
                <w:color w:val="000000"/>
              </w:rPr>
            </w:pPr>
            <w:r w:rsidRPr="001846F2">
              <w:rPr>
                <w:rFonts w:cs="Arial"/>
                <w:color w:val="000000"/>
              </w:rPr>
              <w:t>WLAN_STA_CON_STATE_CONNECTED</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536B24D7" w14:textId="77777777" w:rsidR="00E36F0E" w:rsidRPr="001846F2" w:rsidRDefault="00393DC0" w:rsidP="00E36F0E">
            <w:pPr>
              <w:rPr>
                <w:rFonts w:cs="Arial"/>
                <w:color w:val="000000"/>
              </w:rPr>
            </w:pPr>
            <w:r w:rsidRPr="001846F2">
              <w:rPr>
                <w:rFonts w:cs="Arial"/>
                <w:color w:val="000000"/>
              </w:rPr>
              <w:t>0x4</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50712365" w14:textId="77777777" w:rsidR="00E36F0E" w:rsidRPr="001846F2" w:rsidRDefault="00393DC0" w:rsidP="00E36F0E">
            <w:pPr>
              <w:rPr>
                <w:rFonts w:cs="Arial"/>
                <w:color w:val="000000"/>
              </w:rPr>
            </w:pPr>
            <w:r w:rsidRPr="001846F2">
              <w:rPr>
                <w:rFonts w:cs="Arial"/>
                <w:color w:val="000000"/>
              </w:rPr>
              <w:t>Connected</w:t>
            </w:r>
          </w:p>
        </w:tc>
      </w:tr>
      <w:tr w:rsidR="00E36F0E" w:rsidRPr="001846F2" w14:paraId="50914B6F"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BE2F199"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7C5B626E"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58DC0CDF"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0CE6AB0B" w14:textId="77777777" w:rsidR="00E36F0E" w:rsidRPr="001846F2" w:rsidRDefault="00393DC0" w:rsidP="00E36F0E">
            <w:pPr>
              <w:rPr>
                <w:rFonts w:cs="Arial"/>
                <w:color w:val="000000"/>
              </w:rPr>
            </w:pPr>
            <w:r w:rsidRPr="001846F2">
              <w:rPr>
                <w:rFonts w:cs="Arial"/>
                <w:color w:val="000000"/>
              </w:rPr>
              <w:t>WLAN_STA_CON_STATE_DISCONNECTING</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083C8B48" w14:textId="77777777" w:rsidR="00E36F0E" w:rsidRPr="001846F2" w:rsidRDefault="00393DC0" w:rsidP="00E36F0E">
            <w:pPr>
              <w:rPr>
                <w:rFonts w:cs="Arial"/>
                <w:color w:val="000000"/>
              </w:rPr>
            </w:pPr>
            <w:r w:rsidRPr="001846F2">
              <w:rPr>
                <w:rFonts w:cs="Arial"/>
                <w:color w:val="000000"/>
              </w:rPr>
              <w:t>0x5</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15B80B2C" w14:textId="77777777" w:rsidR="00E36F0E" w:rsidRPr="001846F2" w:rsidRDefault="00393DC0" w:rsidP="00E36F0E">
            <w:pPr>
              <w:rPr>
                <w:rFonts w:cs="Arial"/>
                <w:color w:val="000000"/>
              </w:rPr>
            </w:pPr>
            <w:r w:rsidRPr="001846F2">
              <w:rPr>
                <w:rFonts w:cs="Arial"/>
                <w:color w:val="000000"/>
              </w:rPr>
              <w:t>Disconnecting</w:t>
            </w:r>
          </w:p>
        </w:tc>
      </w:tr>
      <w:tr w:rsidR="00E36F0E" w:rsidRPr="001846F2" w14:paraId="266FFD9B"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107C0DB"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517E821A"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D51F2B0"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4BD84292" w14:textId="77777777" w:rsidR="00E36F0E" w:rsidRPr="001846F2" w:rsidRDefault="00393DC0" w:rsidP="00E36F0E">
            <w:pPr>
              <w:rPr>
                <w:rFonts w:cs="Arial"/>
                <w:color w:val="000000"/>
              </w:rPr>
            </w:pPr>
            <w:r w:rsidRPr="001846F2">
              <w:rPr>
                <w:rFonts w:cs="Arial"/>
                <w:color w:val="000000"/>
              </w:rPr>
              <w:t>WLAN_STA_CON_STATE_AUTHERROR</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427EC5F6" w14:textId="77777777" w:rsidR="00E36F0E" w:rsidRPr="001846F2" w:rsidRDefault="00393DC0" w:rsidP="00E36F0E">
            <w:pPr>
              <w:rPr>
                <w:rFonts w:cs="Arial"/>
                <w:color w:val="000000"/>
              </w:rPr>
            </w:pPr>
            <w:r w:rsidRPr="001846F2">
              <w:rPr>
                <w:rFonts w:cs="Arial"/>
                <w:color w:val="000000"/>
              </w:rPr>
              <w:t>0x6</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147D4FED" w14:textId="77777777" w:rsidR="00E36F0E" w:rsidRPr="001846F2" w:rsidRDefault="00393DC0" w:rsidP="00E36F0E">
            <w:pPr>
              <w:rPr>
                <w:rFonts w:cs="Arial"/>
                <w:color w:val="000000"/>
              </w:rPr>
            </w:pPr>
            <w:r w:rsidRPr="001846F2">
              <w:rPr>
                <w:rFonts w:cs="Arial"/>
                <w:color w:val="000000"/>
              </w:rPr>
              <w:t>Authentication error</w:t>
            </w:r>
          </w:p>
        </w:tc>
      </w:tr>
      <w:tr w:rsidR="00E36F0E" w:rsidRPr="001846F2" w14:paraId="5F2806CD"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160FA3A"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706C5185"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06803BFA"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0089A597" w14:textId="77777777" w:rsidR="00E36F0E" w:rsidRPr="001846F2" w:rsidRDefault="00393DC0" w:rsidP="00E36F0E">
            <w:pPr>
              <w:rPr>
                <w:rFonts w:cs="Arial"/>
                <w:color w:val="000000"/>
              </w:rPr>
            </w:pPr>
            <w:r w:rsidRPr="001846F2">
              <w:rPr>
                <w:rFonts w:cs="Arial"/>
                <w:color w:val="000000"/>
              </w:rPr>
              <w:t>WLAN_STA_CON_STATE_NWNOTFOUND</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3BA23513" w14:textId="77777777" w:rsidR="00E36F0E" w:rsidRPr="001846F2" w:rsidRDefault="00393DC0" w:rsidP="00E36F0E">
            <w:pPr>
              <w:rPr>
                <w:rFonts w:cs="Arial"/>
                <w:color w:val="000000"/>
              </w:rPr>
            </w:pPr>
            <w:r w:rsidRPr="001846F2">
              <w:rPr>
                <w:rFonts w:cs="Arial"/>
                <w:color w:val="000000"/>
              </w:rPr>
              <w:t>0x7</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58DADB9D" w14:textId="77777777" w:rsidR="00E36F0E" w:rsidRPr="001846F2" w:rsidRDefault="00393DC0" w:rsidP="00E36F0E">
            <w:pPr>
              <w:rPr>
                <w:rFonts w:cs="Arial"/>
                <w:color w:val="000000"/>
              </w:rPr>
            </w:pPr>
            <w:r w:rsidRPr="001846F2">
              <w:rPr>
                <w:rFonts w:cs="Arial"/>
                <w:color w:val="000000"/>
              </w:rPr>
              <w:t>Network not found</w:t>
            </w:r>
          </w:p>
        </w:tc>
      </w:tr>
      <w:tr w:rsidR="00E36F0E" w:rsidRPr="001846F2" w14:paraId="03F9AD41"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D99CE7A"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3092D64B" w14:textId="77777777" w:rsidR="00E36F0E" w:rsidRPr="001846F2" w:rsidRDefault="00393DC0" w:rsidP="00E36F0E">
            <w:pPr>
              <w:rPr>
                <w:rFonts w:cs="Arial"/>
                <w:color w:val="000000"/>
              </w:rPr>
            </w:pPr>
            <w:r w:rsidRPr="001846F2">
              <w:rPr>
                <w:rFonts w:cs="Arial"/>
                <w:color w:val="000000"/>
              </w:rPr>
              <w:t>connSsid</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0C33C906" w14:textId="77777777" w:rsidR="00E36F0E" w:rsidRPr="001846F2" w:rsidRDefault="00393DC0" w:rsidP="00E36F0E">
            <w:pPr>
              <w:rPr>
                <w:rFonts w:cs="Arial"/>
              </w:rPr>
            </w:pPr>
            <w:r w:rsidRPr="001846F2">
              <w:rPr>
                <w:rFonts w:cs="Arial"/>
              </w:rPr>
              <w:t>String</w:t>
            </w: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39B3B37C" w14:textId="77777777" w:rsidR="00E36F0E" w:rsidRPr="001846F2" w:rsidRDefault="00393DC0" w:rsidP="00E36F0E">
            <w:pPr>
              <w:rPr>
                <w:rFonts w:cs="Arial"/>
                <w:color w:val="000000"/>
              </w:rPr>
            </w:pPr>
            <w:r w:rsidRPr="001846F2">
              <w:rPr>
                <w:rFonts w:cs="Arial"/>
                <w:color w:val="000000"/>
              </w:rPr>
              <w:t>-</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3DF980C0" w14:textId="77777777" w:rsidR="00E36F0E" w:rsidRPr="001846F2" w:rsidRDefault="00393DC0" w:rsidP="00E36F0E">
            <w:pPr>
              <w:rPr>
                <w:rFonts w:cs="Arial"/>
              </w:rPr>
            </w:pPr>
            <w:r w:rsidRPr="001846F2">
              <w:rPr>
                <w:rFonts w:cs="Arial"/>
              </w:rPr>
              <w:t>Char Value:0-255</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27CD2463" w14:textId="77777777" w:rsidR="00E36F0E" w:rsidRPr="001846F2" w:rsidRDefault="00393DC0" w:rsidP="00E36F0E">
            <w:pPr>
              <w:rPr>
                <w:rFonts w:cs="Arial"/>
                <w:color w:val="000000"/>
              </w:rPr>
            </w:pPr>
            <w:r w:rsidRPr="001846F2">
              <w:rPr>
                <w:rFonts w:cs="Arial"/>
                <w:color w:val="000000"/>
              </w:rPr>
              <w:t>Connected AP's SSID</w:t>
            </w:r>
          </w:p>
        </w:tc>
      </w:tr>
      <w:tr w:rsidR="00E36F0E" w:rsidRPr="001846F2" w14:paraId="646B7D73"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C784E70"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4E65DE87" w14:textId="77777777" w:rsidR="00E36F0E" w:rsidRPr="001846F2" w:rsidRDefault="00393DC0" w:rsidP="00E36F0E">
            <w:pPr>
              <w:rPr>
                <w:rFonts w:cs="Arial"/>
                <w:color w:val="000000"/>
              </w:rPr>
            </w:pPr>
            <w:r w:rsidRPr="001846F2">
              <w:rPr>
                <w:rFonts w:cs="Arial"/>
                <w:color w:val="000000"/>
              </w:rPr>
              <w:t>connBssid</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3516B198" w14:textId="77777777" w:rsidR="00E36F0E" w:rsidRPr="001846F2" w:rsidRDefault="00393DC0" w:rsidP="00E36F0E">
            <w:pPr>
              <w:rPr>
                <w:rFonts w:cs="Arial"/>
              </w:rPr>
            </w:pPr>
            <w:r w:rsidRPr="001846F2">
              <w:rPr>
                <w:rFonts w:cs="Arial"/>
              </w:rPr>
              <w:t>String</w:t>
            </w: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42A7D1CF" w14:textId="77777777" w:rsidR="00E36F0E" w:rsidRPr="001846F2" w:rsidRDefault="00393DC0" w:rsidP="00E36F0E">
            <w:pPr>
              <w:rPr>
                <w:rFonts w:cs="Arial"/>
              </w:rPr>
            </w:pPr>
            <w:r w:rsidRPr="001846F2">
              <w:rPr>
                <w:rFonts w:cs="Arial"/>
                <w:color w:val="000000"/>
              </w:rPr>
              <w:t>-</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3B28D7E1" w14:textId="77777777" w:rsidR="00E36F0E" w:rsidRPr="001846F2" w:rsidRDefault="00393DC0" w:rsidP="00E36F0E">
            <w:pPr>
              <w:rPr>
                <w:rFonts w:cs="Arial"/>
              </w:rPr>
            </w:pPr>
            <w:r w:rsidRPr="001846F2">
              <w:rPr>
                <w:rFonts w:cs="Arial"/>
              </w:rPr>
              <w:t>No String length limit</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28EE98DF" w14:textId="77777777" w:rsidR="00E36F0E" w:rsidRPr="001846F2" w:rsidRDefault="00393DC0" w:rsidP="00E36F0E">
            <w:pPr>
              <w:rPr>
                <w:rFonts w:cs="Arial"/>
                <w:color w:val="000000"/>
              </w:rPr>
            </w:pPr>
            <w:r w:rsidRPr="001846F2">
              <w:rPr>
                <w:rFonts w:cs="Arial"/>
                <w:color w:val="000000"/>
              </w:rPr>
              <w:t>Connected AP's BSSID</w:t>
            </w:r>
          </w:p>
        </w:tc>
      </w:tr>
      <w:tr w:rsidR="00E36F0E" w:rsidRPr="001846F2" w14:paraId="600C8290"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AB887D6"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643FD529" w14:textId="77777777" w:rsidR="00E36F0E" w:rsidRPr="001846F2" w:rsidRDefault="00393DC0" w:rsidP="00E36F0E">
            <w:pPr>
              <w:rPr>
                <w:rFonts w:cs="Arial"/>
                <w:color w:val="000000"/>
              </w:rPr>
            </w:pPr>
            <w:r w:rsidRPr="001846F2">
              <w:rPr>
                <w:rFonts w:cs="Arial"/>
                <w:color w:val="000000"/>
              </w:rPr>
              <w:t>conn80211Tech</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FE17D7A" w14:textId="77777777" w:rsidR="00E36F0E" w:rsidRPr="001846F2" w:rsidRDefault="00393DC0" w:rsidP="00E36F0E">
            <w:pPr>
              <w:rPr>
                <w:rFonts w:cs="Arial"/>
              </w:rPr>
            </w:pPr>
            <w:r w:rsidRPr="001846F2">
              <w:rPr>
                <w:rFonts w:cs="Arial"/>
              </w:rPr>
              <w:t>String</w:t>
            </w: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0897ADA1" w14:textId="77777777" w:rsidR="00E36F0E" w:rsidRPr="001846F2" w:rsidRDefault="00393DC0" w:rsidP="00E36F0E">
            <w:pPr>
              <w:rPr>
                <w:rFonts w:cs="Arial"/>
              </w:rPr>
            </w:pPr>
            <w:r w:rsidRPr="001846F2">
              <w:rPr>
                <w:rFonts w:cs="Arial"/>
                <w:color w:val="000000"/>
              </w:rPr>
              <w:t>-</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3DECBA27" w14:textId="77777777" w:rsidR="00E36F0E" w:rsidRPr="001846F2" w:rsidRDefault="00393DC0" w:rsidP="00E36F0E">
            <w:pPr>
              <w:rPr>
                <w:rFonts w:cs="Arial"/>
              </w:rPr>
            </w:pPr>
            <w:r w:rsidRPr="001846F2">
              <w:rPr>
                <w:rFonts w:cs="Arial"/>
              </w:rPr>
              <w:t>Char Value:0-255</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3DAE3AA4" w14:textId="77777777" w:rsidR="00E36F0E" w:rsidRPr="001846F2" w:rsidRDefault="00393DC0" w:rsidP="00E36F0E">
            <w:pPr>
              <w:rPr>
                <w:rFonts w:cs="Arial"/>
                <w:color w:val="000000"/>
              </w:rPr>
            </w:pPr>
            <w:r w:rsidRPr="001846F2">
              <w:rPr>
                <w:rFonts w:cs="Arial"/>
                <w:color w:val="000000"/>
              </w:rPr>
              <w:t>Connected AP's 802.11 technology, 802.11a, …</w:t>
            </w:r>
          </w:p>
        </w:tc>
      </w:tr>
      <w:tr w:rsidR="00E36F0E" w:rsidRPr="001846F2" w14:paraId="3F5B04F4"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AF9B81C"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3918F64B" w14:textId="77777777" w:rsidR="00E36F0E" w:rsidRPr="001846F2" w:rsidRDefault="00393DC0" w:rsidP="00E36F0E">
            <w:pPr>
              <w:rPr>
                <w:rFonts w:cs="Arial"/>
                <w:color w:val="000000"/>
              </w:rPr>
            </w:pPr>
            <w:r w:rsidRPr="001846F2">
              <w:rPr>
                <w:rFonts w:cs="Arial"/>
                <w:color w:val="000000"/>
              </w:rPr>
              <w:t>connChannel</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0DAD7936" w14:textId="77777777" w:rsidR="00E36F0E" w:rsidRPr="001846F2" w:rsidRDefault="00393DC0" w:rsidP="00E36F0E">
            <w:pPr>
              <w:rPr>
                <w:rFonts w:cs="Arial"/>
              </w:rPr>
            </w:pPr>
            <w:r w:rsidRPr="001846F2">
              <w:rPr>
                <w:rFonts w:cs="Arial"/>
              </w:rPr>
              <w:t>Int32</w:t>
            </w: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530FB78D" w14:textId="77777777" w:rsidR="00E36F0E" w:rsidRPr="001846F2" w:rsidRDefault="00393DC0">
            <w:pPr>
              <w:rPr>
                <w:rFonts w:cs="Arial"/>
              </w:rPr>
            </w:pPr>
            <w:r w:rsidRPr="001846F2">
              <w:rPr>
                <w:rFonts w:cs="Arial"/>
                <w:color w:val="000000"/>
              </w:rPr>
              <w:t>-</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1D017923" w14:textId="77777777" w:rsidR="00E36F0E" w:rsidRPr="001846F2" w:rsidRDefault="00393DC0" w:rsidP="00E36F0E">
            <w:pPr>
              <w:rPr>
                <w:rFonts w:cs="Arial"/>
                <w:color w:val="000000"/>
              </w:rPr>
            </w:pPr>
            <w:r w:rsidRPr="001846F2">
              <w:rPr>
                <w:rFonts w:cs="Arial"/>
                <w:color w:val="000000"/>
              </w:rPr>
              <w:t>0-4294967295</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5C90F02E" w14:textId="77777777" w:rsidR="00E36F0E" w:rsidRPr="001846F2" w:rsidRDefault="00393DC0" w:rsidP="00E36F0E">
            <w:pPr>
              <w:rPr>
                <w:rFonts w:cs="Arial"/>
                <w:color w:val="000000"/>
              </w:rPr>
            </w:pPr>
            <w:r w:rsidRPr="001846F2">
              <w:rPr>
                <w:rFonts w:cs="Arial"/>
                <w:color w:val="000000"/>
              </w:rPr>
              <w:t>Connected AP's channel</w:t>
            </w:r>
          </w:p>
        </w:tc>
      </w:tr>
      <w:tr w:rsidR="00E36F0E" w:rsidRPr="001846F2" w14:paraId="22D519DA"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1D9E23A"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3EC89FE4" w14:textId="77777777" w:rsidR="00E36F0E" w:rsidRPr="001846F2" w:rsidRDefault="00393DC0" w:rsidP="00E36F0E">
            <w:pPr>
              <w:rPr>
                <w:rFonts w:cs="Arial"/>
                <w:color w:val="000000"/>
              </w:rPr>
            </w:pPr>
            <w:r w:rsidRPr="001846F2">
              <w:rPr>
                <w:rFonts w:cs="Arial"/>
                <w:color w:val="000000"/>
              </w:rPr>
              <w:t>bandwidth</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31AAB8FB" w14:textId="77777777" w:rsidR="00E36F0E" w:rsidRPr="001846F2" w:rsidRDefault="00393DC0" w:rsidP="00E36F0E">
            <w:pPr>
              <w:rPr>
                <w:rFonts w:cs="Arial"/>
              </w:rPr>
            </w:pPr>
            <w:r w:rsidRPr="001846F2">
              <w:rPr>
                <w:rFonts w:cs="Arial"/>
              </w:rPr>
              <w:t>Int32</w:t>
            </w: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7D875623" w14:textId="77777777" w:rsidR="00E36F0E" w:rsidRPr="001846F2" w:rsidRDefault="00393DC0">
            <w:pPr>
              <w:rPr>
                <w:rFonts w:cs="Arial"/>
              </w:rPr>
            </w:pPr>
            <w:r w:rsidRPr="001846F2">
              <w:rPr>
                <w:rFonts w:cs="Arial"/>
                <w:color w:val="000000"/>
              </w:rPr>
              <w:t>-</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4C007E91" w14:textId="77777777" w:rsidR="00E36F0E" w:rsidRPr="001846F2" w:rsidRDefault="00393DC0" w:rsidP="00E36F0E">
            <w:pPr>
              <w:rPr>
                <w:rFonts w:cs="Arial"/>
                <w:color w:val="000000"/>
              </w:rPr>
            </w:pPr>
            <w:r w:rsidRPr="001846F2">
              <w:rPr>
                <w:rFonts w:cs="Arial"/>
                <w:color w:val="000000"/>
              </w:rPr>
              <w:t>0-4294967295</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4A045246" w14:textId="77777777" w:rsidR="00E36F0E" w:rsidRPr="001846F2" w:rsidRDefault="00393DC0" w:rsidP="00E36F0E">
            <w:pPr>
              <w:rPr>
                <w:rFonts w:cs="Arial"/>
                <w:color w:val="000000"/>
              </w:rPr>
            </w:pPr>
            <w:r w:rsidRPr="001846F2">
              <w:rPr>
                <w:rFonts w:cs="Arial"/>
                <w:color w:val="000000"/>
              </w:rPr>
              <w:t>Connected AP's bandwidth</w:t>
            </w:r>
          </w:p>
        </w:tc>
      </w:tr>
      <w:tr w:rsidR="00E36F0E" w:rsidRPr="001846F2" w14:paraId="232053AE"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44D928A"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0EFBA9E1" w14:textId="77777777" w:rsidR="00E36F0E" w:rsidRPr="001846F2" w:rsidRDefault="00393DC0" w:rsidP="00E36F0E">
            <w:pPr>
              <w:rPr>
                <w:rFonts w:cs="Arial"/>
                <w:color w:val="000000"/>
              </w:rPr>
            </w:pPr>
            <w:r w:rsidRPr="001846F2">
              <w:rPr>
                <w:rFonts w:cs="Arial"/>
                <w:color w:val="000000"/>
              </w:rPr>
              <w:t>dataRate</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67B0C5DF" w14:textId="77777777" w:rsidR="00E36F0E" w:rsidRPr="001846F2" w:rsidRDefault="00393DC0" w:rsidP="00E36F0E">
            <w:pPr>
              <w:rPr>
                <w:rFonts w:cs="Arial"/>
              </w:rPr>
            </w:pPr>
            <w:r w:rsidRPr="001846F2">
              <w:rPr>
                <w:rFonts w:cs="Arial"/>
              </w:rPr>
              <w:t>Int32</w:t>
            </w: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03A3F181" w14:textId="77777777" w:rsidR="00E36F0E" w:rsidRPr="001846F2" w:rsidRDefault="00393DC0">
            <w:pPr>
              <w:rPr>
                <w:rFonts w:cs="Arial"/>
              </w:rPr>
            </w:pPr>
            <w:r w:rsidRPr="001846F2">
              <w:rPr>
                <w:rFonts w:cs="Arial"/>
                <w:color w:val="000000"/>
              </w:rPr>
              <w:t>-</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43748E25" w14:textId="77777777" w:rsidR="00E36F0E" w:rsidRPr="001846F2" w:rsidRDefault="00393DC0" w:rsidP="00E36F0E">
            <w:pPr>
              <w:rPr>
                <w:rFonts w:cs="Arial"/>
                <w:color w:val="000000"/>
              </w:rPr>
            </w:pPr>
            <w:r w:rsidRPr="001846F2">
              <w:rPr>
                <w:rFonts w:cs="Arial"/>
                <w:color w:val="000000"/>
              </w:rPr>
              <w:t>0-4294967295</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697E08B1" w14:textId="77777777" w:rsidR="00E36F0E" w:rsidRPr="001846F2" w:rsidRDefault="00393DC0" w:rsidP="00E36F0E">
            <w:pPr>
              <w:rPr>
                <w:rFonts w:cs="Arial"/>
                <w:color w:val="000000"/>
              </w:rPr>
            </w:pPr>
            <w:r w:rsidRPr="001846F2">
              <w:rPr>
                <w:rFonts w:cs="Arial"/>
                <w:color w:val="000000"/>
              </w:rPr>
              <w:t>Connected AP's data rate (bps)</w:t>
            </w:r>
          </w:p>
        </w:tc>
      </w:tr>
      <w:tr w:rsidR="00E36F0E" w:rsidRPr="001846F2" w14:paraId="2F473A85"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A370AD6"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1CA7784E" w14:textId="77777777" w:rsidR="00E36F0E" w:rsidRPr="001846F2" w:rsidRDefault="00393DC0" w:rsidP="00E36F0E">
            <w:pPr>
              <w:rPr>
                <w:rFonts w:cs="Arial"/>
                <w:color w:val="000000"/>
              </w:rPr>
            </w:pPr>
            <w:r w:rsidRPr="001846F2">
              <w:rPr>
                <w:rFonts w:cs="Arial"/>
                <w:color w:val="000000"/>
              </w:rPr>
              <w:t>signalStrength</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5FBF0387" w14:textId="77777777" w:rsidR="00E36F0E" w:rsidRPr="001846F2" w:rsidRDefault="00393DC0" w:rsidP="00E36F0E">
            <w:pPr>
              <w:rPr>
                <w:rFonts w:cs="Arial"/>
              </w:rPr>
            </w:pPr>
            <w:r w:rsidRPr="001846F2">
              <w:rPr>
                <w:rFonts w:cs="Arial"/>
              </w:rPr>
              <w:t>Int32</w:t>
            </w: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3DF73EEA" w14:textId="77777777" w:rsidR="00E36F0E" w:rsidRPr="001846F2" w:rsidRDefault="00393DC0">
            <w:pPr>
              <w:rPr>
                <w:rFonts w:cs="Arial"/>
              </w:rPr>
            </w:pPr>
            <w:r w:rsidRPr="001846F2">
              <w:rPr>
                <w:rFonts w:cs="Arial"/>
                <w:color w:val="000000"/>
              </w:rPr>
              <w:t>-</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51356DED" w14:textId="77777777" w:rsidR="00E36F0E" w:rsidRPr="001846F2" w:rsidRDefault="00393DC0" w:rsidP="00E36F0E">
            <w:pPr>
              <w:rPr>
                <w:rFonts w:cs="Arial"/>
                <w:color w:val="000000"/>
              </w:rPr>
            </w:pPr>
            <w:r w:rsidRPr="001846F2">
              <w:rPr>
                <w:rFonts w:cs="Arial"/>
                <w:color w:val="000000"/>
              </w:rPr>
              <w:t>0-4294967295</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09C6EB8D" w14:textId="77777777" w:rsidR="00E36F0E" w:rsidRPr="001846F2" w:rsidRDefault="00393DC0" w:rsidP="00E36F0E">
            <w:pPr>
              <w:rPr>
                <w:rFonts w:cs="Arial"/>
                <w:color w:val="000000"/>
              </w:rPr>
            </w:pPr>
            <w:r w:rsidRPr="001846F2">
              <w:rPr>
                <w:rFonts w:cs="Arial"/>
                <w:color w:val="000000"/>
              </w:rPr>
              <w:t>RSSI (dBm)</w:t>
            </w:r>
          </w:p>
        </w:tc>
      </w:tr>
      <w:tr w:rsidR="00E36F0E" w:rsidRPr="001846F2" w14:paraId="66CE2017"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A9CBFEE"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4A7BEF78" w14:textId="77777777" w:rsidR="00E36F0E" w:rsidRPr="001846F2" w:rsidRDefault="00393DC0" w:rsidP="00E36F0E">
            <w:pPr>
              <w:rPr>
                <w:rFonts w:cs="Arial"/>
                <w:color w:val="000000"/>
              </w:rPr>
            </w:pPr>
            <w:r w:rsidRPr="001846F2">
              <w:rPr>
                <w:rFonts w:cs="Arial"/>
                <w:color w:val="000000"/>
              </w:rPr>
              <w:t>signalNoise</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0F9E988D" w14:textId="77777777" w:rsidR="00E36F0E" w:rsidRPr="001846F2" w:rsidRDefault="00393DC0" w:rsidP="00E36F0E">
            <w:pPr>
              <w:rPr>
                <w:rFonts w:cs="Arial"/>
              </w:rPr>
            </w:pPr>
            <w:r w:rsidRPr="001846F2">
              <w:rPr>
                <w:rFonts w:cs="Arial"/>
              </w:rPr>
              <w:t>Int32</w:t>
            </w: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524F176A" w14:textId="77777777" w:rsidR="00E36F0E" w:rsidRPr="001846F2" w:rsidRDefault="00393DC0">
            <w:pPr>
              <w:rPr>
                <w:rFonts w:cs="Arial"/>
              </w:rPr>
            </w:pPr>
            <w:r w:rsidRPr="001846F2">
              <w:rPr>
                <w:rFonts w:cs="Arial"/>
                <w:color w:val="000000"/>
              </w:rPr>
              <w:t>-</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3F420E35" w14:textId="77777777" w:rsidR="00E36F0E" w:rsidRPr="001846F2" w:rsidRDefault="00393DC0" w:rsidP="00E36F0E">
            <w:pPr>
              <w:rPr>
                <w:rFonts w:cs="Arial"/>
                <w:color w:val="000000"/>
              </w:rPr>
            </w:pPr>
            <w:r w:rsidRPr="001846F2">
              <w:rPr>
                <w:rFonts w:cs="Arial"/>
                <w:color w:val="000000"/>
              </w:rPr>
              <w:t>0-4294967295</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6427D2C8" w14:textId="77777777" w:rsidR="00E36F0E" w:rsidRPr="001846F2" w:rsidRDefault="00393DC0" w:rsidP="00E36F0E">
            <w:pPr>
              <w:rPr>
                <w:rFonts w:cs="Arial"/>
                <w:color w:val="000000"/>
              </w:rPr>
            </w:pPr>
            <w:r w:rsidRPr="001846F2">
              <w:rPr>
                <w:rFonts w:cs="Arial"/>
                <w:color w:val="000000"/>
              </w:rPr>
              <w:t>Noise level (dBm)</w:t>
            </w:r>
          </w:p>
        </w:tc>
      </w:tr>
      <w:tr w:rsidR="00E36F0E" w:rsidRPr="001846F2" w14:paraId="7B5D6AE4"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CB1FF9B"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23A78A58" w14:textId="77777777" w:rsidR="00E36F0E" w:rsidRPr="001846F2" w:rsidRDefault="00393DC0" w:rsidP="00E36F0E">
            <w:pPr>
              <w:rPr>
                <w:rFonts w:cs="Arial"/>
                <w:color w:val="000000"/>
              </w:rPr>
            </w:pPr>
            <w:r w:rsidRPr="001846F2">
              <w:rPr>
                <w:rFonts w:cs="Arial"/>
                <w:color w:val="000000"/>
              </w:rPr>
              <w:t>signalSNR</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6D730BD0" w14:textId="77777777" w:rsidR="00E36F0E" w:rsidRPr="001846F2" w:rsidRDefault="00393DC0" w:rsidP="00E36F0E">
            <w:pPr>
              <w:rPr>
                <w:rFonts w:cs="Arial"/>
              </w:rPr>
            </w:pPr>
            <w:r w:rsidRPr="001846F2">
              <w:rPr>
                <w:rFonts w:cs="Arial"/>
              </w:rPr>
              <w:t>Int32</w:t>
            </w: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71990D17" w14:textId="77777777" w:rsidR="00E36F0E" w:rsidRPr="001846F2" w:rsidRDefault="00393DC0">
            <w:pPr>
              <w:rPr>
                <w:rFonts w:cs="Arial"/>
              </w:rPr>
            </w:pPr>
            <w:r w:rsidRPr="001846F2">
              <w:rPr>
                <w:rFonts w:cs="Arial"/>
                <w:color w:val="000000"/>
              </w:rPr>
              <w:t>-</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1798262A" w14:textId="77777777" w:rsidR="00E36F0E" w:rsidRPr="001846F2" w:rsidRDefault="00393DC0" w:rsidP="00E36F0E">
            <w:pPr>
              <w:rPr>
                <w:rFonts w:cs="Arial"/>
                <w:color w:val="000000"/>
              </w:rPr>
            </w:pPr>
            <w:r w:rsidRPr="001846F2">
              <w:rPr>
                <w:rFonts w:cs="Arial"/>
                <w:color w:val="000000"/>
              </w:rPr>
              <w:t>0-4294967295</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42FCE802" w14:textId="77777777" w:rsidR="00E36F0E" w:rsidRPr="001846F2" w:rsidRDefault="00393DC0" w:rsidP="00E36F0E">
            <w:pPr>
              <w:rPr>
                <w:rFonts w:cs="Arial"/>
                <w:color w:val="000000"/>
              </w:rPr>
            </w:pPr>
            <w:r w:rsidRPr="001846F2">
              <w:rPr>
                <w:rFonts w:cs="Arial"/>
                <w:color w:val="000000"/>
              </w:rPr>
              <w:t>SNR (dB)</w:t>
            </w:r>
          </w:p>
        </w:tc>
      </w:tr>
      <w:tr w:rsidR="00E36F0E" w:rsidRPr="001846F2" w14:paraId="29CD69AE"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9DAA8AF"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64862527" w14:textId="77777777" w:rsidR="00E36F0E" w:rsidRPr="001846F2" w:rsidRDefault="00393DC0" w:rsidP="00E36F0E">
            <w:pPr>
              <w:rPr>
                <w:rFonts w:cs="Arial"/>
                <w:color w:val="000000"/>
              </w:rPr>
            </w:pPr>
            <w:r w:rsidRPr="001846F2">
              <w:rPr>
                <w:rFonts w:cs="Arial"/>
                <w:color w:val="000000"/>
              </w:rPr>
              <w:t>ipAddr</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094C325F" w14:textId="77777777" w:rsidR="00E36F0E" w:rsidRPr="001846F2" w:rsidRDefault="00393DC0" w:rsidP="00E36F0E">
            <w:pPr>
              <w:rPr>
                <w:rFonts w:cs="Arial"/>
              </w:rPr>
            </w:pPr>
            <w:r w:rsidRPr="001846F2">
              <w:rPr>
                <w:rFonts w:cs="Arial"/>
              </w:rPr>
              <w:t>String</w:t>
            </w: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4B351AE3" w14:textId="77777777" w:rsidR="00E36F0E" w:rsidRPr="001846F2" w:rsidRDefault="00393DC0">
            <w:pPr>
              <w:rPr>
                <w:rFonts w:cs="Arial"/>
              </w:rPr>
            </w:pPr>
            <w:r w:rsidRPr="001846F2">
              <w:rPr>
                <w:rFonts w:cs="Arial"/>
                <w:color w:val="000000"/>
              </w:rPr>
              <w:t>-</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4F554F08" w14:textId="77777777" w:rsidR="00E36F0E" w:rsidRPr="001846F2" w:rsidRDefault="00393DC0" w:rsidP="00E36F0E">
            <w:pPr>
              <w:rPr>
                <w:rFonts w:cs="Arial"/>
              </w:rPr>
            </w:pPr>
            <w:r w:rsidRPr="001846F2">
              <w:rPr>
                <w:rFonts w:cs="Arial"/>
              </w:rPr>
              <w:t>Char Value:0-255</w:t>
            </w:r>
          </w:p>
          <w:p w14:paraId="16C5B436" w14:textId="77777777" w:rsidR="00E36F0E" w:rsidRPr="001846F2" w:rsidRDefault="00393DC0" w:rsidP="00E36F0E">
            <w:pPr>
              <w:rPr>
                <w:rFonts w:cs="Arial"/>
                <w:color w:val="000000"/>
              </w:rPr>
            </w:pPr>
            <w:r w:rsidRPr="001846F2">
              <w:rPr>
                <w:rFonts w:cs="Arial"/>
              </w:rPr>
              <w:t>No String length limit</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399F27FA" w14:textId="77777777" w:rsidR="00E36F0E" w:rsidRPr="001846F2" w:rsidRDefault="00393DC0" w:rsidP="00E36F0E">
            <w:pPr>
              <w:rPr>
                <w:rFonts w:cs="Arial"/>
                <w:color w:val="000000"/>
              </w:rPr>
            </w:pPr>
            <w:r w:rsidRPr="001846F2">
              <w:rPr>
                <w:rFonts w:cs="Arial"/>
                <w:color w:val="000000"/>
              </w:rPr>
              <w:t>IP address</w:t>
            </w:r>
          </w:p>
        </w:tc>
      </w:tr>
      <w:tr w:rsidR="00E36F0E" w:rsidRPr="001846F2" w14:paraId="3992026F"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85BF31B"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0A8A23CF" w14:textId="77777777" w:rsidR="00E36F0E" w:rsidRPr="001846F2" w:rsidRDefault="00393DC0" w:rsidP="00E36F0E">
            <w:pPr>
              <w:rPr>
                <w:rFonts w:cs="Arial"/>
                <w:color w:val="000000"/>
              </w:rPr>
            </w:pPr>
            <w:r w:rsidRPr="001846F2">
              <w:rPr>
                <w:rFonts w:cs="Arial"/>
                <w:color w:val="000000"/>
              </w:rPr>
              <w:t>ipSubnet</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08C7D3C" w14:textId="77777777" w:rsidR="00E36F0E" w:rsidRPr="001846F2" w:rsidRDefault="00393DC0" w:rsidP="00E36F0E">
            <w:pPr>
              <w:rPr>
                <w:rFonts w:cs="Arial"/>
              </w:rPr>
            </w:pPr>
            <w:r w:rsidRPr="001846F2">
              <w:rPr>
                <w:rFonts w:cs="Arial"/>
              </w:rPr>
              <w:t>String</w:t>
            </w: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58AD5A1C" w14:textId="77777777" w:rsidR="00E36F0E" w:rsidRPr="001846F2" w:rsidRDefault="00393DC0">
            <w:pPr>
              <w:rPr>
                <w:rFonts w:cs="Arial"/>
              </w:rPr>
            </w:pPr>
            <w:r w:rsidRPr="001846F2">
              <w:rPr>
                <w:rFonts w:cs="Arial"/>
                <w:color w:val="000000"/>
              </w:rPr>
              <w:t>-</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0D66D2FF" w14:textId="77777777" w:rsidR="00E36F0E" w:rsidRPr="001846F2" w:rsidRDefault="00393DC0" w:rsidP="00E36F0E">
            <w:pPr>
              <w:rPr>
                <w:rFonts w:cs="Arial"/>
              </w:rPr>
            </w:pPr>
            <w:r w:rsidRPr="001846F2">
              <w:rPr>
                <w:rFonts w:cs="Arial"/>
              </w:rPr>
              <w:t>Char Value:0-255</w:t>
            </w:r>
          </w:p>
          <w:p w14:paraId="3CB9268D" w14:textId="77777777" w:rsidR="00E36F0E" w:rsidRPr="001846F2" w:rsidRDefault="00393DC0" w:rsidP="00E36F0E">
            <w:pPr>
              <w:rPr>
                <w:rFonts w:cs="Arial"/>
                <w:color w:val="000000"/>
              </w:rPr>
            </w:pPr>
            <w:r w:rsidRPr="001846F2">
              <w:rPr>
                <w:rFonts w:cs="Arial"/>
              </w:rPr>
              <w:t>No String length limit</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2608C59E" w14:textId="77777777" w:rsidR="00E36F0E" w:rsidRPr="001846F2" w:rsidRDefault="00393DC0" w:rsidP="00E36F0E">
            <w:pPr>
              <w:rPr>
                <w:rFonts w:cs="Arial"/>
                <w:color w:val="000000"/>
              </w:rPr>
            </w:pPr>
            <w:r w:rsidRPr="001846F2">
              <w:rPr>
                <w:rFonts w:cs="Arial"/>
                <w:color w:val="000000"/>
              </w:rPr>
              <w:t>Subnet mask</w:t>
            </w:r>
          </w:p>
        </w:tc>
      </w:tr>
      <w:tr w:rsidR="00E36F0E" w:rsidRPr="001846F2" w14:paraId="05FB43A0"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1743378"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51E73F96" w14:textId="77777777" w:rsidR="00E36F0E" w:rsidRPr="001846F2" w:rsidRDefault="00393DC0" w:rsidP="00E36F0E">
            <w:pPr>
              <w:rPr>
                <w:rFonts w:cs="Arial"/>
                <w:color w:val="000000"/>
              </w:rPr>
            </w:pPr>
            <w:r w:rsidRPr="001846F2">
              <w:rPr>
                <w:rFonts w:cs="Arial"/>
                <w:color w:val="000000"/>
              </w:rPr>
              <w:t>ipGateway</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2F7F31CA" w14:textId="77777777" w:rsidR="00E36F0E" w:rsidRPr="001846F2" w:rsidRDefault="00393DC0" w:rsidP="00E36F0E">
            <w:pPr>
              <w:rPr>
                <w:rFonts w:cs="Arial"/>
              </w:rPr>
            </w:pPr>
            <w:r w:rsidRPr="001846F2">
              <w:rPr>
                <w:rFonts w:cs="Arial"/>
              </w:rPr>
              <w:t>String</w:t>
            </w: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3DA5D31F" w14:textId="77777777" w:rsidR="00E36F0E" w:rsidRPr="001846F2" w:rsidRDefault="00393DC0">
            <w:pPr>
              <w:rPr>
                <w:rFonts w:cs="Arial"/>
              </w:rPr>
            </w:pPr>
            <w:r w:rsidRPr="001846F2">
              <w:rPr>
                <w:rFonts w:cs="Arial"/>
                <w:color w:val="000000"/>
              </w:rPr>
              <w:t>-</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1DA123B5" w14:textId="77777777" w:rsidR="00E36F0E" w:rsidRPr="001846F2" w:rsidRDefault="00393DC0" w:rsidP="00E36F0E">
            <w:pPr>
              <w:rPr>
                <w:rFonts w:cs="Arial"/>
              </w:rPr>
            </w:pPr>
            <w:r w:rsidRPr="001846F2">
              <w:rPr>
                <w:rFonts w:cs="Arial"/>
              </w:rPr>
              <w:t>Char Value:0-255</w:t>
            </w:r>
          </w:p>
          <w:p w14:paraId="49E38941" w14:textId="77777777" w:rsidR="00E36F0E" w:rsidRPr="001846F2" w:rsidRDefault="00393DC0" w:rsidP="00E36F0E">
            <w:pPr>
              <w:rPr>
                <w:rFonts w:cs="Arial"/>
                <w:color w:val="000000"/>
              </w:rPr>
            </w:pPr>
            <w:r w:rsidRPr="001846F2">
              <w:rPr>
                <w:rFonts w:cs="Arial"/>
              </w:rPr>
              <w:t>No String length limit</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39156CCA" w14:textId="77777777" w:rsidR="00E36F0E" w:rsidRPr="001846F2" w:rsidRDefault="00393DC0" w:rsidP="00E36F0E">
            <w:pPr>
              <w:rPr>
                <w:rFonts w:cs="Arial"/>
                <w:color w:val="000000"/>
              </w:rPr>
            </w:pPr>
            <w:r w:rsidRPr="001846F2">
              <w:rPr>
                <w:rFonts w:cs="Arial"/>
                <w:color w:val="000000"/>
              </w:rPr>
              <w:t>GW IP address</w:t>
            </w:r>
          </w:p>
        </w:tc>
      </w:tr>
      <w:tr w:rsidR="00E36F0E" w:rsidRPr="001846F2" w14:paraId="699978F4"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35DF41F"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166AF612" w14:textId="77777777" w:rsidR="00E36F0E" w:rsidRPr="001846F2" w:rsidRDefault="00393DC0" w:rsidP="00E36F0E">
            <w:pPr>
              <w:rPr>
                <w:rFonts w:cs="Arial"/>
                <w:color w:val="000000"/>
              </w:rPr>
            </w:pPr>
            <w:r w:rsidRPr="001846F2">
              <w:rPr>
                <w:rFonts w:cs="Arial"/>
                <w:color w:val="000000"/>
              </w:rPr>
              <w:t>ipDnsPref</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206EDBD8" w14:textId="77777777" w:rsidR="00E36F0E" w:rsidRPr="001846F2" w:rsidRDefault="00393DC0" w:rsidP="00E36F0E">
            <w:pPr>
              <w:rPr>
                <w:rFonts w:cs="Arial"/>
              </w:rPr>
            </w:pPr>
            <w:r w:rsidRPr="001846F2">
              <w:rPr>
                <w:rFonts w:cs="Arial"/>
              </w:rPr>
              <w:t>String</w:t>
            </w: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57F4B600" w14:textId="77777777" w:rsidR="00E36F0E" w:rsidRPr="001846F2" w:rsidRDefault="00393DC0">
            <w:pPr>
              <w:rPr>
                <w:rFonts w:cs="Arial"/>
              </w:rPr>
            </w:pPr>
            <w:r w:rsidRPr="001846F2">
              <w:rPr>
                <w:rFonts w:cs="Arial"/>
                <w:color w:val="000000"/>
              </w:rPr>
              <w:t>-</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61F6F13E" w14:textId="77777777" w:rsidR="00E36F0E" w:rsidRPr="001846F2" w:rsidRDefault="00393DC0" w:rsidP="00E36F0E">
            <w:pPr>
              <w:rPr>
                <w:rFonts w:cs="Arial"/>
              </w:rPr>
            </w:pPr>
            <w:r w:rsidRPr="001846F2">
              <w:rPr>
                <w:rFonts w:cs="Arial"/>
              </w:rPr>
              <w:t>Char Value:0-255</w:t>
            </w:r>
          </w:p>
          <w:p w14:paraId="5991D028" w14:textId="77777777" w:rsidR="00E36F0E" w:rsidRPr="001846F2" w:rsidRDefault="00393DC0" w:rsidP="00E36F0E">
            <w:pPr>
              <w:rPr>
                <w:rFonts w:cs="Arial"/>
                <w:color w:val="000000"/>
              </w:rPr>
            </w:pPr>
            <w:r w:rsidRPr="001846F2">
              <w:rPr>
                <w:rFonts w:cs="Arial"/>
              </w:rPr>
              <w:t>No String length limit</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49EB794E" w14:textId="77777777" w:rsidR="00E36F0E" w:rsidRPr="001846F2" w:rsidRDefault="00393DC0" w:rsidP="00E36F0E">
            <w:pPr>
              <w:rPr>
                <w:rFonts w:cs="Arial"/>
                <w:color w:val="000000"/>
              </w:rPr>
            </w:pPr>
            <w:r w:rsidRPr="001846F2">
              <w:rPr>
                <w:rFonts w:cs="Arial"/>
                <w:color w:val="000000"/>
              </w:rPr>
              <w:t>IP address of primary DNS</w:t>
            </w:r>
          </w:p>
        </w:tc>
      </w:tr>
      <w:tr w:rsidR="00E36F0E" w:rsidRPr="001846F2" w14:paraId="1E683682"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FC21DC1"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14FC4B49" w14:textId="77777777" w:rsidR="00E36F0E" w:rsidRPr="001846F2" w:rsidRDefault="00393DC0" w:rsidP="00E36F0E">
            <w:pPr>
              <w:rPr>
                <w:rFonts w:cs="Arial"/>
                <w:color w:val="000000"/>
              </w:rPr>
            </w:pPr>
            <w:r w:rsidRPr="001846F2">
              <w:rPr>
                <w:rFonts w:cs="Arial"/>
                <w:color w:val="000000"/>
              </w:rPr>
              <w:t>ipDnsAlt</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2DE0DEA7" w14:textId="77777777" w:rsidR="00E36F0E" w:rsidRPr="001846F2" w:rsidRDefault="00393DC0" w:rsidP="00E36F0E">
            <w:pPr>
              <w:rPr>
                <w:rFonts w:cs="Arial"/>
              </w:rPr>
            </w:pPr>
            <w:r w:rsidRPr="001846F2">
              <w:rPr>
                <w:rFonts w:cs="Arial"/>
              </w:rPr>
              <w:t>String</w:t>
            </w: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26CA69D0" w14:textId="77777777" w:rsidR="00E36F0E" w:rsidRPr="001846F2" w:rsidRDefault="00393DC0">
            <w:pPr>
              <w:rPr>
                <w:rFonts w:cs="Arial"/>
              </w:rPr>
            </w:pPr>
            <w:r w:rsidRPr="001846F2">
              <w:rPr>
                <w:rFonts w:cs="Arial"/>
                <w:color w:val="000000"/>
              </w:rPr>
              <w:t>-</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3E4A0C6E" w14:textId="77777777" w:rsidR="00E36F0E" w:rsidRPr="001846F2" w:rsidRDefault="00393DC0" w:rsidP="00E36F0E">
            <w:pPr>
              <w:rPr>
                <w:rFonts w:cs="Arial"/>
              </w:rPr>
            </w:pPr>
            <w:r w:rsidRPr="001846F2">
              <w:rPr>
                <w:rFonts w:cs="Arial"/>
              </w:rPr>
              <w:t>Char Value:0-255</w:t>
            </w:r>
          </w:p>
          <w:p w14:paraId="39CBB6D2" w14:textId="77777777" w:rsidR="00E36F0E" w:rsidRPr="001846F2" w:rsidRDefault="00393DC0" w:rsidP="00E36F0E">
            <w:pPr>
              <w:rPr>
                <w:rFonts w:cs="Arial"/>
                <w:color w:val="000000"/>
              </w:rPr>
            </w:pPr>
            <w:r w:rsidRPr="001846F2">
              <w:rPr>
                <w:rFonts w:cs="Arial"/>
              </w:rPr>
              <w:t>No String length limit</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57316E7B" w14:textId="77777777" w:rsidR="00E36F0E" w:rsidRPr="001846F2" w:rsidRDefault="00393DC0" w:rsidP="00E36F0E">
            <w:pPr>
              <w:rPr>
                <w:rFonts w:cs="Arial"/>
                <w:color w:val="000000"/>
              </w:rPr>
            </w:pPr>
            <w:r w:rsidRPr="001846F2">
              <w:rPr>
                <w:rFonts w:cs="Arial"/>
                <w:color w:val="000000"/>
              </w:rPr>
              <w:t>IP address of secondary DNS</w:t>
            </w:r>
          </w:p>
        </w:tc>
      </w:tr>
    </w:tbl>
    <w:p w14:paraId="1EFFDA31" w14:textId="77777777" w:rsidR="00E36F0E" w:rsidRPr="001846F2" w:rsidRDefault="00E36F0E">
      <w:pPr>
        <w:rPr>
          <w:rFonts w:cs="Arial"/>
        </w:rPr>
      </w:pPr>
    </w:p>
    <w:p w14:paraId="4A1D1A54" w14:textId="109944A9" w:rsidR="00E36F0E" w:rsidRDefault="00393DC0" w:rsidP="00506E2F">
      <w:pPr>
        <w:pStyle w:val="Heading4"/>
      </w:pPr>
      <w:r w:rsidRPr="00B9479B">
        <w:t>MD-REQ-380299/C-CellNQM</w:t>
      </w:r>
    </w:p>
    <w:p w14:paraId="4FD7EE24" w14:textId="77777777" w:rsidR="00E36F0E" w:rsidRPr="0085174C" w:rsidRDefault="00393DC0" w:rsidP="00E36F0E">
      <w:pPr>
        <w:rPr>
          <w:rFonts w:cs="Arial"/>
        </w:rPr>
      </w:pPr>
      <w:r w:rsidRPr="0085174C">
        <w:rPr>
          <w:rFonts w:cs="Arial"/>
        </w:rPr>
        <w:t xml:space="preserve">This API is used internally by WIRClient and WIRServer to request a cellular network quality measurement. WIR also uses this API for its response. </w:t>
      </w:r>
    </w:p>
    <w:tbl>
      <w:tblPr>
        <w:tblW w:w="10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542"/>
        <w:gridCol w:w="1070"/>
        <w:gridCol w:w="3807"/>
        <w:gridCol w:w="1436"/>
        <w:gridCol w:w="1511"/>
      </w:tblGrid>
      <w:tr w:rsidR="00E36F0E" w:rsidRPr="0085174C" w14:paraId="52CBB279" w14:textId="77777777" w:rsidTr="00506E2F">
        <w:trPr>
          <w:jc w:val="center"/>
        </w:trPr>
        <w:tc>
          <w:tcPr>
            <w:tcW w:w="10521" w:type="dxa"/>
            <w:gridSpan w:val="7"/>
            <w:tcBorders>
              <w:top w:val="single" w:sz="4" w:space="0" w:color="auto"/>
              <w:left w:val="single" w:sz="4" w:space="0" w:color="auto"/>
              <w:bottom w:val="single" w:sz="4" w:space="0" w:color="auto"/>
              <w:right w:val="single" w:sz="4" w:space="0" w:color="auto"/>
            </w:tcBorders>
            <w:shd w:val="clear" w:color="auto" w:fill="808080"/>
          </w:tcPr>
          <w:p w14:paraId="29D7B1C6" w14:textId="77777777" w:rsidR="00E36F0E" w:rsidRPr="0085174C" w:rsidRDefault="00E36F0E" w:rsidP="00E36F0E">
            <w:pPr>
              <w:spacing w:line="256" w:lineRule="auto"/>
              <w:rPr>
                <w:rFonts w:cs="Arial"/>
              </w:rPr>
            </w:pPr>
          </w:p>
        </w:tc>
      </w:tr>
      <w:tr w:rsidR="00E36F0E" w:rsidRPr="0085174C" w14:paraId="17B63A35"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6B8AB8FA" w14:textId="77777777" w:rsidR="00E36F0E" w:rsidRPr="0085174C" w:rsidRDefault="00393DC0" w:rsidP="00E36F0E">
            <w:pPr>
              <w:spacing w:line="256" w:lineRule="auto"/>
              <w:jc w:val="right"/>
              <w:rPr>
                <w:rFonts w:cs="Arial"/>
              </w:rPr>
            </w:pPr>
            <w:r w:rsidRPr="0085174C">
              <w:rPr>
                <w:rFonts w:cs="Arial"/>
                <w:b/>
              </w:rPr>
              <w:t>Method Type</w:t>
            </w:r>
          </w:p>
        </w:tc>
        <w:tc>
          <w:tcPr>
            <w:tcW w:w="8366" w:type="dxa"/>
            <w:gridSpan w:val="5"/>
            <w:tcBorders>
              <w:top w:val="single" w:sz="4" w:space="0" w:color="auto"/>
              <w:left w:val="single" w:sz="4" w:space="0" w:color="auto"/>
              <w:bottom w:val="single" w:sz="4" w:space="0" w:color="auto"/>
              <w:right w:val="single" w:sz="4" w:space="0" w:color="auto"/>
            </w:tcBorders>
            <w:vAlign w:val="center"/>
            <w:hideMark/>
          </w:tcPr>
          <w:p w14:paraId="43E733AD" w14:textId="77777777" w:rsidR="00E36F0E" w:rsidRPr="0085174C" w:rsidRDefault="00393DC0" w:rsidP="00E36F0E">
            <w:pPr>
              <w:spacing w:line="256" w:lineRule="auto"/>
              <w:rPr>
                <w:rFonts w:cs="Arial"/>
              </w:rPr>
            </w:pPr>
            <w:r w:rsidRPr="0085174C">
              <w:rPr>
                <w:rFonts w:cs="Arial"/>
              </w:rPr>
              <w:t>One-Shot (A-Synch)</w:t>
            </w:r>
          </w:p>
        </w:tc>
      </w:tr>
      <w:tr w:rsidR="00E36F0E" w:rsidRPr="0085174C" w14:paraId="27FCCB52"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44E3CC3C" w14:textId="77777777" w:rsidR="00E36F0E" w:rsidRPr="0085174C" w:rsidRDefault="00393DC0" w:rsidP="00E36F0E">
            <w:pPr>
              <w:spacing w:line="256" w:lineRule="auto"/>
              <w:jc w:val="right"/>
              <w:rPr>
                <w:rFonts w:cs="Arial"/>
              </w:rPr>
            </w:pPr>
            <w:r w:rsidRPr="0085174C">
              <w:rPr>
                <w:rFonts w:cs="Arial"/>
                <w:b/>
              </w:rPr>
              <w:t>QoS Level</w:t>
            </w:r>
          </w:p>
        </w:tc>
        <w:tc>
          <w:tcPr>
            <w:tcW w:w="8366" w:type="dxa"/>
            <w:gridSpan w:val="5"/>
            <w:tcBorders>
              <w:top w:val="single" w:sz="4" w:space="0" w:color="auto"/>
              <w:left w:val="single" w:sz="4" w:space="0" w:color="auto"/>
              <w:bottom w:val="single" w:sz="4" w:space="0" w:color="auto"/>
              <w:right w:val="single" w:sz="4" w:space="0" w:color="auto"/>
            </w:tcBorders>
            <w:vAlign w:val="center"/>
            <w:hideMark/>
          </w:tcPr>
          <w:p w14:paraId="721EF07C" w14:textId="77777777" w:rsidR="00E36F0E" w:rsidRPr="0085174C" w:rsidRDefault="00393DC0" w:rsidP="00E36F0E">
            <w:pPr>
              <w:spacing w:line="256" w:lineRule="auto"/>
              <w:rPr>
                <w:rFonts w:cs="Arial"/>
              </w:rPr>
            </w:pPr>
            <w:r w:rsidRPr="0085174C">
              <w:rPr>
                <w:rFonts w:cs="Arial"/>
              </w:rPr>
              <w:t>Default</w:t>
            </w:r>
          </w:p>
        </w:tc>
      </w:tr>
      <w:tr w:rsidR="00E36F0E" w:rsidRPr="0085174C" w14:paraId="371C7646"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2810CF73" w14:textId="77777777" w:rsidR="00E36F0E" w:rsidRPr="0085174C" w:rsidRDefault="00393DC0" w:rsidP="00E36F0E">
            <w:pPr>
              <w:spacing w:line="256" w:lineRule="auto"/>
              <w:jc w:val="right"/>
              <w:rPr>
                <w:rFonts w:cs="Arial"/>
              </w:rPr>
            </w:pPr>
            <w:r w:rsidRPr="0085174C">
              <w:rPr>
                <w:rFonts w:cs="Arial"/>
                <w:b/>
              </w:rPr>
              <w:t>Retained</w:t>
            </w:r>
          </w:p>
        </w:tc>
        <w:tc>
          <w:tcPr>
            <w:tcW w:w="8366" w:type="dxa"/>
            <w:gridSpan w:val="5"/>
            <w:tcBorders>
              <w:top w:val="single" w:sz="4" w:space="0" w:color="auto"/>
              <w:left w:val="single" w:sz="4" w:space="0" w:color="auto"/>
              <w:bottom w:val="single" w:sz="4" w:space="0" w:color="auto"/>
              <w:right w:val="single" w:sz="4" w:space="0" w:color="auto"/>
            </w:tcBorders>
            <w:vAlign w:val="center"/>
            <w:hideMark/>
          </w:tcPr>
          <w:p w14:paraId="27F32D45" w14:textId="77777777" w:rsidR="00E36F0E" w:rsidRPr="0085174C" w:rsidRDefault="00393DC0" w:rsidP="00E36F0E">
            <w:pPr>
              <w:spacing w:line="256" w:lineRule="auto"/>
              <w:rPr>
                <w:rFonts w:cs="Arial"/>
              </w:rPr>
            </w:pPr>
            <w:r w:rsidRPr="0085174C">
              <w:rPr>
                <w:rFonts w:cs="Arial"/>
              </w:rPr>
              <w:t>No</w:t>
            </w:r>
          </w:p>
        </w:tc>
      </w:tr>
      <w:tr w:rsidR="00E36F0E" w:rsidRPr="0085174C" w14:paraId="3D14BCAD" w14:textId="77777777" w:rsidTr="00506E2F">
        <w:trPr>
          <w:trHeight w:val="70"/>
          <w:jc w:val="center"/>
        </w:trPr>
        <w:tc>
          <w:tcPr>
            <w:tcW w:w="10521" w:type="dxa"/>
            <w:gridSpan w:val="7"/>
            <w:tcBorders>
              <w:top w:val="single" w:sz="4" w:space="0" w:color="auto"/>
              <w:left w:val="single" w:sz="4" w:space="0" w:color="auto"/>
              <w:bottom w:val="single" w:sz="4" w:space="0" w:color="auto"/>
              <w:right w:val="single" w:sz="4" w:space="0" w:color="auto"/>
            </w:tcBorders>
            <w:shd w:val="clear" w:color="auto" w:fill="808080"/>
          </w:tcPr>
          <w:p w14:paraId="59F23CD6" w14:textId="77777777" w:rsidR="00E36F0E" w:rsidRPr="0085174C" w:rsidRDefault="00E36F0E" w:rsidP="00E36F0E">
            <w:pPr>
              <w:spacing w:line="256" w:lineRule="auto"/>
              <w:rPr>
                <w:rFonts w:cs="Arial"/>
              </w:rPr>
            </w:pPr>
          </w:p>
        </w:tc>
      </w:tr>
      <w:tr w:rsidR="00E36F0E" w:rsidRPr="0085174C" w14:paraId="58F4267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5F971801" w14:textId="77777777" w:rsidR="00E36F0E" w:rsidRPr="0085174C" w:rsidRDefault="00393DC0" w:rsidP="00E36F0E">
            <w:pPr>
              <w:jc w:val="center"/>
              <w:rPr>
                <w:rFonts w:cs="Arial"/>
                <w:b/>
              </w:rPr>
            </w:pPr>
            <w:r w:rsidRPr="0085174C">
              <w:rPr>
                <w:rFonts w:cs="Arial"/>
                <w:b/>
              </w:rPr>
              <w:t>R/O</w:t>
            </w:r>
          </w:p>
        </w:tc>
        <w:tc>
          <w:tcPr>
            <w:tcW w:w="2072"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4280D26D" w14:textId="77777777" w:rsidR="00E36F0E" w:rsidRPr="0085174C" w:rsidRDefault="00393DC0" w:rsidP="00E36F0E">
            <w:pPr>
              <w:rPr>
                <w:rFonts w:cs="Arial"/>
                <w:b/>
              </w:rPr>
            </w:pPr>
            <w:r w:rsidRPr="0085174C">
              <w:rPr>
                <w:rFonts w:cs="Arial"/>
                <w:b/>
              </w:rPr>
              <w:t>Name</w:t>
            </w:r>
          </w:p>
        </w:tc>
        <w:tc>
          <w:tcPr>
            <w:tcW w:w="1070" w:type="dxa"/>
            <w:tcBorders>
              <w:top w:val="single" w:sz="4" w:space="0" w:color="auto"/>
              <w:left w:val="single" w:sz="4" w:space="0" w:color="auto"/>
              <w:bottom w:val="single" w:sz="4" w:space="0" w:color="auto"/>
              <w:right w:val="single" w:sz="4" w:space="0" w:color="auto"/>
            </w:tcBorders>
            <w:shd w:val="clear" w:color="auto" w:fill="A6A6A6"/>
            <w:hideMark/>
          </w:tcPr>
          <w:p w14:paraId="6315874C" w14:textId="77777777" w:rsidR="00E36F0E" w:rsidRPr="0085174C" w:rsidRDefault="00393DC0" w:rsidP="00E36F0E">
            <w:pPr>
              <w:rPr>
                <w:rFonts w:cs="Arial"/>
                <w:b/>
              </w:rPr>
            </w:pPr>
            <w:r w:rsidRPr="0085174C">
              <w:rPr>
                <w:rFonts w:cs="Arial"/>
                <w:b/>
              </w:rPr>
              <w:t>Type</w:t>
            </w:r>
          </w:p>
        </w:tc>
        <w:tc>
          <w:tcPr>
            <w:tcW w:w="380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BF4576F" w14:textId="77777777" w:rsidR="00E36F0E" w:rsidRPr="0085174C" w:rsidRDefault="00393DC0" w:rsidP="00E36F0E">
            <w:pPr>
              <w:rPr>
                <w:rFonts w:cs="Arial"/>
                <w:b/>
              </w:rPr>
            </w:pPr>
            <w:r w:rsidRPr="0085174C">
              <w:rPr>
                <w:rFonts w:cs="Arial"/>
                <w:b/>
              </w:rPr>
              <w:t>Literals</w:t>
            </w:r>
          </w:p>
        </w:tc>
        <w:tc>
          <w:tcPr>
            <w:tcW w:w="1436"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7CB1B95" w14:textId="77777777" w:rsidR="00E36F0E" w:rsidRPr="0085174C" w:rsidRDefault="00393DC0" w:rsidP="00E36F0E">
            <w:pPr>
              <w:rPr>
                <w:rFonts w:cs="Arial"/>
                <w:b/>
              </w:rPr>
            </w:pPr>
            <w:r w:rsidRPr="0085174C">
              <w:rPr>
                <w:rFonts w:cs="Arial"/>
                <w:b/>
              </w:rPr>
              <w:t>Value</w:t>
            </w:r>
          </w:p>
        </w:tc>
        <w:tc>
          <w:tcPr>
            <w:tcW w:w="1511"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5EE104D" w14:textId="77777777" w:rsidR="00E36F0E" w:rsidRPr="0085174C" w:rsidRDefault="00393DC0" w:rsidP="00E36F0E">
            <w:pPr>
              <w:rPr>
                <w:rFonts w:cs="Arial"/>
                <w:b/>
              </w:rPr>
            </w:pPr>
            <w:r w:rsidRPr="0085174C">
              <w:rPr>
                <w:rFonts w:cs="Arial"/>
                <w:b/>
              </w:rPr>
              <w:t>Description</w:t>
            </w:r>
          </w:p>
        </w:tc>
      </w:tr>
      <w:tr w:rsidR="00E36F0E" w:rsidRPr="0085174C" w14:paraId="030C2AA7" w14:textId="77777777" w:rsidTr="00506E2F">
        <w:trPr>
          <w:jc w:val="center"/>
        </w:trPr>
        <w:tc>
          <w:tcPr>
            <w:tcW w:w="10521" w:type="dxa"/>
            <w:gridSpan w:val="7"/>
            <w:tcBorders>
              <w:top w:val="single" w:sz="4" w:space="0" w:color="auto"/>
              <w:left w:val="single" w:sz="4" w:space="0" w:color="auto"/>
              <w:bottom w:val="single" w:sz="4" w:space="0" w:color="auto"/>
              <w:right w:val="single" w:sz="4" w:space="0" w:color="auto"/>
            </w:tcBorders>
            <w:shd w:val="clear" w:color="auto" w:fill="D9D9D9"/>
          </w:tcPr>
          <w:p w14:paraId="2974DB42" w14:textId="77777777" w:rsidR="00E36F0E" w:rsidRPr="0085174C" w:rsidRDefault="00393DC0" w:rsidP="00E36F0E">
            <w:pPr>
              <w:rPr>
                <w:rFonts w:cs="Arial"/>
                <w:b/>
              </w:rPr>
            </w:pPr>
            <w:r w:rsidRPr="0085174C">
              <w:rPr>
                <w:rFonts w:cs="Arial"/>
                <w:b/>
              </w:rPr>
              <w:t>Request</w:t>
            </w:r>
          </w:p>
        </w:tc>
      </w:tr>
      <w:tr w:rsidR="00E36F0E" w:rsidRPr="0085174C" w14:paraId="340C81E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4CCFA93" w14:textId="77777777" w:rsidR="00E36F0E" w:rsidRPr="0085174C" w:rsidRDefault="00393DC0" w:rsidP="00E36F0E">
            <w:pPr>
              <w:jc w:val="center"/>
              <w:rPr>
                <w:rFonts w:cs="Arial"/>
              </w:rPr>
            </w:pPr>
            <w:r w:rsidRPr="0085174C">
              <w:rPr>
                <w:rFonts w:cs="Arial"/>
              </w:rPr>
              <w:t>R</w:t>
            </w:r>
          </w:p>
        </w:tc>
        <w:tc>
          <w:tcPr>
            <w:tcW w:w="2072" w:type="dxa"/>
            <w:gridSpan w:val="2"/>
            <w:tcBorders>
              <w:top w:val="single" w:sz="4" w:space="0" w:color="auto"/>
              <w:left w:val="single" w:sz="4" w:space="0" w:color="auto"/>
              <w:bottom w:val="single" w:sz="4" w:space="0" w:color="auto"/>
              <w:right w:val="single" w:sz="4" w:space="0" w:color="auto"/>
            </w:tcBorders>
          </w:tcPr>
          <w:p w14:paraId="46B58BD5" w14:textId="77777777" w:rsidR="00E36F0E" w:rsidRPr="0085174C" w:rsidRDefault="00393DC0" w:rsidP="00E36F0E">
            <w:pPr>
              <w:rPr>
                <w:rFonts w:cs="Arial"/>
              </w:rPr>
            </w:pPr>
            <w:r w:rsidRPr="0085174C">
              <w:rPr>
                <w:rFonts w:cs="Arial"/>
              </w:rPr>
              <w:t>EcuType</w:t>
            </w:r>
          </w:p>
        </w:tc>
        <w:tc>
          <w:tcPr>
            <w:tcW w:w="1070" w:type="dxa"/>
            <w:tcBorders>
              <w:top w:val="single" w:sz="4" w:space="0" w:color="auto"/>
              <w:left w:val="single" w:sz="4" w:space="0" w:color="auto"/>
              <w:bottom w:val="single" w:sz="4" w:space="0" w:color="auto"/>
              <w:right w:val="single" w:sz="4" w:space="0" w:color="auto"/>
            </w:tcBorders>
          </w:tcPr>
          <w:p w14:paraId="3DC23E37" w14:textId="77777777" w:rsidR="00E36F0E" w:rsidRPr="0085174C" w:rsidRDefault="00393DC0" w:rsidP="00E36F0E">
            <w:pPr>
              <w:rPr>
                <w:rFonts w:cs="Arial"/>
              </w:rPr>
            </w:pPr>
            <w:r w:rsidRPr="0085174C">
              <w:rPr>
                <w:rFonts w:cs="Arial"/>
              </w:rPr>
              <w:t>Enum</w:t>
            </w:r>
          </w:p>
        </w:tc>
        <w:tc>
          <w:tcPr>
            <w:tcW w:w="3807" w:type="dxa"/>
            <w:tcBorders>
              <w:top w:val="single" w:sz="4" w:space="0" w:color="auto"/>
              <w:left w:val="single" w:sz="4" w:space="0" w:color="auto"/>
              <w:bottom w:val="single" w:sz="4" w:space="0" w:color="auto"/>
              <w:right w:val="single" w:sz="4" w:space="0" w:color="auto"/>
            </w:tcBorders>
          </w:tcPr>
          <w:p w14:paraId="5FD99859" w14:textId="77777777" w:rsidR="00E36F0E" w:rsidRPr="0085174C" w:rsidRDefault="00393DC0" w:rsidP="00E36F0E">
            <w:pPr>
              <w:rPr>
                <w:rFonts w:cs="Arial"/>
              </w:rPr>
            </w:pPr>
            <w:r w:rsidRPr="0085174C">
              <w:rPr>
                <w:rFonts w:cs="Arial"/>
              </w:rPr>
              <w:t>-</w:t>
            </w:r>
          </w:p>
        </w:tc>
        <w:tc>
          <w:tcPr>
            <w:tcW w:w="1436" w:type="dxa"/>
            <w:tcBorders>
              <w:top w:val="single" w:sz="4" w:space="0" w:color="auto"/>
              <w:left w:val="single" w:sz="4" w:space="0" w:color="auto"/>
              <w:bottom w:val="single" w:sz="4" w:space="0" w:color="auto"/>
              <w:right w:val="single" w:sz="4" w:space="0" w:color="auto"/>
            </w:tcBorders>
          </w:tcPr>
          <w:p w14:paraId="39B67C67" w14:textId="77777777" w:rsidR="00E36F0E" w:rsidRPr="0085174C" w:rsidRDefault="00393DC0" w:rsidP="00E36F0E">
            <w:pPr>
              <w:rPr>
                <w:rFonts w:cs="Arial"/>
              </w:rPr>
            </w:pPr>
            <w:r w:rsidRPr="0085174C">
              <w:rPr>
                <w:rFonts w:cs="Arial"/>
              </w:rPr>
              <w:t>-</w:t>
            </w:r>
          </w:p>
        </w:tc>
        <w:tc>
          <w:tcPr>
            <w:tcW w:w="1511" w:type="dxa"/>
            <w:tcBorders>
              <w:top w:val="single" w:sz="4" w:space="0" w:color="auto"/>
              <w:left w:val="single" w:sz="4" w:space="0" w:color="auto"/>
              <w:bottom w:val="single" w:sz="4" w:space="0" w:color="auto"/>
              <w:right w:val="single" w:sz="4" w:space="0" w:color="auto"/>
            </w:tcBorders>
          </w:tcPr>
          <w:p w14:paraId="28CF4EBD" w14:textId="77777777" w:rsidR="00E36F0E" w:rsidRPr="0085174C" w:rsidRDefault="00393DC0" w:rsidP="00E36F0E">
            <w:pPr>
              <w:rPr>
                <w:rFonts w:cs="Arial"/>
              </w:rPr>
            </w:pPr>
            <w:r w:rsidRPr="0085174C">
              <w:rPr>
                <w:rFonts w:cs="Arial"/>
              </w:rPr>
              <w:t>ECU type</w:t>
            </w:r>
          </w:p>
        </w:tc>
      </w:tr>
      <w:tr w:rsidR="00E36F0E" w:rsidRPr="0085174C" w14:paraId="62BF118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EE03B34"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tcPr>
          <w:p w14:paraId="5B4C343F"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tcPr>
          <w:p w14:paraId="157D467B"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tcPr>
          <w:p w14:paraId="02059E40" w14:textId="77777777" w:rsidR="00E36F0E" w:rsidRPr="0085174C" w:rsidRDefault="00393DC0" w:rsidP="00E36F0E">
            <w:pPr>
              <w:rPr>
                <w:rFonts w:cs="Arial"/>
                <w:color w:val="000000"/>
              </w:rPr>
            </w:pPr>
            <w:r w:rsidRPr="0085174C">
              <w:rPr>
                <w:rFonts w:cs="Arial"/>
                <w:color w:val="000000"/>
              </w:rPr>
              <w:t>ECU_UNK</w:t>
            </w:r>
          </w:p>
        </w:tc>
        <w:tc>
          <w:tcPr>
            <w:tcW w:w="1436" w:type="dxa"/>
            <w:tcBorders>
              <w:top w:val="single" w:sz="4" w:space="0" w:color="auto"/>
              <w:left w:val="single" w:sz="4" w:space="0" w:color="auto"/>
              <w:bottom w:val="single" w:sz="4" w:space="0" w:color="auto"/>
              <w:right w:val="single" w:sz="4" w:space="0" w:color="auto"/>
            </w:tcBorders>
          </w:tcPr>
          <w:p w14:paraId="2C94AE41" w14:textId="77777777" w:rsidR="00E36F0E" w:rsidRPr="0085174C" w:rsidRDefault="00393DC0" w:rsidP="00E36F0E">
            <w:pPr>
              <w:rPr>
                <w:rFonts w:cs="Arial"/>
                <w:color w:val="000000"/>
              </w:rPr>
            </w:pPr>
            <w:r w:rsidRPr="0085174C">
              <w:rPr>
                <w:rFonts w:cs="Arial"/>
                <w:color w:val="000000"/>
              </w:rPr>
              <w:t>0x0</w:t>
            </w:r>
          </w:p>
        </w:tc>
        <w:tc>
          <w:tcPr>
            <w:tcW w:w="1511" w:type="dxa"/>
            <w:tcBorders>
              <w:top w:val="single" w:sz="4" w:space="0" w:color="auto"/>
              <w:left w:val="single" w:sz="4" w:space="0" w:color="auto"/>
              <w:bottom w:val="single" w:sz="4" w:space="0" w:color="auto"/>
              <w:right w:val="single" w:sz="4" w:space="0" w:color="auto"/>
            </w:tcBorders>
          </w:tcPr>
          <w:p w14:paraId="5EEDC583" w14:textId="77777777" w:rsidR="00E36F0E" w:rsidRPr="0085174C" w:rsidRDefault="00393DC0" w:rsidP="00E36F0E">
            <w:pPr>
              <w:rPr>
                <w:rFonts w:cs="Arial"/>
                <w:color w:val="000000"/>
              </w:rPr>
            </w:pPr>
            <w:r w:rsidRPr="0085174C">
              <w:rPr>
                <w:rFonts w:cs="Arial"/>
                <w:color w:val="000000"/>
              </w:rPr>
              <w:t>Error</w:t>
            </w:r>
          </w:p>
        </w:tc>
      </w:tr>
      <w:tr w:rsidR="00E36F0E" w:rsidRPr="0085174C" w14:paraId="2DA1D2F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71020D6"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tcPr>
          <w:p w14:paraId="20C8A5CF"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tcPr>
          <w:p w14:paraId="4C8DB789"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tcPr>
          <w:p w14:paraId="73C6EB97" w14:textId="77777777" w:rsidR="00E36F0E" w:rsidRPr="0085174C" w:rsidRDefault="00393DC0" w:rsidP="00E36F0E">
            <w:pPr>
              <w:rPr>
                <w:rFonts w:cs="Arial"/>
                <w:color w:val="000000"/>
              </w:rPr>
            </w:pPr>
            <w:r w:rsidRPr="0085174C">
              <w:rPr>
                <w:rFonts w:cs="Arial"/>
                <w:color w:val="000000"/>
              </w:rPr>
              <w:t>ECU_ECG</w:t>
            </w:r>
          </w:p>
        </w:tc>
        <w:tc>
          <w:tcPr>
            <w:tcW w:w="1436" w:type="dxa"/>
            <w:tcBorders>
              <w:top w:val="single" w:sz="4" w:space="0" w:color="auto"/>
              <w:left w:val="single" w:sz="4" w:space="0" w:color="auto"/>
              <w:bottom w:val="single" w:sz="4" w:space="0" w:color="auto"/>
              <w:right w:val="single" w:sz="4" w:space="0" w:color="auto"/>
            </w:tcBorders>
          </w:tcPr>
          <w:p w14:paraId="3149047B" w14:textId="77777777" w:rsidR="00E36F0E" w:rsidRPr="0085174C" w:rsidRDefault="00393DC0" w:rsidP="00E36F0E">
            <w:pPr>
              <w:rPr>
                <w:rFonts w:cs="Arial"/>
                <w:color w:val="000000"/>
              </w:rPr>
            </w:pPr>
            <w:r w:rsidRPr="0085174C">
              <w:rPr>
                <w:rFonts w:cs="Arial"/>
                <w:color w:val="000000"/>
              </w:rPr>
              <w:t>0x1</w:t>
            </w:r>
          </w:p>
        </w:tc>
        <w:tc>
          <w:tcPr>
            <w:tcW w:w="1511" w:type="dxa"/>
            <w:tcBorders>
              <w:top w:val="single" w:sz="4" w:space="0" w:color="auto"/>
              <w:left w:val="single" w:sz="4" w:space="0" w:color="auto"/>
              <w:bottom w:val="single" w:sz="4" w:space="0" w:color="auto"/>
              <w:right w:val="single" w:sz="4" w:space="0" w:color="auto"/>
            </w:tcBorders>
          </w:tcPr>
          <w:p w14:paraId="593DA9A4" w14:textId="77777777" w:rsidR="00E36F0E" w:rsidRPr="0085174C" w:rsidRDefault="00393DC0" w:rsidP="00E36F0E">
            <w:pPr>
              <w:rPr>
                <w:rFonts w:cs="Arial"/>
                <w:color w:val="000000"/>
              </w:rPr>
            </w:pPr>
            <w:r w:rsidRPr="0085174C">
              <w:rPr>
                <w:rFonts w:cs="Arial"/>
                <w:color w:val="000000"/>
              </w:rPr>
              <w:t>ECG</w:t>
            </w:r>
          </w:p>
        </w:tc>
      </w:tr>
      <w:tr w:rsidR="00E36F0E" w:rsidRPr="0085174C" w14:paraId="6E132FA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42643A4"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tcPr>
          <w:p w14:paraId="3AFDA71F"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tcPr>
          <w:p w14:paraId="3001211C"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tcPr>
          <w:p w14:paraId="366008A3" w14:textId="77777777" w:rsidR="00E36F0E" w:rsidRPr="0085174C" w:rsidRDefault="00393DC0" w:rsidP="00E36F0E">
            <w:pPr>
              <w:rPr>
                <w:rFonts w:cs="Arial"/>
                <w:color w:val="000000"/>
              </w:rPr>
            </w:pPr>
            <w:r w:rsidRPr="0085174C">
              <w:rPr>
                <w:rFonts w:cs="Arial"/>
                <w:color w:val="000000"/>
              </w:rPr>
              <w:t>ECU_TCU</w:t>
            </w:r>
          </w:p>
        </w:tc>
        <w:tc>
          <w:tcPr>
            <w:tcW w:w="1436" w:type="dxa"/>
            <w:tcBorders>
              <w:top w:val="single" w:sz="4" w:space="0" w:color="auto"/>
              <w:left w:val="single" w:sz="4" w:space="0" w:color="auto"/>
              <w:bottom w:val="single" w:sz="4" w:space="0" w:color="auto"/>
              <w:right w:val="single" w:sz="4" w:space="0" w:color="auto"/>
            </w:tcBorders>
          </w:tcPr>
          <w:p w14:paraId="1D382A69" w14:textId="77777777" w:rsidR="00E36F0E" w:rsidRPr="0085174C" w:rsidRDefault="00393DC0" w:rsidP="00E36F0E">
            <w:pPr>
              <w:rPr>
                <w:rFonts w:cs="Arial"/>
                <w:color w:val="000000"/>
              </w:rPr>
            </w:pPr>
            <w:r w:rsidRPr="0085174C">
              <w:rPr>
                <w:rFonts w:cs="Arial"/>
                <w:color w:val="000000"/>
              </w:rPr>
              <w:t>0x2</w:t>
            </w:r>
          </w:p>
        </w:tc>
        <w:tc>
          <w:tcPr>
            <w:tcW w:w="1511" w:type="dxa"/>
            <w:tcBorders>
              <w:top w:val="single" w:sz="4" w:space="0" w:color="auto"/>
              <w:left w:val="single" w:sz="4" w:space="0" w:color="auto"/>
              <w:bottom w:val="single" w:sz="4" w:space="0" w:color="auto"/>
              <w:right w:val="single" w:sz="4" w:space="0" w:color="auto"/>
            </w:tcBorders>
          </w:tcPr>
          <w:p w14:paraId="0EBFC5C8" w14:textId="77777777" w:rsidR="00E36F0E" w:rsidRPr="0085174C" w:rsidRDefault="00393DC0" w:rsidP="00E36F0E">
            <w:pPr>
              <w:rPr>
                <w:rFonts w:cs="Arial"/>
                <w:color w:val="000000"/>
              </w:rPr>
            </w:pPr>
            <w:r w:rsidRPr="0085174C">
              <w:rPr>
                <w:rFonts w:cs="Arial"/>
                <w:color w:val="000000"/>
              </w:rPr>
              <w:t>TCU</w:t>
            </w:r>
          </w:p>
        </w:tc>
      </w:tr>
      <w:tr w:rsidR="00E36F0E" w:rsidRPr="0085174C" w14:paraId="24C9763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117AA4D"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tcPr>
          <w:p w14:paraId="33ED3267"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tcPr>
          <w:p w14:paraId="2DB35895"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tcPr>
          <w:p w14:paraId="545A2AB0" w14:textId="77777777" w:rsidR="00E36F0E" w:rsidRPr="0085174C" w:rsidRDefault="00393DC0" w:rsidP="00E36F0E">
            <w:pPr>
              <w:rPr>
                <w:rFonts w:cs="Arial"/>
                <w:color w:val="000000"/>
              </w:rPr>
            </w:pPr>
            <w:r w:rsidRPr="0085174C">
              <w:rPr>
                <w:rFonts w:cs="Arial"/>
                <w:color w:val="000000"/>
              </w:rPr>
              <w:t>ECU_SYNC</w:t>
            </w:r>
          </w:p>
        </w:tc>
        <w:tc>
          <w:tcPr>
            <w:tcW w:w="1436" w:type="dxa"/>
            <w:tcBorders>
              <w:top w:val="single" w:sz="4" w:space="0" w:color="auto"/>
              <w:left w:val="single" w:sz="4" w:space="0" w:color="auto"/>
              <w:bottom w:val="single" w:sz="4" w:space="0" w:color="auto"/>
              <w:right w:val="single" w:sz="4" w:space="0" w:color="auto"/>
            </w:tcBorders>
          </w:tcPr>
          <w:p w14:paraId="2224849F" w14:textId="77777777" w:rsidR="00E36F0E" w:rsidRPr="0085174C" w:rsidRDefault="00393DC0" w:rsidP="00E36F0E">
            <w:pPr>
              <w:rPr>
                <w:rFonts w:cs="Arial"/>
                <w:color w:val="000000"/>
              </w:rPr>
            </w:pPr>
            <w:r w:rsidRPr="0085174C">
              <w:rPr>
                <w:rFonts w:cs="Arial"/>
                <w:color w:val="000000"/>
              </w:rPr>
              <w:t>0x3</w:t>
            </w:r>
          </w:p>
        </w:tc>
        <w:tc>
          <w:tcPr>
            <w:tcW w:w="1511" w:type="dxa"/>
            <w:tcBorders>
              <w:top w:val="single" w:sz="4" w:space="0" w:color="auto"/>
              <w:left w:val="single" w:sz="4" w:space="0" w:color="auto"/>
              <w:bottom w:val="single" w:sz="4" w:space="0" w:color="auto"/>
              <w:right w:val="single" w:sz="4" w:space="0" w:color="auto"/>
            </w:tcBorders>
          </w:tcPr>
          <w:p w14:paraId="6E0083B4" w14:textId="77777777" w:rsidR="00E36F0E" w:rsidRPr="0085174C" w:rsidRDefault="00393DC0" w:rsidP="00E36F0E">
            <w:pPr>
              <w:rPr>
                <w:rFonts w:cs="Arial"/>
                <w:color w:val="000000"/>
              </w:rPr>
            </w:pPr>
            <w:r w:rsidRPr="0085174C">
              <w:rPr>
                <w:rFonts w:cs="Arial"/>
                <w:color w:val="000000"/>
              </w:rPr>
              <w:t>SYNC</w:t>
            </w:r>
          </w:p>
        </w:tc>
      </w:tr>
      <w:tr w:rsidR="00E36F0E" w:rsidRPr="0085174C" w14:paraId="7B9EED1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FC9167D"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tcPr>
          <w:p w14:paraId="40709293"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tcPr>
          <w:p w14:paraId="39B3F116"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tcPr>
          <w:p w14:paraId="4734B11C" w14:textId="77777777" w:rsidR="00E36F0E" w:rsidRPr="0085174C" w:rsidRDefault="00393DC0" w:rsidP="00E36F0E">
            <w:pPr>
              <w:rPr>
                <w:rFonts w:cs="Arial"/>
                <w:color w:val="000000"/>
              </w:rPr>
            </w:pPr>
            <w:r w:rsidRPr="0085174C">
              <w:rPr>
                <w:rFonts w:cs="Arial"/>
                <w:color w:val="000000"/>
              </w:rPr>
              <w:t>ECU_TCU_B</w:t>
            </w:r>
          </w:p>
        </w:tc>
        <w:tc>
          <w:tcPr>
            <w:tcW w:w="1436" w:type="dxa"/>
            <w:tcBorders>
              <w:top w:val="single" w:sz="4" w:space="0" w:color="auto"/>
              <w:left w:val="single" w:sz="4" w:space="0" w:color="auto"/>
              <w:bottom w:val="single" w:sz="4" w:space="0" w:color="auto"/>
              <w:right w:val="single" w:sz="4" w:space="0" w:color="auto"/>
            </w:tcBorders>
          </w:tcPr>
          <w:p w14:paraId="4B7B4A06" w14:textId="77777777" w:rsidR="00E36F0E" w:rsidRPr="0085174C" w:rsidRDefault="00393DC0" w:rsidP="00E36F0E">
            <w:pPr>
              <w:rPr>
                <w:rFonts w:cs="Arial"/>
                <w:color w:val="000000"/>
              </w:rPr>
            </w:pPr>
            <w:r w:rsidRPr="0085174C">
              <w:rPr>
                <w:rFonts w:cs="Arial"/>
                <w:color w:val="000000"/>
              </w:rPr>
              <w:t>0x4</w:t>
            </w:r>
          </w:p>
        </w:tc>
        <w:tc>
          <w:tcPr>
            <w:tcW w:w="1511" w:type="dxa"/>
            <w:tcBorders>
              <w:top w:val="single" w:sz="4" w:space="0" w:color="auto"/>
              <w:left w:val="single" w:sz="4" w:space="0" w:color="auto"/>
              <w:bottom w:val="single" w:sz="4" w:space="0" w:color="auto"/>
              <w:right w:val="single" w:sz="4" w:space="0" w:color="auto"/>
            </w:tcBorders>
          </w:tcPr>
          <w:p w14:paraId="53D3B3A0" w14:textId="77777777" w:rsidR="00E36F0E" w:rsidRPr="0085174C" w:rsidRDefault="00393DC0" w:rsidP="00E36F0E">
            <w:pPr>
              <w:spacing w:line="256" w:lineRule="auto"/>
              <w:rPr>
                <w:rFonts w:cs="Arial"/>
                <w:color w:val="000000"/>
              </w:rPr>
            </w:pPr>
            <w:r w:rsidRPr="0085174C">
              <w:rPr>
                <w:rFonts w:cs="Arial"/>
                <w:color w:val="000000"/>
              </w:rPr>
              <w:t xml:space="preserve">TCU-B. Applicable to </w:t>
            </w:r>
            <w:r w:rsidRPr="0085174C">
              <w:rPr>
                <w:rFonts w:cs="Arial"/>
                <w:color w:val="000000"/>
              </w:rPr>
              <w:lastRenderedPageBreak/>
              <w:t>AV vehicles Only</w:t>
            </w:r>
          </w:p>
        </w:tc>
      </w:tr>
      <w:tr w:rsidR="00E36F0E" w:rsidRPr="0085174C" w14:paraId="02DBD42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AFAA81C"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tcPr>
          <w:p w14:paraId="1D0FED5A"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tcPr>
          <w:p w14:paraId="07114B7F"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tcPr>
          <w:p w14:paraId="3D8A0AA6" w14:textId="77777777" w:rsidR="00E36F0E" w:rsidRPr="0085174C" w:rsidRDefault="00393DC0" w:rsidP="00E36F0E">
            <w:pPr>
              <w:spacing w:line="256" w:lineRule="auto"/>
              <w:rPr>
                <w:rFonts w:cs="Arial"/>
                <w:color w:val="000000"/>
              </w:rPr>
            </w:pPr>
            <w:r w:rsidRPr="0085174C">
              <w:rPr>
                <w:rFonts w:cs="Arial"/>
                <w:color w:val="000000"/>
              </w:rPr>
              <w:t>ECU_SDS</w:t>
            </w:r>
          </w:p>
        </w:tc>
        <w:tc>
          <w:tcPr>
            <w:tcW w:w="1436" w:type="dxa"/>
            <w:tcBorders>
              <w:top w:val="single" w:sz="4" w:space="0" w:color="auto"/>
              <w:left w:val="single" w:sz="4" w:space="0" w:color="auto"/>
              <w:bottom w:val="single" w:sz="4" w:space="0" w:color="auto"/>
              <w:right w:val="single" w:sz="4" w:space="0" w:color="auto"/>
            </w:tcBorders>
          </w:tcPr>
          <w:p w14:paraId="73C74F07" w14:textId="77777777" w:rsidR="00E36F0E" w:rsidRPr="0085174C" w:rsidRDefault="00393DC0" w:rsidP="00E36F0E">
            <w:pPr>
              <w:spacing w:line="256" w:lineRule="auto"/>
              <w:rPr>
                <w:rFonts w:cs="Arial"/>
                <w:color w:val="000000"/>
              </w:rPr>
            </w:pPr>
            <w:r w:rsidRPr="0085174C">
              <w:rPr>
                <w:rFonts w:cs="Arial"/>
                <w:color w:val="000000"/>
              </w:rPr>
              <w:t>0x5</w:t>
            </w:r>
          </w:p>
        </w:tc>
        <w:tc>
          <w:tcPr>
            <w:tcW w:w="1511" w:type="dxa"/>
            <w:tcBorders>
              <w:top w:val="single" w:sz="4" w:space="0" w:color="auto"/>
              <w:left w:val="single" w:sz="4" w:space="0" w:color="auto"/>
              <w:bottom w:val="single" w:sz="4" w:space="0" w:color="auto"/>
              <w:right w:val="single" w:sz="4" w:space="0" w:color="auto"/>
            </w:tcBorders>
          </w:tcPr>
          <w:p w14:paraId="402FBFBF" w14:textId="77777777" w:rsidR="00E36F0E" w:rsidRPr="0085174C" w:rsidRDefault="00393DC0" w:rsidP="00E36F0E">
            <w:pPr>
              <w:spacing w:line="254" w:lineRule="auto"/>
              <w:rPr>
                <w:rFonts w:cs="Arial"/>
                <w:color w:val="000000"/>
              </w:rPr>
            </w:pPr>
            <w:r w:rsidRPr="0085174C">
              <w:rPr>
                <w:rFonts w:cs="Arial"/>
                <w:color w:val="000000"/>
              </w:rPr>
              <w:t>SDS. Applicable to AV vehicles Only</w:t>
            </w:r>
          </w:p>
        </w:tc>
      </w:tr>
      <w:tr w:rsidR="00E36F0E" w:rsidRPr="0085174C" w14:paraId="205C5DE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665FCB6"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tcPr>
          <w:p w14:paraId="519C9C39"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tcPr>
          <w:p w14:paraId="002219D7"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tcPr>
          <w:p w14:paraId="37460C7F" w14:textId="77777777" w:rsidR="00E36F0E" w:rsidRPr="0085174C" w:rsidRDefault="00393DC0" w:rsidP="00E36F0E">
            <w:pPr>
              <w:spacing w:line="256" w:lineRule="auto"/>
              <w:rPr>
                <w:rFonts w:cs="Arial"/>
                <w:color w:val="000000"/>
              </w:rPr>
            </w:pPr>
            <w:r w:rsidRPr="0085174C">
              <w:rPr>
                <w:rFonts w:cs="Arial"/>
                <w:color w:val="000000"/>
              </w:rPr>
              <w:t>ECU_ADSIM</w:t>
            </w:r>
          </w:p>
        </w:tc>
        <w:tc>
          <w:tcPr>
            <w:tcW w:w="1436" w:type="dxa"/>
            <w:tcBorders>
              <w:top w:val="single" w:sz="4" w:space="0" w:color="auto"/>
              <w:left w:val="single" w:sz="4" w:space="0" w:color="auto"/>
              <w:bottom w:val="single" w:sz="4" w:space="0" w:color="auto"/>
              <w:right w:val="single" w:sz="4" w:space="0" w:color="auto"/>
            </w:tcBorders>
          </w:tcPr>
          <w:p w14:paraId="155A313E" w14:textId="77777777" w:rsidR="00E36F0E" w:rsidRPr="0085174C" w:rsidRDefault="00393DC0" w:rsidP="00E36F0E">
            <w:pPr>
              <w:spacing w:line="256" w:lineRule="auto"/>
              <w:rPr>
                <w:rFonts w:cs="Arial"/>
                <w:color w:val="000000"/>
              </w:rPr>
            </w:pPr>
            <w:r w:rsidRPr="0085174C">
              <w:rPr>
                <w:rFonts w:cs="Arial"/>
                <w:color w:val="000000"/>
              </w:rPr>
              <w:t>0x6</w:t>
            </w:r>
          </w:p>
        </w:tc>
        <w:tc>
          <w:tcPr>
            <w:tcW w:w="1511" w:type="dxa"/>
            <w:tcBorders>
              <w:top w:val="single" w:sz="4" w:space="0" w:color="auto"/>
              <w:left w:val="single" w:sz="4" w:space="0" w:color="auto"/>
              <w:bottom w:val="single" w:sz="4" w:space="0" w:color="auto"/>
              <w:right w:val="single" w:sz="4" w:space="0" w:color="auto"/>
            </w:tcBorders>
          </w:tcPr>
          <w:p w14:paraId="401FD5DD" w14:textId="77777777" w:rsidR="00E36F0E" w:rsidRPr="0085174C" w:rsidRDefault="00393DC0" w:rsidP="00E36F0E">
            <w:pPr>
              <w:spacing w:line="254" w:lineRule="auto"/>
              <w:rPr>
                <w:rFonts w:cs="Arial"/>
                <w:color w:val="000000"/>
              </w:rPr>
            </w:pPr>
            <w:r w:rsidRPr="0085174C">
              <w:rPr>
                <w:rFonts w:cs="Arial"/>
                <w:color w:val="000000"/>
              </w:rPr>
              <w:t>ADSIM. Applicable to AV vehicles Only</w:t>
            </w:r>
          </w:p>
        </w:tc>
      </w:tr>
      <w:tr w:rsidR="00E36F0E" w:rsidRPr="0085174C" w14:paraId="74EF982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28BEA06"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tcPr>
          <w:p w14:paraId="1C9DA001"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tcPr>
          <w:p w14:paraId="66100633"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tcPr>
          <w:p w14:paraId="0FCAC971" w14:textId="77777777" w:rsidR="00E36F0E" w:rsidRPr="0085174C" w:rsidRDefault="00393DC0" w:rsidP="00E36F0E">
            <w:pPr>
              <w:spacing w:line="256" w:lineRule="auto"/>
              <w:rPr>
                <w:rFonts w:cs="Arial"/>
                <w:color w:val="000000"/>
              </w:rPr>
            </w:pPr>
            <w:r w:rsidRPr="0085174C">
              <w:rPr>
                <w:rFonts w:cs="Arial"/>
                <w:color w:val="000000"/>
              </w:rPr>
              <w:t>ECU_DDSM</w:t>
            </w:r>
          </w:p>
        </w:tc>
        <w:tc>
          <w:tcPr>
            <w:tcW w:w="1436" w:type="dxa"/>
            <w:tcBorders>
              <w:top w:val="single" w:sz="4" w:space="0" w:color="auto"/>
              <w:left w:val="single" w:sz="4" w:space="0" w:color="auto"/>
              <w:bottom w:val="single" w:sz="4" w:space="0" w:color="auto"/>
              <w:right w:val="single" w:sz="4" w:space="0" w:color="auto"/>
            </w:tcBorders>
          </w:tcPr>
          <w:p w14:paraId="719EB1A4" w14:textId="77777777" w:rsidR="00E36F0E" w:rsidRPr="0085174C" w:rsidRDefault="00393DC0" w:rsidP="00E36F0E">
            <w:pPr>
              <w:spacing w:line="256" w:lineRule="auto"/>
              <w:rPr>
                <w:rFonts w:cs="Arial"/>
                <w:color w:val="000000"/>
              </w:rPr>
            </w:pPr>
            <w:r w:rsidRPr="0085174C">
              <w:rPr>
                <w:rFonts w:cs="Arial"/>
                <w:color w:val="000000"/>
              </w:rPr>
              <w:t>0x7</w:t>
            </w:r>
          </w:p>
        </w:tc>
        <w:tc>
          <w:tcPr>
            <w:tcW w:w="1511" w:type="dxa"/>
            <w:tcBorders>
              <w:top w:val="single" w:sz="4" w:space="0" w:color="auto"/>
              <w:left w:val="single" w:sz="4" w:space="0" w:color="auto"/>
              <w:bottom w:val="single" w:sz="4" w:space="0" w:color="auto"/>
              <w:right w:val="single" w:sz="4" w:space="0" w:color="auto"/>
            </w:tcBorders>
          </w:tcPr>
          <w:p w14:paraId="7011C641" w14:textId="77777777" w:rsidR="00E36F0E" w:rsidRPr="0085174C" w:rsidRDefault="00393DC0" w:rsidP="00E36F0E">
            <w:pPr>
              <w:spacing w:line="254" w:lineRule="auto"/>
              <w:rPr>
                <w:rFonts w:cs="Arial"/>
                <w:color w:val="000000"/>
              </w:rPr>
            </w:pPr>
            <w:r w:rsidRPr="0085174C">
              <w:rPr>
                <w:rFonts w:cs="Arial"/>
                <w:color w:val="000000"/>
              </w:rPr>
              <w:t>DDSM. Applicable to AV vehicles Only</w:t>
            </w:r>
          </w:p>
        </w:tc>
      </w:tr>
      <w:tr w:rsidR="00E36F0E" w:rsidRPr="0085174C" w14:paraId="78FFCA3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6AE248F"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tcPr>
          <w:p w14:paraId="01BD4191"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tcPr>
          <w:p w14:paraId="54891351"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tcPr>
          <w:p w14:paraId="29B6FABF" w14:textId="77777777" w:rsidR="00E36F0E" w:rsidRPr="0085174C" w:rsidRDefault="00393DC0" w:rsidP="00E36F0E">
            <w:pPr>
              <w:spacing w:line="256" w:lineRule="auto"/>
              <w:rPr>
                <w:rFonts w:cs="Arial"/>
                <w:color w:val="000000"/>
              </w:rPr>
            </w:pPr>
            <w:r w:rsidRPr="0085174C">
              <w:rPr>
                <w:rFonts w:cs="Arial"/>
                <w:color w:val="000000"/>
              </w:rPr>
              <w:t>ECU_ADM</w:t>
            </w:r>
          </w:p>
        </w:tc>
        <w:tc>
          <w:tcPr>
            <w:tcW w:w="1436" w:type="dxa"/>
            <w:tcBorders>
              <w:top w:val="single" w:sz="4" w:space="0" w:color="auto"/>
              <w:left w:val="single" w:sz="4" w:space="0" w:color="auto"/>
              <w:bottom w:val="single" w:sz="4" w:space="0" w:color="auto"/>
              <w:right w:val="single" w:sz="4" w:space="0" w:color="auto"/>
            </w:tcBorders>
          </w:tcPr>
          <w:p w14:paraId="6BBE4694" w14:textId="77777777" w:rsidR="00E36F0E" w:rsidRPr="0085174C" w:rsidRDefault="00393DC0" w:rsidP="00E36F0E">
            <w:pPr>
              <w:spacing w:line="256" w:lineRule="auto"/>
              <w:rPr>
                <w:rFonts w:cs="Arial"/>
                <w:color w:val="000000"/>
              </w:rPr>
            </w:pPr>
            <w:r w:rsidRPr="0085174C">
              <w:rPr>
                <w:rFonts w:cs="Arial"/>
                <w:color w:val="000000"/>
              </w:rPr>
              <w:t>0x8</w:t>
            </w:r>
          </w:p>
        </w:tc>
        <w:tc>
          <w:tcPr>
            <w:tcW w:w="1511" w:type="dxa"/>
            <w:tcBorders>
              <w:top w:val="single" w:sz="4" w:space="0" w:color="auto"/>
              <w:left w:val="single" w:sz="4" w:space="0" w:color="auto"/>
              <w:bottom w:val="single" w:sz="4" w:space="0" w:color="auto"/>
              <w:right w:val="single" w:sz="4" w:space="0" w:color="auto"/>
            </w:tcBorders>
          </w:tcPr>
          <w:p w14:paraId="7DA689C2" w14:textId="77777777" w:rsidR="00E36F0E" w:rsidRPr="0085174C" w:rsidRDefault="00393DC0" w:rsidP="00E36F0E">
            <w:pPr>
              <w:spacing w:line="254" w:lineRule="auto"/>
              <w:rPr>
                <w:rFonts w:cs="Arial"/>
                <w:color w:val="000000"/>
              </w:rPr>
            </w:pPr>
            <w:r w:rsidRPr="0085174C">
              <w:rPr>
                <w:rFonts w:cs="Arial"/>
                <w:color w:val="000000"/>
              </w:rPr>
              <w:t>ADM. Applicable to AV vehicles Only</w:t>
            </w:r>
          </w:p>
        </w:tc>
      </w:tr>
      <w:tr w:rsidR="00E36F0E" w:rsidRPr="0085174C" w14:paraId="20C0689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7FC973D"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tcPr>
          <w:p w14:paraId="0042C61F"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tcPr>
          <w:p w14:paraId="1CB74744"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tcPr>
          <w:p w14:paraId="3E35B16E" w14:textId="77777777" w:rsidR="00E36F0E" w:rsidRPr="0085174C" w:rsidRDefault="00393DC0" w:rsidP="00E36F0E">
            <w:pPr>
              <w:spacing w:line="256" w:lineRule="auto"/>
              <w:rPr>
                <w:rFonts w:cs="Arial"/>
                <w:color w:val="000000"/>
              </w:rPr>
            </w:pPr>
            <w:r w:rsidRPr="0085174C">
              <w:rPr>
                <w:rFonts w:cs="Arial"/>
                <w:color w:val="000000"/>
              </w:rPr>
              <w:t>ECU_ESPM</w:t>
            </w:r>
          </w:p>
        </w:tc>
        <w:tc>
          <w:tcPr>
            <w:tcW w:w="1436" w:type="dxa"/>
            <w:tcBorders>
              <w:top w:val="single" w:sz="4" w:space="0" w:color="auto"/>
              <w:left w:val="single" w:sz="4" w:space="0" w:color="auto"/>
              <w:bottom w:val="single" w:sz="4" w:space="0" w:color="auto"/>
              <w:right w:val="single" w:sz="4" w:space="0" w:color="auto"/>
            </w:tcBorders>
          </w:tcPr>
          <w:p w14:paraId="2CE493E4" w14:textId="77777777" w:rsidR="00E36F0E" w:rsidRPr="0085174C" w:rsidRDefault="00393DC0" w:rsidP="00E36F0E">
            <w:pPr>
              <w:spacing w:line="256" w:lineRule="auto"/>
              <w:rPr>
                <w:rFonts w:cs="Arial"/>
                <w:color w:val="000000"/>
              </w:rPr>
            </w:pPr>
            <w:r w:rsidRPr="0085174C">
              <w:rPr>
                <w:rFonts w:cs="Arial"/>
                <w:color w:val="000000"/>
              </w:rPr>
              <w:t>0x9</w:t>
            </w:r>
          </w:p>
        </w:tc>
        <w:tc>
          <w:tcPr>
            <w:tcW w:w="1511" w:type="dxa"/>
            <w:tcBorders>
              <w:top w:val="single" w:sz="4" w:space="0" w:color="auto"/>
              <w:left w:val="single" w:sz="4" w:space="0" w:color="auto"/>
              <w:bottom w:val="single" w:sz="4" w:space="0" w:color="auto"/>
              <w:right w:val="single" w:sz="4" w:space="0" w:color="auto"/>
            </w:tcBorders>
          </w:tcPr>
          <w:p w14:paraId="580A5DE1" w14:textId="77777777" w:rsidR="00E36F0E" w:rsidRPr="0085174C" w:rsidRDefault="00393DC0" w:rsidP="00E36F0E">
            <w:pPr>
              <w:spacing w:line="254" w:lineRule="auto"/>
              <w:rPr>
                <w:rFonts w:cs="Arial"/>
                <w:color w:val="000000"/>
              </w:rPr>
            </w:pPr>
            <w:r w:rsidRPr="0085174C">
              <w:rPr>
                <w:rFonts w:cs="Arial"/>
                <w:color w:val="000000"/>
              </w:rPr>
              <w:t>ESPM+</w:t>
            </w:r>
          </w:p>
        </w:tc>
      </w:tr>
      <w:tr w:rsidR="00E36F0E" w:rsidRPr="0085174C" w14:paraId="381E982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0793942"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tcPr>
          <w:p w14:paraId="159648A2"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tcPr>
          <w:p w14:paraId="416D3669"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tcPr>
          <w:p w14:paraId="15CD1F88" w14:textId="77777777" w:rsidR="00E36F0E" w:rsidRPr="0085174C" w:rsidRDefault="00393DC0" w:rsidP="00E36F0E">
            <w:pPr>
              <w:spacing w:line="256" w:lineRule="auto"/>
              <w:rPr>
                <w:rFonts w:cs="Arial"/>
                <w:color w:val="000000"/>
              </w:rPr>
            </w:pPr>
            <w:r w:rsidRPr="0085174C">
              <w:rPr>
                <w:rFonts w:cs="Arial"/>
                <w:color w:val="000000"/>
              </w:rPr>
              <w:t>ECU_SDM</w:t>
            </w:r>
          </w:p>
        </w:tc>
        <w:tc>
          <w:tcPr>
            <w:tcW w:w="1436" w:type="dxa"/>
            <w:tcBorders>
              <w:top w:val="single" w:sz="4" w:space="0" w:color="auto"/>
              <w:left w:val="single" w:sz="4" w:space="0" w:color="auto"/>
              <w:bottom w:val="single" w:sz="4" w:space="0" w:color="auto"/>
              <w:right w:val="single" w:sz="4" w:space="0" w:color="auto"/>
            </w:tcBorders>
          </w:tcPr>
          <w:p w14:paraId="793F5F86" w14:textId="77777777" w:rsidR="00E36F0E" w:rsidRPr="0085174C" w:rsidRDefault="00393DC0" w:rsidP="00E36F0E">
            <w:pPr>
              <w:spacing w:line="256" w:lineRule="auto"/>
              <w:rPr>
                <w:rFonts w:cs="Arial"/>
                <w:color w:val="000000"/>
              </w:rPr>
            </w:pPr>
            <w:r w:rsidRPr="0085174C">
              <w:rPr>
                <w:rFonts w:cs="Arial"/>
                <w:color w:val="000000"/>
              </w:rPr>
              <w:t>0x10</w:t>
            </w:r>
          </w:p>
        </w:tc>
        <w:tc>
          <w:tcPr>
            <w:tcW w:w="1511" w:type="dxa"/>
            <w:tcBorders>
              <w:top w:val="single" w:sz="4" w:space="0" w:color="auto"/>
              <w:left w:val="single" w:sz="4" w:space="0" w:color="auto"/>
              <w:bottom w:val="single" w:sz="4" w:space="0" w:color="auto"/>
              <w:right w:val="single" w:sz="4" w:space="0" w:color="auto"/>
            </w:tcBorders>
          </w:tcPr>
          <w:p w14:paraId="0F407D96" w14:textId="77777777" w:rsidR="00E36F0E" w:rsidRPr="0085174C" w:rsidRDefault="00393DC0" w:rsidP="00E36F0E">
            <w:pPr>
              <w:spacing w:line="254" w:lineRule="auto"/>
              <w:rPr>
                <w:rFonts w:cs="Arial"/>
                <w:color w:val="000000"/>
              </w:rPr>
            </w:pPr>
            <w:r w:rsidRPr="0085174C">
              <w:rPr>
                <w:rFonts w:cs="Arial"/>
                <w:color w:val="000000"/>
              </w:rPr>
              <w:t>SDM</w:t>
            </w:r>
          </w:p>
        </w:tc>
      </w:tr>
      <w:tr w:rsidR="00E36F0E" w:rsidRPr="0085174C" w14:paraId="5ABCCBD8" w14:textId="77777777" w:rsidTr="00506E2F">
        <w:trPr>
          <w:jc w:val="center"/>
        </w:trPr>
        <w:tc>
          <w:tcPr>
            <w:tcW w:w="10521" w:type="dxa"/>
            <w:gridSpan w:val="7"/>
            <w:tcBorders>
              <w:top w:val="single" w:sz="4" w:space="0" w:color="auto"/>
              <w:left w:val="single" w:sz="4" w:space="0" w:color="auto"/>
              <w:bottom w:val="single" w:sz="4" w:space="0" w:color="auto"/>
              <w:right w:val="single" w:sz="4" w:space="0" w:color="auto"/>
            </w:tcBorders>
            <w:shd w:val="clear" w:color="auto" w:fill="D9D9D9"/>
          </w:tcPr>
          <w:p w14:paraId="08C077B3" w14:textId="77777777" w:rsidR="00E36F0E" w:rsidRPr="0085174C" w:rsidRDefault="00393DC0" w:rsidP="00E36F0E">
            <w:pPr>
              <w:rPr>
                <w:rFonts w:cs="Arial"/>
              </w:rPr>
            </w:pPr>
            <w:r w:rsidRPr="0085174C">
              <w:rPr>
                <w:rFonts w:cs="Arial"/>
                <w:b/>
              </w:rPr>
              <w:t>Response</w:t>
            </w:r>
          </w:p>
        </w:tc>
      </w:tr>
      <w:tr w:rsidR="00E36F0E" w:rsidRPr="0085174C" w14:paraId="6B16136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7E4F1B1" w14:textId="77777777" w:rsidR="00E36F0E" w:rsidRPr="0085174C" w:rsidRDefault="00393DC0" w:rsidP="00E36F0E">
            <w:pPr>
              <w:jc w:val="center"/>
              <w:rPr>
                <w:rFonts w:cs="Arial"/>
              </w:rPr>
            </w:pPr>
            <w:r w:rsidRPr="0085174C">
              <w:rPr>
                <w:rFonts w:cs="Arial"/>
              </w:rPr>
              <w:t>R</w:t>
            </w: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4518CD12" w14:textId="77777777" w:rsidR="00E36F0E" w:rsidRPr="0085174C" w:rsidRDefault="00393DC0" w:rsidP="00E36F0E">
            <w:pPr>
              <w:rPr>
                <w:rFonts w:cs="Arial"/>
              </w:rPr>
            </w:pPr>
            <w:r w:rsidRPr="0085174C">
              <w:rPr>
                <w:rFonts w:cs="Arial"/>
              </w:rPr>
              <w:t>NqmRet</w:t>
            </w: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63800719" w14:textId="77777777" w:rsidR="00E36F0E" w:rsidRPr="0085174C" w:rsidRDefault="00393DC0" w:rsidP="00E36F0E">
            <w:pPr>
              <w:rPr>
                <w:rFonts w:cs="Arial"/>
              </w:rPr>
            </w:pPr>
            <w:r w:rsidRPr="0085174C">
              <w:rPr>
                <w:rFonts w:cs="Arial"/>
              </w:rPr>
              <w:t>Enum</w:t>
            </w: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419D48F0" w14:textId="77777777" w:rsidR="00E36F0E" w:rsidRPr="0085174C" w:rsidRDefault="00393DC0" w:rsidP="00E36F0E">
            <w:pPr>
              <w:rPr>
                <w:rFonts w:cs="Arial"/>
              </w:rPr>
            </w:pPr>
            <w:r w:rsidRPr="0085174C">
              <w:rPr>
                <w:rFonts w:cs="Arial"/>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4A03E685" w14:textId="77777777" w:rsidR="00E36F0E" w:rsidRPr="0085174C" w:rsidRDefault="00393DC0" w:rsidP="00E36F0E">
            <w:pPr>
              <w:rPr>
                <w:rFonts w:cs="Arial"/>
              </w:rPr>
            </w:pPr>
            <w:r w:rsidRPr="0085174C">
              <w:rPr>
                <w:rFonts w:cs="Arial"/>
              </w:rPr>
              <w:t>-</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12AF5329" w14:textId="77777777" w:rsidR="00E36F0E" w:rsidRPr="0085174C" w:rsidRDefault="00E36F0E" w:rsidP="00E36F0E">
            <w:pPr>
              <w:rPr>
                <w:rFonts w:cs="Arial"/>
              </w:rPr>
            </w:pPr>
          </w:p>
        </w:tc>
      </w:tr>
      <w:tr w:rsidR="00E36F0E" w:rsidRPr="0085174C" w14:paraId="5312787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8F22EA7"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0DF4A259"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7D04F676"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42700DAB" w14:textId="77777777" w:rsidR="00E36F0E" w:rsidRPr="0085174C" w:rsidRDefault="00393DC0" w:rsidP="00E36F0E">
            <w:pPr>
              <w:rPr>
                <w:rFonts w:cs="Arial"/>
              </w:rPr>
            </w:pPr>
            <w:r w:rsidRPr="0085174C">
              <w:rPr>
                <w:rFonts w:cs="Arial"/>
              </w:rPr>
              <w:t>NQM_ERROR</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5FC93C40" w14:textId="77777777" w:rsidR="00E36F0E" w:rsidRPr="0085174C" w:rsidRDefault="00393DC0" w:rsidP="00E36F0E">
            <w:pPr>
              <w:rPr>
                <w:rFonts w:cs="Arial"/>
              </w:rPr>
            </w:pPr>
            <w:r w:rsidRPr="0085174C">
              <w:rPr>
                <w:rFonts w:cs="Arial"/>
              </w:rPr>
              <w:t>0x0</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46194901" w14:textId="77777777" w:rsidR="00E36F0E" w:rsidRPr="0085174C" w:rsidRDefault="00393DC0" w:rsidP="00E36F0E">
            <w:pPr>
              <w:rPr>
                <w:rFonts w:cs="Arial"/>
              </w:rPr>
            </w:pPr>
            <w:r w:rsidRPr="0085174C">
              <w:rPr>
                <w:rFonts w:cs="Arial"/>
              </w:rPr>
              <w:t>Error/Failure</w:t>
            </w:r>
          </w:p>
        </w:tc>
      </w:tr>
      <w:tr w:rsidR="00E36F0E" w:rsidRPr="0085174C" w14:paraId="656DBBA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6A4438D"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66C0354A"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76C93324"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1FBBF56D" w14:textId="77777777" w:rsidR="00E36F0E" w:rsidRPr="0085174C" w:rsidRDefault="00393DC0" w:rsidP="00E36F0E">
            <w:pPr>
              <w:rPr>
                <w:rFonts w:cs="Arial"/>
              </w:rPr>
            </w:pPr>
            <w:r w:rsidRPr="0085174C">
              <w:rPr>
                <w:rFonts w:cs="Arial"/>
              </w:rPr>
              <w:t>NQM_SUCCESS</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08C30821" w14:textId="77777777" w:rsidR="00E36F0E" w:rsidRPr="0085174C" w:rsidRDefault="00393DC0" w:rsidP="00E36F0E">
            <w:pPr>
              <w:rPr>
                <w:rFonts w:cs="Arial"/>
              </w:rPr>
            </w:pPr>
            <w:r w:rsidRPr="0085174C">
              <w:rPr>
                <w:rFonts w:cs="Arial"/>
              </w:rPr>
              <w:t>0x1</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3D1B8FF0" w14:textId="77777777" w:rsidR="00E36F0E" w:rsidRPr="0085174C" w:rsidRDefault="00393DC0" w:rsidP="00E36F0E">
            <w:pPr>
              <w:rPr>
                <w:rFonts w:cs="Arial"/>
              </w:rPr>
            </w:pPr>
            <w:r w:rsidRPr="0085174C">
              <w:rPr>
                <w:rFonts w:cs="Arial"/>
              </w:rPr>
              <w:t>Success</w:t>
            </w:r>
          </w:p>
        </w:tc>
      </w:tr>
      <w:tr w:rsidR="00E36F0E" w:rsidRPr="0085174C" w14:paraId="5713C39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DC420B3" w14:textId="77777777" w:rsidR="00E36F0E" w:rsidRPr="0085174C" w:rsidRDefault="00393DC0" w:rsidP="00E36F0E">
            <w:pPr>
              <w:jc w:val="center"/>
              <w:rPr>
                <w:rFonts w:cs="Arial"/>
              </w:rPr>
            </w:pPr>
            <w:r w:rsidRPr="0085174C">
              <w:rPr>
                <w:rFonts w:cs="Arial"/>
              </w:rPr>
              <w:t>R</w:t>
            </w: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28274D9E" w14:textId="77777777" w:rsidR="00E36F0E" w:rsidRPr="0085174C" w:rsidRDefault="00393DC0" w:rsidP="00E36F0E">
            <w:pPr>
              <w:rPr>
                <w:rFonts w:cs="Arial"/>
              </w:rPr>
            </w:pPr>
            <w:r w:rsidRPr="0085174C">
              <w:rPr>
                <w:rFonts w:cs="Arial"/>
              </w:rPr>
              <w:t>EcuType</w:t>
            </w: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06D97108" w14:textId="77777777" w:rsidR="00E36F0E" w:rsidRPr="0085174C" w:rsidRDefault="00393DC0" w:rsidP="00E36F0E">
            <w:pPr>
              <w:rPr>
                <w:rFonts w:cs="Arial"/>
              </w:rPr>
            </w:pPr>
            <w:r w:rsidRPr="0085174C">
              <w:rPr>
                <w:rFonts w:cs="Arial"/>
              </w:rPr>
              <w:t>Enum</w:t>
            </w: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5ED1F015" w14:textId="77777777" w:rsidR="00E36F0E" w:rsidRPr="0085174C" w:rsidRDefault="00393DC0" w:rsidP="00E36F0E">
            <w:pPr>
              <w:rPr>
                <w:rFonts w:cs="Arial"/>
              </w:rPr>
            </w:pPr>
            <w:r w:rsidRPr="0085174C">
              <w:rPr>
                <w:rFonts w:cs="Arial"/>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36F44DF7" w14:textId="77777777" w:rsidR="00E36F0E" w:rsidRPr="0085174C" w:rsidRDefault="00393DC0" w:rsidP="00E36F0E">
            <w:pPr>
              <w:rPr>
                <w:rFonts w:cs="Arial"/>
              </w:rPr>
            </w:pPr>
            <w:r w:rsidRPr="0085174C">
              <w:rPr>
                <w:rFonts w:cs="Arial"/>
              </w:rPr>
              <w:t>-</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555FCBA1" w14:textId="77777777" w:rsidR="00E36F0E" w:rsidRPr="0085174C" w:rsidRDefault="00393DC0" w:rsidP="00E36F0E">
            <w:pPr>
              <w:rPr>
                <w:rFonts w:cs="Arial"/>
              </w:rPr>
            </w:pPr>
            <w:r w:rsidRPr="0085174C">
              <w:rPr>
                <w:rFonts w:cs="Arial"/>
              </w:rPr>
              <w:t>ECU type</w:t>
            </w:r>
          </w:p>
        </w:tc>
      </w:tr>
      <w:tr w:rsidR="00E36F0E" w:rsidRPr="0085174C" w14:paraId="5E22D7C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C436B79"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317EBED9"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666C6605"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6792A9D4" w14:textId="77777777" w:rsidR="00E36F0E" w:rsidRPr="0085174C" w:rsidRDefault="00393DC0" w:rsidP="00E36F0E">
            <w:pPr>
              <w:rPr>
                <w:rFonts w:cs="Arial"/>
                <w:color w:val="000000"/>
              </w:rPr>
            </w:pPr>
            <w:r w:rsidRPr="0085174C">
              <w:rPr>
                <w:rFonts w:cs="Arial"/>
                <w:color w:val="000000"/>
              </w:rPr>
              <w:t>ECU_UNK</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008A05F5" w14:textId="77777777" w:rsidR="00E36F0E" w:rsidRPr="0085174C" w:rsidRDefault="00393DC0" w:rsidP="00E36F0E">
            <w:pPr>
              <w:rPr>
                <w:rFonts w:cs="Arial"/>
                <w:color w:val="000000"/>
              </w:rPr>
            </w:pPr>
            <w:r w:rsidRPr="0085174C">
              <w:rPr>
                <w:rFonts w:cs="Arial"/>
                <w:color w:val="000000"/>
              </w:rPr>
              <w:t>0x0</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4A13369C" w14:textId="77777777" w:rsidR="00E36F0E" w:rsidRPr="0085174C" w:rsidRDefault="00393DC0" w:rsidP="00E36F0E">
            <w:pPr>
              <w:rPr>
                <w:rFonts w:cs="Arial"/>
                <w:color w:val="000000"/>
              </w:rPr>
            </w:pPr>
            <w:r w:rsidRPr="0085174C">
              <w:rPr>
                <w:rFonts w:cs="Arial"/>
                <w:color w:val="000000"/>
              </w:rPr>
              <w:t>Error</w:t>
            </w:r>
          </w:p>
        </w:tc>
      </w:tr>
      <w:tr w:rsidR="00E36F0E" w:rsidRPr="0085174C" w14:paraId="30E6738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9BC3804"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44BDEC09"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4514F567"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50174BFB" w14:textId="77777777" w:rsidR="00E36F0E" w:rsidRPr="0085174C" w:rsidRDefault="00393DC0" w:rsidP="00E36F0E">
            <w:pPr>
              <w:rPr>
                <w:rFonts w:cs="Arial"/>
                <w:color w:val="000000"/>
              </w:rPr>
            </w:pPr>
            <w:r w:rsidRPr="0085174C">
              <w:rPr>
                <w:rFonts w:cs="Arial"/>
                <w:color w:val="000000"/>
              </w:rPr>
              <w:t>ECU_ECG</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28CAB4AD" w14:textId="77777777" w:rsidR="00E36F0E" w:rsidRPr="0085174C" w:rsidRDefault="00393DC0" w:rsidP="00E36F0E">
            <w:pPr>
              <w:rPr>
                <w:rFonts w:cs="Arial"/>
                <w:color w:val="000000"/>
              </w:rPr>
            </w:pPr>
            <w:r w:rsidRPr="0085174C">
              <w:rPr>
                <w:rFonts w:cs="Arial"/>
                <w:color w:val="000000"/>
              </w:rPr>
              <w:t>0x1</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0382182F" w14:textId="77777777" w:rsidR="00E36F0E" w:rsidRPr="0085174C" w:rsidRDefault="00393DC0" w:rsidP="00E36F0E">
            <w:pPr>
              <w:rPr>
                <w:rFonts w:cs="Arial"/>
                <w:color w:val="000000"/>
              </w:rPr>
            </w:pPr>
            <w:r w:rsidRPr="0085174C">
              <w:rPr>
                <w:rFonts w:cs="Arial"/>
                <w:color w:val="000000"/>
              </w:rPr>
              <w:t>ECG</w:t>
            </w:r>
          </w:p>
        </w:tc>
      </w:tr>
      <w:tr w:rsidR="00E36F0E" w:rsidRPr="0085174C" w14:paraId="1C7A652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3EBD612"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59802EF4"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25962C3F"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0D2C2C0E" w14:textId="77777777" w:rsidR="00E36F0E" w:rsidRPr="0085174C" w:rsidRDefault="00393DC0" w:rsidP="00E36F0E">
            <w:pPr>
              <w:rPr>
                <w:rFonts w:cs="Arial"/>
                <w:color w:val="000000"/>
              </w:rPr>
            </w:pPr>
            <w:r w:rsidRPr="0085174C">
              <w:rPr>
                <w:rFonts w:cs="Arial"/>
                <w:color w:val="000000"/>
              </w:rPr>
              <w:t>ECU_TCU</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72A2CD48" w14:textId="77777777" w:rsidR="00E36F0E" w:rsidRPr="0085174C" w:rsidRDefault="00393DC0" w:rsidP="00E36F0E">
            <w:pPr>
              <w:rPr>
                <w:rFonts w:cs="Arial"/>
                <w:color w:val="000000"/>
              </w:rPr>
            </w:pPr>
            <w:r w:rsidRPr="0085174C">
              <w:rPr>
                <w:rFonts w:cs="Arial"/>
                <w:color w:val="000000"/>
              </w:rPr>
              <w:t>0x2</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6AAA25D6" w14:textId="77777777" w:rsidR="00E36F0E" w:rsidRPr="0085174C" w:rsidRDefault="00393DC0" w:rsidP="00E36F0E">
            <w:pPr>
              <w:rPr>
                <w:rFonts w:cs="Arial"/>
                <w:color w:val="000000"/>
              </w:rPr>
            </w:pPr>
            <w:r w:rsidRPr="0085174C">
              <w:rPr>
                <w:rFonts w:cs="Arial"/>
                <w:color w:val="000000"/>
              </w:rPr>
              <w:t>TCU</w:t>
            </w:r>
          </w:p>
        </w:tc>
      </w:tr>
      <w:tr w:rsidR="00E36F0E" w:rsidRPr="0085174C" w14:paraId="0706C1D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E86430F"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1FC76666"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3FB029A0"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6439BF68" w14:textId="77777777" w:rsidR="00E36F0E" w:rsidRPr="0085174C" w:rsidRDefault="00393DC0" w:rsidP="00E36F0E">
            <w:pPr>
              <w:rPr>
                <w:rFonts w:cs="Arial"/>
                <w:color w:val="000000"/>
              </w:rPr>
            </w:pPr>
            <w:r w:rsidRPr="0085174C">
              <w:rPr>
                <w:rFonts w:cs="Arial"/>
                <w:color w:val="000000"/>
              </w:rPr>
              <w:t>ECU_SYNC</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1670E248" w14:textId="77777777" w:rsidR="00E36F0E" w:rsidRPr="0085174C" w:rsidRDefault="00393DC0" w:rsidP="00E36F0E">
            <w:pPr>
              <w:rPr>
                <w:rFonts w:cs="Arial"/>
                <w:color w:val="000000"/>
              </w:rPr>
            </w:pPr>
            <w:r w:rsidRPr="0085174C">
              <w:rPr>
                <w:rFonts w:cs="Arial"/>
                <w:color w:val="000000"/>
              </w:rPr>
              <w:t>0x3</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03A5B469" w14:textId="77777777" w:rsidR="00E36F0E" w:rsidRPr="0085174C" w:rsidRDefault="00393DC0" w:rsidP="00E36F0E">
            <w:pPr>
              <w:rPr>
                <w:rFonts w:cs="Arial"/>
                <w:color w:val="000000"/>
              </w:rPr>
            </w:pPr>
            <w:r w:rsidRPr="0085174C">
              <w:rPr>
                <w:rFonts w:cs="Arial"/>
                <w:color w:val="000000"/>
              </w:rPr>
              <w:t>SYNC</w:t>
            </w:r>
          </w:p>
        </w:tc>
      </w:tr>
      <w:tr w:rsidR="00E36F0E" w:rsidRPr="0085174C" w14:paraId="51CA83A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9480B16"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4BDE0FA0"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210A55A7"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2484AA0E" w14:textId="77777777" w:rsidR="00E36F0E" w:rsidRPr="0085174C" w:rsidRDefault="00393DC0" w:rsidP="00E36F0E">
            <w:pPr>
              <w:rPr>
                <w:rFonts w:cs="Arial"/>
                <w:color w:val="000000"/>
              </w:rPr>
            </w:pPr>
            <w:r w:rsidRPr="0085174C">
              <w:rPr>
                <w:rFonts w:cs="Arial"/>
                <w:color w:val="000000"/>
              </w:rPr>
              <w:t>ECU_TCU_B</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107CB261" w14:textId="77777777" w:rsidR="00E36F0E" w:rsidRPr="0085174C" w:rsidRDefault="00393DC0" w:rsidP="00E36F0E">
            <w:pPr>
              <w:rPr>
                <w:rFonts w:cs="Arial"/>
                <w:color w:val="000000"/>
              </w:rPr>
            </w:pPr>
            <w:r w:rsidRPr="0085174C">
              <w:rPr>
                <w:rFonts w:cs="Arial"/>
                <w:color w:val="000000"/>
              </w:rPr>
              <w:t>0x4</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1AD3FE2B" w14:textId="77777777" w:rsidR="00E36F0E" w:rsidRPr="0085174C" w:rsidRDefault="00393DC0" w:rsidP="00E36F0E">
            <w:pPr>
              <w:spacing w:line="256" w:lineRule="auto"/>
              <w:rPr>
                <w:rFonts w:cs="Arial"/>
                <w:color w:val="000000"/>
              </w:rPr>
            </w:pPr>
            <w:r w:rsidRPr="0085174C">
              <w:rPr>
                <w:rFonts w:cs="Arial"/>
                <w:color w:val="000000"/>
              </w:rPr>
              <w:t>TCU-B. Applicable to AV vehicles Only</w:t>
            </w:r>
          </w:p>
        </w:tc>
      </w:tr>
      <w:tr w:rsidR="00E36F0E" w:rsidRPr="0085174C" w14:paraId="402D3C3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12A4555"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2DB2C4A4"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3E2E9D99"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1D60BE24" w14:textId="77777777" w:rsidR="00E36F0E" w:rsidRPr="0085174C" w:rsidRDefault="00393DC0" w:rsidP="00E36F0E">
            <w:pPr>
              <w:spacing w:line="256" w:lineRule="auto"/>
              <w:rPr>
                <w:rFonts w:cs="Arial"/>
                <w:color w:val="000000"/>
              </w:rPr>
            </w:pPr>
            <w:r w:rsidRPr="0085174C">
              <w:rPr>
                <w:rFonts w:cs="Arial"/>
                <w:color w:val="000000"/>
              </w:rPr>
              <w:t>ECU_SDS</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236B3077" w14:textId="77777777" w:rsidR="00E36F0E" w:rsidRPr="0085174C" w:rsidRDefault="00393DC0" w:rsidP="00E36F0E">
            <w:pPr>
              <w:spacing w:line="256" w:lineRule="auto"/>
              <w:rPr>
                <w:rFonts w:cs="Arial"/>
                <w:color w:val="000000"/>
              </w:rPr>
            </w:pPr>
            <w:r w:rsidRPr="0085174C">
              <w:rPr>
                <w:rFonts w:cs="Arial"/>
                <w:color w:val="000000"/>
              </w:rPr>
              <w:t>0x5</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622F0059" w14:textId="77777777" w:rsidR="00E36F0E" w:rsidRPr="0085174C" w:rsidRDefault="00393DC0" w:rsidP="00E36F0E">
            <w:pPr>
              <w:spacing w:line="254" w:lineRule="auto"/>
              <w:rPr>
                <w:rFonts w:cs="Arial"/>
                <w:color w:val="000000"/>
              </w:rPr>
            </w:pPr>
            <w:r w:rsidRPr="0085174C">
              <w:rPr>
                <w:rFonts w:cs="Arial"/>
                <w:color w:val="000000"/>
              </w:rPr>
              <w:t>SDS. Applicable to AV vehicles Only</w:t>
            </w:r>
          </w:p>
        </w:tc>
      </w:tr>
      <w:tr w:rsidR="00E36F0E" w:rsidRPr="0085174C" w14:paraId="665E75A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26CA4D6"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3CFC73D1"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3BF3FD1B"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1A41C908" w14:textId="77777777" w:rsidR="00E36F0E" w:rsidRPr="0085174C" w:rsidRDefault="00393DC0" w:rsidP="00E36F0E">
            <w:pPr>
              <w:spacing w:line="256" w:lineRule="auto"/>
              <w:rPr>
                <w:rFonts w:cs="Arial"/>
                <w:color w:val="000000"/>
              </w:rPr>
            </w:pPr>
            <w:r w:rsidRPr="0085174C">
              <w:rPr>
                <w:rFonts w:cs="Arial"/>
                <w:color w:val="000000"/>
              </w:rPr>
              <w:t>ECU_ADSIM</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8C9F1AC" w14:textId="77777777" w:rsidR="00E36F0E" w:rsidRPr="0085174C" w:rsidRDefault="00393DC0" w:rsidP="00E36F0E">
            <w:pPr>
              <w:spacing w:line="256" w:lineRule="auto"/>
              <w:rPr>
                <w:rFonts w:cs="Arial"/>
                <w:color w:val="000000"/>
              </w:rPr>
            </w:pPr>
            <w:r w:rsidRPr="0085174C">
              <w:rPr>
                <w:rFonts w:cs="Arial"/>
                <w:color w:val="000000"/>
              </w:rPr>
              <w:t>0x6</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26495569" w14:textId="77777777" w:rsidR="00E36F0E" w:rsidRPr="0085174C" w:rsidRDefault="00393DC0" w:rsidP="00E36F0E">
            <w:pPr>
              <w:spacing w:line="254" w:lineRule="auto"/>
              <w:rPr>
                <w:rFonts w:cs="Arial"/>
                <w:color w:val="000000"/>
              </w:rPr>
            </w:pPr>
            <w:r w:rsidRPr="0085174C">
              <w:rPr>
                <w:rFonts w:cs="Arial"/>
                <w:color w:val="000000"/>
              </w:rPr>
              <w:t>ADSIM. Applicable to AV vehicles Only</w:t>
            </w:r>
          </w:p>
        </w:tc>
      </w:tr>
      <w:tr w:rsidR="00E36F0E" w:rsidRPr="0085174C" w14:paraId="794D8B7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0D3B58C"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64E892B3"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4950CADF"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3B83B1CA" w14:textId="77777777" w:rsidR="00E36F0E" w:rsidRPr="0085174C" w:rsidRDefault="00393DC0" w:rsidP="00E36F0E">
            <w:pPr>
              <w:spacing w:line="256" w:lineRule="auto"/>
              <w:rPr>
                <w:rFonts w:cs="Arial"/>
                <w:color w:val="000000"/>
              </w:rPr>
            </w:pPr>
            <w:r w:rsidRPr="0085174C">
              <w:rPr>
                <w:rFonts w:cs="Arial"/>
                <w:color w:val="000000"/>
              </w:rPr>
              <w:t>ECU_DDSM</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464877FC" w14:textId="77777777" w:rsidR="00E36F0E" w:rsidRPr="0085174C" w:rsidRDefault="00393DC0" w:rsidP="00E36F0E">
            <w:pPr>
              <w:spacing w:line="256" w:lineRule="auto"/>
              <w:rPr>
                <w:rFonts w:cs="Arial"/>
                <w:color w:val="000000"/>
              </w:rPr>
            </w:pPr>
            <w:r w:rsidRPr="0085174C">
              <w:rPr>
                <w:rFonts w:cs="Arial"/>
                <w:color w:val="000000"/>
              </w:rPr>
              <w:t>0x7</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652FE413" w14:textId="77777777" w:rsidR="00E36F0E" w:rsidRPr="0085174C" w:rsidRDefault="00393DC0" w:rsidP="00E36F0E">
            <w:pPr>
              <w:spacing w:line="254" w:lineRule="auto"/>
              <w:rPr>
                <w:rFonts w:cs="Arial"/>
                <w:color w:val="000000"/>
              </w:rPr>
            </w:pPr>
            <w:r w:rsidRPr="0085174C">
              <w:rPr>
                <w:rFonts w:cs="Arial"/>
                <w:color w:val="000000"/>
              </w:rPr>
              <w:t>DDSM. Applicable to AV vehicles Only</w:t>
            </w:r>
          </w:p>
        </w:tc>
      </w:tr>
      <w:tr w:rsidR="00E36F0E" w:rsidRPr="0085174C" w14:paraId="48286DC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EEC108D"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3143AD3E"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0C59E9F6"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70712BF3" w14:textId="77777777" w:rsidR="00E36F0E" w:rsidRPr="0085174C" w:rsidRDefault="00393DC0" w:rsidP="00E36F0E">
            <w:pPr>
              <w:spacing w:line="256" w:lineRule="auto"/>
              <w:rPr>
                <w:rFonts w:cs="Arial"/>
                <w:color w:val="000000"/>
              </w:rPr>
            </w:pPr>
            <w:r w:rsidRPr="0085174C">
              <w:rPr>
                <w:rFonts w:cs="Arial"/>
                <w:color w:val="000000"/>
              </w:rPr>
              <w:t>ECU_ADM</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40B00236" w14:textId="77777777" w:rsidR="00E36F0E" w:rsidRPr="0085174C" w:rsidRDefault="00393DC0" w:rsidP="00E36F0E">
            <w:pPr>
              <w:spacing w:line="256" w:lineRule="auto"/>
              <w:rPr>
                <w:rFonts w:cs="Arial"/>
                <w:color w:val="000000"/>
              </w:rPr>
            </w:pPr>
            <w:r w:rsidRPr="0085174C">
              <w:rPr>
                <w:rFonts w:cs="Arial"/>
                <w:color w:val="000000"/>
              </w:rPr>
              <w:t>0x8</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3B51B20D" w14:textId="77777777" w:rsidR="00E36F0E" w:rsidRPr="0085174C" w:rsidRDefault="00393DC0" w:rsidP="00E36F0E">
            <w:pPr>
              <w:spacing w:line="254" w:lineRule="auto"/>
              <w:rPr>
                <w:rFonts w:cs="Arial"/>
                <w:color w:val="000000"/>
              </w:rPr>
            </w:pPr>
            <w:r w:rsidRPr="0085174C">
              <w:rPr>
                <w:rFonts w:cs="Arial"/>
                <w:color w:val="000000"/>
              </w:rPr>
              <w:t>ADM. Applicable to AV vehicles Only</w:t>
            </w:r>
          </w:p>
        </w:tc>
      </w:tr>
      <w:tr w:rsidR="00E36F0E" w:rsidRPr="0085174C" w14:paraId="4BAE4F3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208F31D"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3C638EBB"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526764B0"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638E9C16" w14:textId="77777777" w:rsidR="00E36F0E" w:rsidRPr="0085174C" w:rsidRDefault="00393DC0" w:rsidP="00E36F0E">
            <w:pPr>
              <w:spacing w:line="256" w:lineRule="auto"/>
              <w:rPr>
                <w:rFonts w:cs="Arial"/>
                <w:color w:val="000000"/>
              </w:rPr>
            </w:pPr>
            <w:r w:rsidRPr="0085174C">
              <w:rPr>
                <w:rFonts w:cs="Arial"/>
                <w:color w:val="000000"/>
              </w:rPr>
              <w:t>ECU_ESPM</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7106E443" w14:textId="77777777" w:rsidR="00E36F0E" w:rsidRPr="0085174C" w:rsidRDefault="00393DC0" w:rsidP="00E36F0E">
            <w:pPr>
              <w:spacing w:line="256" w:lineRule="auto"/>
              <w:rPr>
                <w:rFonts w:cs="Arial"/>
                <w:color w:val="000000"/>
              </w:rPr>
            </w:pPr>
            <w:r w:rsidRPr="0085174C">
              <w:rPr>
                <w:rFonts w:cs="Arial"/>
                <w:color w:val="000000"/>
              </w:rPr>
              <w:t>0x9</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306FCA3D" w14:textId="77777777" w:rsidR="00E36F0E" w:rsidRPr="0085174C" w:rsidRDefault="00393DC0" w:rsidP="00E36F0E">
            <w:pPr>
              <w:spacing w:line="254" w:lineRule="auto"/>
              <w:rPr>
                <w:rFonts w:cs="Arial"/>
                <w:color w:val="000000"/>
              </w:rPr>
            </w:pPr>
            <w:r w:rsidRPr="0085174C">
              <w:rPr>
                <w:rFonts w:cs="Arial"/>
                <w:color w:val="000000"/>
              </w:rPr>
              <w:t>ESPM+</w:t>
            </w:r>
          </w:p>
        </w:tc>
      </w:tr>
      <w:tr w:rsidR="00E36F0E" w:rsidRPr="0085174C" w14:paraId="37C7960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921CEA3"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2101455E"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48CEEE41"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45971BEA" w14:textId="77777777" w:rsidR="00E36F0E" w:rsidRPr="0085174C" w:rsidRDefault="00393DC0" w:rsidP="00E36F0E">
            <w:pPr>
              <w:spacing w:line="256" w:lineRule="auto"/>
              <w:rPr>
                <w:rFonts w:cs="Arial"/>
                <w:color w:val="000000"/>
              </w:rPr>
            </w:pPr>
            <w:r w:rsidRPr="0085174C">
              <w:rPr>
                <w:rFonts w:cs="Arial"/>
                <w:color w:val="000000"/>
              </w:rPr>
              <w:t>ECU_SDM</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5116B3DA" w14:textId="77777777" w:rsidR="00E36F0E" w:rsidRPr="0085174C" w:rsidRDefault="00393DC0" w:rsidP="00E36F0E">
            <w:pPr>
              <w:spacing w:line="256" w:lineRule="auto"/>
              <w:rPr>
                <w:rFonts w:cs="Arial"/>
                <w:color w:val="000000"/>
              </w:rPr>
            </w:pPr>
            <w:r w:rsidRPr="0085174C">
              <w:rPr>
                <w:rFonts w:cs="Arial"/>
                <w:color w:val="000000"/>
              </w:rPr>
              <w:t>0x10</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6EFE95D9" w14:textId="77777777" w:rsidR="00E36F0E" w:rsidRPr="0085174C" w:rsidRDefault="00393DC0" w:rsidP="00E36F0E">
            <w:pPr>
              <w:spacing w:line="254" w:lineRule="auto"/>
              <w:rPr>
                <w:rFonts w:cs="Arial"/>
                <w:color w:val="000000"/>
              </w:rPr>
            </w:pPr>
            <w:r w:rsidRPr="0085174C">
              <w:rPr>
                <w:rFonts w:cs="Arial"/>
                <w:color w:val="000000"/>
              </w:rPr>
              <w:t>SDM</w:t>
            </w:r>
          </w:p>
        </w:tc>
      </w:tr>
      <w:tr w:rsidR="00E36F0E" w:rsidRPr="0085174C" w14:paraId="3B07C5C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ED254B0" w14:textId="77777777" w:rsidR="00E36F0E" w:rsidRPr="0085174C" w:rsidRDefault="00393DC0" w:rsidP="00E36F0E">
            <w:pPr>
              <w:jc w:val="center"/>
              <w:rPr>
                <w:rFonts w:cs="Arial"/>
              </w:rPr>
            </w:pPr>
            <w:r w:rsidRPr="0085174C">
              <w:rPr>
                <w:rFonts w:cs="Arial"/>
              </w:rPr>
              <w:t>R</w:t>
            </w: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6607EA35" w14:textId="77777777" w:rsidR="00E36F0E" w:rsidRPr="0085174C" w:rsidRDefault="00393DC0" w:rsidP="00E36F0E">
            <w:pPr>
              <w:rPr>
                <w:rFonts w:cs="Arial"/>
              </w:rPr>
            </w:pPr>
            <w:r w:rsidRPr="0085174C">
              <w:rPr>
                <w:rFonts w:cs="Arial"/>
              </w:rPr>
              <w:t>mcc</w:t>
            </w: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58B0E046" w14:textId="77777777" w:rsidR="00E36F0E" w:rsidRPr="0085174C" w:rsidRDefault="00393DC0" w:rsidP="00E36F0E">
            <w:pPr>
              <w:rPr>
                <w:rFonts w:cs="Arial"/>
              </w:rPr>
            </w:pPr>
            <w:r w:rsidRPr="0085174C">
              <w:rPr>
                <w:rFonts w:cs="Arial"/>
              </w:rPr>
              <w:t>Int32</w:t>
            </w: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1498C249" w14:textId="77777777" w:rsidR="00E36F0E" w:rsidRPr="0085174C" w:rsidRDefault="00393DC0" w:rsidP="00E36F0E">
            <w:pPr>
              <w:rPr>
                <w:rFonts w:cs="Arial"/>
                <w:color w:val="000000"/>
              </w:rPr>
            </w:pPr>
            <w:r w:rsidRPr="0085174C">
              <w:rPr>
                <w:rFonts w:cs="Arial"/>
                <w:color w:val="000000"/>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436230BA" w14:textId="77777777" w:rsidR="00E36F0E" w:rsidRPr="0085174C" w:rsidRDefault="00393DC0" w:rsidP="00E36F0E">
            <w:pPr>
              <w:rPr>
                <w:rFonts w:cs="Arial"/>
                <w:color w:val="000000"/>
              </w:rPr>
            </w:pPr>
            <w:r w:rsidRPr="0085174C">
              <w:rPr>
                <w:rFonts w:cs="Arial"/>
                <w:color w:val="000000"/>
              </w:rPr>
              <w:t>0-4294967295</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28F430FB" w14:textId="77777777" w:rsidR="00E36F0E" w:rsidRPr="0085174C" w:rsidRDefault="00393DC0" w:rsidP="00E36F0E">
            <w:pPr>
              <w:rPr>
                <w:rFonts w:cs="Arial"/>
                <w:color w:val="000000"/>
              </w:rPr>
            </w:pPr>
            <w:r w:rsidRPr="0085174C">
              <w:rPr>
                <w:rFonts w:cs="Arial"/>
                <w:color w:val="000000"/>
              </w:rPr>
              <w:t>Mobile country code</w:t>
            </w:r>
          </w:p>
        </w:tc>
      </w:tr>
      <w:tr w:rsidR="00E36F0E" w:rsidRPr="0085174C" w14:paraId="6BB6D0C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43A5C46" w14:textId="77777777" w:rsidR="00E36F0E" w:rsidRPr="0085174C" w:rsidRDefault="00393DC0" w:rsidP="00E36F0E">
            <w:pPr>
              <w:jc w:val="center"/>
              <w:rPr>
                <w:rFonts w:cs="Arial"/>
              </w:rPr>
            </w:pPr>
            <w:r w:rsidRPr="0085174C">
              <w:rPr>
                <w:rFonts w:cs="Arial"/>
              </w:rPr>
              <w:t>R</w:t>
            </w: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3DF2B721" w14:textId="77777777" w:rsidR="00E36F0E" w:rsidRPr="0085174C" w:rsidRDefault="00393DC0" w:rsidP="00E36F0E">
            <w:pPr>
              <w:rPr>
                <w:rFonts w:cs="Arial"/>
              </w:rPr>
            </w:pPr>
            <w:r w:rsidRPr="0085174C">
              <w:rPr>
                <w:rFonts w:cs="Arial"/>
              </w:rPr>
              <w:t>mnc</w:t>
            </w: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236854B1" w14:textId="77777777" w:rsidR="00E36F0E" w:rsidRPr="0085174C" w:rsidRDefault="00393DC0" w:rsidP="00E36F0E">
            <w:pPr>
              <w:rPr>
                <w:rFonts w:cs="Arial"/>
              </w:rPr>
            </w:pPr>
            <w:r w:rsidRPr="0085174C">
              <w:rPr>
                <w:rFonts w:cs="Arial"/>
              </w:rPr>
              <w:t>Int32</w:t>
            </w: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7485CCC2" w14:textId="77777777" w:rsidR="00E36F0E" w:rsidRPr="0085174C" w:rsidRDefault="00393DC0" w:rsidP="00E36F0E">
            <w:pPr>
              <w:rPr>
                <w:rFonts w:cs="Arial"/>
                <w:color w:val="000000"/>
              </w:rPr>
            </w:pPr>
            <w:r w:rsidRPr="0085174C">
              <w:rPr>
                <w:rFonts w:cs="Arial"/>
                <w:color w:val="000000"/>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4C0D3319" w14:textId="77777777" w:rsidR="00E36F0E" w:rsidRPr="0085174C" w:rsidRDefault="00393DC0" w:rsidP="00E36F0E">
            <w:pPr>
              <w:rPr>
                <w:rFonts w:cs="Arial"/>
                <w:color w:val="000000"/>
              </w:rPr>
            </w:pPr>
            <w:r w:rsidRPr="0085174C">
              <w:rPr>
                <w:rFonts w:cs="Arial"/>
                <w:color w:val="000000"/>
              </w:rPr>
              <w:t>0-4294967295</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316E3367" w14:textId="77777777" w:rsidR="00E36F0E" w:rsidRPr="0085174C" w:rsidRDefault="00393DC0" w:rsidP="00E36F0E">
            <w:pPr>
              <w:rPr>
                <w:rFonts w:cs="Arial"/>
                <w:color w:val="000000"/>
              </w:rPr>
            </w:pPr>
            <w:r w:rsidRPr="0085174C">
              <w:rPr>
                <w:rFonts w:cs="Arial"/>
                <w:color w:val="000000"/>
              </w:rPr>
              <w:t>Mobile network code</w:t>
            </w:r>
          </w:p>
        </w:tc>
      </w:tr>
      <w:tr w:rsidR="00E36F0E" w:rsidRPr="0085174C" w14:paraId="23079E3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F7464BE" w14:textId="77777777" w:rsidR="00E36F0E" w:rsidRPr="0085174C" w:rsidRDefault="00393DC0" w:rsidP="00E36F0E">
            <w:pPr>
              <w:jc w:val="center"/>
              <w:rPr>
                <w:rFonts w:cs="Arial"/>
              </w:rPr>
            </w:pPr>
            <w:r w:rsidRPr="0085174C">
              <w:rPr>
                <w:rFonts w:cs="Arial"/>
              </w:rPr>
              <w:lastRenderedPageBreak/>
              <w:t>R</w:t>
            </w: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0F49B002" w14:textId="77777777" w:rsidR="00E36F0E" w:rsidRPr="0085174C" w:rsidRDefault="00393DC0" w:rsidP="00E36F0E">
            <w:pPr>
              <w:rPr>
                <w:rFonts w:cs="Arial"/>
              </w:rPr>
            </w:pPr>
            <w:r w:rsidRPr="0085174C">
              <w:rPr>
                <w:rFonts w:cs="Arial"/>
              </w:rPr>
              <w:t>three_digit_mnc</w:t>
            </w: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18F1EE2F" w14:textId="77777777" w:rsidR="00E36F0E" w:rsidRPr="0085174C" w:rsidRDefault="00393DC0" w:rsidP="00E36F0E">
            <w:pPr>
              <w:rPr>
                <w:rFonts w:cs="Arial"/>
              </w:rPr>
            </w:pPr>
            <w:r w:rsidRPr="0085174C">
              <w:rPr>
                <w:rFonts w:cs="Arial"/>
              </w:rPr>
              <w:t>Boolean</w:t>
            </w: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144B300F" w14:textId="77777777" w:rsidR="00E36F0E" w:rsidRPr="0085174C" w:rsidRDefault="00393DC0" w:rsidP="00E36F0E">
            <w:pPr>
              <w:rPr>
                <w:rFonts w:cs="Arial"/>
                <w:color w:val="000000"/>
              </w:rPr>
            </w:pPr>
            <w:r w:rsidRPr="0085174C">
              <w:rPr>
                <w:rFonts w:cs="Arial"/>
                <w:color w:val="000000"/>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237F5EA8" w14:textId="77777777" w:rsidR="00E36F0E" w:rsidRPr="0085174C" w:rsidRDefault="00393DC0" w:rsidP="00E36F0E">
            <w:pPr>
              <w:rPr>
                <w:rFonts w:cs="Arial"/>
                <w:color w:val="000000"/>
              </w:rPr>
            </w:pPr>
            <w:r w:rsidRPr="0085174C">
              <w:rPr>
                <w:rFonts w:cs="Arial"/>
              </w:rPr>
              <w:t>0/1</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685F1724" w14:textId="77777777" w:rsidR="00E36F0E" w:rsidRPr="0085174C" w:rsidRDefault="00393DC0" w:rsidP="00E36F0E">
            <w:pPr>
              <w:rPr>
                <w:rFonts w:cs="Arial"/>
                <w:color w:val="000000"/>
              </w:rPr>
            </w:pPr>
            <w:r w:rsidRPr="0085174C">
              <w:rPr>
                <w:rFonts w:cs="Arial"/>
                <w:color w:val="000000"/>
              </w:rPr>
              <w:t>3 digits MNC or 2 digits MNC</w:t>
            </w:r>
          </w:p>
        </w:tc>
      </w:tr>
      <w:tr w:rsidR="00E36F0E" w:rsidRPr="0085174C" w14:paraId="71A091F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64C76AB" w14:textId="77777777" w:rsidR="00E36F0E" w:rsidRPr="0085174C" w:rsidRDefault="00393DC0" w:rsidP="00E36F0E">
            <w:pPr>
              <w:jc w:val="center"/>
              <w:rPr>
                <w:rFonts w:cs="Arial"/>
              </w:rPr>
            </w:pPr>
            <w:r w:rsidRPr="0085174C">
              <w:rPr>
                <w:rFonts w:cs="Arial"/>
              </w:rPr>
              <w:t>R</w:t>
            </w: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6E717927" w14:textId="77777777" w:rsidR="00E36F0E" w:rsidRPr="0085174C" w:rsidRDefault="00393DC0" w:rsidP="00E36F0E">
            <w:pPr>
              <w:rPr>
                <w:rFonts w:cs="Arial"/>
              </w:rPr>
            </w:pPr>
            <w:r w:rsidRPr="0085174C">
              <w:rPr>
                <w:rFonts w:cs="Arial"/>
              </w:rPr>
              <w:t>CellularNwType</w:t>
            </w: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1241B0E7" w14:textId="77777777" w:rsidR="00E36F0E" w:rsidRPr="0085174C" w:rsidRDefault="00393DC0" w:rsidP="00E36F0E">
            <w:pPr>
              <w:rPr>
                <w:rFonts w:cs="Arial"/>
              </w:rPr>
            </w:pPr>
            <w:r w:rsidRPr="0085174C">
              <w:rPr>
                <w:rFonts w:cs="Arial"/>
              </w:rPr>
              <w:t>Enum</w:t>
            </w: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7D2C3866" w14:textId="77777777" w:rsidR="00E36F0E" w:rsidRPr="0085174C" w:rsidRDefault="00393DC0" w:rsidP="00E36F0E">
            <w:pPr>
              <w:rPr>
                <w:rFonts w:cs="Arial"/>
              </w:rPr>
            </w:pPr>
            <w:r w:rsidRPr="0085174C">
              <w:rPr>
                <w:rFonts w:cs="Arial"/>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247CA0E2" w14:textId="77777777" w:rsidR="00E36F0E" w:rsidRPr="0085174C" w:rsidRDefault="00393DC0" w:rsidP="00E36F0E">
            <w:pPr>
              <w:rPr>
                <w:rFonts w:cs="Arial"/>
              </w:rPr>
            </w:pPr>
            <w:r w:rsidRPr="0085174C">
              <w:rPr>
                <w:rFonts w:cs="Arial"/>
              </w:rPr>
              <w:t>-</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5C34D372" w14:textId="77777777" w:rsidR="00E36F0E" w:rsidRPr="0085174C" w:rsidRDefault="00393DC0" w:rsidP="00E36F0E">
            <w:pPr>
              <w:rPr>
                <w:rFonts w:cs="Arial"/>
                <w:color w:val="000000"/>
              </w:rPr>
            </w:pPr>
            <w:r w:rsidRPr="0085174C">
              <w:rPr>
                <w:rFonts w:cs="Arial"/>
                <w:color w:val="000000"/>
              </w:rPr>
              <w:t>Cellular Network Type</w:t>
            </w:r>
          </w:p>
        </w:tc>
      </w:tr>
      <w:tr w:rsidR="00E36F0E" w:rsidRPr="0085174C" w14:paraId="55E911C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80D34A8"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6DA9EF37"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2B4AF72F"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75F9969F" w14:textId="77777777" w:rsidR="00E36F0E" w:rsidRPr="0085174C" w:rsidRDefault="00393DC0" w:rsidP="00E36F0E">
            <w:pPr>
              <w:rPr>
                <w:rFonts w:cs="Arial"/>
                <w:color w:val="000000"/>
              </w:rPr>
            </w:pPr>
            <w:r w:rsidRPr="0085174C">
              <w:rPr>
                <w:rFonts w:cs="Arial"/>
                <w:color w:val="000000"/>
              </w:rPr>
              <w:t>NO_NW_TYPE</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031435B8" w14:textId="77777777" w:rsidR="00E36F0E" w:rsidRPr="0085174C" w:rsidRDefault="00393DC0" w:rsidP="00E36F0E">
            <w:pPr>
              <w:rPr>
                <w:rFonts w:cs="Arial"/>
                <w:color w:val="000000"/>
              </w:rPr>
            </w:pPr>
            <w:r w:rsidRPr="0085174C">
              <w:rPr>
                <w:rFonts w:cs="Arial"/>
                <w:color w:val="000000"/>
              </w:rPr>
              <w:t>0x0</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395D934F" w14:textId="77777777" w:rsidR="00E36F0E" w:rsidRPr="0085174C" w:rsidRDefault="00393DC0" w:rsidP="00E36F0E">
            <w:pPr>
              <w:rPr>
                <w:rFonts w:cs="Arial"/>
                <w:color w:val="000000"/>
              </w:rPr>
            </w:pPr>
            <w:r w:rsidRPr="0085174C">
              <w:rPr>
                <w:rFonts w:cs="Arial"/>
                <w:color w:val="000000"/>
              </w:rPr>
              <w:t>No network service</w:t>
            </w:r>
          </w:p>
        </w:tc>
      </w:tr>
      <w:tr w:rsidR="00E36F0E" w:rsidRPr="0085174C" w14:paraId="4016BE7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95B9BC3"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7A7388F0"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3D595E1E"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287C735A" w14:textId="77777777" w:rsidR="00E36F0E" w:rsidRPr="0085174C" w:rsidRDefault="00393DC0" w:rsidP="00E36F0E">
            <w:pPr>
              <w:rPr>
                <w:rFonts w:cs="Arial"/>
                <w:color w:val="000000"/>
              </w:rPr>
            </w:pPr>
            <w:r w:rsidRPr="0085174C">
              <w:rPr>
                <w:rFonts w:cs="Arial"/>
                <w:color w:val="000000"/>
              </w:rPr>
              <w:t>GSM_NW</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4961FDFD" w14:textId="77777777" w:rsidR="00E36F0E" w:rsidRPr="0085174C" w:rsidRDefault="00393DC0" w:rsidP="00E36F0E">
            <w:pPr>
              <w:rPr>
                <w:rFonts w:cs="Arial"/>
                <w:color w:val="000000"/>
              </w:rPr>
            </w:pPr>
            <w:r w:rsidRPr="0085174C">
              <w:rPr>
                <w:rFonts w:cs="Arial"/>
                <w:color w:val="000000"/>
              </w:rPr>
              <w:t>0x1</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4F59B8E3" w14:textId="77777777" w:rsidR="00E36F0E" w:rsidRPr="0085174C" w:rsidRDefault="00393DC0" w:rsidP="00E36F0E">
            <w:pPr>
              <w:rPr>
                <w:rFonts w:cs="Arial"/>
                <w:color w:val="000000"/>
              </w:rPr>
            </w:pPr>
            <w:r w:rsidRPr="0085174C">
              <w:rPr>
                <w:rFonts w:cs="Arial"/>
                <w:color w:val="000000"/>
              </w:rPr>
              <w:t>GSM</w:t>
            </w:r>
          </w:p>
        </w:tc>
      </w:tr>
      <w:tr w:rsidR="00E36F0E" w:rsidRPr="0085174C" w14:paraId="38BBD49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395F1E9"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6A6E5C32"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26D3E13A"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2974399A" w14:textId="77777777" w:rsidR="00E36F0E" w:rsidRPr="0085174C" w:rsidRDefault="00393DC0" w:rsidP="00E36F0E">
            <w:pPr>
              <w:rPr>
                <w:rFonts w:cs="Arial"/>
                <w:color w:val="000000"/>
              </w:rPr>
            </w:pPr>
            <w:r w:rsidRPr="0085174C">
              <w:rPr>
                <w:rFonts w:cs="Arial"/>
                <w:color w:val="000000"/>
              </w:rPr>
              <w:t>UMTS_NW</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AD28004" w14:textId="77777777" w:rsidR="00E36F0E" w:rsidRPr="0085174C" w:rsidRDefault="00393DC0" w:rsidP="00E36F0E">
            <w:pPr>
              <w:rPr>
                <w:rFonts w:cs="Arial"/>
                <w:color w:val="000000"/>
              </w:rPr>
            </w:pPr>
            <w:r w:rsidRPr="0085174C">
              <w:rPr>
                <w:rFonts w:cs="Arial"/>
                <w:color w:val="000000"/>
              </w:rPr>
              <w:t>0x2</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288606B3" w14:textId="77777777" w:rsidR="00E36F0E" w:rsidRPr="0085174C" w:rsidRDefault="00393DC0" w:rsidP="00E36F0E">
            <w:pPr>
              <w:rPr>
                <w:rFonts w:cs="Arial"/>
                <w:color w:val="000000"/>
              </w:rPr>
            </w:pPr>
            <w:r w:rsidRPr="0085174C">
              <w:rPr>
                <w:rFonts w:cs="Arial"/>
                <w:color w:val="000000"/>
              </w:rPr>
              <w:t>UMTS</w:t>
            </w:r>
          </w:p>
        </w:tc>
      </w:tr>
      <w:tr w:rsidR="00E36F0E" w:rsidRPr="0085174C" w14:paraId="44082FD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8D6D330"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04708C5E"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6CC5A0E7"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74BAA4F1" w14:textId="77777777" w:rsidR="00E36F0E" w:rsidRPr="0085174C" w:rsidRDefault="00393DC0" w:rsidP="00E36F0E">
            <w:pPr>
              <w:rPr>
                <w:rFonts w:cs="Arial"/>
                <w:color w:val="000000"/>
              </w:rPr>
            </w:pPr>
            <w:r w:rsidRPr="0085174C">
              <w:rPr>
                <w:rFonts w:cs="Arial"/>
                <w:color w:val="000000"/>
              </w:rPr>
              <w:t>LTE_NW</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3756A876" w14:textId="77777777" w:rsidR="00E36F0E" w:rsidRPr="0085174C" w:rsidRDefault="00393DC0" w:rsidP="00E36F0E">
            <w:pPr>
              <w:rPr>
                <w:rFonts w:cs="Arial"/>
                <w:color w:val="000000"/>
              </w:rPr>
            </w:pPr>
            <w:r w:rsidRPr="0085174C">
              <w:rPr>
                <w:rFonts w:cs="Arial"/>
                <w:color w:val="000000"/>
              </w:rPr>
              <w:t>0x4</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12899AE6" w14:textId="77777777" w:rsidR="00E36F0E" w:rsidRPr="0085174C" w:rsidRDefault="00393DC0" w:rsidP="00E36F0E">
            <w:pPr>
              <w:rPr>
                <w:rFonts w:cs="Arial"/>
                <w:color w:val="000000"/>
              </w:rPr>
            </w:pPr>
            <w:r w:rsidRPr="0085174C">
              <w:rPr>
                <w:rFonts w:cs="Arial"/>
                <w:color w:val="000000"/>
              </w:rPr>
              <w:t>LTE</w:t>
            </w:r>
          </w:p>
        </w:tc>
      </w:tr>
      <w:tr w:rsidR="00E36F0E" w:rsidRPr="0085174C" w14:paraId="53EE92C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9200D1F" w14:textId="77777777" w:rsidR="00E36F0E" w:rsidRPr="0085174C" w:rsidRDefault="00393DC0" w:rsidP="00E36F0E">
            <w:pPr>
              <w:jc w:val="center"/>
              <w:rPr>
                <w:rFonts w:cs="Arial"/>
              </w:rPr>
            </w:pPr>
            <w:r w:rsidRPr="0085174C">
              <w:rPr>
                <w:rFonts w:cs="Arial"/>
              </w:rPr>
              <w:t>R</w:t>
            </w: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2DA412B7" w14:textId="77777777" w:rsidR="00E36F0E" w:rsidRPr="0085174C" w:rsidRDefault="00393DC0" w:rsidP="00E36F0E">
            <w:pPr>
              <w:rPr>
                <w:rFonts w:cs="Arial"/>
              </w:rPr>
            </w:pPr>
            <w:r w:rsidRPr="0085174C">
              <w:rPr>
                <w:rFonts w:cs="Arial"/>
              </w:rPr>
              <w:t>CellularRatType</w:t>
            </w: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0A6EAFA8" w14:textId="77777777" w:rsidR="00E36F0E" w:rsidRPr="0085174C" w:rsidRDefault="00393DC0" w:rsidP="00E36F0E">
            <w:pPr>
              <w:rPr>
                <w:rFonts w:cs="Arial"/>
              </w:rPr>
            </w:pPr>
            <w:r w:rsidRPr="0085174C">
              <w:rPr>
                <w:rFonts w:cs="Arial"/>
              </w:rPr>
              <w:t>Enum</w:t>
            </w: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535563D9" w14:textId="77777777" w:rsidR="00E36F0E" w:rsidRPr="0085174C" w:rsidRDefault="00393DC0" w:rsidP="00E36F0E">
            <w:pPr>
              <w:rPr>
                <w:rFonts w:cs="Arial"/>
              </w:rPr>
            </w:pPr>
            <w:r w:rsidRPr="0085174C">
              <w:rPr>
                <w:rFonts w:cs="Arial"/>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0DE44EEE" w14:textId="77777777" w:rsidR="00E36F0E" w:rsidRPr="0085174C" w:rsidRDefault="00393DC0" w:rsidP="00E36F0E">
            <w:pPr>
              <w:rPr>
                <w:rFonts w:cs="Arial"/>
              </w:rPr>
            </w:pPr>
            <w:r w:rsidRPr="0085174C">
              <w:rPr>
                <w:rFonts w:cs="Arial"/>
              </w:rPr>
              <w:t>-</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0AB4C4CD" w14:textId="77777777" w:rsidR="00E36F0E" w:rsidRPr="0085174C" w:rsidRDefault="00393DC0" w:rsidP="00E36F0E">
            <w:pPr>
              <w:rPr>
                <w:rFonts w:cs="Arial"/>
                <w:color w:val="000000"/>
              </w:rPr>
            </w:pPr>
            <w:r w:rsidRPr="0085174C">
              <w:rPr>
                <w:rFonts w:cs="Arial"/>
                <w:color w:val="000000"/>
              </w:rPr>
              <w:t>Cellular RAT Type</w:t>
            </w:r>
          </w:p>
        </w:tc>
      </w:tr>
      <w:tr w:rsidR="00E36F0E" w:rsidRPr="0085174C" w14:paraId="1E1C952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28115B7"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2D2ABCE9"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5B9E0FA9"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59CBAF25" w14:textId="77777777" w:rsidR="00E36F0E" w:rsidRPr="0085174C" w:rsidRDefault="00393DC0" w:rsidP="00E36F0E">
            <w:pPr>
              <w:rPr>
                <w:rFonts w:cs="Arial"/>
                <w:color w:val="000000"/>
              </w:rPr>
            </w:pPr>
            <w:r w:rsidRPr="0085174C">
              <w:rPr>
                <w:rFonts w:cs="Arial"/>
                <w:color w:val="000000"/>
              </w:rPr>
              <w:t>NO_NW</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760AF5BB" w14:textId="77777777" w:rsidR="00E36F0E" w:rsidRPr="0085174C" w:rsidRDefault="00393DC0" w:rsidP="00E36F0E">
            <w:pPr>
              <w:rPr>
                <w:rFonts w:cs="Arial"/>
                <w:color w:val="000000"/>
              </w:rPr>
            </w:pPr>
            <w:r w:rsidRPr="0085174C">
              <w:rPr>
                <w:rFonts w:cs="Arial"/>
                <w:color w:val="000000"/>
              </w:rPr>
              <w:t>0x0</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1D81F83A" w14:textId="77777777" w:rsidR="00E36F0E" w:rsidRPr="0085174C" w:rsidRDefault="00393DC0" w:rsidP="00E36F0E">
            <w:pPr>
              <w:rPr>
                <w:rFonts w:cs="Arial"/>
                <w:color w:val="000000"/>
              </w:rPr>
            </w:pPr>
            <w:r w:rsidRPr="0085174C">
              <w:rPr>
                <w:rFonts w:cs="Arial"/>
                <w:color w:val="000000"/>
              </w:rPr>
              <w:t>No network available</w:t>
            </w:r>
          </w:p>
        </w:tc>
      </w:tr>
      <w:tr w:rsidR="00E36F0E" w:rsidRPr="0085174C" w14:paraId="7ACB27A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991AE1D"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74D15EEE"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1F33CCD8"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21464207" w14:textId="77777777" w:rsidR="00E36F0E" w:rsidRPr="0085174C" w:rsidRDefault="00393DC0" w:rsidP="00E36F0E">
            <w:pPr>
              <w:rPr>
                <w:rFonts w:cs="Arial"/>
                <w:color w:val="000000"/>
              </w:rPr>
            </w:pPr>
            <w:r w:rsidRPr="0085174C">
              <w:rPr>
                <w:rFonts w:cs="Arial"/>
                <w:color w:val="000000"/>
              </w:rPr>
              <w:t>GSM</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1F5FCBEE" w14:textId="77777777" w:rsidR="00E36F0E" w:rsidRPr="0085174C" w:rsidRDefault="00393DC0" w:rsidP="00E36F0E">
            <w:pPr>
              <w:rPr>
                <w:rFonts w:cs="Arial"/>
                <w:color w:val="000000"/>
              </w:rPr>
            </w:pPr>
            <w:r w:rsidRPr="0085174C">
              <w:rPr>
                <w:rFonts w:cs="Arial"/>
                <w:color w:val="000000"/>
              </w:rPr>
              <w:t>0x1</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391F2495" w14:textId="77777777" w:rsidR="00E36F0E" w:rsidRPr="0085174C" w:rsidRDefault="00393DC0" w:rsidP="00E36F0E">
            <w:pPr>
              <w:rPr>
                <w:rFonts w:cs="Arial"/>
                <w:color w:val="000000"/>
              </w:rPr>
            </w:pPr>
            <w:r w:rsidRPr="0085174C">
              <w:rPr>
                <w:rFonts w:cs="Arial"/>
                <w:color w:val="000000"/>
              </w:rPr>
              <w:t>GSM</w:t>
            </w:r>
          </w:p>
        </w:tc>
      </w:tr>
      <w:tr w:rsidR="00E36F0E" w:rsidRPr="0085174C" w14:paraId="399AF5B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EBDA628"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2C9C410C"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01782E26"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7A8F1189" w14:textId="77777777" w:rsidR="00E36F0E" w:rsidRPr="0085174C" w:rsidRDefault="00393DC0" w:rsidP="00E36F0E">
            <w:pPr>
              <w:rPr>
                <w:rFonts w:cs="Arial"/>
                <w:color w:val="000000"/>
              </w:rPr>
            </w:pPr>
            <w:r w:rsidRPr="0085174C">
              <w:rPr>
                <w:rFonts w:cs="Arial"/>
                <w:color w:val="000000"/>
              </w:rPr>
              <w:t>GPRS</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5DA0BBA4" w14:textId="77777777" w:rsidR="00E36F0E" w:rsidRPr="0085174C" w:rsidRDefault="00393DC0" w:rsidP="00E36F0E">
            <w:pPr>
              <w:rPr>
                <w:rFonts w:cs="Arial"/>
                <w:color w:val="000000"/>
              </w:rPr>
            </w:pPr>
            <w:r w:rsidRPr="0085174C">
              <w:rPr>
                <w:rFonts w:cs="Arial"/>
                <w:color w:val="000000"/>
              </w:rPr>
              <w:t>0x2</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7A4B6628" w14:textId="77777777" w:rsidR="00E36F0E" w:rsidRPr="0085174C" w:rsidRDefault="00393DC0" w:rsidP="00E36F0E">
            <w:pPr>
              <w:rPr>
                <w:rFonts w:cs="Arial"/>
                <w:color w:val="000000"/>
              </w:rPr>
            </w:pPr>
            <w:r w:rsidRPr="0085174C">
              <w:rPr>
                <w:rFonts w:cs="Arial"/>
                <w:color w:val="000000"/>
              </w:rPr>
              <w:t>GPRS</w:t>
            </w:r>
          </w:p>
        </w:tc>
      </w:tr>
      <w:tr w:rsidR="00E36F0E" w:rsidRPr="0085174C" w14:paraId="545C978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8D1E1AD"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76CB5C0C"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72972D05"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2CA711FA" w14:textId="77777777" w:rsidR="00E36F0E" w:rsidRPr="0085174C" w:rsidRDefault="00393DC0" w:rsidP="00E36F0E">
            <w:pPr>
              <w:rPr>
                <w:rFonts w:cs="Arial"/>
                <w:color w:val="000000"/>
              </w:rPr>
            </w:pPr>
            <w:r w:rsidRPr="0085174C">
              <w:rPr>
                <w:rFonts w:cs="Arial"/>
                <w:color w:val="000000"/>
              </w:rPr>
              <w:t>EDGE</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206972B9" w14:textId="77777777" w:rsidR="00E36F0E" w:rsidRPr="0085174C" w:rsidRDefault="00393DC0" w:rsidP="00E36F0E">
            <w:pPr>
              <w:rPr>
                <w:rFonts w:cs="Arial"/>
                <w:color w:val="000000"/>
              </w:rPr>
            </w:pPr>
            <w:r w:rsidRPr="0085174C">
              <w:rPr>
                <w:rFonts w:cs="Arial"/>
                <w:color w:val="000000"/>
              </w:rPr>
              <w:t>0x3</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0862E0F4" w14:textId="77777777" w:rsidR="00E36F0E" w:rsidRPr="0085174C" w:rsidRDefault="00393DC0" w:rsidP="00E36F0E">
            <w:pPr>
              <w:rPr>
                <w:rFonts w:cs="Arial"/>
                <w:color w:val="000000"/>
              </w:rPr>
            </w:pPr>
            <w:r w:rsidRPr="0085174C">
              <w:rPr>
                <w:rFonts w:cs="Arial"/>
                <w:color w:val="000000"/>
              </w:rPr>
              <w:t>EDGE</w:t>
            </w:r>
          </w:p>
        </w:tc>
      </w:tr>
      <w:tr w:rsidR="00E36F0E" w:rsidRPr="0085174C" w14:paraId="7D86422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F2DFA4B"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21E810CD"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5ED93E32"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4F33E712" w14:textId="77777777" w:rsidR="00E36F0E" w:rsidRPr="0085174C" w:rsidRDefault="00393DC0" w:rsidP="00E36F0E">
            <w:pPr>
              <w:rPr>
                <w:rFonts w:cs="Arial"/>
                <w:color w:val="000000"/>
              </w:rPr>
            </w:pPr>
            <w:r w:rsidRPr="0085174C">
              <w:rPr>
                <w:rFonts w:cs="Arial"/>
                <w:color w:val="000000"/>
              </w:rPr>
              <w:t>UMTS</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15346E64" w14:textId="77777777" w:rsidR="00E36F0E" w:rsidRPr="0085174C" w:rsidRDefault="00393DC0" w:rsidP="00E36F0E">
            <w:pPr>
              <w:rPr>
                <w:rFonts w:cs="Arial"/>
                <w:color w:val="000000"/>
              </w:rPr>
            </w:pPr>
            <w:r w:rsidRPr="0085174C">
              <w:rPr>
                <w:rFonts w:cs="Arial"/>
                <w:color w:val="000000"/>
              </w:rPr>
              <w:t>0x4</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177BA56F" w14:textId="77777777" w:rsidR="00E36F0E" w:rsidRPr="0085174C" w:rsidRDefault="00393DC0" w:rsidP="00E36F0E">
            <w:pPr>
              <w:rPr>
                <w:rFonts w:cs="Arial"/>
                <w:color w:val="000000"/>
              </w:rPr>
            </w:pPr>
            <w:r w:rsidRPr="0085174C">
              <w:rPr>
                <w:rFonts w:cs="Arial"/>
                <w:color w:val="000000"/>
              </w:rPr>
              <w:t>UMTS</w:t>
            </w:r>
          </w:p>
        </w:tc>
      </w:tr>
      <w:tr w:rsidR="00E36F0E" w:rsidRPr="0085174C" w14:paraId="23815DF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2A4C02A"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256CD79D"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5B985908"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7E9C6E2E" w14:textId="77777777" w:rsidR="00E36F0E" w:rsidRPr="0085174C" w:rsidRDefault="00393DC0" w:rsidP="00E36F0E">
            <w:pPr>
              <w:rPr>
                <w:rFonts w:cs="Arial"/>
                <w:color w:val="000000"/>
              </w:rPr>
            </w:pPr>
            <w:r w:rsidRPr="0085174C">
              <w:rPr>
                <w:rFonts w:cs="Arial"/>
                <w:color w:val="000000"/>
              </w:rPr>
              <w:t>HSPA_P</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523BD897" w14:textId="77777777" w:rsidR="00E36F0E" w:rsidRPr="0085174C" w:rsidRDefault="00393DC0" w:rsidP="00E36F0E">
            <w:pPr>
              <w:rPr>
                <w:rFonts w:cs="Arial"/>
                <w:color w:val="000000"/>
              </w:rPr>
            </w:pPr>
            <w:r w:rsidRPr="0085174C">
              <w:rPr>
                <w:rFonts w:cs="Arial"/>
                <w:color w:val="000000"/>
              </w:rPr>
              <w:t>0x5</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5CF0F8B0" w14:textId="77777777" w:rsidR="00E36F0E" w:rsidRPr="0085174C" w:rsidRDefault="00393DC0" w:rsidP="00E36F0E">
            <w:pPr>
              <w:rPr>
                <w:rFonts w:cs="Arial"/>
                <w:color w:val="000000"/>
              </w:rPr>
            </w:pPr>
            <w:r w:rsidRPr="0085174C">
              <w:rPr>
                <w:rFonts w:cs="Arial"/>
                <w:color w:val="000000"/>
              </w:rPr>
              <w:t>HSPA and HSPA+</w:t>
            </w:r>
          </w:p>
        </w:tc>
      </w:tr>
      <w:tr w:rsidR="00E36F0E" w:rsidRPr="0085174C" w14:paraId="3943663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4FF9BE3"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4D0C194C"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64335D89"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21984450" w14:textId="77777777" w:rsidR="00E36F0E" w:rsidRPr="0085174C" w:rsidRDefault="00393DC0" w:rsidP="00E36F0E">
            <w:pPr>
              <w:rPr>
                <w:rFonts w:cs="Arial"/>
                <w:color w:val="000000"/>
              </w:rPr>
            </w:pPr>
            <w:r w:rsidRPr="0085174C">
              <w:rPr>
                <w:rFonts w:cs="Arial"/>
                <w:color w:val="000000"/>
              </w:rPr>
              <w:t>LTE</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98167FC" w14:textId="77777777" w:rsidR="00E36F0E" w:rsidRPr="0085174C" w:rsidRDefault="00393DC0" w:rsidP="00E36F0E">
            <w:pPr>
              <w:rPr>
                <w:rFonts w:cs="Arial"/>
                <w:color w:val="000000"/>
              </w:rPr>
            </w:pPr>
            <w:r w:rsidRPr="0085174C">
              <w:rPr>
                <w:rFonts w:cs="Arial"/>
                <w:color w:val="000000"/>
              </w:rPr>
              <w:t>0x6</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247F0DDC" w14:textId="77777777" w:rsidR="00E36F0E" w:rsidRPr="0085174C" w:rsidRDefault="00393DC0" w:rsidP="00E36F0E">
            <w:pPr>
              <w:rPr>
                <w:rFonts w:cs="Arial"/>
                <w:color w:val="000000"/>
              </w:rPr>
            </w:pPr>
            <w:r w:rsidRPr="0085174C">
              <w:rPr>
                <w:rFonts w:cs="Arial"/>
                <w:color w:val="000000"/>
              </w:rPr>
              <w:t>LTE</w:t>
            </w:r>
          </w:p>
        </w:tc>
      </w:tr>
      <w:tr w:rsidR="00E36F0E" w:rsidRPr="0085174C" w14:paraId="593463B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9B46B9F" w14:textId="77777777" w:rsidR="00E36F0E" w:rsidRPr="0085174C" w:rsidRDefault="00393DC0" w:rsidP="00E36F0E">
            <w:pPr>
              <w:jc w:val="center"/>
              <w:rPr>
                <w:rFonts w:cs="Arial"/>
              </w:rPr>
            </w:pPr>
            <w:r w:rsidRPr="0085174C">
              <w:rPr>
                <w:rFonts w:cs="Arial"/>
              </w:rPr>
              <w:t>R</w:t>
            </w: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49919C56" w14:textId="77777777" w:rsidR="00E36F0E" w:rsidRPr="0085174C" w:rsidRDefault="00393DC0" w:rsidP="00E36F0E">
            <w:pPr>
              <w:rPr>
                <w:rFonts w:cs="Arial"/>
              </w:rPr>
            </w:pPr>
            <w:r w:rsidRPr="0085174C">
              <w:rPr>
                <w:rFonts w:cs="Arial"/>
              </w:rPr>
              <w:t>signalStrength</w:t>
            </w: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72276675" w14:textId="77777777" w:rsidR="00E36F0E" w:rsidRPr="0085174C" w:rsidRDefault="00393DC0" w:rsidP="00E36F0E">
            <w:pPr>
              <w:rPr>
                <w:rFonts w:cs="Arial"/>
              </w:rPr>
            </w:pPr>
            <w:r w:rsidRPr="0085174C">
              <w:rPr>
                <w:rFonts w:cs="Arial"/>
              </w:rPr>
              <w:t>Int32</w:t>
            </w: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6C9280D3" w14:textId="77777777" w:rsidR="00E36F0E" w:rsidRPr="0085174C" w:rsidRDefault="00393DC0" w:rsidP="00E36F0E">
            <w:pPr>
              <w:rPr>
                <w:rFonts w:cs="Arial"/>
                <w:color w:val="000000"/>
              </w:rPr>
            </w:pPr>
            <w:r w:rsidRPr="0085174C">
              <w:rPr>
                <w:rFonts w:cs="Arial"/>
                <w:color w:val="000000"/>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4B651543" w14:textId="77777777" w:rsidR="00E36F0E" w:rsidRPr="0085174C" w:rsidRDefault="00393DC0" w:rsidP="00E36F0E">
            <w:pPr>
              <w:rPr>
                <w:rFonts w:cs="Arial"/>
                <w:color w:val="000000"/>
              </w:rPr>
            </w:pPr>
            <w:r w:rsidRPr="0085174C">
              <w:rPr>
                <w:rFonts w:cs="Arial"/>
                <w:color w:val="000000"/>
              </w:rPr>
              <w:t>0-4294967295</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7FED99DB" w14:textId="77777777" w:rsidR="00E36F0E" w:rsidRPr="0085174C" w:rsidRDefault="00393DC0" w:rsidP="00E36F0E">
            <w:pPr>
              <w:rPr>
                <w:rFonts w:cs="Arial"/>
                <w:color w:val="000000"/>
              </w:rPr>
            </w:pPr>
            <w:r w:rsidRPr="0085174C">
              <w:rPr>
                <w:rFonts w:cs="Arial"/>
                <w:color w:val="000000"/>
              </w:rPr>
              <w:t>Signal Strength</w:t>
            </w:r>
          </w:p>
        </w:tc>
      </w:tr>
      <w:tr w:rsidR="00E36F0E" w:rsidRPr="0085174C" w14:paraId="6419ADD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9E13DF7" w14:textId="77777777" w:rsidR="00E36F0E" w:rsidRPr="0085174C" w:rsidRDefault="00393DC0" w:rsidP="00E36F0E">
            <w:pPr>
              <w:jc w:val="center"/>
              <w:rPr>
                <w:rFonts w:cs="Arial"/>
              </w:rPr>
            </w:pPr>
            <w:r w:rsidRPr="0085174C">
              <w:rPr>
                <w:rFonts w:cs="Arial"/>
              </w:rPr>
              <w:t>R</w:t>
            </w: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6112FD34" w14:textId="77777777" w:rsidR="00E36F0E" w:rsidRPr="0085174C" w:rsidRDefault="00393DC0" w:rsidP="00E36F0E">
            <w:pPr>
              <w:rPr>
                <w:rFonts w:cs="Arial"/>
              </w:rPr>
            </w:pPr>
            <w:r w:rsidRPr="0085174C">
              <w:rPr>
                <w:rFonts w:cs="Arial"/>
              </w:rPr>
              <w:t>CellularRegStatus</w:t>
            </w: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308890E1" w14:textId="77777777" w:rsidR="00E36F0E" w:rsidRPr="0085174C" w:rsidRDefault="00393DC0" w:rsidP="00E36F0E">
            <w:pPr>
              <w:rPr>
                <w:rFonts w:cs="Arial"/>
              </w:rPr>
            </w:pPr>
            <w:r w:rsidRPr="0085174C">
              <w:rPr>
                <w:rFonts w:cs="Arial"/>
              </w:rPr>
              <w:t>Enum</w:t>
            </w: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022ACB2E" w14:textId="77777777" w:rsidR="00E36F0E" w:rsidRPr="0085174C" w:rsidRDefault="00393DC0" w:rsidP="00E36F0E">
            <w:pPr>
              <w:rPr>
                <w:rFonts w:cs="Arial"/>
              </w:rPr>
            </w:pPr>
            <w:r w:rsidRPr="0085174C">
              <w:rPr>
                <w:rFonts w:cs="Arial"/>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3EC1431B" w14:textId="77777777" w:rsidR="00E36F0E" w:rsidRPr="0085174C" w:rsidRDefault="00393DC0" w:rsidP="00E36F0E">
            <w:pPr>
              <w:rPr>
                <w:rFonts w:cs="Arial"/>
              </w:rPr>
            </w:pPr>
            <w:r w:rsidRPr="0085174C">
              <w:rPr>
                <w:rFonts w:cs="Arial"/>
              </w:rPr>
              <w:t>-</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173840C6" w14:textId="77777777" w:rsidR="00E36F0E" w:rsidRPr="0085174C" w:rsidRDefault="00E36F0E" w:rsidP="00E36F0E">
            <w:pPr>
              <w:rPr>
                <w:rFonts w:cs="Arial"/>
                <w:color w:val="000000"/>
              </w:rPr>
            </w:pPr>
          </w:p>
        </w:tc>
      </w:tr>
      <w:tr w:rsidR="00E36F0E" w:rsidRPr="0085174C" w14:paraId="6E59074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82FF17E"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7250526D"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0E770FC5"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08A4A8E6" w14:textId="77777777" w:rsidR="00E36F0E" w:rsidRPr="0085174C" w:rsidRDefault="00393DC0" w:rsidP="00E36F0E">
            <w:pPr>
              <w:rPr>
                <w:rFonts w:cs="Arial"/>
                <w:color w:val="000000"/>
              </w:rPr>
            </w:pPr>
            <w:r w:rsidRPr="0085174C">
              <w:rPr>
                <w:rFonts w:cs="Arial"/>
                <w:color w:val="000000"/>
              </w:rPr>
              <w:t>REG_NO_SRV</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2FF0391A" w14:textId="77777777" w:rsidR="00E36F0E" w:rsidRPr="0085174C" w:rsidRDefault="00393DC0" w:rsidP="00E36F0E">
            <w:pPr>
              <w:rPr>
                <w:rFonts w:cs="Arial"/>
                <w:color w:val="000000"/>
              </w:rPr>
            </w:pPr>
            <w:r w:rsidRPr="0085174C">
              <w:rPr>
                <w:rFonts w:cs="Arial"/>
                <w:color w:val="000000"/>
              </w:rPr>
              <w:t>0x0</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2DCB611B" w14:textId="77777777" w:rsidR="00E36F0E" w:rsidRPr="0085174C" w:rsidRDefault="00393DC0" w:rsidP="00E36F0E">
            <w:pPr>
              <w:rPr>
                <w:rFonts w:cs="Arial"/>
                <w:color w:val="000000"/>
              </w:rPr>
            </w:pPr>
            <w:r w:rsidRPr="0085174C">
              <w:rPr>
                <w:rFonts w:cs="Arial"/>
                <w:color w:val="000000"/>
              </w:rPr>
              <w:t>Registered but no service</w:t>
            </w:r>
          </w:p>
        </w:tc>
      </w:tr>
      <w:tr w:rsidR="00E36F0E" w:rsidRPr="0085174C" w14:paraId="14FDF51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879DB2E"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25DA5532"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44031EB4"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46BDBA6E" w14:textId="77777777" w:rsidR="00E36F0E" w:rsidRPr="0085174C" w:rsidRDefault="00393DC0" w:rsidP="00E36F0E">
            <w:pPr>
              <w:rPr>
                <w:rFonts w:cs="Arial"/>
                <w:color w:val="000000"/>
              </w:rPr>
            </w:pPr>
            <w:r w:rsidRPr="0085174C">
              <w:rPr>
                <w:rFonts w:cs="Arial"/>
                <w:color w:val="000000"/>
              </w:rPr>
              <w:t>LIMITED_SRV</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77A5DC08" w14:textId="77777777" w:rsidR="00E36F0E" w:rsidRPr="0085174C" w:rsidRDefault="00393DC0" w:rsidP="00E36F0E">
            <w:pPr>
              <w:rPr>
                <w:rFonts w:cs="Arial"/>
                <w:color w:val="000000"/>
              </w:rPr>
            </w:pPr>
            <w:r w:rsidRPr="0085174C">
              <w:rPr>
                <w:rFonts w:cs="Arial"/>
                <w:color w:val="000000"/>
              </w:rPr>
              <w:t>0x1</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30F72973" w14:textId="77777777" w:rsidR="00E36F0E" w:rsidRPr="0085174C" w:rsidRDefault="00393DC0" w:rsidP="00E36F0E">
            <w:pPr>
              <w:rPr>
                <w:rFonts w:cs="Arial"/>
                <w:color w:val="000000"/>
              </w:rPr>
            </w:pPr>
            <w:r w:rsidRPr="0085174C">
              <w:rPr>
                <w:rFonts w:cs="Arial"/>
                <w:color w:val="000000"/>
              </w:rPr>
              <w:t>Lmited service</w:t>
            </w:r>
          </w:p>
        </w:tc>
      </w:tr>
      <w:tr w:rsidR="00E36F0E" w:rsidRPr="0085174C" w14:paraId="6438394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DAF9AA3"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04CC5D06"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2F1961C2"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7BC81A40" w14:textId="77777777" w:rsidR="00E36F0E" w:rsidRPr="0085174C" w:rsidRDefault="00393DC0" w:rsidP="00E36F0E">
            <w:pPr>
              <w:rPr>
                <w:rFonts w:cs="Arial"/>
                <w:color w:val="000000"/>
              </w:rPr>
            </w:pPr>
            <w:r w:rsidRPr="0085174C">
              <w:rPr>
                <w:rFonts w:cs="Arial"/>
                <w:color w:val="000000"/>
              </w:rPr>
              <w:t>SRV</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46A41418" w14:textId="77777777" w:rsidR="00E36F0E" w:rsidRPr="0085174C" w:rsidRDefault="00393DC0" w:rsidP="00E36F0E">
            <w:pPr>
              <w:rPr>
                <w:rFonts w:cs="Arial"/>
                <w:color w:val="000000"/>
              </w:rPr>
            </w:pPr>
            <w:r w:rsidRPr="0085174C">
              <w:rPr>
                <w:rFonts w:cs="Arial"/>
                <w:color w:val="000000"/>
              </w:rPr>
              <w:t>0x2</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1FA3A687" w14:textId="77777777" w:rsidR="00E36F0E" w:rsidRPr="0085174C" w:rsidRDefault="00393DC0" w:rsidP="00E36F0E">
            <w:pPr>
              <w:rPr>
                <w:rFonts w:cs="Arial"/>
                <w:color w:val="000000"/>
              </w:rPr>
            </w:pPr>
            <w:r w:rsidRPr="0085174C">
              <w:rPr>
                <w:rFonts w:cs="Arial"/>
                <w:color w:val="000000"/>
              </w:rPr>
              <w:t>Full service</w:t>
            </w:r>
          </w:p>
        </w:tc>
      </w:tr>
      <w:tr w:rsidR="00E36F0E" w:rsidRPr="0085174C" w14:paraId="6118239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BFAF18C" w14:textId="77777777" w:rsidR="00E36F0E" w:rsidRPr="0085174C" w:rsidRDefault="00393DC0" w:rsidP="00E36F0E">
            <w:pPr>
              <w:jc w:val="center"/>
              <w:rPr>
                <w:rFonts w:cs="Arial"/>
              </w:rPr>
            </w:pPr>
            <w:r w:rsidRPr="0085174C">
              <w:rPr>
                <w:rFonts w:cs="Arial"/>
              </w:rPr>
              <w:t>R</w:t>
            </w: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45117900" w14:textId="77777777" w:rsidR="00E36F0E" w:rsidRPr="0085174C" w:rsidRDefault="00393DC0" w:rsidP="00E36F0E">
            <w:pPr>
              <w:rPr>
                <w:rFonts w:cs="Arial"/>
              </w:rPr>
            </w:pPr>
            <w:r w:rsidRPr="0085174C">
              <w:rPr>
                <w:rFonts w:cs="Arial"/>
              </w:rPr>
              <w:t>CellularSrvStatus</w:t>
            </w: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4A5BD97B" w14:textId="77777777" w:rsidR="00E36F0E" w:rsidRPr="0085174C" w:rsidRDefault="00393DC0" w:rsidP="00E36F0E">
            <w:pPr>
              <w:rPr>
                <w:rFonts w:cs="Arial"/>
              </w:rPr>
            </w:pPr>
            <w:r w:rsidRPr="0085174C">
              <w:rPr>
                <w:rFonts w:cs="Arial"/>
              </w:rPr>
              <w:t>Enum</w:t>
            </w: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40B30D6A" w14:textId="77777777" w:rsidR="00E36F0E" w:rsidRPr="0085174C" w:rsidRDefault="00393DC0" w:rsidP="00E36F0E">
            <w:pPr>
              <w:rPr>
                <w:rFonts w:cs="Arial"/>
              </w:rPr>
            </w:pPr>
            <w:r w:rsidRPr="0085174C">
              <w:rPr>
                <w:rFonts w:cs="Arial"/>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30166B28" w14:textId="77777777" w:rsidR="00E36F0E" w:rsidRPr="0085174C" w:rsidRDefault="00393DC0" w:rsidP="00E36F0E">
            <w:pPr>
              <w:rPr>
                <w:rFonts w:cs="Arial"/>
              </w:rPr>
            </w:pPr>
            <w:r w:rsidRPr="0085174C">
              <w:rPr>
                <w:rFonts w:cs="Arial"/>
              </w:rPr>
              <w:t>-</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6719BA97" w14:textId="77777777" w:rsidR="00E36F0E" w:rsidRPr="0085174C" w:rsidRDefault="00E36F0E" w:rsidP="00E36F0E">
            <w:pPr>
              <w:rPr>
                <w:rFonts w:cs="Arial"/>
                <w:color w:val="000000"/>
              </w:rPr>
            </w:pPr>
          </w:p>
        </w:tc>
      </w:tr>
      <w:tr w:rsidR="00E36F0E" w:rsidRPr="0085174C" w14:paraId="5731AFD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61B72C2"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160E812D"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457E6933"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1D9698CE" w14:textId="77777777" w:rsidR="00E36F0E" w:rsidRPr="0085174C" w:rsidRDefault="00393DC0" w:rsidP="00E36F0E">
            <w:pPr>
              <w:rPr>
                <w:rFonts w:cs="Arial"/>
                <w:color w:val="000000"/>
              </w:rPr>
            </w:pPr>
            <w:r w:rsidRPr="0085174C">
              <w:rPr>
                <w:rFonts w:cs="Arial"/>
                <w:color w:val="000000"/>
              </w:rPr>
              <w:t>NO_SRV</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3570D10E" w14:textId="77777777" w:rsidR="00E36F0E" w:rsidRPr="0085174C" w:rsidRDefault="00393DC0" w:rsidP="00E36F0E">
            <w:pPr>
              <w:rPr>
                <w:rFonts w:cs="Arial"/>
                <w:color w:val="000000"/>
              </w:rPr>
            </w:pPr>
            <w:r w:rsidRPr="0085174C">
              <w:rPr>
                <w:rFonts w:cs="Arial"/>
                <w:color w:val="000000"/>
              </w:rPr>
              <w:t>0x0</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4410E518" w14:textId="77777777" w:rsidR="00E36F0E" w:rsidRPr="0085174C" w:rsidRDefault="00393DC0" w:rsidP="00E36F0E">
            <w:pPr>
              <w:rPr>
                <w:rFonts w:cs="Arial"/>
                <w:color w:val="000000"/>
              </w:rPr>
            </w:pPr>
            <w:r w:rsidRPr="0085174C">
              <w:rPr>
                <w:rFonts w:cs="Arial"/>
                <w:color w:val="000000"/>
              </w:rPr>
              <w:t>No service</w:t>
            </w:r>
          </w:p>
        </w:tc>
      </w:tr>
      <w:tr w:rsidR="00E36F0E" w:rsidRPr="0085174C" w14:paraId="054CEA6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833E16A"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695B6138"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71AD86A5"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291357F6" w14:textId="77777777" w:rsidR="00E36F0E" w:rsidRPr="0085174C" w:rsidRDefault="00393DC0" w:rsidP="00E36F0E">
            <w:pPr>
              <w:rPr>
                <w:rFonts w:cs="Arial"/>
                <w:color w:val="000000"/>
              </w:rPr>
            </w:pPr>
            <w:r w:rsidRPr="0085174C">
              <w:rPr>
                <w:rFonts w:cs="Arial"/>
                <w:color w:val="000000"/>
              </w:rPr>
              <w:t>CS_ONLY</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622411F" w14:textId="77777777" w:rsidR="00E36F0E" w:rsidRPr="0085174C" w:rsidRDefault="00393DC0" w:rsidP="00E36F0E">
            <w:pPr>
              <w:rPr>
                <w:rFonts w:cs="Arial"/>
                <w:color w:val="000000"/>
              </w:rPr>
            </w:pPr>
            <w:r w:rsidRPr="0085174C">
              <w:rPr>
                <w:rFonts w:cs="Arial"/>
                <w:color w:val="000000"/>
              </w:rPr>
              <w:t>0x1</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4B292A69" w14:textId="77777777" w:rsidR="00E36F0E" w:rsidRPr="0085174C" w:rsidRDefault="00393DC0" w:rsidP="00E36F0E">
            <w:pPr>
              <w:rPr>
                <w:rFonts w:cs="Arial"/>
                <w:color w:val="000000"/>
              </w:rPr>
            </w:pPr>
            <w:r w:rsidRPr="0085174C">
              <w:rPr>
                <w:rFonts w:cs="Arial"/>
                <w:color w:val="000000"/>
              </w:rPr>
              <w:t>CS only</w:t>
            </w:r>
          </w:p>
        </w:tc>
      </w:tr>
      <w:tr w:rsidR="00E36F0E" w:rsidRPr="0085174C" w14:paraId="5E227F7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2C9D067"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434CEED6"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79736579"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5B08DC13" w14:textId="77777777" w:rsidR="00E36F0E" w:rsidRPr="0085174C" w:rsidRDefault="00393DC0" w:rsidP="00E36F0E">
            <w:pPr>
              <w:rPr>
                <w:rFonts w:cs="Arial"/>
                <w:color w:val="000000"/>
              </w:rPr>
            </w:pPr>
            <w:r w:rsidRPr="0085174C">
              <w:rPr>
                <w:rFonts w:cs="Arial"/>
                <w:color w:val="000000"/>
              </w:rPr>
              <w:t>PS_ONLY</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7DEFAE53" w14:textId="77777777" w:rsidR="00E36F0E" w:rsidRPr="0085174C" w:rsidRDefault="00393DC0" w:rsidP="00E36F0E">
            <w:pPr>
              <w:rPr>
                <w:rFonts w:cs="Arial"/>
                <w:color w:val="000000"/>
              </w:rPr>
            </w:pPr>
            <w:r w:rsidRPr="0085174C">
              <w:rPr>
                <w:rFonts w:cs="Arial"/>
                <w:color w:val="000000"/>
              </w:rPr>
              <w:t>0x2</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6EFF95CB" w14:textId="77777777" w:rsidR="00E36F0E" w:rsidRPr="0085174C" w:rsidRDefault="00393DC0" w:rsidP="00E36F0E">
            <w:pPr>
              <w:rPr>
                <w:rFonts w:cs="Arial"/>
                <w:color w:val="000000"/>
              </w:rPr>
            </w:pPr>
            <w:r w:rsidRPr="0085174C">
              <w:rPr>
                <w:rFonts w:cs="Arial"/>
                <w:color w:val="000000"/>
              </w:rPr>
              <w:t>PS only</w:t>
            </w:r>
          </w:p>
        </w:tc>
      </w:tr>
      <w:tr w:rsidR="00E36F0E" w:rsidRPr="0085174C" w14:paraId="6215931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C80AF4D"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1FD20A38"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57DED9E3"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1B59C79D" w14:textId="77777777" w:rsidR="00E36F0E" w:rsidRPr="0085174C" w:rsidRDefault="00393DC0" w:rsidP="00E36F0E">
            <w:pPr>
              <w:rPr>
                <w:rFonts w:cs="Arial"/>
                <w:color w:val="000000"/>
              </w:rPr>
            </w:pPr>
            <w:r w:rsidRPr="0085174C">
              <w:rPr>
                <w:rFonts w:cs="Arial"/>
                <w:color w:val="000000"/>
              </w:rPr>
              <w:t>CS_PS</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5E4B85F5" w14:textId="77777777" w:rsidR="00E36F0E" w:rsidRPr="0085174C" w:rsidRDefault="00393DC0" w:rsidP="00E36F0E">
            <w:pPr>
              <w:rPr>
                <w:rFonts w:cs="Arial"/>
                <w:color w:val="000000"/>
              </w:rPr>
            </w:pPr>
            <w:r w:rsidRPr="0085174C">
              <w:rPr>
                <w:rFonts w:cs="Arial"/>
                <w:color w:val="000000"/>
              </w:rPr>
              <w:t>0x3</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125F037D" w14:textId="77777777" w:rsidR="00E36F0E" w:rsidRPr="0085174C" w:rsidRDefault="00393DC0" w:rsidP="00E36F0E">
            <w:pPr>
              <w:rPr>
                <w:rFonts w:cs="Arial"/>
                <w:color w:val="000000"/>
              </w:rPr>
            </w:pPr>
            <w:r w:rsidRPr="0085174C">
              <w:rPr>
                <w:rFonts w:cs="Arial"/>
                <w:color w:val="000000"/>
              </w:rPr>
              <w:t>CS and PS</w:t>
            </w:r>
          </w:p>
        </w:tc>
      </w:tr>
      <w:tr w:rsidR="00E36F0E" w:rsidRPr="0085174C" w14:paraId="77ECEFD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0B8105F" w14:textId="77777777" w:rsidR="00E36F0E" w:rsidRPr="0085174C" w:rsidRDefault="00393DC0" w:rsidP="00E36F0E">
            <w:pPr>
              <w:jc w:val="center"/>
              <w:rPr>
                <w:rFonts w:cs="Arial"/>
              </w:rPr>
            </w:pPr>
            <w:r w:rsidRPr="0085174C">
              <w:rPr>
                <w:rFonts w:cs="Arial"/>
              </w:rPr>
              <w:t>R</w:t>
            </w: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60590FDC" w14:textId="77777777" w:rsidR="00E36F0E" w:rsidRPr="0085174C" w:rsidRDefault="00393DC0" w:rsidP="00E36F0E">
            <w:pPr>
              <w:rPr>
                <w:rFonts w:cs="Arial"/>
              </w:rPr>
            </w:pPr>
            <w:r w:rsidRPr="0085174C">
              <w:rPr>
                <w:rFonts w:cs="Arial"/>
              </w:rPr>
              <w:t>CellularPwrStatus</w:t>
            </w: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53C254CB" w14:textId="77777777" w:rsidR="00E36F0E" w:rsidRPr="0085174C" w:rsidRDefault="00393DC0" w:rsidP="00E36F0E">
            <w:pPr>
              <w:rPr>
                <w:rFonts w:cs="Arial"/>
              </w:rPr>
            </w:pPr>
            <w:r w:rsidRPr="0085174C">
              <w:rPr>
                <w:rFonts w:cs="Arial"/>
              </w:rPr>
              <w:t>Enum</w:t>
            </w: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613BE2D6" w14:textId="77777777" w:rsidR="00E36F0E" w:rsidRPr="0085174C" w:rsidRDefault="00393DC0" w:rsidP="00E36F0E">
            <w:pPr>
              <w:rPr>
                <w:rFonts w:cs="Arial"/>
              </w:rPr>
            </w:pPr>
            <w:r w:rsidRPr="0085174C">
              <w:rPr>
                <w:rFonts w:cs="Arial"/>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517A0595" w14:textId="77777777" w:rsidR="00E36F0E" w:rsidRPr="0085174C" w:rsidRDefault="00393DC0" w:rsidP="00E36F0E">
            <w:pPr>
              <w:rPr>
                <w:rFonts w:cs="Arial"/>
              </w:rPr>
            </w:pPr>
            <w:r w:rsidRPr="0085174C">
              <w:rPr>
                <w:rFonts w:cs="Arial"/>
              </w:rPr>
              <w:t>-</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5134F6CD" w14:textId="77777777" w:rsidR="00E36F0E" w:rsidRPr="0085174C" w:rsidRDefault="00E36F0E" w:rsidP="00E36F0E">
            <w:pPr>
              <w:rPr>
                <w:rFonts w:cs="Arial"/>
                <w:color w:val="000000"/>
              </w:rPr>
            </w:pPr>
          </w:p>
        </w:tc>
      </w:tr>
      <w:tr w:rsidR="00E36F0E" w:rsidRPr="0085174C" w14:paraId="042A866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7BABF82"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3251D058"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07B28BF3"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67AFA3CB" w14:textId="77777777" w:rsidR="00E36F0E" w:rsidRPr="0085174C" w:rsidRDefault="00393DC0" w:rsidP="00E36F0E">
            <w:pPr>
              <w:rPr>
                <w:rFonts w:cs="Arial"/>
                <w:color w:val="000000"/>
              </w:rPr>
            </w:pPr>
            <w:r w:rsidRPr="0085174C">
              <w:rPr>
                <w:rFonts w:cs="Arial"/>
                <w:color w:val="000000"/>
              </w:rPr>
              <w:t>MODEM_PWR_OFF</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582B9DA1" w14:textId="77777777" w:rsidR="00E36F0E" w:rsidRPr="0085174C" w:rsidRDefault="00393DC0" w:rsidP="00E36F0E">
            <w:pPr>
              <w:rPr>
                <w:rFonts w:cs="Arial"/>
                <w:color w:val="000000"/>
              </w:rPr>
            </w:pPr>
            <w:r w:rsidRPr="0085174C">
              <w:rPr>
                <w:rFonts w:cs="Arial"/>
                <w:color w:val="000000"/>
              </w:rPr>
              <w:t>0x0</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1C4AFF22" w14:textId="77777777" w:rsidR="00E36F0E" w:rsidRPr="0085174C" w:rsidRDefault="00393DC0" w:rsidP="00E36F0E">
            <w:pPr>
              <w:rPr>
                <w:rFonts w:cs="Arial"/>
                <w:color w:val="000000"/>
              </w:rPr>
            </w:pPr>
            <w:r w:rsidRPr="0085174C">
              <w:rPr>
                <w:rFonts w:cs="Arial"/>
                <w:color w:val="000000"/>
              </w:rPr>
              <w:t>Modem Power Off</w:t>
            </w:r>
          </w:p>
        </w:tc>
      </w:tr>
      <w:tr w:rsidR="00E36F0E" w:rsidRPr="0085174C" w14:paraId="0734C7C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E7403F3"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73C860E2"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6939B59C"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65F91715" w14:textId="77777777" w:rsidR="00E36F0E" w:rsidRPr="0085174C" w:rsidRDefault="00393DC0" w:rsidP="00E36F0E">
            <w:pPr>
              <w:rPr>
                <w:rFonts w:cs="Arial"/>
                <w:color w:val="000000"/>
              </w:rPr>
            </w:pPr>
            <w:r w:rsidRPr="0085174C">
              <w:rPr>
                <w:rFonts w:cs="Arial"/>
                <w:color w:val="000000"/>
              </w:rPr>
              <w:t>MODEM_PWR_CELL_OFF</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1FF772AC" w14:textId="77777777" w:rsidR="00E36F0E" w:rsidRPr="0085174C" w:rsidRDefault="00393DC0" w:rsidP="00E36F0E">
            <w:pPr>
              <w:rPr>
                <w:rFonts w:cs="Arial"/>
                <w:color w:val="000000"/>
              </w:rPr>
            </w:pPr>
            <w:r w:rsidRPr="0085174C">
              <w:rPr>
                <w:rFonts w:cs="Arial"/>
                <w:color w:val="000000"/>
              </w:rPr>
              <w:t>0x1</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72F6F57E" w14:textId="77777777" w:rsidR="00E36F0E" w:rsidRPr="0085174C" w:rsidRDefault="00393DC0" w:rsidP="00E36F0E">
            <w:pPr>
              <w:rPr>
                <w:rFonts w:cs="Arial"/>
                <w:color w:val="000000"/>
              </w:rPr>
            </w:pPr>
            <w:r w:rsidRPr="0085174C">
              <w:rPr>
                <w:rFonts w:cs="Arial"/>
                <w:color w:val="000000"/>
              </w:rPr>
              <w:t>Low Power Mode - Cellular Off</w:t>
            </w:r>
          </w:p>
        </w:tc>
      </w:tr>
      <w:tr w:rsidR="00E36F0E" w:rsidRPr="0085174C" w14:paraId="5B17BEF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EE0F171"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669B2EDA"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6A6140E0"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3002CFDB" w14:textId="77777777" w:rsidR="00E36F0E" w:rsidRPr="0085174C" w:rsidRDefault="00393DC0" w:rsidP="00E36F0E">
            <w:pPr>
              <w:rPr>
                <w:rFonts w:cs="Arial"/>
                <w:color w:val="000000"/>
              </w:rPr>
            </w:pPr>
            <w:r w:rsidRPr="0085174C">
              <w:rPr>
                <w:rFonts w:cs="Arial"/>
                <w:color w:val="000000"/>
              </w:rPr>
              <w:t>MODEM_PWR_CELL_ON</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76ECCF69" w14:textId="77777777" w:rsidR="00E36F0E" w:rsidRPr="0085174C" w:rsidRDefault="00393DC0" w:rsidP="00E36F0E">
            <w:pPr>
              <w:rPr>
                <w:rFonts w:cs="Arial"/>
                <w:color w:val="000000"/>
              </w:rPr>
            </w:pPr>
            <w:r w:rsidRPr="0085174C">
              <w:rPr>
                <w:rFonts w:cs="Arial"/>
                <w:color w:val="000000"/>
              </w:rPr>
              <w:t>0x2</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75DDDA97" w14:textId="77777777" w:rsidR="00E36F0E" w:rsidRPr="0085174C" w:rsidRDefault="00393DC0" w:rsidP="00E36F0E">
            <w:pPr>
              <w:rPr>
                <w:rFonts w:cs="Arial"/>
                <w:color w:val="000000"/>
              </w:rPr>
            </w:pPr>
            <w:r w:rsidRPr="0085174C">
              <w:rPr>
                <w:rFonts w:cs="Arial"/>
                <w:color w:val="000000"/>
              </w:rPr>
              <w:t>Cellular On</w:t>
            </w:r>
          </w:p>
        </w:tc>
      </w:tr>
      <w:tr w:rsidR="00E36F0E" w:rsidRPr="0085174C" w14:paraId="0234B74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9065ADB"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43D85BD3"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5E478671"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78FD8041" w14:textId="77777777" w:rsidR="00E36F0E" w:rsidRPr="0085174C" w:rsidRDefault="00393DC0" w:rsidP="00E36F0E">
            <w:pPr>
              <w:rPr>
                <w:rFonts w:cs="Arial"/>
                <w:color w:val="000000"/>
              </w:rPr>
            </w:pPr>
            <w:r w:rsidRPr="0085174C">
              <w:rPr>
                <w:rFonts w:cs="Arial"/>
                <w:color w:val="000000"/>
              </w:rPr>
              <w:t>MODEM_PWR_RESETTING</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302E2A56" w14:textId="77777777" w:rsidR="00E36F0E" w:rsidRPr="0085174C" w:rsidRDefault="00393DC0" w:rsidP="00E36F0E">
            <w:pPr>
              <w:rPr>
                <w:rFonts w:cs="Arial"/>
                <w:color w:val="000000"/>
              </w:rPr>
            </w:pPr>
            <w:r w:rsidRPr="0085174C">
              <w:rPr>
                <w:rFonts w:cs="Arial"/>
                <w:color w:val="000000"/>
              </w:rPr>
              <w:t>0x3</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761AEE4B" w14:textId="77777777" w:rsidR="00E36F0E" w:rsidRPr="0085174C" w:rsidRDefault="00393DC0" w:rsidP="00E36F0E">
            <w:pPr>
              <w:rPr>
                <w:rFonts w:cs="Arial"/>
                <w:color w:val="000000"/>
              </w:rPr>
            </w:pPr>
            <w:r w:rsidRPr="0085174C">
              <w:rPr>
                <w:rFonts w:cs="Arial"/>
                <w:color w:val="000000"/>
              </w:rPr>
              <w:t>Power Reset</w:t>
            </w:r>
          </w:p>
        </w:tc>
      </w:tr>
      <w:tr w:rsidR="00E36F0E" w:rsidRPr="0085174C" w14:paraId="4D545C5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B67AE01"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138B3156"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5DF079F8"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6D84151A" w14:textId="77777777" w:rsidR="00E36F0E" w:rsidRPr="0085174C" w:rsidRDefault="00393DC0" w:rsidP="00E36F0E">
            <w:pPr>
              <w:rPr>
                <w:rFonts w:cs="Arial"/>
                <w:color w:val="000000"/>
              </w:rPr>
            </w:pPr>
            <w:r w:rsidRPr="0085174C">
              <w:rPr>
                <w:rFonts w:cs="Arial"/>
                <w:color w:val="000000"/>
              </w:rPr>
              <w:t>MODEM_PWR_TESTING</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7F2A89DE" w14:textId="77777777" w:rsidR="00E36F0E" w:rsidRPr="0085174C" w:rsidRDefault="00393DC0" w:rsidP="00E36F0E">
            <w:pPr>
              <w:rPr>
                <w:rFonts w:cs="Arial"/>
                <w:color w:val="000000"/>
              </w:rPr>
            </w:pPr>
            <w:r w:rsidRPr="0085174C">
              <w:rPr>
                <w:rFonts w:cs="Arial"/>
                <w:color w:val="000000"/>
              </w:rPr>
              <w:t>0x4</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1DF7FA91" w14:textId="77777777" w:rsidR="00E36F0E" w:rsidRPr="0085174C" w:rsidRDefault="00393DC0" w:rsidP="00E36F0E">
            <w:pPr>
              <w:rPr>
                <w:rFonts w:cs="Arial"/>
                <w:color w:val="000000"/>
              </w:rPr>
            </w:pPr>
            <w:r w:rsidRPr="0085174C">
              <w:rPr>
                <w:rFonts w:cs="Arial"/>
                <w:color w:val="000000"/>
              </w:rPr>
              <w:t>Factory Test Mode</w:t>
            </w:r>
          </w:p>
        </w:tc>
      </w:tr>
      <w:tr w:rsidR="00E36F0E" w:rsidRPr="0085174C" w14:paraId="432B74B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866B937"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57DC3D62" w14:textId="77777777" w:rsidR="00E36F0E" w:rsidRPr="0085174C" w:rsidRDefault="00E36F0E" w:rsidP="00E36F0E">
            <w:pPr>
              <w:rPr>
                <w:rFonts w:cs="Arial"/>
                <w:color w:val="000000"/>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372BC09A"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2488B248" w14:textId="77777777" w:rsidR="00E36F0E" w:rsidRPr="0085174C" w:rsidRDefault="00393DC0" w:rsidP="00E36F0E">
            <w:pPr>
              <w:rPr>
                <w:rFonts w:cs="Arial"/>
                <w:color w:val="000000"/>
              </w:rPr>
            </w:pPr>
            <w:r w:rsidRPr="0085174C">
              <w:rPr>
                <w:rFonts w:cs="Arial"/>
                <w:color w:val="000000"/>
              </w:rPr>
              <w:t>MODEM_PWR_LPM_IMMINENT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2B2C41EF" w14:textId="77777777" w:rsidR="00E36F0E" w:rsidRPr="0085174C" w:rsidRDefault="00393DC0" w:rsidP="00E36F0E">
            <w:pPr>
              <w:rPr>
                <w:rFonts w:cs="Arial"/>
                <w:color w:val="000000"/>
              </w:rPr>
            </w:pPr>
            <w:r w:rsidRPr="0085174C">
              <w:rPr>
                <w:rFonts w:cs="Arial"/>
                <w:color w:val="000000"/>
              </w:rPr>
              <w:t>0x5</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5BEA3621" w14:textId="77777777" w:rsidR="00E36F0E" w:rsidRPr="0085174C" w:rsidRDefault="00393DC0" w:rsidP="00E36F0E">
            <w:pPr>
              <w:rPr>
                <w:rFonts w:cs="Arial"/>
                <w:color w:val="000000"/>
              </w:rPr>
            </w:pPr>
            <w:r w:rsidRPr="0085174C">
              <w:rPr>
                <w:rFonts w:cs="Arial"/>
                <w:color w:val="000000"/>
              </w:rPr>
              <w:t>Just prior to Low Power Mode</w:t>
            </w:r>
          </w:p>
        </w:tc>
      </w:tr>
      <w:tr w:rsidR="00E36F0E" w:rsidRPr="0085174C" w14:paraId="314AE86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52888EF"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2F1A2279" w14:textId="77777777" w:rsidR="00E36F0E" w:rsidRPr="0085174C" w:rsidRDefault="00E36F0E" w:rsidP="00E36F0E">
            <w:pPr>
              <w:rPr>
                <w:rFonts w:cs="Arial"/>
                <w:color w:val="000000"/>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18A95A4B"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33F9BD06" w14:textId="77777777" w:rsidR="00E36F0E" w:rsidRPr="0085174C" w:rsidRDefault="00393DC0" w:rsidP="00E36F0E">
            <w:pPr>
              <w:rPr>
                <w:rFonts w:cs="Arial"/>
                <w:color w:val="000000"/>
              </w:rPr>
            </w:pPr>
            <w:r w:rsidRPr="0085174C">
              <w:rPr>
                <w:rFonts w:cs="Arial"/>
                <w:color w:val="000000"/>
              </w:rPr>
              <w:t>MODEM_PWR_RESET_IMMINENT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0ED5577D" w14:textId="77777777" w:rsidR="00E36F0E" w:rsidRPr="0085174C" w:rsidRDefault="00393DC0" w:rsidP="00E36F0E">
            <w:pPr>
              <w:rPr>
                <w:rFonts w:cs="Arial"/>
                <w:color w:val="000000"/>
              </w:rPr>
            </w:pPr>
            <w:r w:rsidRPr="0085174C">
              <w:rPr>
                <w:rFonts w:cs="Arial"/>
                <w:color w:val="000000"/>
              </w:rPr>
              <w:t>0x6</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298A14C1" w14:textId="77777777" w:rsidR="00E36F0E" w:rsidRPr="0085174C" w:rsidRDefault="00393DC0" w:rsidP="00E36F0E">
            <w:pPr>
              <w:rPr>
                <w:rFonts w:cs="Arial"/>
                <w:color w:val="000000"/>
              </w:rPr>
            </w:pPr>
            <w:r w:rsidRPr="0085174C">
              <w:rPr>
                <w:rFonts w:cs="Arial"/>
                <w:color w:val="000000"/>
              </w:rPr>
              <w:t>Just prior to Resetting</w:t>
            </w:r>
          </w:p>
        </w:tc>
      </w:tr>
      <w:tr w:rsidR="00E36F0E" w:rsidRPr="0085174C" w14:paraId="3FBBACD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1C1E141"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25EB3270" w14:textId="77777777" w:rsidR="00E36F0E" w:rsidRPr="0085174C" w:rsidRDefault="00E36F0E" w:rsidP="00E36F0E">
            <w:pPr>
              <w:rPr>
                <w:rFonts w:cs="Arial"/>
                <w:color w:val="000000"/>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4AFAB287"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0E9FB598" w14:textId="77777777" w:rsidR="00E36F0E" w:rsidRPr="0085174C" w:rsidRDefault="00393DC0" w:rsidP="00E36F0E">
            <w:pPr>
              <w:rPr>
                <w:rFonts w:cs="Arial"/>
                <w:color w:val="000000"/>
              </w:rPr>
            </w:pPr>
            <w:r w:rsidRPr="0085174C">
              <w:rPr>
                <w:rFonts w:cs="Arial"/>
                <w:color w:val="000000"/>
              </w:rPr>
              <w:t>MODEM_PWR_RESET_COMPLETE</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200645D0" w14:textId="77777777" w:rsidR="00E36F0E" w:rsidRPr="0085174C" w:rsidRDefault="00393DC0" w:rsidP="00E36F0E">
            <w:pPr>
              <w:rPr>
                <w:rFonts w:cs="Arial"/>
                <w:color w:val="000000"/>
              </w:rPr>
            </w:pPr>
            <w:r w:rsidRPr="0085174C">
              <w:rPr>
                <w:rFonts w:cs="Arial"/>
                <w:color w:val="000000"/>
              </w:rPr>
              <w:t>0x7</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2BB0FBE1" w14:textId="77777777" w:rsidR="00E36F0E" w:rsidRPr="0085174C" w:rsidRDefault="00393DC0" w:rsidP="00E36F0E">
            <w:pPr>
              <w:rPr>
                <w:rFonts w:cs="Arial"/>
                <w:color w:val="000000"/>
              </w:rPr>
            </w:pPr>
            <w:r w:rsidRPr="0085174C">
              <w:rPr>
                <w:rFonts w:cs="Arial"/>
                <w:color w:val="000000"/>
              </w:rPr>
              <w:t>modem back in service</w:t>
            </w:r>
          </w:p>
        </w:tc>
      </w:tr>
    </w:tbl>
    <w:p w14:paraId="1DE3C174" w14:textId="77777777" w:rsidR="00E36F0E" w:rsidRPr="0085174C" w:rsidRDefault="00E36F0E">
      <w:pPr>
        <w:rPr>
          <w:rFonts w:cs="Arial"/>
        </w:rPr>
      </w:pPr>
    </w:p>
    <w:p w14:paraId="459FACC0" w14:textId="07C05672" w:rsidR="00E36F0E" w:rsidRDefault="00393DC0" w:rsidP="00506E2F">
      <w:pPr>
        <w:pStyle w:val="Heading4"/>
      </w:pPr>
      <w:r w:rsidRPr="00B9479B">
        <w:t>MD-REQ-380304/B-ScanWiFiNetworks</w:t>
      </w:r>
    </w:p>
    <w:p w14:paraId="04D7BCD2" w14:textId="77777777" w:rsidR="00E36F0E" w:rsidRPr="00857010"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a WiFi network scan</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5DC9A2C4"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63736A80" w14:textId="77777777" w:rsidR="00E36F0E" w:rsidRPr="00C82768" w:rsidRDefault="00E36F0E" w:rsidP="00E36F0E">
            <w:pPr>
              <w:spacing w:line="256" w:lineRule="auto"/>
              <w:rPr>
                <w:sz w:val="8"/>
              </w:rPr>
            </w:pPr>
          </w:p>
        </w:tc>
      </w:tr>
      <w:tr w:rsidR="00E36F0E" w:rsidRPr="00C82768" w14:paraId="6C140966"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1B76131F"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1BC83E8B" w14:textId="77777777" w:rsidR="00E36F0E" w:rsidRPr="00C82768" w:rsidRDefault="00393DC0" w:rsidP="00E36F0E">
            <w:pPr>
              <w:spacing w:line="256" w:lineRule="auto"/>
            </w:pPr>
            <w:r w:rsidRPr="00DA32BB">
              <w:t>One-Shot (</w:t>
            </w:r>
            <w:r>
              <w:t>A-Synch)</w:t>
            </w:r>
          </w:p>
        </w:tc>
      </w:tr>
      <w:tr w:rsidR="00E36F0E" w:rsidRPr="00C82768" w14:paraId="048ACCF8"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57B98304" w14:textId="77777777" w:rsidR="00E36F0E" w:rsidRPr="00C82768" w:rsidRDefault="00393DC0" w:rsidP="00E36F0E">
            <w:pPr>
              <w:spacing w:line="256" w:lineRule="auto"/>
              <w:jc w:val="right"/>
            </w:pPr>
            <w:r w:rsidRPr="00C82768">
              <w:rPr>
                <w:b/>
              </w:rPr>
              <w:lastRenderedPageBreak/>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02E41F20" w14:textId="77777777" w:rsidR="00E36F0E" w:rsidRPr="00C82768" w:rsidRDefault="00393DC0" w:rsidP="00E36F0E">
            <w:pPr>
              <w:spacing w:line="256" w:lineRule="auto"/>
            </w:pPr>
            <w:r w:rsidRPr="00C82768">
              <w:t>Default</w:t>
            </w:r>
          </w:p>
        </w:tc>
      </w:tr>
      <w:tr w:rsidR="00E36F0E" w:rsidRPr="00C82768" w14:paraId="69A0DFCB"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5BE5FE5E"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215C366E" w14:textId="77777777" w:rsidR="00E36F0E" w:rsidRPr="00C82768" w:rsidRDefault="00393DC0" w:rsidP="00E36F0E">
            <w:pPr>
              <w:spacing w:line="256" w:lineRule="auto"/>
            </w:pPr>
            <w:r w:rsidRPr="00C82768">
              <w:t>No</w:t>
            </w:r>
          </w:p>
        </w:tc>
      </w:tr>
      <w:tr w:rsidR="00E36F0E" w:rsidRPr="00C82768" w14:paraId="7CB4E105"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5BB653AC" w14:textId="77777777" w:rsidR="00E36F0E" w:rsidRPr="00C82768" w:rsidRDefault="00E36F0E" w:rsidP="00E36F0E">
            <w:pPr>
              <w:spacing w:line="256" w:lineRule="auto"/>
              <w:rPr>
                <w:sz w:val="8"/>
              </w:rPr>
            </w:pPr>
          </w:p>
        </w:tc>
      </w:tr>
      <w:tr w:rsidR="00E36F0E" w:rsidRPr="00C82768" w14:paraId="2D2E17B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42298077"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4D32349D"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1A194DA5"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7C467EA"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4D365F5"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CFB3BB3" w14:textId="77777777" w:rsidR="00E36F0E" w:rsidRPr="00C82768" w:rsidRDefault="00393DC0" w:rsidP="00E36F0E">
            <w:pPr>
              <w:rPr>
                <w:b/>
              </w:rPr>
            </w:pPr>
            <w:r w:rsidRPr="00C82768">
              <w:rPr>
                <w:b/>
              </w:rPr>
              <w:t>Description</w:t>
            </w:r>
          </w:p>
        </w:tc>
      </w:tr>
      <w:tr w:rsidR="00E36F0E" w:rsidRPr="00C82768" w14:paraId="491C9431"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5C51CC6F" w14:textId="77777777" w:rsidR="00E36F0E" w:rsidRPr="00C82768" w:rsidRDefault="00393DC0" w:rsidP="00E36F0E">
            <w:pPr>
              <w:rPr>
                <w:b/>
              </w:rPr>
            </w:pPr>
            <w:r w:rsidRPr="00C82768">
              <w:rPr>
                <w:b/>
              </w:rPr>
              <w:t>Request</w:t>
            </w:r>
          </w:p>
        </w:tc>
      </w:tr>
      <w:tr w:rsidR="00E36F0E" w:rsidRPr="00C82768" w14:paraId="7101B1C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86DFBC8"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5E611BA5" w14:textId="77777777" w:rsidR="00E36F0E" w:rsidRPr="00C82768" w:rsidRDefault="00393DC0" w:rsidP="00E36F0E">
            <w:r>
              <w:t>ifId</w:t>
            </w:r>
          </w:p>
        </w:tc>
        <w:tc>
          <w:tcPr>
            <w:tcW w:w="900" w:type="dxa"/>
            <w:tcBorders>
              <w:top w:val="single" w:sz="4" w:space="0" w:color="auto"/>
              <w:left w:val="single" w:sz="4" w:space="0" w:color="auto"/>
              <w:bottom w:val="single" w:sz="4" w:space="0" w:color="auto"/>
              <w:right w:val="single" w:sz="4" w:space="0" w:color="auto"/>
            </w:tcBorders>
          </w:tcPr>
          <w:p w14:paraId="4E6E69AC"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tcPr>
          <w:p w14:paraId="7CD8D86D"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25F3D1D9" w14:textId="77777777" w:rsidR="00E36F0E" w:rsidRPr="00751E32" w:rsidRDefault="00393DC0" w:rsidP="00E36F0E">
            <w:pPr>
              <w:rPr>
                <w:highlight w:val="yellow"/>
              </w:rPr>
            </w:pPr>
            <w:r>
              <w:t>0-4294967295</w:t>
            </w:r>
          </w:p>
        </w:tc>
        <w:tc>
          <w:tcPr>
            <w:tcW w:w="3330" w:type="dxa"/>
            <w:tcBorders>
              <w:top w:val="single" w:sz="4" w:space="0" w:color="auto"/>
              <w:left w:val="single" w:sz="4" w:space="0" w:color="auto"/>
              <w:bottom w:val="single" w:sz="4" w:space="0" w:color="auto"/>
              <w:right w:val="single" w:sz="4" w:space="0" w:color="auto"/>
            </w:tcBorders>
          </w:tcPr>
          <w:p w14:paraId="15C63C3D" w14:textId="77777777" w:rsidR="00E36F0E" w:rsidRPr="00C82768" w:rsidRDefault="00393DC0" w:rsidP="00E36F0E">
            <w:r>
              <w:t>Interface ID</w:t>
            </w:r>
          </w:p>
        </w:tc>
      </w:tr>
      <w:tr w:rsidR="00E36F0E" w:rsidRPr="00C82768" w14:paraId="46A9344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90EBD71"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75868C43" w14:textId="77777777" w:rsidR="00E36F0E" w:rsidRDefault="00393DC0" w:rsidP="00E36F0E">
            <w:r>
              <w:t>passive</w:t>
            </w:r>
          </w:p>
        </w:tc>
        <w:tc>
          <w:tcPr>
            <w:tcW w:w="900" w:type="dxa"/>
            <w:tcBorders>
              <w:top w:val="single" w:sz="4" w:space="0" w:color="auto"/>
              <w:left w:val="single" w:sz="4" w:space="0" w:color="auto"/>
              <w:bottom w:val="single" w:sz="4" w:space="0" w:color="auto"/>
              <w:right w:val="single" w:sz="4" w:space="0" w:color="auto"/>
            </w:tcBorders>
          </w:tcPr>
          <w:p w14:paraId="45BFDBFA"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tcPr>
          <w:p w14:paraId="6C66E68D"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42A79C2B"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tcPr>
          <w:p w14:paraId="331EFBA8" w14:textId="77777777" w:rsidR="00E36F0E" w:rsidRPr="00924C31" w:rsidRDefault="00393DC0" w:rsidP="00E36F0E">
            <w:pPr>
              <w:rPr>
                <w:rFonts w:cs="Arial"/>
                <w:color w:val="000000"/>
              </w:rPr>
            </w:pPr>
            <w:r>
              <w:rPr>
                <w:rFonts w:cs="Arial"/>
                <w:color w:val="000000"/>
              </w:rPr>
              <w:t>true = passive scan (no pkts tx'd), false = active scan</w:t>
            </w:r>
          </w:p>
        </w:tc>
      </w:tr>
      <w:tr w:rsidR="00E36F0E" w:rsidRPr="00C82768" w14:paraId="3837EDF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4482066"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3E0FCC43" w14:textId="77777777" w:rsidR="00E36F0E" w:rsidRDefault="00393DC0" w:rsidP="00E36F0E">
            <w:r w:rsidRPr="00DA43D2">
              <w:t>WlanChannel</w:t>
            </w:r>
          </w:p>
        </w:tc>
        <w:tc>
          <w:tcPr>
            <w:tcW w:w="900" w:type="dxa"/>
            <w:tcBorders>
              <w:top w:val="single" w:sz="4" w:space="0" w:color="auto"/>
              <w:left w:val="single" w:sz="4" w:space="0" w:color="auto"/>
              <w:bottom w:val="single" w:sz="4" w:space="0" w:color="auto"/>
              <w:right w:val="single" w:sz="4" w:space="0" w:color="auto"/>
            </w:tcBorders>
          </w:tcPr>
          <w:p w14:paraId="7F1BECB2"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tcPr>
          <w:p w14:paraId="6D545801"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57C11B91"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264B7799" w14:textId="77777777" w:rsidR="00E36F0E" w:rsidRPr="0052707D" w:rsidRDefault="00393DC0" w:rsidP="00E36F0E">
            <w:pPr>
              <w:rPr>
                <w:highlight w:val="yellow"/>
              </w:rPr>
            </w:pPr>
            <w:r>
              <w:t>List of channels</w:t>
            </w:r>
            <w:r w:rsidRPr="007164A2">
              <w:t xml:space="preserve"> of AP</w:t>
            </w:r>
          </w:p>
        </w:tc>
      </w:tr>
      <w:tr w:rsidR="00E36F0E" w:rsidRPr="00C82768" w14:paraId="35904C4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4B0FE36"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25154386"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3BCC205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21021123" w14:textId="77777777" w:rsidR="00E36F0E" w:rsidRDefault="00393DC0" w:rsidP="00E36F0E">
            <w:r>
              <w:t>Reserved</w:t>
            </w:r>
          </w:p>
        </w:tc>
        <w:tc>
          <w:tcPr>
            <w:tcW w:w="1170" w:type="dxa"/>
            <w:tcBorders>
              <w:top w:val="single" w:sz="4" w:space="0" w:color="auto"/>
              <w:left w:val="single" w:sz="4" w:space="0" w:color="auto"/>
              <w:bottom w:val="single" w:sz="4" w:space="0" w:color="auto"/>
              <w:right w:val="single" w:sz="4" w:space="0" w:color="auto"/>
            </w:tcBorders>
          </w:tcPr>
          <w:p w14:paraId="67582987" w14:textId="77777777" w:rsidR="00E36F0E" w:rsidRDefault="00393DC0" w:rsidP="00E36F0E">
            <w:r>
              <w:t>0x00</w:t>
            </w:r>
          </w:p>
        </w:tc>
        <w:tc>
          <w:tcPr>
            <w:tcW w:w="3330" w:type="dxa"/>
            <w:tcBorders>
              <w:top w:val="single" w:sz="4" w:space="0" w:color="auto"/>
              <w:left w:val="single" w:sz="4" w:space="0" w:color="auto"/>
              <w:bottom w:val="single" w:sz="4" w:space="0" w:color="auto"/>
              <w:right w:val="single" w:sz="4" w:space="0" w:color="auto"/>
            </w:tcBorders>
          </w:tcPr>
          <w:p w14:paraId="3C3E1AA0" w14:textId="77777777" w:rsidR="00E36F0E" w:rsidRPr="0052707D" w:rsidRDefault="00E36F0E" w:rsidP="00E36F0E">
            <w:pPr>
              <w:rPr>
                <w:highlight w:val="yellow"/>
              </w:rPr>
            </w:pPr>
          </w:p>
        </w:tc>
      </w:tr>
      <w:tr w:rsidR="00E36F0E" w:rsidRPr="00C82768" w14:paraId="76A5987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BCA5B89"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1D2695A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6C46E287"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766D5937" w14:textId="77777777" w:rsidR="00E36F0E" w:rsidRPr="00C82768" w:rsidRDefault="00393DC0" w:rsidP="00E36F0E">
            <w:r>
              <w:t>WLAN_CH_1</w:t>
            </w:r>
          </w:p>
        </w:tc>
        <w:tc>
          <w:tcPr>
            <w:tcW w:w="1170" w:type="dxa"/>
            <w:tcBorders>
              <w:top w:val="single" w:sz="4" w:space="0" w:color="auto"/>
              <w:left w:val="single" w:sz="4" w:space="0" w:color="auto"/>
              <w:bottom w:val="single" w:sz="4" w:space="0" w:color="auto"/>
              <w:right w:val="single" w:sz="4" w:space="0" w:color="auto"/>
            </w:tcBorders>
          </w:tcPr>
          <w:p w14:paraId="5C047CB4" w14:textId="77777777" w:rsidR="00E36F0E" w:rsidRPr="00C82768" w:rsidRDefault="00393DC0" w:rsidP="00E36F0E">
            <w:r>
              <w:t>0x01</w:t>
            </w:r>
          </w:p>
        </w:tc>
        <w:tc>
          <w:tcPr>
            <w:tcW w:w="3330" w:type="dxa"/>
            <w:tcBorders>
              <w:top w:val="single" w:sz="4" w:space="0" w:color="auto"/>
              <w:left w:val="single" w:sz="4" w:space="0" w:color="auto"/>
              <w:bottom w:val="single" w:sz="4" w:space="0" w:color="auto"/>
              <w:right w:val="single" w:sz="4" w:space="0" w:color="auto"/>
            </w:tcBorders>
          </w:tcPr>
          <w:p w14:paraId="3330EA9F" w14:textId="77777777" w:rsidR="00E36F0E" w:rsidRPr="00C82768" w:rsidRDefault="00E36F0E" w:rsidP="00E36F0E"/>
        </w:tc>
      </w:tr>
      <w:tr w:rsidR="00E36F0E" w:rsidRPr="00C82768" w14:paraId="5C32A4C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9D64094"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3B784EA6"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116E0AD4"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45A2164C" w14:textId="77777777" w:rsidR="00E36F0E" w:rsidRPr="00C82768" w:rsidRDefault="00393DC0" w:rsidP="00E36F0E">
            <w:r>
              <w:t>WLAN_CH_2</w:t>
            </w:r>
          </w:p>
        </w:tc>
        <w:tc>
          <w:tcPr>
            <w:tcW w:w="1170" w:type="dxa"/>
            <w:tcBorders>
              <w:top w:val="single" w:sz="4" w:space="0" w:color="auto"/>
              <w:left w:val="single" w:sz="4" w:space="0" w:color="auto"/>
              <w:bottom w:val="single" w:sz="4" w:space="0" w:color="auto"/>
              <w:right w:val="single" w:sz="4" w:space="0" w:color="auto"/>
            </w:tcBorders>
          </w:tcPr>
          <w:p w14:paraId="763E2CAF" w14:textId="77777777" w:rsidR="00E36F0E" w:rsidRPr="00C82768" w:rsidRDefault="00393DC0" w:rsidP="00E36F0E">
            <w:r>
              <w:t>0x02</w:t>
            </w:r>
          </w:p>
        </w:tc>
        <w:tc>
          <w:tcPr>
            <w:tcW w:w="3330" w:type="dxa"/>
            <w:tcBorders>
              <w:top w:val="single" w:sz="4" w:space="0" w:color="auto"/>
              <w:left w:val="single" w:sz="4" w:space="0" w:color="auto"/>
              <w:bottom w:val="single" w:sz="4" w:space="0" w:color="auto"/>
              <w:right w:val="single" w:sz="4" w:space="0" w:color="auto"/>
            </w:tcBorders>
          </w:tcPr>
          <w:p w14:paraId="4A4535ED" w14:textId="77777777" w:rsidR="00E36F0E" w:rsidRPr="00C82768" w:rsidRDefault="00E36F0E" w:rsidP="00E36F0E"/>
        </w:tc>
      </w:tr>
      <w:tr w:rsidR="00E36F0E" w:rsidRPr="00C82768" w14:paraId="44C9018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DE864C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776ECAC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7066461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1E9C3F92" w14:textId="77777777" w:rsidR="00E36F0E" w:rsidRPr="00C82768" w:rsidRDefault="00393DC0" w:rsidP="00E36F0E">
            <w:r>
              <w:t>WLAN_CH_3</w:t>
            </w:r>
          </w:p>
        </w:tc>
        <w:tc>
          <w:tcPr>
            <w:tcW w:w="1170" w:type="dxa"/>
            <w:tcBorders>
              <w:top w:val="single" w:sz="4" w:space="0" w:color="auto"/>
              <w:left w:val="single" w:sz="4" w:space="0" w:color="auto"/>
              <w:bottom w:val="single" w:sz="4" w:space="0" w:color="auto"/>
              <w:right w:val="single" w:sz="4" w:space="0" w:color="auto"/>
            </w:tcBorders>
          </w:tcPr>
          <w:p w14:paraId="6B3F7BB5" w14:textId="77777777" w:rsidR="00E36F0E" w:rsidRDefault="00393DC0" w:rsidP="00E36F0E">
            <w:r>
              <w:t>0x03</w:t>
            </w:r>
          </w:p>
        </w:tc>
        <w:tc>
          <w:tcPr>
            <w:tcW w:w="3330" w:type="dxa"/>
            <w:tcBorders>
              <w:top w:val="single" w:sz="4" w:space="0" w:color="auto"/>
              <w:left w:val="single" w:sz="4" w:space="0" w:color="auto"/>
              <w:bottom w:val="single" w:sz="4" w:space="0" w:color="auto"/>
              <w:right w:val="single" w:sz="4" w:space="0" w:color="auto"/>
            </w:tcBorders>
          </w:tcPr>
          <w:p w14:paraId="7D79CD61" w14:textId="77777777" w:rsidR="00E36F0E" w:rsidRPr="00D70130" w:rsidRDefault="00E36F0E" w:rsidP="00E36F0E">
            <w:pPr>
              <w:rPr>
                <w:highlight w:val="yellow"/>
              </w:rPr>
            </w:pPr>
          </w:p>
        </w:tc>
      </w:tr>
      <w:tr w:rsidR="00E36F0E" w:rsidRPr="00C82768" w14:paraId="5B4B735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E4CFC5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1A79CDC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4DD8376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7AD2BB77"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016EBBE5"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102AF6D1" w14:textId="77777777" w:rsidR="00E36F0E" w:rsidRPr="00D70130" w:rsidRDefault="00E36F0E" w:rsidP="00E36F0E">
            <w:pPr>
              <w:rPr>
                <w:highlight w:val="yellow"/>
              </w:rPr>
            </w:pPr>
          </w:p>
        </w:tc>
      </w:tr>
      <w:tr w:rsidR="00E36F0E" w:rsidRPr="00C82768" w14:paraId="3FBD066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895880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1B90FAA5"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23EC4E1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3B7D2432" w14:textId="77777777" w:rsidR="00E36F0E" w:rsidRDefault="00393DC0" w:rsidP="00E36F0E">
            <w:r>
              <w:t>WLAN_CH_165</w:t>
            </w:r>
          </w:p>
        </w:tc>
        <w:tc>
          <w:tcPr>
            <w:tcW w:w="1170" w:type="dxa"/>
            <w:tcBorders>
              <w:top w:val="single" w:sz="4" w:space="0" w:color="auto"/>
              <w:left w:val="single" w:sz="4" w:space="0" w:color="auto"/>
              <w:bottom w:val="single" w:sz="4" w:space="0" w:color="auto"/>
              <w:right w:val="single" w:sz="4" w:space="0" w:color="auto"/>
            </w:tcBorders>
          </w:tcPr>
          <w:p w14:paraId="4AE26975" w14:textId="77777777" w:rsidR="00E36F0E" w:rsidRDefault="00393DC0" w:rsidP="00E36F0E">
            <w:r>
              <w:t>0xA5</w:t>
            </w:r>
          </w:p>
        </w:tc>
        <w:tc>
          <w:tcPr>
            <w:tcW w:w="3330" w:type="dxa"/>
            <w:tcBorders>
              <w:top w:val="single" w:sz="4" w:space="0" w:color="auto"/>
              <w:left w:val="single" w:sz="4" w:space="0" w:color="auto"/>
              <w:bottom w:val="single" w:sz="4" w:space="0" w:color="auto"/>
              <w:right w:val="single" w:sz="4" w:space="0" w:color="auto"/>
            </w:tcBorders>
          </w:tcPr>
          <w:p w14:paraId="6AF4786E" w14:textId="77777777" w:rsidR="00E36F0E" w:rsidRPr="0052707D" w:rsidRDefault="00E36F0E" w:rsidP="00E36F0E">
            <w:pPr>
              <w:rPr>
                <w:highlight w:val="yellow"/>
              </w:rPr>
            </w:pPr>
          </w:p>
        </w:tc>
      </w:tr>
      <w:tr w:rsidR="00E36F0E" w:rsidRPr="00C82768" w14:paraId="6DDC64F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1AA78CD"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13E927D8" w14:textId="77777777" w:rsidR="00E36F0E" w:rsidRDefault="00393DC0" w:rsidP="00E36F0E">
            <w:r>
              <w:t>ssid</w:t>
            </w:r>
          </w:p>
        </w:tc>
        <w:tc>
          <w:tcPr>
            <w:tcW w:w="900" w:type="dxa"/>
            <w:tcBorders>
              <w:top w:val="single" w:sz="4" w:space="0" w:color="auto"/>
              <w:left w:val="single" w:sz="4" w:space="0" w:color="auto"/>
              <w:bottom w:val="single" w:sz="4" w:space="0" w:color="auto"/>
              <w:right w:val="single" w:sz="4" w:space="0" w:color="auto"/>
            </w:tcBorders>
          </w:tcPr>
          <w:p w14:paraId="72AA3500"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06C02F4C"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15E33879" w14:textId="77777777" w:rsidR="00E36F0E" w:rsidRPr="00F1221C" w:rsidRDefault="00393DC0" w:rsidP="00E36F0E">
            <w:r w:rsidRPr="00F1221C">
              <w:t>Char Value:0-255</w:t>
            </w:r>
          </w:p>
          <w:p w14:paraId="48FA46D5"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447C4128" w14:textId="77777777" w:rsidR="00E36F0E" w:rsidRPr="0052707D" w:rsidRDefault="00393DC0" w:rsidP="00E36F0E">
            <w:pPr>
              <w:rPr>
                <w:highlight w:val="yellow"/>
              </w:rPr>
            </w:pPr>
            <w:r w:rsidRPr="00924C31">
              <w:t>List of SSIDs to specifically scan for. Used to scan for hidden networks. "passive" will be ignored as a</w:t>
            </w:r>
            <w:r>
              <w:t>n</w:t>
            </w:r>
            <w:r w:rsidRPr="00924C31">
              <w:t xml:space="preserve"> active scan is required</w:t>
            </w:r>
          </w:p>
        </w:tc>
      </w:tr>
      <w:tr w:rsidR="00E36F0E" w:rsidRPr="00C82768" w14:paraId="6454146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B1A0B82"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7138417B" w14:textId="77777777" w:rsidR="00E36F0E" w:rsidRDefault="00393DC0" w:rsidP="00E36F0E">
            <w:r>
              <w:t>scanId</w:t>
            </w:r>
          </w:p>
        </w:tc>
        <w:tc>
          <w:tcPr>
            <w:tcW w:w="900" w:type="dxa"/>
            <w:tcBorders>
              <w:top w:val="single" w:sz="4" w:space="0" w:color="auto"/>
              <w:left w:val="single" w:sz="4" w:space="0" w:color="auto"/>
              <w:bottom w:val="single" w:sz="4" w:space="0" w:color="auto"/>
              <w:right w:val="single" w:sz="4" w:space="0" w:color="auto"/>
            </w:tcBorders>
          </w:tcPr>
          <w:p w14:paraId="163501EC" w14:textId="77777777" w:rsidR="00E36F0E" w:rsidRDefault="00393DC0" w:rsidP="00E36F0E">
            <w:r>
              <w:t>Int64</w:t>
            </w:r>
          </w:p>
        </w:tc>
        <w:tc>
          <w:tcPr>
            <w:tcW w:w="1697" w:type="dxa"/>
            <w:tcBorders>
              <w:top w:val="single" w:sz="4" w:space="0" w:color="auto"/>
              <w:left w:val="single" w:sz="4" w:space="0" w:color="auto"/>
              <w:bottom w:val="single" w:sz="4" w:space="0" w:color="auto"/>
              <w:right w:val="single" w:sz="4" w:space="0" w:color="auto"/>
            </w:tcBorders>
          </w:tcPr>
          <w:p w14:paraId="0A97867E"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720F3562" w14:textId="77777777" w:rsidR="00E36F0E" w:rsidRDefault="00393DC0" w:rsidP="00E36F0E">
            <w:r>
              <w:t>0-18446744073709551615</w:t>
            </w:r>
          </w:p>
        </w:tc>
        <w:tc>
          <w:tcPr>
            <w:tcW w:w="3330" w:type="dxa"/>
            <w:tcBorders>
              <w:top w:val="single" w:sz="4" w:space="0" w:color="auto"/>
              <w:left w:val="single" w:sz="4" w:space="0" w:color="auto"/>
              <w:bottom w:val="single" w:sz="4" w:space="0" w:color="auto"/>
              <w:right w:val="single" w:sz="4" w:space="0" w:color="auto"/>
            </w:tcBorders>
          </w:tcPr>
          <w:p w14:paraId="4C7FF7D9" w14:textId="77777777" w:rsidR="00E36F0E" w:rsidRPr="00924C31" w:rsidRDefault="00393DC0" w:rsidP="00E36F0E">
            <w:r>
              <w:t xml:space="preserve">ID value used to track scans </w:t>
            </w:r>
          </w:p>
        </w:tc>
      </w:tr>
      <w:tr w:rsidR="00E36F0E" w:rsidRPr="00C82768" w14:paraId="0EE3BC94"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08A07636" w14:textId="77777777" w:rsidR="00E36F0E" w:rsidRPr="00C82768" w:rsidRDefault="00393DC0" w:rsidP="00E36F0E">
            <w:r w:rsidRPr="00C82768">
              <w:rPr>
                <w:b/>
              </w:rPr>
              <w:t>Response</w:t>
            </w:r>
          </w:p>
        </w:tc>
      </w:tr>
      <w:tr w:rsidR="00E36F0E" w:rsidRPr="00C82768" w14:paraId="73B7146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1C62DC4"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AD6944A" w14:textId="77777777" w:rsidR="00E36F0E" w:rsidRDefault="00393DC0" w:rsidP="00E36F0E">
            <w:r>
              <w:t>WlanRet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503BDCA"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B94BF3C"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47913E5" w14:textId="77777777" w:rsidR="00E36F0E" w:rsidRPr="00751E32" w:rsidRDefault="00393DC0" w:rsidP="00E36F0E">
            <w:pPr>
              <w:rPr>
                <w:highlight w:val="yellow"/>
              </w:rPr>
            </w:pPr>
            <w:r>
              <w:rPr>
                <w:rFonts w:cs="Arial"/>
                <w:color w:val="000000"/>
              </w:rP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3FD33C0" w14:textId="77777777" w:rsidR="00E36F0E" w:rsidRDefault="00E36F0E" w:rsidP="00E36F0E"/>
        </w:tc>
      </w:tr>
      <w:tr w:rsidR="00E36F0E" w:rsidRPr="00C82768" w14:paraId="54C319A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195BFF4"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8F1D11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FEEB325"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35B8C5A" w14:textId="77777777" w:rsidR="00E36F0E" w:rsidRPr="00C82768" w:rsidRDefault="00393DC0" w:rsidP="00E36F0E">
            <w:r>
              <w:t>WLAN_ERROR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A24208D" w14:textId="77777777" w:rsidR="00E36F0E" w:rsidRPr="008127A4"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701A27B" w14:textId="77777777" w:rsidR="00E36F0E" w:rsidRDefault="00393DC0" w:rsidP="00E36F0E">
            <w:r>
              <w:t>Error/Failure</w:t>
            </w:r>
          </w:p>
        </w:tc>
      </w:tr>
      <w:tr w:rsidR="00E36F0E" w:rsidRPr="00C82768" w14:paraId="2BFE079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BBD0F9C"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F0CC6FC"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83AA04B"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C2422B4" w14:textId="77777777" w:rsidR="00E36F0E" w:rsidRPr="00C82768" w:rsidRDefault="00393DC0" w:rsidP="00E36F0E">
            <w:r>
              <w:t>WLAN_SUCCESS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1543BD7" w14:textId="77777777" w:rsidR="00E36F0E" w:rsidRPr="008127A4"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7888909" w14:textId="77777777" w:rsidR="00E36F0E" w:rsidRDefault="00393DC0" w:rsidP="00E36F0E">
            <w:r>
              <w:t>Success</w:t>
            </w:r>
          </w:p>
        </w:tc>
      </w:tr>
      <w:tr w:rsidR="00E36F0E" w:rsidRPr="00C82768" w14:paraId="1102FEC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B772113"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43CA63A" w14:textId="77777777" w:rsidR="00E36F0E" w:rsidRPr="00C82768" w:rsidRDefault="00393DC0" w:rsidP="00E36F0E">
            <w:r>
              <w:t>ifId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5C1CE1F"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70D46F0"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367508F" w14:textId="77777777" w:rsidR="00E36F0E" w:rsidRPr="00751E32" w:rsidRDefault="00393DC0" w:rsidP="00E36F0E">
            <w:pPr>
              <w:rPr>
                <w:highlight w:val="yellow"/>
              </w:rPr>
            </w:pPr>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D8A62F5" w14:textId="77777777" w:rsidR="00E36F0E" w:rsidRPr="00C82768" w:rsidRDefault="00393DC0" w:rsidP="00E36F0E">
            <w:r>
              <w:t>Interface ID</w:t>
            </w:r>
          </w:p>
        </w:tc>
      </w:tr>
      <w:tr w:rsidR="00E36F0E" w:rsidRPr="00C82768" w14:paraId="5723667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AF53E2F"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D5F70C1" w14:textId="77777777" w:rsidR="00E36F0E" w:rsidRDefault="00393DC0" w:rsidP="00E36F0E">
            <w:r>
              <w:t>scanId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1759A99" w14:textId="77777777" w:rsidR="00E36F0E" w:rsidRDefault="00393DC0" w:rsidP="00E36F0E">
            <w:r>
              <w:t>Int64</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7B88413" w14:textId="77777777" w:rsidR="00E36F0E" w:rsidRDefault="00E36F0E" w:rsidP="00E36F0E"/>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CAF91FD" w14:textId="77777777" w:rsidR="00E36F0E" w:rsidRDefault="00393DC0" w:rsidP="00E36F0E">
            <w:r>
              <w:t>0-18446744073709551615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6806806" w14:textId="77777777" w:rsidR="00E36F0E" w:rsidRPr="00924C31" w:rsidRDefault="00393DC0" w:rsidP="00E36F0E">
            <w:r>
              <w:t xml:space="preserve">ID value used to track scans </w:t>
            </w:r>
          </w:p>
        </w:tc>
      </w:tr>
      <w:tr w:rsidR="00E36F0E" w:rsidRPr="00C82768" w14:paraId="74A03B2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41FA35E"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CCAEFC4" w14:textId="77777777" w:rsidR="00E36F0E" w:rsidRDefault="00393DC0" w:rsidP="00E36F0E">
            <w:r w:rsidRPr="00DA43D2">
              <w:t>WlanChannel</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05D08E6"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C2B191A"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C6EC11B"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FF2E74D" w14:textId="77777777" w:rsidR="00E36F0E" w:rsidRPr="0052707D" w:rsidRDefault="00393DC0" w:rsidP="00E36F0E">
            <w:pPr>
              <w:rPr>
                <w:highlight w:val="yellow"/>
              </w:rPr>
            </w:pPr>
            <w:r>
              <w:t>List of channels</w:t>
            </w:r>
            <w:r w:rsidRPr="007164A2">
              <w:t xml:space="preserve"> of AP</w:t>
            </w:r>
          </w:p>
        </w:tc>
      </w:tr>
      <w:tr w:rsidR="00E36F0E" w:rsidRPr="00C82768" w14:paraId="495DDA9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20B351E"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3019ED5"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037308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04DEBD5" w14:textId="77777777" w:rsidR="00E36F0E" w:rsidRDefault="00393DC0" w:rsidP="00E36F0E">
            <w:r>
              <w:t>Reserved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85D3214" w14:textId="77777777" w:rsidR="00E36F0E" w:rsidRDefault="00393DC0" w:rsidP="00E36F0E">
            <w:r>
              <w:t>0x00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A571218" w14:textId="77777777" w:rsidR="00E36F0E" w:rsidRPr="0052707D" w:rsidRDefault="00E36F0E" w:rsidP="00E36F0E">
            <w:pPr>
              <w:rPr>
                <w:highlight w:val="yellow"/>
              </w:rPr>
            </w:pPr>
          </w:p>
        </w:tc>
      </w:tr>
      <w:tr w:rsidR="00E36F0E" w:rsidRPr="00C82768" w14:paraId="3EA5582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098A635"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B2D0BA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A25F68A"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D6FEE5D" w14:textId="77777777" w:rsidR="00E36F0E" w:rsidRPr="00C82768" w:rsidRDefault="00393DC0" w:rsidP="00E36F0E">
            <w:r>
              <w:t>WLAN_CH_1</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A1844A5" w14:textId="77777777" w:rsidR="00E36F0E" w:rsidRPr="00C82768" w:rsidRDefault="00393DC0" w:rsidP="00E36F0E">
            <w:r>
              <w:t>0x01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00E4623" w14:textId="77777777" w:rsidR="00E36F0E" w:rsidRPr="00C82768" w:rsidRDefault="00E36F0E" w:rsidP="00E36F0E"/>
        </w:tc>
      </w:tr>
      <w:tr w:rsidR="00E36F0E" w:rsidRPr="00C82768" w14:paraId="6D634E6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834774F"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FD20BAF"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8170752"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680D152" w14:textId="77777777" w:rsidR="00E36F0E" w:rsidRPr="00C82768" w:rsidRDefault="00393DC0" w:rsidP="00E36F0E">
            <w:r>
              <w:t>WLAN_CH_2</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6EB0C6F" w14:textId="77777777" w:rsidR="00E36F0E" w:rsidRPr="00C82768" w:rsidRDefault="00393DC0" w:rsidP="00E36F0E">
            <w:r>
              <w:t>0x02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248C966" w14:textId="77777777" w:rsidR="00E36F0E" w:rsidRPr="00C82768" w:rsidRDefault="00E36F0E" w:rsidP="00E36F0E"/>
        </w:tc>
      </w:tr>
      <w:tr w:rsidR="00E36F0E" w:rsidRPr="00C82768" w14:paraId="04DC137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5C3CB7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3616C6D"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B893D0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AF82969" w14:textId="77777777" w:rsidR="00E36F0E" w:rsidRPr="00C82768" w:rsidRDefault="00393DC0" w:rsidP="00E36F0E">
            <w:r>
              <w:t>WLAN_CH_3</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D598D7E" w14:textId="77777777" w:rsidR="00E36F0E" w:rsidRDefault="00393DC0" w:rsidP="00E36F0E">
            <w:r>
              <w:t>0x03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F95E76E" w14:textId="77777777" w:rsidR="00E36F0E" w:rsidRPr="00D70130" w:rsidRDefault="00E36F0E" w:rsidP="00E36F0E">
            <w:pPr>
              <w:rPr>
                <w:highlight w:val="yellow"/>
              </w:rPr>
            </w:pPr>
          </w:p>
        </w:tc>
      </w:tr>
      <w:tr w:rsidR="00E36F0E" w:rsidRPr="00C82768" w14:paraId="444481C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9E3B864"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02586FC"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AB81CE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43AB6D2"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B846EC8"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29AB5FD" w14:textId="77777777" w:rsidR="00E36F0E" w:rsidRPr="00D70130" w:rsidRDefault="00E36F0E" w:rsidP="00E36F0E">
            <w:pPr>
              <w:rPr>
                <w:highlight w:val="yellow"/>
              </w:rPr>
            </w:pPr>
          </w:p>
        </w:tc>
      </w:tr>
      <w:tr w:rsidR="00E36F0E" w:rsidRPr="00C82768" w14:paraId="7E134C3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332909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5E1FC0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98D4B3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C8C48B0" w14:textId="77777777" w:rsidR="00E36F0E" w:rsidRDefault="00393DC0" w:rsidP="00E36F0E">
            <w:r>
              <w:t>WLAN_CH_165</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CCD6680" w14:textId="77777777" w:rsidR="00E36F0E" w:rsidRDefault="00393DC0" w:rsidP="00E36F0E">
            <w:r>
              <w:t>0xA5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EE1F8D1" w14:textId="77777777" w:rsidR="00E36F0E" w:rsidRPr="0052707D" w:rsidRDefault="00E36F0E" w:rsidP="00E36F0E">
            <w:pPr>
              <w:rPr>
                <w:highlight w:val="yellow"/>
              </w:rPr>
            </w:pPr>
          </w:p>
        </w:tc>
      </w:tr>
      <w:tr w:rsidR="00E36F0E" w:rsidRPr="00C82768" w14:paraId="008FF20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5605943"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C4D337D" w14:textId="77777777" w:rsidR="00E36F0E" w:rsidRDefault="00393DC0" w:rsidP="00E36F0E">
            <w:r>
              <w:t>ssid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8BCF536"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417F84C"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69D7A18" w14:textId="77777777" w:rsidR="00E36F0E" w:rsidRPr="00F1221C" w:rsidRDefault="00393DC0" w:rsidP="00E36F0E">
            <w:r w:rsidRPr="00F1221C">
              <w:t>Char Value:0-255</w:t>
            </w:r>
          </w:p>
          <w:p w14:paraId="62618F35"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3BFCFB3" w14:textId="77777777" w:rsidR="00E36F0E" w:rsidRPr="0052707D" w:rsidRDefault="00393DC0" w:rsidP="00E36F0E">
            <w:pPr>
              <w:rPr>
                <w:highlight w:val="yellow"/>
              </w:rPr>
            </w:pPr>
            <w:r w:rsidRPr="00924C31">
              <w:t>List of SSIDs to specifically scan for. Used to scan for hidden networks. "passive" will be ignored as a</w:t>
            </w:r>
            <w:r>
              <w:t>n</w:t>
            </w:r>
            <w:r w:rsidRPr="00924C31">
              <w:t xml:space="preserve"> active scan is required</w:t>
            </w:r>
          </w:p>
        </w:tc>
      </w:tr>
      <w:tr w:rsidR="00E36F0E" w:rsidRPr="00C82768" w14:paraId="6E3E9BD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D43BA06"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A4451B9" w14:textId="77777777" w:rsidR="00E36F0E" w:rsidRDefault="00393DC0" w:rsidP="00E36F0E">
            <w:r>
              <w:t>count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9FFE782" w14:textId="77777777" w:rsidR="00E36F0E"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9613862"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1BCFB25" w14:textId="77777777" w:rsidR="00E36F0E"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9FB7183" w14:textId="77777777" w:rsidR="00E36F0E" w:rsidRPr="0011264E" w:rsidRDefault="00393DC0" w:rsidP="00E36F0E">
            <w:pPr>
              <w:rPr>
                <w:rFonts w:cs="Arial"/>
                <w:color w:val="305496"/>
              </w:rPr>
            </w:pPr>
            <w:r w:rsidRPr="0011264E">
              <w:rPr>
                <w:rFonts w:cs="Arial"/>
              </w:rPr>
              <w:t>number of APs found, repeats ap field</w:t>
            </w:r>
          </w:p>
        </w:tc>
      </w:tr>
      <w:tr w:rsidR="00E36F0E" w:rsidRPr="00C82768" w14:paraId="33A35A9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2ED3422"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0F60300" w14:textId="77777777" w:rsidR="00E36F0E" w:rsidRDefault="00393DC0" w:rsidP="00E36F0E">
            <w:r>
              <w:t>ssid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8DDDA36"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20920D6"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33D75B4" w14:textId="77777777" w:rsidR="00E36F0E" w:rsidRPr="00F1221C" w:rsidRDefault="00393DC0" w:rsidP="00E36F0E">
            <w:r w:rsidRPr="00F1221C">
              <w:t>Char Value:0-255</w:t>
            </w:r>
          </w:p>
          <w:p w14:paraId="57D94A91" w14:textId="77777777" w:rsidR="00E36F0E" w:rsidRDefault="00393DC0" w:rsidP="00E36F0E">
            <w:r w:rsidRPr="00F1221C">
              <w:lastRenderedPageBreak/>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60E74CB" w14:textId="77777777" w:rsidR="00E36F0E" w:rsidRPr="0052707D" w:rsidRDefault="00393DC0" w:rsidP="00E36F0E">
            <w:pPr>
              <w:rPr>
                <w:highlight w:val="yellow"/>
              </w:rPr>
            </w:pPr>
            <w:r w:rsidRPr="0003706A">
              <w:lastRenderedPageBreak/>
              <w:t>SSID</w:t>
            </w:r>
            <w:r>
              <w:t xml:space="preserve"> – scan result</w:t>
            </w:r>
          </w:p>
        </w:tc>
      </w:tr>
      <w:tr w:rsidR="00E36F0E" w:rsidRPr="00C82768" w14:paraId="22CB442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CD78B08"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3FD7785" w14:textId="77777777" w:rsidR="00E36F0E" w:rsidRDefault="00393DC0" w:rsidP="00E36F0E">
            <w:r>
              <w:t>bssid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DDED2F9"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8509A5C"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73E97A8" w14:textId="77777777" w:rsidR="00E36F0E" w:rsidRPr="00F1221C" w:rsidRDefault="00393DC0" w:rsidP="00E36F0E">
            <w:r w:rsidRPr="00F1221C">
              <w:t>Char Value:0-255</w:t>
            </w:r>
          </w:p>
          <w:p w14:paraId="374CF8E0"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EF47222" w14:textId="77777777" w:rsidR="00E36F0E" w:rsidRPr="0003706A" w:rsidRDefault="00393DC0" w:rsidP="00E36F0E">
            <w:r>
              <w:t>MAC address of AP – scan result</w:t>
            </w:r>
          </w:p>
        </w:tc>
      </w:tr>
      <w:tr w:rsidR="00E36F0E" w:rsidRPr="00C82768" w14:paraId="48EA081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B01DEFC"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1D45572" w14:textId="77777777" w:rsidR="00E36F0E" w:rsidRDefault="00393DC0" w:rsidP="00E36F0E">
            <w:r w:rsidRPr="00DA43D2">
              <w:t>WlanChannel</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9DEBF79"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1643C41"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D686567"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906E773" w14:textId="77777777" w:rsidR="00E36F0E" w:rsidRPr="0052707D" w:rsidRDefault="00393DC0" w:rsidP="00E36F0E">
            <w:pPr>
              <w:rPr>
                <w:highlight w:val="yellow"/>
              </w:rPr>
            </w:pPr>
            <w:r>
              <w:t>Channel</w:t>
            </w:r>
            <w:r w:rsidRPr="007164A2">
              <w:t xml:space="preserve"> of AP</w:t>
            </w:r>
            <w:r>
              <w:t xml:space="preserve"> – scan result</w:t>
            </w:r>
          </w:p>
        </w:tc>
      </w:tr>
      <w:tr w:rsidR="00E36F0E" w:rsidRPr="00C82768" w14:paraId="7A7288A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545F223"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7670BF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74402F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7328298" w14:textId="77777777" w:rsidR="00E36F0E" w:rsidRDefault="00393DC0" w:rsidP="00E36F0E">
            <w:r>
              <w:t>Reserved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7C8B1ED" w14:textId="77777777" w:rsidR="00E36F0E" w:rsidRDefault="00393DC0" w:rsidP="00E36F0E">
            <w:r>
              <w:t>0x00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95E871F" w14:textId="77777777" w:rsidR="00E36F0E" w:rsidRPr="0052707D" w:rsidRDefault="00E36F0E" w:rsidP="00E36F0E">
            <w:pPr>
              <w:rPr>
                <w:highlight w:val="yellow"/>
              </w:rPr>
            </w:pPr>
          </w:p>
        </w:tc>
      </w:tr>
      <w:tr w:rsidR="00E36F0E" w:rsidRPr="00C82768" w14:paraId="2EA26D5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6F23B94"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5E4517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3152A21"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DFDF1CD" w14:textId="77777777" w:rsidR="00E36F0E" w:rsidRPr="00C82768" w:rsidRDefault="00393DC0" w:rsidP="00E36F0E">
            <w:r>
              <w:t>WLAN_CH_1</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232400E" w14:textId="77777777" w:rsidR="00E36F0E" w:rsidRPr="00C82768" w:rsidRDefault="00393DC0" w:rsidP="00E36F0E">
            <w:r>
              <w:t>0x01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CD0503A" w14:textId="77777777" w:rsidR="00E36F0E" w:rsidRPr="00C82768" w:rsidRDefault="00E36F0E" w:rsidP="00E36F0E"/>
        </w:tc>
      </w:tr>
      <w:tr w:rsidR="00E36F0E" w:rsidRPr="00C82768" w14:paraId="5B5A185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849FCF3"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979B54B"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D2CCEDF"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B090593" w14:textId="77777777" w:rsidR="00E36F0E" w:rsidRPr="00C82768" w:rsidRDefault="00393DC0" w:rsidP="00E36F0E">
            <w:r>
              <w:t>WLAN_CH_2</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4279398" w14:textId="77777777" w:rsidR="00E36F0E" w:rsidRPr="00C82768" w:rsidRDefault="00393DC0" w:rsidP="00E36F0E">
            <w:r>
              <w:t>0x02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D561B17" w14:textId="77777777" w:rsidR="00E36F0E" w:rsidRPr="00C82768" w:rsidRDefault="00E36F0E" w:rsidP="00E36F0E"/>
        </w:tc>
      </w:tr>
      <w:tr w:rsidR="00E36F0E" w:rsidRPr="00C82768" w14:paraId="23FDCBD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A64E3C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B82194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910EBD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935A8A6" w14:textId="77777777" w:rsidR="00E36F0E" w:rsidRPr="00C82768" w:rsidRDefault="00393DC0" w:rsidP="00E36F0E">
            <w:r>
              <w:t>WLAN_CH_3</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A93AB98" w14:textId="77777777" w:rsidR="00E36F0E" w:rsidRDefault="00393DC0" w:rsidP="00E36F0E">
            <w:r>
              <w:t>0x03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E2A9E0A" w14:textId="77777777" w:rsidR="00E36F0E" w:rsidRPr="00D70130" w:rsidRDefault="00E36F0E" w:rsidP="00E36F0E">
            <w:pPr>
              <w:rPr>
                <w:highlight w:val="yellow"/>
              </w:rPr>
            </w:pPr>
          </w:p>
        </w:tc>
      </w:tr>
      <w:tr w:rsidR="00E36F0E" w:rsidRPr="00C82768" w14:paraId="1A71ADA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A81A14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A1577D6"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4A3326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3D21F5E"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F0A3397"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569E48D" w14:textId="77777777" w:rsidR="00E36F0E" w:rsidRPr="00D70130" w:rsidRDefault="00E36F0E" w:rsidP="00E36F0E">
            <w:pPr>
              <w:rPr>
                <w:highlight w:val="yellow"/>
              </w:rPr>
            </w:pPr>
          </w:p>
        </w:tc>
      </w:tr>
      <w:tr w:rsidR="00E36F0E" w:rsidRPr="00C82768" w14:paraId="65233FE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61F642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D52753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F670C7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F569430" w14:textId="77777777" w:rsidR="00E36F0E" w:rsidRDefault="00393DC0" w:rsidP="00E36F0E">
            <w:r>
              <w:t>WLAN_CH_165</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77FD69F" w14:textId="77777777" w:rsidR="00E36F0E" w:rsidRDefault="00393DC0" w:rsidP="00E36F0E">
            <w:r>
              <w:t>0xA5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E595BCB" w14:textId="77777777" w:rsidR="00E36F0E" w:rsidRPr="0052707D" w:rsidRDefault="00E36F0E" w:rsidP="00E36F0E">
            <w:pPr>
              <w:rPr>
                <w:highlight w:val="yellow"/>
              </w:rPr>
            </w:pPr>
          </w:p>
        </w:tc>
      </w:tr>
      <w:tr w:rsidR="00E36F0E" w:rsidRPr="00C82768" w14:paraId="7109F90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45773DC"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A048AD2" w14:textId="77777777" w:rsidR="00E36F0E" w:rsidRDefault="00393DC0" w:rsidP="00E36F0E">
            <w:r>
              <w:t>Wlan Bandwidth</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B4E9A92"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18C8551"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6E349B1"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88F0044" w14:textId="77777777" w:rsidR="00E36F0E" w:rsidRPr="00D70130" w:rsidRDefault="00E36F0E" w:rsidP="00E36F0E">
            <w:pPr>
              <w:rPr>
                <w:highlight w:val="yellow"/>
              </w:rPr>
            </w:pPr>
          </w:p>
        </w:tc>
      </w:tr>
      <w:tr w:rsidR="00E36F0E" w:rsidRPr="00C82768" w14:paraId="252FDFC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6A2A66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8D7A89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46BB8D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39FFAD6" w14:textId="77777777" w:rsidR="00E36F0E" w:rsidRDefault="00393DC0" w:rsidP="00E36F0E">
            <w:pPr>
              <w:rPr>
                <w:rFonts w:cs="Arial"/>
                <w:color w:val="000000"/>
              </w:rPr>
            </w:pPr>
            <w:r>
              <w:rPr>
                <w:rFonts w:cs="Arial"/>
                <w:color w:val="000000"/>
              </w:rPr>
              <w:t>WLAN_BW_MIN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B66A395" w14:textId="77777777" w:rsidR="00E36F0E" w:rsidRDefault="00393DC0" w:rsidP="00E36F0E">
            <w:pPr>
              <w:rPr>
                <w:rFonts w:cs="Arial"/>
                <w:color w:val="000000"/>
              </w:rPr>
            </w:pPr>
            <w:r>
              <w:rPr>
                <w:rFonts w:cs="Arial"/>
                <w:color w:val="000000"/>
              </w:rP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B9E5BAE" w14:textId="77777777" w:rsidR="00E36F0E" w:rsidRDefault="00393DC0" w:rsidP="00E36F0E">
            <w:pPr>
              <w:rPr>
                <w:rFonts w:cs="Arial"/>
                <w:color w:val="000000"/>
              </w:rPr>
            </w:pPr>
            <w:r>
              <w:rPr>
                <w:rFonts w:cs="Arial"/>
                <w:color w:val="000000"/>
              </w:rPr>
              <w:t> </w:t>
            </w:r>
          </w:p>
        </w:tc>
      </w:tr>
      <w:tr w:rsidR="00E36F0E" w:rsidRPr="00C82768" w14:paraId="4712357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8A9A12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E981B4D"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C5C336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82D2633" w14:textId="77777777" w:rsidR="00E36F0E" w:rsidRDefault="00393DC0" w:rsidP="00E36F0E">
            <w:pPr>
              <w:rPr>
                <w:rFonts w:cs="Arial"/>
                <w:color w:val="000000"/>
              </w:rPr>
            </w:pPr>
            <w:r>
              <w:rPr>
                <w:rFonts w:cs="Arial"/>
                <w:color w:val="000000"/>
              </w:rPr>
              <w:t>WLAN_BW_MHZ20</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71F5151" w14:textId="77777777" w:rsidR="00E36F0E" w:rsidRDefault="00393DC0" w:rsidP="00E36F0E">
            <w:pPr>
              <w:rPr>
                <w:rFonts w:cs="Arial"/>
                <w:color w:val="000000"/>
              </w:rPr>
            </w:pPr>
            <w:r>
              <w:rPr>
                <w:rFonts w:cs="Arial"/>
                <w:color w:val="000000"/>
              </w:rP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77F3B49" w14:textId="77777777" w:rsidR="00E36F0E" w:rsidRDefault="00393DC0" w:rsidP="00E36F0E">
            <w:pPr>
              <w:rPr>
                <w:rFonts w:cs="Arial"/>
                <w:color w:val="000000"/>
              </w:rPr>
            </w:pPr>
            <w:r>
              <w:rPr>
                <w:rFonts w:cs="Arial"/>
                <w:color w:val="000000"/>
              </w:rPr>
              <w:t>20MHz channel</w:t>
            </w:r>
          </w:p>
        </w:tc>
      </w:tr>
      <w:tr w:rsidR="00E36F0E" w:rsidRPr="00C82768" w14:paraId="78F325F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099D6D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8D2FFCB"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1ABEFD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C1D679F" w14:textId="77777777" w:rsidR="00E36F0E" w:rsidRDefault="00393DC0" w:rsidP="00E36F0E">
            <w:pPr>
              <w:rPr>
                <w:rFonts w:cs="Arial"/>
                <w:color w:val="000000"/>
              </w:rPr>
            </w:pPr>
            <w:r>
              <w:rPr>
                <w:rFonts w:cs="Arial"/>
                <w:color w:val="000000"/>
              </w:rPr>
              <w:t>WLAN_BW_MHZ40</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F1D080B" w14:textId="77777777" w:rsidR="00E36F0E" w:rsidRDefault="00393DC0" w:rsidP="00E36F0E">
            <w:pPr>
              <w:rPr>
                <w:rFonts w:cs="Arial"/>
                <w:color w:val="000000"/>
              </w:rPr>
            </w:pPr>
            <w:r>
              <w:rPr>
                <w:rFonts w:cs="Arial"/>
                <w:color w:val="000000"/>
              </w:rP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7CA5A34" w14:textId="77777777" w:rsidR="00E36F0E" w:rsidRDefault="00393DC0" w:rsidP="00E36F0E">
            <w:pPr>
              <w:rPr>
                <w:rFonts w:cs="Arial"/>
                <w:color w:val="000000"/>
              </w:rPr>
            </w:pPr>
            <w:r>
              <w:rPr>
                <w:rFonts w:cs="Arial"/>
                <w:color w:val="000000"/>
              </w:rPr>
              <w:t>40MHz channel; must use 11n/11ac.  Few devices support on 2.4Ghz</w:t>
            </w:r>
          </w:p>
        </w:tc>
      </w:tr>
      <w:tr w:rsidR="00E36F0E" w:rsidRPr="00C82768" w14:paraId="15B385B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303C9C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3616DF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BC3F12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706170B" w14:textId="77777777" w:rsidR="00E36F0E" w:rsidRDefault="00393DC0" w:rsidP="00E36F0E">
            <w:pPr>
              <w:rPr>
                <w:rFonts w:cs="Arial"/>
                <w:color w:val="000000"/>
              </w:rPr>
            </w:pPr>
            <w:r>
              <w:rPr>
                <w:rFonts w:cs="Arial"/>
                <w:color w:val="000000"/>
              </w:rPr>
              <w:t>WLAN_BW_MHZ80</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FAEC03C" w14:textId="77777777" w:rsidR="00E36F0E" w:rsidRDefault="00393DC0" w:rsidP="00E36F0E">
            <w:pPr>
              <w:rPr>
                <w:rFonts w:cs="Arial"/>
                <w:color w:val="000000"/>
              </w:rPr>
            </w:pPr>
            <w:r>
              <w:rPr>
                <w:rFonts w:cs="Arial"/>
                <w:color w:val="000000"/>
              </w:rP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E11A353" w14:textId="77777777" w:rsidR="00E36F0E" w:rsidRDefault="00393DC0" w:rsidP="00E36F0E">
            <w:pPr>
              <w:rPr>
                <w:rFonts w:cs="Arial"/>
                <w:color w:val="000000"/>
              </w:rPr>
            </w:pPr>
            <w:r>
              <w:rPr>
                <w:rFonts w:cs="Arial"/>
                <w:color w:val="000000"/>
              </w:rPr>
              <w:t>80MHz channel; must use 11ac</w:t>
            </w:r>
          </w:p>
        </w:tc>
      </w:tr>
      <w:tr w:rsidR="00E36F0E" w:rsidRPr="00C82768" w14:paraId="2C53B26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31D79C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CD6696A"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896ED57"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11BD050" w14:textId="77777777" w:rsidR="00E36F0E" w:rsidRDefault="00393DC0" w:rsidP="00E36F0E">
            <w:pPr>
              <w:rPr>
                <w:rFonts w:cs="Arial"/>
                <w:color w:val="000000"/>
              </w:rPr>
            </w:pPr>
            <w:r>
              <w:rPr>
                <w:rFonts w:cs="Arial"/>
                <w:color w:val="000000"/>
              </w:rPr>
              <w:t>WLAN_BW_MHZ8080</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3135F42" w14:textId="77777777" w:rsidR="00E36F0E" w:rsidRDefault="00393DC0" w:rsidP="00E36F0E">
            <w:pPr>
              <w:rPr>
                <w:rFonts w:cs="Arial"/>
                <w:color w:val="000000"/>
              </w:rPr>
            </w:pPr>
            <w:r>
              <w:rPr>
                <w:rFonts w:cs="Arial"/>
                <w:color w:val="000000"/>
              </w:rP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93A4AC8" w14:textId="77777777" w:rsidR="00E36F0E" w:rsidRDefault="00393DC0" w:rsidP="00E36F0E">
            <w:pPr>
              <w:rPr>
                <w:rFonts w:cs="Arial"/>
                <w:color w:val="000000"/>
              </w:rPr>
            </w:pPr>
            <w:r>
              <w:rPr>
                <w:rFonts w:cs="Arial"/>
                <w:color w:val="000000"/>
              </w:rPr>
              <w:t>80-80MHz, 2 non-contiguous 80MHz; must use 11ac</w:t>
            </w:r>
          </w:p>
        </w:tc>
      </w:tr>
      <w:tr w:rsidR="00E36F0E" w:rsidRPr="00C82768" w14:paraId="20938CB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1EFC16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5DC72A7"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527346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C12350C" w14:textId="77777777" w:rsidR="00E36F0E" w:rsidRDefault="00393DC0" w:rsidP="00E36F0E">
            <w:pPr>
              <w:rPr>
                <w:rFonts w:cs="Arial"/>
                <w:color w:val="000000"/>
              </w:rPr>
            </w:pPr>
            <w:r>
              <w:rPr>
                <w:rFonts w:cs="Arial"/>
                <w:color w:val="000000"/>
              </w:rPr>
              <w:t>WLAN_BW_MHZ160</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18A0146" w14:textId="77777777" w:rsidR="00E36F0E" w:rsidRDefault="00393DC0" w:rsidP="00E36F0E">
            <w:pPr>
              <w:rPr>
                <w:rFonts w:cs="Arial"/>
                <w:color w:val="000000"/>
              </w:rPr>
            </w:pPr>
            <w:r>
              <w:rPr>
                <w:rFonts w:cs="Arial"/>
                <w:color w:val="000000"/>
              </w:rPr>
              <w:t>0x5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65FB446" w14:textId="77777777" w:rsidR="00E36F0E" w:rsidRDefault="00393DC0" w:rsidP="00E36F0E">
            <w:pPr>
              <w:rPr>
                <w:rFonts w:cs="Arial"/>
                <w:color w:val="000000"/>
              </w:rPr>
            </w:pPr>
            <w:r>
              <w:rPr>
                <w:rFonts w:cs="Arial"/>
                <w:color w:val="000000"/>
              </w:rPr>
              <w:t>160MHz channel; must 11ac</w:t>
            </w:r>
          </w:p>
        </w:tc>
      </w:tr>
      <w:tr w:rsidR="00E36F0E" w:rsidRPr="00C82768" w14:paraId="13DF2F9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78B080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BC0A8F4"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91E3E07"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83E84E3" w14:textId="77777777" w:rsidR="00E36F0E" w:rsidRDefault="00393DC0" w:rsidP="00E36F0E">
            <w:pPr>
              <w:rPr>
                <w:rFonts w:cs="Arial"/>
                <w:color w:val="000000"/>
              </w:rPr>
            </w:pPr>
            <w:r>
              <w:rPr>
                <w:rFonts w:cs="Arial"/>
                <w:color w:val="000000"/>
              </w:rPr>
              <w:t>WLAN_BW_MAX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17CB323" w14:textId="77777777" w:rsidR="00E36F0E" w:rsidRDefault="00393DC0" w:rsidP="00E36F0E">
            <w:pPr>
              <w:rPr>
                <w:rFonts w:cs="Arial"/>
                <w:color w:val="000000"/>
              </w:rPr>
            </w:pPr>
            <w:r>
              <w:rPr>
                <w:rFonts w:cs="Arial"/>
                <w:color w:val="000000"/>
              </w:rPr>
              <w:t>0x6</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7F101CF" w14:textId="77777777" w:rsidR="00E36F0E" w:rsidRDefault="00393DC0" w:rsidP="00E36F0E">
            <w:pPr>
              <w:rPr>
                <w:rFonts w:cs="Arial"/>
                <w:color w:val="000000"/>
              </w:rPr>
            </w:pPr>
            <w:r>
              <w:rPr>
                <w:rFonts w:cs="Arial"/>
                <w:color w:val="000000"/>
              </w:rPr>
              <w:t> </w:t>
            </w:r>
          </w:p>
        </w:tc>
      </w:tr>
      <w:tr w:rsidR="00E36F0E" w:rsidRPr="00C82768" w14:paraId="6053D79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431F2C5"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B3B68E0" w14:textId="77777777" w:rsidR="00E36F0E" w:rsidRDefault="00393DC0" w:rsidP="00E36F0E">
            <w:r>
              <w:t>rssi</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1333635" w14:textId="77777777" w:rsidR="00E36F0E" w:rsidRDefault="00393DC0" w:rsidP="00E36F0E">
            <w:r>
              <w:t xml:space="preserve">Int32 </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4B3917A"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7E0E9D6" w14:textId="77777777" w:rsidR="00E36F0E"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A777B86" w14:textId="77777777" w:rsidR="00E36F0E" w:rsidRDefault="00393DC0" w:rsidP="00E36F0E">
            <w:pPr>
              <w:rPr>
                <w:rFonts w:cs="Arial"/>
                <w:color w:val="000000"/>
              </w:rPr>
            </w:pPr>
            <w:r>
              <w:rPr>
                <w:rFonts w:cs="Arial"/>
                <w:color w:val="000000"/>
              </w:rPr>
              <w:t>RSSI of beacon/probe response</w:t>
            </w:r>
          </w:p>
          <w:p w14:paraId="34CABA24" w14:textId="77777777" w:rsidR="00E36F0E" w:rsidRPr="00D70130" w:rsidRDefault="00E36F0E" w:rsidP="00E36F0E">
            <w:pPr>
              <w:rPr>
                <w:highlight w:val="yellow"/>
              </w:rPr>
            </w:pPr>
          </w:p>
        </w:tc>
      </w:tr>
      <w:tr w:rsidR="00E36F0E" w:rsidRPr="00C82768" w14:paraId="4F3BF3F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B826D89"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5B0E4A8" w14:textId="77777777" w:rsidR="00E36F0E" w:rsidRDefault="00393DC0" w:rsidP="00E36F0E">
            <w:r w:rsidRPr="00DA43D2">
              <w:t>WlanSecurity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E40CA3D"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69B4B64"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EA8353C"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60F2CF1" w14:textId="77777777" w:rsidR="00E36F0E" w:rsidRPr="0052707D" w:rsidRDefault="00393DC0" w:rsidP="00E36F0E">
            <w:pPr>
              <w:rPr>
                <w:highlight w:val="yellow"/>
              </w:rPr>
            </w:pPr>
            <w:r>
              <w:t>Security settings of scan results</w:t>
            </w:r>
          </w:p>
        </w:tc>
      </w:tr>
      <w:tr w:rsidR="00E36F0E" w:rsidRPr="00C82768" w14:paraId="687467F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A0C13F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C66C984"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E4D9E2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2B9FA4B" w14:textId="77777777" w:rsidR="00E36F0E" w:rsidRDefault="00393DC0" w:rsidP="00E36F0E">
            <w:r>
              <w:t>Reserved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3C3CFD5" w14:textId="77777777" w:rsidR="00E36F0E" w:rsidRDefault="00393DC0" w:rsidP="00E36F0E">
            <w:r>
              <w:t>0x00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A090E40" w14:textId="77777777" w:rsidR="00E36F0E" w:rsidRPr="0052707D" w:rsidRDefault="00E36F0E" w:rsidP="00E36F0E">
            <w:pPr>
              <w:rPr>
                <w:highlight w:val="yellow"/>
              </w:rPr>
            </w:pPr>
          </w:p>
        </w:tc>
      </w:tr>
      <w:tr w:rsidR="00E36F0E" w:rsidRPr="00C82768" w14:paraId="6D46085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4C664B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A11F04E"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D3CD2E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173B758" w14:textId="77777777" w:rsidR="00E36F0E" w:rsidRPr="00C82768" w:rsidRDefault="00393DC0" w:rsidP="00E36F0E">
            <w:r>
              <w:t>Open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F4D731F" w14:textId="77777777" w:rsidR="00E36F0E" w:rsidRPr="00C82768" w:rsidRDefault="00393DC0" w:rsidP="00E36F0E">
            <w:r>
              <w:t>0x01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9466965" w14:textId="77777777" w:rsidR="00E36F0E" w:rsidRPr="0052707D" w:rsidRDefault="00393DC0" w:rsidP="00E36F0E">
            <w:pPr>
              <w:rPr>
                <w:highlight w:val="yellow"/>
              </w:rPr>
            </w:pPr>
            <w:r w:rsidRPr="007164A2">
              <w:t>Open or no security</w:t>
            </w:r>
          </w:p>
        </w:tc>
      </w:tr>
      <w:tr w:rsidR="00E36F0E" w:rsidRPr="00C82768" w14:paraId="7B8CBEF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2BB5B8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8B34D8A"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1B29ED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C858E87" w14:textId="77777777" w:rsidR="00E36F0E" w:rsidRPr="00C82768" w:rsidRDefault="00393DC0" w:rsidP="00E36F0E">
            <w:r>
              <w:t>WEP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AB9AFD3" w14:textId="77777777" w:rsidR="00E36F0E" w:rsidRPr="00C82768" w:rsidRDefault="00393DC0" w:rsidP="00E36F0E">
            <w:r>
              <w:t>0x02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09B2951" w14:textId="77777777" w:rsidR="00E36F0E" w:rsidRPr="007164A2" w:rsidRDefault="00393DC0" w:rsidP="00E36F0E">
            <w:r>
              <w:t>WEP</w:t>
            </w:r>
          </w:p>
        </w:tc>
      </w:tr>
      <w:tr w:rsidR="00E36F0E" w:rsidRPr="00C82768" w14:paraId="19273F0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187394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BAD95D7"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D5A174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43C8F4F" w14:textId="77777777" w:rsidR="00E36F0E" w:rsidRDefault="00393DC0" w:rsidP="00E36F0E">
            <w:r>
              <w:t>WPS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252954E" w14:textId="77777777" w:rsidR="00E36F0E" w:rsidRDefault="00393DC0" w:rsidP="00E36F0E">
            <w:r>
              <w:t>0x03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5368F61" w14:textId="77777777" w:rsidR="00E36F0E" w:rsidRPr="007164A2" w:rsidRDefault="00393DC0" w:rsidP="00E36F0E">
            <w:r>
              <w:t>WPS (WiFi Protected Setup)</w:t>
            </w:r>
          </w:p>
        </w:tc>
      </w:tr>
      <w:tr w:rsidR="00E36F0E" w:rsidRPr="00C82768" w14:paraId="6B24C69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1A8B6C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0788042"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9DD0B8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0108360" w14:textId="77777777" w:rsidR="00E36F0E" w:rsidRPr="00C82768" w:rsidRDefault="00393DC0" w:rsidP="00E36F0E">
            <w:r>
              <w:t>WPA_Personal</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48CD66A" w14:textId="77777777" w:rsidR="00E36F0E" w:rsidRDefault="00393DC0" w:rsidP="00E36F0E">
            <w:r>
              <w:t>0x04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A0A6080" w14:textId="77777777" w:rsidR="00E36F0E" w:rsidRPr="007164A2" w:rsidRDefault="00393DC0" w:rsidP="00E36F0E">
            <w:r>
              <w:t>WPA/WPA2/WPA3 Personal (passkey)</w:t>
            </w:r>
          </w:p>
        </w:tc>
      </w:tr>
      <w:tr w:rsidR="00E36F0E" w:rsidRPr="00C82768" w14:paraId="373CF58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CE49D7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97A1162"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AF9C222"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A994A8D" w14:textId="77777777" w:rsidR="00E36F0E" w:rsidRDefault="00393DC0" w:rsidP="00E36F0E">
            <w:r>
              <w:t>WPA_Enterprise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5CDBF8A" w14:textId="77777777" w:rsidR="00E36F0E" w:rsidRDefault="00393DC0" w:rsidP="00E36F0E">
            <w:r>
              <w:t>0x05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139F370" w14:textId="77777777" w:rsidR="00E36F0E" w:rsidRPr="007164A2" w:rsidRDefault="00393DC0" w:rsidP="00E36F0E">
            <w:r>
              <w:t>WPA/WPA2/WPA3 Enterprise (EAP-PEAP/EAP-TLS/etc) (not supported)</w:t>
            </w:r>
          </w:p>
        </w:tc>
      </w:tr>
      <w:tr w:rsidR="00E36F0E" w:rsidRPr="00C82768" w14:paraId="7A51D1F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8A39D0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7CBC15F"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EC663A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BEAE1F3" w14:textId="77777777" w:rsidR="00E36F0E" w:rsidRDefault="00393DC0" w:rsidP="00E36F0E">
            <w:r>
              <w:t>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CEB1C03" w14:textId="77777777" w:rsidR="00E36F0E" w:rsidRDefault="00393DC0" w:rsidP="00E36F0E">
            <w:r>
              <w:t>0x06</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29E9F4A" w14:textId="77777777" w:rsidR="00E36F0E" w:rsidRPr="007164A2" w:rsidRDefault="00E36F0E" w:rsidP="00E36F0E"/>
        </w:tc>
      </w:tr>
      <w:tr w:rsidR="00E36F0E" w:rsidRPr="00C82768" w14:paraId="22BC0DB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FF1DDA2"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CD05A1A" w14:textId="77777777" w:rsidR="00E36F0E" w:rsidRDefault="00393DC0" w:rsidP="00E36F0E">
            <w:r>
              <w:t>isWpsSupported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01D97E0"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A582CBD"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3B929A1"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17EA63B" w14:textId="77777777" w:rsidR="00E36F0E" w:rsidRPr="0003706A" w:rsidRDefault="00393DC0" w:rsidP="00E36F0E">
            <w:pPr>
              <w:rPr>
                <w:rFonts w:cs="Arial"/>
                <w:color w:val="000000"/>
              </w:rPr>
            </w:pPr>
            <w:r>
              <w:rPr>
                <w:rFonts w:cs="Arial"/>
                <w:color w:val="000000"/>
              </w:rPr>
              <w:t>does AP support WPS</w:t>
            </w:r>
          </w:p>
        </w:tc>
      </w:tr>
      <w:tr w:rsidR="00E36F0E" w:rsidRPr="00C82768" w14:paraId="26F4167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367B925"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D367DBB" w14:textId="77777777" w:rsidR="00E36F0E" w:rsidRDefault="00393DC0" w:rsidP="00E36F0E">
            <w:r>
              <w:t>isEssSupported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E825F1B"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A873F10"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18B21C0"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19AB3E5" w14:textId="77777777" w:rsidR="00E36F0E" w:rsidRPr="0003706A" w:rsidRDefault="00393DC0" w:rsidP="00E36F0E">
            <w:pPr>
              <w:rPr>
                <w:rFonts w:cs="Arial"/>
                <w:color w:val="000000"/>
              </w:rPr>
            </w:pPr>
            <w:r>
              <w:rPr>
                <w:rFonts w:cs="Arial"/>
                <w:color w:val="000000"/>
              </w:rPr>
              <w:t>is AP part of an Extended Service Set</w:t>
            </w:r>
          </w:p>
        </w:tc>
      </w:tr>
      <w:tr w:rsidR="00E36F0E" w:rsidRPr="00C82768" w14:paraId="40228D8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D0E5E2B"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B3F90E5" w14:textId="77777777" w:rsidR="00E36F0E" w:rsidRDefault="00393DC0" w:rsidP="00E36F0E">
            <w:r>
              <w:t>scanResultsComplete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0A66766"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AD99576"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847AECE"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109CDA3" w14:textId="77777777" w:rsidR="00E36F0E" w:rsidRDefault="00393DC0" w:rsidP="00E36F0E">
            <w:pPr>
              <w:rPr>
                <w:rFonts w:cs="Arial"/>
                <w:color w:val="000000"/>
              </w:rPr>
            </w:pPr>
            <w:r w:rsidRPr="0011264E">
              <w:rPr>
                <w:rFonts w:cs="Arial"/>
                <w:color w:val="000000"/>
              </w:rPr>
              <w:t>All the scan results have been reported or not</w:t>
            </w:r>
          </w:p>
        </w:tc>
      </w:tr>
    </w:tbl>
    <w:p w14:paraId="089D41ED" w14:textId="77777777" w:rsidR="00E36F0E" w:rsidRDefault="00E36F0E"/>
    <w:p w14:paraId="504FA2C3" w14:textId="22B04DCB" w:rsidR="00E36F0E" w:rsidRDefault="00393DC0" w:rsidP="00506E2F">
      <w:pPr>
        <w:pStyle w:val="Heading4"/>
      </w:pPr>
      <w:r w:rsidRPr="00B9479B">
        <w:t>MD-REQ-380305/B-ConnectWiFiAP</w:t>
      </w:r>
    </w:p>
    <w:p w14:paraId="72777BA2" w14:textId="77777777" w:rsidR="00E36F0E" w:rsidRPr="00857010"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to connect to an AP</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5B0D0578"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6CCEF800" w14:textId="77777777" w:rsidR="00E36F0E" w:rsidRPr="00C82768" w:rsidRDefault="00E36F0E" w:rsidP="00E36F0E">
            <w:pPr>
              <w:spacing w:line="256" w:lineRule="auto"/>
              <w:rPr>
                <w:sz w:val="8"/>
              </w:rPr>
            </w:pPr>
          </w:p>
        </w:tc>
      </w:tr>
      <w:tr w:rsidR="00E36F0E" w:rsidRPr="00C82768" w14:paraId="70F36BD0"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1D97B4F9"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600668E8" w14:textId="77777777" w:rsidR="00E36F0E" w:rsidRPr="00C82768" w:rsidRDefault="00393DC0" w:rsidP="00E36F0E">
            <w:pPr>
              <w:spacing w:line="256" w:lineRule="auto"/>
            </w:pPr>
            <w:r w:rsidRPr="00DA32BB">
              <w:t>One-Shot (</w:t>
            </w:r>
            <w:r>
              <w:t>A-Synch)</w:t>
            </w:r>
          </w:p>
        </w:tc>
      </w:tr>
      <w:tr w:rsidR="00E36F0E" w:rsidRPr="00C82768" w14:paraId="4CF1015B"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457BFB1B"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405D0E0E" w14:textId="77777777" w:rsidR="00E36F0E" w:rsidRPr="00C82768" w:rsidRDefault="00393DC0" w:rsidP="00E36F0E">
            <w:pPr>
              <w:spacing w:line="256" w:lineRule="auto"/>
            </w:pPr>
            <w:r w:rsidRPr="00C82768">
              <w:t>Default</w:t>
            </w:r>
          </w:p>
        </w:tc>
      </w:tr>
      <w:tr w:rsidR="00E36F0E" w:rsidRPr="00C82768" w14:paraId="5016EBC0"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54CDEAD5"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7AB6C0FF" w14:textId="77777777" w:rsidR="00E36F0E" w:rsidRPr="00C82768" w:rsidRDefault="00393DC0" w:rsidP="00E36F0E">
            <w:pPr>
              <w:spacing w:line="256" w:lineRule="auto"/>
            </w:pPr>
            <w:r w:rsidRPr="00C82768">
              <w:t>No</w:t>
            </w:r>
          </w:p>
        </w:tc>
      </w:tr>
      <w:tr w:rsidR="00E36F0E" w:rsidRPr="00C82768" w14:paraId="48CFBEBC"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1A5EFAFF" w14:textId="77777777" w:rsidR="00E36F0E" w:rsidRPr="00C82768" w:rsidRDefault="00E36F0E" w:rsidP="00E36F0E">
            <w:pPr>
              <w:spacing w:line="256" w:lineRule="auto"/>
              <w:rPr>
                <w:sz w:val="8"/>
              </w:rPr>
            </w:pPr>
          </w:p>
        </w:tc>
      </w:tr>
      <w:tr w:rsidR="00E36F0E" w:rsidRPr="00C82768" w14:paraId="64AC331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64D511AE"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5D1422D1"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68888743"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8B9FF4A"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2838D93"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BDB3C7C" w14:textId="77777777" w:rsidR="00E36F0E" w:rsidRPr="00C82768" w:rsidRDefault="00393DC0" w:rsidP="00E36F0E">
            <w:pPr>
              <w:rPr>
                <w:b/>
              </w:rPr>
            </w:pPr>
            <w:r w:rsidRPr="00C82768">
              <w:rPr>
                <w:b/>
              </w:rPr>
              <w:t>Description</w:t>
            </w:r>
          </w:p>
        </w:tc>
      </w:tr>
      <w:tr w:rsidR="00E36F0E" w:rsidRPr="00C82768" w14:paraId="1A4A5B7A"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3D30F596" w14:textId="77777777" w:rsidR="00E36F0E" w:rsidRPr="00C82768" w:rsidRDefault="00393DC0" w:rsidP="00E36F0E">
            <w:pPr>
              <w:rPr>
                <w:b/>
              </w:rPr>
            </w:pPr>
            <w:r w:rsidRPr="00C82768">
              <w:rPr>
                <w:b/>
              </w:rPr>
              <w:t>Request</w:t>
            </w:r>
          </w:p>
        </w:tc>
      </w:tr>
      <w:tr w:rsidR="00E36F0E" w:rsidRPr="00C82768" w14:paraId="2CFBF53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1A424F2"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012A38A7" w14:textId="77777777" w:rsidR="00E36F0E" w:rsidRPr="00C82768" w:rsidRDefault="00393DC0" w:rsidP="00E36F0E">
            <w:r>
              <w:t>ifId</w:t>
            </w:r>
          </w:p>
        </w:tc>
        <w:tc>
          <w:tcPr>
            <w:tcW w:w="900" w:type="dxa"/>
            <w:tcBorders>
              <w:top w:val="single" w:sz="4" w:space="0" w:color="auto"/>
              <w:left w:val="single" w:sz="4" w:space="0" w:color="auto"/>
              <w:bottom w:val="single" w:sz="4" w:space="0" w:color="auto"/>
              <w:right w:val="single" w:sz="4" w:space="0" w:color="auto"/>
            </w:tcBorders>
          </w:tcPr>
          <w:p w14:paraId="4BCBFEE3"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tcPr>
          <w:p w14:paraId="6BFE2859"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105EDA7E" w14:textId="77777777" w:rsidR="00E36F0E" w:rsidRPr="00751E32" w:rsidRDefault="00393DC0" w:rsidP="00E36F0E">
            <w:pPr>
              <w:rPr>
                <w:highlight w:val="yellow"/>
              </w:rPr>
            </w:pPr>
            <w:r>
              <w:t>0-4294967295</w:t>
            </w:r>
          </w:p>
        </w:tc>
        <w:tc>
          <w:tcPr>
            <w:tcW w:w="3330" w:type="dxa"/>
            <w:tcBorders>
              <w:top w:val="single" w:sz="4" w:space="0" w:color="auto"/>
              <w:left w:val="single" w:sz="4" w:space="0" w:color="auto"/>
              <w:bottom w:val="single" w:sz="4" w:space="0" w:color="auto"/>
              <w:right w:val="single" w:sz="4" w:space="0" w:color="auto"/>
            </w:tcBorders>
          </w:tcPr>
          <w:p w14:paraId="21F0C681" w14:textId="77777777" w:rsidR="00E36F0E" w:rsidRPr="00C82768" w:rsidRDefault="00393DC0" w:rsidP="00E36F0E">
            <w:r>
              <w:t>Interface ID</w:t>
            </w:r>
          </w:p>
        </w:tc>
      </w:tr>
      <w:tr w:rsidR="00E36F0E" w:rsidRPr="00C82768" w14:paraId="7E6E0C0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8FB1B37"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344FFDD3" w14:textId="77777777" w:rsidR="00E36F0E" w:rsidRDefault="00393DC0" w:rsidP="00E36F0E">
            <w:r>
              <w:t>ssid</w:t>
            </w:r>
          </w:p>
        </w:tc>
        <w:tc>
          <w:tcPr>
            <w:tcW w:w="900" w:type="dxa"/>
            <w:tcBorders>
              <w:top w:val="single" w:sz="4" w:space="0" w:color="auto"/>
              <w:left w:val="single" w:sz="4" w:space="0" w:color="auto"/>
              <w:bottom w:val="single" w:sz="4" w:space="0" w:color="auto"/>
              <w:right w:val="single" w:sz="4" w:space="0" w:color="auto"/>
            </w:tcBorders>
          </w:tcPr>
          <w:p w14:paraId="7BC95041"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7518CE30" w14:textId="77777777" w:rsidR="00E36F0E" w:rsidRPr="008127A4" w:rsidRDefault="00393DC0" w:rsidP="00E36F0E">
            <w:r w:rsidRPr="008127A4">
              <w:t>-</w:t>
            </w:r>
            <w:r>
              <w:t xml:space="preserve"> </w:t>
            </w:r>
          </w:p>
        </w:tc>
        <w:tc>
          <w:tcPr>
            <w:tcW w:w="1170" w:type="dxa"/>
            <w:tcBorders>
              <w:top w:val="single" w:sz="4" w:space="0" w:color="auto"/>
              <w:left w:val="single" w:sz="4" w:space="0" w:color="auto"/>
              <w:bottom w:val="single" w:sz="4" w:space="0" w:color="auto"/>
              <w:right w:val="single" w:sz="4" w:space="0" w:color="auto"/>
            </w:tcBorders>
          </w:tcPr>
          <w:p w14:paraId="53AAFBF3" w14:textId="77777777" w:rsidR="00E36F0E" w:rsidRPr="00F1221C" w:rsidRDefault="00393DC0" w:rsidP="00E36F0E">
            <w:r w:rsidRPr="00F1221C">
              <w:t>Char Value:0-255</w:t>
            </w:r>
          </w:p>
          <w:p w14:paraId="6190847F"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0037F992" w14:textId="77777777" w:rsidR="00E36F0E" w:rsidRPr="0052707D" w:rsidRDefault="00393DC0" w:rsidP="00E36F0E">
            <w:pPr>
              <w:rPr>
                <w:highlight w:val="yellow"/>
              </w:rPr>
            </w:pPr>
            <w:r w:rsidRPr="007164A2">
              <w:t>SSID of network</w:t>
            </w:r>
          </w:p>
        </w:tc>
      </w:tr>
      <w:tr w:rsidR="00E36F0E" w:rsidRPr="00C82768" w14:paraId="2010C33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ED19A3A"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2A16982F" w14:textId="77777777" w:rsidR="00E36F0E" w:rsidRDefault="00393DC0" w:rsidP="00E36F0E">
            <w:r>
              <w:t>bssid</w:t>
            </w:r>
          </w:p>
        </w:tc>
        <w:tc>
          <w:tcPr>
            <w:tcW w:w="900" w:type="dxa"/>
            <w:tcBorders>
              <w:top w:val="single" w:sz="4" w:space="0" w:color="auto"/>
              <w:left w:val="single" w:sz="4" w:space="0" w:color="auto"/>
              <w:bottom w:val="single" w:sz="4" w:space="0" w:color="auto"/>
              <w:right w:val="single" w:sz="4" w:space="0" w:color="auto"/>
            </w:tcBorders>
          </w:tcPr>
          <w:p w14:paraId="3FD9193E"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06AA3505"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4AC0BDF5" w14:textId="77777777" w:rsidR="00E36F0E" w:rsidRPr="00F1221C" w:rsidRDefault="00393DC0" w:rsidP="00E36F0E">
            <w:r w:rsidRPr="00F1221C">
              <w:t>Char Value:0-255</w:t>
            </w:r>
          </w:p>
          <w:p w14:paraId="5F44423C"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58ADD6A8" w14:textId="77777777" w:rsidR="00E36F0E" w:rsidRPr="0052707D" w:rsidRDefault="00393DC0" w:rsidP="00E36F0E">
            <w:pPr>
              <w:rPr>
                <w:highlight w:val="yellow"/>
              </w:rPr>
            </w:pPr>
            <w:r w:rsidRPr="007164A2">
              <w:t xml:space="preserve">Optional </w:t>
            </w:r>
            <w:r>
              <w:t xml:space="preserve">- </w:t>
            </w:r>
            <w:r w:rsidRPr="007164A2">
              <w:t>BSSID of AP</w:t>
            </w:r>
          </w:p>
        </w:tc>
      </w:tr>
      <w:tr w:rsidR="00E36F0E" w:rsidRPr="00C82768" w14:paraId="4981922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E1E3387"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27ABA95F" w14:textId="77777777" w:rsidR="00E36F0E" w:rsidRDefault="00393DC0" w:rsidP="00E36F0E">
            <w:r w:rsidRPr="00DA43D2">
              <w:t>WlanChannel</w:t>
            </w:r>
          </w:p>
        </w:tc>
        <w:tc>
          <w:tcPr>
            <w:tcW w:w="900" w:type="dxa"/>
            <w:tcBorders>
              <w:top w:val="single" w:sz="4" w:space="0" w:color="auto"/>
              <w:left w:val="single" w:sz="4" w:space="0" w:color="auto"/>
              <w:bottom w:val="single" w:sz="4" w:space="0" w:color="auto"/>
              <w:right w:val="single" w:sz="4" w:space="0" w:color="auto"/>
            </w:tcBorders>
          </w:tcPr>
          <w:p w14:paraId="7F8D677E"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tcPr>
          <w:p w14:paraId="6EC83FA3"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133E3B97"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5580CE92" w14:textId="77777777" w:rsidR="00E36F0E" w:rsidRPr="0052707D" w:rsidRDefault="00393DC0" w:rsidP="00E36F0E">
            <w:pPr>
              <w:rPr>
                <w:highlight w:val="yellow"/>
              </w:rPr>
            </w:pPr>
            <w:r w:rsidRPr="007164A2">
              <w:t xml:space="preserve">Optional </w:t>
            </w:r>
            <w:r>
              <w:t>- Channel</w:t>
            </w:r>
            <w:r w:rsidRPr="007164A2">
              <w:t xml:space="preserve"> of AP</w:t>
            </w:r>
          </w:p>
        </w:tc>
      </w:tr>
      <w:tr w:rsidR="00E36F0E" w:rsidRPr="00C82768" w14:paraId="52D0FAB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AD0B737"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041172A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2C692B7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59B46AA9" w14:textId="77777777" w:rsidR="00E36F0E" w:rsidRDefault="00393DC0" w:rsidP="00E36F0E">
            <w:r>
              <w:t>Reserved</w:t>
            </w:r>
          </w:p>
        </w:tc>
        <w:tc>
          <w:tcPr>
            <w:tcW w:w="1170" w:type="dxa"/>
            <w:tcBorders>
              <w:top w:val="single" w:sz="4" w:space="0" w:color="auto"/>
              <w:left w:val="single" w:sz="4" w:space="0" w:color="auto"/>
              <w:bottom w:val="single" w:sz="4" w:space="0" w:color="auto"/>
              <w:right w:val="single" w:sz="4" w:space="0" w:color="auto"/>
            </w:tcBorders>
          </w:tcPr>
          <w:p w14:paraId="796CC2B6" w14:textId="77777777" w:rsidR="00E36F0E" w:rsidRDefault="00393DC0" w:rsidP="00E36F0E">
            <w:r>
              <w:t>0x00</w:t>
            </w:r>
          </w:p>
        </w:tc>
        <w:tc>
          <w:tcPr>
            <w:tcW w:w="3330" w:type="dxa"/>
            <w:tcBorders>
              <w:top w:val="single" w:sz="4" w:space="0" w:color="auto"/>
              <w:left w:val="single" w:sz="4" w:space="0" w:color="auto"/>
              <w:bottom w:val="single" w:sz="4" w:space="0" w:color="auto"/>
              <w:right w:val="single" w:sz="4" w:space="0" w:color="auto"/>
            </w:tcBorders>
          </w:tcPr>
          <w:p w14:paraId="5C76C0D8" w14:textId="77777777" w:rsidR="00E36F0E" w:rsidRPr="0052707D" w:rsidRDefault="00E36F0E" w:rsidP="00E36F0E">
            <w:pPr>
              <w:rPr>
                <w:highlight w:val="yellow"/>
              </w:rPr>
            </w:pPr>
          </w:p>
        </w:tc>
      </w:tr>
      <w:tr w:rsidR="00E36F0E" w:rsidRPr="00C82768" w14:paraId="4070F45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62EBC3C"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39F81267"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7CE6D3A1"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3E51BC01" w14:textId="77777777" w:rsidR="00E36F0E" w:rsidRPr="00C82768" w:rsidRDefault="00393DC0" w:rsidP="00E36F0E">
            <w:r>
              <w:t>WLAN_CH_1</w:t>
            </w:r>
          </w:p>
        </w:tc>
        <w:tc>
          <w:tcPr>
            <w:tcW w:w="1170" w:type="dxa"/>
            <w:tcBorders>
              <w:top w:val="single" w:sz="4" w:space="0" w:color="auto"/>
              <w:left w:val="single" w:sz="4" w:space="0" w:color="auto"/>
              <w:bottom w:val="single" w:sz="4" w:space="0" w:color="auto"/>
              <w:right w:val="single" w:sz="4" w:space="0" w:color="auto"/>
            </w:tcBorders>
          </w:tcPr>
          <w:p w14:paraId="60A63739" w14:textId="77777777" w:rsidR="00E36F0E" w:rsidRPr="00C82768" w:rsidRDefault="00393DC0" w:rsidP="00E36F0E">
            <w:r>
              <w:t>0x01</w:t>
            </w:r>
          </w:p>
        </w:tc>
        <w:tc>
          <w:tcPr>
            <w:tcW w:w="3330" w:type="dxa"/>
            <w:tcBorders>
              <w:top w:val="single" w:sz="4" w:space="0" w:color="auto"/>
              <w:left w:val="single" w:sz="4" w:space="0" w:color="auto"/>
              <w:bottom w:val="single" w:sz="4" w:space="0" w:color="auto"/>
              <w:right w:val="single" w:sz="4" w:space="0" w:color="auto"/>
            </w:tcBorders>
          </w:tcPr>
          <w:p w14:paraId="63A15CC6" w14:textId="77777777" w:rsidR="00E36F0E" w:rsidRPr="00C82768" w:rsidRDefault="00E36F0E" w:rsidP="00E36F0E"/>
        </w:tc>
      </w:tr>
      <w:tr w:rsidR="00E36F0E" w:rsidRPr="00C82768" w14:paraId="6564C50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8599FD7"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3155E1D5"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46C58357"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224C8E14" w14:textId="77777777" w:rsidR="00E36F0E" w:rsidRPr="00C82768" w:rsidRDefault="00393DC0" w:rsidP="00E36F0E">
            <w:r>
              <w:t>WLAN_CH_2</w:t>
            </w:r>
          </w:p>
        </w:tc>
        <w:tc>
          <w:tcPr>
            <w:tcW w:w="1170" w:type="dxa"/>
            <w:tcBorders>
              <w:top w:val="single" w:sz="4" w:space="0" w:color="auto"/>
              <w:left w:val="single" w:sz="4" w:space="0" w:color="auto"/>
              <w:bottom w:val="single" w:sz="4" w:space="0" w:color="auto"/>
              <w:right w:val="single" w:sz="4" w:space="0" w:color="auto"/>
            </w:tcBorders>
          </w:tcPr>
          <w:p w14:paraId="6DF35733" w14:textId="77777777" w:rsidR="00E36F0E" w:rsidRPr="00C82768" w:rsidRDefault="00393DC0" w:rsidP="00E36F0E">
            <w:r>
              <w:t>0x02</w:t>
            </w:r>
          </w:p>
        </w:tc>
        <w:tc>
          <w:tcPr>
            <w:tcW w:w="3330" w:type="dxa"/>
            <w:tcBorders>
              <w:top w:val="single" w:sz="4" w:space="0" w:color="auto"/>
              <w:left w:val="single" w:sz="4" w:space="0" w:color="auto"/>
              <w:bottom w:val="single" w:sz="4" w:space="0" w:color="auto"/>
              <w:right w:val="single" w:sz="4" w:space="0" w:color="auto"/>
            </w:tcBorders>
          </w:tcPr>
          <w:p w14:paraId="2B6539BD" w14:textId="77777777" w:rsidR="00E36F0E" w:rsidRPr="00C82768" w:rsidRDefault="00E36F0E" w:rsidP="00E36F0E"/>
        </w:tc>
      </w:tr>
      <w:tr w:rsidR="00E36F0E" w:rsidRPr="00C82768" w14:paraId="21887E2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5E76E5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7A7FEBEB"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188A960D"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17AB37FB" w14:textId="77777777" w:rsidR="00E36F0E" w:rsidRPr="00C82768" w:rsidRDefault="00393DC0" w:rsidP="00E36F0E">
            <w:r>
              <w:t>WLAN_CH_3</w:t>
            </w:r>
          </w:p>
        </w:tc>
        <w:tc>
          <w:tcPr>
            <w:tcW w:w="1170" w:type="dxa"/>
            <w:tcBorders>
              <w:top w:val="single" w:sz="4" w:space="0" w:color="auto"/>
              <w:left w:val="single" w:sz="4" w:space="0" w:color="auto"/>
              <w:bottom w:val="single" w:sz="4" w:space="0" w:color="auto"/>
              <w:right w:val="single" w:sz="4" w:space="0" w:color="auto"/>
            </w:tcBorders>
          </w:tcPr>
          <w:p w14:paraId="1E8F680F" w14:textId="77777777" w:rsidR="00E36F0E" w:rsidRDefault="00393DC0" w:rsidP="00E36F0E">
            <w:r>
              <w:t>0x03</w:t>
            </w:r>
          </w:p>
        </w:tc>
        <w:tc>
          <w:tcPr>
            <w:tcW w:w="3330" w:type="dxa"/>
            <w:tcBorders>
              <w:top w:val="single" w:sz="4" w:space="0" w:color="auto"/>
              <w:left w:val="single" w:sz="4" w:space="0" w:color="auto"/>
              <w:bottom w:val="single" w:sz="4" w:space="0" w:color="auto"/>
              <w:right w:val="single" w:sz="4" w:space="0" w:color="auto"/>
            </w:tcBorders>
          </w:tcPr>
          <w:p w14:paraId="7E97D30C" w14:textId="77777777" w:rsidR="00E36F0E" w:rsidRPr="00D70130" w:rsidRDefault="00E36F0E" w:rsidP="00E36F0E">
            <w:pPr>
              <w:rPr>
                <w:highlight w:val="yellow"/>
              </w:rPr>
            </w:pPr>
          </w:p>
        </w:tc>
      </w:tr>
      <w:tr w:rsidR="00E36F0E" w:rsidRPr="00C82768" w14:paraId="656D566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C5B7AC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2C80EB85"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68D82A0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47D0364A"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19BF8B21"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64492716" w14:textId="77777777" w:rsidR="00E36F0E" w:rsidRPr="00D70130" w:rsidRDefault="00E36F0E" w:rsidP="00E36F0E">
            <w:pPr>
              <w:rPr>
                <w:highlight w:val="yellow"/>
              </w:rPr>
            </w:pPr>
          </w:p>
        </w:tc>
      </w:tr>
      <w:tr w:rsidR="00E36F0E" w:rsidRPr="00C82768" w14:paraId="21E1864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E97837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059BE106"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481466C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51B740E6" w14:textId="77777777" w:rsidR="00E36F0E" w:rsidRDefault="00393DC0" w:rsidP="00E36F0E">
            <w:r>
              <w:t>WLAN_CH_165</w:t>
            </w:r>
          </w:p>
        </w:tc>
        <w:tc>
          <w:tcPr>
            <w:tcW w:w="1170" w:type="dxa"/>
            <w:tcBorders>
              <w:top w:val="single" w:sz="4" w:space="0" w:color="auto"/>
              <w:left w:val="single" w:sz="4" w:space="0" w:color="auto"/>
              <w:bottom w:val="single" w:sz="4" w:space="0" w:color="auto"/>
              <w:right w:val="single" w:sz="4" w:space="0" w:color="auto"/>
            </w:tcBorders>
          </w:tcPr>
          <w:p w14:paraId="7E418D45" w14:textId="77777777" w:rsidR="00E36F0E" w:rsidRDefault="00393DC0" w:rsidP="00E36F0E">
            <w:r>
              <w:t>0xA5</w:t>
            </w:r>
          </w:p>
        </w:tc>
        <w:tc>
          <w:tcPr>
            <w:tcW w:w="3330" w:type="dxa"/>
            <w:tcBorders>
              <w:top w:val="single" w:sz="4" w:space="0" w:color="auto"/>
              <w:left w:val="single" w:sz="4" w:space="0" w:color="auto"/>
              <w:bottom w:val="single" w:sz="4" w:space="0" w:color="auto"/>
              <w:right w:val="single" w:sz="4" w:space="0" w:color="auto"/>
            </w:tcBorders>
          </w:tcPr>
          <w:p w14:paraId="33D5887A" w14:textId="77777777" w:rsidR="00E36F0E" w:rsidRPr="0052707D" w:rsidRDefault="00E36F0E" w:rsidP="00E36F0E">
            <w:pPr>
              <w:rPr>
                <w:highlight w:val="yellow"/>
              </w:rPr>
            </w:pPr>
          </w:p>
        </w:tc>
      </w:tr>
      <w:tr w:rsidR="00E36F0E" w:rsidRPr="00C82768" w14:paraId="216409D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3E89F4A"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6E33C9C0" w14:textId="77777777" w:rsidR="00E36F0E" w:rsidRDefault="00393DC0" w:rsidP="00E36F0E">
            <w:r w:rsidRPr="00DA43D2">
              <w:t>WlanSecurity</w:t>
            </w:r>
          </w:p>
        </w:tc>
        <w:tc>
          <w:tcPr>
            <w:tcW w:w="900" w:type="dxa"/>
            <w:tcBorders>
              <w:top w:val="single" w:sz="4" w:space="0" w:color="auto"/>
              <w:left w:val="single" w:sz="4" w:space="0" w:color="auto"/>
              <w:bottom w:val="single" w:sz="4" w:space="0" w:color="auto"/>
              <w:right w:val="single" w:sz="4" w:space="0" w:color="auto"/>
            </w:tcBorders>
          </w:tcPr>
          <w:p w14:paraId="53CFABDB"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tcPr>
          <w:p w14:paraId="6100D9FB"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78B761D3"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2E30CE38" w14:textId="77777777" w:rsidR="00E36F0E" w:rsidRPr="0052707D" w:rsidRDefault="00393DC0" w:rsidP="00E36F0E">
            <w:pPr>
              <w:rPr>
                <w:highlight w:val="yellow"/>
              </w:rPr>
            </w:pPr>
            <w:r>
              <w:t>Security settings to use</w:t>
            </w:r>
          </w:p>
        </w:tc>
      </w:tr>
      <w:tr w:rsidR="00E36F0E" w:rsidRPr="00C82768" w14:paraId="2805BF4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5DA729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786B03DD"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3C801C8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19D3994D" w14:textId="77777777" w:rsidR="00E36F0E" w:rsidRDefault="00393DC0" w:rsidP="00E36F0E">
            <w:r>
              <w:t>Reserved</w:t>
            </w:r>
          </w:p>
        </w:tc>
        <w:tc>
          <w:tcPr>
            <w:tcW w:w="1170" w:type="dxa"/>
            <w:tcBorders>
              <w:top w:val="single" w:sz="4" w:space="0" w:color="auto"/>
              <w:left w:val="single" w:sz="4" w:space="0" w:color="auto"/>
              <w:bottom w:val="single" w:sz="4" w:space="0" w:color="auto"/>
              <w:right w:val="single" w:sz="4" w:space="0" w:color="auto"/>
            </w:tcBorders>
          </w:tcPr>
          <w:p w14:paraId="65ACD72B" w14:textId="77777777" w:rsidR="00E36F0E" w:rsidRDefault="00393DC0" w:rsidP="00E36F0E">
            <w:r>
              <w:t>0x00</w:t>
            </w:r>
          </w:p>
        </w:tc>
        <w:tc>
          <w:tcPr>
            <w:tcW w:w="3330" w:type="dxa"/>
            <w:tcBorders>
              <w:top w:val="single" w:sz="4" w:space="0" w:color="auto"/>
              <w:left w:val="single" w:sz="4" w:space="0" w:color="auto"/>
              <w:bottom w:val="single" w:sz="4" w:space="0" w:color="auto"/>
              <w:right w:val="single" w:sz="4" w:space="0" w:color="auto"/>
            </w:tcBorders>
          </w:tcPr>
          <w:p w14:paraId="32C76F4E" w14:textId="77777777" w:rsidR="00E36F0E" w:rsidRPr="0052707D" w:rsidRDefault="00E36F0E" w:rsidP="00E36F0E">
            <w:pPr>
              <w:rPr>
                <w:highlight w:val="yellow"/>
              </w:rPr>
            </w:pPr>
          </w:p>
        </w:tc>
      </w:tr>
      <w:tr w:rsidR="00E36F0E" w:rsidRPr="00C82768" w14:paraId="298C337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F87EC9E"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1C8D63D5"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773BB4B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48910EF3" w14:textId="77777777" w:rsidR="00E36F0E" w:rsidRPr="00C82768" w:rsidRDefault="00393DC0" w:rsidP="00E36F0E">
            <w:r>
              <w:t>Open</w:t>
            </w:r>
          </w:p>
        </w:tc>
        <w:tc>
          <w:tcPr>
            <w:tcW w:w="1170" w:type="dxa"/>
            <w:tcBorders>
              <w:top w:val="single" w:sz="4" w:space="0" w:color="auto"/>
              <w:left w:val="single" w:sz="4" w:space="0" w:color="auto"/>
              <w:bottom w:val="single" w:sz="4" w:space="0" w:color="auto"/>
              <w:right w:val="single" w:sz="4" w:space="0" w:color="auto"/>
            </w:tcBorders>
          </w:tcPr>
          <w:p w14:paraId="7FF74FEC" w14:textId="77777777" w:rsidR="00E36F0E" w:rsidRPr="00C82768" w:rsidRDefault="00393DC0" w:rsidP="00E36F0E">
            <w:r>
              <w:t>0x01</w:t>
            </w:r>
          </w:p>
        </w:tc>
        <w:tc>
          <w:tcPr>
            <w:tcW w:w="3330" w:type="dxa"/>
            <w:tcBorders>
              <w:top w:val="single" w:sz="4" w:space="0" w:color="auto"/>
              <w:left w:val="single" w:sz="4" w:space="0" w:color="auto"/>
              <w:bottom w:val="single" w:sz="4" w:space="0" w:color="auto"/>
              <w:right w:val="single" w:sz="4" w:space="0" w:color="auto"/>
            </w:tcBorders>
          </w:tcPr>
          <w:p w14:paraId="4DC21428" w14:textId="77777777" w:rsidR="00E36F0E" w:rsidRPr="0052707D" w:rsidRDefault="00393DC0" w:rsidP="00E36F0E">
            <w:pPr>
              <w:rPr>
                <w:highlight w:val="yellow"/>
              </w:rPr>
            </w:pPr>
            <w:r w:rsidRPr="007164A2">
              <w:t>Open or no security</w:t>
            </w:r>
          </w:p>
        </w:tc>
      </w:tr>
      <w:tr w:rsidR="00E36F0E" w:rsidRPr="00C82768" w14:paraId="29100CC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29E925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18615CCA"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6A317FE8"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0804E5EA" w14:textId="77777777" w:rsidR="00E36F0E" w:rsidRPr="00C82768" w:rsidRDefault="00393DC0" w:rsidP="00E36F0E">
            <w:r>
              <w:t>WEP</w:t>
            </w:r>
          </w:p>
        </w:tc>
        <w:tc>
          <w:tcPr>
            <w:tcW w:w="1170" w:type="dxa"/>
            <w:tcBorders>
              <w:top w:val="single" w:sz="4" w:space="0" w:color="auto"/>
              <w:left w:val="single" w:sz="4" w:space="0" w:color="auto"/>
              <w:bottom w:val="single" w:sz="4" w:space="0" w:color="auto"/>
              <w:right w:val="single" w:sz="4" w:space="0" w:color="auto"/>
            </w:tcBorders>
          </w:tcPr>
          <w:p w14:paraId="3EF4F46F" w14:textId="77777777" w:rsidR="00E36F0E" w:rsidRPr="00C82768" w:rsidRDefault="00393DC0" w:rsidP="00E36F0E">
            <w:r>
              <w:t>0x02</w:t>
            </w:r>
          </w:p>
        </w:tc>
        <w:tc>
          <w:tcPr>
            <w:tcW w:w="3330" w:type="dxa"/>
            <w:tcBorders>
              <w:top w:val="single" w:sz="4" w:space="0" w:color="auto"/>
              <w:left w:val="single" w:sz="4" w:space="0" w:color="auto"/>
              <w:bottom w:val="single" w:sz="4" w:space="0" w:color="auto"/>
              <w:right w:val="single" w:sz="4" w:space="0" w:color="auto"/>
            </w:tcBorders>
          </w:tcPr>
          <w:p w14:paraId="56522987" w14:textId="77777777" w:rsidR="00E36F0E" w:rsidRPr="007164A2" w:rsidRDefault="00393DC0" w:rsidP="00E36F0E">
            <w:r>
              <w:t>WEP</w:t>
            </w:r>
          </w:p>
        </w:tc>
      </w:tr>
      <w:tr w:rsidR="00E36F0E" w:rsidRPr="00C82768" w14:paraId="1B13ED5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7C6842E"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45C9D5C4"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6B1AA01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777D3F31" w14:textId="77777777" w:rsidR="00E36F0E" w:rsidRDefault="00393DC0" w:rsidP="00E36F0E">
            <w:r>
              <w:t>WPS</w:t>
            </w:r>
          </w:p>
        </w:tc>
        <w:tc>
          <w:tcPr>
            <w:tcW w:w="1170" w:type="dxa"/>
            <w:tcBorders>
              <w:top w:val="single" w:sz="4" w:space="0" w:color="auto"/>
              <w:left w:val="single" w:sz="4" w:space="0" w:color="auto"/>
              <w:bottom w:val="single" w:sz="4" w:space="0" w:color="auto"/>
              <w:right w:val="single" w:sz="4" w:space="0" w:color="auto"/>
            </w:tcBorders>
          </w:tcPr>
          <w:p w14:paraId="1AEE1FBB" w14:textId="77777777" w:rsidR="00E36F0E" w:rsidRDefault="00393DC0" w:rsidP="00E36F0E">
            <w:r>
              <w:t>0x03</w:t>
            </w:r>
          </w:p>
        </w:tc>
        <w:tc>
          <w:tcPr>
            <w:tcW w:w="3330" w:type="dxa"/>
            <w:tcBorders>
              <w:top w:val="single" w:sz="4" w:space="0" w:color="auto"/>
              <w:left w:val="single" w:sz="4" w:space="0" w:color="auto"/>
              <w:bottom w:val="single" w:sz="4" w:space="0" w:color="auto"/>
              <w:right w:val="single" w:sz="4" w:space="0" w:color="auto"/>
            </w:tcBorders>
          </w:tcPr>
          <w:p w14:paraId="3C44162F" w14:textId="77777777" w:rsidR="00E36F0E" w:rsidRPr="007164A2" w:rsidRDefault="00393DC0" w:rsidP="00E36F0E">
            <w:r>
              <w:t>WPS (WiFi Protected Setup)</w:t>
            </w:r>
          </w:p>
        </w:tc>
      </w:tr>
      <w:tr w:rsidR="00E36F0E" w:rsidRPr="00C82768" w14:paraId="661AE4E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6848AB4"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05C9F768"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3025065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1771A608" w14:textId="77777777" w:rsidR="00E36F0E" w:rsidRPr="00C82768" w:rsidRDefault="00393DC0" w:rsidP="00E36F0E">
            <w:r>
              <w:t>WPA_Personal</w:t>
            </w:r>
          </w:p>
        </w:tc>
        <w:tc>
          <w:tcPr>
            <w:tcW w:w="1170" w:type="dxa"/>
            <w:tcBorders>
              <w:top w:val="single" w:sz="4" w:space="0" w:color="auto"/>
              <w:left w:val="single" w:sz="4" w:space="0" w:color="auto"/>
              <w:bottom w:val="single" w:sz="4" w:space="0" w:color="auto"/>
              <w:right w:val="single" w:sz="4" w:space="0" w:color="auto"/>
            </w:tcBorders>
          </w:tcPr>
          <w:p w14:paraId="7DFB33A1" w14:textId="77777777" w:rsidR="00E36F0E" w:rsidRDefault="00393DC0" w:rsidP="00E36F0E">
            <w:r>
              <w:t>0x04</w:t>
            </w:r>
          </w:p>
        </w:tc>
        <w:tc>
          <w:tcPr>
            <w:tcW w:w="3330" w:type="dxa"/>
            <w:tcBorders>
              <w:top w:val="single" w:sz="4" w:space="0" w:color="auto"/>
              <w:left w:val="single" w:sz="4" w:space="0" w:color="auto"/>
              <w:bottom w:val="single" w:sz="4" w:space="0" w:color="auto"/>
              <w:right w:val="single" w:sz="4" w:space="0" w:color="auto"/>
            </w:tcBorders>
          </w:tcPr>
          <w:p w14:paraId="28F8A692" w14:textId="77777777" w:rsidR="00E36F0E" w:rsidRPr="007164A2" w:rsidRDefault="00393DC0" w:rsidP="00E36F0E">
            <w:r>
              <w:t>WPA/WPA2/WPA3 Personal (passkey)</w:t>
            </w:r>
          </w:p>
        </w:tc>
      </w:tr>
      <w:tr w:rsidR="00E36F0E" w:rsidRPr="00C82768" w14:paraId="4E011BC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0CCAF7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37751704"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2200CEA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14054446" w14:textId="77777777" w:rsidR="00E36F0E" w:rsidRDefault="00393DC0" w:rsidP="00E36F0E">
            <w:r>
              <w:t>WPA_Enterprise</w:t>
            </w:r>
          </w:p>
        </w:tc>
        <w:tc>
          <w:tcPr>
            <w:tcW w:w="1170" w:type="dxa"/>
            <w:tcBorders>
              <w:top w:val="single" w:sz="4" w:space="0" w:color="auto"/>
              <w:left w:val="single" w:sz="4" w:space="0" w:color="auto"/>
              <w:bottom w:val="single" w:sz="4" w:space="0" w:color="auto"/>
              <w:right w:val="single" w:sz="4" w:space="0" w:color="auto"/>
            </w:tcBorders>
          </w:tcPr>
          <w:p w14:paraId="2918F637" w14:textId="77777777" w:rsidR="00E36F0E" w:rsidRDefault="00393DC0" w:rsidP="00E36F0E">
            <w:r>
              <w:t>0x05</w:t>
            </w:r>
          </w:p>
        </w:tc>
        <w:tc>
          <w:tcPr>
            <w:tcW w:w="3330" w:type="dxa"/>
            <w:tcBorders>
              <w:top w:val="single" w:sz="4" w:space="0" w:color="auto"/>
              <w:left w:val="single" w:sz="4" w:space="0" w:color="auto"/>
              <w:bottom w:val="single" w:sz="4" w:space="0" w:color="auto"/>
              <w:right w:val="single" w:sz="4" w:space="0" w:color="auto"/>
            </w:tcBorders>
          </w:tcPr>
          <w:p w14:paraId="3DAA6C14" w14:textId="77777777" w:rsidR="00E36F0E" w:rsidRPr="007164A2" w:rsidRDefault="00393DC0" w:rsidP="00E36F0E">
            <w:r>
              <w:t>WPA/WPA2/WPA3 Enterprise (EAP-PEAP/EAP-TLS/etc) (not supported)</w:t>
            </w:r>
          </w:p>
        </w:tc>
      </w:tr>
      <w:tr w:rsidR="00E36F0E" w:rsidRPr="00C82768" w14:paraId="11C9ABF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B9352F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7DE2DE57"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03789F2D"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457F46A8" w14:textId="77777777" w:rsidR="00E36F0E" w:rsidRDefault="00393DC0" w:rsidP="00E36F0E">
            <w:r>
              <w:t>MAX</w:t>
            </w:r>
          </w:p>
        </w:tc>
        <w:tc>
          <w:tcPr>
            <w:tcW w:w="1170" w:type="dxa"/>
            <w:tcBorders>
              <w:top w:val="single" w:sz="4" w:space="0" w:color="auto"/>
              <w:left w:val="single" w:sz="4" w:space="0" w:color="auto"/>
              <w:bottom w:val="single" w:sz="4" w:space="0" w:color="auto"/>
              <w:right w:val="single" w:sz="4" w:space="0" w:color="auto"/>
            </w:tcBorders>
          </w:tcPr>
          <w:p w14:paraId="3EC6758C" w14:textId="77777777" w:rsidR="00E36F0E" w:rsidRDefault="00393DC0" w:rsidP="00E36F0E">
            <w:r>
              <w:t>0x06</w:t>
            </w:r>
          </w:p>
        </w:tc>
        <w:tc>
          <w:tcPr>
            <w:tcW w:w="3330" w:type="dxa"/>
            <w:tcBorders>
              <w:top w:val="single" w:sz="4" w:space="0" w:color="auto"/>
              <w:left w:val="single" w:sz="4" w:space="0" w:color="auto"/>
              <w:bottom w:val="single" w:sz="4" w:space="0" w:color="auto"/>
              <w:right w:val="single" w:sz="4" w:space="0" w:color="auto"/>
            </w:tcBorders>
          </w:tcPr>
          <w:p w14:paraId="5E983F85" w14:textId="77777777" w:rsidR="00E36F0E" w:rsidRPr="007164A2" w:rsidRDefault="00E36F0E" w:rsidP="00E36F0E"/>
        </w:tc>
      </w:tr>
      <w:tr w:rsidR="00E36F0E" w:rsidRPr="00C82768" w14:paraId="3994ECD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0D78DC9" w14:textId="77777777" w:rsidR="00E36F0E" w:rsidRDefault="00393DC0" w:rsidP="00E36F0E">
            <w:pPr>
              <w:jc w:val="center"/>
            </w:pPr>
            <w:r>
              <w:t xml:space="preserve">R </w:t>
            </w:r>
          </w:p>
        </w:tc>
        <w:tc>
          <w:tcPr>
            <w:tcW w:w="2353" w:type="dxa"/>
            <w:gridSpan w:val="2"/>
            <w:tcBorders>
              <w:top w:val="single" w:sz="4" w:space="0" w:color="auto"/>
              <w:left w:val="single" w:sz="4" w:space="0" w:color="auto"/>
              <w:bottom w:val="single" w:sz="4" w:space="0" w:color="auto"/>
              <w:right w:val="single" w:sz="4" w:space="0" w:color="auto"/>
            </w:tcBorders>
          </w:tcPr>
          <w:p w14:paraId="68670413" w14:textId="77777777" w:rsidR="00E36F0E" w:rsidRPr="00DA43D2" w:rsidRDefault="00393DC0" w:rsidP="00E36F0E">
            <w:r>
              <w:t>WlanWepSecurity</w:t>
            </w:r>
          </w:p>
        </w:tc>
        <w:tc>
          <w:tcPr>
            <w:tcW w:w="900" w:type="dxa"/>
            <w:tcBorders>
              <w:top w:val="single" w:sz="4" w:space="0" w:color="auto"/>
              <w:left w:val="single" w:sz="4" w:space="0" w:color="auto"/>
              <w:bottom w:val="single" w:sz="4" w:space="0" w:color="auto"/>
              <w:right w:val="single" w:sz="4" w:space="0" w:color="auto"/>
            </w:tcBorders>
          </w:tcPr>
          <w:p w14:paraId="5314459D" w14:textId="77777777" w:rsidR="00E36F0E" w:rsidRDefault="00393DC0" w:rsidP="00E36F0E">
            <w:r>
              <w:t>-</w:t>
            </w:r>
          </w:p>
        </w:tc>
        <w:tc>
          <w:tcPr>
            <w:tcW w:w="1697" w:type="dxa"/>
            <w:tcBorders>
              <w:top w:val="single" w:sz="4" w:space="0" w:color="auto"/>
              <w:left w:val="single" w:sz="4" w:space="0" w:color="auto"/>
              <w:bottom w:val="single" w:sz="4" w:space="0" w:color="auto"/>
              <w:right w:val="single" w:sz="4" w:space="0" w:color="auto"/>
            </w:tcBorders>
          </w:tcPr>
          <w:p w14:paraId="4BBF6EE0"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0A0D7539"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4156CA1F" w14:textId="77777777" w:rsidR="00E36F0E" w:rsidRPr="0052707D" w:rsidRDefault="00393DC0" w:rsidP="00E36F0E">
            <w:pPr>
              <w:rPr>
                <w:highlight w:val="yellow"/>
              </w:rPr>
            </w:pPr>
            <w:r w:rsidRPr="007164A2">
              <w:t>WEP Settings</w:t>
            </w:r>
          </w:p>
        </w:tc>
      </w:tr>
      <w:tr w:rsidR="00E36F0E" w:rsidRPr="00C82768" w14:paraId="1B9D4B0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14FBFD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0B7E6D20"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0C2D20F2"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3A559FDB" w14:textId="77777777" w:rsidR="00E36F0E" w:rsidRDefault="00393DC0" w:rsidP="00E36F0E">
            <w:r>
              <w:t>Key</w:t>
            </w:r>
          </w:p>
        </w:tc>
        <w:tc>
          <w:tcPr>
            <w:tcW w:w="1170" w:type="dxa"/>
            <w:tcBorders>
              <w:top w:val="single" w:sz="4" w:space="0" w:color="auto"/>
              <w:left w:val="single" w:sz="4" w:space="0" w:color="auto"/>
              <w:bottom w:val="single" w:sz="4" w:space="0" w:color="auto"/>
              <w:right w:val="single" w:sz="4" w:space="0" w:color="auto"/>
            </w:tcBorders>
          </w:tcPr>
          <w:p w14:paraId="01E27A64" w14:textId="77777777" w:rsidR="00E36F0E" w:rsidRPr="00F1221C" w:rsidRDefault="00393DC0" w:rsidP="00E36F0E">
            <w:r w:rsidRPr="00F1221C">
              <w:t>Char Value:0-255</w:t>
            </w:r>
          </w:p>
          <w:p w14:paraId="687DFC08"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443AB778" w14:textId="77777777" w:rsidR="00E36F0E" w:rsidRPr="0052707D" w:rsidRDefault="00E36F0E" w:rsidP="00E36F0E">
            <w:pPr>
              <w:rPr>
                <w:highlight w:val="yellow"/>
              </w:rPr>
            </w:pPr>
          </w:p>
        </w:tc>
      </w:tr>
      <w:tr w:rsidR="00E36F0E" w:rsidRPr="00C82768" w14:paraId="12623C6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C548D4E"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52BDDEE6"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591CF73E" w14:textId="77777777" w:rsidR="00E36F0E"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tcPr>
          <w:p w14:paraId="4745EF9F" w14:textId="77777777" w:rsidR="00E36F0E" w:rsidRDefault="00393DC0" w:rsidP="00E36F0E">
            <w:r>
              <w:t>defaultKeyIndex</w:t>
            </w:r>
          </w:p>
        </w:tc>
        <w:tc>
          <w:tcPr>
            <w:tcW w:w="1170" w:type="dxa"/>
            <w:tcBorders>
              <w:top w:val="single" w:sz="4" w:space="0" w:color="auto"/>
              <w:left w:val="single" w:sz="4" w:space="0" w:color="auto"/>
              <w:bottom w:val="single" w:sz="4" w:space="0" w:color="auto"/>
              <w:right w:val="single" w:sz="4" w:space="0" w:color="auto"/>
            </w:tcBorders>
          </w:tcPr>
          <w:p w14:paraId="61068864" w14:textId="77777777" w:rsidR="00E36F0E"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tcPr>
          <w:p w14:paraId="52AB582B" w14:textId="77777777" w:rsidR="00E36F0E" w:rsidRPr="0052707D" w:rsidRDefault="00E36F0E" w:rsidP="00E36F0E">
            <w:pPr>
              <w:rPr>
                <w:highlight w:val="yellow"/>
              </w:rPr>
            </w:pPr>
          </w:p>
        </w:tc>
      </w:tr>
      <w:tr w:rsidR="00E36F0E" w:rsidRPr="00C82768" w14:paraId="46AE017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DB4A3B2"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75F8C0CC" w14:textId="77777777" w:rsidR="00E36F0E" w:rsidRPr="00DA43D2" w:rsidRDefault="00393DC0" w:rsidP="00E36F0E">
            <w:r>
              <w:t>WlanWpsSecurity</w:t>
            </w:r>
          </w:p>
        </w:tc>
        <w:tc>
          <w:tcPr>
            <w:tcW w:w="900" w:type="dxa"/>
            <w:tcBorders>
              <w:top w:val="single" w:sz="4" w:space="0" w:color="auto"/>
              <w:left w:val="single" w:sz="4" w:space="0" w:color="auto"/>
              <w:bottom w:val="single" w:sz="4" w:space="0" w:color="auto"/>
              <w:right w:val="single" w:sz="4" w:space="0" w:color="auto"/>
            </w:tcBorders>
          </w:tcPr>
          <w:p w14:paraId="630949D8" w14:textId="77777777" w:rsidR="00E36F0E" w:rsidRDefault="00393DC0" w:rsidP="00E36F0E">
            <w:r>
              <w:t>-</w:t>
            </w:r>
          </w:p>
        </w:tc>
        <w:tc>
          <w:tcPr>
            <w:tcW w:w="1697" w:type="dxa"/>
            <w:tcBorders>
              <w:top w:val="single" w:sz="4" w:space="0" w:color="auto"/>
              <w:left w:val="single" w:sz="4" w:space="0" w:color="auto"/>
              <w:bottom w:val="single" w:sz="4" w:space="0" w:color="auto"/>
              <w:right w:val="single" w:sz="4" w:space="0" w:color="auto"/>
            </w:tcBorders>
          </w:tcPr>
          <w:p w14:paraId="7662C77F"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468C3FC8"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0D77C42F" w14:textId="77777777" w:rsidR="00E36F0E" w:rsidRPr="0052707D" w:rsidRDefault="00393DC0" w:rsidP="00E36F0E">
            <w:pPr>
              <w:rPr>
                <w:highlight w:val="yellow"/>
              </w:rPr>
            </w:pPr>
            <w:r w:rsidRPr="007164A2">
              <w:t>WPS Settings</w:t>
            </w:r>
          </w:p>
        </w:tc>
      </w:tr>
      <w:tr w:rsidR="00E36F0E" w:rsidRPr="00C82768" w14:paraId="08BE01A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C7AE32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316966D3"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339A78B5" w14:textId="77777777" w:rsidR="00E36F0E" w:rsidRDefault="00393DC0" w:rsidP="00E36F0E">
            <w:r>
              <w:t>WlanWpsType</w:t>
            </w:r>
          </w:p>
        </w:tc>
        <w:tc>
          <w:tcPr>
            <w:tcW w:w="1697" w:type="dxa"/>
            <w:tcBorders>
              <w:top w:val="single" w:sz="4" w:space="0" w:color="auto"/>
              <w:left w:val="single" w:sz="4" w:space="0" w:color="auto"/>
              <w:bottom w:val="single" w:sz="4" w:space="0" w:color="auto"/>
              <w:right w:val="single" w:sz="4" w:space="0" w:color="auto"/>
            </w:tcBorders>
          </w:tcPr>
          <w:p w14:paraId="4815793E"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7AD90FEB" w14:textId="77777777" w:rsidR="00E36F0E" w:rsidRDefault="00E36F0E" w:rsidP="00E36F0E"/>
        </w:tc>
        <w:tc>
          <w:tcPr>
            <w:tcW w:w="3330" w:type="dxa"/>
            <w:tcBorders>
              <w:top w:val="single" w:sz="4" w:space="0" w:color="auto"/>
              <w:left w:val="single" w:sz="4" w:space="0" w:color="auto"/>
              <w:bottom w:val="single" w:sz="4" w:space="0" w:color="auto"/>
              <w:right w:val="single" w:sz="4" w:space="0" w:color="auto"/>
            </w:tcBorders>
          </w:tcPr>
          <w:p w14:paraId="7444A6C0" w14:textId="77777777" w:rsidR="00E36F0E" w:rsidRPr="0052707D" w:rsidRDefault="00393DC0" w:rsidP="00E36F0E">
            <w:pPr>
              <w:rPr>
                <w:highlight w:val="yellow"/>
              </w:rPr>
            </w:pPr>
            <w:r>
              <w:t>Type</w:t>
            </w:r>
          </w:p>
        </w:tc>
      </w:tr>
      <w:tr w:rsidR="00E36F0E" w:rsidRPr="00C82768" w14:paraId="6D905CF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C52E8F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13BF4E01"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2D2037EF"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480E8ECF"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718983DF" w14:textId="77777777" w:rsidR="00E36F0E" w:rsidRPr="00F1221C" w:rsidRDefault="00393DC0" w:rsidP="00E36F0E">
            <w:r w:rsidRPr="00F1221C">
              <w:t>Char Value:0-255</w:t>
            </w:r>
          </w:p>
          <w:p w14:paraId="4394F8B3" w14:textId="77777777" w:rsidR="00E36F0E" w:rsidRDefault="00393DC0" w:rsidP="00E36F0E">
            <w:r w:rsidRPr="00F1221C">
              <w:lastRenderedPageBreak/>
              <w:t>No String length limit</w:t>
            </w:r>
          </w:p>
        </w:tc>
        <w:tc>
          <w:tcPr>
            <w:tcW w:w="3330" w:type="dxa"/>
            <w:tcBorders>
              <w:top w:val="single" w:sz="4" w:space="0" w:color="auto"/>
              <w:left w:val="single" w:sz="4" w:space="0" w:color="auto"/>
              <w:bottom w:val="single" w:sz="4" w:space="0" w:color="auto"/>
              <w:right w:val="single" w:sz="4" w:space="0" w:color="auto"/>
            </w:tcBorders>
          </w:tcPr>
          <w:p w14:paraId="4515BA14" w14:textId="77777777" w:rsidR="00E36F0E" w:rsidRPr="0052707D" w:rsidRDefault="00393DC0" w:rsidP="00E36F0E">
            <w:pPr>
              <w:rPr>
                <w:highlight w:val="yellow"/>
              </w:rPr>
            </w:pPr>
            <w:r>
              <w:lastRenderedPageBreak/>
              <w:t>Pin</w:t>
            </w:r>
          </w:p>
        </w:tc>
      </w:tr>
      <w:tr w:rsidR="00E36F0E" w:rsidRPr="00C82768" w14:paraId="28BAEFC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64A74EC"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017466D1" w14:textId="77777777" w:rsidR="00E36F0E" w:rsidRPr="00DA43D2" w:rsidRDefault="00393DC0" w:rsidP="00E36F0E">
            <w:r>
              <w:t>WlanWpaPersonalSecurity</w:t>
            </w:r>
          </w:p>
        </w:tc>
        <w:tc>
          <w:tcPr>
            <w:tcW w:w="900" w:type="dxa"/>
            <w:tcBorders>
              <w:top w:val="single" w:sz="4" w:space="0" w:color="auto"/>
              <w:left w:val="single" w:sz="4" w:space="0" w:color="auto"/>
              <w:bottom w:val="single" w:sz="4" w:space="0" w:color="auto"/>
              <w:right w:val="single" w:sz="4" w:space="0" w:color="auto"/>
            </w:tcBorders>
          </w:tcPr>
          <w:p w14:paraId="699914AC"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30BB05E5"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11DDE75A" w14:textId="77777777" w:rsidR="00E36F0E" w:rsidRPr="00F1221C" w:rsidRDefault="00393DC0" w:rsidP="00E36F0E">
            <w:r w:rsidRPr="00F1221C">
              <w:t>Char Value:0-255</w:t>
            </w:r>
          </w:p>
          <w:p w14:paraId="09013447"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0E3F2D56" w14:textId="77777777" w:rsidR="00E36F0E" w:rsidRPr="0052707D" w:rsidRDefault="00393DC0" w:rsidP="00E36F0E">
            <w:pPr>
              <w:rPr>
                <w:highlight w:val="yellow"/>
              </w:rPr>
            </w:pPr>
            <w:r w:rsidRPr="007164A2">
              <w:t>WPA/WPA2</w:t>
            </w:r>
            <w:r>
              <w:t>/WPA3</w:t>
            </w:r>
            <w:r w:rsidRPr="007164A2">
              <w:t>-Personal Settings - password</w:t>
            </w:r>
          </w:p>
        </w:tc>
      </w:tr>
      <w:tr w:rsidR="00E36F0E" w:rsidRPr="00C82768" w14:paraId="004F4C6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68E1763"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3424063C" w14:textId="77777777" w:rsidR="00E36F0E" w:rsidRPr="00DA43D2" w:rsidRDefault="00393DC0" w:rsidP="00E36F0E">
            <w:r>
              <w:t>WlanPairwiseCipher</w:t>
            </w:r>
          </w:p>
        </w:tc>
        <w:tc>
          <w:tcPr>
            <w:tcW w:w="900" w:type="dxa"/>
            <w:tcBorders>
              <w:top w:val="single" w:sz="4" w:space="0" w:color="auto"/>
              <w:left w:val="single" w:sz="4" w:space="0" w:color="auto"/>
              <w:bottom w:val="single" w:sz="4" w:space="0" w:color="auto"/>
              <w:right w:val="single" w:sz="4" w:space="0" w:color="auto"/>
            </w:tcBorders>
          </w:tcPr>
          <w:p w14:paraId="650FFA65"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tcPr>
          <w:p w14:paraId="3105E349"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49ED4541"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2E86B15F" w14:textId="77777777" w:rsidR="00E36F0E" w:rsidRPr="0052707D" w:rsidRDefault="00393DC0" w:rsidP="00E36F0E">
            <w:pPr>
              <w:rPr>
                <w:highlight w:val="yellow"/>
              </w:rPr>
            </w:pPr>
            <w:r w:rsidRPr="007164A2">
              <w:t>Pair cipher</w:t>
            </w:r>
          </w:p>
        </w:tc>
      </w:tr>
      <w:tr w:rsidR="00E36F0E" w:rsidRPr="00C82768" w14:paraId="3DA4A57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D33ACF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427E6DFF"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074EACC7"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7046F94D" w14:textId="77777777" w:rsidR="00E36F0E" w:rsidRDefault="00393DC0" w:rsidP="00E36F0E">
            <w:pPr>
              <w:rPr>
                <w:rFonts w:cs="Arial"/>
                <w:color w:val="000000"/>
              </w:rPr>
            </w:pPr>
            <w:r>
              <w:rPr>
                <w:rFonts w:cs="Arial"/>
                <w:color w:val="000000"/>
              </w:rPr>
              <w:t>PAIR_MIN</w:t>
            </w:r>
          </w:p>
        </w:tc>
        <w:tc>
          <w:tcPr>
            <w:tcW w:w="1170" w:type="dxa"/>
            <w:tcBorders>
              <w:top w:val="single" w:sz="4" w:space="0" w:color="auto"/>
              <w:left w:val="single" w:sz="4" w:space="0" w:color="auto"/>
              <w:bottom w:val="single" w:sz="4" w:space="0" w:color="auto"/>
              <w:right w:val="single" w:sz="4" w:space="0" w:color="auto"/>
            </w:tcBorders>
          </w:tcPr>
          <w:p w14:paraId="6DD6E2D9"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tcPr>
          <w:p w14:paraId="67C9A3FA" w14:textId="77777777" w:rsidR="00E36F0E" w:rsidRPr="0052707D" w:rsidRDefault="00E36F0E" w:rsidP="00E36F0E">
            <w:pPr>
              <w:rPr>
                <w:highlight w:val="yellow"/>
              </w:rPr>
            </w:pPr>
          </w:p>
        </w:tc>
      </w:tr>
      <w:tr w:rsidR="00E36F0E" w:rsidRPr="00C82768" w14:paraId="2958F7D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06D3C9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29BA760D"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714F9AAD"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15EDC368" w14:textId="77777777" w:rsidR="00E36F0E" w:rsidRDefault="00393DC0" w:rsidP="00E36F0E">
            <w:pPr>
              <w:rPr>
                <w:rFonts w:cs="Arial"/>
                <w:color w:val="000000"/>
              </w:rPr>
            </w:pPr>
            <w:r>
              <w:rPr>
                <w:rFonts w:cs="Arial"/>
                <w:color w:val="000000"/>
              </w:rPr>
              <w:t>PAIR_NONE</w:t>
            </w:r>
          </w:p>
        </w:tc>
        <w:tc>
          <w:tcPr>
            <w:tcW w:w="1170" w:type="dxa"/>
            <w:tcBorders>
              <w:top w:val="single" w:sz="4" w:space="0" w:color="auto"/>
              <w:left w:val="single" w:sz="4" w:space="0" w:color="auto"/>
              <w:bottom w:val="single" w:sz="4" w:space="0" w:color="auto"/>
              <w:right w:val="single" w:sz="4" w:space="0" w:color="auto"/>
            </w:tcBorders>
          </w:tcPr>
          <w:p w14:paraId="5D6E1744"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tcPr>
          <w:p w14:paraId="637F652A" w14:textId="77777777" w:rsidR="00E36F0E" w:rsidRPr="007164A2" w:rsidRDefault="00393DC0" w:rsidP="00E36F0E">
            <w:r w:rsidRPr="007164A2">
              <w:t>None</w:t>
            </w:r>
          </w:p>
        </w:tc>
      </w:tr>
      <w:tr w:rsidR="00E36F0E" w:rsidRPr="00C82768" w14:paraId="1C3B560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527D48E"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74123E4C"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7AECED5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6E59BC4E" w14:textId="77777777" w:rsidR="00E36F0E" w:rsidRDefault="00393DC0" w:rsidP="00E36F0E">
            <w:pPr>
              <w:rPr>
                <w:rFonts w:cs="Arial"/>
                <w:color w:val="000000"/>
              </w:rPr>
            </w:pPr>
            <w:r>
              <w:rPr>
                <w:rFonts w:cs="Arial"/>
                <w:color w:val="000000"/>
              </w:rPr>
              <w:t>PAIR_TKIP</w:t>
            </w:r>
          </w:p>
        </w:tc>
        <w:tc>
          <w:tcPr>
            <w:tcW w:w="1170" w:type="dxa"/>
            <w:tcBorders>
              <w:top w:val="single" w:sz="4" w:space="0" w:color="auto"/>
              <w:left w:val="single" w:sz="4" w:space="0" w:color="auto"/>
              <w:bottom w:val="single" w:sz="4" w:space="0" w:color="auto"/>
              <w:right w:val="single" w:sz="4" w:space="0" w:color="auto"/>
            </w:tcBorders>
          </w:tcPr>
          <w:p w14:paraId="0399E1DE"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tcPr>
          <w:p w14:paraId="417AB9EB" w14:textId="77777777" w:rsidR="00E36F0E" w:rsidRPr="007164A2" w:rsidRDefault="00393DC0" w:rsidP="00E36F0E">
            <w:r>
              <w:t>TKIP</w:t>
            </w:r>
          </w:p>
        </w:tc>
      </w:tr>
      <w:tr w:rsidR="00E36F0E" w:rsidRPr="00C82768" w14:paraId="1466007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B5FDC0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1787D234"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5097E57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6E49DDA4" w14:textId="77777777" w:rsidR="00E36F0E" w:rsidRDefault="00393DC0" w:rsidP="00E36F0E">
            <w:pPr>
              <w:rPr>
                <w:rFonts w:cs="Arial"/>
                <w:color w:val="000000"/>
              </w:rPr>
            </w:pPr>
            <w:r>
              <w:rPr>
                <w:rFonts w:cs="Arial"/>
                <w:color w:val="000000"/>
              </w:rPr>
              <w:t>PAIR_CCMP</w:t>
            </w:r>
          </w:p>
        </w:tc>
        <w:tc>
          <w:tcPr>
            <w:tcW w:w="1170" w:type="dxa"/>
            <w:tcBorders>
              <w:top w:val="single" w:sz="4" w:space="0" w:color="auto"/>
              <w:left w:val="single" w:sz="4" w:space="0" w:color="auto"/>
              <w:bottom w:val="single" w:sz="4" w:space="0" w:color="auto"/>
              <w:right w:val="single" w:sz="4" w:space="0" w:color="auto"/>
            </w:tcBorders>
          </w:tcPr>
          <w:p w14:paraId="22C8C242"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tcPr>
          <w:p w14:paraId="0AD12430" w14:textId="77777777" w:rsidR="00E36F0E" w:rsidRPr="007164A2" w:rsidRDefault="00393DC0" w:rsidP="00E36F0E">
            <w:r>
              <w:t>CCMP/AES</w:t>
            </w:r>
          </w:p>
        </w:tc>
      </w:tr>
      <w:tr w:rsidR="00E36F0E" w:rsidRPr="00C82768" w14:paraId="0D99580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82D4D9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6D07858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549B8CA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6E6FA414" w14:textId="77777777" w:rsidR="00E36F0E" w:rsidRDefault="00393DC0" w:rsidP="00E36F0E">
            <w:pPr>
              <w:rPr>
                <w:rFonts w:cs="Arial"/>
                <w:color w:val="000000"/>
              </w:rPr>
            </w:pPr>
            <w:r>
              <w:rPr>
                <w:rFonts w:cs="Arial"/>
                <w:color w:val="000000"/>
              </w:rPr>
              <w:t>PAIR_TKIPCCMP</w:t>
            </w:r>
          </w:p>
        </w:tc>
        <w:tc>
          <w:tcPr>
            <w:tcW w:w="1170" w:type="dxa"/>
            <w:tcBorders>
              <w:top w:val="single" w:sz="4" w:space="0" w:color="auto"/>
              <w:left w:val="single" w:sz="4" w:space="0" w:color="auto"/>
              <w:bottom w:val="single" w:sz="4" w:space="0" w:color="auto"/>
              <w:right w:val="single" w:sz="4" w:space="0" w:color="auto"/>
            </w:tcBorders>
          </w:tcPr>
          <w:p w14:paraId="4BF6830F"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tcPr>
          <w:p w14:paraId="4B0EB096" w14:textId="77777777" w:rsidR="00E36F0E" w:rsidRPr="007164A2" w:rsidRDefault="00393DC0" w:rsidP="00E36F0E">
            <w:r>
              <w:t>Mixmode – tkip or ccmp</w:t>
            </w:r>
          </w:p>
        </w:tc>
      </w:tr>
      <w:tr w:rsidR="00E36F0E" w:rsidRPr="00C82768" w14:paraId="2833AA2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ED3408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195FBDDC"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09035E97"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61508D23" w14:textId="77777777" w:rsidR="00E36F0E" w:rsidRDefault="00393DC0" w:rsidP="00E36F0E">
            <w:pPr>
              <w:rPr>
                <w:rFonts w:cs="Arial"/>
                <w:color w:val="000000"/>
              </w:rPr>
            </w:pPr>
            <w:r>
              <w:rPr>
                <w:rFonts w:cs="Arial"/>
                <w:color w:val="000000"/>
              </w:rPr>
              <w:t>PAIR_MAX</w:t>
            </w:r>
          </w:p>
        </w:tc>
        <w:tc>
          <w:tcPr>
            <w:tcW w:w="1170" w:type="dxa"/>
            <w:tcBorders>
              <w:top w:val="single" w:sz="4" w:space="0" w:color="auto"/>
              <w:left w:val="single" w:sz="4" w:space="0" w:color="auto"/>
              <w:bottom w:val="single" w:sz="4" w:space="0" w:color="auto"/>
              <w:right w:val="single" w:sz="4" w:space="0" w:color="auto"/>
            </w:tcBorders>
          </w:tcPr>
          <w:p w14:paraId="6A436016" w14:textId="77777777" w:rsidR="00E36F0E" w:rsidRDefault="00393DC0" w:rsidP="00E36F0E">
            <w:r>
              <w:t>0x5</w:t>
            </w:r>
          </w:p>
        </w:tc>
        <w:tc>
          <w:tcPr>
            <w:tcW w:w="3330" w:type="dxa"/>
            <w:tcBorders>
              <w:top w:val="single" w:sz="4" w:space="0" w:color="auto"/>
              <w:left w:val="single" w:sz="4" w:space="0" w:color="auto"/>
              <w:bottom w:val="single" w:sz="4" w:space="0" w:color="auto"/>
              <w:right w:val="single" w:sz="4" w:space="0" w:color="auto"/>
            </w:tcBorders>
          </w:tcPr>
          <w:p w14:paraId="35CA2D2B" w14:textId="77777777" w:rsidR="00E36F0E" w:rsidRPr="0052707D" w:rsidRDefault="00E36F0E" w:rsidP="00E36F0E">
            <w:pPr>
              <w:rPr>
                <w:highlight w:val="yellow"/>
              </w:rPr>
            </w:pPr>
          </w:p>
        </w:tc>
      </w:tr>
      <w:tr w:rsidR="00E36F0E" w:rsidRPr="00C82768" w14:paraId="7F946B3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1138AB5"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45BD3B36" w14:textId="77777777" w:rsidR="00E36F0E" w:rsidRPr="00DA43D2" w:rsidRDefault="00393DC0" w:rsidP="00E36F0E">
            <w:r>
              <w:t>WlanGroupCipher</w:t>
            </w:r>
          </w:p>
        </w:tc>
        <w:tc>
          <w:tcPr>
            <w:tcW w:w="900" w:type="dxa"/>
            <w:tcBorders>
              <w:top w:val="single" w:sz="4" w:space="0" w:color="auto"/>
              <w:left w:val="single" w:sz="4" w:space="0" w:color="auto"/>
              <w:bottom w:val="single" w:sz="4" w:space="0" w:color="auto"/>
              <w:right w:val="single" w:sz="4" w:space="0" w:color="auto"/>
            </w:tcBorders>
          </w:tcPr>
          <w:p w14:paraId="07957152"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tcPr>
          <w:p w14:paraId="0B28FD15"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3E81BB23"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11F50383" w14:textId="77777777" w:rsidR="00E36F0E" w:rsidRPr="0052707D" w:rsidRDefault="00393DC0" w:rsidP="00E36F0E">
            <w:pPr>
              <w:rPr>
                <w:highlight w:val="yellow"/>
              </w:rPr>
            </w:pPr>
            <w:r w:rsidRPr="007164A2">
              <w:t>Group cipher</w:t>
            </w:r>
          </w:p>
        </w:tc>
      </w:tr>
      <w:tr w:rsidR="00E36F0E" w:rsidRPr="00C82768" w14:paraId="78C36E3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BE2FB44"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4DCE6680"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023F0DA7"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47FB6847" w14:textId="77777777" w:rsidR="00E36F0E" w:rsidRDefault="00393DC0" w:rsidP="00E36F0E">
            <w:pPr>
              <w:rPr>
                <w:rFonts w:cs="Arial"/>
                <w:color w:val="000000"/>
              </w:rPr>
            </w:pPr>
            <w:r>
              <w:rPr>
                <w:rFonts w:cs="Arial"/>
                <w:color w:val="000000"/>
              </w:rPr>
              <w:t>GROUP_MIN</w:t>
            </w:r>
          </w:p>
        </w:tc>
        <w:tc>
          <w:tcPr>
            <w:tcW w:w="1170" w:type="dxa"/>
            <w:tcBorders>
              <w:top w:val="single" w:sz="4" w:space="0" w:color="auto"/>
              <w:left w:val="single" w:sz="4" w:space="0" w:color="auto"/>
              <w:bottom w:val="single" w:sz="4" w:space="0" w:color="auto"/>
              <w:right w:val="single" w:sz="4" w:space="0" w:color="auto"/>
            </w:tcBorders>
          </w:tcPr>
          <w:p w14:paraId="12DC56DF"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tcPr>
          <w:p w14:paraId="29FD62C8" w14:textId="77777777" w:rsidR="00E36F0E" w:rsidRPr="0052707D" w:rsidRDefault="00E36F0E" w:rsidP="00E36F0E">
            <w:pPr>
              <w:rPr>
                <w:highlight w:val="yellow"/>
              </w:rPr>
            </w:pPr>
          </w:p>
        </w:tc>
      </w:tr>
      <w:tr w:rsidR="00E36F0E" w:rsidRPr="00C82768" w14:paraId="3462E85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C6832D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44730326"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0B4CA6B2"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16A39EA2" w14:textId="77777777" w:rsidR="00E36F0E" w:rsidRDefault="00393DC0" w:rsidP="00E36F0E">
            <w:pPr>
              <w:rPr>
                <w:rFonts w:cs="Arial"/>
                <w:color w:val="000000"/>
              </w:rPr>
            </w:pPr>
            <w:r>
              <w:rPr>
                <w:rFonts w:cs="Arial"/>
                <w:color w:val="000000"/>
              </w:rPr>
              <w:t>GROUP_NONE</w:t>
            </w:r>
          </w:p>
        </w:tc>
        <w:tc>
          <w:tcPr>
            <w:tcW w:w="1170" w:type="dxa"/>
            <w:tcBorders>
              <w:top w:val="single" w:sz="4" w:space="0" w:color="auto"/>
              <w:left w:val="single" w:sz="4" w:space="0" w:color="auto"/>
              <w:bottom w:val="single" w:sz="4" w:space="0" w:color="auto"/>
              <w:right w:val="single" w:sz="4" w:space="0" w:color="auto"/>
            </w:tcBorders>
          </w:tcPr>
          <w:p w14:paraId="1E096786"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tcPr>
          <w:p w14:paraId="69D53BC5" w14:textId="77777777" w:rsidR="00E36F0E" w:rsidRPr="007164A2" w:rsidRDefault="00393DC0" w:rsidP="00E36F0E">
            <w:r w:rsidRPr="007164A2">
              <w:t>None</w:t>
            </w:r>
          </w:p>
        </w:tc>
      </w:tr>
      <w:tr w:rsidR="00E36F0E" w:rsidRPr="00C82768" w14:paraId="7CF8040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177D0B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7C8E82B2"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0238E9C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5C6DBF6D" w14:textId="77777777" w:rsidR="00E36F0E" w:rsidRDefault="00393DC0" w:rsidP="00E36F0E">
            <w:pPr>
              <w:rPr>
                <w:rFonts w:cs="Arial"/>
                <w:color w:val="000000"/>
              </w:rPr>
            </w:pPr>
            <w:r>
              <w:rPr>
                <w:rFonts w:cs="Arial"/>
                <w:color w:val="000000"/>
              </w:rPr>
              <w:t>GROUP_TKIP</w:t>
            </w:r>
          </w:p>
        </w:tc>
        <w:tc>
          <w:tcPr>
            <w:tcW w:w="1170" w:type="dxa"/>
            <w:tcBorders>
              <w:top w:val="single" w:sz="4" w:space="0" w:color="auto"/>
              <w:left w:val="single" w:sz="4" w:space="0" w:color="auto"/>
              <w:bottom w:val="single" w:sz="4" w:space="0" w:color="auto"/>
              <w:right w:val="single" w:sz="4" w:space="0" w:color="auto"/>
            </w:tcBorders>
          </w:tcPr>
          <w:p w14:paraId="795598A8"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tcPr>
          <w:p w14:paraId="63CE50A0" w14:textId="77777777" w:rsidR="00E36F0E" w:rsidRPr="007164A2" w:rsidRDefault="00393DC0" w:rsidP="00E36F0E">
            <w:r>
              <w:t>TKIP</w:t>
            </w:r>
          </w:p>
        </w:tc>
      </w:tr>
      <w:tr w:rsidR="00E36F0E" w:rsidRPr="00C82768" w14:paraId="216A045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1BF950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3DC5EE29"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6D4E7DF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7742B20F" w14:textId="77777777" w:rsidR="00E36F0E" w:rsidRDefault="00393DC0" w:rsidP="00E36F0E">
            <w:pPr>
              <w:rPr>
                <w:rFonts w:cs="Arial"/>
                <w:color w:val="000000"/>
              </w:rPr>
            </w:pPr>
            <w:r>
              <w:rPr>
                <w:rFonts w:cs="Arial"/>
                <w:color w:val="000000"/>
              </w:rPr>
              <w:t>GROUP_CCMP</w:t>
            </w:r>
          </w:p>
        </w:tc>
        <w:tc>
          <w:tcPr>
            <w:tcW w:w="1170" w:type="dxa"/>
            <w:tcBorders>
              <w:top w:val="single" w:sz="4" w:space="0" w:color="auto"/>
              <w:left w:val="single" w:sz="4" w:space="0" w:color="auto"/>
              <w:bottom w:val="single" w:sz="4" w:space="0" w:color="auto"/>
              <w:right w:val="single" w:sz="4" w:space="0" w:color="auto"/>
            </w:tcBorders>
          </w:tcPr>
          <w:p w14:paraId="54B5E11C"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tcPr>
          <w:p w14:paraId="6089CC28" w14:textId="77777777" w:rsidR="00E36F0E" w:rsidRPr="007164A2" w:rsidRDefault="00393DC0" w:rsidP="00E36F0E">
            <w:r>
              <w:t>CCMP/AES</w:t>
            </w:r>
          </w:p>
        </w:tc>
      </w:tr>
      <w:tr w:rsidR="00E36F0E" w:rsidRPr="00C82768" w14:paraId="31D7198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B34F6A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39E6A92D"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60F4F4C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305FFA98" w14:textId="77777777" w:rsidR="00E36F0E" w:rsidRDefault="00393DC0" w:rsidP="00E36F0E">
            <w:pPr>
              <w:rPr>
                <w:rFonts w:cs="Arial"/>
                <w:color w:val="000000"/>
              </w:rPr>
            </w:pPr>
            <w:r>
              <w:rPr>
                <w:rFonts w:cs="Arial"/>
                <w:color w:val="000000"/>
              </w:rPr>
              <w:t>GROUP_TKIPCCMP</w:t>
            </w:r>
          </w:p>
        </w:tc>
        <w:tc>
          <w:tcPr>
            <w:tcW w:w="1170" w:type="dxa"/>
            <w:tcBorders>
              <w:top w:val="single" w:sz="4" w:space="0" w:color="auto"/>
              <w:left w:val="single" w:sz="4" w:space="0" w:color="auto"/>
              <w:bottom w:val="single" w:sz="4" w:space="0" w:color="auto"/>
              <w:right w:val="single" w:sz="4" w:space="0" w:color="auto"/>
            </w:tcBorders>
          </w:tcPr>
          <w:p w14:paraId="6D1D73CE"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tcPr>
          <w:p w14:paraId="1DF096D5" w14:textId="77777777" w:rsidR="00E36F0E" w:rsidRPr="007164A2" w:rsidRDefault="00393DC0" w:rsidP="00E36F0E">
            <w:r>
              <w:t>Mixmode – tkip or ccmp</w:t>
            </w:r>
          </w:p>
        </w:tc>
      </w:tr>
      <w:tr w:rsidR="00E36F0E" w:rsidRPr="00C82768" w14:paraId="6C4B67C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3FC54E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2252B0A3"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594F1AF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4AC9F641" w14:textId="77777777" w:rsidR="00E36F0E" w:rsidRDefault="00393DC0" w:rsidP="00E36F0E">
            <w:pPr>
              <w:rPr>
                <w:rFonts w:cs="Arial"/>
                <w:color w:val="000000"/>
              </w:rPr>
            </w:pPr>
            <w:r>
              <w:rPr>
                <w:rFonts w:cs="Arial"/>
                <w:color w:val="000000"/>
              </w:rPr>
              <w:t>GROUP_MAX</w:t>
            </w:r>
          </w:p>
        </w:tc>
        <w:tc>
          <w:tcPr>
            <w:tcW w:w="1170" w:type="dxa"/>
            <w:tcBorders>
              <w:top w:val="single" w:sz="4" w:space="0" w:color="auto"/>
              <w:left w:val="single" w:sz="4" w:space="0" w:color="auto"/>
              <w:bottom w:val="single" w:sz="4" w:space="0" w:color="auto"/>
              <w:right w:val="single" w:sz="4" w:space="0" w:color="auto"/>
            </w:tcBorders>
          </w:tcPr>
          <w:p w14:paraId="40F8FFDE" w14:textId="77777777" w:rsidR="00E36F0E" w:rsidRDefault="00393DC0" w:rsidP="00E36F0E">
            <w:r>
              <w:t>0x5</w:t>
            </w:r>
          </w:p>
        </w:tc>
        <w:tc>
          <w:tcPr>
            <w:tcW w:w="3330" w:type="dxa"/>
            <w:tcBorders>
              <w:top w:val="single" w:sz="4" w:space="0" w:color="auto"/>
              <w:left w:val="single" w:sz="4" w:space="0" w:color="auto"/>
              <w:bottom w:val="single" w:sz="4" w:space="0" w:color="auto"/>
              <w:right w:val="single" w:sz="4" w:space="0" w:color="auto"/>
            </w:tcBorders>
          </w:tcPr>
          <w:p w14:paraId="2B7CC2D6" w14:textId="77777777" w:rsidR="00E36F0E" w:rsidRPr="0052707D" w:rsidRDefault="00E36F0E" w:rsidP="00E36F0E">
            <w:pPr>
              <w:rPr>
                <w:highlight w:val="yellow"/>
              </w:rPr>
            </w:pPr>
          </w:p>
        </w:tc>
      </w:tr>
      <w:tr w:rsidR="00E36F0E" w:rsidRPr="00C82768" w14:paraId="5F6BC13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3D8330D"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382B4EC4" w14:textId="77777777" w:rsidR="00E36F0E" w:rsidRPr="00DA43D2" w:rsidRDefault="00393DC0" w:rsidP="00E36F0E">
            <w:r>
              <w:t>WlanWpaEnterprise</w:t>
            </w:r>
          </w:p>
        </w:tc>
        <w:tc>
          <w:tcPr>
            <w:tcW w:w="900" w:type="dxa"/>
            <w:tcBorders>
              <w:top w:val="single" w:sz="4" w:space="0" w:color="auto"/>
              <w:left w:val="single" w:sz="4" w:space="0" w:color="auto"/>
              <w:bottom w:val="single" w:sz="4" w:space="0" w:color="auto"/>
              <w:right w:val="single" w:sz="4" w:space="0" w:color="auto"/>
            </w:tcBorders>
          </w:tcPr>
          <w:p w14:paraId="70799542" w14:textId="77777777" w:rsidR="00E36F0E" w:rsidRDefault="00393DC0" w:rsidP="00E36F0E">
            <w:r>
              <w:t>TBD</w:t>
            </w:r>
          </w:p>
        </w:tc>
        <w:tc>
          <w:tcPr>
            <w:tcW w:w="1697" w:type="dxa"/>
            <w:tcBorders>
              <w:top w:val="single" w:sz="4" w:space="0" w:color="auto"/>
              <w:left w:val="single" w:sz="4" w:space="0" w:color="auto"/>
              <w:bottom w:val="single" w:sz="4" w:space="0" w:color="auto"/>
              <w:right w:val="single" w:sz="4" w:space="0" w:color="auto"/>
            </w:tcBorders>
          </w:tcPr>
          <w:p w14:paraId="035FFFF0"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14EA5083" w14:textId="77777777" w:rsidR="00E36F0E" w:rsidRPr="007164A2" w:rsidRDefault="00E36F0E" w:rsidP="00E36F0E">
            <w:pPr>
              <w:rPr>
                <w:highlight w:val="yellow"/>
              </w:rPr>
            </w:pPr>
          </w:p>
        </w:tc>
        <w:tc>
          <w:tcPr>
            <w:tcW w:w="3330" w:type="dxa"/>
            <w:tcBorders>
              <w:top w:val="single" w:sz="4" w:space="0" w:color="auto"/>
              <w:left w:val="single" w:sz="4" w:space="0" w:color="auto"/>
              <w:bottom w:val="single" w:sz="4" w:space="0" w:color="auto"/>
              <w:right w:val="single" w:sz="4" w:space="0" w:color="auto"/>
            </w:tcBorders>
          </w:tcPr>
          <w:p w14:paraId="7C1F7F83" w14:textId="77777777" w:rsidR="00E36F0E" w:rsidRPr="007164A2" w:rsidRDefault="00393DC0" w:rsidP="00E36F0E">
            <w:pPr>
              <w:rPr>
                <w:highlight w:val="yellow"/>
              </w:rPr>
            </w:pPr>
            <w:r w:rsidRPr="007164A2">
              <w:t>TBD</w:t>
            </w:r>
          </w:p>
        </w:tc>
      </w:tr>
      <w:tr w:rsidR="00E36F0E" w:rsidRPr="00C82768" w14:paraId="31B9050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3DF77B3"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6EFFF460" w14:textId="77777777" w:rsidR="00E36F0E" w:rsidRPr="00DA43D2" w:rsidRDefault="00393DC0" w:rsidP="00E36F0E">
            <w:r>
              <w:t>WlanIpv4AddrType</w:t>
            </w:r>
          </w:p>
        </w:tc>
        <w:tc>
          <w:tcPr>
            <w:tcW w:w="900" w:type="dxa"/>
            <w:tcBorders>
              <w:top w:val="single" w:sz="4" w:space="0" w:color="auto"/>
              <w:left w:val="single" w:sz="4" w:space="0" w:color="auto"/>
              <w:bottom w:val="single" w:sz="4" w:space="0" w:color="auto"/>
              <w:right w:val="single" w:sz="4" w:space="0" w:color="auto"/>
            </w:tcBorders>
          </w:tcPr>
          <w:p w14:paraId="6C4F0BB8"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tcPr>
          <w:p w14:paraId="2F8193FF"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191764BF" w14:textId="77777777" w:rsidR="00E36F0E" w:rsidRDefault="00E36F0E" w:rsidP="00E36F0E"/>
        </w:tc>
        <w:tc>
          <w:tcPr>
            <w:tcW w:w="3330" w:type="dxa"/>
            <w:tcBorders>
              <w:top w:val="single" w:sz="4" w:space="0" w:color="auto"/>
              <w:left w:val="single" w:sz="4" w:space="0" w:color="auto"/>
              <w:bottom w:val="single" w:sz="4" w:space="0" w:color="auto"/>
              <w:right w:val="single" w:sz="4" w:space="0" w:color="auto"/>
            </w:tcBorders>
          </w:tcPr>
          <w:p w14:paraId="3180B553" w14:textId="77777777" w:rsidR="00E36F0E" w:rsidRPr="0052707D" w:rsidRDefault="00E36F0E" w:rsidP="00E36F0E">
            <w:pPr>
              <w:rPr>
                <w:highlight w:val="yellow"/>
              </w:rPr>
            </w:pPr>
          </w:p>
        </w:tc>
      </w:tr>
      <w:tr w:rsidR="00E36F0E" w:rsidRPr="00C82768" w14:paraId="409C6C6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2018E4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30BC9D0D"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4EE1D257"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484F2C8C" w14:textId="77777777" w:rsidR="00E36F0E" w:rsidRDefault="00393DC0" w:rsidP="00E36F0E">
            <w:pPr>
              <w:rPr>
                <w:rFonts w:cs="Arial"/>
                <w:color w:val="000000"/>
              </w:rPr>
            </w:pPr>
            <w:r>
              <w:rPr>
                <w:rFonts w:cs="Arial"/>
                <w:color w:val="000000"/>
              </w:rPr>
              <w:t>WLAN_IPV4_ADDR_MIN</w:t>
            </w:r>
          </w:p>
        </w:tc>
        <w:tc>
          <w:tcPr>
            <w:tcW w:w="1170" w:type="dxa"/>
            <w:tcBorders>
              <w:top w:val="single" w:sz="4" w:space="0" w:color="auto"/>
              <w:left w:val="single" w:sz="4" w:space="0" w:color="auto"/>
              <w:bottom w:val="single" w:sz="4" w:space="0" w:color="auto"/>
              <w:right w:val="single" w:sz="4" w:space="0" w:color="auto"/>
            </w:tcBorders>
          </w:tcPr>
          <w:p w14:paraId="206CC1A4"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tcPr>
          <w:p w14:paraId="074D6EB3" w14:textId="77777777" w:rsidR="00E36F0E" w:rsidRPr="0052707D" w:rsidRDefault="00E36F0E" w:rsidP="00E36F0E">
            <w:pPr>
              <w:rPr>
                <w:highlight w:val="yellow"/>
              </w:rPr>
            </w:pPr>
          </w:p>
        </w:tc>
      </w:tr>
      <w:tr w:rsidR="00E36F0E" w:rsidRPr="00C82768" w14:paraId="5087F88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BF72E5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64B99CAA"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3FBC168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2DB8FAAE" w14:textId="77777777" w:rsidR="00E36F0E" w:rsidRDefault="00393DC0" w:rsidP="00E36F0E">
            <w:pPr>
              <w:rPr>
                <w:rFonts w:cs="Arial"/>
                <w:color w:val="000000"/>
              </w:rPr>
            </w:pPr>
            <w:r>
              <w:rPr>
                <w:rFonts w:cs="Arial"/>
                <w:color w:val="000000"/>
              </w:rPr>
              <w:t>WLAN_IPV4_ADDR_NONE</w:t>
            </w:r>
          </w:p>
        </w:tc>
        <w:tc>
          <w:tcPr>
            <w:tcW w:w="1170" w:type="dxa"/>
            <w:tcBorders>
              <w:top w:val="single" w:sz="4" w:space="0" w:color="auto"/>
              <w:left w:val="single" w:sz="4" w:space="0" w:color="auto"/>
              <w:bottom w:val="single" w:sz="4" w:space="0" w:color="auto"/>
              <w:right w:val="single" w:sz="4" w:space="0" w:color="auto"/>
            </w:tcBorders>
          </w:tcPr>
          <w:p w14:paraId="2C75C38C"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tcPr>
          <w:p w14:paraId="3CDB9FA3" w14:textId="77777777" w:rsidR="00E36F0E" w:rsidRDefault="00393DC0" w:rsidP="00E36F0E">
            <w:pPr>
              <w:rPr>
                <w:rFonts w:cs="Arial"/>
                <w:color w:val="000000"/>
              </w:rPr>
            </w:pPr>
            <w:r>
              <w:rPr>
                <w:rFonts w:cs="Arial"/>
                <w:color w:val="000000"/>
              </w:rPr>
              <w:t>No IPv4 Addressing is used</w:t>
            </w:r>
          </w:p>
        </w:tc>
      </w:tr>
      <w:tr w:rsidR="00E36F0E" w:rsidRPr="00C82768" w14:paraId="1F77E2F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B55EB0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7A25FD73"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1E790E6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252B49EF" w14:textId="77777777" w:rsidR="00E36F0E" w:rsidRDefault="00393DC0" w:rsidP="00E36F0E">
            <w:pPr>
              <w:rPr>
                <w:rFonts w:cs="Arial"/>
                <w:color w:val="000000"/>
              </w:rPr>
            </w:pPr>
            <w:r>
              <w:rPr>
                <w:rFonts w:cs="Arial"/>
                <w:color w:val="000000"/>
              </w:rPr>
              <w:t>WLAN_IPV4_ADDR_STATIC</w:t>
            </w:r>
          </w:p>
        </w:tc>
        <w:tc>
          <w:tcPr>
            <w:tcW w:w="1170" w:type="dxa"/>
            <w:tcBorders>
              <w:top w:val="single" w:sz="4" w:space="0" w:color="auto"/>
              <w:left w:val="single" w:sz="4" w:space="0" w:color="auto"/>
              <w:bottom w:val="single" w:sz="4" w:space="0" w:color="auto"/>
              <w:right w:val="single" w:sz="4" w:space="0" w:color="auto"/>
            </w:tcBorders>
          </w:tcPr>
          <w:p w14:paraId="08C0239A"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tcPr>
          <w:p w14:paraId="4E229340" w14:textId="77777777" w:rsidR="00E36F0E" w:rsidRDefault="00393DC0" w:rsidP="00E36F0E">
            <w:pPr>
              <w:rPr>
                <w:rFonts w:cs="Arial"/>
                <w:color w:val="000000"/>
              </w:rPr>
            </w:pPr>
            <w:r>
              <w:rPr>
                <w:rFonts w:cs="Arial"/>
                <w:color w:val="000000"/>
              </w:rPr>
              <w:t>Static IPv4 Address</w:t>
            </w:r>
          </w:p>
        </w:tc>
      </w:tr>
      <w:tr w:rsidR="00E36F0E" w:rsidRPr="00C82768" w14:paraId="28D4FD9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54A894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27812C15"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2184D97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0096F6FC" w14:textId="77777777" w:rsidR="00E36F0E" w:rsidRDefault="00393DC0" w:rsidP="00E36F0E">
            <w:pPr>
              <w:rPr>
                <w:rFonts w:cs="Arial"/>
                <w:color w:val="000000"/>
              </w:rPr>
            </w:pPr>
            <w:r>
              <w:rPr>
                <w:rFonts w:cs="Arial"/>
                <w:color w:val="000000"/>
              </w:rPr>
              <w:t>WLAN_IPV4_ADDR_DHCP_CLIENT</w:t>
            </w:r>
          </w:p>
        </w:tc>
        <w:tc>
          <w:tcPr>
            <w:tcW w:w="1170" w:type="dxa"/>
            <w:tcBorders>
              <w:top w:val="single" w:sz="4" w:space="0" w:color="auto"/>
              <w:left w:val="single" w:sz="4" w:space="0" w:color="auto"/>
              <w:bottom w:val="single" w:sz="4" w:space="0" w:color="auto"/>
              <w:right w:val="single" w:sz="4" w:space="0" w:color="auto"/>
            </w:tcBorders>
          </w:tcPr>
          <w:p w14:paraId="3A8DCBBB"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tcPr>
          <w:p w14:paraId="6CCDA8E3" w14:textId="77777777" w:rsidR="00E36F0E" w:rsidRDefault="00393DC0" w:rsidP="00E36F0E">
            <w:pPr>
              <w:rPr>
                <w:rFonts w:cs="Arial"/>
                <w:color w:val="000000"/>
              </w:rPr>
            </w:pPr>
            <w:r>
              <w:rPr>
                <w:rFonts w:cs="Arial"/>
                <w:color w:val="000000"/>
              </w:rPr>
              <w:t>DHCP Client IPv4 Address</w:t>
            </w:r>
          </w:p>
        </w:tc>
      </w:tr>
      <w:tr w:rsidR="00E36F0E" w:rsidRPr="00C82768" w14:paraId="31B0971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E1207F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64C759DA"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4ECEEDF7"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738BFA8A" w14:textId="77777777" w:rsidR="00E36F0E" w:rsidRDefault="00393DC0" w:rsidP="00E36F0E">
            <w:pPr>
              <w:rPr>
                <w:rFonts w:cs="Arial"/>
                <w:color w:val="000000"/>
              </w:rPr>
            </w:pPr>
            <w:r>
              <w:rPr>
                <w:rFonts w:cs="Arial"/>
                <w:color w:val="000000"/>
              </w:rPr>
              <w:t>WLAN_IPV4_ADDR_DHCP_SERVER</w:t>
            </w:r>
          </w:p>
        </w:tc>
        <w:tc>
          <w:tcPr>
            <w:tcW w:w="1170" w:type="dxa"/>
            <w:tcBorders>
              <w:top w:val="single" w:sz="4" w:space="0" w:color="auto"/>
              <w:left w:val="single" w:sz="4" w:space="0" w:color="auto"/>
              <w:bottom w:val="single" w:sz="4" w:space="0" w:color="auto"/>
              <w:right w:val="single" w:sz="4" w:space="0" w:color="auto"/>
            </w:tcBorders>
          </w:tcPr>
          <w:p w14:paraId="5C1769DB"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tcPr>
          <w:p w14:paraId="0944DBCA" w14:textId="77777777" w:rsidR="00E36F0E" w:rsidRDefault="00393DC0" w:rsidP="00E36F0E">
            <w:pPr>
              <w:rPr>
                <w:rFonts w:cs="Arial"/>
                <w:color w:val="000000"/>
              </w:rPr>
            </w:pPr>
            <w:r>
              <w:rPr>
                <w:rFonts w:cs="Arial"/>
                <w:color w:val="000000"/>
              </w:rPr>
              <w:t>DHCP Server IPv4 Address</w:t>
            </w:r>
          </w:p>
        </w:tc>
      </w:tr>
      <w:tr w:rsidR="00E36F0E" w:rsidRPr="00C82768" w14:paraId="16C66CD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EA05A5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48B69C6A"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209B5C1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03278538" w14:textId="77777777" w:rsidR="00E36F0E" w:rsidRDefault="00393DC0" w:rsidP="00E36F0E">
            <w:pPr>
              <w:rPr>
                <w:rFonts w:cs="Arial"/>
                <w:color w:val="000000"/>
              </w:rPr>
            </w:pPr>
            <w:r>
              <w:rPr>
                <w:rFonts w:cs="Arial"/>
                <w:color w:val="000000"/>
              </w:rPr>
              <w:t>WLAN_IPV4_ADDR_MAX</w:t>
            </w:r>
          </w:p>
        </w:tc>
        <w:tc>
          <w:tcPr>
            <w:tcW w:w="1170" w:type="dxa"/>
            <w:tcBorders>
              <w:top w:val="single" w:sz="4" w:space="0" w:color="auto"/>
              <w:left w:val="single" w:sz="4" w:space="0" w:color="auto"/>
              <w:bottom w:val="single" w:sz="4" w:space="0" w:color="auto"/>
              <w:right w:val="single" w:sz="4" w:space="0" w:color="auto"/>
            </w:tcBorders>
          </w:tcPr>
          <w:p w14:paraId="1E2E59B0" w14:textId="77777777" w:rsidR="00E36F0E" w:rsidRDefault="00393DC0" w:rsidP="00E36F0E">
            <w:r>
              <w:t>0x5</w:t>
            </w:r>
          </w:p>
        </w:tc>
        <w:tc>
          <w:tcPr>
            <w:tcW w:w="3330" w:type="dxa"/>
            <w:tcBorders>
              <w:top w:val="single" w:sz="4" w:space="0" w:color="auto"/>
              <w:left w:val="single" w:sz="4" w:space="0" w:color="auto"/>
              <w:bottom w:val="single" w:sz="4" w:space="0" w:color="auto"/>
              <w:right w:val="single" w:sz="4" w:space="0" w:color="auto"/>
            </w:tcBorders>
          </w:tcPr>
          <w:p w14:paraId="73336C16" w14:textId="77777777" w:rsidR="00E36F0E" w:rsidRPr="0052707D" w:rsidRDefault="00E36F0E" w:rsidP="00E36F0E">
            <w:pPr>
              <w:rPr>
                <w:highlight w:val="yellow"/>
              </w:rPr>
            </w:pPr>
          </w:p>
        </w:tc>
      </w:tr>
      <w:tr w:rsidR="00E36F0E" w:rsidRPr="00C82768" w14:paraId="08139AC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54A8730"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27312BC8" w14:textId="77777777" w:rsidR="00E36F0E" w:rsidRPr="00DA43D2" w:rsidRDefault="00393DC0" w:rsidP="00E36F0E">
            <w:r>
              <w:t>WlanIpv4Addr</w:t>
            </w:r>
          </w:p>
        </w:tc>
        <w:tc>
          <w:tcPr>
            <w:tcW w:w="900" w:type="dxa"/>
            <w:tcBorders>
              <w:top w:val="single" w:sz="4" w:space="0" w:color="auto"/>
              <w:left w:val="single" w:sz="4" w:space="0" w:color="auto"/>
              <w:bottom w:val="single" w:sz="4" w:space="0" w:color="auto"/>
              <w:right w:val="single" w:sz="4" w:space="0" w:color="auto"/>
            </w:tcBorders>
          </w:tcPr>
          <w:p w14:paraId="24696E5A" w14:textId="77777777" w:rsidR="00E36F0E" w:rsidRDefault="00393DC0" w:rsidP="00E36F0E">
            <w:r>
              <w:t>-</w:t>
            </w:r>
          </w:p>
        </w:tc>
        <w:tc>
          <w:tcPr>
            <w:tcW w:w="1697" w:type="dxa"/>
            <w:tcBorders>
              <w:top w:val="single" w:sz="4" w:space="0" w:color="auto"/>
              <w:left w:val="single" w:sz="4" w:space="0" w:color="auto"/>
              <w:bottom w:val="single" w:sz="4" w:space="0" w:color="auto"/>
              <w:right w:val="single" w:sz="4" w:space="0" w:color="auto"/>
            </w:tcBorders>
          </w:tcPr>
          <w:p w14:paraId="7BBB2C3D"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569D0D2E"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620F82A3" w14:textId="77777777" w:rsidR="00E36F0E" w:rsidRPr="0052707D" w:rsidRDefault="00E36F0E" w:rsidP="00E36F0E">
            <w:pPr>
              <w:rPr>
                <w:highlight w:val="yellow"/>
              </w:rPr>
            </w:pPr>
          </w:p>
        </w:tc>
      </w:tr>
      <w:tr w:rsidR="00E36F0E" w:rsidRPr="00C82768" w14:paraId="19D1ECB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324BB6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6336175D"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2D2B266D"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6B6DDCB1" w14:textId="77777777" w:rsidR="00E36F0E" w:rsidRDefault="00393DC0" w:rsidP="00E36F0E">
            <w:r>
              <w:t>Ip</w:t>
            </w:r>
          </w:p>
        </w:tc>
        <w:tc>
          <w:tcPr>
            <w:tcW w:w="1170" w:type="dxa"/>
            <w:tcBorders>
              <w:top w:val="single" w:sz="4" w:space="0" w:color="auto"/>
              <w:left w:val="single" w:sz="4" w:space="0" w:color="auto"/>
              <w:bottom w:val="single" w:sz="4" w:space="0" w:color="auto"/>
              <w:right w:val="single" w:sz="4" w:space="0" w:color="auto"/>
            </w:tcBorders>
          </w:tcPr>
          <w:p w14:paraId="70B85BDF" w14:textId="77777777" w:rsidR="00E36F0E" w:rsidRPr="00F1221C" w:rsidRDefault="00393DC0" w:rsidP="00E36F0E">
            <w:r w:rsidRPr="00F1221C">
              <w:t>Char Value:0-255</w:t>
            </w:r>
          </w:p>
          <w:p w14:paraId="6BA977AA"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5F60A61F" w14:textId="77777777" w:rsidR="00E36F0E" w:rsidRDefault="00393DC0" w:rsidP="00E36F0E">
            <w:pPr>
              <w:rPr>
                <w:rFonts w:cs="Arial"/>
                <w:color w:val="000000"/>
              </w:rPr>
            </w:pPr>
            <w:r>
              <w:rPr>
                <w:rFonts w:cs="Arial"/>
                <w:color w:val="000000"/>
              </w:rPr>
              <w:t>IP address of current connection</w:t>
            </w:r>
          </w:p>
        </w:tc>
      </w:tr>
      <w:tr w:rsidR="00E36F0E" w:rsidRPr="00C82768" w14:paraId="5083D0A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573398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50735626"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73BCC2AC"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2B853CA4" w14:textId="77777777" w:rsidR="00E36F0E" w:rsidRDefault="00393DC0" w:rsidP="00E36F0E">
            <w:r>
              <w:t>Netmask</w:t>
            </w:r>
          </w:p>
        </w:tc>
        <w:tc>
          <w:tcPr>
            <w:tcW w:w="1170" w:type="dxa"/>
            <w:tcBorders>
              <w:top w:val="single" w:sz="4" w:space="0" w:color="auto"/>
              <w:left w:val="single" w:sz="4" w:space="0" w:color="auto"/>
              <w:bottom w:val="single" w:sz="4" w:space="0" w:color="auto"/>
              <w:right w:val="single" w:sz="4" w:space="0" w:color="auto"/>
            </w:tcBorders>
          </w:tcPr>
          <w:p w14:paraId="317438AB" w14:textId="77777777" w:rsidR="00E36F0E" w:rsidRPr="00F1221C" w:rsidRDefault="00393DC0" w:rsidP="00E36F0E">
            <w:r w:rsidRPr="00F1221C">
              <w:t>Char Value:0-255</w:t>
            </w:r>
          </w:p>
          <w:p w14:paraId="52AED0D6"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178E7DFB" w14:textId="77777777" w:rsidR="00E36F0E" w:rsidRDefault="00393DC0" w:rsidP="00E36F0E">
            <w:pPr>
              <w:rPr>
                <w:rFonts w:cs="Arial"/>
                <w:color w:val="000000"/>
              </w:rPr>
            </w:pPr>
            <w:r>
              <w:rPr>
                <w:rFonts w:cs="Arial"/>
                <w:color w:val="000000"/>
              </w:rPr>
              <w:t>Netmask of currenct connection</w:t>
            </w:r>
          </w:p>
        </w:tc>
      </w:tr>
      <w:tr w:rsidR="00E36F0E" w:rsidRPr="00C82768" w14:paraId="6FB1B3A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BE8D25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5DDB13FF"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389B1227"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301426F4" w14:textId="77777777" w:rsidR="00E36F0E" w:rsidRDefault="00393DC0" w:rsidP="00E36F0E">
            <w:r>
              <w:t>Gateway</w:t>
            </w:r>
          </w:p>
        </w:tc>
        <w:tc>
          <w:tcPr>
            <w:tcW w:w="1170" w:type="dxa"/>
            <w:tcBorders>
              <w:top w:val="single" w:sz="4" w:space="0" w:color="auto"/>
              <w:left w:val="single" w:sz="4" w:space="0" w:color="auto"/>
              <w:bottom w:val="single" w:sz="4" w:space="0" w:color="auto"/>
              <w:right w:val="single" w:sz="4" w:space="0" w:color="auto"/>
            </w:tcBorders>
          </w:tcPr>
          <w:p w14:paraId="10272EBE" w14:textId="77777777" w:rsidR="00E36F0E" w:rsidRPr="00F1221C" w:rsidRDefault="00393DC0" w:rsidP="00E36F0E">
            <w:r w:rsidRPr="00F1221C">
              <w:t>Char Value:0-255</w:t>
            </w:r>
          </w:p>
          <w:p w14:paraId="4A38E92B" w14:textId="77777777" w:rsidR="00E36F0E" w:rsidRDefault="00393DC0" w:rsidP="00E36F0E">
            <w:r w:rsidRPr="00F1221C">
              <w:lastRenderedPageBreak/>
              <w:t>No String length limit</w:t>
            </w:r>
          </w:p>
        </w:tc>
        <w:tc>
          <w:tcPr>
            <w:tcW w:w="3330" w:type="dxa"/>
            <w:tcBorders>
              <w:top w:val="single" w:sz="4" w:space="0" w:color="auto"/>
              <w:left w:val="single" w:sz="4" w:space="0" w:color="auto"/>
              <w:bottom w:val="single" w:sz="4" w:space="0" w:color="auto"/>
              <w:right w:val="single" w:sz="4" w:space="0" w:color="auto"/>
            </w:tcBorders>
          </w:tcPr>
          <w:p w14:paraId="0455EEAA" w14:textId="77777777" w:rsidR="00E36F0E" w:rsidRDefault="00393DC0" w:rsidP="00E36F0E">
            <w:pPr>
              <w:rPr>
                <w:rFonts w:cs="Arial"/>
                <w:color w:val="000000"/>
              </w:rPr>
            </w:pPr>
            <w:r>
              <w:rPr>
                <w:rFonts w:cs="Arial"/>
                <w:color w:val="000000"/>
              </w:rPr>
              <w:lastRenderedPageBreak/>
              <w:t>default gateway of current connection</w:t>
            </w:r>
          </w:p>
        </w:tc>
      </w:tr>
      <w:tr w:rsidR="00E36F0E" w:rsidRPr="00C82768" w14:paraId="6832B33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F458A2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79D1991C"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78EBC80C"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08665E63" w14:textId="77777777" w:rsidR="00E36F0E" w:rsidRDefault="00393DC0" w:rsidP="00E36F0E">
            <w:r>
              <w:t>dnsPref</w:t>
            </w:r>
          </w:p>
        </w:tc>
        <w:tc>
          <w:tcPr>
            <w:tcW w:w="1170" w:type="dxa"/>
            <w:tcBorders>
              <w:top w:val="single" w:sz="4" w:space="0" w:color="auto"/>
              <w:left w:val="single" w:sz="4" w:space="0" w:color="auto"/>
              <w:bottom w:val="single" w:sz="4" w:space="0" w:color="auto"/>
              <w:right w:val="single" w:sz="4" w:space="0" w:color="auto"/>
            </w:tcBorders>
          </w:tcPr>
          <w:p w14:paraId="5A3FB057" w14:textId="77777777" w:rsidR="00E36F0E" w:rsidRPr="00F1221C" w:rsidRDefault="00393DC0" w:rsidP="00E36F0E">
            <w:r w:rsidRPr="00F1221C">
              <w:t>Char Value:0-255</w:t>
            </w:r>
          </w:p>
          <w:p w14:paraId="585CD22B"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7BF7B048" w14:textId="77777777" w:rsidR="00E36F0E" w:rsidRDefault="00393DC0" w:rsidP="00E36F0E">
            <w:pPr>
              <w:rPr>
                <w:rFonts w:cs="Arial"/>
                <w:color w:val="000000"/>
              </w:rPr>
            </w:pPr>
            <w:r>
              <w:rPr>
                <w:rFonts w:cs="Arial"/>
                <w:color w:val="000000"/>
              </w:rPr>
              <w:t>Prefered DNS server</w:t>
            </w:r>
          </w:p>
        </w:tc>
      </w:tr>
      <w:tr w:rsidR="00E36F0E" w:rsidRPr="00C82768" w14:paraId="377ED74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C13196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03C17F80"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3144FC49"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3E8F4B7F" w14:textId="77777777" w:rsidR="00E36F0E" w:rsidRDefault="00393DC0" w:rsidP="00E36F0E">
            <w:r>
              <w:t>dnsAlt</w:t>
            </w:r>
          </w:p>
        </w:tc>
        <w:tc>
          <w:tcPr>
            <w:tcW w:w="1170" w:type="dxa"/>
            <w:tcBorders>
              <w:top w:val="single" w:sz="4" w:space="0" w:color="auto"/>
              <w:left w:val="single" w:sz="4" w:space="0" w:color="auto"/>
              <w:bottom w:val="single" w:sz="4" w:space="0" w:color="auto"/>
              <w:right w:val="single" w:sz="4" w:space="0" w:color="auto"/>
            </w:tcBorders>
          </w:tcPr>
          <w:p w14:paraId="1A500BD9" w14:textId="77777777" w:rsidR="00E36F0E" w:rsidRPr="00F1221C" w:rsidRDefault="00393DC0" w:rsidP="00E36F0E">
            <w:r w:rsidRPr="00F1221C">
              <w:t>Char Value:0-255</w:t>
            </w:r>
          </w:p>
          <w:p w14:paraId="0BE34CF7"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2A0C5DFF" w14:textId="77777777" w:rsidR="00E36F0E" w:rsidRDefault="00393DC0" w:rsidP="00E36F0E">
            <w:pPr>
              <w:rPr>
                <w:rFonts w:cs="Arial"/>
                <w:color w:val="000000"/>
              </w:rPr>
            </w:pPr>
            <w:r>
              <w:rPr>
                <w:rFonts w:cs="Arial"/>
                <w:color w:val="000000"/>
              </w:rPr>
              <w:t>Secondary DNS server</w:t>
            </w:r>
          </w:p>
        </w:tc>
      </w:tr>
      <w:tr w:rsidR="00E36F0E" w:rsidRPr="00C82768" w14:paraId="52AE13A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81692BF"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350860D6" w14:textId="77777777" w:rsidR="00E36F0E" w:rsidRPr="00DA43D2" w:rsidRDefault="00393DC0" w:rsidP="00E36F0E">
            <w:r>
              <w:t>WlanIpv6AddrType</w:t>
            </w:r>
          </w:p>
        </w:tc>
        <w:tc>
          <w:tcPr>
            <w:tcW w:w="900" w:type="dxa"/>
            <w:tcBorders>
              <w:top w:val="single" w:sz="4" w:space="0" w:color="auto"/>
              <w:left w:val="single" w:sz="4" w:space="0" w:color="auto"/>
              <w:bottom w:val="single" w:sz="4" w:space="0" w:color="auto"/>
              <w:right w:val="single" w:sz="4" w:space="0" w:color="auto"/>
            </w:tcBorders>
          </w:tcPr>
          <w:p w14:paraId="1D77B51B"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tcPr>
          <w:p w14:paraId="146B8B9A"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7CD74EA9"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6AF1A0AE" w14:textId="77777777" w:rsidR="00E36F0E" w:rsidRPr="0052707D" w:rsidRDefault="00E36F0E" w:rsidP="00E36F0E">
            <w:pPr>
              <w:rPr>
                <w:highlight w:val="yellow"/>
              </w:rPr>
            </w:pPr>
          </w:p>
        </w:tc>
      </w:tr>
      <w:tr w:rsidR="00E36F0E" w:rsidRPr="00C82768" w14:paraId="4978229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B34721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2609AB55"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5BFEA0BD"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526949BA" w14:textId="77777777" w:rsidR="00E36F0E" w:rsidRDefault="00393DC0" w:rsidP="00E36F0E">
            <w:pPr>
              <w:rPr>
                <w:rFonts w:cs="Arial"/>
                <w:color w:val="000000"/>
              </w:rPr>
            </w:pPr>
            <w:r>
              <w:rPr>
                <w:rFonts w:cs="Arial"/>
                <w:color w:val="000000"/>
              </w:rPr>
              <w:t>WLAN_IPV6_ADDR_MIN</w:t>
            </w:r>
          </w:p>
        </w:tc>
        <w:tc>
          <w:tcPr>
            <w:tcW w:w="1170" w:type="dxa"/>
            <w:tcBorders>
              <w:top w:val="single" w:sz="4" w:space="0" w:color="auto"/>
              <w:left w:val="single" w:sz="4" w:space="0" w:color="auto"/>
              <w:bottom w:val="single" w:sz="4" w:space="0" w:color="auto"/>
              <w:right w:val="single" w:sz="4" w:space="0" w:color="auto"/>
            </w:tcBorders>
          </w:tcPr>
          <w:p w14:paraId="2C3E40F5"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tcPr>
          <w:p w14:paraId="6B4ECF6B" w14:textId="77777777" w:rsidR="00E36F0E" w:rsidRPr="0052707D" w:rsidRDefault="00E36F0E" w:rsidP="00E36F0E">
            <w:pPr>
              <w:rPr>
                <w:highlight w:val="yellow"/>
              </w:rPr>
            </w:pPr>
          </w:p>
        </w:tc>
      </w:tr>
      <w:tr w:rsidR="00E36F0E" w:rsidRPr="00C82768" w14:paraId="5A1A0E4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0D4229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0540FBD7"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290A24E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053745F5" w14:textId="77777777" w:rsidR="00E36F0E" w:rsidRDefault="00393DC0" w:rsidP="00E36F0E">
            <w:pPr>
              <w:rPr>
                <w:rFonts w:cs="Arial"/>
                <w:color w:val="000000"/>
              </w:rPr>
            </w:pPr>
            <w:r>
              <w:rPr>
                <w:rFonts w:cs="Arial"/>
                <w:color w:val="000000"/>
              </w:rPr>
              <w:t>WLAN_IPV6_ADDR_NONE</w:t>
            </w:r>
          </w:p>
        </w:tc>
        <w:tc>
          <w:tcPr>
            <w:tcW w:w="1170" w:type="dxa"/>
            <w:tcBorders>
              <w:top w:val="single" w:sz="4" w:space="0" w:color="auto"/>
              <w:left w:val="single" w:sz="4" w:space="0" w:color="auto"/>
              <w:bottom w:val="single" w:sz="4" w:space="0" w:color="auto"/>
              <w:right w:val="single" w:sz="4" w:space="0" w:color="auto"/>
            </w:tcBorders>
          </w:tcPr>
          <w:p w14:paraId="348381C6"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tcPr>
          <w:p w14:paraId="3416647E" w14:textId="77777777" w:rsidR="00E36F0E" w:rsidRDefault="00393DC0" w:rsidP="00E36F0E">
            <w:pPr>
              <w:rPr>
                <w:rFonts w:cs="Arial"/>
                <w:color w:val="000000"/>
              </w:rPr>
            </w:pPr>
            <w:r>
              <w:rPr>
                <w:rFonts w:cs="Arial"/>
                <w:color w:val="000000"/>
              </w:rPr>
              <w:t>No IPv6 Addressing is used</w:t>
            </w:r>
          </w:p>
        </w:tc>
      </w:tr>
      <w:tr w:rsidR="00E36F0E" w:rsidRPr="00C82768" w14:paraId="6391298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4A20E0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4801461C"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73EB8E0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2EB4143C" w14:textId="77777777" w:rsidR="00E36F0E" w:rsidRDefault="00393DC0" w:rsidP="00E36F0E">
            <w:pPr>
              <w:rPr>
                <w:rFonts w:cs="Arial"/>
                <w:color w:val="000000"/>
              </w:rPr>
            </w:pPr>
            <w:r>
              <w:rPr>
                <w:rFonts w:cs="Arial"/>
                <w:color w:val="000000"/>
              </w:rPr>
              <w:t>WLAN_IPV6_ADDR_STATIC</w:t>
            </w:r>
          </w:p>
        </w:tc>
        <w:tc>
          <w:tcPr>
            <w:tcW w:w="1170" w:type="dxa"/>
            <w:tcBorders>
              <w:top w:val="single" w:sz="4" w:space="0" w:color="auto"/>
              <w:left w:val="single" w:sz="4" w:space="0" w:color="auto"/>
              <w:bottom w:val="single" w:sz="4" w:space="0" w:color="auto"/>
              <w:right w:val="single" w:sz="4" w:space="0" w:color="auto"/>
            </w:tcBorders>
          </w:tcPr>
          <w:p w14:paraId="4D79011C"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tcPr>
          <w:p w14:paraId="362C7BAB" w14:textId="77777777" w:rsidR="00E36F0E" w:rsidRDefault="00393DC0" w:rsidP="00E36F0E">
            <w:pPr>
              <w:rPr>
                <w:rFonts w:cs="Arial"/>
                <w:color w:val="000000"/>
              </w:rPr>
            </w:pPr>
            <w:r>
              <w:rPr>
                <w:rFonts w:cs="Arial"/>
                <w:color w:val="000000"/>
              </w:rPr>
              <w:t>Static IPv6 Address</w:t>
            </w:r>
          </w:p>
        </w:tc>
      </w:tr>
      <w:tr w:rsidR="00E36F0E" w:rsidRPr="00C82768" w14:paraId="09F9DAF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2F4360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7DC8A325"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1527BA08"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3018747D" w14:textId="77777777" w:rsidR="00E36F0E" w:rsidRDefault="00393DC0" w:rsidP="00E36F0E">
            <w:pPr>
              <w:rPr>
                <w:rFonts w:cs="Arial"/>
                <w:color w:val="000000"/>
              </w:rPr>
            </w:pPr>
            <w:r>
              <w:rPr>
                <w:rFonts w:cs="Arial"/>
                <w:color w:val="000000"/>
              </w:rPr>
              <w:t>WLAN_IPV6_ADDR_MAX</w:t>
            </w:r>
          </w:p>
        </w:tc>
        <w:tc>
          <w:tcPr>
            <w:tcW w:w="1170" w:type="dxa"/>
            <w:tcBorders>
              <w:top w:val="single" w:sz="4" w:space="0" w:color="auto"/>
              <w:left w:val="single" w:sz="4" w:space="0" w:color="auto"/>
              <w:bottom w:val="single" w:sz="4" w:space="0" w:color="auto"/>
              <w:right w:val="single" w:sz="4" w:space="0" w:color="auto"/>
            </w:tcBorders>
          </w:tcPr>
          <w:p w14:paraId="3539A000"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tcPr>
          <w:p w14:paraId="7EBBE980" w14:textId="77777777" w:rsidR="00E36F0E" w:rsidRPr="0052707D" w:rsidRDefault="00E36F0E" w:rsidP="00E36F0E">
            <w:pPr>
              <w:rPr>
                <w:highlight w:val="yellow"/>
              </w:rPr>
            </w:pPr>
          </w:p>
        </w:tc>
      </w:tr>
      <w:tr w:rsidR="00E36F0E" w:rsidRPr="00C82768" w14:paraId="62B67C9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1524584"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5C41C898" w14:textId="77777777" w:rsidR="00E36F0E" w:rsidRPr="00DA43D2" w:rsidRDefault="00393DC0" w:rsidP="00E36F0E">
            <w:r>
              <w:t>WlanIpv6Addr</w:t>
            </w:r>
          </w:p>
        </w:tc>
        <w:tc>
          <w:tcPr>
            <w:tcW w:w="900" w:type="dxa"/>
            <w:tcBorders>
              <w:top w:val="single" w:sz="4" w:space="0" w:color="auto"/>
              <w:left w:val="single" w:sz="4" w:space="0" w:color="auto"/>
              <w:bottom w:val="single" w:sz="4" w:space="0" w:color="auto"/>
              <w:right w:val="single" w:sz="4" w:space="0" w:color="auto"/>
            </w:tcBorders>
          </w:tcPr>
          <w:p w14:paraId="62B961C8" w14:textId="77777777" w:rsidR="00E36F0E" w:rsidRDefault="00393DC0" w:rsidP="00E36F0E">
            <w:r>
              <w:t>TBD</w:t>
            </w:r>
          </w:p>
        </w:tc>
        <w:tc>
          <w:tcPr>
            <w:tcW w:w="1697" w:type="dxa"/>
            <w:tcBorders>
              <w:top w:val="single" w:sz="4" w:space="0" w:color="auto"/>
              <w:left w:val="single" w:sz="4" w:space="0" w:color="auto"/>
              <w:bottom w:val="single" w:sz="4" w:space="0" w:color="auto"/>
              <w:right w:val="single" w:sz="4" w:space="0" w:color="auto"/>
            </w:tcBorders>
          </w:tcPr>
          <w:p w14:paraId="7CE92B71"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18347C93"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309BC3E2" w14:textId="77777777" w:rsidR="00E36F0E" w:rsidRPr="0052707D" w:rsidRDefault="00E36F0E" w:rsidP="00E36F0E">
            <w:pPr>
              <w:rPr>
                <w:highlight w:val="yellow"/>
              </w:rPr>
            </w:pPr>
          </w:p>
        </w:tc>
      </w:tr>
      <w:tr w:rsidR="00E36F0E" w:rsidRPr="00C82768" w14:paraId="07D2183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DD644E9"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701E5DE2" w14:textId="77777777" w:rsidR="00E36F0E" w:rsidRPr="00DA43D2" w:rsidRDefault="00393DC0" w:rsidP="00E36F0E">
            <w:r>
              <w:t>ExclusiveUse</w:t>
            </w:r>
          </w:p>
        </w:tc>
        <w:tc>
          <w:tcPr>
            <w:tcW w:w="900" w:type="dxa"/>
            <w:tcBorders>
              <w:top w:val="single" w:sz="4" w:space="0" w:color="auto"/>
              <w:left w:val="single" w:sz="4" w:space="0" w:color="auto"/>
              <w:bottom w:val="single" w:sz="4" w:space="0" w:color="auto"/>
              <w:right w:val="single" w:sz="4" w:space="0" w:color="auto"/>
            </w:tcBorders>
          </w:tcPr>
          <w:p w14:paraId="58048CA1"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tcPr>
          <w:p w14:paraId="4193DB1F"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604A1DE9"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tcPr>
          <w:p w14:paraId="166A51D5" w14:textId="77777777" w:rsidR="00E36F0E" w:rsidRPr="0052707D" w:rsidRDefault="00393DC0" w:rsidP="00E36F0E">
            <w:pPr>
              <w:rPr>
                <w:highlight w:val="yellow"/>
              </w:rPr>
            </w:pPr>
            <w:r w:rsidRPr="007164A2">
              <w:t>Exclusive to WIR Client</w:t>
            </w:r>
          </w:p>
        </w:tc>
      </w:tr>
      <w:tr w:rsidR="00E36F0E" w:rsidRPr="00C82768" w14:paraId="316E2FA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1F7ECE5"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3F47CAC8" w14:textId="77777777" w:rsidR="00E36F0E" w:rsidRPr="00DA43D2" w:rsidRDefault="00393DC0" w:rsidP="00E36F0E">
            <w:r>
              <w:t>WlanProfileSource</w:t>
            </w:r>
          </w:p>
        </w:tc>
        <w:tc>
          <w:tcPr>
            <w:tcW w:w="900" w:type="dxa"/>
            <w:tcBorders>
              <w:top w:val="single" w:sz="4" w:space="0" w:color="auto"/>
              <w:left w:val="single" w:sz="4" w:space="0" w:color="auto"/>
              <w:bottom w:val="single" w:sz="4" w:space="0" w:color="auto"/>
              <w:right w:val="single" w:sz="4" w:space="0" w:color="auto"/>
            </w:tcBorders>
          </w:tcPr>
          <w:p w14:paraId="403B4056"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tcPr>
          <w:p w14:paraId="3C1FE960"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2F48E251"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1A1EFA1F" w14:textId="77777777" w:rsidR="00E36F0E" w:rsidRPr="0052707D" w:rsidRDefault="00393DC0" w:rsidP="00E36F0E">
            <w:pPr>
              <w:rPr>
                <w:highlight w:val="yellow"/>
              </w:rPr>
            </w:pPr>
            <w:r w:rsidRPr="007164A2">
              <w:t>Origin of the profile</w:t>
            </w:r>
          </w:p>
        </w:tc>
      </w:tr>
      <w:tr w:rsidR="00E36F0E" w:rsidRPr="00C82768" w14:paraId="6EA77E2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B281DC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7D0BF10C"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4E2B66C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7211A44C" w14:textId="77777777" w:rsidR="00E36F0E" w:rsidRDefault="00393DC0" w:rsidP="00E36F0E">
            <w:pPr>
              <w:rPr>
                <w:rFonts w:cs="Arial"/>
                <w:color w:val="000000"/>
              </w:rPr>
            </w:pPr>
            <w:r>
              <w:rPr>
                <w:rFonts w:cs="Arial"/>
                <w:color w:val="000000"/>
              </w:rPr>
              <w:t>PROFSRC_DEFAULT</w:t>
            </w:r>
          </w:p>
        </w:tc>
        <w:tc>
          <w:tcPr>
            <w:tcW w:w="1170" w:type="dxa"/>
            <w:tcBorders>
              <w:top w:val="single" w:sz="4" w:space="0" w:color="auto"/>
              <w:left w:val="single" w:sz="4" w:space="0" w:color="auto"/>
              <w:bottom w:val="single" w:sz="4" w:space="0" w:color="auto"/>
              <w:right w:val="single" w:sz="4" w:space="0" w:color="auto"/>
            </w:tcBorders>
          </w:tcPr>
          <w:p w14:paraId="29D8DB91"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tcPr>
          <w:p w14:paraId="7F6C0923" w14:textId="77777777" w:rsidR="00E36F0E" w:rsidRDefault="00393DC0" w:rsidP="00E36F0E">
            <w:pPr>
              <w:rPr>
                <w:rFonts w:cs="Arial"/>
                <w:color w:val="000000"/>
              </w:rPr>
            </w:pPr>
            <w:r>
              <w:rPr>
                <w:rFonts w:cs="Arial"/>
                <w:color w:val="000000"/>
              </w:rPr>
              <w:t>Default internal</w:t>
            </w:r>
          </w:p>
        </w:tc>
      </w:tr>
      <w:tr w:rsidR="00E36F0E" w:rsidRPr="00C82768" w14:paraId="5102AEB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A9F4A2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3BEC859F"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7BCEFB3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4E88D170" w14:textId="77777777" w:rsidR="00E36F0E" w:rsidRDefault="00393DC0" w:rsidP="00E36F0E">
            <w:pPr>
              <w:rPr>
                <w:rFonts w:cs="Arial"/>
                <w:color w:val="000000"/>
              </w:rPr>
            </w:pPr>
            <w:r>
              <w:rPr>
                <w:rFonts w:cs="Arial"/>
                <w:color w:val="000000"/>
              </w:rPr>
              <w:t>PROFSRC_HMI</w:t>
            </w:r>
          </w:p>
        </w:tc>
        <w:tc>
          <w:tcPr>
            <w:tcW w:w="1170" w:type="dxa"/>
            <w:tcBorders>
              <w:top w:val="single" w:sz="4" w:space="0" w:color="auto"/>
              <w:left w:val="single" w:sz="4" w:space="0" w:color="auto"/>
              <w:bottom w:val="single" w:sz="4" w:space="0" w:color="auto"/>
              <w:right w:val="single" w:sz="4" w:space="0" w:color="auto"/>
            </w:tcBorders>
          </w:tcPr>
          <w:p w14:paraId="71D788C8"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tcPr>
          <w:p w14:paraId="74A74B5A" w14:textId="77777777" w:rsidR="00E36F0E" w:rsidRDefault="00393DC0" w:rsidP="00E36F0E">
            <w:pPr>
              <w:rPr>
                <w:rFonts w:cs="Arial"/>
                <w:color w:val="000000"/>
              </w:rPr>
            </w:pPr>
            <w:r>
              <w:rPr>
                <w:rFonts w:cs="Arial"/>
                <w:color w:val="000000"/>
              </w:rPr>
              <w:t>HMI/User configured</w:t>
            </w:r>
          </w:p>
        </w:tc>
      </w:tr>
      <w:tr w:rsidR="00E36F0E" w:rsidRPr="00C82768" w14:paraId="0DB51DB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EF54F0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53E6F593"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5E67DD72"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51A73E79" w14:textId="77777777" w:rsidR="00E36F0E" w:rsidRDefault="00393DC0" w:rsidP="00E36F0E">
            <w:pPr>
              <w:rPr>
                <w:rFonts w:cs="Arial"/>
                <w:color w:val="000000"/>
              </w:rPr>
            </w:pPr>
            <w:r>
              <w:rPr>
                <w:rFonts w:cs="Arial"/>
                <w:color w:val="000000"/>
              </w:rPr>
              <w:t>PROFSRC_CLOUD</w:t>
            </w:r>
          </w:p>
        </w:tc>
        <w:tc>
          <w:tcPr>
            <w:tcW w:w="1170" w:type="dxa"/>
            <w:tcBorders>
              <w:top w:val="single" w:sz="4" w:space="0" w:color="auto"/>
              <w:left w:val="single" w:sz="4" w:space="0" w:color="auto"/>
              <w:bottom w:val="single" w:sz="4" w:space="0" w:color="auto"/>
              <w:right w:val="single" w:sz="4" w:space="0" w:color="auto"/>
            </w:tcBorders>
          </w:tcPr>
          <w:p w14:paraId="18147C8E"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tcPr>
          <w:p w14:paraId="64FB09D5" w14:textId="77777777" w:rsidR="00E36F0E" w:rsidRDefault="00393DC0" w:rsidP="00E36F0E">
            <w:pPr>
              <w:rPr>
                <w:rFonts w:cs="Arial"/>
                <w:color w:val="000000"/>
              </w:rPr>
            </w:pPr>
            <w:r>
              <w:rPr>
                <w:rFonts w:cs="Arial"/>
                <w:color w:val="000000"/>
              </w:rPr>
              <w:t>Cloud pushed</w:t>
            </w:r>
          </w:p>
        </w:tc>
      </w:tr>
      <w:tr w:rsidR="00E36F0E" w:rsidRPr="00C82768" w14:paraId="20107D7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8413663"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78D07669"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705BA37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069BCA4E" w14:textId="77777777" w:rsidR="00E36F0E" w:rsidRDefault="00393DC0" w:rsidP="00E36F0E">
            <w:pPr>
              <w:rPr>
                <w:rFonts w:cs="Arial"/>
                <w:color w:val="000000"/>
              </w:rPr>
            </w:pPr>
            <w:r>
              <w:rPr>
                <w:rFonts w:cs="Arial"/>
                <w:color w:val="000000"/>
              </w:rPr>
              <w:t>PROFSRC_SPECIAL</w:t>
            </w:r>
          </w:p>
        </w:tc>
        <w:tc>
          <w:tcPr>
            <w:tcW w:w="1170" w:type="dxa"/>
            <w:tcBorders>
              <w:top w:val="single" w:sz="4" w:space="0" w:color="auto"/>
              <w:left w:val="single" w:sz="4" w:space="0" w:color="auto"/>
              <w:bottom w:val="single" w:sz="4" w:space="0" w:color="auto"/>
              <w:right w:val="single" w:sz="4" w:space="0" w:color="auto"/>
            </w:tcBorders>
          </w:tcPr>
          <w:p w14:paraId="21ACC85D"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tcPr>
          <w:p w14:paraId="7C8F49D5" w14:textId="77777777" w:rsidR="00E36F0E" w:rsidRDefault="00393DC0" w:rsidP="00E36F0E">
            <w:pPr>
              <w:rPr>
                <w:rFonts w:cs="Arial"/>
                <w:color w:val="000000"/>
              </w:rPr>
            </w:pPr>
            <w:r>
              <w:rPr>
                <w:rFonts w:cs="Arial"/>
                <w:color w:val="000000"/>
              </w:rPr>
              <w:t>Special Intent</w:t>
            </w:r>
          </w:p>
        </w:tc>
      </w:tr>
      <w:tr w:rsidR="00E36F0E" w:rsidRPr="00C82768" w14:paraId="1F24538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3AA3FA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2557F7EE"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3ACF2347"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37892F03" w14:textId="77777777" w:rsidR="00E36F0E" w:rsidRDefault="00393DC0" w:rsidP="00E36F0E">
            <w:pPr>
              <w:rPr>
                <w:rFonts w:cs="Arial"/>
                <w:color w:val="000000"/>
              </w:rPr>
            </w:pPr>
            <w:r>
              <w:rPr>
                <w:rFonts w:cs="Arial"/>
                <w:color w:val="000000"/>
              </w:rPr>
              <w:t>PROFSRC_PROV</w:t>
            </w:r>
          </w:p>
        </w:tc>
        <w:tc>
          <w:tcPr>
            <w:tcW w:w="1170" w:type="dxa"/>
            <w:tcBorders>
              <w:top w:val="single" w:sz="4" w:space="0" w:color="auto"/>
              <w:left w:val="single" w:sz="4" w:space="0" w:color="auto"/>
              <w:bottom w:val="single" w:sz="4" w:space="0" w:color="auto"/>
              <w:right w:val="single" w:sz="4" w:space="0" w:color="auto"/>
            </w:tcBorders>
          </w:tcPr>
          <w:p w14:paraId="24DD663A"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tcPr>
          <w:p w14:paraId="5CA77445" w14:textId="77777777" w:rsidR="00E36F0E" w:rsidRDefault="00393DC0" w:rsidP="00E36F0E">
            <w:pPr>
              <w:rPr>
                <w:rFonts w:cs="Arial"/>
                <w:color w:val="000000"/>
              </w:rPr>
            </w:pPr>
            <w:r>
              <w:rPr>
                <w:rFonts w:cs="Arial"/>
                <w:color w:val="000000"/>
              </w:rPr>
              <w:t>EOL provisioned</w:t>
            </w:r>
          </w:p>
        </w:tc>
      </w:tr>
      <w:tr w:rsidR="00E36F0E" w:rsidRPr="00C82768" w14:paraId="14F4122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FA65C48"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3C2F0D00" w14:textId="77777777" w:rsidR="00E36F0E" w:rsidRPr="00DA43D2" w:rsidRDefault="00393DC0" w:rsidP="00E36F0E">
            <w:r>
              <w:t>timestamp</w:t>
            </w:r>
          </w:p>
        </w:tc>
        <w:tc>
          <w:tcPr>
            <w:tcW w:w="900" w:type="dxa"/>
            <w:tcBorders>
              <w:top w:val="single" w:sz="4" w:space="0" w:color="auto"/>
              <w:left w:val="single" w:sz="4" w:space="0" w:color="auto"/>
              <w:bottom w:val="single" w:sz="4" w:space="0" w:color="auto"/>
              <w:right w:val="single" w:sz="4" w:space="0" w:color="auto"/>
            </w:tcBorders>
          </w:tcPr>
          <w:p w14:paraId="7412807B" w14:textId="77777777" w:rsidR="00E36F0E" w:rsidRDefault="00393DC0" w:rsidP="00E36F0E">
            <w:r>
              <w:t>Int64</w:t>
            </w:r>
          </w:p>
        </w:tc>
        <w:tc>
          <w:tcPr>
            <w:tcW w:w="1697" w:type="dxa"/>
            <w:tcBorders>
              <w:top w:val="single" w:sz="4" w:space="0" w:color="auto"/>
              <w:left w:val="single" w:sz="4" w:space="0" w:color="auto"/>
              <w:bottom w:val="single" w:sz="4" w:space="0" w:color="auto"/>
              <w:right w:val="single" w:sz="4" w:space="0" w:color="auto"/>
            </w:tcBorders>
          </w:tcPr>
          <w:p w14:paraId="04D7D377" w14:textId="77777777" w:rsidR="00E36F0E" w:rsidRDefault="00393DC0" w:rsidP="00E36F0E">
            <w:r>
              <w:t>-</w:t>
            </w:r>
          </w:p>
          <w:p w14:paraId="66D83B8B" w14:textId="77777777" w:rsidR="00E36F0E" w:rsidRPr="007164A2" w:rsidRDefault="00E36F0E" w:rsidP="00E36F0E">
            <w:pPr>
              <w:jc w:val="center"/>
            </w:pPr>
          </w:p>
        </w:tc>
        <w:tc>
          <w:tcPr>
            <w:tcW w:w="1170" w:type="dxa"/>
            <w:tcBorders>
              <w:top w:val="single" w:sz="4" w:space="0" w:color="auto"/>
              <w:left w:val="single" w:sz="4" w:space="0" w:color="auto"/>
              <w:bottom w:val="single" w:sz="4" w:space="0" w:color="auto"/>
              <w:right w:val="single" w:sz="4" w:space="0" w:color="auto"/>
            </w:tcBorders>
          </w:tcPr>
          <w:p w14:paraId="10712FFF" w14:textId="77777777" w:rsidR="00E36F0E" w:rsidRDefault="00393DC0" w:rsidP="00E36F0E">
            <w:r>
              <w:t>0-18446744073709551615</w:t>
            </w:r>
          </w:p>
        </w:tc>
        <w:tc>
          <w:tcPr>
            <w:tcW w:w="3330" w:type="dxa"/>
            <w:tcBorders>
              <w:top w:val="single" w:sz="4" w:space="0" w:color="auto"/>
              <w:left w:val="single" w:sz="4" w:space="0" w:color="auto"/>
              <w:bottom w:val="single" w:sz="4" w:space="0" w:color="auto"/>
              <w:right w:val="single" w:sz="4" w:space="0" w:color="auto"/>
            </w:tcBorders>
          </w:tcPr>
          <w:p w14:paraId="614AFDB6" w14:textId="77777777" w:rsidR="00E36F0E" w:rsidRPr="0052707D" w:rsidRDefault="00393DC0" w:rsidP="00E36F0E">
            <w:pPr>
              <w:rPr>
                <w:highlight w:val="yellow"/>
              </w:rPr>
            </w:pPr>
            <w:r w:rsidRPr="007164A2">
              <w:t>Last known time stamp</w:t>
            </w:r>
          </w:p>
        </w:tc>
      </w:tr>
      <w:tr w:rsidR="00E36F0E" w:rsidRPr="00C82768" w14:paraId="28C09A0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26A00C4"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67AC56C9" w14:textId="77777777" w:rsidR="00E36F0E" w:rsidRPr="00DA43D2" w:rsidRDefault="00393DC0" w:rsidP="00E36F0E">
            <w:r>
              <w:t>hidden</w:t>
            </w:r>
          </w:p>
        </w:tc>
        <w:tc>
          <w:tcPr>
            <w:tcW w:w="900" w:type="dxa"/>
            <w:tcBorders>
              <w:top w:val="single" w:sz="4" w:space="0" w:color="auto"/>
              <w:left w:val="single" w:sz="4" w:space="0" w:color="auto"/>
              <w:bottom w:val="single" w:sz="4" w:space="0" w:color="auto"/>
              <w:right w:val="single" w:sz="4" w:space="0" w:color="auto"/>
            </w:tcBorders>
          </w:tcPr>
          <w:p w14:paraId="598A5953"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tcPr>
          <w:p w14:paraId="2B91AC1B"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0E845151"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tcPr>
          <w:p w14:paraId="05304B2C" w14:textId="77777777" w:rsidR="00E36F0E" w:rsidRPr="0052707D" w:rsidRDefault="00393DC0" w:rsidP="00E36F0E">
            <w:pPr>
              <w:rPr>
                <w:highlight w:val="yellow"/>
              </w:rPr>
            </w:pPr>
            <w:r w:rsidRPr="007164A2">
              <w:t>Hidden AP</w:t>
            </w:r>
          </w:p>
        </w:tc>
      </w:tr>
      <w:tr w:rsidR="00E36F0E" w:rsidRPr="00C82768" w14:paraId="307A6AC8"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7FE287A3" w14:textId="77777777" w:rsidR="00E36F0E" w:rsidRPr="00C82768" w:rsidRDefault="00393DC0" w:rsidP="00E36F0E">
            <w:r w:rsidRPr="00C82768">
              <w:rPr>
                <w:b/>
              </w:rPr>
              <w:t>Response</w:t>
            </w:r>
          </w:p>
        </w:tc>
      </w:tr>
      <w:tr w:rsidR="00E36F0E" w:rsidRPr="00C82768" w14:paraId="1594E35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35F4A27"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9ACAFA7" w14:textId="77777777" w:rsidR="00E36F0E" w:rsidRDefault="00393DC0" w:rsidP="00E36F0E">
            <w:r>
              <w:t>WlanRet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0DB92AD"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296DE1A"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0D34A76"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4DC617E" w14:textId="77777777" w:rsidR="00E36F0E" w:rsidRDefault="00E36F0E" w:rsidP="00E36F0E"/>
        </w:tc>
      </w:tr>
      <w:tr w:rsidR="00E36F0E" w:rsidRPr="00C82768" w14:paraId="4602EED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BE21570"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B5D3031"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10EC515"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EAB8514" w14:textId="77777777" w:rsidR="00E36F0E" w:rsidRPr="00C82768" w:rsidRDefault="00393DC0" w:rsidP="00E36F0E">
            <w:r>
              <w:t>WLAN_ERROR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51D30EC" w14:textId="77777777" w:rsidR="00E36F0E" w:rsidRPr="008127A4"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BEAB3DD" w14:textId="77777777" w:rsidR="00E36F0E" w:rsidRDefault="00393DC0" w:rsidP="00E36F0E">
            <w:r>
              <w:t>Error/Failure</w:t>
            </w:r>
          </w:p>
        </w:tc>
      </w:tr>
      <w:tr w:rsidR="00E36F0E" w:rsidRPr="00C82768" w14:paraId="14A066B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9927C5B"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3B9BABB"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73D3B3B"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315E8C0" w14:textId="77777777" w:rsidR="00E36F0E" w:rsidRPr="00C82768" w:rsidRDefault="00393DC0" w:rsidP="00E36F0E">
            <w:r>
              <w:t>WLAN_SUCCESS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A8EEEF0" w14:textId="77777777" w:rsidR="00E36F0E" w:rsidRPr="008127A4"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87110DB" w14:textId="77777777" w:rsidR="00E36F0E" w:rsidRDefault="00393DC0" w:rsidP="00E36F0E">
            <w:r>
              <w:t>Success</w:t>
            </w:r>
          </w:p>
        </w:tc>
      </w:tr>
      <w:tr w:rsidR="00E36F0E" w:rsidRPr="00C82768" w14:paraId="2D4857F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8916D6B"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E1F9423" w14:textId="77777777" w:rsidR="00E36F0E" w:rsidRPr="00C82768" w:rsidRDefault="00393DC0" w:rsidP="00E36F0E">
            <w:r>
              <w:t>ifId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C82DCA2"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356E522"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7A0F843" w14:textId="77777777" w:rsidR="00E36F0E" w:rsidRPr="00751E32" w:rsidRDefault="00393DC0" w:rsidP="00E36F0E">
            <w:pPr>
              <w:rPr>
                <w:highlight w:val="yellow"/>
              </w:rPr>
            </w:pPr>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560CA94" w14:textId="77777777" w:rsidR="00E36F0E" w:rsidRPr="00C82768" w:rsidRDefault="00393DC0" w:rsidP="00E36F0E">
            <w:r>
              <w:t>Interface ID</w:t>
            </w:r>
          </w:p>
        </w:tc>
      </w:tr>
      <w:tr w:rsidR="00E36F0E" w:rsidRPr="00C82768" w14:paraId="26ECDBC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B64AF5F"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0A8B244" w14:textId="77777777" w:rsidR="00E36F0E" w:rsidRDefault="00393DC0" w:rsidP="00E36F0E">
            <w:r>
              <w:t>ifaceName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2CBC3FB"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E2A2F9A"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371025C" w14:textId="77777777" w:rsidR="00E36F0E" w:rsidRPr="00F1221C" w:rsidRDefault="00393DC0" w:rsidP="00E36F0E">
            <w:r w:rsidRPr="00F1221C">
              <w:t>Char Value:0-255</w:t>
            </w:r>
          </w:p>
          <w:p w14:paraId="41744DFA"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5E03F65" w14:textId="77777777" w:rsidR="00E36F0E" w:rsidRPr="00924C31" w:rsidRDefault="00393DC0" w:rsidP="00E36F0E">
            <w:r>
              <w:t xml:space="preserve">Interface Name </w:t>
            </w:r>
          </w:p>
        </w:tc>
      </w:tr>
    </w:tbl>
    <w:p w14:paraId="67B87C8B" w14:textId="77777777" w:rsidR="00E36F0E" w:rsidRDefault="00E36F0E"/>
    <w:p w14:paraId="31C13711" w14:textId="396E0B11" w:rsidR="00E36F0E" w:rsidRDefault="00393DC0" w:rsidP="00506E2F">
      <w:pPr>
        <w:pStyle w:val="Heading4"/>
      </w:pPr>
      <w:r w:rsidRPr="00B9479B">
        <w:lastRenderedPageBreak/>
        <w:t>MD-REQ-380306/A-DisconnectWiFiAP</w:t>
      </w:r>
    </w:p>
    <w:p w14:paraId="74B1AF4F" w14:textId="77777777" w:rsidR="00E36F0E" w:rsidRPr="00606365"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to disconnect from an AP</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7F055363"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5F9F5824" w14:textId="77777777" w:rsidR="00E36F0E" w:rsidRPr="00C82768" w:rsidRDefault="00E36F0E" w:rsidP="00E36F0E">
            <w:pPr>
              <w:spacing w:line="256" w:lineRule="auto"/>
              <w:rPr>
                <w:sz w:val="8"/>
              </w:rPr>
            </w:pPr>
          </w:p>
        </w:tc>
      </w:tr>
      <w:tr w:rsidR="00E36F0E" w:rsidRPr="00C82768" w14:paraId="112CB2FC"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0A5CF5E7"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2B5258FD" w14:textId="77777777" w:rsidR="00E36F0E" w:rsidRPr="00C82768" w:rsidRDefault="00393DC0" w:rsidP="00E36F0E">
            <w:pPr>
              <w:spacing w:line="256" w:lineRule="auto"/>
            </w:pPr>
            <w:r w:rsidRPr="00DA32BB">
              <w:t>One-Shot (</w:t>
            </w:r>
            <w:r>
              <w:t>A-Synch)</w:t>
            </w:r>
          </w:p>
        </w:tc>
      </w:tr>
      <w:tr w:rsidR="00E36F0E" w:rsidRPr="00C82768" w14:paraId="5C1A3EA0"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7ADB358D"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46A2516B" w14:textId="77777777" w:rsidR="00E36F0E" w:rsidRPr="00C82768" w:rsidRDefault="00393DC0" w:rsidP="00E36F0E">
            <w:pPr>
              <w:spacing w:line="256" w:lineRule="auto"/>
            </w:pPr>
            <w:r w:rsidRPr="00C82768">
              <w:t>Default</w:t>
            </w:r>
          </w:p>
        </w:tc>
      </w:tr>
      <w:tr w:rsidR="00E36F0E" w:rsidRPr="00C82768" w14:paraId="7C018BFF"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75E16846"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636A31B3" w14:textId="77777777" w:rsidR="00E36F0E" w:rsidRPr="00C82768" w:rsidRDefault="00393DC0" w:rsidP="00E36F0E">
            <w:pPr>
              <w:spacing w:line="256" w:lineRule="auto"/>
            </w:pPr>
            <w:r w:rsidRPr="00C82768">
              <w:t>No</w:t>
            </w:r>
          </w:p>
        </w:tc>
      </w:tr>
      <w:tr w:rsidR="00E36F0E" w:rsidRPr="00C82768" w14:paraId="4B283BB8"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6264AC06" w14:textId="77777777" w:rsidR="00E36F0E" w:rsidRPr="00C82768" w:rsidRDefault="00E36F0E" w:rsidP="00E36F0E">
            <w:pPr>
              <w:spacing w:line="256" w:lineRule="auto"/>
              <w:rPr>
                <w:sz w:val="8"/>
              </w:rPr>
            </w:pPr>
          </w:p>
        </w:tc>
      </w:tr>
      <w:tr w:rsidR="00E36F0E" w:rsidRPr="00C82768" w14:paraId="1203F13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6187DE01"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345CB63D"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63C80EE3"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CEFF44F"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C7C2601"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1CAF41D" w14:textId="77777777" w:rsidR="00E36F0E" w:rsidRPr="00C82768" w:rsidRDefault="00393DC0" w:rsidP="00E36F0E">
            <w:pPr>
              <w:rPr>
                <w:b/>
              </w:rPr>
            </w:pPr>
            <w:r w:rsidRPr="00C82768">
              <w:rPr>
                <w:b/>
              </w:rPr>
              <w:t>Description</w:t>
            </w:r>
          </w:p>
        </w:tc>
      </w:tr>
      <w:tr w:rsidR="00E36F0E" w:rsidRPr="00C82768" w14:paraId="5837B2FA"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3C490453" w14:textId="77777777" w:rsidR="00E36F0E" w:rsidRPr="00C82768" w:rsidRDefault="00393DC0" w:rsidP="00E36F0E">
            <w:pPr>
              <w:rPr>
                <w:b/>
              </w:rPr>
            </w:pPr>
            <w:r w:rsidRPr="00C82768">
              <w:rPr>
                <w:b/>
              </w:rPr>
              <w:t>Request</w:t>
            </w:r>
          </w:p>
        </w:tc>
      </w:tr>
      <w:tr w:rsidR="00E36F0E" w:rsidRPr="00C82768" w14:paraId="6A65884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BD9FDF4"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24F07161" w14:textId="77777777" w:rsidR="00E36F0E" w:rsidRPr="00C82768" w:rsidRDefault="00393DC0" w:rsidP="00E36F0E">
            <w:r>
              <w:t>ifId</w:t>
            </w:r>
          </w:p>
        </w:tc>
        <w:tc>
          <w:tcPr>
            <w:tcW w:w="900" w:type="dxa"/>
            <w:tcBorders>
              <w:top w:val="single" w:sz="4" w:space="0" w:color="auto"/>
              <w:left w:val="single" w:sz="4" w:space="0" w:color="auto"/>
              <w:bottom w:val="single" w:sz="4" w:space="0" w:color="auto"/>
              <w:right w:val="single" w:sz="4" w:space="0" w:color="auto"/>
            </w:tcBorders>
          </w:tcPr>
          <w:p w14:paraId="373A53E8"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tcPr>
          <w:p w14:paraId="53B1B190"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62F5C9B0" w14:textId="77777777" w:rsidR="00E36F0E" w:rsidRPr="00751E32" w:rsidRDefault="00393DC0" w:rsidP="00E36F0E">
            <w:pPr>
              <w:rPr>
                <w:highlight w:val="yellow"/>
              </w:rPr>
            </w:pPr>
            <w:r>
              <w:t>0-4294967295</w:t>
            </w:r>
          </w:p>
        </w:tc>
        <w:tc>
          <w:tcPr>
            <w:tcW w:w="3330" w:type="dxa"/>
            <w:tcBorders>
              <w:top w:val="single" w:sz="4" w:space="0" w:color="auto"/>
              <w:left w:val="single" w:sz="4" w:space="0" w:color="auto"/>
              <w:bottom w:val="single" w:sz="4" w:space="0" w:color="auto"/>
              <w:right w:val="single" w:sz="4" w:space="0" w:color="auto"/>
            </w:tcBorders>
          </w:tcPr>
          <w:p w14:paraId="0A473FC1" w14:textId="77777777" w:rsidR="00E36F0E" w:rsidRPr="00C82768" w:rsidRDefault="00393DC0" w:rsidP="00E36F0E">
            <w:r>
              <w:t>Interface ID</w:t>
            </w:r>
          </w:p>
        </w:tc>
      </w:tr>
      <w:tr w:rsidR="00E36F0E" w:rsidRPr="00C82768" w14:paraId="6F82001F"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542A22B3" w14:textId="77777777" w:rsidR="00E36F0E" w:rsidRPr="00C82768" w:rsidRDefault="00393DC0" w:rsidP="00E36F0E">
            <w:r w:rsidRPr="00C82768">
              <w:rPr>
                <w:b/>
              </w:rPr>
              <w:t>Response</w:t>
            </w:r>
          </w:p>
        </w:tc>
      </w:tr>
      <w:tr w:rsidR="00E36F0E" w:rsidRPr="00C82768" w14:paraId="3AEE40C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94B8FF5"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2DE9D06" w14:textId="77777777" w:rsidR="00E36F0E" w:rsidRDefault="00393DC0" w:rsidP="00E36F0E">
            <w:r>
              <w:t>WlanRet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13A9BB1"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07384BB"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AB7D2F4"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924917C" w14:textId="77777777" w:rsidR="00E36F0E" w:rsidRDefault="00E36F0E" w:rsidP="00E36F0E"/>
        </w:tc>
      </w:tr>
      <w:tr w:rsidR="00E36F0E" w:rsidRPr="00C82768" w14:paraId="26FD23F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136E582"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20F8B5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96042CB"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CEF5191" w14:textId="77777777" w:rsidR="00E36F0E" w:rsidRPr="00C82768" w:rsidRDefault="00393DC0" w:rsidP="00E36F0E">
            <w:r>
              <w:t>WLAN_ERROR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4191034" w14:textId="77777777" w:rsidR="00E36F0E" w:rsidRPr="008127A4"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08F5D5A" w14:textId="77777777" w:rsidR="00E36F0E" w:rsidRDefault="00393DC0" w:rsidP="00E36F0E">
            <w:r>
              <w:t>Error/Failure</w:t>
            </w:r>
          </w:p>
        </w:tc>
      </w:tr>
      <w:tr w:rsidR="00E36F0E" w:rsidRPr="00C82768" w14:paraId="2ED8355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85934CF"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14BDBFD"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6435D3E"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15CCF64" w14:textId="77777777" w:rsidR="00E36F0E" w:rsidRPr="00C82768" w:rsidRDefault="00393DC0" w:rsidP="00E36F0E">
            <w:r>
              <w:t>WLAN_SUCCESS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08D0E30" w14:textId="77777777" w:rsidR="00E36F0E" w:rsidRPr="008127A4"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E661FA0" w14:textId="77777777" w:rsidR="00E36F0E" w:rsidRDefault="00393DC0" w:rsidP="00E36F0E">
            <w:r>
              <w:t>Success</w:t>
            </w:r>
          </w:p>
        </w:tc>
      </w:tr>
      <w:tr w:rsidR="00E36F0E" w:rsidRPr="00C82768" w14:paraId="2B0CDA8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781FF07"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1217587" w14:textId="77777777" w:rsidR="00E36F0E" w:rsidRPr="00C82768" w:rsidRDefault="00393DC0" w:rsidP="00E36F0E">
            <w:r>
              <w:t>ifId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BA6888B"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ED127CB"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8F074C8" w14:textId="77777777" w:rsidR="00E36F0E" w:rsidRPr="00751E32" w:rsidRDefault="00393DC0" w:rsidP="00E36F0E">
            <w:pPr>
              <w:rPr>
                <w:highlight w:val="yellow"/>
              </w:rPr>
            </w:pPr>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BBCF4EC" w14:textId="77777777" w:rsidR="00E36F0E" w:rsidRPr="00C82768" w:rsidRDefault="00393DC0" w:rsidP="00E36F0E">
            <w:r>
              <w:t>Interface ID</w:t>
            </w:r>
          </w:p>
        </w:tc>
      </w:tr>
    </w:tbl>
    <w:p w14:paraId="1365188B" w14:textId="44C4CB50" w:rsidR="00E36F0E" w:rsidRDefault="00393DC0" w:rsidP="00506E2F">
      <w:pPr>
        <w:pStyle w:val="Heading4"/>
      </w:pPr>
      <w:r w:rsidRPr="00B9479B">
        <w:t>MD-REQ-380307/B-ProfileUpdate</w:t>
      </w:r>
    </w:p>
    <w:p w14:paraId="3850A4CC" w14:textId="77777777" w:rsidR="00E36F0E" w:rsidRPr="00B01A09"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to update a profile</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09015629"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08CF050C" w14:textId="77777777" w:rsidR="00E36F0E" w:rsidRPr="00C82768" w:rsidRDefault="00E36F0E" w:rsidP="00E36F0E">
            <w:pPr>
              <w:spacing w:line="256" w:lineRule="auto"/>
              <w:rPr>
                <w:sz w:val="8"/>
              </w:rPr>
            </w:pPr>
          </w:p>
        </w:tc>
      </w:tr>
      <w:tr w:rsidR="00E36F0E" w:rsidRPr="00C82768" w14:paraId="1CE73E2E"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13530A3C"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73BC6122" w14:textId="77777777" w:rsidR="00E36F0E" w:rsidRPr="00C82768" w:rsidRDefault="00393DC0" w:rsidP="00E36F0E">
            <w:pPr>
              <w:spacing w:line="256" w:lineRule="auto"/>
            </w:pPr>
            <w:r w:rsidRPr="00DA32BB">
              <w:t>One-Shot (</w:t>
            </w:r>
            <w:r>
              <w:t>A-Synch)</w:t>
            </w:r>
          </w:p>
        </w:tc>
      </w:tr>
      <w:tr w:rsidR="00E36F0E" w:rsidRPr="00C82768" w14:paraId="36D78227"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6E4922AE"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06C4615B" w14:textId="77777777" w:rsidR="00E36F0E" w:rsidRPr="00C82768" w:rsidRDefault="00393DC0" w:rsidP="00E36F0E">
            <w:pPr>
              <w:spacing w:line="256" w:lineRule="auto"/>
            </w:pPr>
            <w:r w:rsidRPr="00C82768">
              <w:t>Default</w:t>
            </w:r>
          </w:p>
        </w:tc>
      </w:tr>
      <w:tr w:rsidR="00E36F0E" w:rsidRPr="00C82768" w14:paraId="5C68763C"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04A8DE73"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5D6A91CE" w14:textId="77777777" w:rsidR="00E36F0E" w:rsidRPr="00C82768" w:rsidRDefault="00393DC0" w:rsidP="00E36F0E">
            <w:pPr>
              <w:spacing w:line="256" w:lineRule="auto"/>
            </w:pPr>
            <w:r w:rsidRPr="00C82768">
              <w:t>No</w:t>
            </w:r>
          </w:p>
        </w:tc>
      </w:tr>
      <w:tr w:rsidR="00E36F0E" w:rsidRPr="00C82768" w14:paraId="66B9848A"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2E8CB2F1" w14:textId="77777777" w:rsidR="00E36F0E" w:rsidRPr="00C82768" w:rsidRDefault="00E36F0E" w:rsidP="00E36F0E">
            <w:pPr>
              <w:spacing w:line="256" w:lineRule="auto"/>
              <w:rPr>
                <w:sz w:val="8"/>
              </w:rPr>
            </w:pPr>
          </w:p>
        </w:tc>
      </w:tr>
      <w:tr w:rsidR="00E36F0E" w:rsidRPr="00C82768" w14:paraId="6368172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761E9CCA"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0F71D87D"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1D8AE47E"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46C6846"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DE92F9A"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5D40F9E" w14:textId="77777777" w:rsidR="00E36F0E" w:rsidRPr="00C82768" w:rsidRDefault="00393DC0" w:rsidP="00E36F0E">
            <w:pPr>
              <w:rPr>
                <w:b/>
              </w:rPr>
            </w:pPr>
            <w:r w:rsidRPr="00C82768">
              <w:rPr>
                <w:b/>
              </w:rPr>
              <w:t>Description</w:t>
            </w:r>
          </w:p>
        </w:tc>
      </w:tr>
      <w:tr w:rsidR="00E36F0E" w:rsidRPr="00C82768" w14:paraId="50E8996F"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2B4D55FD" w14:textId="77777777" w:rsidR="00E36F0E" w:rsidRPr="00C82768" w:rsidRDefault="00393DC0" w:rsidP="00E36F0E">
            <w:pPr>
              <w:rPr>
                <w:b/>
              </w:rPr>
            </w:pPr>
            <w:r w:rsidRPr="00C82768">
              <w:rPr>
                <w:b/>
              </w:rPr>
              <w:t>Request</w:t>
            </w:r>
          </w:p>
        </w:tc>
      </w:tr>
      <w:tr w:rsidR="00E36F0E" w:rsidRPr="00C82768" w14:paraId="4350D5B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6531EF4"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3DD73222" w14:textId="77777777" w:rsidR="00E36F0E" w:rsidRPr="00C82768" w:rsidRDefault="00393DC0" w:rsidP="00E36F0E">
            <w:r>
              <w:t>txId</w:t>
            </w:r>
          </w:p>
        </w:tc>
        <w:tc>
          <w:tcPr>
            <w:tcW w:w="900" w:type="dxa"/>
            <w:tcBorders>
              <w:top w:val="single" w:sz="4" w:space="0" w:color="auto"/>
              <w:left w:val="single" w:sz="4" w:space="0" w:color="auto"/>
              <w:bottom w:val="single" w:sz="4" w:space="0" w:color="auto"/>
              <w:right w:val="single" w:sz="4" w:space="0" w:color="auto"/>
            </w:tcBorders>
          </w:tcPr>
          <w:p w14:paraId="03AB24BD"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57AD06BA"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23E803E2" w14:textId="77777777" w:rsidR="00E36F0E" w:rsidRPr="00F1221C" w:rsidRDefault="00393DC0" w:rsidP="00E36F0E">
            <w:r w:rsidRPr="00F1221C">
              <w:t>Char Value:0-255</w:t>
            </w:r>
          </w:p>
          <w:p w14:paraId="16E9C7AD"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219DF1C5" w14:textId="77777777" w:rsidR="00E36F0E" w:rsidRPr="00C82768" w:rsidRDefault="00393DC0" w:rsidP="00E36F0E">
            <w:r>
              <w:t>Transaction ID</w:t>
            </w:r>
          </w:p>
        </w:tc>
      </w:tr>
      <w:tr w:rsidR="00E36F0E" w:rsidRPr="00C82768" w14:paraId="53279DA9"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0F232AA4" w14:textId="77777777" w:rsidR="00E36F0E" w:rsidRPr="00C82768" w:rsidRDefault="00393DC0" w:rsidP="00E36F0E">
            <w:r w:rsidRPr="00C82768">
              <w:rPr>
                <w:b/>
              </w:rPr>
              <w:t>Response</w:t>
            </w:r>
          </w:p>
        </w:tc>
      </w:tr>
      <w:tr w:rsidR="00E36F0E" w:rsidRPr="00C82768" w14:paraId="49C2C9B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1D82C32"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D243ECC" w14:textId="77777777" w:rsidR="00E36F0E" w:rsidRDefault="00393DC0" w:rsidP="00E36F0E">
            <w:r>
              <w:t>WlanRet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28A00A3"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3472F9B"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CF9FE3D"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D9B4C15" w14:textId="77777777" w:rsidR="00E36F0E" w:rsidRDefault="00E36F0E" w:rsidP="00E36F0E"/>
        </w:tc>
      </w:tr>
      <w:tr w:rsidR="00E36F0E" w:rsidRPr="00C82768" w14:paraId="51A8BBC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0C0AC79"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AA56CA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745520E"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9699657" w14:textId="77777777" w:rsidR="00E36F0E" w:rsidRPr="00C82768" w:rsidRDefault="00393DC0" w:rsidP="00E36F0E">
            <w:r>
              <w:t>WLAN_ERROR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2B94460" w14:textId="77777777" w:rsidR="00E36F0E" w:rsidRPr="008127A4"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880D645" w14:textId="77777777" w:rsidR="00E36F0E" w:rsidRDefault="00393DC0" w:rsidP="00E36F0E">
            <w:r>
              <w:t>Error/Failure</w:t>
            </w:r>
          </w:p>
        </w:tc>
      </w:tr>
      <w:tr w:rsidR="00E36F0E" w:rsidRPr="00C82768" w14:paraId="52C2B0F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139A427"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B5B4F99"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9097BD8"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BE0F073" w14:textId="77777777" w:rsidR="00E36F0E" w:rsidRPr="00C82768" w:rsidRDefault="00393DC0" w:rsidP="00E36F0E">
            <w:r>
              <w:t>WLAN_SUCCESS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F754397" w14:textId="77777777" w:rsidR="00E36F0E" w:rsidRPr="008127A4"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0AEF391" w14:textId="77777777" w:rsidR="00E36F0E" w:rsidRDefault="00393DC0" w:rsidP="00E36F0E">
            <w:r>
              <w:t>Success</w:t>
            </w:r>
          </w:p>
        </w:tc>
      </w:tr>
      <w:tr w:rsidR="00E36F0E" w:rsidRPr="00C82768" w14:paraId="31FB2CE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20B7216"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C247515" w14:textId="77777777" w:rsidR="00E36F0E" w:rsidRPr="00C82768" w:rsidRDefault="00393DC0" w:rsidP="00E36F0E">
            <w:r>
              <w:t>txId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DAC7E37"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D731125"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2659A60" w14:textId="77777777" w:rsidR="00E36F0E" w:rsidRPr="00F1221C" w:rsidRDefault="00393DC0" w:rsidP="00E36F0E">
            <w:r w:rsidRPr="00F1221C">
              <w:t>Char Value:0-255</w:t>
            </w:r>
          </w:p>
          <w:p w14:paraId="2EE017DD"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6003B98" w14:textId="77777777" w:rsidR="00E36F0E" w:rsidRPr="00C82768" w:rsidRDefault="00393DC0" w:rsidP="00E36F0E">
            <w:r>
              <w:t>Transaction ID</w:t>
            </w:r>
          </w:p>
        </w:tc>
      </w:tr>
      <w:tr w:rsidR="00E36F0E" w:rsidRPr="00C82768" w14:paraId="3E902F0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BF68F56"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CE57B8F" w14:textId="77777777" w:rsidR="00E36F0E" w:rsidRDefault="00393DC0" w:rsidP="00E36F0E">
            <w:r>
              <w:t>updateComplete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AC1E1F5"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B065902"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D9175E0" w14:textId="77777777" w:rsidR="00E36F0E" w:rsidRPr="00751E32" w:rsidRDefault="00393DC0" w:rsidP="00E36F0E">
            <w:pPr>
              <w:rPr>
                <w:highlight w:val="yellow"/>
              </w:rPr>
            </w:pPr>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063C52C" w14:textId="77777777" w:rsidR="00E36F0E" w:rsidRDefault="00393DC0" w:rsidP="00E36F0E">
            <w:r>
              <w:t>Is it last segment?</w:t>
            </w:r>
          </w:p>
        </w:tc>
      </w:tr>
      <w:tr w:rsidR="00E36F0E" w:rsidRPr="00C82768" w14:paraId="30CC268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C691E19"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7B476E8" w14:textId="77777777" w:rsidR="00E36F0E" w:rsidRDefault="00393DC0" w:rsidP="00E36F0E">
            <w:r>
              <w:t>profile_cnt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142633E"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AE62DDE"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B7A9083" w14:textId="77777777" w:rsidR="00E36F0E" w:rsidRPr="00F1221C" w:rsidRDefault="00393DC0" w:rsidP="00E36F0E">
            <w:r w:rsidRPr="00F1221C">
              <w:t>Char Value:0-255</w:t>
            </w:r>
          </w:p>
          <w:p w14:paraId="5806DCF6"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A57AE73" w14:textId="77777777" w:rsidR="00E36F0E" w:rsidRDefault="00393DC0" w:rsidP="00E36F0E">
            <w:r w:rsidRPr="0011264E">
              <w:t>Number of entries of following 2 fields</w:t>
            </w:r>
          </w:p>
        </w:tc>
      </w:tr>
      <w:tr w:rsidR="00E36F0E" w:rsidRPr="00C82768" w14:paraId="3CE7B6C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2EEDE17" w14:textId="77777777" w:rsidR="00E36F0E" w:rsidRDefault="00393DC0" w:rsidP="00E36F0E">
            <w:pPr>
              <w:jc w:val="center"/>
            </w:pPr>
            <w:r>
              <w:lastRenderedPageBreak/>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0CAD20D" w14:textId="77777777" w:rsidR="00E36F0E" w:rsidRDefault="00393DC0" w:rsidP="00E36F0E">
            <w:r>
              <w:t>ssid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FE91151"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B4A2D09"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7AE9F98" w14:textId="77777777" w:rsidR="00E36F0E" w:rsidRPr="00F1221C" w:rsidRDefault="00393DC0" w:rsidP="00E36F0E">
            <w:r w:rsidRPr="00F1221C">
              <w:t>Char Value:0-255</w:t>
            </w:r>
          </w:p>
          <w:p w14:paraId="212D3E4C"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FBBA64D" w14:textId="77777777" w:rsidR="00E36F0E" w:rsidRPr="0011264E" w:rsidRDefault="00393DC0" w:rsidP="00E36F0E">
            <w:r>
              <w:t>SSID</w:t>
            </w:r>
          </w:p>
        </w:tc>
      </w:tr>
      <w:tr w:rsidR="00E36F0E" w:rsidRPr="00C82768" w14:paraId="030C56E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05B01B3"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E5D05F8" w14:textId="77777777" w:rsidR="00E36F0E" w:rsidRDefault="00393DC0" w:rsidP="00E36F0E">
            <w:r>
              <w:t>bssid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1BAE20C"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97EAFDD"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C2D9265" w14:textId="77777777" w:rsidR="00E36F0E" w:rsidRPr="00F1221C" w:rsidRDefault="00393DC0" w:rsidP="00E36F0E">
            <w:r w:rsidRPr="00F1221C">
              <w:t>Char Value:0-255</w:t>
            </w:r>
          </w:p>
          <w:p w14:paraId="3B55EFC1"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ADB8864" w14:textId="77777777" w:rsidR="00E36F0E" w:rsidRPr="0052707D" w:rsidRDefault="00393DC0" w:rsidP="00E36F0E">
            <w:pPr>
              <w:rPr>
                <w:highlight w:val="yellow"/>
              </w:rPr>
            </w:pPr>
            <w:r w:rsidRPr="007164A2">
              <w:t xml:space="preserve">Optional </w:t>
            </w:r>
            <w:r>
              <w:t xml:space="preserve">- </w:t>
            </w:r>
            <w:r w:rsidRPr="007164A2">
              <w:t>BSSID of AP</w:t>
            </w:r>
          </w:p>
        </w:tc>
      </w:tr>
      <w:tr w:rsidR="00E36F0E" w:rsidRPr="00C82768" w14:paraId="424474E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B6E5EB2"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4337B6E" w14:textId="77777777" w:rsidR="00E36F0E" w:rsidRDefault="00393DC0" w:rsidP="00E36F0E">
            <w:r w:rsidRPr="00DA43D2">
              <w:t>WlanChannel</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612EE3C"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F4A6918"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4AEB873"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DE70200" w14:textId="77777777" w:rsidR="00E36F0E" w:rsidRPr="0052707D" w:rsidRDefault="00393DC0" w:rsidP="00E36F0E">
            <w:pPr>
              <w:rPr>
                <w:highlight w:val="yellow"/>
              </w:rPr>
            </w:pPr>
            <w:r w:rsidRPr="007164A2">
              <w:t xml:space="preserve">Optional </w:t>
            </w:r>
            <w:r>
              <w:t>- Channel</w:t>
            </w:r>
            <w:r w:rsidRPr="007164A2">
              <w:t xml:space="preserve"> of AP</w:t>
            </w:r>
          </w:p>
        </w:tc>
      </w:tr>
      <w:tr w:rsidR="00E36F0E" w:rsidRPr="00C82768" w14:paraId="3565ADC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7454630"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7A286D7"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11BB30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EB10ED5" w14:textId="77777777" w:rsidR="00E36F0E" w:rsidRDefault="00393DC0" w:rsidP="00E36F0E">
            <w:r>
              <w:t>Reserved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992C6B0" w14:textId="77777777" w:rsidR="00E36F0E" w:rsidRDefault="00393DC0" w:rsidP="00E36F0E">
            <w:r>
              <w:t>0x00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EDD2873" w14:textId="77777777" w:rsidR="00E36F0E" w:rsidRPr="0052707D" w:rsidRDefault="00E36F0E" w:rsidP="00E36F0E">
            <w:pPr>
              <w:rPr>
                <w:highlight w:val="yellow"/>
              </w:rPr>
            </w:pPr>
          </w:p>
        </w:tc>
      </w:tr>
      <w:tr w:rsidR="00E36F0E" w:rsidRPr="00C82768" w14:paraId="42A9815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8C96C37"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2492C3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C30D560"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876969A" w14:textId="77777777" w:rsidR="00E36F0E" w:rsidRPr="00C82768" w:rsidRDefault="00393DC0" w:rsidP="00E36F0E">
            <w:r>
              <w:t>WLAN_CH_1</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87C4A71" w14:textId="77777777" w:rsidR="00E36F0E" w:rsidRPr="00C82768" w:rsidRDefault="00393DC0" w:rsidP="00E36F0E">
            <w:r>
              <w:t>0x01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340A93D" w14:textId="77777777" w:rsidR="00E36F0E" w:rsidRPr="00C82768" w:rsidRDefault="00E36F0E" w:rsidP="00E36F0E"/>
        </w:tc>
      </w:tr>
      <w:tr w:rsidR="00E36F0E" w:rsidRPr="00C82768" w14:paraId="64708D0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BD3F44B"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D4FCD99"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98F0CDF"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FED99E3" w14:textId="77777777" w:rsidR="00E36F0E" w:rsidRPr="00C82768" w:rsidRDefault="00393DC0" w:rsidP="00E36F0E">
            <w:r>
              <w:t>WLAN_CH_2</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93548E5" w14:textId="77777777" w:rsidR="00E36F0E" w:rsidRPr="00C82768" w:rsidRDefault="00393DC0" w:rsidP="00E36F0E">
            <w:r>
              <w:t>0x02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C3A5234" w14:textId="77777777" w:rsidR="00E36F0E" w:rsidRPr="00C82768" w:rsidRDefault="00E36F0E" w:rsidP="00E36F0E"/>
        </w:tc>
      </w:tr>
      <w:tr w:rsidR="00E36F0E" w:rsidRPr="00C82768" w14:paraId="0CF2ED1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CDE196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F828865"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DB7790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2AC23B9" w14:textId="77777777" w:rsidR="00E36F0E" w:rsidRPr="00C82768" w:rsidRDefault="00393DC0" w:rsidP="00E36F0E">
            <w:r>
              <w:t>WLAN_CH_3</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0E31991" w14:textId="77777777" w:rsidR="00E36F0E" w:rsidRDefault="00393DC0" w:rsidP="00E36F0E">
            <w:r>
              <w:t>0x03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358B3B4" w14:textId="77777777" w:rsidR="00E36F0E" w:rsidRPr="00D70130" w:rsidRDefault="00E36F0E" w:rsidP="00E36F0E">
            <w:pPr>
              <w:rPr>
                <w:highlight w:val="yellow"/>
              </w:rPr>
            </w:pPr>
          </w:p>
        </w:tc>
      </w:tr>
      <w:tr w:rsidR="00E36F0E" w:rsidRPr="00C82768" w14:paraId="4F2281D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E7F3A84"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1F4B0A5"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32989D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B9A36DA"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6372E0C"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DEE6EEE" w14:textId="77777777" w:rsidR="00E36F0E" w:rsidRPr="00D70130" w:rsidRDefault="00E36F0E" w:rsidP="00E36F0E">
            <w:pPr>
              <w:rPr>
                <w:highlight w:val="yellow"/>
              </w:rPr>
            </w:pPr>
          </w:p>
        </w:tc>
      </w:tr>
      <w:tr w:rsidR="00E36F0E" w:rsidRPr="00C82768" w14:paraId="2172E0B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9DD0094"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E6C334A"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7F86BBD"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049DA92" w14:textId="77777777" w:rsidR="00E36F0E" w:rsidRDefault="00393DC0" w:rsidP="00E36F0E">
            <w:r>
              <w:t>WLAN_CH_165</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C52F3A0" w14:textId="77777777" w:rsidR="00E36F0E" w:rsidRDefault="00393DC0" w:rsidP="00E36F0E">
            <w:r>
              <w:t>0xA5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558F9C5" w14:textId="77777777" w:rsidR="00E36F0E" w:rsidRPr="0052707D" w:rsidRDefault="00E36F0E" w:rsidP="00E36F0E">
            <w:pPr>
              <w:rPr>
                <w:highlight w:val="yellow"/>
              </w:rPr>
            </w:pPr>
          </w:p>
        </w:tc>
      </w:tr>
      <w:tr w:rsidR="00E36F0E" w:rsidRPr="00C82768" w14:paraId="79F2795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F22D63E"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681F09A" w14:textId="77777777" w:rsidR="00E36F0E" w:rsidRDefault="00393DC0" w:rsidP="00E36F0E">
            <w:r w:rsidRPr="00DA43D2">
              <w:t>WlanSecurity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1F802E3"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293881E"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0D9D5F1"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FF15FBB" w14:textId="77777777" w:rsidR="00E36F0E" w:rsidRPr="0052707D" w:rsidRDefault="00393DC0" w:rsidP="00E36F0E">
            <w:pPr>
              <w:rPr>
                <w:highlight w:val="yellow"/>
              </w:rPr>
            </w:pPr>
            <w:r>
              <w:t>Security settings to use</w:t>
            </w:r>
          </w:p>
        </w:tc>
      </w:tr>
      <w:tr w:rsidR="00E36F0E" w:rsidRPr="00C82768" w14:paraId="4A21F66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62550A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094C980"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703065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A18404E" w14:textId="77777777" w:rsidR="00E36F0E" w:rsidRDefault="00393DC0" w:rsidP="00E36F0E">
            <w:r>
              <w:t>Reserved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F67C95A" w14:textId="77777777" w:rsidR="00E36F0E" w:rsidRDefault="00393DC0" w:rsidP="00E36F0E">
            <w:r>
              <w:t>0x00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BA45371" w14:textId="77777777" w:rsidR="00E36F0E" w:rsidRPr="0052707D" w:rsidRDefault="00E36F0E" w:rsidP="00E36F0E">
            <w:pPr>
              <w:rPr>
                <w:highlight w:val="yellow"/>
              </w:rPr>
            </w:pPr>
          </w:p>
        </w:tc>
      </w:tr>
      <w:tr w:rsidR="00E36F0E" w:rsidRPr="00C82768" w14:paraId="482944C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3F6E44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19F3762"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41C4CB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CB714F1" w14:textId="77777777" w:rsidR="00E36F0E" w:rsidRPr="00C82768" w:rsidRDefault="00393DC0" w:rsidP="00E36F0E">
            <w:r>
              <w:t>Open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6AB4367" w14:textId="77777777" w:rsidR="00E36F0E" w:rsidRPr="00C82768" w:rsidRDefault="00393DC0" w:rsidP="00E36F0E">
            <w:r>
              <w:t>0x01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345CF2A" w14:textId="77777777" w:rsidR="00E36F0E" w:rsidRPr="0052707D" w:rsidRDefault="00393DC0" w:rsidP="00E36F0E">
            <w:pPr>
              <w:rPr>
                <w:highlight w:val="yellow"/>
              </w:rPr>
            </w:pPr>
            <w:r w:rsidRPr="007164A2">
              <w:t>Open or no security</w:t>
            </w:r>
          </w:p>
        </w:tc>
      </w:tr>
      <w:tr w:rsidR="00E36F0E" w:rsidRPr="00C82768" w14:paraId="77907BE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23FEA1E"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90575B7"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181A7D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6111CC7" w14:textId="77777777" w:rsidR="00E36F0E" w:rsidRPr="00C82768" w:rsidRDefault="00393DC0" w:rsidP="00E36F0E">
            <w:r>
              <w:t>WEP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989DC2E" w14:textId="77777777" w:rsidR="00E36F0E" w:rsidRPr="00C82768" w:rsidRDefault="00393DC0" w:rsidP="00E36F0E">
            <w:r>
              <w:t>0x02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8D0A680" w14:textId="77777777" w:rsidR="00E36F0E" w:rsidRPr="007164A2" w:rsidRDefault="00393DC0" w:rsidP="00E36F0E">
            <w:r>
              <w:t>WEP</w:t>
            </w:r>
          </w:p>
        </w:tc>
      </w:tr>
      <w:tr w:rsidR="00E36F0E" w:rsidRPr="00C82768" w14:paraId="02A0A04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CED387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39CCD7B"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183B8D5"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556925A" w14:textId="77777777" w:rsidR="00E36F0E" w:rsidRDefault="00393DC0" w:rsidP="00E36F0E">
            <w:r>
              <w:t>WPS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53971C4" w14:textId="77777777" w:rsidR="00E36F0E" w:rsidRDefault="00393DC0" w:rsidP="00E36F0E">
            <w:r>
              <w:t>0x03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7CE5BB2" w14:textId="77777777" w:rsidR="00E36F0E" w:rsidRPr="007164A2" w:rsidRDefault="00393DC0" w:rsidP="00E36F0E">
            <w:r>
              <w:t>WPS (WiFi Protected Setup)</w:t>
            </w:r>
          </w:p>
        </w:tc>
      </w:tr>
      <w:tr w:rsidR="00E36F0E" w:rsidRPr="00C82768" w14:paraId="10FF9EF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73234E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C24BC6C"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85D235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820E173" w14:textId="77777777" w:rsidR="00E36F0E" w:rsidRPr="00C82768" w:rsidRDefault="00393DC0" w:rsidP="00E36F0E">
            <w:r>
              <w:t>WPA_Personal</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075B88B" w14:textId="77777777" w:rsidR="00E36F0E" w:rsidRDefault="00393DC0" w:rsidP="00E36F0E">
            <w:r>
              <w:t>0x04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F357614" w14:textId="77777777" w:rsidR="00E36F0E" w:rsidRPr="007164A2" w:rsidRDefault="00393DC0" w:rsidP="00E36F0E">
            <w:r>
              <w:t>WPA/WPA2/WPA3 Personal (passkey)</w:t>
            </w:r>
          </w:p>
        </w:tc>
      </w:tr>
      <w:tr w:rsidR="00E36F0E" w:rsidRPr="00C82768" w14:paraId="0D7A704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982C22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85E0F47"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B7D05D5"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655C3EE" w14:textId="77777777" w:rsidR="00E36F0E" w:rsidRDefault="00393DC0" w:rsidP="00E36F0E">
            <w:r>
              <w:t>WPA_Enterprise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34A2534" w14:textId="77777777" w:rsidR="00E36F0E" w:rsidRDefault="00393DC0" w:rsidP="00E36F0E">
            <w:r>
              <w:t>0x05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E820804" w14:textId="77777777" w:rsidR="00E36F0E" w:rsidRPr="007164A2" w:rsidRDefault="00393DC0" w:rsidP="00E36F0E">
            <w:r>
              <w:t>WPA/WPA2/WPA3 Enterprise (EAP-PEAP/EAP-TLS/etc) (not supported)</w:t>
            </w:r>
          </w:p>
        </w:tc>
      </w:tr>
      <w:tr w:rsidR="00E36F0E" w:rsidRPr="00C82768" w14:paraId="65726C4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D31F9C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1484B04"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D72BEB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60BE387" w14:textId="77777777" w:rsidR="00E36F0E" w:rsidRDefault="00393DC0" w:rsidP="00E36F0E">
            <w:r>
              <w:t>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124728F" w14:textId="77777777" w:rsidR="00E36F0E" w:rsidRDefault="00393DC0" w:rsidP="00E36F0E">
            <w:r>
              <w:t>0x06</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E4B9A7C" w14:textId="77777777" w:rsidR="00E36F0E" w:rsidRPr="007164A2" w:rsidRDefault="00E36F0E" w:rsidP="00E36F0E"/>
        </w:tc>
      </w:tr>
      <w:tr w:rsidR="00E36F0E" w:rsidRPr="00C82768" w14:paraId="5B97314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1B0AE17" w14:textId="77777777" w:rsidR="00E36F0E" w:rsidRDefault="00393DC0" w:rsidP="00E36F0E">
            <w:pPr>
              <w:jc w:val="center"/>
            </w:pPr>
            <w:r>
              <w:t xml:space="preserve">R </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213A171" w14:textId="77777777" w:rsidR="00E36F0E" w:rsidRPr="00DA43D2" w:rsidRDefault="00393DC0" w:rsidP="00E36F0E">
            <w:r>
              <w:t>WlanWepSecurity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62533E8" w14:textId="77777777" w:rsidR="00E36F0E" w:rsidRDefault="00393DC0" w:rsidP="00E36F0E">
            <w:r>
              <w:t>-</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C452C8A"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4CA7B21"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6E28864" w14:textId="77777777" w:rsidR="00E36F0E" w:rsidRPr="0052707D" w:rsidRDefault="00393DC0" w:rsidP="00E36F0E">
            <w:pPr>
              <w:rPr>
                <w:highlight w:val="yellow"/>
              </w:rPr>
            </w:pPr>
            <w:r w:rsidRPr="007164A2">
              <w:t>WEP Settings</w:t>
            </w:r>
          </w:p>
        </w:tc>
      </w:tr>
      <w:tr w:rsidR="00E36F0E" w:rsidRPr="00C82768" w14:paraId="1825C03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24A5F8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A3FF672"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2DE2790"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FA0A956" w14:textId="77777777" w:rsidR="00E36F0E" w:rsidRDefault="00393DC0" w:rsidP="00E36F0E">
            <w:r>
              <w:t>Key</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18D22E8" w14:textId="77777777" w:rsidR="00E36F0E" w:rsidRPr="00F1221C" w:rsidRDefault="00393DC0" w:rsidP="00E36F0E">
            <w:r w:rsidRPr="00F1221C">
              <w:t>Char Value:0-255</w:t>
            </w:r>
          </w:p>
          <w:p w14:paraId="5E80EFE0"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37F5D2A" w14:textId="77777777" w:rsidR="00E36F0E" w:rsidRPr="0052707D" w:rsidRDefault="00E36F0E" w:rsidP="00E36F0E">
            <w:pPr>
              <w:rPr>
                <w:highlight w:val="yellow"/>
              </w:rPr>
            </w:pPr>
          </w:p>
        </w:tc>
      </w:tr>
      <w:tr w:rsidR="00E36F0E" w:rsidRPr="00C82768" w14:paraId="2C2DDEE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B4CD5E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DB6CE6B"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919AE11" w14:textId="77777777" w:rsidR="00E36F0E"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937C227" w14:textId="77777777" w:rsidR="00E36F0E" w:rsidRDefault="00393DC0" w:rsidP="00E36F0E">
            <w:r>
              <w:t>defaultKeyIndex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B20354D" w14:textId="77777777" w:rsidR="00E36F0E"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DA98A5D" w14:textId="77777777" w:rsidR="00E36F0E" w:rsidRPr="0052707D" w:rsidRDefault="00E36F0E" w:rsidP="00E36F0E">
            <w:pPr>
              <w:rPr>
                <w:highlight w:val="yellow"/>
              </w:rPr>
            </w:pPr>
          </w:p>
        </w:tc>
      </w:tr>
      <w:tr w:rsidR="00E36F0E" w:rsidRPr="00C82768" w14:paraId="43A2E3F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6CC80C7"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E755C17" w14:textId="77777777" w:rsidR="00E36F0E" w:rsidRPr="00DA43D2" w:rsidRDefault="00393DC0" w:rsidP="00E36F0E">
            <w:r>
              <w:t>WlanWpsSecurity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75A9355" w14:textId="77777777" w:rsidR="00E36F0E" w:rsidRDefault="00393DC0" w:rsidP="00E36F0E">
            <w:r>
              <w:t>-</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8D2E778"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E0693EE"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D65C0D0" w14:textId="77777777" w:rsidR="00E36F0E" w:rsidRPr="0052707D" w:rsidRDefault="00393DC0" w:rsidP="00E36F0E">
            <w:pPr>
              <w:rPr>
                <w:highlight w:val="yellow"/>
              </w:rPr>
            </w:pPr>
            <w:r w:rsidRPr="007164A2">
              <w:t>WPS Settings</w:t>
            </w:r>
          </w:p>
        </w:tc>
      </w:tr>
      <w:tr w:rsidR="00E36F0E" w:rsidRPr="00C82768" w14:paraId="6FC8608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B109D6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7733902"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A5ECB3C" w14:textId="77777777" w:rsidR="00E36F0E" w:rsidRDefault="00393DC0" w:rsidP="00E36F0E">
            <w:r>
              <w:t>WlanWpsType</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1A7778A"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0A1D28F"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B17814E" w14:textId="77777777" w:rsidR="00E36F0E" w:rsidRPr="0052707D" w:rsidRDefault="00393DC0" w:rsidP="00E36F0E">
            <w:pPr>
              <w:rPr>
                <w:highlight w:val="yellow"/>
              </w:rPr>
            </w:pPr>
            <w:r>
              <w:t>Type</w:t>
            </w:r>
          </w:p>
        </w:tc>
      </w:tr>
      <w:tr w:rsidR="00E36F0E" w:rsidRPr="00C82768" w14:paraId="6EF5BEC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52B268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371F804"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6446562"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8F20F5B"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943FD15" w14:textId="77777777" w:rsidR="00E36F0E" w:rsidRPr="00F1221C" w:rsidRDefault="00393DC0" w:rsidP="00E36F0E">
            <w:r w:rsidRPr="00F1221C">
              <w:t>Char Value:0-255</w:t>
            </w:r>
          </w:p>
          <w:p w14:paraId="20510578"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F4B8337" w14:textId="77777777" w:rsidR="00E36F0E" w:rsidRPr="0052707D" w:rsidRDefault="00393DC0" w:rsidP="00E36F0E">
            <w:pPr>
              <w:rPr>
                <w:highlight w:val="yellow"/>
              </w:rPr>
            </w:pPr>
            <w:r>
              <w:t>Pin</w:t>
            </w:r>
          </w:p>
        </w:tc>
      </w:tr>
      <w:tr w:rsidR="00E36F0E" w:rsidRPr="00C82768" w14:paraId="7770D99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4A4C46A"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00FF48C" w14:textId="77777777" w:rsidR="00E36F0E" w:rsidRPr="00DA43D2" w:rsidRDefault="00393DC0" w:rsidP="00E36F0E">
            <w:r>
              <w:t>WlanWpaPersonalSecurity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F2550C4"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59821A0"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84F00B1" w14:textId="77777777" w:rsidR="00E36F0E" w:rsidRPr="00F1221C" w:rsidRDefault="00393DC0" w:rsidP="00E36F0E">
            <w:r w:rsidRPr="00F1221C">
              <w:t>Char Value:0-255</w:t>
            </w:r>
          </w:p>
          <w:p w14:paraId="39DA7306"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C7B762A" w14:textId="77777777" w:rsidR="00E36F0E" w:rsidRPr="0052707D" w:rsidRDefault="00393DC0" w:rsidP="00E36F0E">
            <w:pPr>
              <w:rPr>
                <w:highlight w:val="yellow"/>
              </w:rPr>
            </w:pPr>
            <w:r w:rsidRPr="007164A2">
              <w:t>WPA/WPA2</w:t>
            </w:r>
            <w:r>
              <w:t>/WPA3</w:t>
            </w:r>
            <w:r w:rsidRPr="007164A2">
              <w:t>-Personal Settings - password</w:t>
            </w:r>
          </w:p>
        </w:tc>
      </w:tr>
      <w:tr w:rsidR="00E36F0E" w:rsidRPr="00C82768" w14:paraId="23BDEE0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F582F67"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51F4914" w14:textId="77777777" w:rsidR="00E36F0E" w:rsidRPr="00DA43D2" w:rsidRDefault="00393DC0" w:rsidP="00E36F0E">
            <w:r>
              <w:t>WlanPairwiseCipher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C4342C2"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B64D2B0"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5F364FB"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575D01E" w14:textId="77777777" w:rsidR="00E36F0E" w:rsidRPr="0052707D" w:rsidRDefault="00393DC0" w:rsidP="00E36F0E">
            <w:pPr>
              <w:rPr>
                <w:highlight w:val="yellow"/>
              </w:rPr>
            </w:pPr>
            <w:r w:rsidRPr="007164A2">
              <w:t>Pair cipher</w:t>
            </w:r>
          </w:p>
        </w:tc>
      </w:tr>
      <w:tr w:rsidR="00E36F0E" w:rsidRPr="00C82768" w14:paraId="59E759A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862832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64E308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0A7ADB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BBF1733" w14:textId="77777777" w:rsidR="00E36F0E" w:rsidRDefault="00393DC0" w:rsidP="00E36F0E">
            <w:pPr>
              <w:rPr>
                <w:rFonts w:cs="Arial"/>
                <w:color w:val="000000"/>
              </w:rPr>
            </w:pPr>
            <w:r>
              <w:rPr>
                <w:rFonts w:cs="Arial"/>
                <w:color w:val="000000"/>
              </w:rPr>
              <w:t>PAIR_MIN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CE9C656"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F6AA923" w14:textId="77777777" w:rsidR="00E36F0E" w:rsidRPr="0052707D" w:rsidRDefault="00E36F0E" w:rsidP="00E36F0E">
            <w:pPr>
              <w:rPr>
                <w:highlight w:val="yellow"/>
              </w:rPr>
            </w:pPr>
          </w:p>
        </w:tc>
      </w:tr>
      <w:tr w:rsidR="00E36F0E" w:rsidRPr="00C82768" w14:paraId="3FA40E1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B67A03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179D5BC"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A098E3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BA2F7F5" w14:textId="77777777" w:rsidR="00E36F0E" w:rsidRDefault="00393DC0" w:rsidP="00E36F0E">
            <w:pPr>
              <w:rPr>
                <w:rFonts w:cs="Arial"/>
                <w:color w:val="000000"/>
              </w:rPr>
            </w:pPr>
            <w:r>
              <w:rPr>
                <w:rFonts w:cs="Arial"/>
                <w:color w:val="000000"/>
              </w:rPr>
              <w:t>PAIR_NONE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60F2928"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EAA8B06" w14:textId="77777777" w:rsidR="00E36F0E" w:rsidRPr="007164A2" w:rsidRDefault="00393DC0" w:rsidP="00E36F0E">
            <w:r w:rsidRPr="007164A2">
              <w:t>None</w:t>
            </w:r>
          </w:p>
        </w:tc>
      </w:tr>
      <w:tr w:rsidR="00E36F0E" w:rsidRPr="00C82768" w14:paraId="1A5FCD0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3BD68F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46F9E3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914CA4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DA168D4" w14:textId="77777777" w:rsidR="00E36F0E" w:rsidRDefault="00393DC0" w:rsidP="00E36F0E">
            <w:pPr>
              <w:rPr>
                <w:rFonts w:cs="Arial"/>
                <w:color w:val="000000"/>
              </w:rPr>
            </w:pPr>
            <w:r>
              <w:rPr>
                <w:rFonts w:cs="Arial"/>
                <w:color w:val="000000"/>
              </w:rPr>
              <w:t>PAIR_TKIP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43F4EBA"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BBC1AE0" w14:textId="77777777" w:rsidR="00E36F0E" w:rsidRPr="007164A2" w:rsidRDefault="00393DC0" w:rsidP="00E36F0E">
            <w:r>
              <w:t>TKIP</w:t>
            </w:r>
          </w:p>
        </w:tc>
      </w:tr>
      <w:tr w:rsidR="00E36F0E" w:rsidRPr="00C82768" w14:paraId="2E57648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849749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50A7FAC"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ED0D9E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D4351E7" w14:textId="77777777" w:rsidR="00E36F0E" w:rsidRDefault="00393DC0" w:rsidP="00E36F0E">
            <w:pPr>
              <w:rPr>
                <w:rFonts w:cs="Arial"/>
                <w:color w:val="000000"/>
              </w:rPr>
            </w:pPr>
            <w:r>
              <w:rPr>
                <w:rFonts w:cs="Arial"/>
                <w:color w:val="000000"/>
              </w:rPr>
              <w:t>PAIR_CCMP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AA9B121"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AFD3142" w14:textId="77777777" w:rsidR="00E36F0E" w:rsidRPr="007164A2" w:rsidRDefault="00393DC0" w:rsidP="00E36F0E">
            <w:r>
              <w:t>CCMP/AES</w:t>
            </w:r>
          </w:p>
        </w:tc>
      </w:tr>
      <w:tr w:rsidR="00E36F0E" w:rsidRPr="00C82768" w14:paraId="382AE3F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9B867AE"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26E79D7"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3452212"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E38D4C5" w14:textId="77777777" w:rsidR="00E36F0E" w:rsidRDefault="00393DC0" w:rsidP="00E36F0E">
            <w:pPr>
              <w:rPr>
                <w:rFonts w:cs="Arial"/>
                <w:color w:val="000000"/>
              </w:rPr>
            </w:pPr>
            <w:r>
              <w:rPr>
                <w:rFonts w:cs="Arial"/>
                <w:color w:val="000000"/>
              </w:rPr>
              <w:t>PAIR_TKIPCCMP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547674C"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F52D7BA" w14:textId="77777777" w:rsidR="00E36F0E" w:rsidRPr="007164A2" w:rsidRDefault="00393DC0" w:rsidP="00E36F0E">
            <w:r>
              <w:t>Mixmode – tkip or ccmp</w:t>
            </w:r>
          </w:p>
        </w:tc>
      </w:tr>
      <w:tr w:rsidR="00E36F0E" w:rsidRPr="00C82768" w14:paraId="2F3C810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07976E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ED3E19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18193D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310F42C" w14:textId="77777777" w:rsidR="00E36F0E" w:rsidRDefault="00393DC0" w:rsidP="00E36F0E">
            <w:pPr>
              <w:rPr>
                <w:rFonts w:cs="Arial"/>
                <w:color w:val="000000"/>
              </w:rPr>
            </w:pPr>
            <w:r>
              <w:rPr>
                <w:rFonts w:cs="Arial"/>
                <w:color w:val="000000"/>
              </w:rPr>
              <w:t>PAIR_MAX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C7412C1" w14:textId="77777777" w:rsidR="00E36F0E" w:rsidRDefault="00393DC0" w:rsidP="00E36F0E">
            <w:r>
              <w:t>0x5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C0036A0" w14:textId="77777777" w:rsidR="00E36F0E" w:rsidRPr="0052707D" w:rsidRDefault="00E36F0E" w:rsidP="00E36F0E">
            <w:pPr>
              <w:rPr>
                <w:highlight w:val="yellow"/>
              </w:rPr>
            </w:pPr>
          </w:p>
        </w:tc>
      </w:tr>
      <w:tr w:rsidR="00E36F0E" w:rsidRPr="00C82768" w14:paraId="5E2BD56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F2EA868"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BFF86D4" w14:textId="77777777" w:rsidR="00E36F0E" w:rsidRPr="00DA43D2" w:rsidRDefault="00393DC0" w:rsidP="00E36F0E">
            <w:r>
              <w:t>WlanGroupCipher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4E4662F"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930D399"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13242BE"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037224F" w14:textId="77777777" w:rsidR="00E36F0E" w:rsidRPr="0052707D" w:rsidRDefault="00393DC0" w:rsidP="00E36F0E">
            <w:pPr>
              <w:rPr>
                <w:highlight w:val="yellow"/>
              </w:rPr>
            </w:pPr>
            <w:r w:rsidRPr="007164A2">
              <w:t>Group cipher</w:t>
            </w:r>
          </w:p>
        </w:tc>
      </w:tr>
      <w:tr w:rsidR="00E36F0E" w:rsidRPr="00C82768" w14:paraId="0BB221B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2A728F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1DC98C6"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6DDD17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6B9FE5F" w14:textId="77777777" w:rsidR="00E36F0E" w:rsidRDefault="00393DC0" w:rsidP="00E36F0E">
            <w:pPr>
              <w:rPr>
                <w:rFonts w:cs="Arial"/>
                <w:color w:val="000000"/>
              </w:rPr>
            </w:pPr>
            <w:r>
              <w:rPr>
                <w:rFonts w:cs="Arial"/>
                <w:color w:val="000000"/>
              </w:rPr>
              <w:t>GROUP_MIN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8608689"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A1611B6" w14:textId="77777777" w:rsidR="00E36F0E" w:rsidRPr="0052707D" w:rsidRDefault="00E36F0E" w:rsidP="00E36F0E">
            <w:pPr>
              <w:rPr>
                <w:highlight w:val="yellow"/>
              </w:rPr>
            </w:pPr>
          </w:p>
        </w:tc>
      </w:tr>
      <w:tr w:rsidR="00E36F0E" w:rsidRPr="00C82768" w14:paraId="5E7B57D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BC48F4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EBA2F53"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7B65F6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A7649CF" w14:textId="77777777" w:rsidR="00E36F0E" w:rsidRDefault="00393DC0" w:rsidP="00E36F0E">
            <w:pPr>
              <w:rPr>
                <w:rFonts w:cs="Arial"/>
                <w:color w:val="000000"/>
              </w:rPr>
            </w:pPr>
            <w:r>
              <w:rPr>
                <w:rFonts w:cs="Arial"/>
                <w:color w:val="000000"/>
              </w:rPr>
              <w:t>GROUP_NONE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6FA52CD"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C47830C" w14:textId="77777777" w:rsidR="00E36F0E" w:rsidRPr="007164A2" w:rsidRDefault="00393DC0" w:rsidP="00E36F0E">
            <w:r w:rsidRPr="007164A2">
              <w:t>None</w:t>
            </w:r>
          </w:p>
        </w:tc>
      </w:tr>
      <w:tr w:rsidR="00E36F0E" w:rsidRPr="00C82768" w14:paraId="01C124C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CE6F13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2C161DE"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FD437A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B6899E8" w14:textId="77777777" w:rsidR="00E36F0E" w:rsidRDefault="00393DC0" w:rsidP="00E36F0E">
            <w:pPr>
              <w:rPr>
                <w:rFonts w:cs="Arial"/>
                <w:color w:val="000000"/>
              </w:rPr>
            </w:pPr>
            <w:r>
              <w:rPr>
                <w:rFonts w:cs="Arial"/>
                <w:color w:val="000000"/>
              </w:rPr>
              <w:t>GROUP_TKIP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6E50A4A"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BC8646A" w14:textId="77777777" w:rsidR="00E36F0E" w:rsidRPr="007164A2" w:rsidRDefault="00393DC0" w:rsidP="00E36F0E">
            <w:r>
              <w:t>TKIP</w:t>
            </w:r>
          </w:p>
        </w:tc>
      </w:tr>
      <w:tr w:rsidR="00E36F0E" w:rsidRPr="00C82768" w14:paraId="7EEBAA1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9ADB4B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7FA03E8"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D74B3B2"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11E9A64" w14:textId="77777777" w:rsidR="00E36F0E" w:rsidRDefault="00393DC0" w:rsidP="00E36F0E">
            <w:pPr>
              <w:rPr>
                <w:rFonts w:cs="Arial"/>
                <w:color w:val="000000"/>
              </w:rPr>
            </w:pPr>
            <w:r>
              <w:rPr>
                <w:rFonts w:cs="Arial"/>
                <w:color w:val="000000"/>
              </w:rPr>
              <w:t>GROUP_CCMP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E15C94A"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4D8095A" w14:textId="77777777" w:rsidR="00E36F0E" w:rsidRPr="007164A2" w:rsidRDefault="00393DC0" w:rsidP="00E36F0E">
            <w:r>
              <w:t>CCMP/AES</w:t>
            </w:r>
          </w:p>
        </w:tc>
      </w:tr>
      <w:tr w:rsidR="00E36F0E" w:rsidRPr="00C82768" w14:paraId="11AF6A3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1E84F5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8390F3B"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00A149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DC59E22" w14:textId="77777777" w:rsidR="00E36F0E" w:rsidRDefault="00393DC0" w:rsidP="00E36F0E">
            <w:pPr>
              <w:rPr>
                <w:rFonts w:cs="Arial"/>
                <w:color w:val="000000"/>
              </w:rPr>
            </w:pPr>
            <w:r>
              <w:rPr>
                <w:rFonts w:cs="Arial"/>
                <w:color w:val="000000"/>
              </w:rPr>
              <w:t>GROUP_TKIPCCMP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15042B0"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F1B343A" w14:textId="77777777" w:rsidR="00E36F0E" w:rsidRPr="007164A2" w:rsidRDefault="00393DC0" w:rsidP="00E36F0E">
            <w:r>
              <w:t>Mixmode – tkip or ccmp</w:t>
            </w:r>
          </w:p>
        </w:tc>
      </w:tr>
      <w:tr w:rsidR="00E36F0E" w:rsidRPr="00C82768" w14:paraId="3D329F5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1899A7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6F797B4"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383B16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E3899AD" w14:textId="77777777" w:rsidR="00E36F0E" w:rsidRDefault="00393DC0" w:rsidP="00E36F0E">
            <w:pPr>
              <w:rPr>
                <w:rFonts w:cs="Arial"/>
                <w:color w:val="000000"/>
              </w:rPr>
            </w:pPr>
            <w:r>
              <w:rPr>
                <w:rFonts w:cs="Arial"/>
                <w:color w:val="000000"/>
              </w:rPr>
              <w:t>GROUP_MAX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C6C479B" w14:textId="77777777" w:rsidR="00E36F0E" w:rsidRDefault="00393DC0" w:rsidP="00E36F0E">
            <w:r>
              <w:t>0x5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103E344" w14:textId="77777777" w:rsidR="00E36F0E" w:rsidRPr="0052707D" w:rsidRDefault="00E36F0E" w:rsidP="00E36F0E">
            <w:pPr>
              <w:rPr>
                <w:highlight w:val="yellow"/>
              </w:rPr>
            </w:pPr>
          </w:p>
        </w:tc>
      </w:tr>
      <w:tr w:rsidR="00E36F0E" w:rsidRPr="00C82768" w14:paraId="2E4E9A9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A188FC5"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B50625D" w14:textId="77777777" w:rsidR="00E36F0E" w:rsidRPr="00DA43D2" w:rsidRDefault="00393DC0" w:rsidP="00E36F0E">
            <w:r>
              <w:t>WlanWpaEnterprise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5DA75E8" w14:textId="77777777" w:rsidR="00E36F0E" w:rsidRDefault="00393DC0" w:rsidP="00E36F0E">
            <w:r>
              <w:t>TBD</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8EA2351"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959B2B2" w14:textId="77777777" w:rsidR="00E36F0E" w:rsidRPr="007164A2" w:rsidRDefault="00E36F0E" w:rsidP="00E36F0E">
            <w:pPr>
              <w:rPr>
                <w:highlight w:val="yellow"/>
              </w:rPr>
            </w:pP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1290917" w14:textId="77777777" w:rsidR="00E36F0E" w:rsidRPr="007164A2" w:rsidRDefault="00393DC0" w:rsidP="00E36F0E">
            <w:pPr>
              <w:rPr>
                <w:highlight w:val="yellow"/>
              </w:rPr>
            </w:pPr>
            <w:r w:rsidRPr="007164A2">
              <w:t>TBD</w:t>
            </w:r>
          </w:p>
        </w:tc>
      </w:tr>
      <w:tr w:rsidR="00E36F0E" w:rsidRPr="00C82768" w14:paraId="26D7F3E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88C4CAC"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9662B77" w14:textId="77777777" w:rsidR="00E36F0E" w:rsidRPr="00DA43D2" w:rsidRDefault="00393DC0" w:rsidP="00E36F0E">
            <w:r>
              <w:t>WlanIpv4AddrType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F9E4AEC"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6AD1FA5"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AA3C39A" w14:textId="77777777" w:rsidR="00E36F0E" w:rsidRDefault="00E36F0E" w:rsidP="00E36F0E"/>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793A96F" w14:textId="77777777" w:rsidR="00E36F0E" w:rsidRPr="0052707D" w:rsidRDefault="00E36F0E" w:rsidP="00E36F0E">
            <w:pPr>
              <w:rPr>
                <w:highlight w:val="yellow"/>
              </w:rPr>
            </w:pPr>
          </w:p>
        </w:tc>
      </w:tr>
      <w:tr w:rsidR="00E36F0E" w:rsidRPr="00C82768" w14:paraId="44707AA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5B4799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7A9C184"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671C41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57D5A3C" w14:textId="77777777" w:rsidR="00E36F0E" w:rsidRDefault="00393DC0" w:rsidP="00E36F0E">
            <w:pPr>
              <w:rPr>
                <w:rFonts w:cs="Arial"/>
                <w:color w:val="000000"/>
              </w:rPr>
            </w:pPr>
            <w:r>
              <w:rPr>
                <w:rFonts w:cs="Arial"/>
                <w:color w:val="000000"/>
              </w:rPr>
              <w:t>WLAN_IPV4_ADDR_MIN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4FB977F"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2EFCBF7" w14:textId="77777777" w:rsidR="00E36F0E" w:rsidRPr="0052707D" w:rsidRDefault="00E36F0E" w:rsidP="00E36F0E">
            <w:pPr>
              <w:rPr>
                <w:highlight w:val="yellow"/>
              </w:rPr>
            </w:pPr>
          </w:p>
        </w:tc>
      </w:tr>
      <w:tr w:rsidR="00E36F0E" w:rsidRPr="00C82768" w14:paraId="6263517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A1D394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E2BFC0A"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870E6E5"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E56C22C" w14:textId="77777777" w:rsidR="00E36F0E" w:rsidRDefault="00393DC0" w:rsidP="00E36F0E">
            <w:pPr>
              <w:rPr>
                <w:rFonts w:cs="Arial"/>
                <w:color w:val="000000"/>
              </w:rPr>
            </w:pPr>
            <w:r>
              <w:rPr>
                <w:rFonts w:cs="Arial"/>
                <w:color w:val="000000"/>
              </w:rPr>
              <w:t>WLAN_IPV4_ADDR_NONE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163E9CD"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10D32D1" w14:textId="77777777" w:rsidR="00E36F0E" w:rsidRDefault="00393DC0" w:rsidP="00E36F0E">
            <w:pPr>
              <w:rPr>
                <w:rFonts w:cs="Arial"/>
                <w:color w:val="000000"/>
              </w:rPr>
            </w:pPr>
            <w:r>
              <w:rPr>
                <w:rFonts w:cs="Arial"/>
                <w:color w:val="000000"/>
              </w:rPr>
              <w:t>No IPv4 Addressing is used</w:t>
            </w:r>
          </w:p>
        </w:tc>
      </w:tr>
      <w:tr w:rsidR="00E36F0E" w:rsidRPr="00C82768" w14:paraId="2682AA2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73A394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FB303FF"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1AD2CE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B9F3BAE" w14:textId="77777777" w:rsidR="00E36F0E" w:rsidRDefault="00393DC0" w:rsidP="00E36F0E">
            <w:pPr>
              <w:rPr>
                <w:rFonts w:cs="Arial"/>
                <w:color w:val="000000"/>
              </w:rPr>
            </w:pPr>
            <w:r>
              <w:rPr>
                <w:rFonts w:cs="Arial"/>
                <w:color w:val="000000"/>
              </w:rPr>
              <w:t>WLAN_IPV4_ADDR_STATIC</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6C165CB"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46AF696" w14:textId="77777777" w:rsidR="00E36F0E" w:rsidRDefault="00393DC0" w:rsidP="00E36F0E">
            <w:pPr>
              <w:rPr>
                <w:rFonts w:cs="Arial"/>
                <w:color w:val="000000"/>
              </w:rPr>
            </w:pPr>
            <w:r>
              <w:rPr>
                <w:rFonts w:cs="Arial"/>
                <w:color w:val="000000"/>
              </w:rPr>
              <w:t>Static IPv4 Address</w:t>
            </w:r>
          </w:p>
        </w:tc>
      </w:tr>
      <w:tr w:rsidR="00E36F0E" w:rsidRPr="00C82768" w14:paraId="298468C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DC6E6A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28B3C87"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29DF92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16C65DF" w14:textId="77777777" w:rsidR="00E36F0E" w:rsidRDefault="00393DC0" w:rsidP="00E36F0E">
            <w:pPr>
              <w:rPr>
                <w:rFonts w:cs="Arial"/>
                <w:color w:val="000000"/>
              </w:rPr>
            </w:pPr>
            <w:r>
              <w:rPr>
                <w:rFonts w:cs="Arial"/>
                <w:color w:val="000000"/>
              </w:rPr>
              <w:t>WLAN_IPV4_ADDR_DHCP_CLIENT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68CFCE4"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9CEB1B7" w14:textId="77777777" w:rsidR="00E36F0E" w:rsidRDefault="00393DC0" w:rsidP="00E36F0E">
            <w:pPr>
              <w:rPr>
                <w:rFonts w:cs="Arial"/>
                <w:color w:val="000000"/>
              </w:rPr>
            </w:pPr>
            <w:r>
              <w:rPr>
                <w:rFonts w:cs="Arial"/>
                <w:color w:val="000000"/>
              </w:rPr>
              <w:t>DHCP Client IPv4 Address</w:t>
            </w:r>
          </w:p>
        </w:tc>
      </w:tr>
      <w:tr w:rsidR="00E36F0E" w:rsidRPr="00C82768" w14:paraId="6B84A4A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7B3CBE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7A2D05D"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C203908"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B38B90D" w14:textId="77777777" w:rsidR="00E36F0E" w:rsidRDefault="00393DC0" w:rsidP="00E36F0E">
            <w:pPr>
              <w:rPr>
                <w:rFonts w:cs="Arial"/>
                <w:color w:val="000000"/>
              </w:rPr>
            </w:pPr>
            <w:r>
              <w:rPr>
                <w:rFonts w:cs="Arial"/>
                <w:color w:val="000000"/>
              </w:rPr>
              <w:t>WLAN_IPV4_ADDR_DHCP_SERVER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A201D0F"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D07B3AC" w14:textId="77777777" w:rsidR="00E36F0E" w:rsidRDefault="00393DC0" w:rsidP="00E36F0E">
            <w:pPr>
              <w:rPr>
                <w:rFonts w:cs="Arial"/>
                <w:color w:val="000000"/>
              </w:rPr>
            </w:pPr>
            <w:r>
              <w:rPr>
                <w:rFonts w:cs="Arial"/>
                <w:color w:val="000000"/>
              </w:rPr>
              <w:t>DHCP Server IPv4 Address</w:t>
            </w:r>
          </w:p>
        </w:tc>
      </w:tr>
      <w:tr w:rsidR="00E36F0E" w:rsidRPr="00C82768" w14:paraId="128CB8E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AAC717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48A5021"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930D0A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0C1D8F6" w14:textId="77777777" w:rsidR="00E36F0E" w:rsidRDefault="00393DC0" w:rsidP="00E36F0E">
            <w:pPr>
              <w:rPr>
                <w:rFonts w:cs="Arial"/>
                <w:color w:val="000000"/>
              </w:rPr>
            </w:pPr>
            <w:r>
              <w:rPr>
                <w:rFonts w:cs="Arial"/>
                <w:color w:val="000000"/>
              </w:rPr>
              <w:t>WLAN_IPV4_ADDR_MAX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7AD089D" w14:textId="77777777" w:rsidR="00E36F0E" w:rsidRDefault="00393DC0" w:rsidP="00E36F0E">
            <w:r>
              <w:t>0x5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4307887" w14:textId="77777777" w:rsidR="00E36F0E" w:rsidRPr="0052707D" w:rsidRDefault="00E36F0E" w:rsidP="00E36F0E">
            <w:pPr>
              <w:rPr>
                <w:highlight w:val="yellow"/>
              </w:rPr>
            </w:pPr>
          </w:p>
        </w:tc>
      </w:tr>
      <w:tr w:rsidR="00E36F0E" w:rsidRPr="00C82768" w14:paraId="55A02DB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B9D1715"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48B52D4" w14:textId="77777777" w:rsidR="00E36F0E" w:rsidRPr="00DA43D2" w:rsidRDefault="00393DC0" w:rsidP="00E36F0E">
            <w:r>
              <w:t>WlanIpv4Addr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FF54C75" w14:textId="77777777" w:rsidR="00E36F0E" w:rsidRDefault="00393DC0" w:rsidP="00E36F0E">
            <w:r>
              <w:t>-</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082FC3F"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C13CB42"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E69A308" w14:textId="77777777" w:rsidR="00E36F0E" w:rsidRPr="0052707D" w:rsidRDefault="00E36F0E" w:rsidP="00E36F0E">
            <w:pPr>
              <w:rPr>
                <w:highlight w:val="yellow"/>
              </w:rPr>
            </w:pPr>
          </w:p>
        </w:tc>
      </w:tr>
      <w:tr w:rsidR="00E36F0E" w:rsidRPr="00C82768" w14:paraId="7D1BE1E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D06AE14"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45124FD"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804AACB"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6190005" w14:textId="77777777" w:rsidR="00E36F0E" w:rsidRDefault="00393DC0" w:rsidP="00E36F0E">
            <w:r>
              <w:t>Ip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822843A" w14:textId="77777777" w:rsidR="00E36F0E" w:rsidRPr="00F1221C" w:rsidRDefault="00393DC0" w:rsidP="00E36F0E">
            <w:r w:rsidRPr="00F1221C">
              <w:t>Char Value:0-255</w:t>
            </w:r>
          </w:p>
          <w:p w14:paraId="4F3778B1"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E1DED0E" w14:textId="77777777" w:rsidR="00E36F0E" w:rsidRDefault="00393DC0" w:rsidP="00E36F0E">
            <w:pPr>
              <w:rPr>
                <w:rFonts w:cs="Arial"/>
                <w:color w:val="000000"/>
              </w:rPr>
            </w:pPr>
            <w:r>
              <w:rPr>
                <w:rFonts w:cs="Arial"/>
                <w:color w:val="000000"/>
              </w:rPr>
              <w:t>IP address of current connection</w:t>
            </w:r>
          </w:p>
        </w:tc>
      </w:tr>
      <w:tr w:rsidR="00E36F0E" w:rsidRPr="00C82768" w14:paraId="36A747E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1B5BD53"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42CD65F"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728BD58"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0F4DA13" w14:textId="77777777" w:rsidR="00E36F0E" w:rsidRDefault="00393DC0" w:rsidP="00E36F0E">
            <w:r>
              <w:t>Netmask</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C5EBD1A" w14:textId="77777777" w:rsidR="00E36F0E" w:rsidRPr="00F1221C" w:rsidRDefault="00393DC0" w:rsidP="00E36F0E">
            <w:r w:rsidRPr="00F1221C">
              <w:t>Char Value:0-255</w:t>
            </w:r>
          </w:p>
          <w:p w14:paraId="0989831D"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B779BF7" w14:textId="77777777" w:rsidR="00E36F0E" w:rsidRDefault="00393DC0" w:rsidP="00E36F0E">
            <w:pPr>
              <w:rPr>
                <w:rFonts w:cs="Arial"/>
                <w:color w:val="000000"/>
              </w:rPr>
            </w:pPr>
            <w:r>
              <w:rPr>
                <w:rFonts w:cs="Arial"/>
                <w:color w:val="000000"/>
              </w:rPr>
              <w:t>Netmask of currenct connection</w:t>
            </w:r>
          </w:p>
        </w:tc>
      </w:tr>
      <w:tr w:rsidR="00E36F0E" w:rsidRPr="00C82768" w14:paraId="3F62AE8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A7EDF8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0514F9A"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A678476"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0518195" w14:textId="77777777" w:rsidR="00E36F0E" w:rsidRDefault="00393DC0" w:rsidP="00E36F0E">
            <w:r>
              <w:t>Gateway</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1E4E368" w14:textId="77777777" w:rsidR="00E36F0E" w:rsidRPr="00F1221C" w:rsidRDefault="00393DC0" w:rsidP="00E36F0E">
            <w:r w:rsidRPr="00F1221C">
              <w:t>Char Value:0-255</w:t>
            </w:r>
          </w:p>
          <w:p w14:paraId="54F4E20D"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190E9B5" w14:textId="77777777" w:rsidR="00E36F0E" w:rsidRDefault="00393DC0" w:rsidP="00E36F0E">
            <w:pPr>
              <w:rPr>
                <w:rFonts w:cs="Arial"/>
                <w:color w:val="000000"/>
              </w:rPr>
            </w:pPr>
            <w:r>
              <w:rPr>
                <w:rFonts w:cs="Arial"/>
                <w:color w:val="000000"/>
              </w:rPr>
              <w:t>default gateway of current connection</w:t>
            </w:r>
          </w:p>
        </w:tc>
      </w:tr>
      <w:tr w:rsidR="00E36F0E" w:rsidRPr="00C82768" w14:paraId="57A4CC5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7CF435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55764ED"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4C7CFC2"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07A2276" w14:textId="77777777" w:rsidR="00E36F0E" w:rsidRDefault="00393DC0" w:rsidP="00E36F0E">
            <w:r>
              <w:t>dnsPref</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888F2AB" w14:textId="77777777" w:rsidR="00E36F0E" w:rsidRPr="00F1221C" w:rsidRDefault="00393DC0" w:rsidP="00E36F0E">
            <w:r w:rsidRPr="00F1221C">
              <w:t>Char Value:0-255</w:t>
            </w:r>
          </w:p>
          <w:p w14:paraId="58D24FE1"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74F48B3" w14:textId="77777777" w:rsidR="00E36F0E" w:rsidRDefault="00393DC0" w:rsidP="00E36F0E">
            <w:pPr>
              <w:rPr>
                <w:rFonts w:cs="Arial"/>
                <w:color w:val="000000"/>
              </w:rPr>
            </w:pPr>
            <w:r>
              <w:rPr>
                <w:rFonts w:cs="Arial"/>
                <w:color w:val="000000"/>
              </w:rPr>
              <w:t>Prefered DNS server</w:t>
            </w:r>
          </w:p>
        </w:tc>
      </w:tr>
      <w:tr w:rsidR="00E36F0E" w:rsidRPr="00C82768" w14:paraId="2A1F9F1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83F691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3AE6DA4"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5B11CD2"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6AB81DF" w14:textId="77777777" w:rsidR="00E36F0E" w:rsidRDefault="00393DC0" w:rsidP="00E36F0E">
            <w:r>
              <w:t>dnsAlt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CA24331" w14:textId="77777777" w:rsidR="00E36F0E" w:rsidRPr="00F1221C" w:rsidRDefault="00393DC0" w:rsidP="00E36F0E">
            <w:r w:rsidRPr="00F1221C">
              <w:t>Char Value:0-255</w:t>
            </w:r>
          </w:p>
          <w:p w14:paraId="57F8A051"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82B2461" w14:textId="77777777" w:rsidR="00E36F0E" w:rsidRDefault="00393DC0" w:rsidP="00E36F0E">
            <w:pPr>
              <w:rPr>
                <w:rFonts w:cs="Arial"/>
                <w:color w:val="000000"/>
              </w:rPr>
            </w:pPr>
            <w:r>
              <w:rPr>
                <w:rFonts w:cs="Arial"/>
                <w:color w:val="000000"/>
              </w:rPr>
              <w:t>Secondary DNS server</w:t>
            </w:r>
          </w:p>
        </w:tc>
      </w:tr>
      <w:tr w:rsidR="00E36F0E" w:rsidRPr="00C82768" w14:paraId="500B932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A2706F4"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642910F" w14:textId="77777777" w:rsidR="00E36F0E" w:rsidRPr="00DA43D2" w:rsidRDefault="00393DC0" w:rsidP="00E36F0E">
            <w:r>
              <w:t>WlanIpv6AddrType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2C3E529"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03B2146"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77849EF"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CB8FE96" w14:textId="77777777" w:rsidR="00E36F0E" w:rsidRPr="0052707D" w:rsidRDefault="00E36F0E" w:rsidP="00E36F0E">
            <w:pPr>
              <w:rPr>
                <w:highlight w:val="yellow"/>
              </w:rPr>
            </w:pPr>
          </w:p>
        </w:tc>
      </w:tr>
      <w:tr w:rsidR="00E36F0E" w:rsidRPr="00C82768" w14:paraId="212338C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7188CF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3E4C51C"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A6A93C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5B4BDAC" w14:textId="77777777" w:rsidR="00E36F0E" w:rsidRDefault="00393DC0" w:rsidP="00E36F0E">
            <w:pPr>
              <w:rPr>
                <w:rFonts w:cs="Arial"/>
                <w:color w:val="000000"/>
              </w:rPr>
            </w:pPr>
            <w:r>
              <w:rPr>
                <w:rFonts w:cs="Arial"/>
                <w:color w:val="000000"/>
              </w:rPr>
              <w:t>WLAN_IPV6_ADDR_MIN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1DD2AAD"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CBB1BB8" w14:textId="77777777" w:rsidR="00E36F0E" w:rsidRPr="0052707D" w:rsidRDefault="00E36F0E" w:rsidP="00E36F0E">
            <w:pPr>
              <w:rPr>
                <w:highlight w:val="yellow"/>
              </w:rPr>
            </w:pPr>
          </w:p>
        </w:tc>
      </w:tr>
      <w:tr w:rsidR="00E36F0E" w:rsidRPr="00C82768" w14:paraId="605BBBC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F455F4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3657A8B"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71AE61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DFAA22E" w14:textId="77777777" w:rsidR="00E36F0E" w:rsidRDefault="00393DC0" w:rsidP="00E36F0E">
            <w:pPr>
              <w:rPr>
                <w:rFonts w:cs="Arial"/>
                <w:color w:val="000000"/>
              </w:rPr>
            </w:pPr>
            <w:r>
              <w:rPr>
                <w:rFonts w:cs="Arial"/>
                <w:color w:val="000000"/>
              </w:rPr>
              <w:t>WLAN_IPV6_ADDR_NONE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32C88AA"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E83C650" w14:textId="77777777" w:rsidR="00E36F0E" w:rsidRDefault="00393DC0" w:rsidP="00E36F0E">
            <w:pPr>
              <w:rPr>
                <w:rFonts w:cs="Arial"/>
                <w:color w:val="000000"/>
              </w:rPr>
            </w:pPr>
            <w:r>
              <w:rPr>
                <w:rFonts w:cs="Arial"/>
                <w:color w:val="000000"/>
              </w:rPr>
              <w:t>No IPv6 Addressing is used</w:t>
            </w:r>
          </w:p>
        </w:tc>
      </w:tr>
      <w:tr w:rsidR="00E36F0E" w:rsidRPr="00C82768" w14:paraId="2E889EA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A3EF35E"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C0B3A96"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5D3535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7325D45" w14:textId="77777777" w:rsidR="00E36F0E" w:rsidRDefault="00393DC0" w:rsidP="00E36F0E">
            <w:pPr>
              <w:rPr>
                <w:rFonts w:cs="Arial"/>
                <w:color w:val="000000"/>
              </w:rPr>
            </w:pPr>
            <w:r>
              <w:rPr>
                <w:rFonts w:cs="Arial"/>
                <w:color w:val="000000"/>
              </w:rPr>
              <w:t>WLAN_IPV6_ADDR_STATIC</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2310059"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CE73FD4" w14:textId="77777777" w:rsidR="00E36F0E" w:rsidRDefault="00393DC0" w:rsidP="00E36F0E">
            <w:pPr>
              <w:rPr>
                <w:rFonts w:cs="Arial"/>
                <w:color w:val="000000"/>
              </w:rPr>
            </w:pPr>
            <w:r>
              <w:rPr>
                <w:rFonts w:cs="Arial"/>
                <w:color w:val="000000"/>
              </w:rPr>
              <w:t>Static IPv6 Address</w:t>
            </w:r>
          </w:p>
        </w:tc>
      </w:tr>
      <w:tr w:rsidR="00E36F0E" w:rsidRPr="00C82768" w14:paraId="6338CBD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A3A4E9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9E506D7"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2442AB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C287D30" w14:textId="77777777" w:rsidR="00E36F0E" w:rsidRDefault="00393DC0" w:rsidP="00E36F0E">
            <w:pPr>
              <w:rPr>
                <w:rFonts w:cs="Arial"/>
                <w:color w:val="000000"/>
              </w:rPr>
            </w:pPr>
            <w:r>
              <w:rPr>
                <w:rFonts w:cs="Arial"/>
                <w:color w:val="000000"/>
              </w:rPr>
              <w:t>WLAN_IPV6_ADDR_MAX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8575CD3"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A90E1F2" w14:textId="77777777" w:rsidR="00E36F0E" w:rsidRPr="0052707D" w:rsidRDefault="00E36F0E" w:rsidP="00E36F0E">
            <w:pPr>
              <w:rPr>
                <w:highlight w:val="yellow"/>
              </w:rPr>
            </w:pPr>
          </w:p>
        </w:tc>
      </w:tr>
      <w:tr w:rsidR="00E36F0E" w:rsidRPr="00C82768" w14:paraId="6AFEFCA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4F0E986"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93B7B2A" w14:textId="77777777" w:rsidR="00E36F0E" w:rsidRPr="00DA43D2" w:rsidRDefault="00393DC0" w:rsidP="00E36F0E">
            <w:r>
              <w:t>WlanIpv6Addr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9F0F104" w14:textId="77777777" w:rsidR="00E36F0E" w:rsidRDefault="00393DC0" w:rsidP="00E36F0E">
            <w:r>
              <w:t>TBD</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B5B22E9"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257133E"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18A201E" w14:textId="77777777" w:rsidR="00E36F0E" w:rsidRPr="0052707D" w:rsidRDefault="00E36F0E" w:rsidP="00E36F0E">
            <w:pPr>
              <w:rPr>
                <w:highlight w:val="yellow"/>
              </w:rPr>
            </w:pPr>
          </w:p>
        </w:tc>
      </w:tr>
      <w:tr w:rsidR="00E36F0E" w:rsidRPr="00C82768" w14:paraId="43188DC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32EB59B"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1F9E4BC" w14:textId="77777777" w:rsidR="00E36F0E" w:rsidRPr="00DA43D2" w:rsidRDefault="00393DC0" w:rsidP="00E36F0E">
            <w:r>
              <w:t>ExclusiveUse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AC8C994"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3E9FEF7"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2E73F84"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C7C9979" w14:textId="77777777" w:rsidR="00E36F0E" w:rsidRPr="0052707D" w:rsidRDefault="00393DC0" w:rsidP="00E36F0E">
            <w:pPr>
              <w:rPr>
                <w:highlight w:val="yellow"/>
              </w:rPr>
            </w:pPr>
            <w:r w:rsidRPr="007164A2">
              <w:t>Exclusive to WIR Client</w:t>
            </w:r>
          </w:p>
        </w:tc>
      </w:tr>
      <w:tr w:rsidR="00E36F0E" w:rsidRPr="00C82768" w14:paraId="472FFD4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004B8F5"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0384D6B" w14:textId="77777777" w:rsidR="00E36F0E" w:rsidRPr="00DA43D2" w:rsidRDefault="00393DC0" w:rsidP="00E36F0E">
            <w:r>
              <w:t>WlanProfileSource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AFEE779"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002F27C"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C1D5D9B"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D9CE5FD" w14:textId="77777777" w:rsidR="00E36F0E" w:rsidRPr="0052707D" w:rsidRDefault="00393DC0" w:rsidP="00E36F0E">
            <w:pPr>
              <w:rPr>
                <w:highlight w:val="yellow"/>
              </w:rPr>
            </w:pPr>
            <w:r w:rsidRPr="007164A2">
              <w:t>Origin of the profile</w:t>
            </w:r>
          </w:p>
        </w:tc>
      </w:tr>
      <w:tr w:rsidR="00E36F0E" w:rsidRPr="00C82768" w14:paraId="0A61826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714ECAE"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8C89F2A"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38EBA77"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5944783" w14:textId="77777777" w:rsidR="00E36F0E" w:rsidRDefault="00393DC0" w:rsidP="00E36F0E">
            <w:pPr>
              <w:rPr>
                <w:rFonts w:cs="Arial"/>
                <w:color w:val="000000"/>
              </w:rPr>
            </w:pPr>
            <w:r>
              <w:rPr>
                <w:rFonts w:cs="Arial"/>
                <w:color w:val="000000"/>
              </w:rPr>
              <w:t>PROFSRC_DEFAULT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4885617"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D5B809B" w14:textId="77777777" w:rsidR="00E36F0E" w:rsidRDefault="00393DC0" w:rsidP="00E36F0E">
            <w:pPr>
              <w:rPr>
                <w:rFonts w:cs="Arial"/>
                <w:color w:val="000000"/>
              </w:rPr>
            </w:pPr>
            <w:r>
              <w:rPr>
                <w:rFonts w:cs="Arial"/>
                <w:color w:val="000000"/>
              </w:rPr>
              <w:t>Default internal</w:t>
            </w:r>
          </w:p>
        </w:tc>
      </w:tr>
      <w:tr w:rsidR="00E36F0E" w:rsidRPr="00C82768" w14:paraId="7C25F7B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9D4062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5FBE4A0"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B7E904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1722944" w14:textId="77777777" w:rsidR="00E36F0E" w:rsidRDefault="00393DC0" w:rsidP="00E36F0E">
            <w:pPr>
              <w:rPr>
                <w:rFonts w:cs="Arial"/>
                <w:color w:val="000000"/>
              </w:rPr>
            </w:pPr>
            <w:r>
              <w:rPr>
                <w:rFonts w:cs="Arial"/>
                <w:color w:val="000000"/>
              </w:rPr>
              <w:t>PROFSRC_HMI</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3A6135B"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5417B5A" w14:textId="77777777" w:rsidR="00E36F0E" w:rsidRDefault="00393DC0" w:rsidP="00E36F0E">
            <w:pPr>
              <w:rPr>
                <w:rFonts w:cs="Arial"/>
                <w:color w:val="000000"/>
              </w:rPr>
            </w:pPr>
            <w:r>
              <w:rPr>
                <w:rFonts w:cs="Arial"/>
                <w:color w:val="000000"/>
              </w:rPr>
              <w:t>HMI/User configured</w:t>
            </w:r>
          </w:p>
        </w:tc>
      </w:tr>
      <w:tr w:rsidR="00E36F0E" w:rsidRPr="00C82768" w14:paraId="1E64C50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79E423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D5FEEB5"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45579B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E2AFA95" w14:textId="77777777" w:rsidR="00E36F0E" w:rsidRDefault="00393DC0" w:rsidP="00E36F0E">
            <w:pPr>
              <w:rPr>
                <w:rFonts w:cs="Arial"/>
                <w:color w:val="000000"/>
              </w:rPr>
            </w:pPr>
            <w:r>
              <w:rPr>
                <w:rFonts w:cs="Arial"/>
                <w:color w:val="000000"/>
              </w:rPr>
              <w:t>PROFSRC_CLOUD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1DBFA33"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F1A48BA" w14:textId="77777777" w:rsidR="00E36F0E" w:rsidRDefault="00393DC0" w:rsidP="00E36F0E">
            <w:pPr>
              <w:rPr>
                <w:rFonts w:cs="Arial"/>
                <w:color w:val="000000"/>
              </w:rPr>
            </w:pPr>
            <w:r>
              <w:rPr>
                <w:rFonts w:cs="Arial"/>
                <w:color w:val="000000"/>
              </w:rPr>
              <w:t>Cloud pushed</w:t>
            </w:r>
          </w:p>
        </w:tc>
      </w:tr>
      <w:tr w:rsidR="00E36F0E" w:rsidRPr="00C82768" w14:paraId="5F13F00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AE6DBD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58C48C1"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1CFEDC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0E2BB92" w14:textId="77777777" w:rsidR="00E36F0E" w:rsidRDefault="00393DC0" w:rsidP="00E36F0E">
            <w:pPr>
              <w:rPr>
                <w:rFonts w:cs="Arial"/>
                <w:color w:val="000000"/>
              </w:rPr>
            </w:pPr>
            <w:r>
              <w:rPr>
                <w:rFonts w:cs="Arial"/>
                <w:color w:val="000000"/>
              </w:rPr>
              <w:t>PROFSRC_SPECIAL</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542B1AC"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AA6E109" w14:textId="77777777" w:rsidR="00E36F0E" w:rsidRDefault="00393DC0" w:rsidP="00E36F0E">
            <w:pPr>
              <w:rPr>
                <w:rFonts w:cs="Arial"/>
                <w:color w:val="000000"/>
              </w:rPr>
            </w:pPr>
            <w:r>
              <w:rPr>
                <w:rFonts w:cs="Arial"/>
                <w:color w:val="000000"/>
              </w:rPr>
              <w:t>Special Intent</w:t>
            </w:r>
          </w:p>
        </w:tc>
      </w:tr>
      <w:tr w:rsidR="00E36F0E" w:rsidRPr="00C82768" w14:paraId="7E3170B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AEC53F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75E54F7"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8EE7BF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015C243" w14:textId="77777777" w:rsidR="00E36F0E" w:rsidRDefault="00393DC0" w:rsidP="00E36F0E">
            <w:pPr>
              <w:rPr>
                <w:rFonts w:cs="Arial"/>
                <w:color w:val="000000"/>
              </w:rPr>
            </w:pPr>
            <w:r>
              <w:rPr>
                <w:rFonts w:cs="Arial"/>
                <w:color w:val="000000"/>
              </w:rPr>
              <w:t>PROFSRC_PROV</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DCA6BF8"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99CC4AA" w14:textId="77777777" w:rsidR="00E36F0E" w:rsidRDefault="00393DC0" w:rsidP="00E36F0E">
            <w:pPr>
              <w:rPr>
                <w:rFonts w:cs="Arial"/>
                <w:color w:val="000000"/>
              </w:rPr>
            </w:pPr>
            <w:r>
              <w:rPr>
                <w:rFonts w:cs="Arial"/>
                <w:color w:val="000000"/>
              </w:rPr>
              <w:t>EOL provisioned</w:t>
            </w:r>
          </w:p>
        </w:tc>
      </w:tr>
      <w:tr w:rsidR="00E36F0E" w:rsidRPr="00C82768" w14:paraId="2739A87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9BF11B3"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216D06D" w14:textId="77777777" w:rsidR="00E36F0E" w:rsidRPr="00DA43D2" w:rsidRDefault="00393DC0" w:rsidP="00E36F0E">
            <w:r>
              <w:t>timestamp</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046BB9F" w14:textId="77777777" w:rsidR="00E36F0E" w:rsidRDefault="00393DC0" w:rsidP="00E36F0E">
            <w:r>
              <w:t>Int64</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49863F5" w14:textId="77777777" w:rsidR="00E36F0E" w:rsidRPr="007164A2"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53F7363" w14:textId="77777777" w:rsidR="00E36F0E" w:rsidRDefault="00393DC0" w:rsidP="00E36F0E">
            <w:r>
              <w:t>0-18446744073709551615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E3A8CD4" w14:textId="77777777" w:rsidR="00E36F0E" w:rsidRPr="0052707D" w:rsidRDefault="00393DC0" w:rsidP="00E36F0E">
            <w:pPr>
              <w:rPr>
                <w:highlight w:val="yellow"/>
              </w:rPr>
            </w:pPr>
            <w:r w:rsidRPr="007164A2">
              <w:t>Last known time stamp</w:t>
            </w:r>
          </w:p>
        </w:tc>
      </w:tr>
      <w:tr w:rsidR="00E36F0E" w:rsidRPr="00C82768" w14:paraId="5F5B348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A018678"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790993C" w14:textId="77777777" w:rsidR="00E36F0E" w:rsidRPr="00DA43D2" w:rsidRDefault="00393DC0" w:rsidP="00E36F0E">
            <w:r>
              <w:t>hidden</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153855C"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C301035"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AEAAFC6"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86615B2" w14:textId="77777777" w:rsidR="00E36F0E" w:rsidRPr="0052707D" w:rsidRDefault="00393DC0" w:rsidP="00E36F0E">
            <w:pPr>
              <w:rPr>
                <w:highlight w:val="yellow"/>
              </w:rPr>
            </w:pPr>
            <w:r w:rsidRPr="007164A2">
              <w:t>Hidden AP</w:t>
            </w:r>
          </w:p>
        </w:tc>
      </w:tr>
    </w:tbl>
    <w:p w14:paraId="48FB7B08" w14:textId="77777777" w:rsidR="00E36F0E" w:rsidRDefault="00E36F0E"/>
    <w:p w14:paraId="237F27E6" w14:textId="607E0F09" w:rsidR="00E36F0E" w:rsidRDefault="00393DC0" w:rsidP="00506E2F">
      <w:pPr>
        <w:pStyle w:val="Heading4"/>
      </w:pPr>
      <w:r w:rsidRPr="00B9479B">
        <w:t>MD-REQ-380308/A-ConnectionStatus</w:t>
      </w:r>
    </w:p>
    <w:p w14:paraId="536F9FDD" w14:textId="77777777" w:rsidR="00E36F0E" w:rsidRPr="00B01A09"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connection status</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5811BE03"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7C54B0DB" w14:textId="77777777" w:rsidR="00E36F0E" w:rsidRPr="00C82768" w:rsidRDefault="00E36F0E" w:rsidP="00E36F0E">
            <w:pPr>
              <w:spacing w:line="256" w:lineRule="auto"/>
              <w:rPr>
                <w:sz w:val="8"/>
              </w:rPr>
            </w:pPr>
          </w:p>
        </w:tc>
      </w:tr>
      <w:tr w:rsidR="00E36F0E" w:rsidRPr="00C82768" w14:paraId="0EFE1C2A"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3BB36E0E"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6D91D750" w14:textId="77777777" w:rsidR="00E36F0E" w:rsidRPr="00C82768" w:rsidRDefault="00393DC0" w:rsidP="00E36F0E">
            <w:pPr>
              <w:spacing w:line="256" w:lineRule="auto"/>
            </w:pPr>
            <w:r w:rsidRPr="00DA32BB">
              <w:t>One-Shot (</w:t>
            </w:r>
            <w:r>
              <w:t>A-Synch)</w:t>
            </w:r>
          </w:p>
        </w:tc>
      </w:tr>
      <w:tr w:rsidR="00E36F0E" w:rsidRPr="00C82768" w14:paraId="6DEB895C"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458B33BA"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084C3074" w14:textId="77777777" w:rsidR="00E36F0E" w:rsidRPr="00C82768" w:rsidRDefault="00393DC0" w:rsidP="00E36F0E">
            <w:pPr>
              <w:spacing w:line="256" w:lineRule="auto"/>
            </w:pPr>
            <w:r w:rsidRPr="00C82768">
              <w:t>Default</w:t>
            </w:r>
          </w:p>
        </w:tc>
      </w:tr>
      <w:tr w:rsidR="00E36F0E" w:rsidRPr="00C82768" w14:paraId="2A4BF1D4"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0001899C"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5608CA76" w14:textId="77777777" w:rsidR="00E36F0E" w:rsidRPr="00C82768" w:rsidRDefault="00393DC0" w:rsidP="00E36F0E">
            <w:pPr>
              <w:spacing w:line="256" w:lineRule="auto"/>
            </w:pPr>
            <w:r w:rsidRPr="00C82768">
              <w:t>No</w:t>
            </w:r>
          </w:p>
        </w:tc>
      </w:tr>
      <w:tr w:rsidR="00E36F0E" w:rsidRPr="00C82768" w14:paraId="2BF789AD"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3E891500" w14:textId="77777777" w:rsidR="00E36F0E" w:rsidRPr="00C82768" w:rsidRDefault="00E36F0E" w:rsidP="00E36F0E">
            <w:pPr>
              <w:spacing w:line="256" w:lineRule="auto"/>
              <w:rPr>
                <w:sz w:val="8"/>
              </w:rPr>
            </w:pPr>
          </w:p>
        </w:tc>
      </w:tr>
      <w:tr w:rsidR="00E36F0E" w:rsidRPr="00C82768" w14:paraId="3CC558D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5269822C"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34B3A109"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6A35A1F2"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692AC4A"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3E85185"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28C55D3" w14:textId="77777777" w:rsidR="00E36F0E" w:rsidRPr="00C82768" w:rsidRDefault="00393DC0" w:rsidP="00E36F0E">
            <w:pPr>
              <w:rPr>
                <w:b/>
              </w:rPr>
            </w:pPr>
            <w:r w:rsidRPr="00C82768">
              <w:rPr>
                <w:b/>
              </w:rPr>
              <w:t>Description</w:t>
            </w:r>
          </w:p>
        </w:tc>
      </w:tr>
      <w:tr w:rsidR="00E36F0E" w:rsidRPr="00C82768" w14:paraId="1A621DCA"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79ED299B" w14:textId="77777777" w:rsidR="00E36F0E" w:rsidRPr="00C82768" w:rsidRDefault="00393DC0" w:rsidP="00E36F0E">
            <w:pPr>
              <w:rPr>
                <w:b/>
              </w:rPr>
            </w:pPr>
            <w:r w:rsidRPr="00C82768">
              <w:rPr>
                <w:b/>
              </w:rPr>
              <w:t>Request</w:t>
            </w:r>
          </w:p>
        </w:tc>
      </w:tr>
      <w:tr w:rsidR="00E36F0E" w:rsidRPr="00C82768" w14:paraId="7189787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11D993D"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278C7E3F" w14:textId="77777777" w:rsidR="00E36F0E" w:rsidRPr="00C82768" w:rsidRDefault="00393DC0" w:rsidP="00E36F0E">
            <w:r>
              <w:t>ssid</w:t>
            </w:r>
          </w:p>
        </w:tc>
        <w:tc>
          <w:tcPr>
            <w:tcW w:w="900" w:type="dxa"/>
            <w:tcBorders>
              <w:top w:val="single" w:sz="4" w:space="0" w:color="auto"/>
              <w:left w:val="single" w:sz="4" w:space="0" w:color="auto"/>
              <w:bottom w:val="single" w:sz="4" w:space="0" w:color="auto"/>
              <w:right w:val="single" w:sz="4" w:space="0" w:color="auto"/>
            </w:tcBorders>
          </w:tcPr>
          <w:p w14:paraId="53D3FC7F"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068A642A"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06315270" w14:textId="77777777" w:rsidR="00E36F0E" w:rsidRPr="00F1221C" w:rsidRDefault="00393DC0" w:rsidP="00E36F0E">
            <w:r w:rsidRPr="00F1221C">
              <w:t>Char Value:0-255</w:t>
            </w:r>
          </w:p>
          <w:p w14:paraId="2D34487D"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49CDA6EC" w14:textId="77777777" w:rsidR="00E36F0E" w:rsidRPr="00C82768" w:rsidRDefault="00393DC0" w:rsidP="00E36F0E">
            <w:r>
              <w:t>SSID</w:t>
            </w:r>
          </w:p>
        </w:tc>
      </w:tr>
      <w:tr w:rsidR="00E36F0E" w:rsidRPr="00C82768" w14:paraId="6EEA778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1DF20B5"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27F69181" w14:textId="77777777" w:rsidR="00E36F0E" w:rsidRDefault="00393DC0" w:rsidP="00E36F0E">
            <w:r>
              <w:t>bssid</w:t>
            </w:r>
          </w:p>
        </w:tc>
        <w:tc>
          <w:tcPr>
            <w:tcW w:w="900" w:type="dxa"/>
            <w:tcBorders>
              <w:top w:val="single" w:sz="4" w:space="0" w:color="auto"/>
              <w:left w:val="single" w:sz="4" w:space="0" w:color="auto"/>
              <w:bottom w:val="single" w:sz="4" w:space="0" w:color="auto"/>
              <w:right w:val="single" w:sz="4" w:space="0" w:color="auto"/>
            </w:tcBorders>
          </w:tcPr>
          <w:p w14:paraId="3938BBDC"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508BB106" w14:textId="77777777" w:rsidR="00E36F0E" w:rsidRPr="0011264E" w:rsidRDefault="00393DC0" w:rsidP="00E36F0E">
            <w:r w:rsidRPr="0011264E">
              <w:t>-</w:t>
            </w:r>
            <w:r>
              <w:t xml:space="preserve"> </w:t>
            </w:r>
          </w:p>
        </w:tc>
        <w:tc>
          <w:tcPr>
            <w:tcW w:w="1170" w:type="dxa"/>
            <w:tcBorders>
              <w:top w:val="single" w:sz="4" w:space="0" w:color="auto"/>
              <w:left w:val="single" w:sz="4" w:space="0" w:color="auto"/>
              <w:bottom w:val="single" w:sz="4" w:space="0" w:color="auto"/>
              <w:right w:val="single" w:sz="4" w:space="0" w:color="auto"/>
            </w:tcBorders>
          </w:tcPr>
          <w:p w14:paraId="1A1325AC" w14:textId="77777777" w:rsidR="00E36F0E" w:rsidRPr="00F1221C" w:rsidRDefault="00393DC0" w:rsidP="00E36F0E">
            <w:r w:rsidRPr="00F1221C">
              <w:t>Char Value:0-255</w:t>
            </w:r>
          </w:p>
          <w:p w14:paraId="6B98FFF0"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679F8CD3" w14:textId="77777777" w:rsidR="00E36F0E" w:rsidRDefault="00393DC0" w:rsidP="00E36F0E">
            <w:r>
              <w:t>BSSID, MAC address</w:t>
            </w:r>
          </w:p>
        </w:tc>
      </w:tr>
      <w:tr w:rsidR="00E36F0E" w:rsidRPr="00C82768" w14:paraId="79B0A3A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3F97AEC" w14:textId="77777777" w:rsidR="00E36F0E" w:rsidRPr="00C82768" w:rsidRDefault="00393DC0" w:rsidP="00E36F0E">
            <w:pPr>
              <w:jc w:val="center"/>
            </w:pPr>
            <w:r>
              <w:lastRenderedPageBreak/>
              <w:t>R</w:t>
            </w:r>
          </w:p>
        </w:tc>
        <w:tc>
          <w:tcPr>
            <w:tcW w:w="2353" w:type="dxa"/>
            <w:gridSpan w:val="2"/>
            <w:tcBorders>
              <w:top w:val="single" w:sz="4" w:space="0" w:color="auto"/>
              <w:left w:val="single" w:sz="4" w:space="0" w:color="auto"/>
              <w:bottom w:val="single" w:sz="4" w:space="0" w:color="auto"/>
              <w:right w:val="single" w:sz="4" w:space="0" w:color="auto"/>
            </w:tcBorders>
          </w:tcPr>
          <w:p w14:paraId="04ED7ECA" w14:textId="77777777" w:rsidR="00E36F0E" w:rsidRDefault="00393DC0" w:rsidP="00E36F0E">
            <w:r>
              <w:t>ifId</w:t>
            </w:r>
          </w:p>
        </w:tc>
        <w:tc>
          <w:tcPr>
            <w:tcW w:w="900" w:type="dxa"/>
            <w:tcBorders>
              <w:top w:val="single" w:sz="4" w:space="0" w:color="auto"/>
              <w:left w:val="single" w:sz="4" w:space="0" w:color="auto"/>
              <w:bottom w:val="single" w:sz="4" w:space="0" w:color="auto"/>
              <w:right w:val="single" w:sz="4" w:space="0" w:color="auto"/>
            </w:tcBorders>
          </w:tcPr>
          <w:p w14:paraId="2625B0B3" w14:textId="77777777" w:rsidR="00E36F0E"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tcPr>
          <w:p w14:paraId="0EF8880A"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6F87A645" w14:textId="77777777" w:rsidR="00E36F0E" w:rsidRPr="0011264E"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tcPr>
          <w:p w14:paraId="42029F93" w14:textId="77777777" w:rsidR="00E36F0E" w:rsidRDefault="00393DC0" w:rsidP="00E36F0E">
            <w:r>
              <w:t>Interface ID</w:t>
            </w:r>
          </w:p>
        </w:tc>
      </w:tr>
      <w:tr w:rsidR="00E36F0E" w:rsidRPr="00C82768" w14:paraId="18D5F895"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0882B13C" w14:textId="77777777" w:rsidR="00E36F0E" w:rsidRPr="00C82768" w:rsidRDefault="00393DC0" w:rsidP="00E36F0E">
            <w:r w:rsidRPr="00C82768">
              <w:rPr>
                <w:b/>
              </w:rPr>
              <w:t>Response</w:t>
            </w:r>
          </w:p>
        </w:tc>
      </w:tr>
      <w:tr w:rsidR="00E36F0E" w:rsidRPr="00C82768" w14:paraId="7D4E4CF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3AE1EEE"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9E57025" w14:textId="77777777" w:rsidR="00E36F0E" w:rsidRDefault="00393DC0" w:rsidP="00E36F0E">
            <w:r>
              <w:t>WlanRet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20C138E"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4571FCE"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D6BE6EC"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F86B158" w14:textId="77777777" w:rsidR="00E36F0E" w:rsidRDefault="00E36F0E" w:rsidP="00E36F0E"/>
        </w:tc>
      </w:tr>
      <w:tr w:rsidR="00E36F0E" w:rsidRPr="00C82768" w14:paraId="42A093D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FEC85D0"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FD658CC"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D197AF4"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58EAB66" w14:textId="77777777" w:rsidR="00E36F0E" w:rsidRPr="00C82768" w:rsidRDefault="00393DC0" w:rsidP="00E36F0E">
            <w:r>
              <w:t>WLAN_ERROR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D5229D7" w14:textId="77777777" w:rsidR="00E36F0E" w:rsidRPr="008127A4"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41C0961" w14:textId="77777777" w:rsidR="00E36F0E" w:rsidRDefault="00393DC0" w:rsidP="00E36F0E">
            <w:r>
              <w:t>Error/Failure</w:t>
            </w:r>
          </w:p>
        </w:tc>
      </w:tr>
      <w:tr w:rsidR="00E36F0E" w:rsidRPr="00C82768" w14:paraId="7873C1E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554BBDB"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EB79A19"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49F8D3F"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7FA6D66" w14:textId="77777777" w:rsidR="00E36F0E" w:rsidRPr="00C82768" w:rsidRDefault="00393DC0" w:rsidP="00E36F0E">
            <w:r>
              <w:t>WLAN_SUCCESS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D43AEC7" w14:textId="77777777" w:rsidR="00E36F0E" w:rsidRPr="008127A4"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895087F" w14:textId="77777777" w:rsidR="00E36F0E" w:rsidRDefault="00393DC0" w:rsidP="00E36F0E">
            <w:r>
              <w:t>Success</w:t>
            </w:r>
          </w:p>
        </w:tc>
      </w:tr>
      <w:tr w:rsidR="00E36F0E" w:rsidRPr="00C82768" w14:paraId="1EB847B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BE1DB76"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2AD081E" w14:textId="77777777" w:rsidR="00E36F0E" w:rsidRPr="00C82768" w:rsidRDefault="00393DC0" w:rsidP="00E36F0E">
            <w:r>
              <w:t>ssid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31D6753"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A11C1E1"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647AFC7" w14:textId="77777777" w:rsidR="00E36F0E" w:rsidRPr="00F1221C" w:rsidRDefault="00393DC0" w:rsidP="00E36F0E">
            <w:r w:rsidRPr="00F1221C">
              <w:t>Char Value:0-255</w:t>
            </w:r>
          </w:p>
          <w:p w14:paraId="272F335F"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8D28154" w14:textId="77777777" w:rsidR="00E36F0E" w:rsidRPr="00C82768" w:rsidRDefault="00393DC0" w:rsidP="00E36F0E">
            <w:r>
              <w:t>SSID</w:t>
            </w:r>
          </w:p>
        </w:tc>
      </w:tr>
      <w:tr w:rsidR="00E36F0E" w:rsidRPr="00C82768" w14:paraId="07A3DFD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EA4D76F"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4E97286" w14:textId="77777777" w:rsidR="00E36F0E" w:rsidRDefault="00393DC0" w:rsidP="00E36F0E">
            <w:r>
              <w:t>bssid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ADB572B"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BABFA51" w14:textId="77777777" w:rsidR="00E36F0E" w:rsidRPr="0011264E" w:rsidRDefault="00393DC0" w:rsidP="00E36F0E">
            <w:r w:rsidRPr="0011264E">
              <w:t>-</w:t>
            </w:r>
            <w:r>
              <w:t xml:space="preserve"> </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FAECC45" w14:textId="77777777" w:rsidR="00E36F0E" w:rsidRPr="00F1221C" w:rsidRDefault="00393DC0" w:rsidP="00E36F0E">
            <w:r w:rsidRPr="00F1221C">
              <w:t>Char Value:0-255</w:t>
            </w:r>
          </w:p>
          <w:p w14:paraId="0FDF3A8D"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1D5F1A4" w14:textId="77777777" w:rsidR="00E36F0E" w:rsidRDefault="00393DC0" w:rsidP="00E36F0E">
            <w:r>
              <w:t>BSSID, MAC address</w:t>
            </w:r>
          </w:p>
        </w:tc>
      </w:tr>
      <w:tr w:rsidR="00E36F0E" w:rsidRPr="00C82768" w14:paraId="7F0A7C3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4CE3A75"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6A569B1" w14:textId="77777777" w:rsidR="00E36F0E" w:rsidRDefault="00393DC0" w:rsidP="00E36F0E">
            <w:r w:rsidRPr="00DA43D2">
              <w:t>Wlan</w:t>
            </w:r>
            <w:r>
              <w:t>StaConnState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2D49C07"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172B047"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7E177D3"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FBE9FEF" w14:textId="77777777" w:rsidR="00E36F0E" w:rsidRDefault="00E36F0E" w:rsidP="00E36F0E">
            <w:pPr>
              <w:rPr>
                <w:rFonts w:cs="Arial"/>
                <w:color w:val="000000"/>
                <w:szCs w:val="20"/>
              </w:rPr>
            </w:pPr>
          </w:p>
        </w:tc>
      </w:tr>
      <w:tr w:rsidR="00E36F0E" w:rsidRPr="00C82768" w14:paraId="3204703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04B8B6A"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D304815"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04A4105"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BAD2C2A" w14:textId="77777777" w:rsidR="00E36F0E" w:rsidRDefault="00393DC0" w:rsidP="00E36F0E">
            <w:pPr>
              <w:rPr>
                <w:rFonts w:cs="Arial"/>
                <w:color w:val="000000"/>
                <w:szCs w:val="20"/>
              </w:rPr>
            </w:pPr>
            <w:r>
              <w:rPr>
                <w:rFonts w:cs="Arial"/>
                <w:color w:val="000000"/>
                <w:szCs w:val="20"/>
              </w:rPr>
              <w:t>WLAN_STA_CON_STATE_DISCONNECTED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D842ECF" w14:textId="77777777" w:rsidR="00E36F0E" w:rsidRDefault="00393DC0" w:rsidP="00E36F0E">
            <w:pPr>
              <w:rPr>
                <w:rFonts w:cs="Arial"/>
                <w:color w:val="000000"/>
                <w:szCs w:val="20"/>
              </w:rPr>
            </w:pPr>
            <w:r>
              <w:rPr>
                <w:rFonts w:cs="Arial"/>
                <w:color w:val="000000"/>
                <w:szCs w:val="20"/>
              </w:rP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304963D" w14:textId="77777777" w:rsidR="00E36F0E" w:rsidRDefault="00393DC0" w:rsidP="00E36F0E">
            <w:pPr>
              <w:rPr>
                <w:rFonts w:cs="Arial"/>
                <w:color w:val="000000"/>
                <w:szCs w:val="20"/>
              </w:rPr>
            </w:pPr>
            <w:r>
              <w:rPr>
                <w:rFonts w:cs="Arial"/>
                <w:color w:val="000000"/>
                <w:szCs w:val="20"/>
              </w:rPr>
              <w:t>Disconnected</w:t>
            </w:r>
          </w:p>
        </w:tc>
      </w:tr>
      <w:tr w:rsidR="00E36F0E" w:rsidRPr="00C82768" w14:paraId="2A82204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F5291F9"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DB6F80A"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F5677C3"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33D75C4" w14:textId="77777777" w:rsidR="00E36F0E" w:rsidRDefault="00393DC0" w:rsidP="00E36F0E">
            <w:pPr>
              <w:rPr>
                <w:rFonts w:cs="Arial"/>
                <w:color w:val="000000"/>
                <w:szCs w:val="20"/>
              </w:rPr>
            </w:pPr>
            <w:r>
              <w:rPr>
                <w:rFonts w:cs="Arial"/>
                <w:color w:val="000000"/>
                <w:szCs w:val="20"/>
              </w:rPr>
              <w:t>WLAN_STA_CON_STATE_WPS_ACTIVE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7DBB8D8" w14:textId="77777777" w:rsidR="00E36F0E" w:rsidRDefault="00393DC0" w:rsidP="00E36F0E">
            <w:pPr>
              <w:rPr>
                <w:rFonts w:cs="Arial"/>
                <w:color w:val="000000"/>
                <w:szCs w:val="20"/>
              </w:rPr>
            </w:pPr>
            <w:r>
              <w:rPr>
                <w:rFonts w:cs="Arial"/>
                <w:color w:val="000000"/>
                <w:szCs w:val="20"/>
              </w:rP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34F0BBD" w14:textId="77777777" w:rsidR="00E36F0E" w:rsidRDefault="00393DC0" w:rsidP="00E36F0E">
            <w:pPr>
              <w:rPr>
                <w:rFonts w:cs="Arial"/>
                <w:color w:val="000000"/>
                <w:szCs w:val="20"/>
              </w:rPr>
            </w:pPr>
            <w:r>
              <w:rPr>
                <w:rFonts w:cs="Arial"/>
                <w:color w:val="000000"/>
                <w:szCs w:val="20"/>
              </w:rPr>
              <w:t>WPS pending</w:t>
            </w:r>
          </w:p>
        </w:tc>
      </w:tr>
      <w:tr w:rsidR="00E36F0E" w:rsidRPr="00C82768" w14:paraId="46DB037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D1C7292"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76428C7"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87D16AF"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1DC20DA" w14:textId="77777777" w:rsidR="00E36F0E" w:rsidRDefault="00393DC0" w:rsidP="00E36F0E">
            <w:pPr>
              <w:rPr>
                <w:rFonts w:cs="Arial"/>
                <w:color w:val="000000"/>
                <w:szCs w:val="20"/>
              </w:rPr>
            </w:pPr>
            <w:r>
              <w:rPr>
                <w:rFonts w:cs="Arial"/>
                <w:color w:val="000000"/>
                <w:szCs w:val="20"/>
              </w:rPr>
              <w:t>WLAN_STA_CON_STATE_ASSOCIATING</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4E50689" w14:textId="77777777" w:rsidR="00E36F0E" w:rsidRDefault="00393DC0" w:rsidP="00E36F0E">
            <w:pPr>
              <w:rPr>
                <w:rFonts w:cs="Arial"/>
                <w:color w:val="000000"/>
                <w:szCs w:val="20"/>
              </w:rPr>
            </w:pPr>
            <w:r>
              <w:rPr>
                <w:rFonts w:cs="Arial"/>
                <w:color w:val="000000"/>
                <w:szCs w:val="20"/>
              </w:rP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138B095" w14:textId="77777777" w:rsidR="00E36F0E" w:rsidRDefault="00393DC0" w:rsidP="00E36F0E">
            <w:pPr>
              <w:rPr>
                <w:rFonts w:cs="Arial"/>
                <w:color w:val="000000"/>
                <w:szCs w:val="20"/>
              </w:rPr>
            </w:pPr>
            <w:r>
              <w:rPr>
                <w:rFonts w:cs="Arial"/>
                <w:color w:val="000000"/>
                <w:szCs w:val="20"/>
              </w:rPr>
              <w:t>Associating</w:t>
            </w:r>
          </w:p>
        </w:tc>
      </w:tr>
      <w:tr w:rsidR="00E36F0E" w:rsidRPr="00C82768" w14:paraId="371A6C1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B1FF28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3A8BF4C"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BBFA9A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2DCBDB0" w14:textId="77777777" w:rsidR="00E36F0E" w:rsidRDefault="00393DC0" w:rsidP="00E36F0E">
            <w:pPr>
              <w:rPr>
                <w:rFonts w:cs="Arial"/>
                <w:color w:val="000000"/>
                <w:szCs w:val="20"/>
              </w:rPr>
            </w:pPr>
            <w:r>
              <w:rPr>
                <w:rFonts w:cs="Arial"/>
                <w:color w:val="000000"/>
                <w:szCs w:val="20"/>
              </w:rPr>
              <w:t>WLAN_STA_CON_STATE_IP_ADDRESSING</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9660E76" w14:textId="77777777" w:rsidR="00E36F0E" w:rsidRDefault="00393DC0" w:rsidP="00E36F0E">
            <w:pPr>
              <w:rPr>
                <w:rFonts w:cs="Arial"/>
                <w:color w:val="000000"/>
                <w:szCs w:val="20"/>
              </w:rPr>
            </w:pPr>
            <w:r>
              <w:rPr>
                <w:rFonts w:cs="Arial"/>
                <w:color w:val="000000"/>
                <w:szCs w:val="20"/>
              </w:rP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B4592B7" w14:textId="77777777" w:rsidR="00E36F0E" w:rsidRDefault="00393DC0" w:rsidP="00E36F0E">
            <w:pPr>
              <w:rPr>
                <w:rFonts w:cs="Arial"/>
                <w:color w:val="000000"/>
                <w:szCs w:val="20"/>
              </w:rPr>
            </w:pPr>
            <w:r>
              <w:rPr>
                <w:rFonts w:cs="Arial"/>
                <w:color w:val="000000"/>
                <w:szCs w:val="20"/>
              </w:rPr>
              <w:t>Getting IP address</w:t>
            </w:r>
          </w:p>
        </w:tc>
      </w:tr>
      <w:tr w:rsidR="00E36F0E" w:rsidRPr="00C82768" w14:paraId="06C32CE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BB29BA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E095C6F"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82BEC3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8119DF2" w14:textId="77777777" w:rsidR="00E36F0E" w:rsidRDefault="00393DC0" w:rsidP="00E36F0E">
            <w:pPr>
              <w:rPr>
                <w:rFonts w:cs="Arial"/>
                <w:color w:val="000000"/>
                <w:szCs w:val="20"/>
              </w:rPr>
            </w:pPr>
            <w:r>
              <w:rPr>
                <w:rFonts w:cs="Arial"/>
                <w:color w:val="000000"/>
                <w:szCs w:val="20"/>
              </w:rPr>
              <w:t>WLAN_STA_CON_STATE_CONNECTED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6E52DF3" w14:textId="77777777" w:rsidR="00E36F0E" w:rsidRDefault="00393DC0" w:rsidP="00E36F0E">
            <w:pPr>
              <w:rPr>
                <w:rFonts w:cs="Arial"/>
                <w:color w:val="000000"/>
                <w:szCs w:val="20"/>
              </w:rPr>
            </w:pPr>
            <w:r>
              <w:rPr>
                <w:rFonts w:cs="Arial"/>
                <w:color w:val="000000"/>
                <w:szCs w:val="20"/>
              </w:rP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1207F5E" w14:textId="77777777" w:rsidR="00E36F0E" w:rsidRDefault="00393DC0" w:rsidP="00E36F0E">
            <w:pPr>
              <w:rPr>
                <w:rFonts w:cs="Arial"/>
                <w:color w:val="000000"/>
                <w:szCs w:val="20"/>
              </w:rPr>
            </w:pPr>
            <w:r>
              <w:rPr>
                <w:rFonts w:cs="Arial"/>
                <w:color w:val="000000"/>
                <w:szCs w:val="20"/>
              </w:rPr>
              <w:t>Connected</w:t>
            </w:r>
          </w:p>
        </w:tc>
      </w:tr>
      <w:tr w:rsidR="00E36F0E" w:rsidRPr="00C82768" w14:paraId="0C9146B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89ED8E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0F43C8F"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4C41297"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10A0020" w14:textId="77777777" w:rsidR="00E36F0E" w:rsidRDefault="00393DC0" w:rsidP="00E36F0E">
            <w:pPr>
              <w:rPr>
                <w:rFonts w:cs="Arial"/>
                <w:color w:val="000000"/>
                <w:szCs w:val="20"/>
              </w:rPr>
            </w:pPr>
            <w:r>
              <w:rPr>
                <w:rFonts w:cs="Arial"/>
                <w:color w:val="000000"/>
                <w:szCs w:val="20"/>
              </w:rPr>
              <w:t>WLAN_STA_CON_STATE_DISCONNECTING</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7B39A39" w14:textId="77777777" w:rsidR="00E36F0E" w:rsidRDefault="00393DC0" w:rsidP="00E36F0E">
            <w:pPr>
              <w:rPr>
                <w:rFonts w:cs="Arial"/>
                <w:color w:val="000000"/>
                <w:szCs w:val="20"/>
              </w:rPr>
            </w:pPr>
            <w:r>
              <w:rPr>
                <w:rFonts w:cs="Arial"/>
                <w:color w:val="000000"/>
                <w:szCs w:val="20"/>
              </w:rPr>
              <w:t>0x5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0306B4C" w14:textId="77777777" w:rsidR="00E36F0E" w:rsidRDefault="00393DC0" w:rsidP="00E36F0E">
            <w:pPr>
              <w:rPr>
                <w:rFonts w:cs="Arial"/>
                <w:color w:val="000000"/>
                <w:szCs w:val="20"/>
              </w:rPr>
            </w:pPr>
            <w:r>
              <w:rPr>
                <w:rFonts w:cs="Arial"/>
                <w:color w:val="000000"/>
                <w:szCs w:val="20"/>
              </w:rPr>
              <w:t>Disconnecting</w:t>
            </w:r>
          </w:p>
        </w:tc>
      </w:tr>
      <w:tr w:rsidR="00E36F0E" w:rsidRPr="00C82768" w14:paraId="27BF987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C52709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1B5F45F"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C6CBE18"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2C599E6" w14:textId="77777777" w:rsidR="00E36F0E" w:rsidRDefault="00393DC0" w:rsidP="00E36F0E">
            <w:pPr>
              <w:rPr>
                <w:rFonts w:cs="Arial"/>
                <w:color w:val="000000"/>
                <w:szCs w:val="20"/>
              </w:rPr>
            </w:pPr>
            <w:r>
              <w:rPr>
                <w:rFonts w:cs="Arial"/>
                <w:color w:val="000000"/>
                <w:szCs w:val="20"/>
              </w:rPr>
              <w:t>WLAN_STA_CON_STATE_AUTHERROR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1ADFE13" w14:textId="77777777" w:rsidR="00E36F0E" w:rsidRDefault="00393DC0" w:rsidP="00E36F0E">
            <w:pPr>
              <w:rPr>
                <w:rFonts w:cs="Arial"/>
                <w:color w:val="000000"/>
                <w:szCs w:val="20"/>
              </w:rPr>
            </w:pPr>
            <w:r>
              <w:rPr>
                <w:rFonts w:cs="Arial"/>
                <w:color w:val="000000"/>
                <w:szCs w:val="20"/>
              </w:rPr>
              <w:t>0x6</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AF8D993" w14:textId="77777777" w:rsidR="00E36F0E" w:rsidRDefault="00393DC0" w:rsidP="00E36F0E">
            <w:pPr>
              <w:rPr>
                <w:rFonts w:cs="Arial"/>
                <w:color w:val="000000"/>
                <w:szCs w:val="20"/>
              </w:rPr>
            </w:pPr>
            <w:r>
              <w:rPr>
                <w:rFonts w:cs="Arial"/>
                <w:color w:val="000000"/>
                <w:szCs w:val="20"/>
              </w:rPr>
              <w:t>Authentication error</w:t>
            </w:r>
          </w:p>
        </w:tc>
      </w:tr>
      <w:tr w:rsidR="00E36F0E" w:rsidRPr="00C82768" w14:paraId="6B98180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C4A0D8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FF632F6"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30DDA5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57D0BD3" w14:textId="77777777" w:rsidR="00E36F0E" w:rsidRDefault="00393DC0" w:rsidP="00E36F0E">
            <w:pPr>
              <w:rPr>
                <w:rFonts w:cs="Arial"/>
                <w:color w:val="000000"/>
                <w:szCs w:val="20"/>
              </w:rPr>
            </w:pPr>
            <w:r>
              <w:rPr>
                <w:rFonts w:cs="Arial"/>
                <w:color w:val="000000"/>
                <w:szCs w:val="20"/>
              </w:rPr>
              <w:t>WLAN_STA_CON_STATE_NWNOTFOUND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93B728C" w14:textId="77777777" w:rsidR="00E36F0E" w:rsidRDefault="00393DC0" w:rsidP="00E36F0E">
            <w:pPr>
              <w:rPr>
                <w:rFonts w:cs="Arial"/>
                <w:color w:val="000000"/>
                <w:szCs w:val="20"/>
              </w:rPr>
            </w:pPr>
            <w:r>
              <w:rPr>
                <w:rFonts w:cs="Arial"/>
                <w:color w:val="000000"/>
                <w:szCs w:val="20"/>
              </w:rPr>
              <w:t>0x7</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8A636FC" w14:textId="77777777" w:rsidR="00E36F0E" w:rsidRDefault="00393DC0" w:rsidP="00E36F0E">
            <w:pPr>
              <w:rPr>
                <w:rFonts w:cs="Arial"/>
                <w:color w:val="000000"/>
                <w:szCs w:val="20"/>
              </w:rPr>
            </w:pPr>
            <w:r>
              <w:rPr>
                <w:rFonts w:cs="Arial"/>
                <w:color w:val="000000"/>
                <w:szCs w:val="20"/>
              </w:rPr>
              <w:t>Network not found</w:t>
            </w:r>
          </w:p>
        </w:tc>
      </w:tr>
      <w:tr w:rsidR="00E36F0E" w:rsidRPr="00C82768" w14:paraId="60264BA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4DE53AE"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03D085D" w14:textId="77777777" w:rsidR="00E36F0E" w:rsidRPr="00DA43D2" w:rsidRDefault="00393DC0" w:rsidP="00E36F0E">
            <w:r>
              <w:t>WlanStaSmState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0769C91"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1615D23"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F3EE839"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B5FAAC0" w14:textId="77777777" w:rsidR="00E36F0E" w:rsidRPr="0052707D" w:rsidRDefault="00E36F0E" w:rsidP="00E36F0E">
            <w:pPr>
              <w:rPr>
                <w:highlight w:val="yellow"/>
              </w:rPr>
            </w:pPr>
          </w:p>
        </w:tc>
      </w:tr>
      <w:tr w:rsidR="00E36F0E" w:rsidRPr="00C82768" w14:paraId="034FB11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830756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615757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048502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1373CDD" w14:textId="77777777" w:rsidR="00E36F0E" w:rsidRDefault="00393DC0" w:rsidP="00E36F0E">
            <w:pPr>
              <w:rPr>
                <w:rFonts w:cs="Arial"/>
                <w:color w:val="000000"/>
                <w:szCs w:val="20"/>
              </w:rPr>
            </w:pPr>
            <w:r>
              <w:rPr>
                <w:rFonts w:cs="Arial"/>
                <w:color w:val="000000"/>
                <w:szCs w:val="20"/>
              </w:rPr>
              <w:t>WLAN_STA_SM_STATE_OFF</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F269E5C" w14:textId="77777777" w:rsidR="00E36F0E" w:rsidRDefault="00393DC0" w:rsidP="00E36F0E">
            <w:pPr>
              <w:rPr>
                <w:rFonts w:cs="Arial"/>
                <w:color w:val="000000"/>
                <w:szCs w:val="20"/>
              </w:rPr>
            </w:pPr>
            <w:r>
              <w:rPr>
                <w:rFonts w:cs="Arial"/>
                <w:color w:val="000000"/>
                <w:szCs w:val="20"/>
              </w:rP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796127A" w14:textId="77777777" w:rsidR="00E36F0E" w:rsidRDefault="00393DC0" w:rsidP="00E36F0E">
            <w:pPr>
              <w:rPr>
                <w:rFonts w:cs="Arial"/>
                <w:color w:val="000000"/>
                <w:szCs w:val="20"/>
              </w:rPr>
            </w:pPr>
            <w:r>
              <w:rPr>
                <w:rFonts w:cs="Arial"/>
                <w:color w:val="000000"/>
                <w:szCs w:val="20"/>
              </w:rPr>
              <w:t>WLAN off</w:t>
            </w:r>
          </w:p>
        </w:tc>
      </w:tr>
      <w:tr w:rsidR="00E36F0E" w:rsidRPr="00C82768" w14:paraId="2B531F2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34A2A0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F3B4AD9"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0B364C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D2E59E6" w14:textId="77777777" w:rsidR="00E36F0E" w:rsidRDefault="00393DC0" w:rsidP="00E36F0E">
            <w:pPr>
              <w:rPr>
                <w:rFonts w:cs="Arial"/>
                <w:color w:val="000000"/>
                <w:szCs w:val="20"/>
              </w:rPr>
            </w:pPr>
            <w:r>
              <w:rPr>
                <w:rFonts w:cs="Arial"/>
                <w:color w:val="000000"/>
                <w:szCs w:val="20"/>
              </w:rPr>
              <w:t>WLAN_STA_SM_STATE_ENABLING</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63B8F17" w14:textId="77777777" w:rsidR="00E36F0E" w:rsidRDefault="00393DC0" w:rsidP="00E36F0E">
            <w:pPr>
              <w:rPr>
                <w:rFonts w:cs="Arial"/>
                <w:color w:val="000000"/>
                <w:szCs w:val="20"/>
              </w:rPr>
            </w:pPr>
            <w:r>
              <w:rPr>
                <w:rFonts w:cs="Arial"/>
                <w:color w:val="000000"/>
                <w:szCs w:val="20"/>
              </w:rP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5ED4A95" w14:textId="77777777" w:rsidR="00E36F0E" w:rsidRDefault="00393DC0" w:rsidP="00E36F0E">
            <w:pPr>
              <w:rPr>
                <w:rFonts w:cs="Arial"/>
                <w:color w:val="000000"/>
                <w:szCs w:val="20"/>
              </w:rPr>
            </w:pPr>
            <w:r>
              <w:rPr>
                <w:rFonts w:cs="Arial"/>
                <w:color w:val="000000"/>
                <w:szCs w:val="20"/>
              </w:rPr>
              <w:t>Enabling</w:t>
            </w:r>
          </w:p>
        </w:tc>
      </w:tr>
      <w:tr w:rsidR="00E36F0E" w:rsidRPr="00C82768" w14:paraId="3948845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EDFF4A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0B9E62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6BEB86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DB4887A" w14:textId="77777777" w:rsidR="00E36F0E" w:rsidRDefault="00393DC0" w:rsidP="00E36F0E">
            <w:pPr>
              <w:rPr>
                <w:rFonts w:cs="Arial"/>
                <w:color w:val="000000"/>
                <w:szCs w:val="20"/>
              </w:rPr>
            </w:pPr>
            <w:r>
              <w:rPr>
                <w:rFonts w:cs="Arial"/>
                <w:color w:val="000000"/>
                <w:szCs w:val="20"/>
              </w:rPr>
              <w:t>WLAN_STA_SM_STATE_ON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1E49A58" w14:textId="77777777" w:rsidR="00E36F0E" w:rsidRDefault="00393DC0" w:rsidP="00E36F0E">
            <w:pPr>
              <w:rPr>
                <w:rFonts w:cs="Arial"/>
                <w:color w:val="000000"/>
                <w:szCs w:val="20"/>
              </w:rPr>
            </w:pPr>
            <w:r>
              <w:rPr>
                <w:rFonts w:cs="Arial"/>
                <w:color w:val="000000"/>
                <w:szCs w:val="20"/>
              </w:rP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A01FCB4" w14:textId="77777777" w:rsidR="00E36F0E" w:rsidRDefault="00393DC0" w:rsidP="00E36F0E">
            <w:pPr>
              <w:rPr>
                <w:rFonts w:cs="Arial"/>
                <w:color w:val="000000"/>
                <w:szCs w:val="20"/>
              </w:rPr>
            </w:pPr>
            <w:r>
              <w:rPr>
                <w:rFonts w:cs="Arial"/>
                <w:color w:val="000000"/>
                <w:szCs w:val="20"/>
              </w:rPr>
              <w:t>On</w:t>
            </w:r>
          </w:p>
        </w:tc>
      </w:tr>
      <w:tr w:rsidR="00E36F0E" w:rsidRPr="00C82768" w14:paraId="0C3C0F7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E090C3E"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C2760D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DBA17E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733DAEC" w14:textId="77777777" w:rsidR="00E36F0E" w:rsidRDefault="00393DC0" w:rsidP="00E36F0E">
            <w:pPr>
              <w:rPr>
                <w:rFonts w:cs="Arial"/>
                <w:color w:val="000000"/>
                <w:szCs w:val="20"/>
              </w:rPr>
            </w:pPr>
            <w:r>
              <w:rPr>
                <w:rFonts w:cs="Arial"/>
                <w:color w:val="000000"/>
                <w:szCs w:val="20"/>
              </w:rPr>
              <w:t>WLAN_STA_SM_STATE_CONNECTING</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B62800D" w14:textId="77777777" w:rsidR="00E36F0E" w:rsidRDefault="00393DC0" w:rsidP="00E36F0E">
            <w:pPr>
              <w:rPr>
                <w:rFonts w:cs="Arial"/>
                <w:color w:val="000000"/>
                <w:szCs w:val="20"/>
              </w:rPr>
            </w:pPr>
            <w:r>
              <w:rPr>
                <w:rFonts w:cs="Arial"/>
                <w:color w:val="000000"/>
                <w:szCs w:val="20"/>
              </w:rP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CD75747" w14:textId="77777777" w:rsidR="00E36F0E" w:rsidRDefault="00393DC0" w:rsidP="00E36F0E">
            <w:pPr>
              <w:rPr>
                <w:rFonts w:cs="Arial"/>
                <w:color w:val="000000"/>
                <w:szCs w:val="20"/>
              </w:rPr>
            </w:pPr>
            <w:r>
              <w:rPr>
                <w:rFonts w:cs="Arial"/>
                <w:color w:val="000000"/>
                <w:szCs w:val="20"/>
              </w:rPr>
              <w:t>Connecting</w:t>
            </w:r>
          </w:p>
        </w:tc>
      </w:tr>
      <w:tr w:rsidR="00E36F0E" w:rsidRPr="00C82768" w14:paraId="6AA09F7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72B204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C83076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9C00E1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7E9D5CF" w14:textId="77777777" w:rsidR="00E36F0E" w:rsidRDefault="00393DC0" w:rsidP="00E36F0E">
            <w:pPr>
              <w:rPr>
                <w:rFonts w:cs="Arial"/>
                <w:color w:val="000000"/>
                <w:szCs w:val="20"/>
              </w:rPr>
            </w:pPr>
            <w:r>
              <w:rPr>
                <w:rFonts w:cs="Arial"/>
                <w:color w:val="000000"/>
                <w:szCs w:val="20"/>
              </w:rPr>
              <w:t>WLAN_STA_SM_STATE_CONNECTED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0BC424A" w14:textId="77777777" w:rsidR="00E36F0E" w:rsidRDefault="00393DC0" w:rsidP="00E36F0E">
            <w:pPr>
              <w:rPr>
                <w:rFonts w:cs="Arial"/>
                <w:color w:val="000000"/>
                <w:szCs w:val="20"/>
              </w:rPr>
            </w:pPr>
            <w:r>
              <w:rPr>
                <w:rFonts w:cs="Arial"/>
                <w:color w:val="000000"/>
                <w:szCs w:val="20"/>
              </w:rP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147CD6C" w14:textId="77777777" w:rsidR="00E36F0E" w:rsidRDefault="00393DC0" w:rsidP="00E36F0E">
            <w:pPr>
              <w:rPr>
                <w:rFonts w:cs="Arial"/>
                <w:color w:val="000000"/>
                <w:szCs w:val="20"/>
              </w:rPr>
            </w:pPr>
            <w:r>
              <w:rPr>
                <w:rFonts w:cs="Arial"/>
                <w:color w:val="000000"/>
                <w:szCs w:val="20"/>
              </w:rPr>
              <w:t>Connected</w:t>
            </w:r>
          </w:p>
        </w:tc>
      </w:tr>
      <w:tr w:rsidR="00E36F0E" w:rsidRPr="00C82768" w14:paraId="20D71FD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F11B1F4"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4E4B9CD"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5B8D758"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F2A3E0E" w14:textId="77777777" w:rsidR="00E36F0E" w:rsidRDefault="00393DC0" w:rsidP="00E36F0E">
            <w:pPr>
              <w:rPr>
                <w:rFonts w:cs="Arial"/>
                <w:color w:val="000000"/>
                <w:szCs w:val="20"/>
              </w:rPr>
            </w:pPr>
            <w:r>
              <w:rPr>
                <w:rFonts w:cs="Arial"/>
                <w:color w:val="000000"/>
                <w:szCs w:val="20"/>
              </w:rPr>
              <w:t>WLAN_STA_SM_STATE_DISCONNECTING</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29B9F4B" w14:textId="77777777" w:rsidR="00E36F0E" w:rsidRDefault="00393DC0" w:rsidP="00E36F0E">
            <w:pPr>
              <w:rPr>
                <w:rFonts w:cs="Arial"/>
                <w:color w:val="000000"/>
                <w:szCs w:val="20"/>
              </w:rPr>
            </w:pPr>
            <w:r>
              <w:rPr>
                <w:rFonts w:cs="Arial"/>
                <w:color w:val="000000"/>
                <w:szCs w:val="20"/>
              </w:rPr>
              <w:t>0x5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73AABA0" w14:textId="77777777" w:rsidR="00E36F0E" w:rsidRDefault="00393DC0" w:rsidP="00E36F0E">
            <w:pPr>
              <w:rPr>
                <w:rFonts w:cs="Arial"/>
                <w:color w:val="000000"/>
                <w:szCs w:val="20"/>
              </w:rPr>
            </w:pPr>
            <w:r>
              <w:rPr>
                <w:rFonts w:cs="Arial"/>
                <w:color w:val="000000"/>
                <w:szCs w:val="20"/>
              </w:rPr>
              <w:t>Disconnecting</w:t>
            </w:r>
          </w:p>
        </w:tc>
      </w:tr>
      <w:tr w:rsidR="00E36F0E" w:rsidRPr="00C82768" w14:paraId="1377309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7ED921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00A300E"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1E26FD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6E85999" w14:textId="77777777" w:rsidR="00E36F0E" w:rsidRDefault="00393DC0" w:rsidP="00E36F0E">
            <w:pPr>
              <w:rPr>
                <w:rFonts w:cs="Arial"/>
                <w:color w:val="000000"/>
                <w:szCs w:val="20"/>
              </w:rPr>
            </w:pPr>
            <w:r>
              <w:rPr>
                <w:rFonts w:cs="Arial"/>
                <w:color w:val="000000"/>
                <w:szCs w:val="20"/>
              </w:rPr>
              <w:t>WLAN_STA_SM_STATE_DISABLING</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AC23705" w14:textId="77777777" w:rsidR="00E36F0E" w:rsidRDefault="00393DC0" w:rsidP="00E36F0E">
            <w:pPr>
              <w:rPr>
                <w:rFonts w:cs="Arial"/>
                <w:color w:val="000000"/>
                <w:szCs w:val="20"/>
              </w:rPr>
            </w:pPr>
            <w:r>
              <w:rPr>
                <w:rFonts w:cs="Arial"/>
                <w:color w:val="000000"/>
                <w:szCs w:val="20"/>
              </w:rPr>
              <w:t>0x6</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7C59F26" w14:textId="77777777" w:rsidR="00E36F0E" w:rsidRDefault="00393DC0" w:rsidP="00E36F0E">
            <w:pPr>
              <w:rPr>
                <w:rFonts w:cs="Arial"/>
                <w:color w:val="000000"/>
                <w:szCs w:val="20"/>
              </w:rPr>
            </w:pPr>
            <w:r>
              <w:rPr>
                <w:rFonts w:cs="Arial"/>
                <w:color w:val="000000"/>
                <w:szCs w:val="20"/>
              </w:rPr>
              <w:t>Disabling</w:t>
            </w:r>
          </w:p>
        </w:tc>
      </w:tr>
      <w:tr w:rsidR="00E36F0E" w:rsidRPr="00C82768" w14:paraId="6FF0ADC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E90357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D603F44"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0680B8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28E8B70" w14:textId="77777777" w:rsidR="00E36F0E" w:rsidRDefault="00393DC0" w:rsidP="00E36F0E">
            <w:pPr>
              <w:rPr>
                <w:rFonts w:cs="Arial"/>
                <w:color w:val="000000"/>
                <w:szCs w:val="20"/>
              </w:rPr>
            </w:pPr>
            <w:r>
              <w:rPr>
                <w:rFonts w:cs="Arial"/>
                <w:color w:val="000000"/>
                <w:szCs w:val="20"/>
              </w:rPr>
              <w:t>WLAN_STA_SM_STATE_ERROR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1882246" w14:textId="77777777" w:rsidR="00E36F0E" w:rsidRDefault="00393DC0" w:rsidP="00E36F0E">
            <w:pPr>
              <w:rPr>
                <w:rFonts w:cs="Arial"/>
                <w:color w:val="000000"/>
                <w:szCs w:val="20"/>
              </w:rPr>
            </w:pPr>
            <w:r>
              <w:rPr>
                <w:rFonts w:cs="Arial"/>
                <w:color w:val="000000"/>
                <w:szCs w:val="20"/>
              </w:rPr>
              <w:t>0x7</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E97C86D" w14:textId="77777777" w:rsidR="00E36F0E" w:rsidRDefault="00393DC0" w:rsidP="00E36F0E">
            <w:pPr>
              <w:rPr>
                <w:rFonts w:cs="Arial"/>
                <w:color w:val="000000"/>
                <w:szCs w:val="20"/>
              </w:rPr>
            </w:pPr>
            <w:r>
              <w:rPr>
                <w:rFonts w:cs="Arial"/>
                <w:color w:val="000000"/>
                <w:szCs w:val="20"/>
              </w:rPr>
              <w:t>Error</w:t>
            </w:r>
          </w:p>
        </w:tc>
      </w:tr>
      <w:tr w:rsidR="00E36F0E" w:rsidRPr="00C82768" w14:paraId="17DB85C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F477D43"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49D68C0"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5C87FDD"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7DE33B4" w14:textId="77777777" w:rsidR="00E36F0E" w:rsidRDefault="00393DC0" w:rsidP="00E36F0E">
            <w:pPr>
              <w:rPr>
                <w:rFonts w:cs="Arial"/>
                <w:color w:val="000000"/>
                <w:szCs w:val="20"/>
              </w:rPr>
            </w:pPr>
            <w:r>
              <w:rPr>
                <w:rFonts w:cs="Arial"/>
                <w:color w:val="000000"/>
                <w:szCs w:val="20"/>
              </w:rPr>
              <w:t>WLAN_STA_SM_STATE_AUTHERROR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27241E0" w14:textId="77777777" w:rsidR="00E36F0E" w:rsidRDefault="00393DC0" w:rsidP="00E36F0E">
            <w:pPr>
              <w:rPr>
                <w:rFonts w:cs="Arial"/>
                <w:color w:val="000000"/>
                <w:szCs w:val="20"/>
              </w:rPr>
            </w:pPr>
            <w:r>
              <w:rPr>
                <w:rFonts w:cs="Arial"/>
                <w:color w:val="000000"/>
                <w:szCs w:val="20"/>
              </w:rPr>
              <w:t>0x8</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4562523" w14:textId="77777777" w:rsidR="00E36F0E" w:rsidRDefault="00393DC0" w:rsidP="00E36F0E">
            <w:pPr>
              <w:rPr>
                <w:rFonts w:cs="Arial"/>
                <w:color w:val="000000"/>
                <w:szCs w:val="20"/>
              </w:rPr>
            </w:pPr>
            <w:r>
              <w:rPr>
                <w:rFonts w:cs="Arial"/>
                <w:color w:val="000000"/>
                <w:szCs w:val="20"/>
              </w:rPr>
              <w:t>Authentication error</w:t>
            </w:r>
          </w:p>
        </w:tc>
      </w:tr>
      <w:tr w:rsidR="00E36F0E" w:rsidRPr="00C82768" w14:paraId="28C95E3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BA924B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2F2B4D6"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410313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C3DAD2D" w14:textId="77777777" w:rsidR="00E36F0E" w:rsidRDefault="00393DC0" w:rsidP="00E36F0E">
            <w:pPr>
              <w:rPr>
                <w:rFonts w:cs="Arial"/>
                <w:color w:val="000000"/>
                <w:szCs w:val="20"/>
              </w:rPr>
            </w:pPr>
            <w:r>
              <w:rPr>
                <w:rFonts w:cs="Arial"/>
                <w:color w:val="000000"/>
                <w:szCs w:val="20"/>
              </w:rPr>
              <w:t>WLAN_STA_SM_STATE_NWNOTFOUND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5299B26" w14:textId="77777777" w:rsidR="00E36F0E" w:rsidRDefault="00393DC0" w:rsidP="00E36F0E">
            <w:pPr>
              <w:rPr>
                <w:rFonts w:cs="Arial"/>
                <w:color w:val="000000"/>
                <w:szCs w:val="20"/>
              </w:rPr>
            </w:pPr>
            <w:r>
              <w:rPr>
                <w:rFonts w:cs="Arial"/>
                <w:color w:val="000000"/>
                <w:szCs w:val="20"/>
              </w:rPr>
              <w:t>0x9</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831C7C2" w14:textId="77777777" w:rsidR="00E36F0E" w:rsidRDefault="00393DC0" w:rsidP="00E36F0E">
            <w:pPr>
              <w:rPr>
                <w:rFonts w:cs="Arial"/>
                <w:color w:val="000000"/>
                <w:szCs w:val="20"/>
              </w:rPr>
            </w:pPr>
            <w:r>
              <w:rPr>
                <w:rFonts w:cs="Arial"/>
                <w:color w:val="000000"/>
                <w:szCs w:val="20"/>
              </w:rPr>
              <w:t>Network not found</w:t>
            </w:r>
          </w:p>
        </w:tc>
      </w:tr>
      <w:tr w:rsidR="00E36F0E" w:rsidRPr="00C82768" w14:paraId="0EF4E07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02FCD20"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4DD3577" w14:textId="77777777" w:rsidR="00E36F0E" w:rsidRDefault="00393DC0" w:rsidP="00E36F0E">
            <w:r>
              <w:t>ifId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5590533" w14:textId="77777777" w:rsidR="00E36F0E"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3294FBF"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2E4FA2C" w14:textId="77777777" w:rsidR="00E36F0E" w:rsidRPr="0011264E"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55E5523" w14:textId="77777777" w:rsidR="00E36F0E" w:rsidRDefault="00393DC0" w:rsidP="00E36F0E">
            <w:r>
              <w:t>Interface ID</w:t>
            </w:r>
          </w:p>
        </w:tc>
      </w:tr>
    </w:tbl>
    <w:p w14:paraId="788845CE" w14:textId="13DD638C" w:rsidR="00E36F0E" w:rsidRDefault="00393DC0" w:rsidP="00506E2F">
      <w:pPr>
        <w:pStyle w:val="Heading4"/>
      </w:pPr>
      <w:r w:rsidRPr="00B9479B">
        <w:t>MD-REQ-380309/C-StateUpdateInd</w:t>
      </w:r>
    </w:p>
    <w:p w14:paraId="358EC6D0" w14:textId="77777777" w:rsidR="00E36F0E" w:rsidRPr="00660610" w:rsidRDefault="00393DC0" w:rsidP="00E36F0E">
      <w:pPr>
        <w:rPr>
          <w:rFonts w:cs="Arial"/>
        </w:rPr>
      </w:pPr>
      <w:r w:rsidRPr="00DF2AD3">
        <w:rPr>
          <w:rFonts w:cs="Arial"/>
        </w:rPr>
        <w:t>This API is used</w:t>
      </w:r>
      <w:r>
        <w:rPr>
          <w:rFonts w:cs="Arial"/>
        </w:rPr>
        <w:t xml:space="preserve"> internally by WIRClient and WIRServer to broadcast an update of ECU’s station mode connection state.</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304AFD2C"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416DE730" w14:textId="77777777" w:rsidR="00E36F0E" w:rsidRPr="00C82768" w:rsidRDefault="00E36F0E" w:rsidP="00E36F0E">
            <w:pPr>
              <w:spacing w:line="256" w:lineRule="auto"/>
              <w:rPr>
                <w:sz w:val="8"/>
              </w:rPr>
            </w:pPr>
          </w:p>
        </w:tc>
      </w:tr>
      <w:tr w:rsidR="00E36F0E" w:rsidRPr="00C82768" w14:paraId="57FD55A4"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47DF4791"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5BC9638F" w14:textId="77777777" w:rsidR="00E36F0E" w:rsidRPr="00C82768" w:rsidRDefault="00393DC0" w:rsidP="00E36F0E">
            <w:pPr>
              <w:spacing w:line="256" w:lineRule="auto"/>
            </w:pPr>
            <w:r w:rsidRPr="00DA32BB">
              <w:t>On</w:t>
            </w:r>
            <w:r>
              <w:t>Change</w:t>
            </w:r>
          </w:p>
        </w:tc>
      </w:tr>
      <w:tr w:rsidR="00E36F0E" w:rsidRPr="00C82768" w14:paraId="0D96D365"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2CCB559D"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0FA02422" w14:textId="77777777" w:rsidR="00E36F0E" w:rsidRPr="00C82768" w:rsidRDefault="00393DC0" w:rsidP="00E36F0E">
            <w:pPr>
              <w:spacing w:line="256" w:lineRule="auto"/>
            </w:pPr>
            <w:r w:rsidRPr="00C82768">
              <w:t>Default</w:t>
            </w:r>
          </w:p>
        </w:tc>
      </w:tr>
      <w:tr w:rsidR="00E36F0E" w:rsidRPr="00C82768" w14:paraId="413D3928"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6E386F27"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060D247B" w14:textId="77777777" w:rsidR="00E36F0E" w:rsidRPr="00C82768" w:rsidRDefault="00393DC0" w:rsidP="00E36F0E">
            <w:pPr>
              <w:spacing w:line="256" w:lineRule="auto"/>
            </w:pPr>
            <w:r w:rsidRPr="00C82768">
              <w:t>No</w:t>
            </w:r>
          </w:p>
        </w:tc>
      </w:tr>
      <w:tr w:rsidR="00E36F0E" w:rsidRPr="00C82768" w14:paraId="3077E3B1"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64C68F64" w14:textId="77777777" w:rsidR="00E36F0E" w:rsidRPr="00C82768" w:rsidRDefault="00E36F0E" w:rsidP="00E36F0E">
            <w:pPr>
              <w:spacing w:line="256" w:lineRule="auto"/>
              <w:rPr>
                <w:sz w:val="8"/>
              </w:rPr>
            </w:pPr>
          </w:p>
        </w:tc>
      </w:tr>
      <w:tr w:rsidR="00E36F0E" w:rsidRPr="00C82768" w14:paraId="0389401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0266DA84"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3ED9ABEE"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3FA5A939"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159BF6E"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B11C2FD"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372508E" w14:textId="77777777" w:rsidR="00E36F0E" w:rsidRPr="00C82768" w:rsidRDefault="00393DC0" w:rsidP="00E36F0E">
            <w:pPr>
              <w:rPr>
                <w:b/>
              </w:rPr>
            </w:pPr>
            <w:r w:rsidRPr="00C82768">
              <w:rPr>
                <w:b/>
              </w:rPr>
              <w:t>Description</w:t>
            </w:r>
          </w:p>
        </w:tc>
      </w:tr>
      <w:tr w:rsidR="00E36F0E" w:rsidRPr="00C82768" w14:paraId="5548C6E5"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436D5AFF" w14:textId="77777777" w:rsidR="00E36F0E" w:rsidRPr="00C82768" w:rsidRDefault="00393DC0" w:rsidP="00E36F0E">
            <w:pPr>
              <w:rPr>
                <w:b/>
              </w:rPr>
            </w:pPr>
            <w:r w:rsidRPr="00C82768">
              <w:rPr>
                <w:b/>
              </w:rPr>
              <w:t>Request</w:t>
            </w:r>
          </w:p>
        </w:tc>
      </w:tr>
      <w:tr w:rsidR="00E36F0E" w:rsidRPr="00C82768" w14:paraId="6088A1E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4032C5C" w14:textId="77777777" w:rsidR="00E36F0E" w:rsidRPr="00C82768" w:rsidRDefault="00393DC0" w:rsidP="00E36F0E">
            <w:pPr>
              <w:jc w:val="center"/>
            </w:pPr>
            <w:r>
              <w:t>-</w:t>
            </w:r>
          </w:p>
        </w:tc>
        <w:tc>
          <w:tcPr>
            <w:tcW w:w="2353" w:type="dxa"/>
            <w:gridSpan w:val="2"/>
            <w:tcBorders>
              <w:top w:val="single" w:sz="4" w:space="0" w:color="auto"/>
              <w:left w:val="single" w:sz="4" w:space="0" w:color="auto"/>
              <w:bottom w:val="single" w:sz="4" w:space="0" w:color="auto"/>
              <w:right w:val="single" w:sz="4" w:space="0" w:color="auto"/>
            </w:tcBorders>
          </w:tcPr>
          <w:p w14:paraId="68C9B836" w14:textId="77777777" w:rsidR="00E36F0E" w:rsidRPr="00C82768" w:rsidRDefault="00393DC0" w:rsidP="00E36F0E">
            <w:r>
              <w:t>-</w:t>
            </w:r>
          </w:p>
        </w:tc>
        <w:tc>
          <w:tcPr>
            <w:tcW w:w="900" w:type="dxa"/>
            <w:tcBorders>
              <w:top w:val="single" w:sz="4" w:space="0" w:color="auto"/>
              <w:left w:val="single" w:sz="4" w:space="0" w:color="auto"/>
              <w:bottom w:val="single" w:sz="4" w:space="0" w:color="auto"/>
              <w:right w:val="single" w:sz="4" w:space="0" w:color="auto"/>
            </w:tcBorders>
          </w:tcPr>
          <w:p w14:paraId="1DACD3F3" w14:textId="77777777" w:rsidR="00E36F0E" w:rsidRPr="00C82768" w:rsidRDefault="00393DC0" w:rsidP="00E36F0E">
            <w:r>
              <w:t>-</w:t>
            </w:r>
          </w:p>
        </w:tc>
        <w:tc>
          <w:tcPr>
            <w:tcW w:w="1697" w:type="dxa"/>
            <w:tcBorders>
              <w:top w:val="single" w:sz="4" w:space="0" w:color="auto"/>
              <w:left w:val="single" w:sz="4" w:space="0" w:color="auto"/>
              <w:bottom w:val="single" w:sz="4" w:space="0" w:color="auto"/>
              <w:right w:val="single" w:sz="4" w:space="0" w:color="auto"/>
            </w:tcBorders>
          </w:tcPr>
          <w:p w14:paraId="0A4BCD13" w14:textId="77777777" w:rsidR="00E36F0E" w:rsidRPr="0011264E" w:rsidRDefault="00393DC0" w:rsidP="00E36F0E">
            <w:r w:rsidRPr="0011264E">
              <w:t>-</w:t>
            </w:r>
          </w:p>
        </w:tc>
        <w:tc>
          <w:tcPr>
            <w:tcW w:w="1170" w:type="dxa"/>
            <w:tcBorders>
              <w:top w:val="single" w:sz="4" w:space="0" w:color="auto"/>
              <w:left w:val="single" w:sz="4" w:space="0" w:color="auto"/>
              <w:bottom w:val="single" w:sz="4" w:space="0" w:color="auto"/>
              <w:right w:val="single" w:sz="4" w:space="0" w:color="auto"/>
            </w:tcBorders>
          </w:tcPr>
          <w:p w14:paraId="1907036F" w14:textId="77777777" w:rsidR="00E36F0E" w:rsidRPr="0011264E" w:rsidRDefault="00393DC0" w:rsidP="00E36F0E">
            <w:r w:rsidRPr="0011264E">
              <w:t>-</w:t>
            </w:r>
          </w:p>
        </w:tc>
        <w:tc>
          <w:tcPr>
            <w:tcW w:w="3330" w:type="dxa"/>
            <w:tcBorders>
              <w:top w:val="single" w:sz="4" w:space="0" w:color="auto"/>
              <w:left w:val="single" w:sz="4" w:space="0" w:color="auto"/>
              <w:bottom w:val="single" w:sz="4" w:space="0" w:color="auto"/>
              <w:right w:val="single" w:sz="4" w:space="0" w:color="auto"/>
            </w:tcBorders>
          </w:tcPr>
          <w:p w14:paraId="3D1B6F46" w14:textId="77777777" w:rsidR="00E36F0E" w:rsidRPr="00C82768" w:rsidRDefault="00393DC0" w:rsidP="00E36F0E">
            <w:r>
              <w:t>-</w:t>
            </w:r>
          </w:p>
        </w:tc>
      </w:tr>
      <w:tr w:rsidR="00E36F0E" w:rsidRPr="00C82768" w14:paraId="2A83DA4C"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74B6F938" w14:textId="77777777" w:rsidR="00E36F0E" w:rsidRPr="00C82768" w:rsidRDefault="00393DC0" w:rsidP="00E36F0E">
            <w:r w:rsidRPr="00C82768">
              <w:rPr>
                <w:b/>
              </w:rPr>
              <w:t>Response</w:t>
            </w:r>
          </w:p>
        </w:tc>
      </w:tr>
      <w:tr w:rsidR="00E36F0E" w:rsidRPr="00C82768" w14:paraId="2294BB4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F5A6051"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92DBA92" w14:textId="77777777" w:rsidR="00E36F0E" w:rsidRDefault="00393DC0" w:rsidP="00E36F0E">
            <w:r>
              <w:t>WlanEcu</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A5B6741"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F94F7E3"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0F6A00C"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066CB5F" w14:textId="77777777" w:rsidR="00E36F0E" w:rsidRDefault="00E36F0E" w:rsidP="00E36F0E"/>
        </w:tc>
      </w:tr>
      <w:tr w:rsidR="00E36F0E" w:rsidRPr="00C82768" w14:paraId="2BAD798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EE15C5F"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6A19096"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F34AFCB"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348EEC5" w14:textId="77777777" w:rsidR="00E36F0E" w:rsidRDefault="00393DC0" w:rsidP="00E36F0E">
            <w:pPr>
              <w:rPr>
                <w:rFonts w:cs="Arial"/>
                <w:color w:val="000000"/>
              </w:rPr>
            </w:pPr>
            <w:r>
              <w:rPr>
                <w:rFonts w:cs="Arial"/>
                <w:color w:val="000000"/>
              </w:rPr>
              <w:t>TCU_WLAN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FFC9DE3" w14:textId="77777777" w:rsidR="00E36F0E" w:rsidRDefault="00393DC0" w:rsidP="00E36F0E">
            <w:pPr>
              <w:rPr>
                <w:rFonts w:cs="Arial"/>
                <w:color w:val="000000"/>
              </w:rPr>
            </w:pPr>
            <w:r>
              <w:rPr>
                <w:rFonts w:cs="Arial"/>
                <w:color w:val="000000"/>
              </w:rPr>
              <w:t>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941C849" w14:textId="77777777" w:rsidR="00E36F0E" w:rsidRDefault="00393DC0" w:rsidP="00E36F0E">
            <w:pPr>
              <w:rPr>
                <w:rFonts w:cs="Arial"/>
                <w:color w:val="000000"/>
              </w:rPr>
            </w:pPr>
            <w:r>
              <w:rPr>
                <w:rFonts w:cs="Arial"/>
                <w:color w:val="000000"/>
              </w:rPr>
              <w:t>TCU WLAN</w:t>
            </w:r>
          </w:p>
        </w:tc>
      </w:tr>
      <w:tr w:rsidR="00E36F0E" w:rsidRPr="00C82768" w14:paraId="077DB2B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91CF8AE"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77CF89D"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05A6ADE"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7C2733C" w14:textId="77777777" w:rsidR="00E36F0E" w:rsidRDefault="00393DC0" w:rsidP="00E36F0E">
            <w:pPr>
              <w:rPr>
                <w:rFonts w:cs="Arial"/>
                <w:color w:val="000000"/>
              </w:rPr>
            </w:pPr>
            <w:r>
              <w:rPr>
                <w:rFonts w:cs="Arial"/>
                <w:color w:val="000000"/>
              </w:rPr>
              <w:t>SYNC_WLAN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9CB7B32" w14:textId="77777777" w:rsidR="00E36F0E" w:rsidRDefault="00393DC0" w:rsidP="00E36F0E">
            <w:pPr>
              <w:rPr>
                <w:rFonts w:cs="Arial"/>
                <w:color w:val="000000"/>
              </w:rPr>
            </w:pPr>
            <w:r>
              <w:rPr>
                <w:rFonts w:cs="Arial"/>
                <w:color w:val="000000"/>
              </w:rPr>
              <w:t>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E421072" w14:textId="77777777" w:rsidR="00E36F0E" w:rsidRDefault="00393DC0" w:rsidP="00E36F0E">
            <w:pPr>
              <w:rPr>
                <w:rFonts w:cs="Arial"/>
                <w:color w:val="000000"/>
              </w:rPr>
            </w:pPr>
            <w:r>
              <w:rPr>
                <w:rFonts w:cs="Arial"/>
                <w:color w:val="000000"/>
              </w:rPr>
              <w:t>SYNC WLAN</w:t>
            </w:r>
          </w:p>
        </w:tc>
      </w:tr>
      <w:tr w:rsidR="00E36F0E" w:rsidRPr="00C82768" w14:paraId="64CDCD5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C3EE7E1"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452A02C" w14:textId="77777777" w:rsidR="00E36F0E" w:rsidRPr="00C82768"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0D76E28"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3A9DAE3" w14:textId="77777777" w:rsidR="00E36F0E" w:rsidRDefault="00393DC0" w:rsidP="00E36F0E">
            <w:pPr>
              <w:rPr>
                <w:rFonts w:cs="Arial"/>
                <w:color w:val="000000"/>
              </w:rPr>
            </w:pPr>
            <w:r>
              <w:rPr>
                <w:rFonts w:cs="Arial"/>
                <w:color w:val="000000"/>
              </w:rPr>
              <w:t>TCU_B_WLAN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63EEE96" w14:textId="77777777" w:rsidR="00E36F0E" w:rsidRDefault="00393DC0" w:rsidP="00E36F0E">
            <w:pPr>
              <w:rPr>
                <w:rFonts w:cs="Arial"/>
                <w:color w:val="000000"/>
              </w:rPr>
            </w:pPr>
            <w:r>
              <w:rPr>
                <w:rFonts w:cs="Arial"/>
                <w:color w:val="000000"/>
              </w:rPr>
              <w:t>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753CC34" w14:textId="77777777" w:rsidR="00E36F0E" w:rsidRDefault="00393DC0" w:rsidP="00E36F0E">
            <w:pPr>
              <w:rPr>
                <w:rFonts w:cs="Arial"/>
                <w:color w:val="000000"/>
              </w:rPr>
            </w:pPr>
            <w:r>
              <w:rPr>
                <w:rFonts w:cs="Arial"/>
                <w:color w:val="000000"/>
              </w:rPr>
              <w:t>TCU-B WLAN. Applicable to AV vehicles Only</w:t>
            </w:r>
          </w:p>
        </w:tc>
      </w:tr>
      <w:tr w:rsidR="00E36F0E" w:rsidRPr="00C82768" w14:paraId="2B28ECF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64A81F4"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3684C34" w14:textId="77777777" w:rsidR="00E36F0E" w:rsidRDefault="00393DC0" w:rsidP="00E36F0E">
            <w:r w:rsidRPr="00DA43D2">
              <w:t>Wlan</w:t>
            </w:r>
            <w:r>
              <w:t>StaConnState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3402335"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E938A90"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D3775C7"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3AE275C" w14:textId="77777777" w:rsidR="00E36F0E" w:rsidRDefault="00E36F0E" w:rsidP="00E36F0E">
            <w:pPr>
              <w:rPr>
                <w:rFonts w:cs="Arial"/>
                <w:color w:val="000000"/>
              </w:rPr>
            </w:pPr>
          </w:p>
        </w:tc>
      </w:tr>
      <w:tr w:rsidR="00E36F0E" w:rsidRPr="00C82768" w14:paraId="7DD1224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C183CFD"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8E88DA7"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C8F0E0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71A95B0" w14:textId="77777777" w:rsidR="00E36F0E" w:rsidRDefault="00393DC0" w:rsidP="00E36F0E">
            <w:pPr>
              <w:rPr>
                <w:rFonts w:cs="Arial"/>
                <w:color w:val="000000"/>
              </w:rPr>
            </w:pPr>
            <w:r>
              <w:rPr>
                <w:rFonts w:cs="Arial"/>
                <w:color w:val="000000"/>
              </w:rPr>
              <w:t>WLAN_STA_CON_STATE_DISCONNECTED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1ED44BF" w14:textId="77777777" w:rsidR="00E36F0E" w:rsidRDefault="00393DC0" w:rsidP="00E36F0E">
            <w:pPr>
              <w:rPr>
                <w:rFonts w:cs="Arial"/>
                <w:color w:val="000000"/>
              </w:rPr>
            </w:pPr>
            <w:r>
              <w:rPr>
                <w:rFonts w:cs="Arial"/>
                <w:color w:val="000000"/>
              </w:rP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6733BFD" w14:textId="77777777" w:rsidR="00E36F0E" w:rsidRDefault="00393DC0" w:rsidP="00E36F0E">
            <w:pPr>
              <w:rPr>
                <w:rFonts w:cs="Arial"/>
                <w:color w:val="000000"/>
              </w:rPr>
            </w:pPr>
            <w:r>
              <w:rPr>
                <w:rFonts w:cs="Arial"/>
                <w:color w:val="000000"/>
              </w:rPr>
              <w:t>Disconnected</w:t>
            </w:r>
          </w:p>
        </w:tc>
      </w:tr>
      <w:tr w:rsidR="00E36F0E" w:rsidRPr="00C82768" w14:paraId="6A1681E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B1C5DDF"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A4A25D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99A0C7C"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5DDBC0C" w14:textId="77777777" w:rsidR="00E36F0E" w:rsidRDefault="00393DC0" w:rsidP="00E36F0E">
            <w:pPr>
              <w:rPr>
                <w:rFonts w:cs="Arial"/>
                <w:color w:val="000000"/>
              </w:rPr>
            </w:pPr>
            <w:r>
              <w:rPr>
                <w:rFonts w:cs="Arial"/>
                <w:color w:val="000000"/>
              </w:rPr>
              <w:t>WLAN_STA_CON_STATE_WPS_ACTIVE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68411BF" w14:textId="77777777" w:rsidR="00E36F0E" w:rsidRDefault="00393DC0" w:rsidP="00E36F0E">
            <w:pPr>
              <w:rPr>
                <w:rFonts w:cs="Arial"/>
                <w:color w:val="000000"/>
              </w:rPr>
            </w:pPr>
            <w:r>
              <w:rPr>
                <w:rFonts w:cs="Arial"/>
                <w:color w:val="000000"/>
              </w:rP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3A989C2" w14:textId="77777777" w:rsidR="00E36F0E" w:rsidRDefault="00393DC0" w:rsidP="00E36F0E">
            <w:pPr>
              <w:rPr>
                <w:rFonts w:cs="Arial"/>
                <w:color w:val="000000"/>
              </w:rPr>
            </w:pPr>
            <w:r>
              <w:rPr>
                <w:rFonts w:cs="Arial"/>
                <w:color w:val="000000"/>
              </w:rPr>
              <w:t>WPS pending</w:t>
            </w:r>
          </w:p>
        </w:tc>
      </w:tr>
      <w:tr w:rsidR="00E36F0E" w:rsidRPr="00C82768" w14:paraId="72CEF78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C81B3F5"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6E1BDAF"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D36A9D4"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51E2040" w14:textId="77777777" w:rsidR="00E36F0E" w:rsidRDefault="00393DC0" w:rsidP="00E36F0E">
            <w:pPr>
              <w:rPr>
                <w:rFonts w:cs="Arial"/>
                <w:color w:val="000000"/>
              </w:rPr>
            </w:pPr>
            <w:r>
              <w:rPr>
                <w:rFonts w:cs="Arial"/>
                <w:color w:val="000000"/>
              </w:rPr>
              <w:t>WLAN_STA_CON_STATE_ASSOCIATING</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FC8295D" w14:textId="77777777" w:rsidR="00E36F0E" w:rsidRDefault="00393DC0" w:rsidP="00E36F0E">
            <w:pPr>
              <w:rPr>
                <w:rFonts w:cs="Arial"/>
                <w:color w:val="000000"/>
              </w:rPr>
            </w:pPr>
            <w:r>
              <w:rPr>
                <w:rFonts w:cs="Arial"/>
                <w:color w:val="000000"/>
              </w:rP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CE7C720" w14:textId="77777777" w:rsidR="00E36F0E" w:rsidRDefault="00393DC0" w:rsidP="00E36F0E">
            <w:pPr>
              <w:rPr>
                <w:rFonts w:cs="Arial"/>
                <w:color w:val="000000"/>
              </w:rPr>
            </w:pPr>
            <w:r>
              <w:rPr>
                <w:rFonts w:cs="Arial"/>
                <w:color w:val="000000"/>
              </w:rPr>
              <w:t>Associating</w:t>
            </w:r>
          </w:p>
        </w:tc>
      </w:tr>
      <w:tr w:rsidR="00E36F0E" w:rsidRPr="00C82768" w14:paraId="01FE7F1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8FA0AC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B7B1707"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C2F58F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F7595AF" w14:textId="77777777" w:rsidR="00E36F0E" w:rsidRDefault="00393DC0" w:rsidP="00E36F0E">
            <w:pPr>
              <w:rPr>
                <w:rFonts w:cs="Arial"/>
                <w:color w:val="000000"/>
              </w:rPr>
            </w:pPr>
            <w:r>
              <w:rPr>
                <w:rFonts w:cs="Arial"/>
                <w:color w:val="000000"/>
              </w:rPr>
              <w:t>WLAN_STA_CON_STATE_IP_ADDRESSING</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CFC481E" w14:textId="77777777" w:rsidR="00E36F0E" w:rsidRDefault="00393DC0" w:rsidP="00E36F0E">
            <w:pPr>
              <w:rPr>
                <w:rFonts w:cs="Arial"/>
                <w:color w:val="000000"/>
              </w:rPr>
            </w:pPr>
            <w:r>
              <w:rPr>
                <w:rFonts w:cs="Arial"/>
                <w:color w:val="000000"/>
              </w:rP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5679651" w14:textId="77777777" w:rsidR="00E36F0E" w:rsidRDefault="00393DC0" w:rsidP="00E36F0E">
            <w:pPr>
              <w:rPr>
                <w:rFonts w:cs="Arial"/>
                <w:color w:val="000000"/>
              </w:rPr>
            </w:pPr>
            <w:r>
              <w:rPr>
                <w:rFonts w:cs="Arial"/>
                <w:color w:val="000000"/>
              </w:rPr>
              <w:t>Getting IP address</w:t>
            </w:r>
          </w:p>
        </w:tc>
      </w:tr>
      <w:tr w:rsidR="00E36F0E" w:rsidRPr="00C82768" w14:paraId="78DBFF5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B5E4AC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B67A1B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1B2D54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4ACAD54" w14:textId="77777777" w:rsidR="00E36F0E" w:rsidRDefault="00393DC0" w:rsidP="00E36F0E">
            <w:pPr>
              <w:rPr>
                <w:rFonts w:cs="Arial"/>
                <w:color w:val="000000"/>
              </w:rPr>
            </w:pPr>
            <w:r>
              <w:rPr>
                <w:rFonts w:cs="Arial"/>
                <w:color w:val="000000"/>
              </w:rPr>
              <w:t>WLAN_STA_CON_STATE_CONNECTED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F82539F" w14:textId="77777777" w:rsidR="00E36F0E" w:rsidRDefault="00393DC0" w:rsidP="00E36F0E">
            <w:pPr>
              <w:rPr>
                <w:rFonts w:cs="Arial"/>
                <w:color w:val="000000"/>
              </w:rPr>
            </w:pPr>
            <w:r>
              <w:rPr>
                <w:rFonts w:cs="Arial"/>
                <w:color w:val="000000"/>
              </w:rP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5CEC803" w14:textId="77777777" w:rsidR="00E36F0E" w:rsidRDefault="00393DC0" w:rsidP="00E36F0E">
            <w:pPr>
              <w:rPr>
                <w:rFonts w:cs="Arial"/>
                <w:color w:val="000000"/>
              </w:rPr>
            </w:pPr>
            <w:r>
              <w:rPr>
                <w:rFonts w:cs="Arial"/>
                <w:color w:val="000000"/>
              </w:rPr>
              <w:t>Connected</w:t>
            </w:r>
          </w:p>
        </w:tc>
      </w:tr>
      <w:tr w:rsidR="00E36F0E" w:rsidRPr="00C82768" w14:paraId="4379DE2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ADFAE2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229109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C6F604D"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7CE612F" w14:textId="77777777" w:rsidR="00E36F0E" w:rsidRDefault="00393DC0" w:rsidP="00E36F0E">
            <w:pPr>
              <w:rPr>
                <w:rFonts w:cs="Arial"/>
                <w:color w:val="000000"/>
              </w:rPr>
            </w:pPr>
            <w:r>
              <w:rPr>
                <w:rFonts w:cs="Arial"/>
                <w:color w:val="000000"/>
              </w:rPr>
              <w:t>WLAN_STA_CON_STATE_DISCONNECTING</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373218B" w14:textId="77777777" w:rsidR="00E36F0E" w:rsidRDefault="00393DC0" w:rsidP="00E36F0E">
            <w:pPr>
              <w:rPr>
                <w:rFonts w:cs="Arial"/>
                <w:color w:val="000000"/>
              </w:rPr>
            </w:pPr>
            <w:r>
              <w:rPr>
                <w:rFonts w:cs="Arial"/>
                <w:color w:val="000000"/>
              </w:rPr>
              <w:t>0x5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2DA8053" w14:textId="77777777" w:rsidR="00E36F0E" w:rsidRDefault="00393DC0" w:rsidP="00E36F0E">
            <w:pPr>
              <w:rPr>
                <w:rFonts w:cs="Arial"/>
                <w:color w:val="000000"/>
              </w:rPr>
            </w:pPr>
            <w:r>
              <w:rPr>
                <w:rFonts w:cs="Arial"/>
                <w:color w:val="000000"/>
              </w:rPr>
              <w:t>Disconnecting</w:t>
            </w:r>
          </w:p>
        </w:tc>
      </w:tr>
      <w:tr w:rsidR="00E36F0E" w:rsidRPr="00C82768" w14:paraId="04BBD58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54C242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513EFE4"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8E6E41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CC9B753" w14:textId="77777777" w:rsidR="00E36F0E" w:rsidRDefault="00393DC0" w:rsidP="00E36F0E">
            <w:pPr>
              <w:rPr>
                <w:rFonts w:cs="Arial"/>
                <w:color w:val="000000"/>
              </w:rPr>
            </w:pPr>
            <w:r>
              <w:rPr>
                <w:rFonts w:cs="Arial"/>
                <w:color w:val="000000"/>
              </w:rPr>
              <w:t>WLAN_STA_CON_STATE_AUTHERROR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18ACAFD" w14:textId="77777777" w:rsidR="00E36F0E" w:rsidRDefault="00393DC0" w:rsidP="00E36F0E">
            <w:pPr>
              <w:rPr>
                <w:rFonts w:cs="Arial"/>
                <w:color w:val="000000"/>
              </w:rPr>
            </w:pPr>
            <w:r>
              <w:rPr>
                <w:rFonts w:cs="Arial"/>
                <w:color w:val="000000"/>
              </w:rPr>
              <w:t>0x6</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49A0B99" w14:textId="77777777" w:rsidR="00E36F0E" w:rsidRDefault="00393DC0" w:rsidP="00E36F0E">
            <w:pPr>
              <w:rPr>
                <w:rFonts w:cs="Arial"/>
                <w:color w:val="000000"/>
              </w:rPr>
            </w:pPr>
            <w:r>
              <w:rPr>
                <w:rFonts w:cs="Arial"/>
                <w:color w:val="000000"/>
              </w:rPr>
              <w:t>Authentication error</w:t>
            </w:r>
          </w:p>
        </w:tc>
      </w:tr>
      <w:tr w:rsidR="00E36F0E" w:rsidRPr="00C82768" w14:paraId="6BF13AB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4FC94C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8E4A195"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617C4A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8E0B168" w14:textId="77777777" w:rsidR="00E36F0E" w:rsidRDefault="00393DC0" w:rsidP="00E36F0E">
            <w:pPr>
              <w:rPr>
                <w:rFonts w:cs="Arial"/>
                <w:color w:val="000000"/>
              </w:rPr>
            </w:pPr>
            <w:r>
              <w:rPr>
                <w:rFonts w:cs="Arial"/>
                <w:color w:val="000000"/>
              </w:rPr>
              <w:t>WLAN_STA_CON_STATE_NWNOTFOUND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F02C218" w14:textId="77777777" w:rsidR="00E36F0E" w:rsidRDefault="00393DC0" w:rsidP="00E36F0E">
            <w:pPr>
              <w:rPr>
                <w:rFonts w:cs="Arial"/>
                <w:color w:val="000000"/>
              </w:rPr>
            </w:pPr>
            <w:r>
              <w:rPr>
                <w:rFonts w:cs="Arial"/>
                <w:color w:val="000000"/>
              </w:rPr>
              <w:t>0x7</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7DCC7FD" w14:textId="77777777" w:rsidR="00E36F0E" w:rsidRDefault="00393DC0" w:rsidP="00E36F0E">
            <w:pPr>
              <w:rPr>
                <w:rFonts w:cs="Arial"/>
                <w:color w:val="000000"/>
              </w:rPr>
            </w:pPr>
            <w:r>
              <w:rPr>
                <w:rFonts w:cs="Arial"/>
                <w:color w:val="000000"/>
              </w:rPr>
              <w:t>Network not found</w:t>
            </w:r>
          </w:p>
        </w:tc>
      </w:tr>
      <w:tr w:rsidR="00E36F0E" w:rsidRPr="00C82768" w14:paraId="13C4E83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06701A9"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AB76F43" w14:textId="77777777" w:rsidR="00E36F0E" w:rsidRPr="00DA43D2" w:rsidRDefault="00393DC0" w:rsidP="00E36F0E">
            <w:r>
              <w:t>WlanStaSmState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A342006"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CBD7959"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BE505C7"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C1B70D9" w14:textId="77777777" w:rsidR="00E36F0E" w:rsidRPr="0052707D" w:rsidRDefault="00E36F0E" w:rsidP="00E36F0E">
            <w:pPr>
              <w:rPr>
                <w:highlight w:val="yellow"/>
              </w:rPr>
            </w:pPr>
          </w:p>
        </w:tc>
      </w:tr>
      <w:tr w:rsidR="00E36F0E" w:rsidRPr="00C82768" w14:paraId="4037EFF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40E108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A9BDC0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8542CF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04CE8D4" w14:textId="77777777" w:rsidR="00E36F0E" w:rsidRDefault="00393DC0" w:rsidP="00E36F0E">
            <w:pPr>
              <w:rPr>
                <w:rFonts w:cs="Arial"/>
                <w:color w:val="000000"/>
              </w:rPr>
            </w:pPr>
            <w:r>
              <w:rPr>
                <w:rFonts w:cs="Arial"/>
                <w:color w:val="000000"/>
              </w:rPr>
              <w:t>WLAN_STA_SM_STATE_OFF</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18CC73B" w14:textId="77777777" w:rsidR="00E36F0E" w:rsidRDefault="00393DC0" w:rsidP="00E36F0E">
            <w:pPr>
              <w:rPr>
                <w:rFonts w:cs="Arial"/>
                <w:color w:val="000000"/>
              </w:rPr>
            </w:pPr>
            <w:r>
              <w:rPr>
                <w:rFonts w:cs="Arial"/>
                <w:color w:val="000000"/>
              </w:rP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0C427CE" w14:textId="77777777" w:rsidR="00E36F0E" w:rsidRDefault="00393DC0" w:rsidP="00E36F0E">
            <w:pPr>
              <w:rPr>
                <w:rFonts w:cs="Arial"/>
                <w:color w:val="000000"/>
              </w:rPr>
            </w:pPr>
            <w:r>
              <w:rPr>
                <w:rFonts w:cs="Arial"/>
                <w:color w:val="000000"/>
              </w:rPr>
              <w:t>WLAN off</w:t>
            </w:r>
          </w:p>
        </w:tc>
      </w:tr>
      <w:tr w:rsidR="00E36F0E" w:rsidRPr="00C82768" w14:paraId="7F5304F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CFDA05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8FBDEC6"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19E373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DB9C273" w14:textId="77777777" w:rsidR="00E36F0E" w:rsidRDefault="00393DC0" w:rsidP="00E36F0E">
            <w:pPr>
              <w:rPr>
                <w:rFonts w:cs="Arial"/>
                <w:color w:val="000000"/>
              </w:rPr>
            </w:pPr>
            <w:r>
              <w:rPr>
                <w:rFonts w:cs="Arial"/>
                <w:color w:val="000000"/>
              </w:rPr>
              <w:t>WLAN_STA_SM_STATE_ENABLING</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A65A4D2" w14:textId="77777777" w:rsidR="00E36F0E" w:rsidRDefault="00393DC0" w:rsidP="00E36F0E">
            <w:pPr>
              <w:rPr>
                <w:rFonts w:cs="Arial"/>
                <w:color w:val="000000"/>
              </w:rPr>
            </w:pPr>
            <w:r>
              <w:rPr>
                <w:rFonts w:cs="Arial"/>
                <w:color w:val="000000"/>
              </w:rP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870ED78" w14:textId="77777777" w:rsidR="00E36F0E" w:rsidRDefault="00393DC0" w:rsidP="00E36F0E">
            <w:pPr>
              <w:rPr>
                <w:rFonts w:cs="Arial"/>
                <w:color w:val="000000"/>
              </w:rPr>
            </w:pPr>
            <w:r>
              <w:rPr>
                <w:rFonts w:cs="Arial"/>
                <w:color w:val="000000"/>
              </w:rPr>
              <w:t>Enabling</w:t>
            </w:r>
          </w:p>
        </w:tc>
      </w:tr>
      <w:tr w:rsidR="00E36F0E" w:rsidRPr="00C82768" w14:paraId="6BA6924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EF3231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0953631"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74CC8A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7BB4448" w14:textId="77777777" w:rsidR="00E36F0E" w:rsidRDefault="00393DC0" w:rsidP="00E36F0E">
            <w:pPr>
              <w:rPr>
                <w:rFonts w:cs="Arial"/>
                <w:color w:val="000000"/>
              </w:rPr>
            </w:pPr>
            <w:r>
              <w:rPr>
                <w:rFonts w:cs="Arial"/>
                <w:color w:val="000000"/>
              </w:rPr>
              <w:t>WLAN_STA_SM_STATE_ON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63730D0" w14:textId="77777777" w:rsidR="00E36F0E" w:rsidRDefault="00393DC0" w:rsidP="00E36F0E">
            <w:pPr>
              <w:rPr>
                <w:rFonts w:cs="Arial"/>
                <w:color w:val="000000"/>
              </w:rPr>
            </w:pPr>
            <w:r>
              <w:rPr>
                <w:rFonts w:cs="Arial"/>
                <w:color w:val="000000"/>
              </w:rP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E5846F3" w14:textId="77777777" w:rsidR="00E36F0E" w:rsidRDefault="00393DC0" w:rsidP="00E36F0E">
            <w:pPr>
              <w:rPr>
                <w:rFonts w:cs="Arial"/>
                <w:color w:val="000000"/>
              </w:rPr>
            </w:pPr>
            <w:r>
              <w:rPr>
                <w:rFonts w:cs="Arial"/>
                <w:color w:val="000000"/>
              </w:rPr>
              <w:t>On</w:t>
            </w:r>
          </w:p>
        </w:tc>
      </w:tr>
      <w:tr w:rsidR="00E36F0E" w:rsidRPr="00C82768" w14:paraId="2E9511D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046518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4B2C0F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8A1DFF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5198921" w14:textId="77777777" w:rsidR="00E36F0E" w:rsidRDefault="00393DC0" w:rsidP="00E36F0E">
            <w:pPr>
              <w:rPr>
                <w:rFonts w:cs="Arial"/>
                <w:color w:val="000000"/>
              </w:rPr>
            </w:pPr>
            <w:r>
              <w:rPr>
                <w:rFonts w:cs="Arial"/>
                <w:color w:val="000000"/>
              </w:rPr>
              <w:t>WLAN_STA_SM_STATE_CONNECTING</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FAE89A2" w14:textId="77777777" w:rsidR="00E36F0E" w:rsidRDefault="00393DC0" w:rsidP="00E36F0E">
            <w:pPr>
              <w:rPr>
                <w:rFonts w:cs="Arial"/>
                <w:color w:val="000000"/>
              </w:rPr>
            </w:pPr>
            <w:r>
              <w:rPr>
                <w:rFonts w:cs="Arial"/>
                <w:color w:val="000000"/>
              </w:rP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5E2F31A" w14:textId="77777777" w:rsidR="00E36F0E" w:rsidRDefault="00393DC0" w:rsidP="00E36F0E">
            <w:pPr>
              <w:rPr>
                <w:rFonts w:cs="Arial"/>
                <w:color w:val="000000"/>
              </w:rPr>
            </w:pPr>
            <w:r>
              <w:rPr>
                <w:rFonts w:cs="Arial"/>
                <w:color w:val="000000"/>
              </w:rPr>
              <w:t>Connecting</w:t>
            </w:r>
          </w:p>
        </w:tc>
      </w:tr>
      <w:tr w:rsidR="00E36F0E" w:rsidRPr="00C82768" w14:paraId="26083E8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7D99C4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24D145A"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212A24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FE75E1F" w14:textId="77777777" w:rsidR="00E36F0E" w:rsidRDefault="00393DC0" w:rsidP="00E36F0E">
            <w:pPr>
              <w:rPr>
                <w:rFonts w:cs="Arial"/>
                <w:color w:val="000000"/>
              </w:rPr>
            </w:pPr>
            <w:r>
              <w:rPr>
                <w:rFonts w:cs="Arial"/>
                <w:color w:val="000000"/>
              </w:rPr>
              <w:t>WLAN_STA_SM_STATE_CONNECTED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A12A22E" w14:textId="77777777" w:rsidR="00E36F0E" w:rsidRDefault="00393DC0" w:rsidP="00E36F0E">
            <w:pPr>
              <w:rPr>
                <w:rFonts w:cs="Arial"/>
                <w:color w:val="000000"/>
              </w:rPr>
            </w:pPr>
            <w:r>
              <w:rPr>
                <w:rFonts w:cs="Arial"/>
                <w:color w:val="000000"/>
              </w:rP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7E48D29" w14:textId="77777777" w:rsidR="00E36F0E" w:rsidRDefault="00393DC0" w:rsidP="00E36F0E">
            <w:pPr>
              <w:rPr>
                <w:rFonts w:cs="Arial"/>
                <w:color w:val="000000"/>
              </w:rPr>
            </w:pPr>
            <w:r>
              <w:rPr>
                <w:rFonts w:cs="Arial"/>
                <w:color w:val="000000"/>
              </w:rPr>
              <w:t>Connected</w:t>
            </w:r>
          </w:p>
        </w:tc>
      </w:tr>
      <w:tr w:rsidR="00E36F0E" w:rsidRPr="00C82768" w14:paraId="06EF0FC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5548D34"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7B9BF89"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BF5B4B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C2301C3" w14:textId="77777777" w:rsidR="00E36F0E" w:rsidRDefault="00393DC0" w:rsidP="00E36F0E">
            <w:pPr>
              <w:rPr>
                <w:rFonts w:cs="Arial"/>
                <w:color w:val="000000"/>
              </w:rPr>
            </w:pPr>
            <w:r>
              <w:rPr>
                <w:rFonts w:cs="Arial"/>
                <w:color w:val="000000"/>
              </w:rPr>
              <w:t>WLAN_STA_SM_STATE_DISCONNECTING</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60766AF" w14:textId="77777777" w:rsidR="00E36F0E" w:rsidRDefault="00393DC0" w:rsidP="00E36F0E">
            <w:pPr>
              <w:rPr>
                <w:rFonts w:cs="Arial"/>
                <w:color w:val="000000"/>
              </w:rPr>
            </w:pPr>
            <w:r>
              <w:rPr>
                <w:rFonts w:cs="Arial"/>
                <w:color w:val="000000"/>
              </w:rPr>
              <w:t>0x5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4FB4768" w14:textId="77777777" w:rsidR="00E36F0E" w:rsidRDefault="00393DC0" w:rsidP="00E36F0E">
            <w:pPr>
              <w:rPr>
                <w:rFonts w:cs="Arial"/>
                <w:color w:val="000000"/>
              </w:rPr>
            </w:pPr>
            <w:r>
              <w:rPr>
                <w:rFonts w:cs="Arial"/>
                <w:color w:val="000000"/>
              </w:rPr>
              <w:t>Disconnecting</w:t>
            </w:r>
          </w:p>
        </w:tc>
      </w:tr>
      <w:tr w:rsidR="00E36F0E" w:rsidRPr="00C82768" w14:paraId="4E20AD6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C3C816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83D5D41"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52F64B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637EC71" w14:textId="77777777" w:rsidR="00E36F0E" w:rsidRDefault="00393DC0" w:rsidP="00E36F0E">
            <w:pPr>
              <w:rPr>
                <w:rFonts w:cs="Arial"/>
                <w:color w:val="000000"/>
              </w:rPr>
            </w:pPr>
            <w:r>
              <w:rPr>
                <w:rFonts w:cs="Arial"/>
                <w:color w:val="000000"/>
              </w:rPr>
              <w:t>WLAN_STA_SM_STATE_DISABLING</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A767FB8" w14:textId="77777777" w:rsidR="00E36F0E" w:rsidRDefault="00393DC0" w:rsidP="00E36F0E">
            <w:pPr>
              <w:rPr>
                <w:rFonts w:cs="Arial"/>
                <w:color w:val="000000"/>
              </w:rPr>
            </w:pPr>
            <w:r>
              <w:rPr>
                <w:rFonts w:cs="Arial"/>
                <w:color w:val="000000"/>
              </w:rPr>
              <w:t>0x6</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F0E996C" w14:textId="77777777" w:rsidR="00E36F0E" w:rsidRDefault="00393DC0" w:rsidP="00E36F0E">
            <w:pPr>
              <w:rPr>
                <w:rFonts w:cs="Arial"/>
                <w:color w:val="000000"/>
              </w:rPr>
            </w:pPr>
            <w:r>
              <w:rPr>
                <w:rFonts w:cs="Arial"/>
                <w:color w:val="000000"/>
              </w:rPr>
              <w:t>Disabling</w:t>
            </w:r>
          </w:p>
        </w:tc>
      </w:tr>
      <w:tr w:rsidR="00E36F0E" w:rsidRPr="00C82768" w14:paraId="03755B1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6AA561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FB47C60"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A14638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B3B77DA" w14:textId="77777777" w:rsidR="00E36F0E" w:rsidRDefault="00393DC0" w:rsidP="00E36F0E">
            <w:pPr>
              <w:rPr>
                <w:rFonts w:cs="Arial"/>
                <w:color w:val="000000"/>
              </w:rPr>
            </w:pPr>
            <w:r>
              <w:rPr>
                <w:rFonts w:cs="Arial"/>
                <w:color w:val="000000"/>
              </w:rPr>
              <w:t>WLAN_STA_SM_STATE_ERROR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371D46A" w14:textId="77777777" w:rsidR="00E36F0E" w:rsidRDefault="00393DC0" w:rsidP="00E36F0E">
            <w:pPr>
              <w:rPr>
                <w:rFonts w:cs="Arial"/>
                <w:color w:val="000000"/>
              </w:rPr>
            </w:pPr>
            <w:r>
              <w:rPr>
                <w:rFonts w:cs="Arial"/>
                <w:color w:val="000000"/>
              </w:rPr>
              <w:t>0x7</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0EEC7D8" w14:textId="77777777" w:rsidR="00E36F0E" w:rsidRDefault="00393DC0" w:rsidP="00E36F0E">
            <w:pPr>
              <w:rPr>
                <w:rFonts w:cs="Arial"/>
                <w:color w:val="000000"/>
              </w:rPr>
            </w:pPr>
            <w:r>
              <w:rPr>
                <w:rFonts w:cs="Arial"/>
                <w:color w:val="000000"/>
              </w:rPr>
              <w:t>Error</w:t>
            </w:r>
          </w:p>
        </w:tc>
      </w:tr>
      <w:tr w:rsidR="00E36F0E" w:rsidRPr="00C82768" w14:paraId="7587032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833A4D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046D99F"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9174742"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D15860B" w14:textId="77777777" w:rsidR="00E36F0E" w:rsidRDefault="00393DC0" w:rsidP="00E36F0E">
            <w:pPr>
              <w:rPr>
                <w:rFonts w:cs="Arial"/>
                <w:color w:val="000000"/>
              </w:rPr>
            </w:pPr>
            <w:r>
              <w:rPr>
                <w:rFonts w:cs="Arial"/>
                <w:color w:val="000000"/>
              </w:rPr>
              <w:t>WLAN_STA_SM_STATE_AUTHERROR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DC43EC5" w14:textId="77777777" w:rsidR="00E36F0E" w:rsidRDefault="00393DC0" w:rsidP="00E36F0E">
            <w:pPr>
              <w:rPr>
                <w:rFonts w:cs="Arial"/>
                <w:color w:val="000000"/>
              </w:rPr>
            </w:pPr>
            <w:r>
              <w:rPr>
                <w:rFonts w:cs="Arial"/>
                <w:color w:val="000000"/>
              </w:rPr>
              <w:t>0x8</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CA8DF2F" w14:textId="77777777" w:rsidR="00E36F0E" w:rsidRDefault="00393DC0" w:rsidP="00E36F0E">
            <w:pPr>
              <w:rPr>
                <w:rFonts w:cs="Arial"/>
                <w:color w:val="000000"/>
              </w:rPr>
            </w:pPr>
            <w:r>
              <w:rPr>
                <w:rFonts w:cs="Arial"/>
                <w:color w:val="000000"/>
              </w:rPr>
              <w:t>Authentication error</w:t>
            </w:r>
          </w:p>
        </w:tc>
      </w:tr>
      <w:tr w:rsidR="00E36F0E" w:rsidRPr="00C82768" w14:paraId="0C574CA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7921EAE"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BAFD5C0"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3A7E6BD"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B4BBF26" w14:textId="77777777" w:rsidR="00E36F0E" w:rsidRDefault="00393DC0" w:rsidP="00E36F0E">
            <w:pPr>
              <w:rPr>
                <w:rFonts w:cs="Arial"/>
                <w:color w:val="000000"/>
              </w:rPr>
            </w:pPr>
            <w:r>
              <w:rPr>
                <w:rFonts w:cs="Arial"/>
                <w:color w:val="000000"/>
              </w:rPr>
              <w:t>WLAN_STA_SM_STATE_NWNOTFOUND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3F0CA27" w14:textId="77777777" w:rsidR="00E36F0E" w:rsidRDefault="00393DC0" w:rsidP="00E36F0E">
            <w:pPr>
              <w:rPr>
                <w:rFonts w:cs="Arial"/>
                <w:color w:val="000000"/>
              </w:rPr>
            </w:pPr>
            <w:r>
              <w:rPr>
                <w:rFonts w:cs="Arial"/>
                <w:color w:val="000000"/>
              </w:rPr>
              <w:t>0x9</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7882099" w14:textId="77777777" w:rsidR="00E36F0E" w:rsidRDefault="00393DC0" w:rsidP="00E36F0E">
            <w:pPr>
              <w:rPr>
                <w:rFonts w:cs="Arial"/>
                <w:color w:val="000000"/>
              </w:rPr>
            </w:pPr>
            <w:r>
              <w:rPr>
                <w:rFonts w:cs="Arial"/>
                <w:color w:val="000000"/>
              </w:rPr>
              <w:t>Network not found</w:t>
            </w:r>
          </w:p>
        </w:tc>
      </w:tr>
      <w:tr w:rsidR="00E36F0E" w:rsidRPr="00C82768" w14:paraId="7F45798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C253A14"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B31D1B5" w14:textId="77777777" w:rsidR="00E36F0E" w:rsidRPr="00DA43D2" w:rsidRDefault="00393DC0" w:rsidP="00E36F0E">
            <w:r>
              <w:t>macAddr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146C853"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37FDB23" w14:textId="77777777" w:rsidR="00E36F0E" w:rsidRDefault="00393DC0" w:rsidP="00E36F0E">
            <w:pPr>
              <w:rPr>
                <w:rFonts w:cs="Arial"/>
                <w:color w:val="000000"/>
              </w:rPr>
            </w:pPr>
            <w:r>
              <w:rPr>
                <w:rFonts w:cs="Arial"/>
                <w:color w:val="000000"/>
              </w:rP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B06B664" w14:textId="77777777" w:rsidR="00E36F0E" w:rsidRPr="00F1221C" w:rsidRDefault="00393DC0" w:rsidP="00E36F0E">
            <w:r w:rsidRPr="00F1221C">
              <w:t>Char Value:0-255</w:t>
            </w:r>
          </w:p>
          <w:p w14:paraId="0B8FEAA8" w14:textId="77777777" w:rsidR="00E36F0E" w:rsidRDefault="00393DC0" w:rsidP="00E36F0E">
            <w:pPr>
              <w:rPr>
                <w:rFonts w:cs="Arial"/>
                <w:color w:val="000000"/>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B29D7B8" w14:textId="77777777" w:rsidR="00E36F0E" w:rsidRDefault="00393DC0" w:rsidP="00E36F0E">
            <w:pPr>
              <w:rPr>
                <w:rFonts w:cs="Arial"/>
                <w:color w:val="000000"/>
              </w:rPr>
            </w:pPr>
            <w:r>
              <w:rPr>
                <w:rFonts w:cs="Arial"/>
                <w:color w:val="000000"/>
              </w:rPr>
              <w:t>MAC Address</w:t>
            </w:r>
          </w:p>
        </w:tc>
      </w:tr>
      <w:tr w:rsidR="00E36F0E" w:rsidRPr="00C82768" w14:paraId="7E99B9B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753CEB1"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52D1B04" w14:textId="77777777" w:rsidR="00E36F0E" w:rsidRPr="00DA43D2" w:rsidRDefault="00393DC0" w:rsidP="00E36F0E">
            <w:r>
              <w:t>ssid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E724391"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096E6B8" w14:textId="77777777" w:rsidR="00E36F0E" w:rsidRDefault="00393DC0" w:rsidP="00E36F0E">
            <w:pPr>
              <w:rPr>
                <w:rFonts w:cs="Arial"/>
                <w:color w:val="000000"/>
              </w:rPr>
            </w:pPr>
            <w:r>
              <w:rPr>
                <w:rFonts w:cs="Arial"/>
                <w:color w:val="000000"/>
              </w:rP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81E00E6" w14:textId="77777777" w:rsidR="00E36F0E" w:rsidRPr="00F1221C" w:rsidRDefault="00393DC0" w:rsidP="00E36F0E">
            <w:r w:rsidRPr="00F1221C">
              <w:t>Char Value:0-255</w:t>
            </w:r>
          </w:p>
          <w:p w14:paraId="32157283" w14:textId="77777777" w:rsidR="00E36F0E" w:rsidRDefault="00393DC0" w:rsidP="00E36F0E">
            <w:pPr>
              <w:rPr>
                <w:rFonts w:cs="Arial"/>
                <w:color w:val="000000"/>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BD6E846" w14:textId="77777777" w:rsidR="00E36F0E" w:rsidRDefault="00393DC0" w:rsidP="00E36F0E">
            <w:pPr>
              <w:rPr>
                <w:rFonts w:cs="Arial"/>
                <w:color w:val="000000"/>
              </w:rPr>
            </w:pPr>
            <w:r>
              <w:rPr>
                <w:rFonts w:cs="Arial"/>
                <w:color w:val="000000"/>
              </w:rPr>
              <w:t>SSID</w:t>
            </w:r>
          </w:p>
        </w:tc>
      </w:tr>
      <w:tr w:rsidR="00E36F0E" w:rsidRPr="00C82768" w14:paraId="7834D11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A769E15"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39B8E87" w14:textId="77777777" w:rsidR="00E36F0E" w:rsidRPr="00DA43D2" w:rsidRDefault="00393DC0" w:rsidP="00E36F0E">
            <w:r>
              <w:t>bssid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1B7B765"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0037C2D" w14:textId="77777777" w:rsidR="00E36F0E" w:rsidRDefault="00393DC0" w:rsidP="00E36F0E">
            <w:pPr>
              <w:rPr>
                <w:rFonts w:cs="Arial"/>
                <w:color w:val="000000"/>
              </w:rPr>
            </w:pPr>
            <w:r>
              <w:rPr>
                <w:rFonts w:cs="Arial"/>
                <w:color w:val="000000"/>
              </w:rP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0BFA610" w14:textId="77777777" w:rsidR="00E36F0E" w:rsidRPr="00F1221C" w:rsidRDefault="00393DC0" w:rsidP="00E36F0E">
            <w:r w:rsidRPr="00F1221C">
              <w:t>Char Value:0-255</w:t>
            </w:r>
          </w:p>
          <w:p w14:paraId="535273E0" w14:textId="77777777" w:rsidR="00E36F0E" w:rsidRDefault="00393DC0" w:rsidP="00E36F0E">
            <w:pPr>
              <w:rPr>
                <w:rFonts w:cs="Arial"/>
                <w:color w:val="000000"/>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D343DD5" w14:textId="77777777" w:rsidR="00E36F0E" w:rsidRDefault="00393DC0" w:rsidP="00E36F0E">
            <w:pPr>
              <w:rPr>
                <w:rFonts w:cs="Arial"/>
                <w:color w:val="000000"/>
              </w:rPr>
            </w:pPr>
            <w:r>
              <w:rPr>
                <w:rFonts w:cs="Arial"/>
                <w:color w:val="000000"/>
              </w:rPr>
              <w:t>BSSID</w:t>
            </w:r>
          </w:p>
        </w:tc>
      </w:tr>
      <w:tr w:rsidR="00E36F0E" w:rsidRPr="00C82768" w14:paraId="47A5E9B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D457E53"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E0C0774" w14:textId="77777777" w:rsidR="00E36F0E" w:rsidRDefault="00393DC0" w:rsidP="00E36F0E">
            <w:r w:rsidRPr="00DA43D2">
              <w:t>WlanSecurity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E86A3AF"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E4279C5"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7464486"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DBF86DF" w14:textId="77777777" w:rsidR="00E36F0E" w:rsidRPr="0052707D" w:rsidRDefault="00393DC0" w:rsidP="00E36F0E">
            <w:pPr>
              <w:rPr>
                <w:highlight w:val="yellow"/>
              </w:rPr>
            </w:pPr>
            <w:r>
              <w:t>Security settings to use</w:t>
            </w:r>
          </w:p>
        </w:tc>
      </w:tr>
      <w:tr w:rsidR="00E36F0E" w:rsidRPr="00C82768" w14:paraId="213FE4E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303B6A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082B562"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175111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31EA5A8" w14:textId="77777777" w:rsidR="00E36F0E" w:rsidRDefault="00393DC0" w:rsidP="00E36F0E">
            <w:r>
              <w:t>Reserved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9C609BD" w14:textId="77777777" w:rsidR="00E36F0E" w:rsidRDefault="00393DC0" w:rsidP="00E36F0E">
            <w:r>
              <w:t>0x00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D7088E1" w14:textId="77777777" w:rsidR="00E36F0E" w:rsidRPr="0052707D" w:rsidRDefault="00E36F0E" w:rsidP="00E36F0E">
            <w:pPr>
              <w:rPr>
                <w:highlight w:val="yellow"/>
              </w:rPr>
            </w:pPr>
          </w:p>
        </w:tc>
      </w:tr>
      <w:tr w:rsidR="00E36F0E" w:rsidRPr="00C82768" w14:paraId="634DE3C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B3D182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1D39C41"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E1E4388"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A116AAF" w14:textId="77777777" w:rsidR="00E36F0E" w:rsidRPr="00C82768" w:rsidRDefault="00393DC0" w:rsidP="00E36F0E">
            <w:r>
              <w:t>Open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93690D8" w14:textId="77777777" w:rsidR="00E36F0E" w:rsidRPr="00C82768" w:rsidRDefault="00393DC0" w:rsidP="00E36F0E">
            <w:r>
              <w:t>0x01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D5F7D11" w14:textId="77777777" w:rsidR="00E36F0E" w:rsidRPr="0052707D" w:rsidRDefault="00393DC0" w:rsidP="00E36F0E">
            <w:pPr>
              <w:rPr>
                <w:highlight w:val="yellow"/>
              </w:rPr>
            </w:pPr>
            <w:r w:rsidRPr="007164A2">
              <w:t>Open or no security</w:t>
            </w:r>
          </w:p>
        </w:tc>
      </w:tr>
      <w:tr w:rsidR="00E36F0E" w:rsidRPr="00C82768" w14:paraId="602D606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E27DA4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9EE9EBB"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24C2ED8"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FADF62C" w14:textId="77777777" w:rsidR="00E36F0E" w:rsidRPr="00C82768" w:rsidRDefault="00393DC0" w:rsidP="00E36F0E">
            <w:r>
              <w:t>WEP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FC9F0CA" w14:textId="77777777" w:rsidR="00E36F0E" w:rsidRPr="00C82768" w:rsidRDefault="00393DC0" w:rsidP="00E36F0E">
            <w:r>
              <w:t>0x02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1276A80" w14:textId="77777777" w:rsidR="00E36F0E" w:rsidRPr="007164A2" w:rsidRDefault="00393DC0" w:rsidP="00E36F0E">
            <w:r>
              <w:t>WEP</w:t>
            </w:r>
          </w:p>
        </w:tc>
      </w:tr>
      <w:tr w:rsidR="00E36F0E" w:rsidRPr="00C82768" w14:paraId="78B3F72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7D745B3"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899CEE0"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FA241F7"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EC96B5B" w14:textId="77777777" w:rsidR="00E36F0E" w:rsidRDefault="00393DC0" w:rsidP="00E36F0E">
            <w:r>
              <w:t>WPS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0287EF8" w14:textId="77777777" w:rsidR="00E36F0E" w:rsidRDefault="00393DC0" w:rsidP="00E36F0E">
            <w:r>
              <w:t>0x03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C9B9BC6" w14:textId="77777777" w:rsidR="00E36F0E" w:rsidRPr="007164A2" w:rsidRDefault="00393DC0" w:rsidP="00E36F0E">
            <w:r>
              <w:t>WPS (WiFi Protected Setup)</w:t>
            </w:r>
          </w:p>
        </w:tc>
      </w:tr>
      <w:tr w:rsidR="00E36F0E" w:rsidRPr="00C82768" w14:paraId="02843B7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B1DC00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F5CA82E"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0ACCC2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0217732" w14:textId="77777777" w:rsidR="00E36F0E" w:rsidRPr="00C82768" w:rsidRDefault="00393DC0" w:rsidP="00E36F0E">
            <w:r>
              <w:t>WPA_Personal</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EE69062" w14:textId="77777777" w:rsidR="00E36F0E" w:rsidRDefault="00393DC0" w:rsidP="00E36F0E">
            <w:r>
              <w:t>0x04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E3DC38F" w14:textId="77777777" w:rsidR="00E36F0E" w:rsidRPr="007164A2" w:rsidRDefault="00393DC0" w:rsidP="00E36F0E">
            <w:r>
              <w:t>WPA/WPA2/WPA3 Personal (passkey)</w:t>
            </w:r>
          </w:p>
        </w:tc>
      </w:tr>
      <w:tr w:rsidR="00E36F0E" w:rsidRPr="00C82768" w14:paraId="529D05E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5EAEB8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05A479A"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279BA35"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2E9663B" w14:textId="77777777" w:rsidR="00E36F0E" w:rsidRDefault="00393DC0" w:rsidP="00E36F0E">
            <w:r>
              <w:t>WPA_Enterprise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F03E39C" w14:textId="77777777" w:rsidR="00E36F0E" w:rsidRDefault="00393DC0" w:rsidP="00E36F0E">
            <w:r>
              <w:t>0x05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33FD361" w14:textId="77777777" w:rsidR="00E36F0E" w:rsidRPr="007164A2" w:rsidRDefault="00393DC0" w:rsidP="00E36F0E">
            <w:r>
              <w:t>WPA/WPA2/WPA3 Enterprise (EAP-PEAP/EAP-TLS/etc) (not supported)</w:t>
            </w:r>
          </w:p>
        </w:tc>
      </w:tr>
      <w:tr w:rsidR="00E36F0E" w:rsidRPr="00C82768" w14:paraId="736D80E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CF77A2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D1710B3"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8E882B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AEB584E" w14:textId="77777777" w:rsidR="00E36F0E" w:rsidRDefault="00393DC0" w:rsidP="00E36F0E">
            <w:r>
              <w:t>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1A7A086" w14:textId="77777777" w:rsidR="00E36F0E" w:rsidRDefault="00393DC0" w:rsidP="00E36F0E">
            <w:r>
              <w:t>0x06</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6C5F5A5" w14:textId="77777777" w:rsidR="00E36F0E" w:rsidRPr="007164A2" w:rsidRDefault="00E36F0E" w:rsidP="00E36F0E"/>
        </w:tc>
      </w:tr>
      <w:tr w:rsidR="00E36F0E" w:rsidRPr="00C82768" w14:paraId="24035C1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AF7D099"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00A68F5" w14:textId="77777777" w:rsidR="00E36F0E" w:rsidRPr="00DA43D2" w:rsidRDefault="00393DC0" w:rsidP="00E36F0E">
            <w:r>
              <w:t>WlanPairwiseCipher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A693DA5"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26EB716"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C72A029"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476FE37" w14:textId="77777777" w:rsidR="00E36F0E" w:rsidRPr="0052707D" w:rsidRDefault="00393DC0" w:rsidP="00E36F0E">
            <w:pPr>
              <w:rPr>
                <w:highlight w:val="yellow"/>
              </w:rPr>
            </w:pPr>
            <w:r w:rsidRPr="007164A2">
              <w:t>Pair cipher</w:t>
            </w:r>
          </w:p>
        </w:tc>
      </w:tr>
      <w:tr w:rsidR="00E36F0E" w:rsidRPr="00C82768" w14:paraId="24C2246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FF0F5F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A17BD45"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BC4EC0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CA00BA9" w14:textId="77777777" w:rsidR="00E36F0E" w:rsidRDefault="00393DC0" w:rsidP="00E36F0E">
            <w:pPr>
              <w:rPr>
                <w:rFonts w:cs="Arial"/>
                <w:color w:val="000000"/>
              </w:rPr>
            </w:pPr>
            <w:r>
              <w:rPr>
                <w:rFonts w:cs="Arial"/>
                <w:color w:val="000000"/>
              </w:rPr>
              <w:t>PAIR_MIN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2EC0592"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39E8E33" w14:textId="77777777" w:rsidR="00E36F0E" w:rsidRPr="0052707D" w:rsidRDefault="00E36F0E" w:rsidP="00E36F0E">
            <w:pPr>
              <w:rPr>
                <w:highlight w:val="yellow"/>
              </w:rPr>
            </w:pPr>
          </w:p>
        </w:tc>
      </w:tr>
      <w:tr w:rsidR="00E36F0E" w:rsidRPr="00C82768" w14:paraId="395428D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6FB503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2415527"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F6C86B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1791A9B" w14:textId="77777777" w:rsidR="00E36F0E" w:rsidRDefault="00393DC0" w:rsidP="00E36F0E">
            <w:pPr>
              <w:rPr>
                <w:rFonts w:cs="Arial"/>
                <w:color w:val="000000"/>
              </w:rPr>
            </w:pPr>
            <w:r>
              <w:rPr>
                <w:rFonts w:cs="Arial"/>
                <w:color w:val="000000"/>
              </w:rPr>
              <w:t>PAIR_NONE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DFE9D60"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BE84963" w14:textId="77777777" w:rsidR="00E36F0E" w:rsidRPr="007164A2" w:rsidRDefault="00393DC0" w:rsidP="00E36F0E">
            <w:r w:rsidRPr="007164A2">
              <w:t>None</w:t>
            </w:r>
          </w:p>
        </w:tc>
      </w:tr>
      <w:tr w:rsidR="00E36F0E" w:rsidRPr="00C82768" w14:paraId="0BFBB7D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CAEA933"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39DEA1D"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C2B134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B8E91B5" w14:textId="77777777" w:rsidR="00E36F0E" w:rsidRDefault="00393DC0" w:rsidP="00E36F0E">
            <w:pPr>
              <w:rPr>
                <w:rFonts w:cs="Arial"/>
                <w:color w:val="000000"/>
              </w:rPr>
            </w:pPr>
            <w:r>
              <w:rPr>
                <w:rFonts w:cs="Arial"/>
                <w:color w:val="000000"/>
              </w:rPr>
              <w:t>PAIR_TKIP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778B894"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D4DC7ED" w14:textId="77777777" w:rsidR="00E36F0E" w:rsidRPr="007164A2" w:rsidRDefault="00393DC0" w:rsidP="00E36F0E">
            <w:r>
              <w:t>TKIP</w:t>
            </w:r>
          </w:p>
        </w:tc>
      </w:tr>
      <w:tr w:rsidR="00E36F0E" w:rsidRPr="00C82768" w14:paraId="4332D4F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2C8D71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DF1B18D"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C3560A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6C93523" w14:textId="77777777" w:rsidR="00E36F0E" w:rsidRDefault="00393DC0" w:rsidP="00E36F0E">
            <w:pPr>
              <w:rPr>
                <w:rFonts w:cs="Arial"/>
                <w:color w:val="000000"/>
              </w:rPr>
            </w:pPr>
            <w:r>
              <w:rPr>
                <w:rFonts w:cs="Arial"/>
                <w:color w:val="000000"/>
              </w:rPr>
              <w:t>PAIR_CCMP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0087D72"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0C1504F" w14:textId="77777777" w:rsidR="00E36F0E" w:rsidRPr="007164A2" w:rsidRDefault="00393DC0" w:rsidP="00E36F0E">
            <w:r>
              <w:t>CCMP/AES</w:t>
            </w:r>
          </w:p>
        </w:tc>
      </w:tr>
      <w:tr w:rsidR="00E36F0E" w:rsidRPr="00C82768" w14:paraId="1DF35D3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021FC8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2E08761"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AB655A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000B11A" w14:textId="77777777" w:rsidR="00E36F0E" w:rsidRDefault="00393DC0" w:rsidP="00E36F0E">
            <w:pPr>
              <w:rPr>
                <w:rFonts w:cs="Arial"/>
                <w:color w:val="000000"/>
              </w:rPr>
            </w:pPr>
            <w:r>
              <w:rPr>
                <w:rFonts w:cs="Arial"/>
                <w:color w:val="000000"/>
              </w:rPr>
              <w:t>PAIR_TKIPCCMP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596FD4C"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C80380F" w14:textId="77777777" w:rsidR="00E36F0E" w:rsidRPr="007164A2" w:rsidRDefault="00393DC0" w:rsidP="00E36F0E">
            <w:r>
              <w:t>Mixmode – tkip or ccmp</w:t>
            </w:r>
          </w:p>
        </w:tc>
      </w:tr>
      <w:tr w:rsidR="00E36F0E" w:rsidRPr="00C82768" w14:paraId="5B2D134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C4B983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B1B474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08A4BB5"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4871B38" w14:textId="77777777" w:rsidR="00E36F0E" w:rsidRDefault="00393DC0" w:rsidP="00E36F0E">
            <w:pPr>
              <w:rPr>
                <w:rFonts w:cs="Arial"/>
                <w:color w:val="000000"/>
              </w:rPr>
            </w:pPr>
            <w:r>
              <w:rPr>
                <w:rFonts w:cs="Arial"/>
                <w:color w:val="000000"/>
              </w:rPr>
              <w:t>PAIR_MAX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E2C2396" w14:textId="77777777" w:rsidR="00E36F0E" w:rsidRDefault="00393DC0" w:rsidP="00E36F0E">
            <w:r>
              <w:t>0x5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E5E1A8A" w14:textId="77777777" w:rsidR="00E36F0E" w:rsidRPr="0052707D" w:rsidRDefault="00E36F0E" w:rsidP="00E36F0E">
            <w:pPr>
              <w:rPr>
                <w:highlight w:val="yellow"/>
              </w:rPr>
            </w:pPr>
          </w:p>
        </w:tc>
      </w:tr>
      <w:tr w:rsidR="00E36F0E" w:rsidRPr="00C82768" w14:paraId="349A8D2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B4A2B6A"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770756D" w14:textId="77777777" w:rsidR="00E36F0E" w:rsidRPr="00DA43D2" w:rsidRDefault="00393DC0" w:rsidP="00E36F0E">
            <w:r>
              <w:t>WlanGroupCipher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0558A13"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C9ECC92"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31AFCCA"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D60C60B" w14:textId="77777777" w:rsidR="00E36F0E" w:rsidRPr="0052707D" w:rsidRDefault="00393DC0" w:rsidP="00E36F0E">
            <w:pPr>
              <w:rPr>
                <w:highlight w:val="yellow"/>
              </w:rPr>
            </w:pPr>
            <w:r w:rsidRPr="007164A2">
              <w:t>Group cipher</w:t>
            </w:r>
          </w:p>
        </w:tc>
      </w:tr>
      <w:tr w:rsidR="00E36F0E" w:rsidRPr="00C82768" w14:paraId="0E2D53F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826066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5D18E10"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343EF6D"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0450CDA" w14:textId="77777777" w:rsidR="00E36F0E" w:rsidRDefault="00393DC0" w:rsidP="00E36F0E">
            <w:pPr>
              <w:rPr>
                <w:rFonts w:cs="Arial"/>
                <w:color w:val="000000"/>
              </w:rPr>
            </w:pPr>
            <w:r>
              <w:rPr>
                <w:rFonts w:cs="Arial"/>
                <w:color w:val="000000"/>
              </w:rPr>
              <w:t>GROUP_MIN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40AE262"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09BA59E" w14:textId="77777777" w:rsidR="00E36F0E" w:rsidRPr="0052707D" w:rsidRDefault="00E36F0E" w:rsidP="00E36F0E">
            <w:pPr>
              <w:rPr>
                <w:highlight w:val="yellow"/>
              </w:rPr>
            </w:pPr>
          </w:p>
        </w:tc>
      </w:tr>
      <w:tr w:rsidR="00E36F0E" w:rsidRPr="00C82768" w14:paraId="0F90163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BFB4C6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2AFCAAF"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CFF9AB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4DFB4D9" w14:textId="77777777" w:rsidR="00E36F0E" w:rsidRDefault="00393DC0" w:rsidP="00E36F0E">
            <w:pPr>
              <w:rPr>
                <w:rFonts w:cs="Arial"/>
                <w:color w:val="000000"/>
              </w:rPr>
            </w:pPr>
            <w:r>
              <w:rPr>
                <w:rFonts w:cs="Arial"/>
                <w:color w:val="000000"/>
              </w:rPr>
              <w:t>GROUP_NONE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529DC86"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1FDC58A" w14:textId="77777777" w:rsidR="00E36F0E" w:rsidRPr="007164A2" w:rsidRDefault="00393DC0" w:rsidP="00E36F0E">
            <w:r w:rsidRPr="007164A2">
              <w:t>None</w:t>
            </w:r>
          </w:p>
        </w:tc>
      </w:tr>
      <w:tr w:rsidR="00E36F0E" w:rsidRPr="00C82768" w14:paraId="0E45CCC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5B07EE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F01AF6B"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EB3A8F5"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D65C068" w14:textId="77777777" w:rsidR="00E36F0E" w:rsidRDefault="00393DC0" w:rsidP="00E36F0E">
            <w:pPr>
              <w:rPr>
                <w:rFonts w:cs="Arial"/>
                <w:color w:val="000000"/>
              </w:rPr>
            </w:pPr>
            <w:r>
              <w:rPr>
                <w:rFonts w:cs="Arial"/>
                <w:color w:val="000000"/>
              </w:rPr>
              <w:t>GROUP_TKIP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39323EE"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ED64C9C" w14:textId="77777777" w:rsidR="00E36F0E" w:rsidRPr="007164A2" w:rsidRDefault="00393DC0" w:rsidP="00E36F0E">
            <w:r>
              <w:t>TKIP</w:t>
            </w:r>
          </w:p>
        </w:tc>
      </w:tr>
      <w:tr w:rsidR="00E36F0E" w:rsidRPr="00C82768" w14:paraId="1FADCD0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6CD8213"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503EAF2"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25909C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CD9C6AD" w14:textId="77777777" w:rsidR="00E36F0E" w:rsidRDefault="00393DC0" w:rsidP="00E36F0E">
            <w:pPr>
              <w:rPr>
                <w:rFonts w:cs="Arial"/>
                <w:color w:val="000000"/>
              </w:rPr>
            </w:pPr>
            <w:r>
              <w:rPr>
                <w:rFonts w:cs="Arial"/>
                <w:color w:val="000000"/>
              </w:rPr>
              <w:t>GROUP_CCMP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9A7C685"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477B6D5" w14:textId="77777777" w:rsidR="00E36F0E" w:rsidRPr="007164A2" w:rsidRDefault="00393DC0" w:rsidP="00E36F0E">
            <w:r>
              <w:t>CCMP/AES</w:t>
            </w:r>
          </w:p>
        </w:tc>
      </w:tr>
      <w:tr w:rsidR="00E36F0E" w:rsidRPr="00C82768" w14:paraId="663227C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99FD34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379DC35"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501AFA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CBD5233" w14:textId="77777777" w:rsidR="00E36F0E" w:rsidRDefault="00393DC0" w:rsidP="00E36F0E">
            <w:pPr>
              <w:rPr>
                <w:rFonts w:cs="Arial"/>
                <w:color w:val="000000"/>
              </w:rPr>
            </w:pPr>
            <w:r>
              <w:rPr>
                <w:rFonts w:cs="Arial"/>
                <w:color w:val="000000"/>
              </w:rPr>
              <w:t>GROUP_TKIPCCMP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607138A"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8858AFE" w14:textId="77777777" w:rsidR="00E36F0E" w:rsidRPr="007164A2" w:rsidRDefault="00393DC0" w:rsidP="00E36F0E">
            <w:r>
              <w:t>Mixmode – tkip or ccmp</w:t>
            </w:r>
          </w:p>
        </w:tc>
      </w:tr>
      <w:tr w:rsidR="00E36F0E" w:rsidRPr="00C82768" w14:paraId="12E05F6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D2C367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4331A4D"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784BAF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A064C89" w14:textId="77777777" w:rsidR="00E36F0E" w:rsidRDefault="00393DC0" w:rsidP="00E36F0E">
            <w:pPr>
              <w:rPr>
                <w:rFonts w:cs="Arial"/>
                <w:color w:val="000000"/>
              </w:rPr>
            </w:pPr>
            <w:r>
              <w:rPr>
                <w:rFonts w:cs="Arial"/>
                <w:color w:val="000000"/>
              </w:rPr>
              <w:t>GROUP_MAX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EB2E855" w14:textId="77777777" w:rsidR="00E36F0E" w:rsidRDefault="00393DC0" w:rsidP="00E36F0E">
            <w:r>
              <w:t>0x5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087C013" w14:textId="77777777" w:rsidR="00E36F0E" w:rsidRPr="0052707D" w:rsidRDefault="00E36F0E" w:rsidP="00E36F0E">
            <w:pPr>
              <w:rPr>
                <w:highlight w:val="yellow"/>
              </w:rPr>
            </w:pPr>
          </w:p>
        </w:tc>
      </w:tr>
      <w:tr w:rsidR="00E36F0E" w:rsidRPr="00C82768" w14:paraId="50F5F2E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4B91610"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B903244" w14:textId="77777777" w:rsidR="00E36F0E" w:rsidRDefault="00393DC0" w:rsidP="00E36F0E">
            <w:r w:rsidRPr="00DA43D2">
              <w:t>WlanChannel</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5E51500"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063609E"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F7E490A"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AC4F4F3" w14:textId="77777777" w:rsidR="00E36F0E" w:rsidRPr="0052707D" w:rsidRDefault="00393DC0" w:rsidP="00E36F0E">
            <w:pPr>
              <w:rPr>
                <w:highlight w:val="yellow"/>
              </w:rPr>
            </w:pPr>
            <w:r w:rsidRPr="007164A2">
              <w:t xml:space="preserve">Optional </w:t>
            </w:r>
            <w:r>
              <w:t>- Channel</w:t>
            </w:r>
            <w:r w:rsidRPr="007164A2">
              <w:t xml:space="preserve"> of AP</w:t>
            </w:r>
          </w:p>
        </w:tc>
      </w:tr>
      <w:tr w:rsidR="00E36F0E" w:rsidRPr="00C82768" w14:paraId="768EBEC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67485F4"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F4382AF"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BF9516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6B40653" w14:textId="77777777" w:rsidR="00E36F0E" w:rsidRDefault="00393DC0" w:rsidP="00E36F0E">
            <w:r>
              <w:t>Reserved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363834F" w14:textId="77777777" w:rsidR="00E36F0E" w:rsidRDefault="00393DC0" w:rsidP="00E36F0E">
            <w:r>
              <w:t>0x00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BB1296B" w14:textId="77777777" w:rsidR="00E36F0E" w:rsidRPr="0052707D" w:rsidRDefault="00E36F0E" w:rsidP="00E36F0E">
            <w:pPr>
              <w:rPr>
                <w:highlight w:val="yellow"/>
              </w:rPr>
            </w:pPr>
          </w:p>
        </w:tc>
      </w:tr>
      <w:tr w:rsidR="00E36F0E" w:rsidRPr="00C82768" w14:paraId="08649A6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D3A522D"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16F7FDC"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D88E9E5"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881E144" w14:textId="77777777" w:rsidR="00E36F0E" w:rsidRPr="00C82768" w:rsidRDefault="00393DC0" w:rsidP="00E36F0E">
            <w:r>
              <w:t>WLAN_CH_1</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9ABB6D5" w14:textId="77777777" w:rsidR="00E36F0E" w:rsidRPr="00C82768" w:rsidRDefault="00393DC0" w:rsidP="00E36F0E">
            <w:r>
              <w:t>0x01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B91EE02" w14:textId="77777777" w:rsidR="00E36F0E" w:rsidRPr="00C82768" w:rsidRDefault="00E36F0E" w:rsidP="00E36F0E"/>
        </w:tc>
      </w:tr>
      <w:tr w:rsidR="00E36F0E" w:rsidRPr="00C82768" w14:paraId="173B2D8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683DC1A"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B9F88E4"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2537C8E"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7DE1261" w14:textId="77777777" w:rsidR="00E36F0E" w:rsidRPr="00C82768" w:rsidRDefault="00393DC0" w:rsidP="00E36F0E">
            <w:r>
              <w:t>WLAN_CH_2</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D73CEF6" w14:textId="77777777" w:rsidR="00E36F0E" w:rsidRPr="00C82768" w:rsidRDefault="00393DC0" w:rsidP="00E36F0E">
            <w:r>
              <w:t>0x02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ED75DEE" w14:textId="77777777" w:rsidR="00E36F0E" w:rsidRPr="00C82768" w:rsidRDefault="00E36F0E" w:rsidP="00E36F0E"/>
        </w:tc>
      </w:tr>
      <w:tr w:rsidR="00E36F0E" w:rsidRPr="00C82768" w14:paraId="267855B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44E8B7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449B5B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ACC102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193B11C" w14:textId="77777777" w:rsidR="00E36F0E" w:rsidRPr="00C82768" w:rsidRDefault="00393DC0" w:rsidP="00E36F0E">
            <w:r>
              <w:t>WLAN_CH_3</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9FE4109" w14:textId="77777777" w:rsidR="00E36F0E" w:rsidRDefault="00393DC0" w:rsidP="00E36F0E">
            <w:r>
              <w:t>0x03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A11C326" w14:textId="77777777" w:rsidR="00E36F0E" w:rsidRPr="00D70130" w:rsidRDefault="00E36F0E" w:rsidP="00E36F0E">
            <w:pPr>
              <w:rPr>
                <w:highlight w:val="yellow"/>
              </w:rPr>
            </w:pPr>
          </w:p>
        </w:tc>
      </w:tr>
      <w:tr w:rsidR="00E36F0E" w:rsidRPr="00C82768" w14:paraId="496F1C6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17D4BF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ED7E73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BCE3ADD"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1B5234C"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D1813EA"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FC0FB22" w14:textId="77777777" w:rsidR="00E36F0E" w:rsidRPr="00D70130" w:rsidRDefault="00E36F0E" w:rsidP="00E36F0E">
            <w:pPr>
              <w:rPr>
                <w:highlight w:val="yellow"/>
              </w:rPr>
            </w:pPr>
          </w:p>
        </w:tc>
      </w:tr>
      <w:tr w:rsidR="00E36F0E" w:rsidRPr="00C82768" w14:paraId="472A141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6A12EC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08B505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B961C9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8D34715" w14:textId="77777777" w:rsidR="00E36F0E" w:rsidRDefault="00393DC0" w:rsidP="00E36F0E">
            <w:r>
              <w:t>WLAN_CH_165</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C5AF16E" w14:textId="77777777" w:rsidR="00E36F0E" w:rsidRDefault="00393DC0" w:rsidP="00E36F0E">
            <w:r>
              <w:t>0xA5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7ECEC18" w14:textId="77777777" w:rsidR="00E36F0E" w:rsidRPr="0052707D" w:rsidRDefault="00E36F0E" w:rsidP="00E36F0E">
            <w:pPr>
              <w:rPr>
                <w:highlight w:val="yellow"/>
              </w:rPr>
            </w:pPr>
          </w:p>
        </w:tc>
      </w:tr>
      <w:tr w:rsidR="00E36F0E" w:rsidRPr="00C82768" w14:paraId="62A6AE4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4524346"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2EBAABF" w14:textId="77777777" w:rsidR="00E36F0E" w:rsidRPr="0011264E" w:rsidRDefault="00393DC0" w:rsidP="00E36F0E">
            <w:pPr>
              <w:rPr>
                <w:rFonts w:cs="Arial"/>
              </w:rPr>
            </w:pPr>
            <w:r w:rsidRPr="0011264E">
              <w:rPr>
                <w:rFonts w:cs="Arial"/>
              </w:rPr>
              <w:t>bandwidth</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60244D1" w14:textId="77777777" w:rsidR="00E36F0E"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016E131"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8C9D16B" w14:textId="77777777" w:rsidR="00E36F0E"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173CDB0" w14:textId="77777777" w:rsidR="00E36F0E" w:rsidRPr="0052707D" w:rsidRDefault="00E36F0E" w:rsidP="00E36F0E">
            <w:pPr>
              <w:rPr>
                <w:highlight w:val="yellow"/>
              </w:rPr>
            </w:pPr>
          </w:p>
        </w:tc>
      </w:tr>
      <w:tr w:rsidR="00E36F0E" w:rsidRPr="00C82768" w14:paraId="0D9BB95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F78D5BA"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9AC04AE" w14:textId="77777777" w:rsidR="00E36F0E" w:rsidRPr="0011264E" w:rsidRDefault="00393DC0" w:rsidP="00E36F0E">
            <w:pPr>
              <w:rPr>
                <w:rFonts w:cs="Arial"/>
              </w:rPr>
            </w:pPr>
            <w:r>
              <w:rPr>
                <w:rFonts w:cs="Arial"/>
              </w:rPr>
              <w:t>Wlan</w:t>
            </w:r>
            <w:r w:rsidRPr="0011264E">
              <w:rPr>
                <w:rFonts w:cs="Arial"/>
              </w:rPr>
              <w:t>Tech</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73C6552"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307DA07"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F43ECDA"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BE22469" w14:textId="77777777" w:rsidR="00E36F0E" w:rsidRPr="0052707D" w:rsidRDefault="00E36F0E" w:rsidP="00E36F0E">
            <w:pPr>
              <w:rPr>
                <w:highlight w:val="yellow"/>
              </w:rPr>
            </w:pPr>
          </w:p>
        </w:tc>
      </w:tr>
      <w:tr w:rsidR="00E36F0E" w:rsidRPr="00C82768" w14:paraId="7A03AC8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A223FB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EF2DB51" w14:textId="77777777" w:rsidR="00E36F0E" w:rsidRDefault="00E36F0E" w:rsidP="00E36F0E">
            <w:pPr>
              <w:rPr>
                <w:rFonts w:cs="Arial"/>
              </w:rPr>
            </w:pP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5D4A717"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A1AF028" w14:textId="77777777" w:rsidR="00E36F0E" w:rsidRDefault="00393DC0" w:rsidP="00E36F0E">
            <w:r>
              <w:t>Unk</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67BD6FE" w14:textId="77777777" w:rsidR="00E36F0E" w:rsidRDefault="00393DC0" w:rsidP="00E36F0E">
            <w:pPr>
              <w:jc w:val="right"/>
            </w:pPr>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7F3AB69" w14:textId="77777777" w:rsidR="00E36F0E" w:rsidRPr="0052707D" w:rsidRDefault="00393DC0" w:rsidP="00E36F0E">
            <w:pPr>
              <w:rPr>
                <w:highlight w:val="yellow"/>
              </w:rPr>
            </w:pPr>
            <w:r w:rsidRPr="0011264E">
              <w:t>Unknown</w:t>
            </w:r>
          </w:p>
        </w:tc>
      </w:tr>
      <w:tr w:rsidR="00E36F0E" w:rsidRPr="00C82768" w14:paraId="08366FE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9FE27D4"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64AF52A" w14:textId="77777777" w:rsidR="00E36F0E" w:rsidRDefault="00E36F0E" w:rsidP="00E36F0E">
            <w:pPr>
              <w:rPr>
                <w:rFonts w:cs="Arial"/>
              </w:rPr>
            </w:pP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4AC1D8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9F6AD7E" w14:textId="77777777" w:rsidR="00E36F0E" w:rsidRDefault="00393DC0" w:rsidP="00E36F0E">
            <w:pPr>
              <w:rPr>
                <w:rFonts w:cs="Arial"/>
                <w:color w:val="000000"/>
              </w:rPr>
            </w:pPr>
            <w:r>
              <w:rPr>
                <w:rFonts w:cs="Arial"/>
                <w:color w:val="000000"/>
              </w:rPr>
              <w:t>B</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76AC3F9" w14:textId="77777777" w:rsidR="00E36F0E" w:rsidRDefault="00393DC0" w:rsidP="00E36F0E">
            <w:pPr>
              <w:rPr>
                <w:rFonts w:cs="Arial"/>
                <w:color w:val="000000"/>
              </w:rPr>
            </w:pPr>
            <w:r>
              <w:rPr>
                <w:rFonts w:cs="Arial"/>
                <w:color w:val="000000"/>
              </w:rP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5ECCB0D" w14:textId="77777777" w:rsidR="00E36F0E" w:rsidRDefault="00393DC0" w:rsidP="00E36F0E">
            <w:pPr>
              <w:rPr>
                <w:rFonts w:cs="Arial"/>
                <w:color w:val="000000"/>
              </w:rPr>
            </w:pPr>
            <w:r>
              <w:rPr>
                <w:rFonts w:cs="Arial"/>
                <w:color w:val="000000"/>
              </w:rPr>
              <w:t>11b; 2.4Ghz, Max data rate 11Mbps</w:t>
            </w:r>
          </w:p>
        </w:tc>
      </w:tr>
      <w:tr w:rsidR="00E36F0E" w:rsidRPr="00C82768" w14:paraId="01E5AF7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B7034B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AA2CF49" w14:textId="77777777" w:rsidR="00E36F0E" w:rsidRDefault="00E36F0E" w:rsidP="00E36F0E">
            <w:pPr>
              <w:rPr>
                <w:rFonts w:cs="Arial"/>
              </w:rPr>
            </w:pP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2F6DA98"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32CC019" w14:textId="77777777" w:rsidR="00E36F0E" w:rsidRDefault="00393DC0" w:rsidP="00E36F0E">
            <w:pPr>
              <w:rPr>
                <w:rFonts w:cs="Arial"/>
                <w:color w:val="000000"/>
              </w:rPr>
            </w:pPr>
            <w:r>
              <w:rPr>
                <w:rFonts w:cs="Arial"/>
                <w:color w:val="000000"/>
              </w:rPr>
              <w:t>A</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6D278D8" w14:textId="77777777" w:rsidR="00E36F0E" w:rsidRDefault="00393DC0" w:rsidP="00E36F0E">
            <w:pPr>
              <w:rPr>
                <w:rFonts w:cs="Arial"/>
                <w:color w:val="000000"/>
              </w:rPr>
            </w:pPr>
            <w:r>
              <w:rPr>
                <w:rFonts w:cs="Arial"/>
                <w:color w:val="000000"/>
              </w:rP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372B064" w14:textId="77777777" w:rsidR="00E36F0E" w:rsidRDefault="00393DC0" w:rsidP="00E36F0E">
            <w:pPr>
              <w:rPr>
                <w:rFonts w:cs="Arial"/>
                <w:color w:val="000000"/>
              </w:rPr>
            </w:pPr>
            <w:r>
              <w:rPr>
                <w:rFonts w:cs="Arial"/>
                <w:color w:val="000000"/>
              </w:rPr>
              <w:t>11a, 5.0Ghz, Max data rate 54Mbps</w:t>
            </w:r>
          </w:p>
        </w:tc>
      </w:tr>
      <w:tr w:rsidR="00E36F0E" w:rsidRPr="00C82768" w14:paraId="7DC54E8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389387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2488EC5" w14:textId="77777777" w:rsidR="00E36F0E" w:rsidRDefault="00E36F0E" w:rsidP="00E36F0E">
            <w:pPr>
              <w:rPr>
                <w:rFonts w:cs="Arial"/>
              </w:rPr>
            </w:pP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499DC0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D99F44C" w14:textId="77777777" w:rsidR="00E36F0E" w:rsidRDefault="00393DC0" w:rsidP="00E36F0E">
            <w:pPr>
              <w:rPr>
                <w:rFonts w:cs="Arial"/>
                <w:color w:val="000000"/>
              </w:rPr>
            </w:pPr>
            <w:r>
              <w:rPr>
                <w:rFonts w:cs="Arial"/>
                <w:color w:val="000000"/>
              </w:rPr>
              <w:t>G</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63DCA99" w14:textId="77777777" w:rsidR="00E36F0E" w:rsidRDefault="00393DC0" w:rsidP="00E36F0E">
            <w:pPr>
              <w:rPr>
                <w:rFonts w:cs="Arial"/>
                <w:color w:val="000000"/>
              </w:rPr>
            </w:pPr>
            <w:r>
              <w:rPr>
                <w:rFonts w:cs="Arial"/>
                <w:color w:val="000000"/>
              </w:rP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B9211E6" w14:textId="77777777" w:rsidR="00E36F0E" w:rsidRDefault="00393DC0" w:rsidP="00E36F0E">
            <w:pPr>
              <w:rPr>
                <w:rFonts w:cs="Arial"/>
                <w:color w:val="000000"/>
              </w:rPr>
            </w:pPr>
            <w:r>
              <w:rPr>
                <w:rFonts w:cs="Arial"/>
                <w:color w:val="000000"/>
              </w:rPr>
              <w:t>11g, 2.4Ghz, Max data rate 54Mbps</w:t>
            </w:r>
          </w:p>
        </w:tc>
      </w:tr>
      <w:tr w:rsidR="00E36F0E" w:rsidRPr="00C82768" w14:paraId="68EA57B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561ED0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8CE0B1D" w14:textId="77777777" w:rsidR="00E36F0E" w:rsidRDefault="00E36F0E" w:rsidP="00E36F0E">
            <w:pPr>
              <w:rPr>
                <w:rFonts w:cs="Arial"/>
              </w:rPr>
            </w:pP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38D49E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E57F742" w14:textId="77777777" w:rsidR="00E36F0E" w:rsidRDefault="00393DC0" w:rsidP="00E36F0E">
            <w:pPr>
              <w:rPr>
                <w:rFonts w:cs="Arial"/>
                <w:color w:val="000000"/>
              </w:rPr>
            </w:pPr>
            <w:r>
              <w:rPr>
                <w:rFonts w:cs="Arial"/>
                <w:color w:val="000000"/>
              </w:rPr>
              <w:t>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FB5737F" w14:textId="77777777" w:rsidR="00E36F0E" w:rsidRDefault="00393DC0" w:rsidP="00E36F0E">
            <w:pPr>
              <w:rPr>
                <w:rFonts w:cs="Arial"/>
                <w:color w:val="000000"/>
              </w:rPr>
            </w:pPr>
            <w:r>
              <w:rPr>
                <w:rFonts w:cs="Arial"/>
                <w:color w:val="000000"/>
              </w:rP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F1CA4C7" w14:textId="77777777" w:rsidR="00E36F0E" w:rsidRDefault="00393DC0" w:rsidP="00E36F0E">
            <w:pPr>
              <w:rPr>
                <w:rFonts w:cs="Arial"/>
                <w:color w:val="000000"/>
              </w:rPr>
            </w:pPr>
            <w:r>
              <w:rPr>
                <w:rFonts w:cs="Arial"/>
                <w:color w:val="000000"/>
              </w:rPr>
              <w:t xml:space="preserve">11n, 2.4/5.0Ghz, Max data rate - 1ss (20/40): 72.2/150Mbps </w:t>
            </w:r>
          </w:p>
        </w:tc>
      </w:tr>
      <w:tr w:rsidR="00E36F0E" w:rsidRPr="00C82768" w14:paraId="16DD63B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134A14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B1C4D20" w14:textId="77777777" w:rsidR="00E36F0E" w:rsidRDefault="00E36F0E" w:rsidP="00E36F0E">
            <w:pPr>
              <w:rPr>
                <w:rFonts w:cs="Arial"/>
              </w:rPr>
            </w:pP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7C7BC22"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4896527" w14:textId="77777777" w:rsidR="00E36F0E" w:rsidRDefault="00393DC0" w:rsidP="00E36F0E">
            <w:pPr>
              <w:rPr>
                <w:rFonts w:cs="Arial"/>
                <w:color w:val="000000"/>
              </w:rPr>
            </w:pPr>
            <w:r>
              <w:rPr>
                <w:rFonts w:cs="Arial"/>
                <w:color w:val="000000"/>
              </w:rPr>
              <w:t>AC</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5FA6C39" w14:textId="77777777" w:rsidR="00E36F0E" w:rsidRDefault="00393DC0" w:rsidP="00E36F0E">
            <w:pPr>
              <w:rPr>
                <w:rFonts w:cs="Arial"/>
                <w:color w:val="000000"/>
              </w:rPr>
            </w:pPr>
            <w:r>
              <w:rPr>
                <w:rFonts w:cs="Arial"/>
                <w:color w:val="000000"/>
              </w:rPr>
              <w:t>0x5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316A5A5" w14:textId="77777777" w:rsidR="00E36F0E" w:rsidRDefault="00393DC0" w:rsidP="00E36F0E">
            <w:pPr>
              <w:rPr>
                <w:rFonts w:cs="Arial"/>
                <w:color w:val="000000"/>
              </w:rPr>
            </w:pPr>
            <w:r>
              <w:rPr>
                <w:rFonts w:cs="Arial"/>
                <w:color w:val="000000"/>
              </w:rPr>
              <w:t>11ac, 2.4/5.0Ghz, Max data rate - 1ss (20/40/80/160) : 78/200/433/866Mbps</w:t>
            </w:r>
          </w:p>
        </w:tc>
      </w:tr>
      <w:tr w:rsidR="00E36F0E" w:rsidRPr="00C82768" w14:paraId="75006CD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648175D"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6B52320" w14:textId="77777777" w:rsidR="00E36F0E" w:rsidRPr="0011264E" w:rsidRDefault="00393DC0" w:rsidP="00E36F0E">
            <w:pPr>
              <w:rPr>
                <w:rFonts w:cs="Arial"/>
              </w:rPr>
            </w:pPr>
            <w:r w:rsidRPr="0011264E">
              <w:rPr>
                <w:rFonts w:cs="Arial"/>
              </w:rPr>
              <w:t>dataRate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E116261" w14:textId="77777777" w:rsidR="00E36F0E"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BF828AF"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A3DAEBE" w14:textId="77777777" w:rsidR="00E36F0E"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B65A1E4" w14:textId="77777777" w:rsidR="00E36F0E" w:rsidRDefault="00393DC0" w:rsidP="00E36F0E">
            <w:pPr>
              <w:rPr>
                <w:rFonts w:cs="Arial"/>
                <w:color w:val="305496"/>
              </w:rPr>
            </w:pPr>
            <w:r w:rsidRPr="0011264E">
              <w:rPr>
                <w:rFonts w:cs="Arial"/>
              </w:rPr>
              <w:t>bps</w:t>
            </w:r>
          </w:p>
        </w:tc>
      </w:tr>
      <w:tr w:rsidR="00E36F0E" w:rsidRPr="00C82768" w14:paraId="5078CCE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C5C32BF"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8139D87" w14:textId="77777777" w:rsidR="00E36F0E" w:rsidRPr="0011264E" w:rsidRDefault="00393DC0" w:rsidP="00E36F0E">
            <w:pPr>
              <w:rPr>
                <w:rFonts w:cs="Arial"/>
              </w:rPr>
            </w:pPr>
            <w:r w:rsidRPr="0011264E">
              <w:rPr>
                <w:rFonts w:cs="Arial"/>
              </w:rPr>
              <w:t>signalStrength</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38F4392" w14:textId="77777777" w:rsidR="00E36F0E"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A2017B9" w14:textId="77777777" w:rsidR="00E36F0E" w:rsidRDefault="00393DC0" w:rsidP="00E36F0E">
            <w:r w:rsidRPr="0010008E">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C3AEC52" w14:textId="77777777" w:rsidR="00E36F0E"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B88F701" w14:textId="77777777" w:rsidR="00E36F0E" w:rsidRPr="0011264E" w:rsidRDefault="00393DC0" w:rsidP="00E36F0E">
            <w:pPr>
              <w:rPr>
                <w:rFonts w:cs="Arial"/>
              </w:rPr>
            </w:pPr>
            <w:r w:rsidRPr="0011264E">
              <w:rPr>
                <w:rFonts w:cs="Arial"/>
              </w:rPr>
              <w:t>Signal strength, dBm</w:t>
            </w:r>
          </w:p>
        </w:tc>
      </w:tr>
      <w:tr w:rsidR="00E36F0E" w:rsidRPr="00C82768" w14:paraId="42B778C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558ED1E"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F8D6AC4" w14:textId="77777777" w:rsidR="00E36F0E" w:rsidRPr="0011264E" w:rsidRDefault="00393DC0" w:rsidP="00E36F0E">
            <w:pPr>
              <w:rPr>
                <w:rFonts w:cs="Arial"/>
              </w:rPr>
            </w:pPr>
            <w:r w:rsidRPr="0011264E">
              <w:rPr>
                <w:rFonts w:cs="Arial"/>
              </w:rPr>
              <w:t>signalNoise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F45DD5B" w14:textId="77777777" w:rsidR="00E36F0E"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649EB82" w14:textId="77777777" w:rsidR="00E36F0E" w:rsidRDefault="00393DC0" w:rsidP="00E36F0E">
            <w:r w:rsidRPr="0010008E">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CDCD961" w14:textId="77777777" w:rsidR="00E36F0E"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F8C4171" w14:textId="77777777" w:rsidR="00E36F0E" w:rsidRPr="0011264E" w:rsidRDefault="00393DC0" w:rsidP="00E36F0E">
            <w:pPr>
              <w:rPr>
                <w:rFonts w:cs="Arial"/>
              </w:rPr>
            </w:pPr>
            <w:r w:rsidRPr="0011264E">
              <w:rPr>
                <w:rFonts w:cs="Arial"/>
              </w:rPr>
              <w:t>Noise level, dBm</w:t>
            </w:r>
          </w:p>
        </w:tc>
      </w:tr>
      <w:tr w:rsidR="00E36F0E" w:rsidRPr="00C82768" w14:paraId="3FF2BDC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3A10CFD"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47BFD36" w14:textId="77777777" w:rsidR="00E36F0E" w:rsidRPr="0011264E" w:rsidRDefault="00393DC0" w:rsidP="00E36F0E">
            <w:pPr>
              <w:rPr>
                <w:rFonts w:cs="Arial"/>
              </w:rPr>
            </w:pPr>
            <w:r w:rsidRPr="0011264E">
              <w:rPr>
                <w:rFonts w:cs="Arial"/>
              </w:rPr>
              <w:t>signalSNR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3ADB60B" w14:textId="77777777" w:rsidR="00E36F0E"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A2D8B06" w14:textId="77777777" w:rsidR="00E36F0E" w:rsidRDefault="00393DC0" w:rsidP="00E36F0E">
            <w:r w:rsidRPr="0010008E">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03B6CE0" w14:textId="77777777" w:rsidR="00E36F0E"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2CCA56A" w14:textId="77777777" w:rsidR="00E36F0E" w:rsidRPr="0011264E" w:rsidRDefault="00393DC0" w:rsidP="00E36F0E">
            <w:pPr>
              <w:rPr>
                <w:rFonts w:cs="Arial"/>
              </w:rPr>
            </w:pPr>
            <w:r w:rsidRPr="0011264E">
              <w:rPr>
                <w:rFonts w:cs="Arial"/>
              </w:rPr>
              <w:t>SNR, dB</w:t>
            </w:r>
          </w:p>
        </w:tc>
      </w:tr>
      <w:tr w:rsidR="00E36F0E" w:rsidRPr="00C82768" w14:paraId="4A56771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E6684AE" w14:textId="77777777" w:rsidR="00E36F0E" w:rsidRDefault="00393DC0" w:rsidP="00E36F0E">
            <w:pPr>
              <w:jc w:val="center"/>
            </w:pPr>
            <w:r>
              <w:lastRenderedPageBreak/>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DFCF2CF" w14:textId="77777777" w:rsidR="00E36F0E" w:rsidRPr="0011264E" w:rsidRDefault="00393DC0" w:rsidP="00E36F0E">
            <w:pPr>
              <w:rPr>
                <w:rFonts w:cs="Arial"/>
              </w:rPr>
            </w:pPr>
            <w:r w:rsidRPr="0011264E">
              <w:rPr>
                <w:rFonts w:cs="Arial"/>
              </w:rPr>
              <w:t>ipAddr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BFBC2BF"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46AE12B" w14:textId="77777777" w:rsidR="00E36F0E" w:rsidRDefault="00393DC0" w:rsidP="00E36F0E">
            <w:r w:rsidRPr="0010008E">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34D08E9" w14:textId="77777777" w:rsidR="00E36F0E" w:rsidRPr="00F1221C" w:rsidRDefault="00393DC0" w:rsidP="00E36F0E">
            <w:r w:rsidRPr="00F1221C">
              <w:t>Char Value:0-255</w:t>
            </w:r>
          </w:p>
          <w:p w14:paraId="5D5BA7C3"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03FCADE" w14:textId="77777777" w:rsidR="00E36F0E" w:rsidRPr="0011264E" w:rsidRDefault="00393DC0" w:rsidP="00E36F0E">
            <w:pPr>
              <w:rPr>
                <w:rFonts w:cs="Arial"/>
              </w:rPr>
            </w:pPr>
            <w:r w:rsidRPr="0011264E">
              <w:rPr>
                <w:rFonts w:cs="Arial"/>
              </w:rPr>
              <w:t>IP address</w:t>
            </w:r>
          </w:p>
        </w:tc>
      </w:tr>
      <w:tr w:rsidR="00E36F0E" w:rsidRPr="00C82768" w14:paraId="13F3D66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224BD3F"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67D03B0" w14:textId="77777777" w:rsidR="00E36F0E" w:rsidRPr="0011264E" w:rsidRDefault="00393DC0" w:rsidP="00E36F0E">
            <w:pPr>
              <w:rPr>
                <w:rFonts w:cs="Arial"/>
              </w:rPr>
            </w:pPr>
            <w:r w:rsidRPr="0011264E">
              <w:rPr>
                <w:rFonts w:cs="Arial"/>
              </w:rPr>
              <w:t>ipSubnet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5033CB3"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83C569F" w14:textId="77777777" w:rsidR="00E36F0E" w:rsidRDefault="00393DC0" w:rsidP="00E36F0E">
            <w:r w:rsidRPr="0010008E">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DD4096B" w14:textId="77777777" w:rsidR="00E36F0E" w:rsidRPr="00F1221C" w:rsidRDefault="00393DC0" w:rsidP="00E36F0E">
            <w:r w:rsidRPr="00F1221C">
              <w:t>Char Value:0-255</w:t>
            </w:r>
          </w:p>
          <w:p w14:paraId="7A7A5124"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187DB46" w14:textId="77777777" w:rsidR="00E36F0E" w:rsidRPr="0011264E" w:rsidRDefault="00393DC0" w:rsidP="00E36F0E">
            <w:pPr>
              <w:rPr>
                <w:rFonts w:cs="Arial"/>
              </w:rPr>
            </w:pPr>
            <w:r w:rsidRPr="0011264E">
              <w:rPr>
                <w:rFonts w:cs="Arial"/>
              </w:rPr>
              <w:t>Subnet mask</w:t>
            </w:r>
          </w:p>
        </w:tc>
      </w:tr>
      <w:tr w:rsidR="00E36F0E" w:rsidRPr="00C82768" w14:paraId="5D54549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C745229"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580993A" w14:textId="77777777" w:rsidR="00E36F0E" w:rsidRPr="0011264E" w:rsidRDefault="00393DC0" w:rsidP="00E36F0E">
            <w:pPr>
              <w:rPr>
                <w:rFonts w:cs="Arial"/>
              </w:rPr>
            </w:pPr>
            <w:r w:rsidRPr="0011264E">
              <w:rPr>
                <w:rFonts w:cs="Arial"/>
              </w:rPr>
              <w:t>ipGateway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18337F7"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206B5CD" w14:textId="77777777" w:rsidR="00E36F0E" w:rsidRDefault="00393DC0" w:rsidP="00E36F0E">
            <w:r w:rsidRPr="0010008E">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67966B9" w14:textId="77777777" w:rsidR="00E36F0E" w:rsidRPr="00F1221C" w:rsidRDefault="00393DC0" w:rsidP="00E36F0E">
            <w:r w:rsidRPr="00F1221C">
              <w:t>Char Value:0-255</w:t>
            </w:r>
          </w:p>
          <w:p w14:paraId="7A667463"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78BE81C" w14:textId="77777777" w:rsidR="00E36F0E" w:rsidRPr="0011264E" w:rsidRDefault="00393DC0" w:rsidP="00E36F0E">
            <w:pPr>
              <w:rPr>
                <w:rFonts w:cs="Arial"/>
              </w:rPr>
            </w:pPr>
            <w:r w:rsidRPr="0011264E">
              <w:rPr>
                <w:rFonts w:cs="Arial"/>
              </w:rPr>
              <w:t>GW IP address</w:t>
            </w:r>
          </w:p>
        </w:tc>
      </w:tr>
      <w:tr w:rsidR="00E36F0E" w:rsidRPr="00C82768" w14:paraId="1BE850B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73EC7BB"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E81095C" w14:textId="77777777" w:rsidR="00E36F0E" w:rsidRPr="0011264E" w:rsidRDefault="00393DC0" w:rsidP="00E36F0E">
            <w:pPr>
              <w:rPr>
                <w:rFonts w:cs="Arial"/>
              </w:rPr>
            </w:pPr>
            <w:r w:rsidRPr="0011264E">
              <w:rPr>
                <w:rFonts w:cs="Arial"/>
              </w:rPr>
              <w:t>ipDnsPref</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750B949"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EE0D519" w14:textId="77777777" w:rsidR="00E36F0E" w:rsidRDefault="00393DC0" w:rsidP="00E36F0E">
            <w:r w:rsidRPr="0010008E">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25C0708" w14:textId="77777777" w:rsidR="00E36F0E" w:rsidRPr="00F1221C" w:rsidRDefault="00393DC0" w:rsidP="00E36F0E">
            <w:r w:rsidRPr="00F1221C">
              <w:t>Char Value:0-255</w:t>
            </w:r>
          </w:p>
          <w:p w14:paraId="2F86ADC7"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CC56609" w14:textId="77777777" w:rsidR="00E36F0E" w:rsidRPr="0011264E" w:rsidRDefault="00393DC0" w:rsidP="00E36F0E">
            <w:pPr>
              <w:rPr>
                <w:rFonts w:cs="Arial"/>
              </w:rPr>
            </w:pPr>
            <w:r w:rsidRPr="0011264E">
              <w:rPr>
                <w:rFonts w:cs="Arial"/>
              </w:rPr>
              <w:t>DNS primary</w:t>
            </w:r>
          </w:p>
        </w:tc>
      </w:tr>
      <w:tr w:rsidR="00E36F0E" w:rsidRPr="00C82768" w14:paraId="47941CE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A6C85F2"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05B611D" w14:textId="77777777" w:rsidR="00E36F0E" w:rsidRPr="0011264E" w:rsidRDefault="00393DC0" w:rsidP="00E36F0E">
            <w:pPr>
              <w:rPr>
                <w:rFonts w:cs="Arial"/>
              </w:rPr>
            </w:pPr>
            <w:r w:rsidRPr="0011264E">
              <w:rPr>
                <w:rFonts w:cs="Arial"/>
              </w:rPr>
              <w:t>ipDnsAlt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CA98B52"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F52B750" w14:textId="77777777" w:rsidR="00E36F0E" w:rsidRDefault="00393DC0" w:rsidP="00E36F0E">
            <w:r w:rsidRPr="002F01CE">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34F288A" w14:textId="77777777" w:rsidR="00E36F0E" w:rsidRPr="00F1221C" w:rsidRDefault="00393DC0" w:rsidP="00E36F0E">
            <w:r w:rsidRPr="00F1221C">
              <w:t>Char Value:0-255</w:t>
            </w:r>
          </w:p>
          <w:p w14:paraId="3ED323FA"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51812C0" w14:textId="77777777" w:rsidR="00E36F0E" w:rsidRPr="0011264E" w:rsidRDefault="00393DC0" w:rsidP="00E36F0E">
            <w:pPr>
              <w:rPr>
                <w:rFonts w:cs="Arial"/>
              </w:rPr>
            </w:pPr>
            <w:r w:rsidRPr="0011264E">
              <w:rPr>
                <w:rFonts w:cs="Arial"/>
              </w:rPr>
              <w:t>DNS secondary</w:t>
            </w:r>
          </w:p>
        </w:tc>
      </w:tr>
      <w:tr w:rsidR="00E36F0E" w:rsidRPr="00C82768" w14:paraId="0CC20A7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8268D63"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A0AC7EA" w14:textId="77777777" w:rsidR="00E36F0E" w:rsidRPr="0011264E" w:rsidRDefault="00393DC0" w:rsidP="00E36F0E">
            <w:pPr>
              <w:rPr>
                <w:rFonts w:cs="Arial"/>
              </w:rPr>
            </w:pPr>
            <w:r w:rsidRPr="0011264E">
              <w:rPr>
                <w:rFonts w:cs="Arial"/>
              </w:rPr>
              <w:t>ifaceName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AA41149"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337D69D" w14:textId="77777777" w:rsidR="00E36F0E" w:rsidRDefault="00393DC0" w:rsidP="00E36F0E">
            <w:r w:rsidRPr="002F01CE">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0312E9C" w14:textId="77777777" w:rsidR="00E36F0E" w:rsidRPr="00F1221C" w:rsidRDefault="00393DC0" w:rsidP="00E36F0E">
            <w:r w:rsidRPr="00F1221C">
              <w:t>Char Value:0-255</w:t>
            </w:r>
          </w:p>
          <w:p w14:paraId="39D5EDF7"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F16E7A8" w14:textId="77777777" w:rsidR="00E36F0E" w:rsidRPr="0011264E" w:rsidRDefault="00393DC0" w:rsidP="00E36F0E">
            <w:pPr>
              <w:rPr>
                <w:rFonts w:cs="Arial"/>
              </w:rPr>
            </w:pPr>
            <w:r w:rsidRPr="0011264E">
              <w:rPr>
                <w:rFonts w:cs="Arial"/>
              </w:rPr>
              <w:t>Interface name</w:t>
            </w:r>
          </w:p>
        </w:tc>
      </w:tr>
      <w:tr w:rsidR="00E36F0E" w:rsidRPr="00C82768" w14:paraId="1212647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B179F45"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445C41A" w14:textId="77777777" w:rsidR="00E36F0E" w:rsidRDefault="00393DC0" w:rsidP="00E36F0E">
            <w:r>
              <w:t>ifId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380EF77" w14:textId="77777777" w:rsidR="00E36F0E"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46F6FCA"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2205DC4" w14:textId="77777777" w:rsidR="00E36F0E" w:rsidRPr="0011264E"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EBA09B0" w14:textId="77777777" w:rsidR="00E36F0E" w:rsidRDefault="00393DC0" w:rsidP="00E36F0E">
            <w:r>
              <w:t>Interface ID</w:t>
            </w:r>
          </w:p>
        </w:tc>
      </w:tr>
    </w:tbl>
    <w:p w14:paraId="66A5775B" w14:textId="77777777" w:rsidR="00E36F0E" w:rsidRDefault="00E36F0E"/>
    <w:p w14:paraId="35617C1D" w14:textId="612182BC" w:rsidR="00E36F0E" w:rsidRDefault="00393DC0" w:rsidP="00506E2F">
      <w:pPr>
        <w:pStyle w:val="Heading4"/>
      </w:pPr>
      <w:r w:rsidRPr="00B9479B">
        <w:t>MD-REQ-380310/A-StationModeStats</w:t>
      </w:r>
    </w:p>
    <w:p w14:paraId="5FCC295C" w14:textId="77777777" w:rsidR="00E36F0E" w:rsidRPr="00B01A09"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WLAN station mode statistics</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758F0A12"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365BA9D4" w14:textId="77777777" w:rsidR="00E36F0E" w:rsidRPr="00C82768" w:rsidRDefault="00E36F0E" w:rsidP="00E36F0E">
            <w:pPr>
              <w:spacing w:line="256" w:lineRule="auto"/>
              <w:rPr>
                <w:sz w:val="8"/>
              </w:rPr>
            </w:pPr>
          </w:p>
        </w:tc>
      </w:tr>
      <w:tr w:rsidR="00E36F0E" w:rsidRPr="00C82768" w14:paraId="603D4793"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0B824F80"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213097D3" w14:textId="77777777" w:rsidR="00E36F0E" w:rsidRPr="00C82768" w:rsidRDefault="00393DC0" w:rsidP="00E36F0E">
            <w:pPr>
              <w:spacing w:line="256" w:lineRule="auto"/>
            </w:pPr>
            <w:r w:rsidRPr="00DA32BB">
              <w:t>One-Shot (</w:t>
            </w:r>
            <w:r>
              <w:t>A-Synch)</w:t>
            </w:r>
          </w:p>
        </w:tc>
      </w:tr>
      <w:tr w:rsidR="00E36F0E" w:rsidRPr="00C82768" w14:paraId="4D0E7CD2"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29EFCF02"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6FE55C2F" w14:textId="77777777" w:rsidR="00E36F0E" w:rsidRPr="00C82768" w:rsidRDefault="00393DC0" w:rsidP="00E36F0E">
            <w:pPr>
              <w:spacing w:line="256" w:lineRule="auto"/>
            </w:pPr>
            <w:r w:rsidRPr="00C82768">
              <w:t>Default</w:t>
            </w:r>
          </w:p>
        </w:tc>
      </w:tr>
      <w:tr w:rsidR="00E36F0E" w:rsidRPr="00C82768" w14:paraId="2A7FA0E2"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3FD766F8"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45961A66" w14:textId="77777777" w:rsidR="00E36F0E" w:rsidRPr="00C82768" w:rsidRDefault="00393DC0" w:rsidP="00E36F0E">
            <w:pPr>
              <w:spacing w:line="256" w:lineRule="auto"/>
            </w:pPr>
            <w:r w:rsidRPr="00C82768">
              <w:t>No</w:t>
            </w:r>
          </w:p>
        </w:tc>
      </w:tr>
      <w:tr w:rsidR="00E36F0E" w:rsidRPr="00C82768" w14:paraId="60CAB42E"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7D4BD22B" w14:textId="77777777" w:rsidR="00E36F0E" w:rsidRPr="00C82768" w:rsidRDefault="00E36F0E" w:rsidP="00E36F0E">
            <w:pPr>
              <w:spacing w:line="256" w:lineRule="auto"/>
              <w:rPr>
                <w:sz w:val="8"/>
              </w:rPr>
            </w:pPr>
          </w:p>
        </w:tc>
      </w:tr>
      <w:tr w:rsidR="00E36F0E" w:rsidRPr="00C82768" w14:paraId="7E6A607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5B6F2C97"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530E7B90"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6DA733ED"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2800B86"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546FA68"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F0142BE" w14:textId="77777777" w:rsidR="00E36F0E" w:rsidRPr="00C82768" w:rsidRDefault="00393DC0" w:rsidP="00E36F0E">
            <w:pPr>
              <w:rPr>
                <w:b/>
              </w:rPr>
            </w:pPr>
            <w:r w:rsidRPr="00C82768">
              <w:rPr>
                <w:b/>
              </w:rPr>
              <w:t>Description</w:t>
            </w:r>
          </w:p>
        </w:tc>
      </w:tr>
      <w:tr w:rsidR="00E36F0E" w:rsidRPr="00C82768" w14:paraId="17FD6EC0"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5204AA13" w14:textId="77777777" w:rsidR="00E36F0E" w:rsidRPr="00C82768" w:rsidRDefault="00393DC0" w:rsidP="00E36F0E">
            <w:pPr>
              <w:rPr>
                <w:b/>
              </w:rPr>
            </w:pPr>
            <w:r w:rsidRPr="00C82768">
              <w:rPr>
                <w:b/>
              </w:rPr>
              <w:t>Request</w:t>
            </w:r>
          </w:p>
        </w:tc>
      </w:tr>
      <w:tr w:rsidR="00E36F0E" w:rsidRPr="00C82768" w14:paraId="677C308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08E790A"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24C664CD" w14:textId="77777777" w:rsidR="00E36F0E" w:rsidRDefault="00393DC0" w:rsidP="00E36F0E">
            <w:r>
              <w:t>ifId</w:t>
            </w:r>
          </w:p>
        </w:tc>
        <w:tc>
          <w:tcPr>
            <w:tcW w:w="900" w:type="dxa"/>
            <w:tcBorders>
              <w:top w:val="single" w:sz="4" w:space="0" w:color="auto"/>
              <w:left w:val="single" w:sz="4" w:space="0" w:color="auto"/>
              <w:bottom w:val="single" w:sz="4" w:space="0" w:color="auto"/>
              <w:right w:val="single" w:sz="4" w:space="0" w:color="auto"/>
            </w:tcBorders>
          </w:tcPr>
          <w:p w14:paraId="6A15E32A" w14:textId="77777777" w:rsidR="00E36F0E"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tcPr>
          <w:p w14:paraId="64B8A22A"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1A321248" w14:textId="77777777" w:rsidR="00E36F0E" w:rsidRPr="0011264E"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tcPr>
          <w:p w14:paraId="0DF412A6" w14:textId="77777777" w:rsidR="00E36F0E" w:rsidRDefault="00393DC0" w:rsidP="00E36F0E">
            <w:r>
              <w:t>Interface ID</w:t>
            </w:r>
          </w:p>
        </w:tc>
      </w:tr>
      <w:tr w:rsidR="00E36F0E" w:rsidRPr="00C82768" w14:paraId="1CC6F8D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25DF300"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093FFF93" w14:textId="77777777" w:rsidR="00E36F0E" w:rsidRDefault="00393DC0" w:rsidP="00E36F0E">
            <w:r>
              <w:t>ifaceName</w:t>
            </w:r>
          </w:p>
        </w:tc>
        <w:tc>
          <w:tcPr>
            <w:tcW w:w="900" w:type="dxa"/>
            <w:tcBorders>
              <w:top w:val="single" w:sz="4" w:space="0" w:color="auto"/>
              <w:left w:val="single" w:sz="4" w:space="0" w:color="auto"/>
              <w:bottom w:val="single" w:sz="4" w:space="0" w:color="auto"/>
              <w:right w:val="single" w:sz="4" w:space="0" w:color="auto"/>
            </w:tcBorders>
          </w:tcPr>
          <w:p w14:paraId="773C6332"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62B6693A"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0AEFBDD9" w14:textId="77777777" w:rsidR="00E36F0E" w:rsidRPr="00F1221C" w:rsidRDefault="00393DC0" w:rsidP="00E36F0E">
            <w:r w:rsidRPr="00F1221C">
              <w:t>Char Value:0-255</w:t>
            </w:r>
          </w:p>
          <w:p w14:paraId="2A52F743" w14:textId="77777777" w:rsidR="00E36F0E" w:rsidRPr="0011264E" w:rsidRDefault="00393DC0" w:rsidP="00E36F0E">
            <w:r w:rsidRPr="00F1221C">
              <w:lastRenderedPageBreak/>
              <w:t>No String length limit</w:t>
            </w:r>
          </w:p>
        </w:tc>
        <w:tc>
          <w:tcPr>
            <w:tcW w:w="3330" w:type="dxa"/>
            <w:tcBorders>
              <w:top w:val="single" w:sz="4" w:space="0" w:color="auto"/>
              <w:left w:val="single" w:sz="4" w:space="0" w:color="auto"/>
              <w:bottom w:val="single" w:sz="4" w:space="0" w:color="auto"/>
              <w:right w:val="single" w:sz="4" w:space="0" w:color="auto"/>
            </w:tcBorders>
          </w:tcPr>
          <w:p w14:paraId="4BE49F7A" w14:textId="77777777" w:rsidR="00E36F0E" w:rsidRDefault="00393DC0" w:rsidP="00E36F0E">
            <w:r>
              <w:lastRenderedPageBreak/>
              <w:t>Interface Name</w:t>
            </w:r>
          </w:p>
        </w:tc>
      </w:tr>
      <w:tr w:rsidR="00E36F0E" w:rsidRPr="00C82768" w14:paraId="36201B5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846258E"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561B884F" w14:textId="77777777" w:rsidR="00E36F0E" w:rsidRDefault="00393DC0" w:rsidP="00E36F0E">
            <w:r>
              <w:t>StatsCmdType</w:t>
            </w:r>
          </w:p>
        </w:tc>
        <w:tc>
          <w:tcPr>
            <w:tcW w:w="900" w:type="dxa"/>
            <w:tcBorders>
              <w:top w:val="single" w:sz="4" w:space="0" w:color="auto"/>
              <w:left w:val="single" w:sz="4" w:space="0" w:color="auto"/>
              <w:bottom w:val="single" w:sz="4" w:space="0" w:color="auto"/>
              <w:right w:val="single" w:sz="4" w:space="0" w:color="auto"/>
            </w:tcBorders>
          </w:tcPr>
          <w:p w14:paraId="794922BA"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tcPr>
          <w:p w14:paraId="05C62638"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1DB4F482" w14:textId="77777777" w:rsidR="00E36F0E" w:rsidRPr="0011264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4214E19D" w14:textId="77777777" w:rsidR="00E36F0E" w:rsidRDefault="00E36F0E" w:rsidP="00E36F0E"/>
        </w:tc>
      </w:tr>
      <w:tr w:rsidR="00E36F0E" w:rsidRPr="00C82768" w14:paraId="0BB5C96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8C53073"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0FE0517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2BA22A15"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07353808" w14:textId="77777777" w:rsidR="00E36F0E" w:rsidRDefault="00393DC0" w:rsidP="00E36F0E">
            <w:pPr>
              <w:rPr>
                <w:rFonts w:cs="Arial"/>
                <w:color w:val="000000"/>
                <w:szCs w:val="20"/>
              </w:rPr>
            </w:pPr>
            <w:r>
              <w:rPr>
                <w:rFonts w:cs="Arial"/>
                <w:color w:val="000000"/>
                <w:szCs w:val="20"/>
              </w:rPr>
              <w:t>DISABLE</w:t>
            </w:r>
          </w:p>
        </w:tc>
        <w:tc>
          <w:tcPr>
            <w:tcW w:w="1170" w:type="dxa"/>
            <w:tcBorders>
              <w:top w:val="single" w:sz="4" w:space="0" w:color="auto"/>
              <w:left w:val="single" w:sz="4" w:space="0" w:color="auto"/>
              <w:bottom w:val="single" w:sz="4" w:space="0" w:color="auto"/>
              <w:right w:val="single" w:sz="4" w:space="0" w:color="auto"/>
            </w:tcBorders>
          </w:tcPr>
          <w:p w14:paraId="1FB33A90" w14:textId="77777777" w:rsidR="00E36F0E" w:rsidRDefault="00393DC0" w:rsidP="00E36F0E">
            <w:pPr>
              <w:rPr>
                <w:rFonts w:cs="Arial"/>
                <w:color w:val="000000"/>
                <w:szCs w:val="20"/>
              </w:rPr>
            </w:pPr>
            <w:r>
              <w:rPr>
                <w:rFonts w:cs="Arial"/>
                <w:color w:val="000000"/>
                <w:szCs w:val="20"/>
              </w:rPr>
              <w:t>0x0</w:t>
            </w:r>
          </w:p>
        </w:tc>
        <w:tc>
          <w:tcPr>
            <w:tcW w:w="3330" w:type="dxa"/>
            <w:tcBorders>
              <w:top w:val="single" w:sz="4" w:space="0" w:color="auto"/>
              <w:left w:val="single" w:sz="4" w:space="0" w:color="auto"/>
              <w:bottom w:val="single" w:sz="4" w:space="0" w:color="auto"/>
              <w:right w:val="single" w:sz="4" w:space="0" w:color="auto"/>
            </w:tcBorders>
          </w:tcPr>
          <w:p w14:paraId="39DA6DDF" w14:textId="77777777" w:rsidR="00E36F0E" w:rsidRDefault="00393DC0" w:rsidP="00E36F0E">
            <w:pPr>
              <w:rPr>
                <w:rFonts w:cs="Arial"/>
                <w:color w:val="000000"/>
                <w:szCs w:val="20"/>
              </w:rPr>
            </w:pPr>
            <w:r>
              <w:rPr>
                <w:rFonts w:cs="Arial"/>
                <w:color w:val="000000"/>
                <w:szCs w:val="20"/>
              </w:rPr>
              <w:t>Disable</w:t>
            </w:r>
          </w:p>
        </w:tc>
      </w:tr>
      <w:tr w:rsidR="00E36F0E" w:rsidRPr="00C82768" w14:paraId="3DE68E7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7FC092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7AF8C2E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3459598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62CB7803" w14:textId="77777777" w:rsidR="00E36F0E" w:rsidRDefault="00393DC0" w:rsidP="00E36F0E">
            <w:pPr>
              <w:rPr>
                <w:rFonts w:cs="Arial"/>
                <w:color w:val="000000"/>
                <w:szCs w:val="20"/>
              </w:rPr>
            </w:pPr>
            <w:r>
              <w:rPr>
                <w:rFonts w:cs="Arial"/>
                <w:color w:val="000000"/>
                <w:szCs w:val="20"/>
              </w:rPr>
              <w:t>ENABLE</w:t>
            </w:r>
          </w:p>
        </w:tc>
        <w:tc>
          <w:tcPr>
            <w:tcW w:w="1170" w:type="dxa"/>
            <w:tcBorders>
              <w:top w:val="single" w:sz="4" w:space="0" w:color="auto"/>
              <w:left w:val="single" w:sz="4" w:space="0" w:color="auto"/>
              <w:bottom w:val="single" w:sz="4" w:space="0" w:color="auto"/>
              <w:right w:val="single" w:sz="4" w:space="0" w:color="auto"/>
            </w:tcBorders>
          </w:tcPr>
          <w:p w14:paraId="32C7F63D" w14:textId="77777777" w:rsidR="00E36F0E" w:rsidRDefault="00393DC0" w:rsidP="00E36F0E">
            <w:pPr>
              <w:rPr>
                <w:rFonts w:cs="Arial"/>
                <w:color w:val="000000"/>
                <w:szCs w:val="20"/>
              </w:rPr>
            </w:pPr>
            <w:r>
              <w:rPr>
                <w:rFonts w:cs="Arial"/>
                <w:color w:val="000000"/>
                <w:szCs w:val="20"/>
              </w:rPr>
              <w:t>0x1</w:t>
            </w:r>
          </w:p>
        </w:tc>
        <w:tc>
          <w:tcPr>
            <w:tcW w:w="3330" w:type="dxa"/>
            <w:tcBorders>
              <w:top w:val="single" w:sz="4" w:space="0" w:color="auto"/>
              <w:left w:val="single" w:sz="4" w:space="0" w:color="auto"/>
              <w:bottom w:val="single" w:sz="4" w:space="0" w:color="auto"/>
              <w:right w:val="single" w:sz="4" w:space="0" w:color="auto"/>
            </w:tcBorders>
          </w:tcPr>
          <w:p w14:paraId="3C3E5242" w14:textId="77777777" w:rsidR="00E36F0E" w:rsidRDefault="00393DC0" w:rsidP="00E36F0E">
            <w:pPr>
              <w:rPr>
                <w:rFonts w:cs="Arial"/>
                <w:color w:val="000000"/>
                <w:szCs w:val="20"/>
              </w:rPr>
            </w:pPr>
            <w:r>
              <w:rPr>
                <w:rFonts w:cs="Arial"/>
                <w:color w:val="000000"/>
                <w:szCs w:val="20"/>
              </w:rPr>
              <w:t>Enable</w:t>
            </w:r>
          </w:p>
        </w:tc>
      </w:tr>
      <w:tr w:rsidR="00E36F0E" w:rsidRPr="00C82768" w14:paraId="0BB5EEB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0F5031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62844D3D"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08940CB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32B9272B" w14:textId="77777777" w:rsidR="00E36F0E" w:rsidRDefault="00393DC0" w:rsidP="00E36F0E">
            <w:pPr>
              <w:rPr>
                <w:rFonts w:cs="Arial"/>
                <w:color w:val="000000"/>
                <w:szCs w:val="20"/>
              </w:rPr>
            </w:pPr>
            <w:r>
              <w:rPr>
                <w:rFonts w:cs="Arial"/>
                <w:color w:val="000000"/>
                <w:szCs w:val="20"/>
              </w:rPr>
              <w:t>QUERY</w:t>
            </w:r>
          </w:p>
        </w:tc>
        <w:tc>
          <w:tcPr>
            <w:tcW w:w="1170" w:type="dxa"/>
            <w:tcBorders>
              <w:top w:val="single" w:sz="4" w:space="0" w:color="auto"/>
              <w:left w:val="single" w:sz="4" w:space="0" w:color="auto"/>
              <w:bottom w:val="single" w:sz="4" w:space="0" w:color="auto"/>
              <w:right w:val="single" w:sz="4" w:space="0" w:color="auto"/>
            </w:tcBorders>
          </w:tcPr>
          <w:p w14:paraId="0420702C" w14:textId="77777777" w:rsidR="00E36F0E" w:rsidRDefault="00393DC0" w:rsidP="00E36F0E">
            <w:pPr>
              <w:rPr>
                <w:rFonts w:cs="Arial"/>
                <w:color w:val="000000"/>
                <w:szCs w:val="20"/>
              </w:rPr>
            </w:pPr>
            <w:r>
              <w:rPr>
                <w:rFonts w:cs="Arial"/>
                <w:color w:val="000000"/>
                <w:szCs w:val="20"/>
              </w:rPr>
              <w:t>0x2</w:t>
            </w:r>
          </w:p>
        </w:tc>
        <w:tc>
          <w:tcPr>
            <w:tcW w:w="3330" w:type="dxa"/>
            <w:tcBorders>
              <w:top w:val="single" w:sz="4" w:space="0" w:color="auto"/>
              <w:left w:val="single" w:sz="4" w:space="0" w:color="auto"/>
              <w:bottom w:val="single" w:sz="4" w:space="0" w:color="auto"/>
              <w:right w:val="single" w:sz="4" w:space="0" w:color="auto"/>
            </w:tcBorders>
          </w:tcPr>
          <w:p w14:paraId="6B7BE966" w14:textId="77777777" w:rsidR="00E36F0E" w:rsidRDefault="00393DC0" w:rsidP="00E36F0E">
            <w:pPr>
              <w:rPr>
                <w:rFonts w:cs="Arial"/>
                <w:color w:val="000000"/>
                <w:szCs w:val="20"/>
              </w:rPr>
            </w:pPr>
            <w:r>
              <w:rPr>
                <w:rFonts w:cs="Arial"/>
                <w:color w:val="000000"/>
                <w:szCs w:val="20"/>
              </w:rPr>
              <w:t>Query current state</w:t>
            </w:r>
          </w:p>
        </w:tc>
      </w:tr>
      <w:tr w:rsidR="00E36F0E" w:rsidRPr="00C82768" w14:paraId="682234B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D936AF2"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7B7AB3E8" w14:textId="77777777" w:rsidR="00E36F0E" w:rsidRDefault="00393DC0" w:rsidP="00E36F0E">
            <w:r>
              <w:t>reportingWindow</w:t>
            </w:r>
          </w:p>
        </w:tc>
        <w:tc>
          <w:tcPr>
            <w:tcW w:w="900" w:type="dxa"/>
            <w:tcBorders>
              <w:top w:val="single" w:sz="4" w:space="0" w:color="auto"/>
              <w:left w:val="single" w:sz="4" w:space="0" w:color="auto"/>
              <w:bottom w:val="single" w:sz="4" w:space="0" w:color="auto"/>
              <w:right w:val="single" w:sz="4" w:space="0" w:color="auto"/>
            </w:tcBorders>
          </w:tcPr>
          <w:p w14:paraId="2D54BDFF" w14:textId="77777777" w:rsidR="00E36F0E"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tcPr>
          <w:p w14:paraId="2709BD13" w14:textId="77777777" w:rsidR="00E36F0E" w:rsidRDefault="00393DC0" w:rsidP="00E36F0E">
            <w:pPr>
              <w:rPr>
                <w:rFonts w:cs="Arial"/>
                <w:color w:val="000000"/>
                <w:szCs w:val="20"/>
              </w:rPr>
            </w:pPr>
            <w:r>
              <w:t>-</w:t>
            </w:r>
          </w:p>
        </w:tc>
        <w:tc>
          <w:tcPr>
            <w:tcW w:w="1170" w:type="dxa"/>
            <w:tcBorders>
              <w:top w:val="single" w:sz="4" w:space="0" w:color="auto"/>
              <w:left w:val="single" w:sz="4" w:space="0" w:color="auto"/>
              <w:bottom w:val="single" w:sz="4" w:space="0" w:color="auto"/>
              <w:right w:val="single" w:sz="4" w:space="0" w:color="auto"/>
            </w:tcBorders>
          </w:tcPr>
          <w:p w14:paraId="3BA748C9" w14:textId="77777777" w:rsidR="00E36F0E" w:rsidRDefault="00393DC0" w:rsidP="00E36F0E">
            <w:pPr>
              <w:rPr>
                <w:rFonts w:cs="Arial"/>
                <w:color w:val="000000"/>
                <w:szCs w:val="20"/>
              </w:rPr>
            </w:pPr>
            <w:r>
              <w:t>0-4294967295</w:t>
            </w:r>
          </w:p>
        </w:tc>
        <w:tc>
          <w:tcPr>
            <w:tcW w:w="3330" w:type="dxa"/>
            <w:tcBorders>
              <w:top w:val="single" w:sz="4" w:space="0" w:color="auto"/>
              <w:left w:val="single" w:sz="4" w:space="0" w:color="auto"/>
              <w:bottom w:val="single" w:sz="4" w:space="0" w:color="auto"/>
              <w:right w:val="single" w:sz="4" w:space="0" w:color="auto"/>
            </w:tcBorders>
          </w:tcPr>
          <w:p w14:paraId="1BA01A6B" w14:textId="77777777" w:rsidR="00E36F0E" w:rsidRDefault="00393DC0" w:rsidP="00E36F0E">
            <w:pPr>
              <w:rPr>
                <w:rFonts w:cs="Arial"/>
                <w:color w:val="000000"/>
                <w:szCs w:val="20"/>
              </w:rPr>
            </w:pPr>
            <w:r>
              <w:rPr>
                <w:rFonts w:cs="Arial"/>
                <w:color w:val="000000"/>
                <w:szCs w:val="20"/>
              </w:rPr>
              <w:t>Seconds</w:t>
            </w:r>
          </w:p>
        </w:tc>
      </w:tr>
      <w:tr w:rsidR="00E36F0E" w:rsidRPr="00C82768" w14:paraId="43AACE76"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034D3304" w14:textId="77777777" w:rsidR="00E36F0E" w:rsidRPr="00C82768" w:rsidRDefault="00393DC0" w:rsidP="00E36F0E">
            <w:r w:rsidRPr="00C82768">
              <w:rPr>
                <w:b/>
              </w:rPr>
              <w:t>Response</w:t>
            </w:r>
          </w:p>
        </w:tc>
      </w:tr>
      <w:tr w:rsidR="00E36F0E" w:rsidRPr="00C82768" w14:paraId="1E83EED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ABF4C94"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7E98DB9" w14:textId="77777777" w:rsidR="00E36F0E" w:rsidRDefault="00393DC0" w:rsidP="00E36F0E">
            <w:r>
              <w:t>ifId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5EEE8BF" w14:textId="77777777" w:rsidR="00E36F0E"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963A880"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F440A6C" w14:textId="77777777" w:rsidR="00E36F0E" w:rsidRPr="0011264E"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050957F" w14:textId="77777777" w:rsidR="00E36F0E" w:rsidRDefault="00393DC0" w:rsidP="00E36F0E">
            <w:r>
              <w:t>Interface ID</w:t>
            </w:r>
          </w:p>
        </w:tc>
      </w:tr>
      <w:tr w:rsidR="00E36F0E" w:rsidRPr="00C82768" w14:paraId="1A10A70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66DC548"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C363092" w14:textId="77777777" w:rsidR="00E36F0E" w:rsidRDefault="00393DC0" w:rsidP="00E36F0E">
            <w:r>
              <w:t>ifaceName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5F253F0"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C8B049C"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C3CE07C" w14:textId="77777777" w:rsidR="00E36F0E" w:rsidRPr="00F1221C" w:rsidRDefault="00393DC0" w:rsidP="00E36F0E">
            <w:r w:rsidRPr="00F1221C">
              <w:t>Char Value:0-255</w:t>
            </w:r>
          </w:p>
          <w:p w14:paraId="467CF327" w14:textId="77777777" w:rsidR="00E36F0E" w:rsidRPr="0011264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288ED9E" w14:textId="77777777" w:rsidR="00E36F0E" w:rsidRDefault="00393DC0" w:rsidP="00E36F0E">
            <w:r>
              <w:t>Interface Name</w:t>
            </w:r>
          </w:p>
        </w:tc>
      </w:tr>
      <w:tr w:rsidR="00E36F0E" w:rsidRPr="00C82768" w14:paraId="0D5F713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BE5AA11"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4BA09D3" w14:textId="77777777" w:rsidR="00E36F0E" w:rsidRDefault="00393DC0" w:rsidP="00E36F0E">
            <w:r>
              <w:t>StatsCmdType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017873E"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1AC3A14"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73CE21D" w14:textId="77777777" w:rsidR="00E36F0E" w:rsidRPr="0011264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5BB4C00" w14:textId="77777777" w:rsidR="00E36F0E" w:rsidRDefault="00E36F0E" w:rsidP="00E36F0E"/>
        </w:tc>
      </w:tr>
      <w:tr w:rsidR="00E36F0E" w:rsidRPr="00C82768" w14:paraId="14D64FE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18652C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9232876"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4D4143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718DB59" w14:textId="77777777" w:rsidR="00E36F0E" w:rsidRDefault="00393DC0" w:rsidP="00E36F0E">
            <w:pPr>
              <w:rPr>
                <w:rFonts w:cs="Arial"/>
                <w:color w:val="000000"/>
                <w:szCs w:val="20"/>
              </w:rPr>
            </w:pPr>
            <w:r>
              <w:rPr>
                <w:rFonts w:cs="Arial"/>
                <w:color w:val="000000"/>
                <w:szCs w:val="20"/>
              </w:rPr>
              <w:t>DISABLE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FA3BCD8" w14:textId="77777777" w:rsidR="00E36F0E" w:rsidRDefault="00393DC0" w:rsidP="00E36F0E">
            <w:pPr>
              <w:rPr>
                <w:rFonts w:cs="Arial"/>
                <w:color w:val="000000"/>
                <w:szCs w:val="20"/>
              </w:rPr>
            </w:pPr>
            <w:r>
              <w:rPr>
                <w:rFonts w:cs="Arial"/>
                <w:color w:val="000000"/>
                <w:szCs w:val="20"/>
              </w:rPr>
              <w:t> 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790B0AA" w14:textId="77777777" w:rsidR="00E36F0E" w:rsidRDefault="00393DC0" w:rsidP="00E36F0E">
            <w:pPr>
              <w:rPr>
                <w:rFonts w:cs="Arial"/>
                <w:color w:val="000000"/>
                <w:szCs w:val="20"/>
              </w:rPr>
            </w:pPr>
            <w:r>
              <w:rPr>
                <w:rFonts w:cs="Arial"/>
                <w:color w:val="000000"/>
                <w:szCs w:val="20"/>
              </w:rPr>
              <w:t>Disable</w:t>
            </w:r>
          </w:p>
        </w:tc>
      </w:tr>
      <w:tr w:rsidR="00E36F0E" w:rsidRPr="00C82768" w14:paraId="1BD7DEE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CC3810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33A6B1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32A76E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F20E612" w14:textId="77777777" w:rsidR="00E36F0E" w:rsidRDefault="00393DC0" w:rsidP="00E36F0E">
            <w:pPr>
              <w:rPr>
                <w:rFonts w:cs="Arial"/>
                <w:color w:val="000000"/>
                <w:szCs w:val="20"/>
              </w:rPr>
            </w:pPr>
            <w:r>
              <w:rPr>
                <w:rFonts w:cs="Arial"/>
                <w:color w:val="000000"/>
                <w:szCs w:val="20"/>
              </w:rPr>
              <w:t>ENABLE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C270C12" w14:textId="77777777" w:rsidR="00E36F0E" w:rsidRDefault="00393DC0" w:rsidP="00E36F0E">
            <w:pPr>
              <w:rPr>
                <w:rFonts w:cs="Arial"/>
                <w:color w:val="000000"/>
                <w:szCs w:val="20"/>
              </w:rPr>
            </w:pPr>
            <w:r>
              <w:rPr>
                <w:rFonts w:cs="Arial"/>
                <w:color w:val="000000"/>
                <w:szCs w:val="20"/>
              </w:rPr>
              <w:t> 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106C59D" w14:textId="77777777" w:rsidR="00E36F0E" w:rsidRDefault="00393DC0" w:rsidP="00E36F0E">
            <w:pPr>
              <w:rPr>
                <w:rFonts w:cs="Arial"/>
                <w:color w:val="000000"/>
                <w:szCs w:val="20"/>
              </w:rPr>
            </w:pPr>
            <w:r>
              <w:rPr>
                <w:rFonts w:cs="Arial"/>
                <w:color w:val="000000"/>
                <w:szCs w:val="20"/>
              </w:rPr>
              <w:t>Enable</w:t>
            </w:r>
          </w:p>
        </w:tc>
      </w:tr>
      <w:tr w:rsidR="00E36F0E" w:rsidRPr="00C82768" w14:paraId="6B198F8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38FB0C4"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A7D2F6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F90B1AD"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CFD0E4A" w14:textId="77777777" w:rsidR="00E36F0E" w:rsidRDefault="00393DC0" w:rsidP="00E36F0E">
            <w:pPr>
              <w:rPr>
                <w:rFonts w:cs="Arial"/>
                <w:color w:val="000000"/>
                <w:szCs w:val="20"/>
              </w:rPr>
            </w:pPr>
            <w:r>
              <w:rPr>
                <w:rFonts w:cs="Arial"/>
                <w:color w:val="000000"/>
                <w:szCs w:val="20"/>
              </w:rPr>
              <w:t>QUERY</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31A21EB" w14:textId="77777777" w:rsidR="00E36F0E" w:rsidRDefault="00393DC0" w:rsidP="00E36F0E">
            <w:pPr>
              <w:rPr>
                <w:rFonts w:cs="Arial"/>
                <w:color w:val="000000"/>
                <w:szCs w:val="20"/>
              </w:rPr>
            </w:pPr>
            <w:r>
              <w:rPr>
                <w:rFonts w:cs="Arial"/>
                <w:color w:val="000000"/>
                <w:szCs w:val="20"/>
              </w:rPr>
              <w:t> 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C9429EF" w14:textId="77777777" w:rsidR="00E36F0E" w:rsidRDefault="00393DC0" w:rsidP="00E36F0E">
            <w:pPr>
              <w:rPr>
                <w:rFonts w:cs="Arial"/>
                <w:color w:val="000000"/>
                <w:szCs w:val="20"/>
              </w:rPr>
            </w:pPr>
            <w:r>
              <w:rPr>
                <w:rFonts w:cs="Arial"/>
                <w:color w:val="000000"/>
                <w:szCs w:val="20"/>
              </w:rPr>
              <w:t>Query current state</w:t>
            </w:r>
          </w:p>
        </w:tc>
      </w:tr>
      <w:tr w:rsidR="00E36F0E" w:rsidRPr="00C82768" w14:paraId="05D7B2E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EA37EB0"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1400791" w14:textId="77777777" w:rsidR="00E36F0E" w:rsidRDefault="00393DC0" w:rsidP="00E36F0E">
            <w:r>
              <w:t>WlanRet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06F3984"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5FE4FE7"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84C0752" w14:textId="77777777" w:rsidR="00E36F0E" w:rsidRPr="0011264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7C18351" w14:textId="77777777" w:rsidR="00E36F0E" w:rsidRDefault="00E36F0E" w:rsidP="00E36F0E"/>
        </w:tc>
      </w:tr>
      <w:tr w:rsidR="00E36F0E" w:rsidRPr="00C82768" w14:paraId="4D6B988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EF7717B"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5C9578C"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83063DD"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373CC22" w14:textId="77777777" w:rsidR="00E36F0E" w:rsidRPr="00C82768" w:rsidRDefault="00393DC0" w:rsidP="00E36F0E">
            <w:r>
              <w:t>WLAN_ERROR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C6B0CB1" w14:textId="77777777" w:rsidR="00E36F0E" w:rsidRPr="008127A4"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1D2C20F" w14:textId="77777777" w:rsidR="00E36F0E" w:rsidRDefault="00393DC0" w:rsidP="00E36F0E">
            <w:r>
              <w:t>Error/Failure</w:t>
            </w:r>
          </w:p>
        </w:tc>
      </w:tr>
      <w:tr w:rsidR="00E36F0E" w:rsidRPr="00C82768" w14:paraId="6B80611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3C78681"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87FC85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934DA3E"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BA537F0" w14:textId="77777777" w:rsidR="00E36F0E" w:rsidRPr="00C82768" w:rsidRDefault="00393DC0" w:rsidP="00E36F0E">
            <w:r>
              <w:t>WLAN_SUCCESS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C5FF3F7" w14:textId="77777777" w:rsidR="00E36F0E" w:rsidRPr="008127A4"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81F1549" w14:textId="77777777" w:rsidR="00E36F0E" w:rsidRDefault="00393DC0" w:rsidP="00E36F0E">
            <w:r>
              <w:t>Success</w:t>
            </w:r>
          </w:p>
        </w:tc>
      </w:tr>
      <w:tr w:rsidR="00E36F0E" w:rsidRPr="00C82768" w14:paraId="539D186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719ABD0"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EE11929" w14:textId="77777777" w:rsidR="00E36F0E" w:rsidRDefault="00393DC0" w:rsidP="00E36F0E">
            <w:pPr>
              <w:rPr>
                <w:rFonts w:cs="Arial"/>
                <w:color w:val="000000"/>
                <w:szCs w:val="20"/>
              </w:rPr>
            </w:pPr>
            <w:r>
              <w:rPr>
                <w:rFonts w:cs="Arial"/>
                <w:color w:val="000000"/>
                <w:szCs w:val="20"/>
              </w:rPr>
              <w:t>pktsTxV4</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C8F287D" w14:textId="77777777" w:rsidR="00E36F0E" w:rsidRDefault="00393DC0" w:rsidP="00E36F0E">
            <w:r>
              <w:t>Int64</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B112126"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B316B32" w14:textId="77777777" w:rsidR="00E36F0E" w:rsidRPr="0011264E" w:rsidRDefault="00393DC0" w:rsidP="00E36F0E">
            <w:r>
              <w:t>0-18446744073709551615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1EA4670" w14:textId="77777777" w:rsidR="00E36F0E" w:rsidRDefault="00393DC0" w:rsidP="00E36F0E">
            <w:pPr>
              <w:rPr>
                <w:rFonts w:cs="Arial"/>
                <w:color w:val="000000"/>
                <w:szCs w:val="20"/>
              </w:rPr>
            </w:pPr>
            <w:r>
              <w:rPr>
                <w:rFonts w:cs="Arial"/>
                <w:color w:val="000000"/>
                <w:szCs w:val="20"/>
              </w:rPr>
              <w:t>Number of packets transmitted</w:t>
            </w:r>
          </w:p>
        </w:tc>
      </w:tr>
      <w:tr w:rsidR="00E36F0E" w:rsidRPr="00C82768" w14:paraId="59DA1E6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CBDAF23"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3F4A064" w14:textId="77777777" w:rsidR="00E36F0E" w:rsidRDefault="00393DC0" w:rsidP="00E36F0E">
            <w:pPr>
              <w:rPr>
                <w:rFonts w:cs="Arial"/>
                <w:color w:val="000000"/>
                <w:szCs w:val="20"/>
              </w:rPr>
            </w:pPr>
            <w:r>
              <w:rPr>
                <w:rFonts w:cs="Arial"/>
                <w:color w:val="000000"/>
                <w:szCs w:val="20"/>
              </w:rPr>
              <w:t>pktsRxV4</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AB9EB86" w14:textId="77777777" w:rsidR="00E36F0E" w:rsidRDefault="00393DC0" w:rsidP="00E36F0E">
            <w:r>
              <w:t>Int64</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98D73A8"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29AD729" w14:textId="77777777" w:rsidR="00E36F0E" w:rsidRPr="0011264E" w:rsidRDefault="00393DC0" w:rsidP="00E36F0E">
            <w:r>
              <w:t>0-18446744073709551615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93D25A6" w14:textId="77777777" w:rsidR="00E36F0E" w:rsidRDefault="00393DC0" w:rsidP="00E36F0E">
            <w:pPr>
              <w:rPr>
                <w:rFonts w:cs="Arial"/>
                <w:color w:val="000000"/>
                <w:szCs w:val="20"/>
              </w:rPr>
            </w:pPr>
            <w:r>
              <w:rPr>
                <w:rFonts w:cs="Arial"/>
                <w:color w:val="000000"/>
                <w:szCs w:val="20"/>
              </w:rPr>
              <w:t>Number of packets received</w:t>
            </w:r>
          </w:p>
        </w:tc>
      </w:tr>
      <w:tr w:rsidR="00E36F0E" w:rsidRPr="00C82768" w14:paraId="333D4D8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FCD521A"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2D36C84" w14:textId="77777777" w:rsidR="00E36F0E" w:rsidRDefault="00393DC0" w:rsidP="00E36F0E">
            <w:pPr>
              <w:rPr>
                <w:rFonts w:cs="Arial"/>
                <w:color w:val="000000"/>
                <w:szCs w:val="20"/>
              </w:rPr>
            </w:pPr>
            <w:r>
              <w:rPr>
                <w:rFonts w:cs="Arial"/>
                <w:color w:val="000000"/>
                <w:szCs w:val="20"/>
              </w:rPr>
              <w:t>bytesTxV4</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3F6B8DB" w14:textId="77777777" w:rsidR="00E36F0E" w:rsidRDefault="00393DC0" w:rsidP="00E36F0E">
            <w:r>
              <w:t>Int64</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B1E662D"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842A429" w14:textId="77777777" w:rsidR="00E36F0E" w:rsidRPr="0011264E" w:rsidRDefault="00393DC0" w:rsidP="00E36F0E">
            <w:r>
              <w:t>0-18446744073709551615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FA0B499" w14:textId="77777777" w:rsidR="00E36F0E" w:rsidRDefault="00393DC0" w:rsidP="00E36F0E">
            <w:pPr>
              <w:rPr>
                <w:rFonts w:cs="Arial"/>
                <w:color w:val="000000"/>
                <w:szCs w:val="20"/>
              </w:rPr>
            </w:pPr>
            <w:r>
              <w:rPr>
                <w:rFonts w:cs="Arial"/>
                <w:color w:val="000000"/>
                <w:szCs w:val="20"/>
              </w:rPr>
              <w:t>Number of bytes transmitted</w:t>
            </w:r>
          </w:p>
        </w:tc>
      </w:tr>
      <w:tr w:rsidR="00E36F0E" w:rsidRPr="00C82768" w14:paraId="5937694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1D38510"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AA494EC" w14:textId="77777777" w:rsidR="00E36F0E" w:rsidRDefault="00393DC0" w:rsidP="00E36F0E">
            <w:pPr>
              <w:rPr>
                <w:rFonts w:cs="Arial"/>
                <w:color w:val="000000"/>
                <w:szCs w:val="20"/>
              </w:rPr>
            </w:pPr>
            <w:r>
              <w:rPr>
                <w:rFonts w:cs="Arial"/>
                <w:color w:val="000000"/>
                <w:szCs w:val="20"/>
              </w:rPr>
              <w:t>bytesRxV4</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6F200F8" w14:textId="77777777" w:rsidR="00E36F0E" w:rsidRDefault="00393DC0" w:rsidP="00E36F0E">
            <w:r>
              <w:t>Int64</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D1BFEC4"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609626B" w14:textId="77777777" w:rsidR="00E36F0E" w:rsidRPr="0011264E" w:rsidRDefault="00393DC0" w:rsidP="00E36F0E">
            <w:r>
              <w:t>0-18446744073709551615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1118C12" w14:textId="77777777" w:rsidR="00E36F0E" w:rsidRDefault="00393DC0" w:rsidP="00E36F0E">
            <w:pPr>
              <w:rPr>
                <w:rFonts w:cs="Arial"/>
                <w:color w:val="000000"/>
                <w:szCs w:val="20"/>
              </w:rPr>
            </w:pPr>
            <w:r>
              <w:rPr>
                <w:rFonts w:cs="Arial"/>
                <w:color w:val="000000"/>
                <w:szCs w:val="20"/>
              </w:rPr>
              <w:t>Number of bytes received</w:t>
            </w:r>
          </w:p>
        </w:tc>
      </w:tr>
      <w:tr w:rsidR="00E36F0E" w:rsidRPr="00C82768" w14:paraId="02EDC77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DCEA15C"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B1114B9" w14:textId="77777777" w:rsidR="00E36F0E" w:rsidRDefault="00393DC0" w:rsidP="00E36F0E">
            <w:pPr>
              <w:rPr>
                <w:rFonts w:cs="Arial"/>
                <w:color w:val="000000"/>
                <w:szCs w:val="20"/>
              </w:rPr>
            </w:pPr>
            <w:r>
              <w:rPr>
                <w:rFonts w:cs="Arial"/>
                <w:color w:val="000000"/>
                <w:szCs w:val="20"/>
              </w:rPr>
              <w:t>PktsDroppedTx</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954CFEE" w14:textId="77777777" w:rsidR="00E36F0E" w:rsidRDefault="00393DC0" w:rsidP="00E36F0E">
            <w:r>
              <w:t>Int64</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5B9A551"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E07F5AF" w14:textId="77777777" w:rsidR="00E36F0E" w:rsidRPr="0011264E" w:rsidRDefault="00393DC0" w:rsidP="00E36F0E">
            <w:r>
              <w:t>0-18446744073709551615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2690B93" w14:textId="77777777" w:rsidR="00E36F0E" w:rsidRDefault="00393DC0" w:rsidP="00E36F0E">
            <w:pPr>
              <w:rPr>
                <w:rFonts w:cs="Arial"/>
                <w:color w:val="000000"/>
                <w:szCs w:val="20"/>
              </w:rPr>
            </w:pPr>
            <w:r>
              <w:rPr>
                <w:rFonts w:cs="Arial"/>
                <w:color w:val="000000"/>
                <w:szCs w:val="20"/>
              </w:rPr>
              <w:t>Number of dropped packets transmitted</w:t>
            </w:r>
          </w:p>
        </w:tc>
      </w:tr>
      <w:tr w:rsidR="00E36F0E" w:rsidRPr="00C82768" w14:paraId="78E53CB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7090700"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05E79BF" w14:textId="77777777" w:rsidR="00E36F0E" w:rsidRDefault="00393DC0" w:rsidP="00E36F0E">
            <w:pPr>
              <w:rPr>
                <w:rFonts w:cs="Arial"/>
                <w:color w:val="000000"/>
                <w:szCs w:val="20"/>
              </w:rPr>
            </w:pPr>
            <w:r>
              <w:rPr>
                <w:rFonts w:cs="Arial"/>
                <w:color w:val="000000"/>
                <w:szCs w:val="20"/>
              </w:rPr>
              <w:t>PktsDroppedRx</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37170C6" w14:textId="77777777" w:rsidR="00E36F0E" w:rsidRDefault="00393DC0" w:rsidP="00E36F0E">
            <w:r>
              <w:t>Int64</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2003459"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CE4FAB1" w14:textId="77777777" w:rsidR="00E36F0E" w:rsidRPr="0011264E" w:rsidRDefault="00393DC0" w:rsidP="00E36F0E">
            <w:r>
              <w:t>0-18446744073709551615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77259A0" w14:textId="77777777" w:rsidR="00E36F0E" w:rsidRDefault="00393DC0" w:rsidP="00E36F0E">
            <w:pPr>
              <w:rPr>
                <w:rFonts w:cs="Arial"/>
                <w:color w:val="000000"/>
                <w:szCs w:val="20"/>
              </w:rPr>
            </w:pPr>
            <w:r>
              <w:rPr>
                <w:rFonts w:cs="Arial"/>
                <w:color w:val="000000"/>
                <w:szCs w:val="20"/>
              </w:rPr>
              <w:t>Number of dropped packets received</w:t>
            </w:r>
          </w:p>
        </w:tc>
      </w:tr>
    </w:tbl>
    <w:p w14:paraId="3286196E" w14:textId="1292DD6F" w:rsidR="00E36F0E" w:rsidRDefault="00393DC0" w:rsidP="00506E2F">
      <w:pPr>
        <w:pStyle w:val="Heading4"/>
      </w:pPr>
      <w:r w:rsidRPr="00B9479B">
        <w:t>MD-REQ-380312/B-ProfileUpdateInd</w:t>
      </w:r>
    </w:p>
    <w:p w14:paraId="1F4A6D83" w14:textId="77777777" w:rsidR="00E36F0E" w:rsidRPr="00660610" w:rsidRDefault="00393DC0" w:rsidP="00E36F0E">
      <w:pPr>
        <w:rPr>
          <w:rFonts w:cs="Arial"/>
        </w:rPr>
      </w:pPr>
      <w:r w:rsidRPr="00DF2AD3">
        <w:rPr>
          <w:rFonts w:cs="Arial"/>
        </w:rPr>
        <w:t>This API is used</w:t>
      </w:r>
      <w:r>
        <w:rPr>
          <w:rFonts w:cs="Arial"/>
        </w:rPr>
        <w:t xml:space="preserve"> internally by WIRClient and WIRServer to broadcast a profile update indication.</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1D5FA54B"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0558090B" w14:textId="77777777" w:rsidR="00E36F0E" w:rsidRPr="00C82768" w:rsidRDefault="00E36F0E" w:rsidP="00E36F0E">
            <w:pPr>
              <w:spacing w:line="256" w:lineRule="auto"/>
              <w:rPr>
                <w:sz w:val="8"/>
              </w:rPr>
            </w:pPr>
          </w:p>
        </w:tc>
      </w:tr>
      <w:tr w:rsidR="00E36F0E" w:rsidRPr="00C82768" w14:paraId="12B55E6B"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7954EDDB"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4A35F2EE" w14:textId="77777777" w:rsidR="00E36F0E" w:rsidRPr="00C82768" w:rsidRDefault="00393DC0" w:rsidP="00E36F0E">
            <w:pPr>
              <w:spacing w:line="256" w:lineRule="auto"/>
            </w:pPr>
            <w:r w:rsidRPr="00DA32BB">
              <w:t>On</w:t>
            </w:r>
            <w:r>
              <w:t>Change</w:t>
            </w:r>
          </w:p>
        </w:tc>
      </w:tr>
      <w:tr w:rsidR="00E36F0E" w:rsidRPr="00C82768" w14:paraId="3C29201E"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52F3ED10"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72DA4F82" w14:textId="77777777" w:rsidR="00E36F0E" w:rsidRPr="00C82768" w:rsidRDefault="00393DC0" w:rsidP="00E36F0E">
            <w:pPr>
              <w:spacing w:line="256" w:lineRule="auto"/>
            </w:pPr>
            <w:r w:rsidRPr="00C82768">
              <w:t>Default</w:t>
            </w:r>
          </w:p>
        </w:tc>
      </w:tr>
      <w:tr w:rsidR="00E36F0E" w:rsidRPr="00C82768" w14:paraId="25FB3D06"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10C1FC56" w14:textId="77777777" w:rsidR="00E36F0E" w:rsidRPr="00C82768" w:rsidRDefault="00393DC0" w:rsidP="00E36F0E">
            <w:pPr>
              <w:spacing w:line="256" w:lineRule="auto"/>
              <w:jc w:val="right"/>
            </w:pPr>
            <w:r w:rsidRPr="00C82768">
              <w:rPr>
                <w:b/>
              </w:rPr>
              <w:lastRenderedPageBreak/>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7CFA361F" w14:textId="77777777" w:rsidR="00E36F0E" w:rsidRPr="00C82768" w:rsidRDefault="00393DC0" w:rsidP="00E36F0E">
            <w:pPr>
              <w:spacing w:line="256" w:lineRule="auto"/>
            </w:pPr>
            <w:r w:rsidRPr="00C82768">
              <w:t>No</w:t>
            </w:r>
          </w:p>
        </w:tc>
      </w:tr>
      <w:tr w:rsidR="00E36F0E" w:rsidRPr="00C82768" w14:paraId="460FAD95"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3260C91A" w14:textId="77777777" w:rsidR="00E36F0E" w:rsidRPr="00C82768" w:rsidRDefault="00E36F0E" w:rsidP="00E36F0E">
            <w:pPr>
              <w:spacing w:line="256" w:lineRule="auto"/>
              <w:rPr>
                <w:sz w:val="8"/>
              </w:rPr>
            </w:pPr>
          </w:p>
        </w:tc>
      </w:tr>
      <w:tr w:rsidR="00E36F0E" w:rsidRPr="00C82768" w14:paraId="74C022B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6282FD60"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563F3A51"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52AD2B96"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86E047D"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FAF17F0"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B361493" w14:textId="77777777" w:rsidR="00E36F0E" w:rsidRPr="00C82768" w:rsidRDefault="00393DC0" w:rsidP="00E36F0E">
            <w:pPr>
              <w:rPr>
                <w:b/>
              </w:rPr>
            </w:pPr>
            <w:r w:rsidRPr="00C82768">
              <w:rPr>
                <w:b/>
              </w:rPr>
              <w:t>Description</w:t>
            </w:r>
          </w:p>
        </w:tc>
      </w:tr>
      <w:tr w:rsidR="00E36F0E" w:rsidRPr="00C82768" w14:paraId="36188046"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09FFD199" w14:textId="77777777" w:rsidR="00E36F0E" w:rsidRPr="00C82768" w:rsidRDefault="00393DC0" w:rsidP="00E36F0E">
            <w:pPr>
              <w:rPr>
                <w:b/>
              </w:rPr>
            </w:pPr>
            <w:r w:rsidRPr="00C82768">
              <w:rPr>
                <w:b/>
              </w:rPr>
              <w:t>Request</w:t>
            </w:r>
          </w:p>
        </w:tc>
      </w:tr>
      <w:tr w:rsidR="00E36F0E" w:rsidRPr="00C82768" w14:paraId="474C95A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4FDBEEA" w14:textId="77777777" w:rsidR="00E36F0E" w:rsidRPr="00C82768" w:rsidRDefault="00393DC0" w:rsidP="00E36F0E">
            <w:pPr>
              <w:jc w:val="center"/>
            </w:pPr>
            <w:r>
              <w:t>-</w:t>
            </w:r>
          </w:p>
        </w:tc>
        <w:tc>
          <w:tcPr>
            <w:tcW w:w="2353" w:type="dxa"/>
            <w:gridSpan w:val="2"/>
            <w:tcBorders>
              <w:top w:val="single" w:sz="4" w:space="0" w:color="auto"/>
              <w:left w:val="single" w:sz="4" w:space="0" w:color="auto"/>
              <w:bottom w:val="single" w:sz="4" w:space="0" w:color="auto"/>
              <w:right w:val="single" w:sz="4" w:space="0" w:color="auto"/>
            </w:tcBorders>
          </w:tcPr>
          <w:p w14:paraId="75920DC4" w14:textId="77777777" w:rsidR="00E36F0E" w:rsidRDefault="00393DC0" w:rsidP="00E36F0E">
            <w:r>
              <w:t>-</w:t>
            </w:r>
          </w:p>
        </w:tc>
        <w:tc>
          <w:tcPr>
            <w:tcW w:w="900" w:type="dxa"/>
            <w:tcBorders>
              <w:top w:val="single" w:sz="4" w:space="0" w:color="auto"/>
              <w:left w:val="single" w:sz="4" w:space="0" w:color="auto"/>
              <w:bottom w:val="single" w:sz="4" w:space="0" w:color="auto"/>
              <w:right w:val="single" w:sz="4" w:space="0" w:color="auto"/>
            </w:tcBorders>
          </w:tcPr>
          <w:p w14:paraId="7F271495" w14:textId="77777777" w:rsidR="00E36F0E" w:rsidRDefault="00393DC0" w:rsidP="00E36F0E">
            <w:r>
              <w:t>-</w:t>
            </w:r>
          </w:p>
        </w:tc>
        <w:tc>
          <w:tcPr>
            <w:tcW w:w="1697" w:type="dxa"/>
            <w:tcBorders>
              <w:top w:val="single" w:sz="4" w:space="0" w:color="auto"/>
              <w:left w:val="single" w:sz="4" w:space="0" w:color="auto"/>
              <w:bottom w:val="single" w:sz="4" w:space="0" w:color="auto"/>
              <w:right w:val="single" w:sz="4" w:space="0" w:color="auto"/>
            </w:tcBorders>
          </w:tcPr>
          <w:p w14:paraId="194D860D"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4E1C662E" w14:textId="77777777" w:rsidR="00E36F0E" w:rsidRPr="0011264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3288DB2A" w14:textId="77777777" w:rsidR="00E36F0E" w:rsidRDefault="00393DC0" w:rsidP="00E36F0E">
            <w:r>
              <w:t>-</w:t>
            </w:r>
          </w:p>
        </w:tc>
      </w:tr>
      <w:tr w:rsidR="00E36F0E" w:rsidRPr="00C82768" w14:paraId="69FF79E4"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6016E942" w14:textId="77777777" w:rsidR="00E36F0E" w:rsidRPr="00C82768" w:rsidRDefault="00393DC0" w:rsidP="00E36F0E">
            <w:r w:rsidRPr="00C82768">
              <w:rPr>
                <w:b/>
              </w:rPr>
              <w:t>Response</w:t>
            </w:r>
          </w:p>
        </w:tc>
      </w:tr>
      <w:tr w:rsidR="00E36F0E" w:rsidRPr="00C82768" w14:paraId="0BBDD3D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8F415C5"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6F3D64C" w14:textId="77777777" w:rsidR="00E36F0E" w:rsidRDefault="00393DC0" w:rsidP="00E36F0E">
            <w:r>
              <w:t>WlanProfileAction</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370F023"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EB92FFA"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1726BAD" w14:textId="77777777" w:rsidR="00E36F0E" w:rsidRPr="0011264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D99AE3A" w14:textId="77777777" w:rsidR="00E36F0E" w:rsidRDefault="00E36F0E" w:rsidP="00E36F0E"/>
        </w:tc>
      </w:tr>
      <w:tr w:rsidR="00E36F0E" w:rsidRPr="00C82768" w14:paraId="5306CD1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C75BB9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BAAAF2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E0E4B7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5716448" w14:textId="77777777" w:rsidR="00E36F0E" w:rsidRDefault="00393DC0" w:rsidP="00E36F0E">
            <w:pPr>
              <w:rPr>
                <w:rFonts w:cs="Arial"/>
                <w:color w:val="000000"/>
              </w:rPr>
            </w:pPr>
            <w:r>
              <w:rPr>
                <w:rFonts w:cs="Arial"/>
                <w:color w:val="000000"/>
              </w:rPr>
              <w:t>ACT_UPDATE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A20C80A" w14:textId="77777777" w:rsidR="00E36F0E" w:rsidRDefault="00393DC0" w:rsidP="00E36F0E">
            <w:pPr>
              <w:rPr>
                <w:rFonts w:cs="Arial"/>
                <w:color w:val="000000"/>
              </w:rPr>
            </w:pPr>
            <w:r>
              <w:rPr>
                <w:rFonts w:cs="Arial"/>
                <w:color w:val="000000"/>
              </w:rP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6A71615" w14:textId="77777777" w:rsidR="00E36F0E" w:rsidRDefault="00393DC0" w:rsidP="00E36F0E">
            <w:pPr>
              <w:rPr>
                <w:rFonts w:cs="Arial"/>
                <w:color w:val="000000"/>
              </w:rPr>
            </w:pPr>
            <w:r>
              <w:rPr>
                <w:rFonts w:cs="Arial"/>
                <w:color w:val="000000"/>
              </w:rPr>
              <w:t>Add/update</w:t>
            </w:r>
          </w:p>
        </w:tc>
      </w:tr>
      <w:tr w:rsidR="00E36F0E" w:rsidRPr="00C82768" w14:paraId="5C2CA3E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6F5C9C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E4BF2B9"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2AB8BF5"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A250D4C" w14:textId="77777777" w:rsidR="00E36F0E" w:rsidRDefault="00393DC0" w:rsidP="00E36F0E">
            <w:pPr>
              <w:rPr>
                <w:rFonts w:cs="Arial"/>
                <w:color w:val="000000"/>
              </w:rPr>
            </w:pPr>
            <w:r>
              <w:rPr>
                <w:rFonts w:cs="Arial"/>
                <w:color w:val="000000"/>
              </w:rPr>
              <w:t>ACT_REMOVE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A7BE789" w14:textId="77777777" w:rsidR="00E36F0E" w:rsidRDefault="00393DC0" w:rsidP="00E36F0E">
            <w:pPr>
              <w:rPr>
                <w:rFonts w:cs="Arial"/>
                <w:color w:val="000000"/>
              </w:rPr>
            </w:pPr>
            <w:r>
              <w:rPr>
                <w:rFonts w:cs="Arial"/>
                <w:color w:val="000000"/>
              </w:rP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E6E6530" w14:textId="77777777" w:rsidR="00E36F0E" w:rsidRDefault="00393DC0" w:rsidP="00E36F0E">
            <w:pPr>
              <w:rPr>
                <w:rFonts w:cs="Arial"/>
                <w:color w:val="000000"/>
              </w:rPr>
            </w:pPr>
            <w:r>
              <w:rPr>
                <w:rFonts w:cs="Arial"/>
                <w:color w:val="000000"/>
              </w:rPr>
              <w:t>Remove</w:t>
            </w:r>
          </w:p>
        </w:tc>
      </w:tr>
      <w:tr w:rsidR="00E36F0E" w:rsidRPr="00C82768" w14:paraId="44C858C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7998B7F"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8895D28" w14:textId="77777777" w:rsidR="00E36F0E" w:rsidRDefault="00393DC0" w:rsidP="00E36F0E">
            <w:r>
              <w:t>ssid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8C78F16"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AC92ABD" w14:textId="77777777" w:rsidR="00E36F0E" w:rsidRPr="008127A4" w:rsidRDefault="00393DC0" w:rsidP="00E36F0E">
            <w:r w:rsidRPr="008127A4">
              <w:t>-</w:t>
            </w:r>
            <w:r>
              <w:t xml:space="preserve"> </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2797625" w14:textId="77777777" w:rsidR="00E36F0E" w:rsidRPr="00F1221C" w:rsidRDefault="00393DC0" w:rsidP="00E36F0E">
            <w:r w:rsidRPr="00F1221C">
              <w:t>Char Value:0-255</w:t>
            </w:r>
          </w:p>
          <w:p w14:paraId="28B628FB"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F4F0038" w14:textId="77777777" w:rsidR="00E36F0E" w:rsidRPr="0052707D" w:rsidRDefault="00393DC0" w:rsidP="00E36F0E">
            <w:pPr>
              <w:rPr>
                <w:highlight w:val="yellow"/>
              </w:rPr>
            </w:pPr>
            <w:r w:rsidRPr="007164A2">
              <w:t>SSID of network</w:t>
            </w:r>
          </w:p>
        </w:tc>
      </w:tr>
      <w:tr w:rsidR="00E36F0E" w:rsidRPr="00C82768" w14:paraId="112B887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502D4FC"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8B1A9B3" w14:textId="77777777" w:rsidR="00E36F0E" w:rsidRDefault="00393DC0" w:rsidP="00E36F0E">
            <w:r>
              <w:t>bssid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2C83649"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5D74478"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E6A810B" w14:textId="77777777" w:rsidR="00E36F0E" w:rsidRPr="00F1221C" w:rsidRDefault="00393DC0" w:rsidP="00E36F0E">
            <w:r w:rsidRPr="00F1221C">
              <w:t>Char Value:0-255</w:t>
            </w:r>
          </w:p>
          <w:p w14:paraId="16E55E7D"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8668C91" w14:textId="77777777" w:rsidR="00E36F0E" w:rsidRPr="0052707D" w:rsidRDefault="00393DC0" w:rsidP="00E36F0E">
            <w:pPr>
              <w:rPr>
                <w:highlight w:val="yellow"/>
              </w:rPr>
            </w:pPr>
            <w:r w:rsidRPr="007164A2">
              <w:t xml:space="preserve">Optional </w:t>
            </w:r>
            <w:r>
              <w:t xml:space="preserve">- </w:t>
            </w:r>
            <w:r w:rsidRPr="007164A2">
              <w:t>BSSID of AP</w:t>
            </w:r>
          </w:p>
        </w:tc>
      </w:tr>
      <w:tr w:rsidR="00E36F0E" w:rsidRPr="00C82768" w14:paraId="5EE60BC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E202051"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1849566" w14:textId="77777777" w:rsidR="00E36F0E" w:rsidRDefault="00393DC0" w:rsidP="00E36F0E">
            <w:r w:rsidRPr="00DA43D2">
              <w:t>WlanChannel</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66438F5"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DE9CCBF"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D6088A4"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B66B977" w14:textId="77777777" w:rsidR="00E36F0E" w:rsidRPr="0052707D" w:rsidRDefault="00393DC0" w:rsidP="00E36F0E">
            <w:pPr>
              <w:rPr>
                <w:highlight w:val="yellow"/>
              </w:rPr>
            </w:pPr>
            <w:r w:rsidRPr="007164A2">
              <w:t xml:space="preserve">Optional </w:t>
            </w:r>
            <w:r>
              <w:t>- Channel</w:t>
            </w:r>
            <w:r w:rsidRPr="007164A2">
              <w:t xml:space="preserve"> of AP</w:t>
            </w:r>
          </w:p>
        </w:tc>
      </w:tr>
      <w:tr w:rsidR="00E36F0E" w:rsidRPr="00C82768" w14:paraId="60B6324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A5ED3BE"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2EE02ED"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FF3354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050F12B" w14:textId="77777777" w:rsidR="00E36F0E" w:rsidRDefault="00393DC0" w:rsidP="00E36F0E">
            <w:r>
              <w:t>Reserved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C40AD74" w14:textId="77777777" w:rsidR="00E36F0E" w:rsidRDefault="00393DC0" w:rsidP="00E36F0E">
            <w:r>
              <w:t>0x00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84B02C6" w14:textId="77777777" w:rsidR="00E36F0E" w:rsidRPr="0052707D" w:rsidRDefault="00E36F0E" w:rsidP="00E36F0E">
            <w:pPr>
              <w:rPr>
                <w:highlight w:val="yellow"/>
              </w:rPr>
            </w:pPr>
          </w:p>
        </w:tc>
      </w:tr>
      <w:tr w:rsidR="00E36F0E" w:rsidRPr="00C82768" w14:paraId="2F0B9D6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8B3D184"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5799B3B"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544FDF4"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2CF331D" w14:textId="77777777" w:rsidR="00E36F0E" w:rsidRPr="00C82768" w:rsidRDefault="00393DC0" w:rsidP="00E36F0E">
            <w:r>
              <w:t>WLAN_CH_1</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1E89F3A" w14:textId="77777777" w:rsidR="00E36F0E" w:rsidRPr="00C82768" w:rsidRDefault="00393DC0" w:rsidP="00E36F0E">
            <w:r>
              <w:t>0x01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43136AE" w14:textId="77777777" w:rsidR="00E36F0E" w:rsidRPr="00C82768" w:rsidRDefault="00E36F0E" w:rsidP="00E36F0E"/>
        </w:tc>
      </w:tr>
      <w:tr w:rsidR="00E36F0E" w:rsidRPr="00C82768" w14:paraId="448DC55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BA283B5"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4A3AA4B"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5C8DCAF"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5C6EC75" w14:textId="77777777" w:rsidR="00E36F0E" w:rsidRPr="00C82768" w:rsidRDefault="00393DC0" w:rsidP="00E36F0E">
            <w:r>
              <w:t>WLAN_CH_2</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B6A17E6" w14:textId="77777777" w:rsidR="00E36F0E" w:rsidRPr="00C82768" w:rsidRDefault="00393DC0" w:rsidP="00E36F0E">
            <w:r>
              <w:t>0x02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023B2C4" w14:textId="77777777" w:rsidR="00E36F0E" w:rsidRPr="00C82768" w:rsidRDefault="00E36F0E" w:rsidP="00E36F0E"/>
        </w:tc>
      </w:tr>
      <w:tr w:rsidR="00E36F0E" w:rsidRPr="00C82768" w14:paraId="6EE4B4C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DD9A1E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12422C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258328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C96F18E" w14:textId="77777777" w:rsidR="00E36F0E" w:rsidRPr="00C82768" w:rsidRDefault="00393DC0" w:rsidP="00E36F0E">
            <w:r>
              <w:t>WLAN_CH_3</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5BDBB3D" w14:textId="77777777" w:rsidR="00E36F0E" w:rsidRDefault="00393DC0" w:rsidP="00E36F0E">
            <w:r>
              <w:t>0x03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AC4E727" w14:textId="77777777" w:rsidR="00E36F0E" w:rsidRPr="00D70130" w:rsidRDefault="00E36F0E" w:rsidP="00E36F0E">
            <w:pPr>
              <w:rPr>
                <w:highlight w:val="yellow"/>
              </w:rPr>
            </w:pPr>
          </w:p>
        </w:tc>
      </w:tr>
      <w:tr w:rsidR="00E36F0E" w:rsidRPr="00C82768" w14:paraId="138CB08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6F75E6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AED6CDB"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1760CC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8D56558"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D9DB124"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5A1998E" w14:textId="77777777" w:rsidR="00E36F0E" w:rsidRPr="00D70130" w:rsidRDefault="00E36F0E" w:rsidP="00E36F0E">
            <w:pPr>
              <w:rPr>
                <w:highlight w:val="yellow"/>
              </w:rPr>
            </w:pPr>
          </w:p>
        </w:tc>
      </w:tr>
      <w:tr w:rsidR="00E36F0E" w:rsidRPr="00C82768" w14:paraId="62706A6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75C2F7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696941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9BC33B7"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418A289" w14:textId="77777777" w:rsidR="00E36F0E" w:rsidRDefault="00393DC0" w:rsidP="00E36F0E">
            <w:r>
              <w:t>WLAN_CH_165</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0203E4F" w14:textId="77777777" w:rsidR="00E36F0E" w:rsidRDefault="00393DC0" w:rsidP="00E36F0E">
            <w:r>
              <w:t>0xA5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0031CB1" w14:textId="77777777" w:rsidR="00E36F0E" w:rsidRPr="0052707D" w:rsidRDefault="00E36F0E" w:rsidP="00E36F0E">
            <w:pPr>
              <w:rPr>
                <w:highlight w:val="yellow"/>
              </w:rPr>
            </w:pPr>
          </w:p>
        </w:tc>
      </w:tr>
      <w:tr w:rsidR="00E36F0E" w:rsidRPr="00C82768" w14:paraId="0CDCD0F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DAF8CF3"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2BF0658" w14:textId="77777777" w:rsidR="00E36F0E" w:rsidRDefault="00393DC0" w:rsidP="00E36F0E">
            <w:r w:rsidRPr="00DA43D2">
              <w:t>WlanSecurity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5631D10"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65EA00B"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72E866F"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EE83241" w14:textId="77777777" w:rsidR="00E36F0E" w:rsidRPr="0052707D" w:rsidRDefault="00393DC0" w:rsidP="00E36F0E">
            <w:pPr>
              <w:rPr>
                <w:highlight w:val="yellow"/>
              </w:rPr>
            </w:pPr>
            <w:r>
              <w:t>Security settings to use</w:t>
            </w:r>
          </w:p>
        </w:tc>
      </w:tr>
      <w:tr w:rsidR="00E36F0E" w:rsidRPr="00C82768" w14:paraId="076BAB0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E49560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E76B452"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AF07CD7"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6F20FC9" w14:textId="77777777" w:rsidR="00E36F0E" w:rsidRDefault="00393DC0" w:rsidP="00E36F0E">
            <w:r>
              <w:t>Reserved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F545707" w14:textId="77777777" w:rsidR="00E36F0E" w:rsidRDefault="00393DC0" w:rsidP="00E36F0E">
            <w:r>
              <w:t>0x00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19B8C8C" w14:textId="77777777" w:rsidR="00E36F0E" w:rsidRPr="0052707D" w:rsidRDefault="00E36F0E" w:rsidP="00E36F0E">
            <w:pPr>
              <w:rPr>
                <w:highlight w:val="yellow"/>
              </w:rPr>
            </w:pPr>
          </w:p>
        </w:tc>
      </w:tr>
      <w:tr w:rsidR="00E36F0E" w:rsidRPr="00C82768" w14:paraId="6D2592E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88C1E8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27C00BA"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A34B7B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377A5CA" w14:textId="77777777" w:rsidR="00E36F0E" w:rsidRPr="00C82768" w:rsidRDefault="00393DC0" w:rsidP="00E36F0E">
            <w:r>
              <w:t>Open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02021D4" w14:textId="77777777" w:rsidR="00E36F0E" w:rsidRPr="00C82768" w:rsidRDefault="00393DC0" w:rsidP="00E36F0E">
            <w:r>
              <w:t>0x01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BBEADFD" w14:textId="77777777" w:rsidR="00E36F0E" w:rsidRPr="0052707D" w:rsidRDefault="00393DC0" w:rsidP="00E36F0E">
            <w:pPr>
              <w:rPr>
                <w:highlight w:val="yellow"/>
              </w:rPr>
            </w:pPr>
            <w:r w:rsidRPr="007164A2">
              <w:t>Open or no security</w:t>
            </w:r>
          </w:p>
        </w:tc>
      </w:tr>
      <w:tr w:rsidR="00E36F0E" w:rsidRPr="00C82768" w14:paraId="68C60F2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582B45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24E3006"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C9520A8"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012BC00" w14:textId="77777777" w:rsidR="00E36F0E" w:rsidRPr="00C82768" w:rsidRDefault="00393DC0" w:rsidP="00E36F0E">
            <w:r>
              <w:t>WEP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9C32637" w14:textId="77777777" w:rsidR="00E36F0E" w:rsidRPr="00C82768" w:rsidRDefault="00393DC0" w:rsidP="00E36F0E">
            <w:r>
              <w:t>0x02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E9DDA21" w14:textId="77777777" w:rsidR="00E36F0E" w:rsidRPr="007164A2" w:rsidRDefault="00393DC0" w:rsidP="00E36F0E">
            <w:r>
              <w:t>WEP</w:t>
            </w:r>
          </w:p>
        </w:tc>
      </w:tr>
      <w:tr w:rsidR="00E36F0E" w:rsidRPr="00C82768" w14:paraId="24A7750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13F81D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C63E912"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FF12F95"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2BB2B03" w14:textId="77777777" w:rsidR="00E36F0E" w:rsidRDefault="00393DC0" w:rsidP="00E36F0E">
            <w:r>
              <w:t>WPS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16E01A8" w14:textId="77777777" w:rsidR="00E36F0E" w:rsidRDefault="00393DC0" w:rsidP="00E36F0E">
            <w:r>
              <w:t>0x03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44275A1" w14:textId="77777777" w:rsidR="00E36F0E" w:rsidRPr="007164A2" w:rsidRDefault="00393DC0" w:rsidP="00E36F0E">
            <w:r>
              <w:t>WPS (WiFi Protected Setup)</w:t>
            </w:r>
          </w:p>
        </w:tc>
      </w:tr>
      <w:tr w:rsidR="00E36F0E" w:rsidRPr="00C82768" w14:paraId="079779C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741A20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BF2A703"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6FDF335"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7681F48" w14:textId="77777777" w:rsidR="00E36F0E" w:rsidRPr="00C82768" w:rsidRDefault="00393DC0" w:rsidP="00E36F0E">
            <w:r>
              <w:t>WPA_Personal</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084DDA1" w14:textId="77777777" w:rsidR="00E36F0E" w:rsidRDefault="00393DC0" w:rsidP="00E36F0E">
            <w:r>
              <w:t>0x04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4374679" w14:textId="77777777" w:rsidR="00E36F0E" w:rsidRPr="007164A2" w:rsidRDefault="00393DC0" w:rsidP="00E36F0E">
            <w:r>
              <w:t>WPA/WPA2/WPA3 Personal (passkey)</w:t>
            </w:r>
          </w:p>
        </w:tc>
      </w:tr>
      <w:tr w:rsidR="00E36F0E" w:rsidRPr="00C82768" w14:paraId="390CC6C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926CD3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09C54C2"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86C67C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1D5F3D8" w14:textId="77777777" w:rsidR="00E36F0E" w:rsidRDefault="00393DC0" w:rsidP="00E36F0E">
            <w:r>
              <w:t>WPA_Enterprise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7F861F1" w14:textId="77777777" w:rsidR="00E36F0E" w:rsidRDefault="00393DC0" w:rsidP="00E36F0E">
            <w:r>
              <w:t>0x05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ED1FE11" w14:textId="77777777" w:rsidR="00E36F0E" w:rsidRPr="007164A2" w:rsidRDefault="00393DC0" w:rsidP="00E36F0E">
            <w:r>
              <w:t>WPA/WPA2/WPA3 Enterprise (EAP-PEAP/EAP-TLS/etc) (not supported)</w:t>
            </w:r>
          </w:p>
        </w:tc>
      </w:tr>
      <w:tr w:rsidR="00E36F0E" w:rsidRPr="00C82768" w14:paraId="5C61ED9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A31BCF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12A59CC"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0C39E5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B9DF7B3" w14:textId="77777777" w:rsidR="00E36F0E" w:rsidRDefault="00393DC0" w:rsidP="00E36F0E">
            <w:r>
              <w:t>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634592F" w14:textId="77777777" w:rsidR="00E36F0E" w:rsidRDefault="00393DC0" w:rsidP="00E36F0E">
            <w:r>
              <w:t>0x06</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14E1AAA" w14:textId="77777777" w:rsidR="00E36F0E" w:rsidRPr="007164A2" w:rsidRDefault="00E36F0E" w:rsidP="00E36F0E"/>
        </w:tc>
      </w:tr>
      <w:tr w:rsidR="00E36F0E" w:rsidRPr="00C82768" w14:paraId="78835F3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3E54B45" w14:textId="77777777" w:rsidR="00E36F0E" w:rsidRDefault="00393DC0" w:rsidP="00E36F0E">
            <w:pPr>
              <w:jc w:val="center"/>
            </w:pPr>
            <w:r>
              <w:t xml:space="preserve">R </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E85687C" w14:textId="77777777" w:rsidR="00E36F0E" w:rsidRPr="00DA43D2" w:rsidRDefault="00393DC0" w:rsidP="00E36F0E">
            <w:r>
              <w:t>WlanWepSecurity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F0655C1" w14:textId="77777777" w:rsidR="00E36F0E" w:rsidRPr="00C82768" w:rsidRDefault="00393DC0" w:rsidP="00E36F0E">
            <w:r>
              <w:t>-</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114BEEF"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3ED86ED" w14:textId="77777777" w:rsidR="00E36F0E" w:rsidRPr="0011264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A5E2377" w14:textId="77777777" w:rsidR="00E36F0E" w:rsidRPr="0052707D" w:rsidRDefault="00393DC0" w:rsidP="00E36F0E">
            <w:pPr>
              <w:rPr>
                <w:highlight w:val="yellow"/>
              </w:rPr>
            </w:pPr>
            <w:r w:rsidRPr="007164A2">
              <w:t>WEP Settings</w:t>
            </w:r>
          </w:p>
        </w:tc>
      </w:tr>
      <w:tr w:rsidR="00E36F0E" w:rsidRPr="00C82768" w14:paraId="131E364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2E9FDF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5C15708"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534A75F"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005BCB4" w14:textId="77777777" w:rsidR="00E36F0E" w:rsidRDefault="00393DC0" w:rsidP="00E36F0E">
            <w:r>
              <w:t>Key</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7253363" w14:textId="77777777" w:rsidR="00E36F0E" w:rsidRPr="00F1221C" w:rsidRDefault="00393DC0" w:rsidP="00E36F0E">
            <w:r w:rsidRPr="00F1221C">
              <w:t>Char Value:0-255</w:t>
            </w:r>
          </w:p>
          <w:p w14:paraId="59312951"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E0AE5C9" w14:textId="77777777" w:rsidR="00E36F0E" w:rsidRPr="0052707D" w:rsidRDefault="00E36F0E" w:rsidP="00E36F0E">
            <w:pPr>
              <w:rPr>
                <w:highlight w:val="yellow"/>
              </w:rPr>
            </w:pPr>
          </w:p>
        </w:tc>
      </w:tr>
      <w:tr w:rsidR="00E36F0E" w:rsidRPr="00C82768" w14:paraId="107EA1C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915D92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6378076"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A47EE8F" w14:textId="77777777" w:rsidR="00E36F0E"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497A68F" w14:textId="77777777" w:rsidR="00E36F0E" w:rsidRDefault="00393DC0" w:rsidP="00E36F0E">
            <w:r>
              <w:t>defaultKeyIndex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8DDA824" w14:textId="77777777" w:rsidR="00E36F0E"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A88785E" w14:textId="77777777" w:rsidR="00E36F0E" w:rsidRPr="0052707D" w:rsidRDefault="00E36F0E" w:rsidP="00E36F0E">
            <w:pPr>
              <w:rPr>
                <w:highlight w:val="yellow"/>
              </w:rPr>
            </w:pPr>
          </w:p>
        </w:tc>
      </w:tr>
      <w:tr w:rsidR="00E36F0E" w:rsidRPr="00C82768" w14:paraId="20D8C5B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5109A18"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8F465E8" w14:textId="77777777" w:rsidR="00E36F0E" w:rsidRPr="00DA43D2" w:rsidRDefault="00393DC0" w:rsidP="00E36F0E">
            <w:r>
              <w:t>WlanWpsSecurity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2F6514B" w14:textId="77777777" w:rsidR="00E36F0E" w:rsidRPr="00C82768" w:rsidRDefault="00393DC0" w:rsidP="00E36F0E">
            <w:r>
              <w:t>-</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E99862F"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2BD8E0C" w14:textId="77777777" w:rsidR="00E36F0E" w:rsidRPr="0011264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CFF1516" w14:textId="77777777" w:rsidR="00E36F0E" w:rsidRPr="0052707D" w:rsidRDefault="00393DC0" w:rsidP="00E36F0E">
            <w:pPr>
              <w:rPr>
                <w:highlight w:val="yellow"/>
              </w:rPr>
            </w:pPr>
            <w:r w:rsidRPr="007164A2">
              <w:t>WPS Settings</w:t>
            </w:r>
          </w:p>
        </w:tc>
      </w:tr>
      <w:tr w:rsidR="00E36F0E" w:rsidRPr="00C82768" w14:paraId="2C91453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725A3F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A112F0D"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046CF27" w14:textId="77777777" w:rsidR="00E36F0E" w:rsidRDefault="00393DC0" w:rsidP="00E36F0E">
            <w:r>
              <w:t>WlanWpsType</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785E54E"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6BACEE1" w14:textId="77777777" w:rsidR="00E36F0E" w:rsidRDefault="00E36F0E" w:rsidP="00E36F0E"/>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79F7D29" w14:textId="77777777" w:rsidR="00E36F0E" w:rsidRPr="0052707D" w:rsidRDefault="00393DC0" w:rsidP="00E36F0E">
            <w:pPr>
              <w:rPr>
                <w:highlight w:val="yellow"/>
              </w:rPr>
            </w:pPr>
            <w:r>
              <w:t>Type</w:t>
            </w:r>
          </w:p>
        </w:tc>
      </w:tr>
      <w:tr w:rsidR="00E36F0E" w:rsidRPr="00C82768" w14:paraId="1A15D0D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C18449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A0C1BE4"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D96B4CC"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9A2CE14"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5C8922F" w14:textId="77777777" w:rsidR="00E36F0E" w:rsidRPr="00F1221C" w:rsidRDefault="00393DC0" w:rsidP="00E36F0E">
            <w:r w:rsidRPr="00F1221C">
              <w:t>Char Value:0-255</w:t>
            </w:r>
          </w:p>
          <w:p w14:paraId="3A9CE267"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FA64E47" w14:textId="77777777" w:rsidR="00E36F0E" w:rsidRPr="0052707D" w:rsidRDefault="00393DC0" w:rsidP="00E36F0E">
            <w:pPr>
              <w:rPr>
                <w:highlight w:val="yellow"/>
              </w:rPr>
            </w:pPr>
            <w:r>
              <w:t>Pin</w:t>
            </w:r>
          </w:p>
        </w:tc>
      </w:tr>
      <w:tr w:rsidR="00E36F0E" w:rsidRPr="00C82768" w14:paraId="72D2F73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1FA644F" w14:textId="77777777" w:rsidR="00E36F0E" w:rsidRDefault="00393DC0" w:rsidP="00E36F0E">
            <w:pPr>
              <w:jc w:val="center"/>
            </w:pPr>
            <w:r>
              <w:lastRenderedPageBreak/>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DE7031E" w14:textId="77777777" w:rsidR="00E36F0E" w:rsidRPr="00DA43D2" w:rsidRDefault="00393DC0" w:rsidP="00E36F0E">
            <w:r>
              <w:t>WlanWpaPersonalSecurity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26F5642"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44D234E"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E502E99" w14:textId="77777777" w:rsidR="00E36F0E" w:rsidRPr="00F1221C" w:rsidRDefault="00393DC0" w:rsidP="00E36F0E">
            <w:r w:rsidRPr="00F1221C">
              <w:t>Char Value:0-255</w:t>
            </w:r>
          </w:p>
          <w:p w14:paraId="35184D18"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0525D53" w14:textId="77777777" w:rsidR="00E36F0E" w:rsidRPr="0052707D" w:rsidRDefault="00393DC0" w:rsidP="00E36F0E">
            <w:pPr>
              <w:rPr>
                <w:highlight w:val="yellow"/>
              </w:rPr>
            </w:pPr>
            <w:r w:rsidRPr="007164A2">
              <w:t>WPA/WPA2</w:t>
            </w:r>
            <w:r>
              <w:t>/WPA3</w:t>
            </w:r>
            <w:r w:rsidRPr="007164A2">
              <w:t>-Personal Settings - password</w:t>
            </w:r>
          </w:p>
        </w:tc>
      </w:tr>
      <w:tr w:rsidR="00E36F0E" w:rsidRPr="00C82768" w14:paraId="627E0BB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261FBEE"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40A9555" w14:textId="77777777" w:rsidR="00E36F0E" w:rsidRPr="00DA43D2" w:rsidRDefault="00393DC0" w:rsidP="00E36F0E">
            <w:r>
              <w:t>WlanPairwiseCipher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50F9660"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208B912"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3B09300" w14:textId="77777777" w:rsidR="00E36F0E" w:rsidRPr="0011264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80427F7" w14:textId="77777777" w:rsidR="00E36F0E" w:rsidRPr="0052707D" w:rsidRDefault="00393DC0" w:rsidP="00E36F0E">
            <w:pPr>
              <w:rPr>
                <w:highlight w:val="yellow"/>
              </w:rPr>
            </w:pPr>
            <w:r w:rsidRPr="007164A2">
              <w:t>Pair cipher</w:t>
            </w:r>
          </w:p>
        </w:tc>
      </w:tr>
      <w:tr w:rsidR="00E36F0E" w:rsidRPr="00C82768" w14:paraId="4E7E4E2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894554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D9870EB"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C309EF8"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04F6164" w14:textId="77777777" w:rsidR="00E36F0E" w:rsidRDefault="00393DC0" w:rsidP="00E36F0E">
            <w:pPr>
              <w:rPr>
                <w:rFonts w:cs="Arial"/>
                <w:color w:val="000000"/>
              </w:rPr>
            </w:pPr>
            <w:r>
              <w:rPr>
                <w:rFonts w:cs="Arial"/>
                <w:color w:val="000000"/>
              </w:rPr>
              <w:t>PAIR_MIN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058163D"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E5A04FE" w14:textId="77777777" w:rsidR="00E36F0E" w:rsidRPr="0052707D" w:rsidRDefault="00E36F0E" w:rsidP="00E36F0E">
            <w:pPr>
              <w:rPr>
                <w:highlight w:val="yellow"/>
              </w:rPr>
            </w:pPr>
          </w:p>
        </w:tc>
      </w:tr>
      <w:tr w:rsidR="00E36F0E" w:rsidRPr="00C82768" w14:paraId="08CDF82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E890BC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A94BFEF"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793FEF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3A99DC8" w14:textId="77777777" w:rsidR="00E36F0E" w:rsidRDefault="00393DC0" w:rsidP="00E36F0E">
            <w:pPr>
              <w:rPr>
                <w:rFonts w:cs="Arial"/>
                <w:color w:val="000000"/>
              </w:rPr>
            </w:pPr>
            <w:r>
              <w:rPr>
                <w:rFonts w:cs="Arial"/>
                <w:color w:val="000000"/>
              </w:rPr>
              <w:t>PAIR_NONE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D16B6C7"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B6EE82E" w14:textId="77777777" w:rsidR="00E36F0E" w:rsidRPr="007164A2" w:rsidRDefault="00393DC0" w:rsidP="00E36F0E">
            <w:r w:rsidRPr="007164A2">
              <w:t>None</w:t>
            </w:r>
          </w:p>
        </w:tc>
      </w:tr>
      <w:tr w:rsidR="00E36F0E" w:rsidRPr="00C82768" w14:paraId="38C213E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0B639B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9D15F9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04C5D6D"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CA8DBF8" w14:textId="77777777" w:rsidR="00E36F0E" w:rsidRDefault="00393DC0" w:rsidP="00E36F0E">
            <w:pPr>
              <w:rPr>
                <w:rFonts w:cs="Arial"/>
                <w:color w:val="000000"/>
              </w:rPr>
            </w:pPr>
            <w:r>
              <w:rPr>
                <w:rFonts w:cs="Arial"/>
                <w:color w:val="000000"/>
              </w:rPr>
              <w:t>PAIR_TKIP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50B6381"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0F52CBC" w14:textId="77777777" w:rsidR="00E36F0E" w:rsidRPr="007164A2" w:rsidRDefault="00393DC0" w:rsidP="00E36F0E">
            <w:r>
              <w:t>TKIP</w:t>
            </w:r>
          </w:p>
        </w:tc>
      </w:tr>
      <w:tr w:rsidR="00E36F0E" w:rsidRPr="00C82768" w14:paraId="4D2259E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8820BB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009197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821DE5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65B84BA" w14:textId="77777777" w:rsidR="00E36F0E" w:rsidRDefault="00393DC0" w:rsidP="00E36F0E">
            <w:pPr>
              <w:rPr>
                <w:rFonts w:cs="Arial"/>
                <w:color w:val="000000"/>
              </w:rPr>
            </w:pPr>
            <w:r>
              <w:rPr>
                <w:rFonts w:cs="Arial"/>
                <w:color w:val="000000"/>
              </w:rPr>
              <w:t>PAIR_CCMP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FFFA205"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CF77A79" w14:textId="77777777" w:rsidR="00E36F0E" w:rsidRPr="007164A2" w:rsidRDefault="00393DC0" w:rsidP="00E36F0E">
            <w:r>
              <w:t>CCMP/AES</w:t>
            </w:r>
          </w:p>
        </w:tc>
      </w:tr>
      <w:tr w:rsidR="00E36F0E" w:rsidRPr="00C82768" w14:paraId="55ADF0C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9E107D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8F64056"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A0EE16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7EB3005" w14:textId="77777777" w:rsidR="00E36F0E" w:rsidRDefault="00393DC0" w:rsidP="00E36F0E">
            <w:pPr>
              <w:rPr>
                <w:rFonts w:cs="Arial"/>
                <w:color w:val="000000"/>
              </w:rPr>
            </w:pPr>
            <w:r>
              <w:rPr>
                <w:rFonts w:cs="Arial"/>
                <w:color w:val="000000"/>
              </w:rPr>
              <w:t>PAIR_TKIPCCMP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49E21B4"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17FFA30" w14:textId="77777777" w:rsidR="00E36F0E" w:rsidRPr="007164A2" w:rsidRDefault="00393DC0" w:rsidP="00E36F0E">
            <w:r>
              <w:t>Mixmode – tkip or ccmp</w:t>
            </w:r>
          </w:p>
        </w:tc>
      </w:tr>
      <w:tr w:rsidR="00E36F0E" w:rsidRPr="00C82768" w14:paraId="4548ED9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CFA1CE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234200F"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4BEE49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A5492E1" w14:textId="77777777" w:rsidR="00E36F0E" w:rsidRDefault="00393DC0" w:rsidP="00E36F0E">
            <w:pPr>
              <w:rPr>
                <w:rFonts w:cs="Arial"/>
                <w:color w:val="000000"/>
              </w:rPr>
            </w:pPr>
            <w:r>
              <w:rPr>
                <w:rFonts w:cs="Arial"/>
                <w:color w:val="000000"/>
              </w:rPr>
              <w:t>PAIR_MAX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9939EA6" w14:textId="77777777" w:rsidR="00E36F0E" w:rsidRDefault="00393DC0" w:rsidP="00E36F0E">
            <w:r>
              <w:t>0x5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F3A2923" w14:textId="77777777" w:rsidR="00E36F0E" w:rsidRPr="0052707D" w:rsidRDefault="00E36F0E" w:rsidP="00E36F0E">
            <w:pPr>
              <w:rPr>
                <w:highlight w:val="yellow"/>
              </w:rPr>
            </w:pPr>
          </w:p>
        </w:tc>
      </w:tr>
      <w:tr w:rsidR="00E36F0E" w:rsidRPr="00C82768" w14:paraId="2020EB6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9CFBDCF"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1B15CA7" w14:textId="77777777" w:rsidR="00E36F0E" w:rsidRPr="00DA43D2" w:rsidRDefault="00393DC0" w:rsidP="00E36F0E">
            <w:r>
              <w:t>WlanGroupCipher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C3C6430"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3DC4008"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3914E65" w14:textId="77777777" w:rsidR="00E36F0E" w:rsidRPr="0011264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8794A37" w14:textId="77777777" w:rsidR="00E36F0E" w:rsidRPr="0052707D" w:rsidRDefault="00393DC0" w:rsidP="00E36F0E">
            <w:pPr>
              <w:rPr>
                <w:highlight w:val="yellow"/>
              </w:rPr>
            </w:pPr>
            <w:r w:rsidRPr="007164A2">
              <w:t>Group cipher</w:t>
            </w:r>
          </w:p>
        </w:tc>
      </w:tr>
      <w:tr w:rsidR="00E36F0E" w:rsidRPr="00C82768" w14:paraId="6AB5747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9F4D7C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10751C0"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0D805C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A623A4B" w14:textId="77777777" w:rsidR="00E36F0E" w:rsidRDefault="00393DC0" w:rsidP="00E36F0E">
            <w:pPr>
              <w:rPr>
                <w:rFonts w:cs="Arial"/>
                <w:color w:val="000000"/>
              </w:rPr>
            </w:pPr>
            <w:r>
              <w:rPr>
                <w:rFonts w:cs="Arial"/>
                <w:color w:val="000000"/>
              </w:rPr>
              <w:t>GROUP_MIN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5634663"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C8FFBA2" w14:textId="77777777" w:rsidR="00E36F0E" w:rsidRPr="0052707D" w:rsidRDefault="00E36F0E" w:rsidP="00E36F0E">
            <w:pPr>
              <w:rPr>
                <w:highlight w:val="yellow"/>
              </w:rPr>
            </w:pPr>
          </w:p>
        </w:tc>
      </w:tr>
      <w:tr w:rsidR="00E36F0E" w:rsidRPr="00C82768" w14:paraId="2D217F7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E426B9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527A3E7"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CC7B96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52047C8" w14:textId="77777777" w:rsidR="00E36F0E" w:rsidRDefault="00393DC0" w:rsidP="00E36F0E">
            <w:pPr>
              <w:rPr>
                <w:rFonts w:cs="Arial"/>
                <w:color w:val="000000"/>
              </w:rPr>
            </w:pPr>
            <w:r>
              <w:rPr>
                <w:rFonts w:cs="Arial"/>
                <w:color w:val="000000"/>
              </w:rPr>
              <w:t>GROUP_NONE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26EB9AB"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CD5B22E" w14:textId="77777777" w:rsidR="00E36F0E" w:rsidRPr="007164A2" w:rsidRDefault="00393DC0" w:rsidP="00E36F0E">
            <w:r w:rsidRPr="007164A2">
              <w:t>None</w:t>
            </w:r>
          </w:p>
        </w:tc>
      </w:tr>
      <w:tr w:rsidR="00E36F0E" w:rsidRPr="00C82768" w14:paraId="429E69C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9245364"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1A02F00"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937B64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95923ED" w14:textId="77777777" w:rsidR="00E36F0E" w:rsidRDefault="00393DC0" w:rsidP="00E36F0E">
            <w:pPr>
              <w:rPr>
                <w:rFonts w:cs="Arial"/>
                <w:color w:val="000000"/>
              </w:rPr>
            </w:pPr>
            <w:r>
              <w:rPr>
                <w:rFonts w:cs="Arial"/>
                <w:color w:val="000000"/>
              </w:rPr>
              <w:t>GROUP_TKIP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BC427D2"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F386C45" w14:textId="77777777" w:rsidR="00E36F0E" w:rsidRPr="007164A2" w:rsidRDefault="00393DC0" w:rsidP="00E36F0E">
            <w:r>
              <w:t>TKIP</w:t>
            </w:r>
          </w:p>
        </w:tc>
      </w:tr>
      <w:tr w:rsidR="00E36F0E" w:rsidRPr="00C82768" w14:paraId="01B301D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24C176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C29F79F"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10D739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C193A9A" w14:textId="77777777" w:rsidR="00E36F0E" w:rsidRDefault="00393DC0" w:rsidP="00E36F0E">
            <w:pPr>
              <w:rPr>
                <w:rFonts w:cs="Arial"/>
                <w:color w:val="000000"/>
              </w:rPr>
            </w:pPr>
            <w:r>
              <w:rPr>
                <w:rFonts w:cs="Arial"/>
                <w:color w:val="000000"/>
              </w:rPr>
              <w:t>GROUP_CCMP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EEA2DB7"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8E8AFF5" w14:textId="77777777" w:rsidR="00E36F0E" w:rsidRPr="007164A2" w:rsidRDefault="00393DC0" w:rsidP="00E36F0E">
            <w:r>
              <w:t>CCMP/AES</w:t>
            </w:r>
          </w:p>
        </w:tc>
      </w:tr>
      <w:tr w:rsidR="00E36F0E" w:rsidRPr="00C82768" w14:paraId="1EC76FB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B59E1D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23A5F1C"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45F89C5"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03500D2" w14:textId="77777777" w:rsidR="00E36F0E" w:rsidRDefault="00393DC0" w:rsidP="00E36F0E">
            <w:pPr>
              <w:rPr>
                <w:rFonts w:cs="Arial"/>
                <w:color w:val="000000"/>
              </w:rPr>
            </w:pPr>
            <w:r>
              <w:rPr>
                <w:rFonts w:cs="Arial"/>
                <w:color w:val="000000"/>
              </w:rPr>
              <w:t>GROUP_TKIPCCMP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C6D18E3"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0607077" w14:textId="77777777" w:rsidR="00E36F0E" w:rsidRPr="007164A2" w:rsidRDefault="00393DC0" w:rsidP="00E36F0E">
            <w:r>
              <w:t>Mixmode – tkip or ccmp</w:t>
            </w:r>
          </w:p>
        </w:tc>
      </w:tr>
      <w:tr w:rsidR="00E36F0E" w:rsidRPr="00C82768" w14:paraId="01AFCAC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414CE7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D426E8D"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897C23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1033551" w14:textId="77777777" w:rsidR="00E36F0E" w:rsidRDefault="00393DC0" w:rsidP="00E36F0E">
            <w:pPr>
              <w:rPr>
                <w:rFonts w:cs="Arial"/>
                <w:color w:val="000000"/>
              </w:rPr>
            </w:pPr>
            <w:r>
              <w:rPr>
                <w:rFonts w:cs="Arial"/>
                <w:color w:val="000000"/>
              </w:rPr>
              <w:t>GROUP_MAX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3211CC5" w14:textId="77777777" w:rsidR="00E36F0E" w:rsidRDefault="00393DC0" w:rsidP="00E36F0E">
            <w:r>
              <w:t>0x5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859A22F" w14:textId="77777777" w:rsidR="00E36F0E" w:rsidRPr="0052707D" w:rsidRDefault="00E36F0E" w:rsidP="00E36F0E">
            <w:pPr>
              <w:rPr>
                <w:highlight w:val="yellow"/>
              </w:rPr>
            </w:pPr>
          </w:p>
        </w:tc>
      </w:tr>
      <w:tr w:rsidR="00E36F0E" w:rsidRPr="00C82768" w14:paraId="72205CE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002143F"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ACF8F53" w14:textId="77777777" w:rsidR="00E36F0E" w:rsidRPr="00DA43D2" w:rsidRDefault="00393DC0" w:rsidP="00E36F0E">
            <w:r>
              <w:t>WlanWpaEnterprise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7BA5D37" w14:textId="77777777" w:rsidR="00E36F0E" w:rsidRDefault="00393DC0" w:rsidP="00E36F0E">
            <w:r>
              <w:t>TBD</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396B66A"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7E0B32A" w14:textId="77777777" w:rsidR="00E36F0E" w:rsidRPr="007164A2" w:rsidRDefault="00E36F0E" w:rsidP="00E36F0E">
            <w:pPr>
              <w:rPr>
                <w:highlight w:val="yellow"/>
              </w:rPr>
            </w:pP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245FDA5" w14:textId="77777777" w:rsidR="00E36F0E" w:rsidRPr="007164A2" w:rsidRDefault="00393DC0" w:rsidP="00E36F0E">
            <w:pPr>
              <w:rPr>
                <w:highlight w:val="yellow"/>
              </w:rPr>
            </w:pPr>
            <w:r w:rsidRPr="007164A2">
              <w:t>TBD</w:t>
            </w:r>
          </w:p>
        </w:tc>
      </w:tr>
      <w:tr w:rsidR="00E36F0E" w:rsidRPr="00C82768" w14:paraId="547C506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E9A2D4A"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BC86272" w14:textId="77777777" w:rsidR="00E36F0E" w:rsidRPr="00DA43D2" w:rsidRDefault="00393DC0" w:rsidP="00E36F0E">
            <w:r>
              <w:t>WlanIpv4AddrType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175A534"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94F840D"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A899720" w14:textId="77777777" w:rsidR="00E36F0E" w:rsidRDefault="00E36F0E" w:rsidP="00E36F0E"/>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B778D81" w14:textId="77777777" w:rsidR="00E36F0E" w:rsidRPr="0052707D" w:rsidRDefault="00E36F0E" w:rsidP="00E36F0E">
            <w:pPr>
              <w:rPr>
                <w:highlight w:val="yellow"/>
              </w:rPr>
            </w:pPr>
          </w:p>
        </w:tc>
      </w:tr>
      <w:tr w:rsidR="00E36F0E" w:rsidRPr="00C82768" w14:paraId="2D66784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0253E4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FD33934"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546730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AB8C0F8" w14:textId="77777777" w:rsidR="00E36F0E" w:rsidRDefault="00393DC0" w:rsidP="00E36F0E">
            <w:pPr>
              <w:rPr>
                <w:rFonts w:cs="Arial"/>
                <w:color w:val="000000"/>
              </w:rPr>
            </w:pPr>
            <w:r>
              <w:rPr>
                <w:rFonts w:cs="Arial"/>
                <w:color w:val="000000"/>
              </w:rPr>
              <w:t>WLAN_IPV4_ADDR_MIN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CCFBE9D"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8D062AE" w14:textId="77777777" w:rsidR="00E36F0E" w:rsidRPr="0052707D" w:rsidRDefault="00E36F0E" w:rsidP="00E36F0E">
            <w:pPr>
              <w:rPr>
                <w:highlight w:val="yellow"/>
              </w:rPr>
            </w:pPr>
          </w:p>
        </w:tc>
      </w:tr>
      <w:tr w:rsidR="00E36F0E" w:rsidRPr="00C82768" w14:paraId="0F79127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F2188D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48CB29F"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4AD4EE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7B90F9E" w14:textId="77777777" w:rsidR="00E36F0E" w:rsidRDefault="00393DC0" w:rsidP="00E36F0E">
            <w:pPr>
              <w:rPr>
                <w:rFonts w:cs="Arial"/>
                <w:color w:val="000000"/>
              </w:rPr>
            </w:pPr>
            <w:r>
              <w:rPr>
                <w:rFonts w:cs="Arial"/>
                <w:color w:val="000000"/>
              </w:rPr>
              <w:t>WLAN_IPV4_ADDR_NONE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1990B79"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759EA2A" w14:textId="77777777" w:rsidR="00E36F0E" w:rsidRDefault="00393DC0" w:rsidP="00E36F0E">
            <w:pPr>
              <w:rPr>
                <w:rFonts w:cs="Arial"/>
                <w:color w:val="000000"/>
              </w:rPr>
            </w:pPr>
            <w:r>
              <w:rPr>
                <w:rFonts w:cs="Arial"/>
                <w:color w:val="000000"/>
              </w:rPr>
              <w:t>No IPv4 Addressing is used</w:t>
            </w:r>
          </w:p>
        </w:tc>
      </w:tr>
      <w:tr w:rsidR="00E36F0E" w:rsidRPr="00C82768" w14:paraId="6D9A579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2C73F5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0D4F493"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4B75F5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9D0EEA3" w14:textId="77777777" w:rsidR="00E36F0E" w:rsidRDefault="00393DC0" w:rsidP="00E36F0E">
            <w:pPr>
              <w:rPr>
                <w:rFonts w:cs="Arial"/>
                <w:color w:val="000000"/>
              </w:rPr>
            </w:pPr>
            <w:r>
              <w:rPr>
                <w:rFonts w:cs="Arial"/>
                <w:color w:val="000000"/>
              </w:rPr>
              <w:t>WLAN_IPV4_ADDR_STATIC</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F5FA3E1"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31EBF37" w14:textId="77777777" w:rsidR="00E36F0E" w:rsidRDefault="00393DC0" w:rsidP="00E36F0E">
            <w:pPr>
              <w:rPr>
                <w:rFonts w:cs="Arial"/>
                <w:color w:val="000000"/>
              </w:rPr>
            </w:pPr>
            <w:r>
              <w:rPr>
                <w:rFonts w:cs="Arial"/>
                <w:color w:val="000000"/>
              </w:rPr>
              <w:t>Static IPv4 Address</w:t>
            </w:r>
          </w:p>
        </w:tc>
      </w:tr>
      <w:tr w:rsidR="00E36F0E" w:rsidRPr="00C82768" w14:paraId="3FBB94C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51F98BE"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8339D25"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F207267"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AD1AAB8" w14:textId="77777777" w:rsidR="00E36F0E" w:rsidRDefault="00393DC0" w:rsidP="00E36F0E">
            <w:pPr>
              <w:rPr>
                <w:rFonts w:cs="Arial"/>
                <w:color w:val="000000"/>
              </w:rPr>
            </w:pPr>
            <w:r>
              <w:rPr>
                <w:rFonts w:cs="Arial"/>
                <w:color w:val="000000"/>
              </w:rPr>
              <w:t>WLAN_IPV4_ADDR_DHCP_CLIENT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88F0B65"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2B4DE29" w14:textId="77777777" w:rsidR="00E36F0E" w:rsidRDefault="00393DC0" w:rsidP="00E36F0E">
            <w:pPr>
              <w:rPr>
                <w:rFonts w:cs="Arial"/>
                <w:color w:val="000000"/>
              </w:rPr>
            </w:pPr>
            <w:r>
              <w:rPr>
                <w:rFonts w:cs="Arial"/>
                <w:color w:val="000000"/>
              </w:rPr>
              <w:t>DHCP Client IPv4 Address</w:t>
            </w:r>
          </w:p>
        </w:tc>
      </w:tr>
      <w:tr w:rsidR="00E36F0E" w:rsidRPr="00C82768" w14:paraId="021FD43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A474D8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C7595C6"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5FF981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97A3E96" w14:textId="77777777" w:rsidR="00E36F0E" w:rsidRDefault="00393DC0" w:rsidP="00E36F0E">
            <w:pPr>
              <w:rPr>
                <w:rFonts w:cs="Arial"/>
                <w:color w:val="000000"/>
              </w:rPr>
            </w:pPr>
            <w:r>
              <w:rPr>
                <w:rFonts w:cs="Arial"/>
                <w:color w:val="000000"/>
              </w:rPr>
              <w:t>WLAN_IPV4_ADDR_DHCP_SERVER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1BFDBFB"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866FDB4" w14:textId="77777777" w:rsidR="00E36F0E" w:rsidRDefault="00393DC0" w:rsidP="00E36F0E">
            <w:pPr>
              <w:rPr>
                <w:rFonts w:cs="Arial"/>
                <w:color w:val="000000"/>
              </w:rPr>
            </w:pPr>
            <w:r>
              <w:rPr>
                <w:rFonts w:cs="Arial"/>
                <w:color w:val="000000"/>
              </w:rPr>
              <w:t>DHCP Server IPv4 Address</w:t>
            </w:r>
          </w:p>
        </w:tc>
      </w:tr>
      <w:tr w:rsidR="00E36F0E" w:rsidRPr="00C82768" w14:paraId="289B40E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A1CCBB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DC04336"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3DF58A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A58663E" w14:textId="77777777" w:rsidR="00E36F0E" w:rsidRDefault="00393DC0" w:rsidP="00E36F0E">
            <w:pPr>
              <w:rPr>
                <w:rFonts w:cs="Arial"/>
                <w:color w:val="000000"/>
              </w:rPr>
            </w:pPr>
            <w:r>
              <w:rPr>
                <w:rFonts w:cs="Arial"/>
                <w:color w:val="000000"/>
              </w:rPr>
              <w:t>WLAN_IPV4_ADDR_MAX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C572A1F" w14:textId="77777777" w:rsidR="00E36F0E" w:rsidRDefault="00393DC0" w:rsidP="00E36F0E">
            <w:r>
              <w:t>0x5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6F7B9AF" w14:textId="77777777" w:rsidR="00E36F0E" w:rsidRPr="0052707D" w:rsidRDefault="00E36F0E" w:rsidP="00E36F0E">
            <w:pPr>
              <w:rPr>
                <w:highlight w:val="yellow"/>
              </w:rPr>
            </w:pPr>
          </w:p>
        </w:tc>
      </w:tr>
      <w:tr w:rsidR="00E36F0E" w:rsidRPr="00C82768" w14:paraId="76E647C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716691C"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1CB4D08" w14:textId="77777777" w:rsidR="00E36F0E" w:rsidRPr="00DA43D2" w:rsidRDefault="00393DC0" w:rsidP="00E36F0E">
            <w:r>
              <w:t>WlanIpv4Addr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F572165" w14:textId="77777777" w:rsidR="00E36F0E" w:rsidRPr="00C82768" w:rsidRDefault="00393DC0" w:rsidP="00E36F0E">
            <w:r>
              <w:t>-</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CA8F256" w14:textId="77777777" w:rsidR="00E36F0E" w:rsidRPr="0011264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865B47E" w14:textId="77777777" w:rsidR="00E36F0E" w:rsidRPr="0011264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0CA2B27" w14:textId="77777777" w:rsidR="00E36F0E" w:rsidRPr="0052707D" w:rsidRDefault="00E36F0E" w:rsidP="00E36F0E">
            <w:pPr>
              <w:rPr>
                <w:highlight w:val="yellow"/>
              </w:rPr>
            </w:pPr>
          </w:p>
        </w:tc>
      </w:tr>
      <w:tr w:rsidR="00E36F0E" w:rsidRPr="00C82768" w14:paraId="6E0E6A8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B5CFB4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921C0F8"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EF4B7A5"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D360EB4" w14:textId="77777777" w:rsidR="00E36F0E" w:rsidRDefault="00393DC0" w:rsidP="00E36F0E">
            <w:r>
              <w:t>Ip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DDF0075" w14:textId="77777777" w:rsidR="00E36F0E" w:rsidRPr="00F1221C" w:rsidRDefault="00393DC0" w:rsidP="00E36F0E">
            <w:r w:rsidRPr="00F1221C">
              <w:t>Char Value:0-255</w:t>
            </w:r>
          </w:p>
          <w:p w14:paraId="7F216616"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F56552D" w14:textId="77777777" w:rsidR="00E36F0E" w:rsidRDefault="00393DC0" w:rsidP="00E36F0E">
            <w:pPr>
              <w:rPr>
                <w:rFonts w:cs="Arial"/>
                <w:color w:val="000000"/>
              </w:rPr>
            </w:pPr>
            <w:r>
              <w:rPr>
                <w:rFonts w:cs="Arial"/>
                <w:color w:val="000000"/>
              </w:rPr>
              <w:t>IP address of current connection</w:t>
            </w:r>
          </w:p>
        </w:tc>
      </w:tr>
      <w:tr w:rsidR="00E36F0E" w:rsidRPr="00C82768" w14:paraId="1C1F0B8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A18917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B911124"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74B7189"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44F7E58" w14:textId="77777777" w:rsidR="00E36F0E" w:rsidRDefault="00393DC0" w:rsidP="00E36F0E">
            <w:r>
              <w:t>Netmask</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8AECD30" w14:textId="77777777" w:rsidR="00E36F0E" w:rsidRPr="00F1221C" w:rsidRDefault="00393DC0" w:rsidP="00E36F0E">
            <w:r w:rsidRPr="00F1221C">
              <w:t>Char Value:0-255</w:t>
            </w:r>
          </w:p>
          <w:p w14:paraId="35026E66"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9520F3B" w14:textId="77777777" w:rsidR="00E36F0E" w:rsidRDefault="00393DC0" w:rsidP="00E36F0E">
            <w:pPr>
              <w:rPr>
                <w:rFonts w:cs="Arial"/>
                <w:color w:val="000000"/>
              </w:rPr>
            </w:pPr>
            <w:r>
              <w:rPr>
                <w:rFonts w:cs="Arial"/>
                <w:color w:val="000000"/>
              </w:rPr>
              <w:t>Netmask of currenct connection</w:t>
            </w:r>
          </w:p>
        </w:tc>
      </w:tr>
      <w:tr w:rsidR="00E36F0E" w:rsidRPr="00C82768" w14:paraId="5B37AE1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E0ACDC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F8535EB"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4723E22"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DC655F3" w14:textId="77777777" w:rsidR="00E36F0E" w:rsidRDefault="00393DC0" w:rsidP="00E36F0E">
            <w:r>
              <w:t>Gateway</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CDC1C93" w14:textId="77777777" w:rsidR="00E36F0E" w:rsidRPr="00F1221C" w:rsidRDefault="00393DC0" w:rsidP="00E36F0E">
            <w:r w:rsidRPr="00F1221C">
              <w:t>Char Value:0-255</w:t>
            </w:r>
          </w:p>
          <w:p w14:paraId="33411051"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21BAFE4" w14:textId="77777777" w:rsidR="00E36F0E" w:rsidRDefault="00393DC0" w:rsidP="00E36F0E">
            <w:pPr>
              <w:rPr>
                <w:rFonts w:cs="Arial"/>
                <w:color w:val="000000"/>
              </w:rPr>
            </w:pPr>
            <w:r>
              <w:rPr>
                <w:rFonts w:cs="Arial"/>
                <w:color w:val="000000"/>
              </w:rPr>
              <w:t>default gateway of current connection</w:t>
            </w:r>
          </w:p>
        </w:tc>
      </w:tr>
      <w:tr w:rsidR="00E36F0E" w:rsidRPr="00C82768" w14:paraId="0E1B6B0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21DC62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B468E72"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CD37691"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77890A4" w14:textId="77777777" w:rsidR="00E36F0E" w:rsidRDefault="00393DC0" w:rsidP="00E36F0E">
            <w:r>
              <w:t>dnsPref</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7518FB6" w14:textId="77777777" w:rsidR="00E36F0E" w:rsidRPr="00F1221C" w:rsidRDefault="00393DC0" w:rsidP="00E36F0E">
            <w:r w:rsidRPr="00F1221C">
              <w:t>Char Value:0-255</w:t>
            </w:r>
          </w:p>
          <w:p w14:paraId="4F03126E"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3E6F395" w14:textId="77777777" w:rsidR="00E36F0E" w:rsidRDefault="00393DC0" w:rsidP="00E36F0E">
            <w:pPr>
              <w:rPr>
                <w:rFonts w:cs="Arial"/>
                <w:color w:val="000000"/>
              </w:rPr>
            </w:pPr>
            <w:r>
              <w:rPr>
                <w:rFonts w:cs="Arial"/>
                <w:color w:val="000000"/>
              </w:rPr>
              <w:t>Prefered DNS server</w:t>
            </w:r>
          </w:p>
        </w:tc>
      </w:tr>
      <w:tr w:rsidR="00E36F0E" w:rsidRPr="00C82768" w14:paraId="7A94002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CE4D0F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1317823"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1DA9979"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A3EB118" w14:textId="77777777" w:rsidR="00E36F0E" w:rsidRDefault="00393DC0" w:rsidP="00E36F0E">
            <w:r>
              <w:t>dnsAlt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21CA781" w14:textId="77777777" w:rsidR="00E36F0E" w:rsidRPr="00F1221C" w:rsidRDefault="00393DC0" w:rsidP="00E36F0E">
            <w:r w:rsidRPr="00F1221C">
              <w:t>Char Value:0-255</w:t>
            </w:r>
          </w:p>
          <w:p w14:paraId="5052EC22"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839C053" w14:textId="77777777" w:rsidR="00E36F0E" w:rsidRDefault="00393DC0" w:rsidP="00E36F0E">
            <w:pPr>
              <w:rPr>
                <w:rFonts w:cs="Arial"/>
                <w:color w:val="000000"/>
              </w:rPr>
            </w:pPr>
            <w:r>
              <w:rPr>
                <w:rFonts w:cs="Arial"/>
                <w:color w:val="000000"/>
              </w:rPr>
              <w:t>Secondary DNS server</w:t>
            </w:r>
          </w:p>
        </w:tc>
      </w:tr>
      <w:tr w:rsidR="00E36F0E" w:rsidRPr="00C82768" w14:paraId="238B273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AD797E4"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BEABBB3" w14:textId="77777777" w:rsidR="00E36F0E" w:rsidRPr="00DA43D2" w:rsidRDefault="00393DC0" w:rsidP="00E36F0E">
            <w:r>
              <w:t>WlanIpv6AddrType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72FB2DE"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BEDDD9E"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F5BD09D" w14:textId="77777777" w:rsidR="00E36F0E" w:rsidRPr="0011264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05EE530" w14:textId="77777777" w:rsidR="00E36F0E" w:rsidRPr="0052707D" w:rsidRDefault="00E36F0E" w:rsidP="00E36F0E">
            <w:pPr>
              <w:rPr>
                <w:highlight w:val="yellow"/>
              </w:rPr>
            </w:pPr>
          </w:p>
        </w:tc>
      </w:tr>
      <w:tr w:rsidR="00E36F0E" w:rsidRPr="00C82768" w14:paraId="5A4138D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C6C85C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A561058"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2BDD80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814AEFA" w14:textId="77777777" w:rsidR="00E36F0E" w:rsidRDefault="00393DC0" w:rsidP="00E36F0E">
            <w:pPr>
              <w:rPr>
                <w:rFonts w:cs="Arial"/>
                <w:color w:val="000000"/>
              </w:rPr>
            </w:pPr>
            <w:r>
              <w:rPr>
                <w:rFonts w:cs="Arial"/>
                <w:color w:val="000000"/>
              </w:rPr>
              <w:t>WLAN_IPV6_ADDR_MIN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C897607"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081AFC8" w14:textId="77777777" w:rsidR="00E36F0E" w:rsidRPr="0052707D" w:rsidRDefault="00E36F0E" w:rsidP="00E36F0E">
            <w:pPr>
              <w:rPr>
                <w:highlight w:val="yellow"/>
              </w:rPr>
            </w:pPr>
          </w:p>
        </w:tc>
      </w:tr>
      <w:tr w:rsidR="00E36F0E" w:rsidRPr="00C82768" w14:paraId="45A11BA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32E57E4"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3EE79C0"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EC1B63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878DC77" w14:textId="77777777" w:rsidR="00E36F0E" w:rsidRDefault="00393DC0" w:rsidP="00E36F0E">
            <w:pPr>
              <w:rPr>
                <w:rFonts w:cs="Arial"/>
                <w:color w:val="000000"/>
              </w:rPr>
            </w:pPr>
            <w:r>
              <w:rPr>
                <w:rFonts w:cs="Arial"/>
                <w:color w:val="000000"/>
              </w:rPr>
              <w:t>WLAN_IPV6_ADDR_NONE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FAE6B58"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158C598" w14:textId="77777777" w:rsidR="00E36F0E" w:rsidRDefault="00393DC0" w:rsidP="00E36F0E">
            <w:pPr>
              <w:rPr>
                <w:rFonts w:cs="Arial"/>
                <w:color w:val="000000"/>
              </w:rPr>
            </w:pPr>
            <w:r>
              <w:rPr>
                <w:rFonts w:cs="Arial"/>
                <w:color w:val="000000"/>
              </w:rPr>
              <w:t>No IPv6 Addressing is used</w:t>
            </w:r>
          </w:p>
        </w:tc>
      </w:tr>
      <w:tr w:rsidR="00E36F0E" w:rsidRPr="00C82768" w14:paraId="56EAEE6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0AEC1C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B4D4BCE"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F620D7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FABF3E3" w14:textId="77777777" w:rsidR="00E36F0E" w:rsidRDefault="00393DC0" w:rsidP="00E36F0E">
            <w:pPr>
              <w:rPr>
                <w:rFonts w:cs="Arial"/>
                <w:color w:val="000000"/>
              </w:rPr>
            </w:pPr>
            <w:r>
              <w:rPr>
                <w:rFonts w:cs="Arial"/>
                <w:color w:val="000000"/>
              </w:rPr>
              <w:t>WLAN_IPV6_ADDR_STATIC</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2B81AE3"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BEC64FD" w14:textId="77777777" w:rsidR="00E36F0E" w:rsidRDefault="00393DC0" w:rsidP="00E36F0E">
            <w:pPr>
              <w:rPr>
                <w:rFonts w:cs="Arial"/>
                <w:color w:val="000000"/>
              </w:rPr>
            </w:pPr>
            <w:r>
              <w:rPr>
                <w:rFonts w:cs="Arial"/>
                <w:color w:val="000000"/>
              </w:rPr>
              <w:t>Static IPv6 Address</w:t>
            </w:r>
          </w:p>
        </w:tc>
      </w:tr>
      <w:tr w:rsidR="00E36F0E" w:rsidRPr="00C82768" w14:paraId="4DC0829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DC839D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55E9EFA"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A05C26D"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A008EC3" w14:textId="77777777" w:rsidR="00E36F0E" w:rsidRDefault="00393DC0" w:rsidP="00E36F0E">
            <w:pPr>
              <w:rPr>
                <w:rFonts w:cs="Arial"/>
                <w:color w:val="000000"/>
              </w:rPr>
            </w:pPr>
            <w:r>
              <w:rPr>
                <w:rFonts w:cs="Arial"/>
                <w:color w:val="000000"/>
              </w:rPr>
              <w:t>WLAN_IPV6_ADDR_MAX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271AD66"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E1604BD" w14:textId="77777777" w:rsidR="00E36F0E" w:rsidRPr="0052707D" w:rsidRDefault="00E36F0E" w:rsidP="00E36F0E">
            <w:pPr>
              <w:rPr>
                <w:highlight w:val="yellow"/>
              </w:rPr>
            </w:pPr>
          </w:p>
        </w:tc>
      </w:tr>
      <w:tr w:rsidR="00E36F0E" w:rsidRPr="00C82768" w14:paraId="6DAABC6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D5F33C5"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85206FF" w14:textId="77777777" w:rsidR="00E36F0E" w:rsidRPr="00DA43D2" w:rsidRDefault="00393DC0" w:rsidP="00E36F0E">
            <w:r>
              <w:t>WlanIpv6Addr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DE35D58" w14:textId="77777777" w:rsidR="00E36F0E" w:rsidRDefault="00393DC0" w:rsidP="00E36F0E">
            <w:r>
              <w:t>TBD</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680EACA"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ABBF78F" w14:textId="77777777" w:rsidR="00E36F0E" w:rsidRPr="0011264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8152149" w14:textId="77777777" w:rsidR="00E36F0E" w:rsidRPr="0052707D" w:rsidRDefault="00E36F0E" w:rsidP="00E36F0E">
            <w:pPr>
              <w:rPr>
                <w:highlight w:val="yellow"/>
              </w:rPr>
            </w:pPr>
          </w:p>
        </w:tc>
      </w:tr>
      <w:tr w:rsidR="00E36F0E" w:rsidRPr="00C82768" w14:paraId="27874D2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A0B38FA"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B959C13" w14:textId="77777777" w:rsidR="00E36F0E" w:rsidRPr="00DA43D2" w:rsidRDefault="00393DC0" w:rsidP="00E36F0E">
            <w:r>
              <w:t>ExclusiveUse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59142CC"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0BC40EF"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113ECD6"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471A9AE" w14:textId="77777777" w:rsidR="00E36F0E" w:rsidRPr="0052707D" w:rsidRDefault="00393DC0" w:rsidP="00E36F0E">
            <w:pPr>
              <w:rPr>
                <w:highlight w:val="yellow"/>
              </w:rPr>
            </w:pPr>
            <w:r w:rsidRPr="007164A2">
              <w:t>Exclusive to WIR Client</w:t>
            </w:r>
          </w:p>
        </w:tc>
      </w:tr>
      <w:tr w:rsidR="00E36F0E" w:rsidRPr="00C82768" w14:paraId="66E1037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CA8B6CE"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F79AF30" w14:textId="77777777" w:rsidR="00E36F0E" w:rsidRPr="00DA43D2" w:rsidRDefault="00393DC0" w:rsidP="00E36F0E">
            <w:r>
              <w:t>WlanProfileSource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A42A0AD"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91AD754"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5C37A20" w14:textId="77777777" w:rsidR="00E36F0E" w:rsidRPr="0011264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730D17A" w14:textId="77777777" w:rsidR="00E36F0E" w:rsidRPr="0052707D" w:rsidRDefault="00393DC0" w:rsidP="00E36F0E">
            <w:pPr>
              <w:rPr>
                <w:highlight w:val="yellow"/>
              </w:rPr>
            </w:pPr>
            <w:r w:rsidRPr="007164A2">
              <w:t>Origin of the profile</w:t>
            </w:r>
          </w:p>
        </w:tc>
      </w:tr>
      <w:tr w:rsidR="00E36F0E" w:rsidRPr="00C82768" w14:paraId="260C729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14EFDB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E693220"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4B4AFC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2C7F09B" w14:textId="77777777" w:rsidR="00E36F0E" w:rsidRDefault="00393DC0" w:rsidP="00E36F0E">
            <w:pPr>
              <w:rPr>
                <w:rFonts w:cs="Arial"/>
                <w:color w:val="000000"/>
              </w:rPr>
            </w:pPr>
            <w:r>
              <w:rPr>
                <w:rFonts w:cs="Arial"/>
                <w:color w:val="000000"/>
              </w:rPr>
              <w:t>PROFSRC_DEFAULT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B66548E"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FC6BB4E" w14:textId="77777777" w:rsidR="00E36F0E" w:rsidRDefault="00393DC0" w:rsidP="00E36F0E">
            <w:pPr>
              <w:rPr>
                <w:rFonts w:cs="Arial"/>
                <w:color w:val="000000"/>
              </w:rPr>
            </w:pPr>
            <w:r>
              <w:rPr>
                <w:rFonts w:cs="Arial"/>
                <w:color w:val="000000"/>
              </w:rPr>
              <w:t>Default internal</w:t>
            </w:r>
          </w:p>
        </w:tc>
      </w:tr>
      <w:tr w:rsidR="00E36F0E" w:rsidRPr="00C82768" w14:paraId="50778FD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694906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C7483D4"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CF22FA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21A4EF6" w14:textId="77777777" w:rsidR="00E36F0E" w:rsidRDefault="00393DC0" w:rsidP="00E36F0E">
            <w:pPr>
              <w:rPr>
                <w:rFonts w:cs="Arial"/>
                <w:color w:val="000000"/>
              </w:rPr>
            </w:pPr>
            <w:r>
              <w:rPr>
                <w:rFonts w:cs="Arial"/>
                <w:color w:val="000000"/>
              </w:rPr>
              <w:t>PROFSRC_HMI</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6542FE6"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6BE600D" w14:textId="77777777" w:rsidR="00E36F0E" w:rsidRDefault="00393DC0" w:rsidP="00E36F0E">
            <w:pPr>
              <w:rPr>
                <w:rFonts w:cs="Arial"/>
                <w:color w:val="000000"/>
              </w:rPr>
            </w:pPr>
            <w:r>
              <w:rPr>
                <w:rFonts w:cs="Arial"/>
                <w:color w:val="000000"/>
              </w:rPr>
              <w:t>HMI/User configured</w:t>
            </w:r>
          </w:p>
        </w:tc>
      </w:tr>
      <w:tr w:rsidR="00E36F0E" w:rsidRPr="00C82768" w14:paraId="5F20C9C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5D6F38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248EDCF"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2D81CC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7D3EA02" w14:textId="77777777" w:rsidR="00E36F0E" w:rsidRDefault="00393DC0" w:rsidP="00E36F0E">
            <w:pPr>
              <w:rPr>
                <w:rFonts w:cs="Arial"/>
                <w:color w:val="000000"/>
              </w:rPr>
            </w:pPr>
            <w:r>
              <w:rPr>
                <w:rFonts w:cs="Arial"/>
                <w:color w:val="000000"/>
              </w:rPr>
              <w:t>PROFSRC_CLOUD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7C53D19"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4C5B0E9" w14:textId="77777777" w:rsidR="00E36F0E" w:rsidRDefault="00393DC0" w:rsidP="00E36F0E">
            <w:pPr>
              <w:rPr>
                <w:rFonts w:cs="Arial"/>
                <w:color w:val="000000"/>
              </w:rPr>
            </w:pPr>
            <w:r>
              <w:rPr>
                <w:rFonts w:cs="Arial"/>
                <w:color w:val="000000"/>
              </w:rPr>
              <w:t>Cloud pushed</w:t>
            </w:r>
          </w:p>
        </w:tc>
      </w:tr>
      <w:tr w:rsidR="00E36F0E" w:rsidRPr="00C82768" w14:paraId="19C9D60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7E9261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666270E"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7F5057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DE0C8EE" w14:textId="77777777" w:rsidR="00E36F0E" w:rsidRDefault="00393DC0" w:rsidP="00E36F0E">
            <w:pPr>
              <w:rPr>
                <w:rFonts w:cs="Arial"/>
                <w:color w:val="000000"/>
              </w:rPr>
            </w:pPr>
            <w:r>
              <w:rPr>
                <w:rFonts w:cs="Arial"/>
                <w:color w:val="000000"/>
              </w:rPr>
              <w:t>PROFSRC_SPECIAL</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3892C99"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080D720" w14:textId="77777777" w:rsidR="00E36F0E" w:rsidRDefault="00393DC0" w:rsidP="00E36F0E">
            <w:pPr>
              <w:rPr>
                <w:rFonts w:cs="Arial"/>
                <w:color w:val="000000"/>
              </w:rPr>
            </w:pPr>
            <w:r>
              <w:rPr>
                <w:rFonts w:cs="Arial"/>
                <w:color w:val="000000"/>
              </w:rPr>
              <w:t>Special Intent</w:t>
            </w:r>
          </w:p>
        </w:tc>
      </w:tr>
      <w:tr w:rsidR="00E36F0E" w:rsidRPr="00C82768" w14:paraId="7E5AA8E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F2541B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35785B1"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FB09A5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51EAB11" w14:textId="77777777" w:rsidR="00E36F0E" w:rsidRDefault="00393DC0" w:rsidP="00E36F0E">
            <w:pPr>
              <w:rPr>
                <w:rFonts w:cs="Arial"/>
                <w:color w:val="000000"/>
              </w:rPr>
            </w:pPr>
            <w:r>
              <w:rPr>
                <w:rFonts w:cs="Arial"/>
                <w:color w:val="000000"/>
              </w:rPr>
              <w:t>PROFSRC_PROV</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4957761"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51193AA" w14:textId="77777777" w:rsidR="00E36F0E" w:rsidRDefault="00393DC0" w:rsidP="00E36F0E">
            <w:pPr>
              <w:rPr>
                <w:rFonts w:cs="Arial"/>
                <w:color w:val="000000"/>
              </w:rPr>
            </w:pPr>
            <w:r>
              <w:rPr>
                <w:rFonts w:cs="Arial"/>
                <w:color w:val="000000"/>
              </w:rPr>
              <w:t>EOL provisioned</w:t>
            </w:r>
          </w:p>
        </w:tc>
      </w:tr>
      <w:tr w:rsidR="00E36F0E" w:rsidRPr="00C82768" w14:paraId="6970B1B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70EEFC6"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31165F6" w14:textId="77777777" w:rsidR="00E36F0E" w:rsidRPr="00DA43D2" w:rsidRDefault="00393DC0" w:rsidP="00E36F0E">
            <w:r>
              <w:t>timestamp</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D81388E" w14:textId="77777777" w:rsidR="00E36F0E" w:rsidRDefault="00393DC0" w:rsidP="00E36F0E">
            <w:r>
              <w:t>Int64</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1635D2E" w14:textId="77777777" w:rsidR="00E36F0E" w:rsidRPr="007164A2"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BFA6D06" w14:textId="77777777" w:rsidR="00E36F0E" w:rsidRDefault="00393DC0" w:rsidP="00E36F0E">
            <w:r>
              <w:t>0-18446744073709551615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1356BAE" w14:textId="77777777" w:rsidR="00E36F0E" w:rsidRPr="0052707D" w:rsidRDefault="00393DC0" w:rsidP="00E36F0E">
            <w:pPr>
              <w:rPr>
                <w:highlight w:val="yellow"/>
              </w:rPr>
            </w:pPr>
            <w:r w:rsidRPr="007164A2">
              <w:t>Last known time stamp</w:t>
            </w:r>
          </w:p>
        </w:tc>
      </w:tr>
      <w:tr w:rsidR="00E36F0E" w:rsidRPr="00C82768" w14:paraId="002AD57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35FEDCA"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2322C76" w14:textId="77777777" w:rsidR="00E36F0E" w:rsidRPr="00DA43D2" w:rsidRDefault="00393DC0" w:rsidP="00E36F0E">
            <w:r>
              <w:t>hidden</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9E068AF"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11CD5CB"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A42ACE2"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AEF0F4D" w14:textId="77777777" w:rsidR="00E36F0E" w:rsidRPr="0052707D" w:rsidRDefault="00393DC0" w:rsidP="00E36F0E">
            <w:pPr>
              <w:rPr>
                <w:highlight w:val="yellow"/>
              </w:rPr>
            </w:pPr>
            <w:r w:rsidRPr="007164A2">
              <w:t>Hidden AP</w:t>
            </w:r>
          </w:p>
        </w:tc>
      </w:tr>
    </w:tbl>
    <w:p w14:paraId="064BFD91" w14:textId="77777777" w:rsidR="00E36F0E" w:rsidRDefault="00E36F0E"/>
    <w:p w14:paraId="331200F5" w14:textId="38BB442D" w:rsidR="00E36F0E" w:rsidRDefault="00393DC0" w:rsidP="00506E2F">
      <w:pPr>
        <w:pStyle w:val="Heading4"/>
      </w:pPr>
      <w:r w:rsidRPr="00B9479B">
        <w:t>MD-REQ-380314/A-WhsInfo</w:t>
      </w:r>
    </w:p>
    <w:p w14:paraId="3857BB2C" w14:textId="77777777" w:rsidR="00E36F0E" w:rsidRPr="00B61A8C"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WIFI HotSpot Information</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57BA5571"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18B44B52" w14:textId="77777777" w:rsidR="00E36F0E" w:rsidRPr="00C82768" w:rsidRDefault="00E36F0E" w:rsidP="00E36F0E">
            <w:pPr>
              <w:spacing w:line="256" w:lineRule="auto"/>
              <w:rPr>
                <w:sz w:val="8"/>
              </w:rPr>
            </w:pPr>
          </w:p>
        </w:tc>
      </w:tr>
      <w:tr w:rsidR="00E36F0E" w:rsidRPr="00C82768" w14:paraId="3C1ACD0F"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226CA2EC"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3CB30D87" w14:textId="77777777" w:rsidR="00E36F0E" w:rsidRPr="00C82768" w:rsidRDefault="00393DC0" w:rsidP="00E36F0E">
            <w:pPr>
              <w:spacing w:line="256" w:lineRule="auto"/>
            </w:pPr>
            <w:r w:rsidRPr="00DA32BB">
              <w:t>One-Shot (</w:t>
            </w:r>
            <w:r>
              <w:t>A-Synch)</w:t>
            </w:r>
          </w:p>
        </w:tc>
      </w:tr>
      <w:tr w:rsidR="00E36F0E" w:rsidRPr="00C82768" w14:paraId="188A5EF0"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6B398A32"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19778086" w14:textId="77777777" w:rsidR="00E36F0E" w:rsidRPr="00C82768" w:rsidRDefault="00393DC0" w:rsidP="00E36F0E">
            <w:pPr>
              <w:spacing w:line="256" w:lineRule="auto"/>
            </w:pPr>
            <w:r w:rsidRPr="00C82768">
              <w:t>Default</w:t>
            </w:r>
          </w:p>
        </w:tc>
      </w:tr>
      <w:tr w:rsidR="00E36F0E" w:rsidRPr="00C82768" w14:paraId="1CD72206"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0F68D0E4"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43227B0B" w14:textId="77777777" w:rsidR="00E36F0E" w:rsidRPr="00C82768" w:rsidRDefault="00393DC0" w:rsidP="00E36F0E">
            <w:pPr>
              <w:spacing w:line="256" w:lineRule="auto"/>
            </w:pPr>
            <w:r w:rsidRPr="00C82768">
              <w:t>No</w:t>
            </w:r>
          </w:p>
        </w:tc>
      </w:tr>
      <w:tr w:rsidR="00E36F0E" w:rsidRPr="00C82768" w14:paraId="4EFD9598"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04410F88" w14:textId="77777777" w:rsidR="00E36F0E" w:rsidRPr="00C82768" w:rsidRDefault="00E36F0E" w:rsidP="00E36F0E">
            <w:pPr>
              <w:spacing w:line="256" w:lineRule="auto"/>
              <w:rPr>
                <w:sz w:val="8"/>
              </w:rPr>
            </w:pPr>
          </w:p>
        </w:tc>
      </w:tr>
      <w:tr w:rsidR="00E36F0E" w:rsidRPr="00C82768" w14:paraId="5CE28DB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7160C31B"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2829C950"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661CC81E"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93620BB"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C928D1D"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D3C49A9" w14:textId="77777777" w:rsidR="00E36F0E" w:rsidRPr="00C82768" w:rsidRDefault="00393DC0" w:rsidP="00E36F0E">
            <w:pPr>
              <w:rPr>
                <w:b/>
              </w:rPr>
            </w:pPr>
            <w:r w:rsidRPr="00C82768">
              <w:rPr>
                <w:b/>
              </w:rPr>
              <w:t>Description</w:t>
            </w:r>
          </w:p>
        </w:tc>
      </w:tr>
      <w:tr w:rsidR="00E36F0E" w:rsidRPr="00C82768" w14:paraId="0039593C"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7A649872" w14:textId="77777777" w:rsidR="00E36F0E" w:rsidRPr="00C82768" w:rsidRDefault="00393DC0" w:rsidP="00E36F0E">
            <w:pPr>
              <w:rPr>
                <w:b/>
              </w:rPr>
            </w:pPr>
            <w:r w:rsidRPr="00C82768">
              <w:rPr>
                <w:b/>
              </w:rPr>
              <w:t>Request</w:t>
            </w:r>
          </w:p>
        </w:tc>
      </w:tr>
      <w:tr w:rsidR="00E36F0E" w:rsidRPr="00C82768" w14:paraId="0BE0079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321042D"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14AA00BA" w14:textId="77777777" w:rsidR="00E36F0E" w:rsidRDefault="00393DC0" w:rsidP="00E36F0E">
            <w:r>
              <w:t>ifId</w:t>
            </w:r>
          </w:p>
        </w:tc>
        <w:tc>
          <w:tcPr>
            <w:tcW w:w="900" w:type="dxa"/>
            <w:tcBorders>
              <w:top w:val="single" w:sz="4" w:space="0" w:color="auto"/>
              <w:left w:val="single" w:sz="4" w:space="0" w:color="auto"/>
              <w:bottom w:val="single" w:sz="4" w:space="0" w:color="auto"/>
              <w:right w:val="single" w:sz="4" w:space="0" w:color="auto"/>
            </w:tcBorders>
          </w:tcPr>
          <w:p w14:paraId="58EAA148" w14:textId="77777777" w:rsidR="00E36F0E"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tcPr>
          <w:p w14:paraId="3C3A2C76"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1EC87486" w14:textId="77777777" w:rsidR="00E36F0E" w:rsidRPr="0011264E"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tcPr>
          <w:p w14:paraId="0B2B015D" w14:textId="77777777" w:rsidR="00E36F0E" w:rsidRDefault="00393DC0" w:rsidP="00E36F0E">
            <w:r>
              <w:t>Interface ID</w:t>
            </w:r>
          </w:p>
        </w:tc>
      </w:tr>
      <w:tr w:rsidR="00E36F0E" w:rsidRPr="00C82768" w14:paraId="40D7C1C4"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2C908F57" w14:textId="77777777" w:rsidR="00E36F0E" w:rsidRPr="00C82768" w:rsidRDefault="00393DC0" w:rsidP="00E36F0E">
            <w:r w:rsidRPr="00C82768">
              <w:rPr>
                <w:b/>
              </w:rPr>
              <w:t>Response</w:t>
            </w:r>
          </w:p>
        </w:tc>
      </w:tr>
      <w:tr w:rsidR="00E36F0E" w:rsidRPr="00C82768" w14:paraId="46BFE5D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03148C8" w14:textId="77777777" w:rsidR="00E36F0E" w:rsidRPr="00C82768" w:rsidRDefault="00393DC0" w:rsidP="00E36F0E">
            <w:pPr>
              <w:jc w:val="center"/>
            </w:pPr>
            <w:r>
              <w:lastRenderedPageBreak/>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DC1EC8E" w14:textId="77777777" w:rsidR="00E36F0E" w:rsidRDefault="00393DC0" w:rsidP="00E36F0E">
            <w:r>
              <w:t>Intf</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39D03DD"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9AA0DEC"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BE5125F" w14:textId="77777777" w:rsidR="00E36F0E" w:rsidRPr="00F1221C" w:rsidRDefault="00393DC0" w:rsidP="00E36F0E">
            <w:r w:rsidRPr="00F1221C">
              <w:t>Char Value:0-255</w:t>
            </w:r>
          </w:p>
          <w:p w14:paraId="6DFE6EE5" w14:textId="77777777" w:rsidR="00E36F0E" w:rsidRPr="0011264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4F143B9" w14:textId="77777777" w:rsidR="00E36F0E" w:rsidRDefault="00393DC0" w:rsidP="00E36F0E">
            <w:r>
              <w:t>The name of the interface</w:t>
            </w:r>
          </w:p>
        </w:tc>
      </w:tr>
      <w:tr w:rsidR="00E36F0E" w:rsidRPr="00C82768" w14:paraId="5810D14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AE1A746"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DDB026B" w14:textId="77777777" w:rsidR="00E36F0E" w:rsidRDefault="00393DC0" w:rsidP="00E36F0E">
            <w:r>
              <w:t>macAddr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5F8A27A"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E7E19D6"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6B1CF5B" w14:textId="77777777" w:rsidR="00E36F0E" w:rsidRPr="00F1221C" w:rsidRDefault="00393DC0" w:rsidP="00E36F0E">
            <w:r w:rsidRPr="00F1221C">
              <w:t>Char Value:0-255</w:t>
            </w:r>
          </w:p>
          <w:p w14:paraId="3E6C9AC5" w14:textId="77777777" w:rsidR="00E36F0E" w:rsidRPr="0011264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77A40B2" w14:textId="77777777" w:rsidR="00E36F0E" w:rsidRDefault="00393DC0" w:rsidP="00E36F0E">
            <w:r>
              <w:t>MAC address of the interface</w:t>
            </w:r>
          </w:p>
        </w:tc>
      </w:tr>
      <w:tr w:rsidR="00E36F0E" w:rsidRPr="00C82768" w14:paraId="4E2EB67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83A01EA"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468356B" w14:textId="77777777" w:rsidR="00E36F0E" w:rsidRDefault="00393DC0" w:rsidP="00E36F0E">
            <w:r>
              <w:t>ssid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CD60152"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8FD6A27"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CDE18F6" w14:textId="77777777" w:rsidR="00E36F0E" w:rsidRPr="00F1221C" w:rsidRDefault="00393DC0" w:rsidP="00E36F0E">
            <w:r w:rsidRPr="00F1221C">
              <w:t>Char Value:0-255</w:t>
            </w:r>
          </w:p>
          <w:p w14:paraId="0F705117" w14:textId="77777777" w:rsidR="00E36F0E" w:rsidRPr="0011264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2E389EA" w14:textId="77777777" w:rsidR="00E36F0E" w:rsidRDefault="00393DC0" w:rsidP="00E36F0E">
            <w:r>
              <w:t>SSID of our AP</w:t>
            </w:r>
          </w:p>
        </w:tc>
      </w:tr>
      <w:tr w:rsidR="00E36F0E" w:rsidRPr="00C82768" w14:paraId="0F9274C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119DE1F"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86B39A3" w14:textId="77777777" w:rsidR="00E36F0E" w:rsidRDefault="00393DC0" w:rsidP="00E36F0E">
            <w:r>
              <w:t>password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48EC4C3"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41F1633" w14:textId="77777777" w:rsidR="00E36F0E" w:rsidRDefault="00393DC0" w:rsidP="00E36F0E">
            <w:pPr>
              <w:rPr>
                <w:rFonts w:cs="Arial"/>
                <w:color w:val="000000"/>
                <w:szCs w:val="20"/>
              </w:rPr>
            </w:pPr>
            <w:r>
              <w:rPr>
                <w:rFonts w:cs="Arial"/>
                <w:color w:val="000000"/>
                <w:szCs w:val="20"/>
              </w:rP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7A3868E" w14:textId="77777777" w:rsidR="00E36F0E" w:rsidRPr="00F1221C" w:rsidRDefault="00393DC0" w:rsidP="00E36F0E">
            <w:r w:rsidRPr="00F1221C">
              <w:t>Char Value:0-255</w:t>
            </w:r>
          </w:p>
          <w:p w14:paraId="576DE23B" w14:textId="77777777" w:rsidR="00E36F0E" w:rsidRDefault="00393DC0" w:rsidP="00E36F0E">
            <w:pPr>
              <w:rPr>
                <w:rFonts w:cs="Arial"/>
                <w:color w:val="000000"/>
                <w:szCs w:val="20"/>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D8CD9F6" w14:textId="77777777" w:rsidR="00E36F0E" w:rsidRDefault="00393DC0" w:rsidP="00E36F0E">
            <w:pPr>
              <w:rPr>
                <w:rFonts w:cs="Arial"/>
                <w:color w:val="000000"/>
                <w:szCs w:val="20"/>
              </w:rPr>
            </w:pPr>
            <w:r>
              <w:rPr>
                <w:rFonts w:cs="Arial"/>
                <w:color w:val="000000"/>
                <w:szCs w:val="20"/>
              </w:rPr>
              <w:t>Password</w:t>
            </w:r>
          </w:p>
        </w:tc>
      </w:tr>
      <w:tr w:rsidR="00E36F0E" w:rsidRPr="00C82768" w14:paraId="65D322E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095E769"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1DB4BB6" w14:textId="77777777" w:rsidR="00E36F0E" w:rsidRDefault="00393DC0" w:rsidP="00E36F0E">
            <w:r>
              <w:t>WlanRet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4F4512C"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BDAD1F9"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4B61C81" w14:textId="77777777" w:rsidR="00E36F0E" w:rsidRPr="008127A4"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9705754" w14:textId="77777777" w:rsidR="00E36F0E" w:rsidRDefault="00E36F0E" w:rsidP="00E36F0E"/>
        </w:tc>
      </w:tr>
      <w:tr w:rsidR="00E36F0E" w:rsidRPr="00C82768" w14:paraId="2192EAC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FEE0B32"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A3067DD"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E0D55F0"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0A6AB0E" w14:textId="77777777" w:rsidR="00E36F0E" w:rsidRPr="00C82768" w:rsidRDefault="00393DC0" w:rsidP="00E36F0E">
            <w:r>
              <w:t>WLAN_ERROR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4FD343E" w14:textId="77777777" w:rsidR="00E36F0E" w:rsidRPr="008127A4"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0CA079D" w14:textId="77777777" w:rsidR="00E36F0E" w:rsidRDefault="00393DC0" w:rsidP="00E36F0E">
            <w:r>
              <w:t>Error/Failure</w:t>
            </w:r>
          </w:p>
        </w:tc>
      </w:tr>
      <w:tr w:rsidR="00E36F0E" w:rsidRPr="00C82768" w14:paraId="5BDC84E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C44A3FD"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053EB64"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E7A23EE"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EC1620A" w14:textId="77777777" w:rsidR="00E36F0E" w:rsidRPr="00C82768" w:rsidRDefault="00393DC0" w:rsidP="00E36F0E">
            <w:r>
              <w:t>WLAN_SUCCESS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BDAE7C8" w14:textId="77777777" w:rsidR="00E36F0E" w:rsidRPr="008127A4"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7FACECE" w14:textId="77777777" w:rsidR="00E36F0E" w:rsidRDefault="00393DC0" w:rsidP="00E36F0E">
            <w:r>
              <w:t>Success</w:t>
            </w:r>
          </w:p>
        </w:tc>
      </w:tr>
      <w:tr w:rsidR="00E36F0E" w:rsidRPr="00C82768" w14:paraId="4EDFDE7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5E4A555"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FA785EC" w14:textId="77777777" w:rsidR="00E36F0E" w:rsidRDefault="00393DC0" w:rsidP="00E36F0E">
            <w:r>
              <w:t>ifId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8C9729E" w14:textId="77777777" w:rsidR="00E36F0E"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33F06F7"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3FB1D68" w14:textId="77777777" w:rsidR="00E36F0E" w:rsidRPr="0011264E"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3A3D2EE" w14:textId="77777777" w:rsidR="00E36F0E" w:rsidRDefault="00393DC0" w:rsidP="00E36F0E">
            <w:r>
              <w:t>Interface ID</w:t>
            </w:r>
          </w:p>
        </w:tc>
      </w:tr>
    </w:tbl>
    <w:p w14:paraId="3D9CEBAF" w14:textId="5EEB028B" w:rsidR="00E36F0E" w:rsidRDefault="00393DC0" w:rsidP="00506E2F">
      <w:pPr>
        <w:pStyle w:val="Heading4"/>
      </w:pPr>
      <w:r w:rsidRPr="00B9479B">
        <w:t>MD-REQ-402837/A-ReadPolicyTable</w:t>
      </w:r>
    </w:p>
    <w:p w14:paraId="54E25206" w14:textId="77777777" w:rsidR="00E36F0E" w:rsidRDefault="00393DC0" w:rsidP="00E36F0E">
      <w:pPr>
        <w:rPr>
          <w:rFonts w:cs="Arial"/>
        </w:rPr>
      </w:pPr>
      <w:r>
        <w:rPr>
          <w:rFonts w:cs="Arial"/>
        </w:rPr>
        <w:t>This API is used by WIRServer (internally) and WIRClients to request current policy table. WIRServer also uses this API for its response.</w:t>
      </w:r>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1535"/>
        <w:gridCol w:w="819"/>
        <w:gridCol w:w="900"/>
        <w:gridCol w:w="1066"/>
        <w:gridCol w:w="1710"/>
        <w:gridCol w:w="2520"/>
      </w:tblGrid>
      <w:tr w:rsidR="00E36F0E" w14:paraId="6327BABB" w14:textId="77777777" w:rsidTr="00E36F0E">
        <w:trPr>
          <w:jc w:val="center"/>
        </w:trPr>
        <w:tc>
          <w:tcPr>
            <w:tcW w:w="9265" w:type="dxa"/>
            <w:gridSpan w:val="7"/>
            <w:tcBorders>
              <w:top w:val="single" w:sz="4" w:space="0" w:color="auto"/>
              <w:left w:val="single" w:sz="4" w:space="0" w:color="auto"/>
              <w:bottom w:val="single" w:sz="4" w:space="0" w:color="auto"/>
              <w:right w:val="single" w:sz="4" w:space="0" w:color="auto"/>
            </w:tcBorders>
            <w:shd w:val="clear" w:color="auto" w:fill="808080"/>
          </w:tcPr>
          <w:p w14:paraId="097185D4" w14:textId="77777777" w:rsidR="00E36F0E" w:rsidRDefault="00E36F0E">
            <w:pPr>
              <w:spacing w:line="254" w:lineRule="auto"/>
              <w:rPr>
                <w:sz w:val="8"/>
              </w:rPr>
            </w:pPr>
          </w:p>
        </w:tc>
      </w:tr>
      <w:tr w:rsidR="00E36F0E" w14:paraId="4C7EE31E" w14:textId="77777777" w:rsidTr="00E36F0E">
        <w:trPr>
          <w:jc w:val="center"/>
        </w:trPr>
        <w:tc>
          <w:tcPr>
            <w:tcW w:w="2250" w:type="dxa"/>
            <w:gridSpan w:val="2"/>
            <w:tcBorders>
              <w:top w:val="single" w:sz="4" w:space="0" w:color="auto"/>
              <w:left w:val="single" w:sz="4" w:space="0" w:color="auto"/>
              <w:bottom w:val="single" w:sz="4" w:space="0" w:color="auto"/>
              <w:right w:val="single" w:sz="4" w:space="0" w:color="auto"/>
            </w:tcBorders>
            <w:hideMark/>
          </w:tcPr>
          <w:p w14:paraId="063371ED" w14:textId="77777777" w:rsidR="00E36F0E" w:rsidRDefault="00393DC0">
            <w:pPr>
              <w:spacing w:line="254" w:lineRule="auto"/>
              <w:jc w:val="right"/>
            </w:pPr>
            <w:r>
              <w:rPr>
                <w:b/>
              </w:rPr>
              <w:t>Method Type</w:t>
            </w:r>
          </w:p>
        </w:tc>
        <w:tc>
          <w:tcPr>
            <w:tcW w:w="7015" w:type="dxa"/>
            <w:gridSpan w:val="5"/>
            <w:tcBorders>
              <w:top w:val="single" w:sz="4" w:space="0" w:color="auto"/>
              <w:left w:val="single" w:sz="4" w:space="0" w:color="auto"/>
              <w:bottom w:val="single" w:sz="4" w:space="0" w:color="auto"/>
              <w:right w:val="single" w:sz="4" w:space="0" w:color="auto"/>
            </w:tcBorders>
            <w:vAlign w:val="center"/>
            <w:hideMark/>
          </w:tcPr>
          <w:p w14:paraId="7EA64A57" w14:textId="77777777" w:rsidR="00E36F0E" w:rsidRDefault="00393DC0">
            <w:pPr>
              <w:spacing w:line="254" w:lineRule="auto"/>
            </w:pPr>
            <w:r>
              <w:t>One-Shot (Synch)</w:t>
            </w:r>
          </w:p>
        </w:tc>
      </w:tr>
      <w:tr w:rsidR="00E36F0E" w14:paraId="7C30A102" w14:textId="77777777" w:rsidTr="00E36F0E">
        <w:trPr>
          <w:jc w:val="center"/>
        </w:trPr>
        <w:tc>
          <w:tcPr>
            <w:tcW w:w="2250" w:type="dxa"/>
            <w:gridSpan w:val="2"/>
            <w:tcBorders>
              <w:top w:val="single" w:sz="4" w:space="0" w:color="auto"/>
              <w:left w:val="single" w:sz="4" w:space="0" w:color="auto"/>
              <w:bottom w:val="single" w:sz="4" w:space="0" w:color="auto"/>
              <w:right w:val="single" w:sz="4" w:space="0" w:color="auto"/>
            </w:tcBorders>
            <w:hideMark/>
          </w:tcPr>
          <w:p w14:paraId="3ADBC4F3" w14:textId="77777777" w:rsidR="00E36F0E" w:rsidRDefault="00393DC0">
            <w:pPr>
              <w:spacing w:line="254" w:lineRule="auto"/>
              <w:jc w:val="right"/>
            </w:pPr>
            <w:r>
              <w:rPr>
                <w:b/>
              </w:rPr>
              <w:t>QoS Level</w:t>
            </w:r>
          </w:p>
        </w:tc>
        <w:tc>
          <w:tcPr>
            <w:tcW w:w="7015" w:type="dxa"/>
            <w:gridSpan w:val="5"/>
            <w:tcBorders>
              <w:top w:val="single" w:sz="4" w:space="0" w:color="auto"/>
              <w:left w:val="single" w:sz="4" w:space="0" w:color="auto"/>
              <w:bottom w:val="single" w:sz="4" w:space="0" w:color="auto"/>
              <w:right w:val="single" w:sz="4" w:space="0" w:color="auto"/>
            </w:tcBorders>
            <w:vAlign w:val="center"/>
            <w:hideMark/>
          </w:tcPr>
          <w:p w14:paraId="1C1F69F5" w14:textId="77777777" w:rsidR="00E36F0E" w:rsidRDefault="00393DC0">
            <w:pPr>
              <w:spacing w:line="254" w:lineRule="auto"/>
            </w:pPr>
            <w:r>
              <w:t>Default</w:t>
            </w:r>
          </w:p>
        </w:tc>
      </w:tr>
      <w:tr w:rsidR="00E36F0E" w14:paraId="3D5A7086" w14:textId="77777777" w:rsidTr="00E36F0E">
        <w:trPr>
          <w:jc w:val="center"/>
        </w:trPr>
        <w:tc>
          <w:tcPr>
            <w:tcW w:w="2250" w:type="dxa"/>
            <w:gridSpan w:val="2"/>
            <w:tcBorders>
              <w:top w:val="single" w:sz="4" w:space="0" w:color="auto"/>
              <w:left w:val="single" w:sz="4" w:space="0" w:color="auto"/>
              <w:bottom w:val="single" w:sz="4" w:space="0" w:color="auto"/>
              <w:right w:val="single" w:sz="4" w:space="0" w:color="auto"/>
            </w:tcBorders>
            <w:hideMark/>
          </w:tcPr>
          <w:p w14:paraId="709DD517" w14:textId="77777777" w:rsidR="00E36F0E" w:rsidRDefault="00393DC0">
            <w:pPr>
              <w:spacing w:line="254" w:lineRule="auto"/>
              <w:jc w:val="right"/>
            </w:pPr>
            <w:r>
              <w:rPr>
                <w:b/>
              </w:rPr>
              <w:t>Retained</w:t>
            </w:r>
          </w:p>
        </w:tc>
        <w:tc>
          <w:tcPr>
            <w:tcW w:w="7015" w:type="dxa"/>
            <w:gridSpan w:val="5"/>
            <w:tcBorders>
              <w:top w:val="single" w:sz="4" w:space="0" w:color="auto"/>
              <w:left w:val="single" w:sz="4" w:space="0" w:color="auto"/>
              <w:bottom w:val="single" w:sz="4" w:space="0" w:color="auto"/>
              <w:right w:val="single" w:sz="4" w:space="0" w:color="auto"/>
            </w:tcBorders>
            <w:vAlign w:val="center"/>
            <w:hideMark/>
          </w:tcPr>
          <w:p w14:paraId="7204CDDC" w14:textId="77777777" w:rsidR="00E36F0E" w:rsidRDefault="00393DC0">
            <w:pPr>
              <w:spacing w:line="254" w:lineRule="auto"/>
            </w:pPr>
            <w:r>
              <w:t>No</w:t>
            </w:r>
          </w:p>
        </w:tc>
      </w:tr>
      <w:tr w:rsidR="00E36F0E" w14:paraId="5C0B8FBE" w14:textId="77777777" w:rsidTr="00E36F0E">
        <w:trPr>
          <w:trHeight w:val="70"/>
          <w:jc w:val="center"/>
        </w:trPr>
        <w:tc>
          <w:tcPr>
            <w:tcW w:w="9265" w:type="dxa"/>
            <w:gridSpan w:val="7"/>
            <w:tcBorders>
              <w:top w:val="single" w:sz="4" w:space="0" w:color="auto"/>
              <w:left w:val="single" w:sz="4" w:space="0" w:color="auto"/>
              <w:bottom w:val="single" w:sz="4" w:space="0" w:color="auto"/>
              <w:right w:val="single" w:sz="4" w:space="0" w:color="auto"/>
            </w:tcBorders>
            <w:shd w:val="clear" w:color="auto" w:fill="808080"/>
          </w:tcPr>
          <w:p w14:paraId="519BAB68" w14:textId="77777777" w:rsidR="00E36F0E" w:rsidRDefault="00E36F0E">
            <w:pPr>
              <w:spacing w:line="254" w:lineRule="auto"/>
              <w:rPr>
                <w:sz w:val="8"/>
              </w:rPr>
            </w:pPr>
          </w:p>
        </w:tc>
      </w:tr>
      <w:tr w:rsidR="00E36F0E" w14:paraId="2451134C" w14:textId="77777777" w:rsidTr="00E36F0E">
        <w:trPr>
          <w:jc w:val="center"/>
        </w:trPr>
        <w:tc>
          <w:tcPr>
            <w:tcW w:w="715" w:type="dxa"/>
            <w:tcBorders>
              <w:top w:val="single" w:sz="4" w:space="0" w:color="auto"/>
              <w:left w:val="single" w:sz="4" w:space="0" w:color="auto"/>
              <w:bottom w:val="single" w:sz="4" w:space="0" w:color="auto"/>
              <w:right w:val="single" w:sz="4" w:space="0" w:color="auto"/>
            </w:tcBorders>
            <w:shd w:val="clear" w:color="auto" w:fill="A6A6A6"/>
            <w:hideMark/>
          </w:tcPr>
          <w:p w14:paraId="4296597E" w14:textId="77777777" w:rsidR="00E36F0E" w:rsidRDefault="00393DC0">
            <w:pPr>
              <w:spacing w:line="256" w:lineRule="auto"/>
              <w:jc w:val="center"/>
              <w:rPr>
                <w:b/>
              </w:rPr>
            </w:pPr>
            <w:r>
              <w:rPr>
                <w:b/>
              </w:rPr>
              <w:t>R/O</w:t>
            </w:r>
          </w:p>
        </w:tc>
        <w:tc>
          <w:tcPr>
            <w:tcW w:w="2354"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1CF41F13" w14:textId="77777777" w:rsidR="00E36F0E" w:rsidRDefault="00393DC0">
            <w:pPr>
              <w:spacing w:line="256" w:lineRule="auto"/>
              <w:rPr>
                <w:b/>
              </w:rPr>
            </w:pPr>
            <w:r>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5C58EFBF" w14:textId="77777777" w:rsidR="00E36F0E" w:rsidRDefault="00393DC0">
            <w:pPr>
              <w:spacing w:line="256" w:lineRule="auto"/>
              <w:rPr>
                <w:b/>
              </w:rPr>
            </w:pPr>
            <w:r>
              <w:rPr>
                <w:b/>
              </w:rPr>
              <w:t>Type</w:t>
            </w:r>
          </w:p>
        </w:tc>
        <w:tc>
          <w:tcPr>
            <w:tcW w:w="1066"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AF2560A" w14:textId="77777777" w:rsidR="00E36F0E" w:rsidRDefault="00393DC0">
            <w:pPr>
              <w:spacing w:line="256" w:lineRule="auto"/>
              <w:rPr>
                <w:b/>
              </w:rPr>
            </w:pPr>
            <w:r>
              <w:rPr>
                <w:b/>
              </w:rPr>
              <w:t>Literals</w:t>
            </w:r>
          </w:p>
        </w:tc>
        <w:tc>
          <w:tcPr>
            <w:tcW w:w="171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DDBADCE" w14:textId="77777777" w:rsidR="00E36F0E" w:rsidRDefault="00393DC0">
            <w:pPr>
              <w:spacing w:line="256" w:lineRule="auto"/>
              <w:rPr>
                <w:b/>
              </w:rPr>
            </w:pPr>
            <w:r>
              <w:rPr>
                <w:b/>
              </w:rPr>
              <w:t>Value</w:t>
            </w:r>
          </w:p>
        </w:tc>
        <w:tc>
          <w:tcPr>
            <w:tcW w:w="252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FA76818" w14:textId="77777777" w:rsidR="00E36F0E" w:rsidRDefault="00393DC0">
            <w:pPr>
              <w:spacing w:line="256" w:lineRule="auto"/>
              <w:rPr>
                <w:b/>
              </w:rPr>
            </w:pPr>
            <w:r>
              <w:rPr>
                <w:b/>
              </w:rPr>
              <w:t>Description</w:t>
            </w:r>
          </w:p>
        </w:tc>
      </w:tr>
      <w:tr w:rsidR="00E36F0E" w14:paraId="15675B72" w14:textId="77777777" w:rsidTr="00E36F0E">
        <w:trPr>
          <w:jc w:val="center"/>
        </w:trPr>
        <w:tc>
          <w:tcPr>
            <w:tcW w:w="926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555E1563" w14:textId="77777777" w:rsidR="00E36F0E" w:rsidRDefault="00393DC0">
            <w:pPr>
              <w:spacing w:line="256" w:lineRule="auto"/>
              <w:rPr>
                <w:b/>
              </w:rPr>
            </w:pPr>
            <w:r>
              <w:rPr>
                <w:b/>
              </w:rPr>
              <w:t>Request</w:t>
            </w:r>
          </w:p>
        </w:tc>
      </w:tr>
      <w:tr w:rsidR="00E36F0E" w14:paraId="050B4B77" w14:textId="77777777" w:rsidTr="00E36F0E">
        <w:trPr>
          <w:jc w:val="center"/>
        </w:trPr>
        <w:tc>
          <w:tcPr>
            <w:tcW w:w="715" w:type="dxa"/>
            <w:tcBorders>
              <w:top w:val="single" w:sz="4" w:space="0" w:color="auto"/>
              <w:left w:val="single" w:sz="4" w:space="0" w:color="auto"/>
              <w:bottom w:val="single" w:sz="4" w:space="0" w:color="auto"/>
              <w:right w:val="single" w:sz="4" w:space="0" w:color="auto"/>
            </w:tcBorders>
            <w:hideMark/>
          </w:tcPr>
          <w:p w14:paraId="392BEE25" w14:textId="77777777" w:rsidR="00E36F0E" w:rsidRDefault="00393DC0">
            <w:pPr>
              <w:spacing w:line="256" w:lineRule="auto"/>
              <w:jc w:val="center"/>
            </w:pPr>
            <w:r>
              <w:t>-</w:t>
            </w:r>
          </w:p>
        </w:tc>
        <w:tc>
          <w:tcPr>
            <w:tcW w:w="2354" w:type="dxa"/>
            <w:gridSpan w:val="2"/>
            <w:tcBorders>
              <w:top w:val="single" w:sz="4" w:space="0" w:color="auto"/>
              <w:left w:val="single" w:sz="4" w:space="0" w:color="auto"/>
              <w:bottom w:val="single" w:sz="4" w:space="0" w:color="auto"/>
              <w:right w:val="single" w:sz="4" w:space="0" w:color="auto"/>
            </w:tcBorders>
            <w:hideMark/>
          </w:tcPr>
          <w:p w14:paraId="655BD117" w14:textId="77777777" w:rsidR="00E36F0E" w:rsidRDefault="00393DC0">
            <w:pPr>
              <w:spacing w:line="256" w:lineRule="auto"/>
            </w:pPr>
            <w:r>
              <w:t>-</w:t>
            </w:r>
          </w:p>
        </w:tc>
        <w:tc>
          <w:tcPr>
            <w:tcW w:w="900" w:type="dxa"/>
            <w:tcBorders>
              <w:top w:val="single" w:sz="4" w:space="0" w:color="auto"/>
              <w:left w:val="single" w:sz="4" w:space="0" w:color="auto"/>
              <w:bottom w:val="single" w:sz="4" w:space="0" w:color="auto"/>
              <w:right w:val="single" w:sz="4" w:space="0" w:color="auto"/>
            </w:tcBorders>
            <w:hideMark/>
          </w:tcPr>
          <w:p w14:paraId="0E713C6B" w14:textId="77777777" w:rsidR="00E36F0E" w:rsidRDefault="00393DC0">
            <w:pPr>
              <w:spacing w:line="256" w:lineRule="auto"/>
            </w:pPr>
            <w:r>
              <w:t>-</w:t>
            </w:r>
          </w:p>
        </w:tc>
        <w:tc>
          <w:tcPr>
            <w:tcW w:w="1066" w:type="dxa"/>
            <w:tcBorders>
              <w:top w:val="single" w:sz="4" w:space="0" w:color="auto"/>
              <w:left w:val="single" w:sz="4" w:space="0" w:color="auto"/>
              <w:bottom w:val="single" w:sz="4" w:space="0" w:color="auto"/>
              <w:right w:val="single" w:sz="4" w:space="0" w:color="auto"/>
            </w:tcBorders>
            <w:hideMark/>
          </w:tcPr>
          <w:p w14:paraId="29279F47" w14:textId="77777777" w:rsidR="00E36F0E" w:rsidRDefault="00393DC0">
            <w:pPr>
              <w:spacing w:line="256" w:lineRule="auto"/>
            </w:pPr>
            <w:r>
              <w:t>-</w:t>
            </w:r>
          </w:p>
        </w:tc>
        <w:tc>
          <w:tcPr>
            <w:tcW w:w="1710" w:type="dxa"/>
            <w:tcBorders>
              <w:top w:val="single" w:sz="4" w:space="0" w:color="auto"/>
              <w:left w:val="single" w:sz="4" w:space="0" w:color="auto"/>
              <w:bottom w:val="single" w:sz="4" w:space="0" w:color="auto"/>
              <w:right w:val="single" w:sz="4" w:space="0" w:color="auto"/>
            </w:tcBorders>
            <w:hideMark/>
          </w:tcPr>
          <w:p w14:paraId="7016286D" w14:textId="77777777" w:rsidR="00E36F0E" w:rsidRDefault="00393DC0">
            <w:pPr>
              <w:spacing w:line="256" w:lineRule="auto"/>
            </w:pPr>
            <w:r>
              <w:t>-</w:t>
            </w:r>
          </w:p>
        </w:tc>
        <w:tc>
          <w:tcPr>
            <w:tcW w:w="2520" w:type="dxa"/>
            <w:tcBorders>
              <w:top w:val="single" w:sz="4" w:space="0" w:color="auto"/>
              <w:left w:val="single" w:sz="4" w:space="0" w:color="auto"/>
              <w:bottom w:val="single" w:sz="4" w:space="0" w:color="auto"/>
              <w:right w:val="single" w:sz="4" w:space="0" w:color="auto"/>
            </w:tcBorders>
            <w:hideMark/>
          </w:tcPr>
          <w:p w14:paraId="1D19E24C" w14:textId="77777777" w:rsidR="00E36F0E" w:rsidRDefault="00393DC0">
            <w:pPr>
              <w:spacing w:line="256" w:lineRule="auto"/>
            </w:pPr>
            <w:r>
              <w:t>-</w:t>
            </w:r>
          </w:p>
        </w:tc>
      </w:tr>
      <w:tr w:rsidR="00E36F0E" w14:paraId="3D16EEA9" w14:textId="77777777" w:rsidTr="00E36F0E">
        <w:trPr>
          <w:jc w:val="center"/>
        </w:trPr>
        <w:tc>
          <w:tcPr>
            <w:tcW w:w="926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1D5ABD25" w14:textId="77777777" w:rsidR="00E36F0E" w:rsidRDefault="00393DC0">
            <w:pPr>
              <w:spacing w:line="256" w:lineRule="auto"/>
            </w:pPr>
            <w:r>
              <w:rPr>
                <w:b/>
              </w:rPr>
              <w:t>Response</w:t>
            </w:r>
          </w:p>
        </w:tc>
      </w:tr>
      <w:tr w:rsidR="00E36F0E" w14:paraId="6A6583D6" w14:textId="77777777" w:rsidTr="00E36F0E">
        <w:trPr>
          <w:jc w:val="center"/>
        </w:trPr>
        <w:tc>
          <w:tcPr>
            <w:tcW w:w="715" w:type="dxa"/>
            <w:tcBorders>
              <w:top w:val="single" w:sz="4" w:space="0" w:color="auto"/>
              <w:left w:val="single" w:sz="4" w:space="0" w:color="auto"/>
              <w:bottom w:val="single" w:sz="4" w:space="0" w:color="auto"/>
              <w:right w:val="single" w:sz="4" w:space="0" w:color="auto"/>
            </w:tcBorders>
            <w:shd w:val="clear" w:color="auto" w:fill="FFFFFF"/>
            <w:hideMark/>
          </w:tcPr>
          <w:p w14:paraId="33CEA868" w14:textId="77777777" w:rsidR="00E36F0E" w:rsidRDefault="00393DC0">
            <w:pPr>
              <w:spacing w:line="256" w:lineRule="auto"/>
              <w:jc w:val="center"/>
            </w:pPr>
            <w:r>
              <w:t>R</w:t>
            </w:r>
          </w:p>
        </w:tc>
        <w:tc>
          <w:tcPr>
            <w:tcW w:w="2354"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1A1F5D8C" w14:textId="77777777" w:rsidR="00E36F0E" w:rsidRDefault="00393DC0">
            <w:pPr>
              <w:spacing w:line="256" w:lineRule="auto"/>
            </w:pPr>
            <w:r>
              <w:t>policyTableLength</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40548D70" w14:textId="77777777" w:rsidR="00E36F0E" w:rsidRDefault="00393DC0">
            <w:pPr>
              <w:spacing w:line="256" w:lineRule="auto"/>
            </w:pPr>
            <w:r>
              <w:t>Int32</w:t>
            </w:r>
          </w:p>
        </w:tc>
        <w:tc>
          <w:tcPr>
            <w:tcW w:w="1066" w:type="dxa"/>
            <w:tcBorders>
              <w:top w:val="single" w:sz="4" w:space="0" w:color="auto"/>
              <w:left w:val="single" w:sz="4" w:space="0" w:color="auto"/>
              <w:bottom w:val="single" w:sz="4" w:space="0" w:color="auto"/>
              <w:right w:val="single" w:sz="4" w:space="0" w:color="auto"/>
            </w:tcBorders>
            <w:shd w:val="clear" w:color="auto" w:fill="FFFFFF"/>
            <w:hideMark/>
          </w:tcPr>
          <w:p w14:paraId="06C2E9C4" w14:textId="77777777" w:rsidR="00E36F0E" w:rsidRDefault="00393DC0">
            <w:pPr>
              <w:spacing w:line="256" w:lineRule="auto"/>
            </w:pPr>
            <w:r>
              <w:t>-</w:t>
            </w:r>
          </w:p>
        </w:tc>
        <w:tc>
          <w:tcPr>
            <w:tcW w:w="1710" w:type="dxa"/>
            <w:tcBorders>
              <w:top w:val="single" w:sz="4" w:space="0" w:color="auto"/>
              <w:left w:val="single" w:sz="4" w:space="0" w:color="auto"/>
              <w:bottom w:val="single" w:sz="4" w:space="0" w:color="auto"/>
              <w:right w:val="single" w:sz="4" w:space="0" w:color="auto"/>
            </w:tcBorders>
            <w:shd w:val="clear" w:color="auto" w:fill="FFFFFF"/>
            <w:hideMark/>
          </w:tcPr>
          <w:p w14:paraId="7E8EC324" w14:textId="77777777" w:rsidR="00E36F0E" w:rsidRDefault="00393DC0">
            <w:pPr>
              <w:spacing w:line="256" w:lineRule="auto"/>
            </w:pPr>
            <w:r>
              <w:t>0-4294967295</w:t>
            </w:r>
          </w:p>
        </w:tc>
        <w:tc>
          <w:tcPr>
            <w:tcW w:w="2520" w:type="dxa"/>
            <w:tcBorders>
              <w:top w:val="single" w:sz="4" w:space="0" w:color="auto"/>
              <w:left w:val="single" w:sz="4" w:space="0" w:color="auto"/>
              <w:bottom w:val="single" w:sz="4" w:space="0" w:color="auto"/>
              <w:right w:val="single" w:sz="4" w:space="0" w:color="auto"/>
            </w:tcBorders>
            <w:shd w:val="clear" w:color="auto" w:fill="FFFFFF"/>
            <w:hideMark/>
          </w:tcPr>
          <w:p w14:paraId="45E12C19" w14:textId="77777777" w:rsidR="00E36F0E" w:rsidRDefault="00393DC0">
            <w:pPr>
              <w:spacing w:line="256" w:lineRule="auto"/>
            </w:pPr>
            <w:r>
              <w:t>Length of policyTable</w:t>
            </w:r>
          </w:p>
        </w:tc>
      </w:tr>
      <w:tr w:rsidR="00E36F0E" w14:paraId="5544364C" w14:textId="77777777" w:rsidTr="00E36F0E">
        <w:trPr>
          <w:jc w:val="center"/>
        </w:trPr>
        <w:tc>
          <w:tcPr>
            <w:tcW w:w="715" w:type="dxa"/>
            <w:tcBorders>
              <w:top w:val="single" w:sz="4" w:space="0" w:color="auto"/>
              <w:left w:val="single" w:sz="4" w:space="0" w:color="auto"/>
              <w:bottom w:val="single" w:sz="4" w:space="0" w:color="auto"/>
              <w:right w:val="single" w:sz="4" w:space="0" w:color="auto"/>
            </w:tcBorders>
            <w:shd w:val="clear" w:color="auto" w:fill="FFFFFF"/>
            <w:hideMark/>
          </w:tcPr>
          <w:p w14:paraId="537F90E4" w14:textId="77777777" w:rsidR="00E36F0E" w:rsidRDefault="00393DC0">
            <w:pPr>
              <w:spacing w:line="256" w:lineRule="auto"/>
              <w:jc w:val="center"/>
            </w:pPr>
            <w:r>
              <w:t>R</w:t>
            </w:r>
          </w:p>
        </w:tc>
        <w:tc>
          <w:tcPr>
            <w:tcW w:w="2354"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5FE66719" w14:textId="77777777" w:rsidR="00E36F0E" w:rsidRDefault="00393DC0">
            <w:pPr>
              <w:spacing w:line="256" w:lineRule="auto"/>
            </w:pPr>
            <w:r>
              <w:t>policyTable</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250E15FB" w14:textId="77777777" w:rsidR="00E36F0E" w:rsidRDefault="00393DC0">
            <w:pPr>
              <w:spacing w:line="256" w:lineRule="auto"/>
            </w:pPr>
            <w:r>
              <w:t xml:space="preserve">Binary </w:t>
            </w:r>
          </w:p>
        </w:tc>
        <w:tc>
          <w:tcPr>
            <w:tcW w:w="1066" w:type="dxa"/>
            <w:tcBorders>
              <w:top w:val="single" w:sz="4" w:space="0" w:color="auto"/>
              <w:left w:val="single" w:sz="4" w:space="0" w:color="auto"/>
              <w:bottom w:val="single" w:sz="4" w:space="0" w:color="auto"/>
              <w:right w:val="single" w:sz="4" w:space="0" w:color="auto"/>
            </w:tcBorders>
            <w:shd w:val="clear" w:color="auto" w:fill="FFFFFF"/>
            <w:hideMark/>
          </w:tcPr>
          <w:p w14:paraId="286E073E" w14:textId="77777777" w:rsidR="00E36F0E" w:rsidRDefault="00393DC0">
            <w:pPr>
              <w:spacing w:line="256" w:lineRule="auto"/>
              <w:rPr>
                <w:rFonts w:cs="Arial"/>
                <w:color w:val="000000"/>
              </w:rPr>
            </w:pPr>
            <w:r>
              <w:rPr>
                <w:rFonts w:cs="Arial"/>
                <w:color w:val="000000"/>
              </w:rPr>
              <w:t>-</w:t>
            </w:r>
          </w:p>
        </w:tc>
        <w:tc>
          <w:tcPr>
            <w:tcW w:w="1710" w:type="dxa"/>
            <w:tcBorders>
              <w:top w:val="single" w:sz="4" w:space="0" w:color="auto"/>
              <w:left w:val="single" w:sz="4" w:space="0" w:color="auto"/>
              <w:bottom w:val="single" w:sz="4" w:space="0" w:color="auto"/>
              <w:right w:val="single" w:sz="4" w:space="0" w:color="auto"/>
            </w:tcBorders>
            <w:shd w:val="clear" w:color="auto" w:fill="FFFFFF"/>
            <w:hideMark/>
          </w:tcPr>
          <w:p w14:paraId="20188CD3" w14:textId="77777777" w:rsidR="00E36F0E" w:rsidRDefault="00393DC0">
            <w:pPr>
              <w:spacing w:line="256" w:lineRule="auto"/>
              <w:rPr>
                <w:rFonts w:cs="Arial"/>
                <w:color w:val="000000"/>
              </w:rPr>
            </w:pPr>
            <w:r>
              <w:t>GPB data</w:t>
            </w:r>
          </w:p>
        </w:tc>
        <w:tc>
          <w:tcPr>
            <w:tcW w:w="2520" w:type="dxa"/>
            <w:tcBorders>
              <w:top w:val="single" w:sz="4" w:space="0" w:color="auto"/>
              <w:left w:val="single" w:sz="4" w:space="0" w:color="auto"/>
              <w:bottom w:val="single" w:sz="4" w:space="0" w:color="auto"/>
              <w:right w:val="single" w:sz="4" w:space="0" w:color="auto"/>
            </w:tcBorders>
            <w:shd w:val="clear" w:color="auto" w:fill="FFFFFF"/>
            <w:hideMark/>
          </w:tcPr>
          <w:p w14:paraId="68DF3013" w14:textId="77777777" w:rsidR="00E36F0E" w:rsidRDefault="00393DC0">
            <w:pPr>
              <w:spacing w:line="256" w:lineRule="auto"/>
              <w:rPr>
                <w:rFonts w:cs="Arial"/>
              </w:rPr>
            </w:pPr>
            <w:r>
              <w:rPr>
                <w:rFonts w:cs="Arial"/>
              </w:rPr>
              <w:t>GPB compressed policy table</w:t>
            </w:r>
          </w:p>
        </w:tc>
      </w:tr>
    </w:tbl>
    <w:p w14:paraId="34E3E2F1" w14:textId="77777777" w:rsidR="00E36F0E" w:rsidRPr="00E736DC" w:rsidRDefault="00E36F0E" w:rsidP="00E36F0E"/>
    <w:p w14:paraId="663FB80B" w14:textId="7D9577FB" w:rsidR="00E36F0E" w:rsidRDefault="00393DC0" w:rsidP="00506E2F">
      <w:pPr>
        <w:pStyle w:val="Heading4"/>
      </w:pPr>
      <w:r w:rsidRPr="00B9479B">
        <w:t>MD-REQ-402838/A-EnableSyncWifiStaMode</w:t>
      </w:r>
    </w:p>
    <w:p w14:paraId="31CB772C" w14:textId="77777777" w:rsidR="00E36F0E" w:rsidRDefault="00393DC0" w:rsidP="00E36F0E">
      <w:pPr>
        <w:rPr>
          <w:rFonts w:cs="Arial"/>
        </w:rPr>
      </w:pPr>
      <w:r>
        <w:rPr>
          <w:rFonts w:cs="Arial"/>
        </w:rPr>
        <w:t>This API is used by WIRServer (internally) and WIRClients to enable WIRClient1 WiFi STA mode. WIRServer also uses this API for its response.</w:t>
      </w:r>
    </w:p>
    <w:tbl>
      <w:tblPr>
        <w:tblW w:w="94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1535"/>
        <w:gridCol w:w="819"/>
        <w:gridCol w:w="900"/>
        <w:gridCol w:w="1966"/>
        <w:gridCol w:w="898"/>
        <w:gridCol w:w="2610"/>
        <w:gridCol w:w="15"/>
      </w:tblGrid>
      <w:tr w:rsidR="00E36F0E" w14:paraId="6C75AE22" w14:textId="77777777" w:rsidTr="00E36F0E">
        <w:trPr>
          <w:jc w:val="center"/>
        </w:trPr>
        <w:tc>
          <w:tcPr>
            <w:tcW w:w="9458" w:type="dxa"/>
            <w:gridSpan w:val="8"/>
            <w:tcBorders>
              <w:top w:val="single" w:sz="4" w:space="0" w:color="auto"/>
              <w:left w:val="single" w:sz="4" w:space="0" w:color="auto"/>
              <w:bottom w:val="single" w:sz="4" w:space="0" w:color="auto"/>
              <w:right w:val="single" w:sz="4" w:space="0" w:color="auto"/>
            </w:tcBorders>
            <w:shd w:val="clear" w:color="auto" w:fill="808080"/>
          </w:tcPr>
          <w:p w14:paraId="65A7ABC6" w14:textId="77777777" w:rsidR="00E36F0E" w:rsidRDefault="00E36F0E">
            <w:pPr>
              <w:spacing w:line="254" w:lineRule="auto"/>
              <w:rPr>
                <w:sz w:val="8"/>
              </w:rPr>
            </w:pPr>
          </w:p>
        </w:tc>
      </w:tr>
      <w:tr w:rsidR="00E36F0E" w14:paraId="03D864BE" w14:textId="77777777" w:rsidTr="00E36F0E">
        <w:trPr>
          <w:jc w:val="center"/>
        </w:trPr>
        <w:tc>
          <w:tcPr>
            <w:tcW w:w="2250" w:type="dxa"/>
            <w:gridSpan w:val="2"/>
            <w:tcBorders>
              <w:top w:val="single" w:sz="4" w:space="0" w:color="auto"/>
              <w:left w:val="single" w:sz="4" w:space="0" w:color="auto"/>
              <w:bottom w:val="single" w:sz="4" w:space="0" w:color="auto"/>
              <w:right w:val="single" w:sz="4" w:space="0" w:color="auto"/>
            </w:tcBorders>
            <w:hideMark/>
          </w:tcPr>
          <w:p w14:paraId="79A63B12" w14:textId="77777777" w:rsidR="00E36F0E" w:rsidRDefault="00393DC0">
            <w:pPr>
              <w:spacing w:line="254" w:lineRule="auto"/>
              <w:jc w:val="right"/>
            </w:pPr>
            <w:r>
              <w:rPr>
                <w:b/>
              </w:rPr>
              <w:t>Method Type</w:t>
            </w:r>
          </w:p>
        </w:tc>
        <w:tc>
          <w:tcPr>
            <w:tcW w:w="7208" w:type="dxa"/>
            <w:gridSpan w:val="6"/>
            <w:tcBorders>
              <w:top w:val="single" w:sz="4" w:space="0" w:color="auto"/>
              <w:left w:val="single" w:sz="4" w:space="0" w:color="auto"/>
              <w:bottom w:val="single" w:sz="4" w:space="0" w:color="auto"/>
              <w:right w:val="single" w:sz="4" w:space="0" w:color="auto"/>
            </w:tcBorders>
            <w:vAlign w:val="center"/>
            <w:hideMark/>
          </w:tcPr>
          <w:p w14:paraId="793510F4" w14:textId="77777777" w:rsidR="00E36F0E" w:rsidRDefault="00393DC0">
            <w:pPr>
              <w:spacing w:line="254" w:lineRule="auto"/>
            </w:pPr>
            <w:r>
              <w:t>One-Shot (Synch)</w:t>
            </w:r>
          </w:p>
        </w:tc>
      </w:tr>
      <w:tr w:rsidR="00E36F0E" w14:paraId="00DE9442" w14:textId="77777777" w:rsidTr="00E36F0E">
        <w:trPr>
          <w:jc w:val="center"/>
        </w:trPr>
        <w:tc>
          <w:tcPr>
            <w:tcW w:w="2250" w:type="dxa"/>
            <w:gridSpan w:val="2"/>
            <w:tcBorders>
              <w:top w:val="single" w:sz="4" w:space="0" w:color="auto"/>
              <w:left w:val="single" w:sz="4" w:space="0" w:color="auto"/>
              <w:bottom w:val="single" w:sz="4" w:space="0" w:color="auto"/>
              <w:right w:val="single" w:sz="4" w:space="0" w:color="auto"/>
            </w:tcBorders>
            <w:hideMark/>
          </w:tcPr>
          <w:p w14:paraId="1F9D897E" w14:textId="77777777" w:rsidR="00E36F0E" w:rsidRDefault="00393DC0">
            <w:pPr>
              <w:spacing w:line="254" w:lineRule="auto"/>
              <w:jc w:val="right"/>
            </w:pPr>
            <w:r>
              <w:rPr>
                <w:b/>
              </w:rPr>
              <w:t>QoS Level</w:t>
            </w:r>
          </w:p>
        </w:tc>
        <w:tc>
          <w:tcPr>
            <w:tcW w:w="7208" w:type="dxa"/>
            <w:gridSpan w:val="6"/>
            <w:tcBorders>
              <w:top w:val="single" w:sz="4" w:space="0" w:color="auto"/>
              <w:left w:val="single" w:sz="4" w:space="0" w:color="auto"/>
              <w:bottom w:val="single" w:sz="4" w:space="0" w:color="auto"/>
              <w:right w:val="single" w:sz="4" w:space="0" w:color="auto"/>
            </w:tcBorders>
            <w:vAlign w:val="center"/>
            <w:hideMark/>
          </w:tcPr>
          <w:p w14:paraId="79B070A6" w14:textId="77777777" w:rsidR="00E36F0E" w:rsidRDefault="00393DC0">
            <w:pPr>
              <w:spacing w:line="254" w:lineRule="auto"/>
            </w:pPr>
            <w:r>
              <w:t>Default</w:t>
            </w:r>
          </w:p>
        </w:tc>
      </w:tr>
      <w:tr w:rsidR="00E36F0E" w14:paraId="01BFBDB6" w14:textId="77777777" w:rsidTr="00E36F0E">
        <w:trPr>
          <w:jc w:val="center"/>
        </w:trPr>
        <w:tc>
          <w:tcPr>
            <w:tcW w:w="2250" w:type="dxa"/>
            <w:gridSpan w:val="2"/>
            <w:tcBorders>
              <w:top w:val="single" w:sz="4" w:space="0" w:color="auto"/>
              <w:left w:val="single" w:sz="4" w:space="0" w:color="auto"/>
              <w:bottom w:val="single" w:sz="4" w:space="0" w:color="auto"/>
              <w:right w:val="single" w:sz="4" w:space="0" w:color="auto"/>
            </w:tcBorders>
            <w:hideMark/>
          </w:tcPr>
          <w:p w14:paraId="75EA5681" w14:textId="77777777" w:rsidR="00E36F0E" w:rsidRDefault="00393DC0">
            <w:pPr>
              <w:spacing w:line="254" w:lineRule="auto"/>
              <w:jc w:val="right"/>
            </w:pPr>
            <w:r>
              <w:rPr>
                <w:b/>
              </w:rPr>
              <w:t>Retained</w:t>
            </w:r>
          </w:p>
        </w:tc>
        <w:tc>
          <w:tcPr>
            <w:tcW w:w="7208" w:type="dxa"/>
            <w:gridSpan w:val="6"/>
            <w:tcBorders>
              <w:top w:val="single" w:sz="4" w:space="0" w:color="auto"/>
              <w:left w:val="single" w:sz="4" w:space="0" w:color="auto"/>
              <w:bottom w:val="single" w:sz="4" w:space="0" w:color="auto"/>
              <w:right w:val="single" w:sz="4" w:space="0" w:color="auto"/>
            </w:tcBorders>
            <w:vAlign w:val="center"/>
            <w:hideMark/>
          </w:tcPr>
          <w:p w14:paraId="3A058B5A" w14:textId="77777777" w:rsidR="00E36F0E" w:rsidRDefault="00393DC0">
            <w:pPr>
              <w:spacing w:line="254" w:lineRule="auto"/>
            </w:pPr>
            <w:r>
              <w:t>No</w:t>
            </w:r>
          </w:p>
        </w:tc>
      </w:tr>
      <w:tr w:rsidR="00E36F0E" w14:paraId="58D8D136" w14:textId="77777777" w:rsidTr="00E36F0E">
        <w:trPr>
          <w:trHeight w:val="70"/>
          <w:jc w:val="center"/>
        </w:trPr>
        <w:tc>
          <w:tcPr>
            <w:tcW w:w="9458" w:type="dxa"/>
            <w:gridSpan w:val="8"/>
            <w:tcBorders>
              <w:top w:val="single" w:sz="4" w:space="0" w:color="auto"/>
              <w:left w:val="single" w:sz="4" w:space="0" w:color="auto"/>
              <w:bottom w:val="single" w:sz="4" w:space="0" w:color="auto"/>
              <w:right w:val="single" w:sz="4" w:space="0" w:color="auto"/>
            </w:tcBorders>
            <w:shd w:val="clear" w:color="auto" w:fill="808080"/>
          </w:tcPr>
          <w:p w14:paraId="33DDA391" w14:textId="77777777" w:rsidR="00E36F0E" w:rsidRDefault="00E36F0E">
            <w:pPr>
              <w:spacing w:line="254" w:lineRule="auto"/>
              <w:rPr>
                <w:sz w:val="8"/>
              </w:rPr>
            </w:pPr>
          </w:p>
        </w:tc>
      </w:tr>
      <w:tr w:rsidR="00E36F0E" w14:paraId="531060CF" w14:textId="77777777" w:rsidTr="00E36F0E">
        <w:trPr>
          <w:gridAfter w:val="1"/>
          <w:wAfter w:w="15" w:type="dxa"/>
          <w:jc w:val="center"/>
        </w:trPr>
        <w:tc>
          <w:tcPr>
            <w:tcW w:w="715" w:type="dxa"/>
            <w:tcBorders>
              <w:top w:val="single" w:sz="4" w:space="0" w:color="auto"/>
              <w:left w:val="single" w:sz="4" w:space="0" w:color="auto"/>
              <w:bottom w:val="single" w:sz="4" w:space="0" w:color="auto"/>
              <w:right w:val="single" w:sz="4" w:space="0" w:color="auto"/>
            </w:tcBorders>
            <w:shd w:val="clear" w:color="auto" w:fill="A6A6A6"/>
            <w:hideMark/>
          </w:tcPr>
          <w:p w14:paraId="10DEE5CD" w14:textId="77777777" w:rsidR="00E36F0E" w:rsidRDefault="00393DC0">
            <w:pPr>
              <w:spacing w:line="256" w:lineRule="auto"/>
              <w:jc w:val="center"/>
              <w:rPr>
                <w:b/>
              </w:rPr>
            </w:pPr>
            <w:r>
              <w:rPr>
                <w:b/>
              </w:rPr>
              <w:t>R/O</w:t>
            </w:r>
          </w:p>
        </w:tc>
        <w:tc>
          <w:tcPr>
            <w:tcW w:w="2354"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5222B380" w14:textId="77777777" w:rsidR="00E36F0E" w:rsidRDefault="00393DC0">
            <w:pPr>
              <w:spacing w:line="256" w:lineRule="auto"/>
              <w:rPr>
                <w:b/>
              </w:rPr>
            </w:pPr>
            <w:r>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184D2106" w14:textId="77777777" w:rsidR="00E36F0E" w:rsidRDefault="00393DC0">
            <w:pPr>
              <w:spacing w:line="256" w:lineRule="auto"/>
              <w:rPr>
                <w:b/>
              </w:rPr>
            </w:pPr>
            <w:r>
              <w:rPr>
                <w:b/>
              </w:rPr>
              <w:t>Type</w:t>
            </w:r>
          </w:p>
        </w:tc>
        <w:tc>
          <w:tcPr>
            <w:tcW w:w="1966"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1F8AFC1" w14:textId="77777777" w:rsidR="00E36F0E" w:rsidRDefault="00393DC0">
            <w:pPr>
              <w:spacing w:line="256" w:lineRule="auto"/>
              <w:rPr>
                <w:b/>
              </w:rPr>
            </w:pPr>
            <w:r>
              <w:rPr>
                <w:b/>
              </w:rPr>
              <w:t>Literals</w:t>
            </w:r>
          </w:p>
        </w:tc>
        <w:tc>
          <w:tcPr>
            <w:tcW w:w="898"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C7B7162" w14:textId="77777777" w:rsidR="00E36F0E" w:rsidRDefault="00393DC0">
            <w:pPr>
              <w:spacing w:line="256" w:lineRule="auto"/>
              <w:rPr>
                <w:b/>
              </w:rPr>
            </w:pPr>
            <w:r>
              <w:rPr>
                <w:b/>
              </w:rPr>
              <w:t>Value</w:t>
            </w:r>
          </w:p>
        </w:tc>
        <w:tc>
          <w:tcPr>
            <w:tcW w:w="261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6B97027" w14:textId="77777777" w:rsidR="00E36F0E" w:rsidRDefault="00393DC0">
            <w:pPr>
              <w:spacing w:line="256" w:lineRule="auto"/>
              <w:rPr>
                <w:b/>
              </w:rPr>
            </w:pPr>
            <w:r>
              <w:rPr>
                <w:b/>
              </w:rPr>
              <w:t>Description</w:t>
            </w:r>
          </w:p>
        </w:tc>
      </w:tr>
      <w:tr w:rsidR="00E36F0E" w14:paraId="6B245C31" w14:textId="77777777" w:rsidTr="00E36F0E">
        <w:trPr>
          <w:jc w:val="center"/>
        </w:trPr>
        <w:tc>
          <w:tcPr>
            <w:tcW w:w="9458" w:type="dxa"/>
            <w:gridSpan w:val="8"/>
            <w:tcBorders>
              <w:top w:val="single" w:sz="4" w:space="0" w:color="auto"/>
              <w:left w:val="single" w:sz="4" w:space="0" w:color="auto"/>
              <w:bottom w:val="single" w:sz="4" w:space="0" w:color="auto"/>
              <w:right w:val="single" w:sz="4" w:space="0" w:color="auto"/>
            </w:tcBorders>
            <w:shd w:val="clear" w:color="auto" w:fill="D9D9D9"/>
            <w:hideMark/>
          </w:tcPr>
          <w:p w14:paraId="365EBA78" w14:textId="77777777" w:rsidR="00E36F0E" w:rsidRDefault="00393DC0">
            <w:pPr>
              <w:spacing w:line="256" w:lineRule="auto"/>
              <w:rPr>
                <w:b/>
              </w:rPr>
            </w:pPr>
            <w:r>
              <w:rPr>
                <w:b/>
              </w:rPr>
              <w:lastRenderedPageBreak/>
              <w:t>Request</w:t>
            </w:r>
          </w:p>
        </w:tc>
      </w:tr>
      <w:tr w:rsidR="00E36F0E" w14:paraId="69C96F6A" w14:textId="77777777" w:rsidTr="00E36F0E">
        <w:trPr>
          <w:gridAfter w:val="1"/>
          <w:wAfter w:w="15" w:type="dxa"/>
          <w:jc w:val="center"/>
        </w:trPr>
        <w:tc>
          <w:tcPr>
            <w:tcW w:w="715" w:type="dxa"/>
            <w:tcBorders>
              <w:top w:val="single" w:sz="4" w:space="0" w:color="auto"/>
              <w:left w:val="single" w:sz="4" w:space="0" w:color="auto"/>
              <w:bottom w:val="single" w:sz="4" w:space="0" w:color="auto"/>
              <w:right w:val="single" w:sz="4" w:space="0" w:color="auto"/>
            </w:tcBorders>
            <w:hideMark/>
          </w:tcPr>
          <w:p w14:paraId="6CF1B264" w14:textId="77777777" w:rsidR="00E36F0E" w:rsidRDefault="00393DC0">
            <w:pPr>
              <w:spacing w:line="256" w:lineRule="auto"/>
              <w:jc w:val="center"/>
            </w:pPr>
            <w:r>
              <w:t>-</w:t>
            </w:r>
          </w:p>
        </w:tc>
        <w:tc>
          <w:tcPr>
            <w:tcW w:w="2354" w:type="dxa"/>
            <w:gridSpan w:val="2"/>
            <w:tcBorders>
              <w:top w:val="single" w:sz="4" w:space="0" w:color="auto"/>
              <w:left w:val="single" w:sz="4" w:space="0" w:color="auto"/>
              <w:bottom w:val="single" w:sz="4" w:space="0" w:color="auto"/>
              <w:right w:val="single" w:sz="4" w:space="0" w:color="auto"/>
            </w:tcBorders>
            <w:hideMark/>
          </w:tcPr>
          <w:p w14:paraId="0F55AA6E" w14:textId="77777777" w:rsidR="00E36F0E" w:rsidRDefault="00393DC0">
            <w:pPr>
              <w:spacing w:line="256" w:lineRule="auto"/>
            </w:pPr>
            <w:r>
              <w:t>-</w:t>
            </w:r>
          </w:p>
        </w:tc>
        <w:tc>
          <w:tcPr>
            <w:tcW w:w="900" w:type="dxa"/>
            <w:tcBorders>
              <w:top w:val="single" w:sz="4" w:space="0" w:color="auto"/>
              <w:left w:val="single" w:sz="4" w:space="0" w:color="auto"/>
              <w:bottom w:val="single" w:sz="4" w:space="0" w:color="auto"/>
              <w:right w:val="single" w:sz="4" w:space="0" w:color="auto"/>
            </w:tcBorders>
            <w:hideMark/>
          </w:tcPr>
          <w:p w14:paraId="6477FA6D" w14:textId="77777777" w:rsidR="00E36F0E" w:rsidRDefault="00393DC0">
            <w:pPr>
              <w:spacing w:line="256" w:lineRule="auto"/>
            </w:pPr>
            <w:r>
              <w:t>-</w:t>
            </w:r>
          </w:p>
        </w:tc>
        <w:tc>
          <w:tcPr>
            <w:tcW w:w="1966" w:type="dxa"/>
            <w:tcBorders>
              <w:top w:val="single" w:sz="4" w:space="0" w:color="auto"/>
              <w:left w:val="single" w:sz="4" w:space="0" w:color="auto"/>
              <w:bottom w:val="single" w:sz="4" w:space="0" w:color="auto"/>
              <w:right w:val="single" w:sz="4" w:space="0" w:color="auto"/>
            </w:tcBorders>
            <w:hideMark/>
          </w:tcPr>
          <w:p w14:paraId="69CF17D7" w14:textId="77777777" w:rsidR="00E36F0E" w:rsidRDefault="00393DC0">
            <w:pPr>
              <w:spacing w:line="256" w:lineRule="auto"/>
            </w:pPr>
            <w:r>
              <w:t>-</w:t>
            </w:r>
          </w:p>
        </w:tc>
        <w:tc>
          <w:tcPr>
            <w:tcW w:w="898" w:type="dxa"/>
            <w:tcBorders>
              <w:top w:val="single" w:sz="4" w:space="0" w:color="auto"/>
              <w:left w:val="single" w:sz="4" w:space="0" w:color="auto"/>
              <w:bottom w:val="single" w:sz="4" w:space="0" w:color="auto"/>
              <w:right w:val="single" w:sz="4" w:space="0" w:color="auto"/>
            </w:tcBorders>
            <w:hideMark/>
          </w:tcPr>
          <w:p w14:paraId="48D270B1" w14:textId="77777777" w:rsidR="00E36F0E" w:rsidRDefault="00393DC0">
            <w:pPr>
              <w:spacing w:line="256" w:lineRule="auto"/>
            </w:pPr>
            <w:r>
              <w:t>-</w:t>
            </w:r>
          </w:p>
        </w:tc>
        <w:tc>
          <w:tcPr>
            <w:tcW w:w="2610" w:type="dxa"/>
            <w:tcBorders>
              <w:top w:val="single" w:sz="4" w:space="0" w:color="auto"/>
              <w:left w:val="single" w:sz="4" w:space="0" w:color="auto"/>
              <w:bottom w:val="single" w:sz="4" w:space="0" w:color="auto"/>
              <w:right w:val="single" w:sz="4" w:space="0" w:color="auto"/>
            </w:tcBorders>
            <w:hideMark/>
          </w:tcPr>
          <w:p w14:paraId="4C3A0B1F" w14:textId="77777777" w:rsidR="00E36F0E" w:rsidRDefault="00393DC0">
            <w:pPr>
              <w:spacing w:line="256" w:lineRule="auto"/>
            </w:pPr>
            <w:r>
              <w:t>-</w:t>
            </w:r>
          </w:p>
        </w:tc>
      </w:tr>
      <w:tr w:rsidR="00E36F0E" w14:paraId="509EAEB8" w14:textId="77777777" w:rsidTr="00E36F0E">
        <w:trPr>
          <w:jc w:val="center"/>
        </w:trPr>
        <w:tc>
          <w:tcPr>
            <w:tcW w:w="9458" w:type="dxa"/>
            <w:gridSpan w:val="8"/>
            <w:tcBorders>
              <w:top w:val="single" w:sz="4" w:space="0" w:color="auto"/>
              <w:left w:val="single" w:sz="4" w:space="0" w:color="auto"/>
              <w:bottom w:val="single" w:sz="4" w:space="0" w:color="auto"/>
              <w:right w:val="single" w:sz="4" w:space="0" w:color="auto"/>
            </w:tcBorders>
            <w:shd w:val="clear" w:color="auto" w:fill="D9D9D9"/>
            <w:hideMark/>
          </w:tcPr>
          <w:p w14:paraId="6FC41676" w14:textId="77777777" w:rsidR="00E36F0E" w:rsidRDefault="00393DC0">
            <w:pPr>
              <w:spacing w:line="256" w:lineRule="auto"/>
            </w:pPr>
            <w:r>
              <w:rPr>
                <w:b/>
              </w:rPr>
              <w:t>Response</w:t>
            </w:r>
          </w:p>
        </w:tc>
      </w:tr>
      <w:tr w:rsidR="00E36F0E" w14:paraId="47CA8A58" w14:textId="77777777" w:rsidTr="00E36F0E">
        <w:trPr>
          <w:gridAfter w:val="1"/>
          <w:wAfter w:w="15" w:type="dxa"/>
          <w:jc w:val="center"/>
        </w:trPr>
        <w:tc>
          <w:tcPr>
            <w:tcW w:w="715" w:type="dxa"/>
            <w:tcBorders>
              <w:top w:val="single" w:sz="4" w:space="0" w:color="auto"/>
              <w:left w:val="single" w:sz="4" w:space="0" w:color="auto"/>
              <w:bottom w:val="single" w:sz="4" w:space="0" w:color="auto"/>
              <w:right w:val="single" w:sz="4" w:space="0" w:color="auto"/>
            </w:tcBorders>
            <w:shd w:val="clear" w:color="auto" w:fill="FFFFFF"/>
            <w:hideMark/>
          </w:tcPr>
          <w:p w14:paraId="72A19A70" w14:textId="77777777" w:rsidR="00E36F0E" w:rsidRDefault="00393DC0">
            <w:pPr>
              <w:spacing w:line="256" w:lineRule="auto"/>
              <w:jc w:val="center"/>
            </w:pPr>
            <w:r>
              <w:t>R</w:t>
            </w:r>
          </w:p>
        </w:tc>
        <w:tc>
          <w:tcPr>
            <w:tcW w:w="2354"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3CAEB379" w14:textId="77777777" w:rsidR="00E36F0E" w:rsidRDefault="00393DC0">
            <w:pPr>
              <w:spacing w:line="256" w:lineRule="auto"/>
            </w:pPr>
            <w:r>
              <w:t>WirRet</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1527FB4E" w14:textId="77777777" w:rsidR="00E36F0E" w:rsidRDefault="00393DC0">
            <w:pPr>
              <w:spacing w:line="256" w:lineRule="auto"/>
            </w:pPr>
            <w:r>
              <w:t>Enum</w:t>
            </w:r>
          </w:p>
        </w:tc>
        <w:tc>
          <w:tcPr>
            <w:tcW w:w="1966" w:type="dxa"/>
            <w:tcBorders>
              <w:top w:val="single" w:sz="4" w:space="0" w:color="auto"/>
              <w:left w:val="single" w:sz="4" w:space="0" w:color="auto"/>
              <w:bottom w:val="single" w:sz="4" w:space="0" w:color="auto"/>
              <w:right w:val="single" w:sz="4" w:space="0" w:color="auto"/>
            </w:tcBorders>
            <w:shd w:val="clear" w:color="auto" w:fill="FFFFFF"/>
            <w:hideMark/>
          </w:tcPr>
          <w:p w14:paraId="39E0AAB7" w14:textId="77777777" w:rsidR="00E36F0E" w:rsidRDefault="00393DC0">
            <w:pPr>
              <w:spacing w:line="256" w:lineRule="auto"/>
            </w:pPr>
            <w:r>
              <w:t>-</w:t>
            </w:r>
          </w:p>
        </w:tc>
        <w:tc>
          <w:tcPr>
            <w:tcW w:w="898" w:type="dxa"/>
            <w:tcBorders>
              <w:top w:val="single" w:sz="4" w:space="0" w:color="auto"/>
              <w:left w:val="single" w:sz="4" w:space="0" w:color="auto"/>
              <w:bottom w:val="single" w:sz="4" w:space="0" w:color="auto"/>
              <w:right w:val="single" w:sz="4" w:space="0" w:color="auto"/>
            </w:tcBorders>
            <w:shd w:val="clear" w:color="auto" w:fill="FFFFFF"/>
            <w:hideMark/>
          </w:tcPr>
          <w:p w14:paraId="7B01FDFA" w14:textId="77777777" w:rsidR="00E36F0E" w:rsidRDefault="00393DC0">
            <w:pPr>
              <w:spacing w:line="256" w:lineRule="auto"/>
            </w:pPr>
            <w:r>
              <w:t>-</w:t>
            </w:r>
          </w:p>
        </w:tc>
        <w:tc>
          <w:tcPr>
            <w:tcW w:w="2610" w:type="dxa"/>
            <w:tcBorders>
              <w:top w:val="single" w:sz="4" w:space="0" w:color="auto"/>
              <w:left w:val="single" w:sz="4" w:space="0" w:color="auto"/>
              <w:bottom w:val="single" w:sz="4" w:space="0" w:color="auto"/>
              <w:right w:val="single" w:sz="4" w:space="0" w:color="auto"/>
            </w:tcBorders>
            <w:shd w:val="clear" w:color="auto" w:fill="FFFFFF"/>
            <w:hideMark/>
          </w:tcPr>
          <w:p w14:paraId="16795550" w14:textId="77777777" w:rsidR="00E36F0E" w:rsidRDefault="00393DC0">
            <w:pPr>
              <w:spacing w:line="256" w:lineRule="auto"/>
            </w:pPr>
            <w:r>
              <w:t>Return Command</w:t>
            </w:r>
          </w:p>
        </w:tc>
      </w:tr>
      <w:tr w:rsidR="00E36F0E" w14:paraId="7996DB1B" w14:textId="77777777" w:rsidTr="00E36F0E">
        <w:trPr>
          <w:gridAfter w:val="1"/>
          <w:wAfter w:w="15" w:type="dxa"/>
          <w:jc w:val="center"/>
        </w:trPr>
        <w:tc>
          <w:tcPr>
            <w:tcW w:w="715" w:type="dxa"/>
            <w:tcBorders>
              <w:top w:val="single" w:sz="4" w:space="0" w:color="auto"/>
              <w:left w:val="single" w:sz="4" w:space="0" w:color="auto"/>
              <w:bottom w:val="single" w:sz="4" w:space="0" w:color="auto"/>
              <w:right w:val="single" w:sz="4" w:space="0" w:color="auto"/>
            </w:tcBorders>
            <w:shd w:val="clear" w:color="auto" w:fill="FFFFFF"/>
          </w:tcPr>
          <w:p w14:paraId="402A3938" w14:textId="77777777" w:rsidR="00E36F0E" w:rsidRDefault="00E36F0E">
            <w:pPr>
              <w:spacing w:line="256" w:lineRule="auto"/>
              <w:jc w:val="center"/>
            </w:pPr>
          </w:p>
        </w:tc>
        <w:tc>
          <w:tcPr>
            <w:tcW w:w="2354" w:type="dxa"/>
            <w:gridSpan w:val="2"/>
            <w:tcBorders>
              <w:top w:val="single" w:sz="4" w:space="0" w:color="auto"/>
              <w:left w:val="single" w:sz="4" w:space="0" w:color="auto"/>
              <w:bottom w:val="single" w:sz="4" w:space="0" w:color="auto"/>
              <w:right w:val="single" w:sz="4" w:space="0" w:color="auto"/>
            </w:tcBorders>
            <w:shd w:val="clear" w:color="auto" w:fill="FFFFFF"/>
          </w:tcPr>
          <w:p w14:paraId="2EE1FEB9" w14:textId="77777777" w:rsidR="00E36F0E" w:rsidRDefault="00E36F0E">
            <w:pPr>
              <w:spacing w:line="256" w:lineRule="auto"/>
            </w:pP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EF5CFD5" w14:textId="77777777" w:rsidR="00E36F0E" w:rsidRDefault="00E36F0E">
            <w:pPr>
              <w:spacing w:line="256" w:lineRule="auto"/>
            </w:pPr>
          </w:p>
        </w:tc>
        <w:tc>
          <w:tcPr>
            <w:tcW w:w="1966" w:type="dxa"/>
            <w:tcBorders>
              <w:top w:val="single" w:sz="4" w:space="0" w:color="auto"/>
              <w:left w:val="single" w:sz="4" w:space="0" w:color="auto"/>
              <w:bottom w:val="single" w:sz="4" w:space="0" w:color="auto"/>
              <w:right w:val="single" w:sz="4" w:space="0" w:color="auto"/>
            </w:tcBorders>
            <w:shd w:val="clear" w:color="auto" w:fill="FFFFFF"/>
            <w:hideMark/>
          </w:tcPr>
          <w:p w14:paraId="2732E2F1" w14:textId="77777777" w:rsidR="00E36F0E" w:rsidRDefault="00393DC0">
            <w:pPr>
              <w:spacing w:line="256" w:lineRule="auto"/>
              <w:rPr>
                <w:rFonts w:cs="Arial"/>
                <w:color w:val="000000"/>
              </w:rPr>
            </w:pPr>
            <w:r>
              <w:t>WIR_ERROR</w:t>
            </w:r>
          </w:p>
        </w:tc>
        <w:tc>
          <w:tcPr>
            <w:tcW w:w="898" w:type="dxa"/>
            <w:tcBorders>
              <w:top w:val="single" w:sz="4" w:space="0" w:color="auto"/>
              <w:left w:val="single" w:sz="4" w:space="0" w:color="auto"/>
              <w:bottom w:val="single" w:sz="4" w:space="0" w:color="auto"/>
              <w:right w:val="single" w:sz="4" w:space="0" w:color="auto"/>
            </w:tcBorders>
            <w:shd w:val="clear" w:color="auto" w:fill="FFFFFF"/>
            <w:hideMark/>
          </w:tcPr>
          <w:p w14:paraId="6638F2BE" w14:textId="77777777" w:rsidR="00E36F0E" w:rsidRDefault="00393DC0">
            <w:pPr>
              <w:spacing w:line="256" w:lineRule="auto"/>
              <w:rPr>
                <w:rFonts w:cs="Arial"/>
                <w:color w:val="000000"/>
              </w:rPr>
            </w:pPr>
            <w:r>
              <w:t>0x0</w:t>
            </w:r>
          </w:p>
        </w:tc>
        <w:tc>
          <w:tcPr>
            <w:tcW w:w="2610" w:type="dxa"/>
            <w:tcBorders>
              <w:top w:val="single" w:sz="4" w:space="0" w:color="auto"/>
              <w:left w:val="single" w:sz="4" w:space="0" w:color="auto"/>
              <w:bottom w:val="single" w:sz="4" w:space="0" w:color="auto"/>
              <w:right w:val="single" w:sz="4" w:space="0" w:color="auto"/>
            </w:tcBorders>
            <w:shd w:val="clear" w:color="auto" w:fill="FFFFFF"/>
            <w:hideMark/>
          </w:tcPr>
          <w:p w14:paraId="31C54FE5" w14:textId="77777777" w:rsidR="00E36F0E" w:rsidRDefault="00393DC0">
            <w:pPr>
              <w:spacing w:line="256" w:lineRule="auto"/>
              <w:rPr>
                <w:rFonts w:cs="Arial"/>
              </w:rPr>
            </w:pPr>
            <w:r>
              <w:t>Error/Failure</w:t>
            </w:r>
          </w:p>
        </w:tc>
      </w:tr>
      <w:tr w:rsidR="00E36F0E" w14:paraId="751E30DB" w14:textId="77777777" w:rsidTr="00E36F0E">
        <w:trPr>
          <w:gridAfter w:val="1"/>
          <w:wAfter w:w="15" w:type="dxa"/>
          <w:jc w:val="center"/>
        </w:trPr>
        <w:tc>
          <w:tcPr>
            <w:tcW w:w="715" w:type="dxa"/>
            <w:tcBorders>
              <w:top w:val="single" w:sz="4" w:space="0" w:color="auto"/>
              <w:left w:val="single" w:sz="4" w:space="0" w:color="auto"/>
              <w:bottom w:val="single" w:sz="4" w:space="0" w:color="auto"/>
              <w:right w:val="single" w:sz="4" w:space="0" w:color="auto"/>
            </w:tcBorders>
            <w:shd w:val="clear" w:color="auto" w:fill="FFFFFF"/>
          </w:tcPr>
          <w:p w14:paraId="2B608FA0" w14:textId="77777777" w:rsidR="00E36F0E" w:rsidRDefault="00E36F0E">
            <w:pPr>
              <w:spacing w:line="256" w:lineRule="auto"/>
              <w:jc w:val="center"/>
            </w:pPr>
          </w:p>
        </w:tc>
        <w:tc>
          <w:tcPr>
            <w:tcW w:w="2354" w:type="dxa"/>
            <w:gridSpan w:val="2"/>
            <w:tcBorders>
              <w:top w:val="single" w:sz="4" w:space="0" w:color="auto"/>
              <w:left w:val="single" w:sz="4" w:space="0" w:color="auto"/>
              <w:bottom w:val="single" w:sz="4" w:space="0" w:color="auto"/>
              <w:right w:val="single" w:sz="4" w:space="0" w:color="auto"/>
            </w:tcBorders>
            <w:shd w:val="clear" w:color="auto" w:fill="FFFFFF"/>
          </w:tcPr>
          <w:p w14:paraId="3272A77F" w14:textId="77777777" w:rsidR="00E36F0E" w:rsidRDefault="00E36F0E">
            <w:pPr>
              <w:spacing w:line="256" w:lineRule="auto"/>
            </w:pP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39079B7" w14:textId="77777777" w:rsidR="00E36F0E" w:rsidRDefault="00E36F0E">
            <w:pPr>
              <w:spacing w:line="256" w:lineRule="auto"/>
            </w:pPr>
          </w:p>
        </w:tc>
        <w:tc>
          <w:tcPr>
            <w:tcW w:w="1966" w:type="dxa"/>
            <w:tcBorders>
              <w:top w:val="single" w:sz="4" w:space="0" w:color="auto"/>
              <w:left w:val="single" w:sz="4" w:space="0" w:color="auto"/>
              <w:bottom w:val="single" w:sz="4" w:space="0" w:color="auto"/>
              <w:right w:val="single" w:sz="4" w:space="0" w:color="auto"/>
            </w:tcBorders>
            <w:shd w:val="clear" w:color="auto" w:fill="FFFFFF"/>
            <w:hideMark/>
          </w:tcPr>
          <w:p w14:paraId="089A65BC" w14:textId="77777777" w:rsidR="00E36F0E" w:rsidRDefault="00393DC0">
            <w:pPr>
              <w:spacing w:line="256" w:lineRule="auto"/>
              <w:rPr>
                <w:rFonts w:cs="Arial"/>
                <w:color w:val="000000"/>
              </w:rPr>
            </w:pPr>
            <w:r>
              <w:t>WIR_SUCCESS</w:t>
            </w:r>
          </w:p>
        </w:tc>
        <w:tc>
          <w:tcPr>
            <w:tcW w:w="898" w:type="dxa"/>
            <w:tcBorders>
              <w:top w:val="single" w:sz="4" w:space="0" w:color="auto"/>
              <w:left w:val="single" w:sz="4" w:space="0" w:color="auto"/>
              <w:bottom w:val="single" w:sz="4" w:space="0" w:color="auto"/>
              <w:right w:val="single" w:sz="4" w:space="0" w:color="auto"/>
            </w:tcBorders>
            <w:shd w:val="clear" w:color="auto" w:fill="FFFFFF"/>
            <w:hideMark/>
          </w:tcPr>
          <w:p w14:paraId="263D8157" w14:textId="77777777" w:rsidR="00E36F0E" w:rsidRDefault="00393DC0">
            <w:pPr>
              <w:spacing w:line="256" w:lineRule="auto"/>
            </w:pPr>
            <w:r>
              <w:t>0x1</w:t>
            </w:r>
          </w:p>
        </w:tc>
        <w:tc>
          <w:tcPr>
            <w:tcW w:w="2610" w:type="dxa"/>
            <w:tcBorders>
              <w:top w:val="single" w:sz="4" w:space="0" w:color="auto"/>
              <w:left w:val="single" w:sz="4" w:space="0" w:color="auto"/>
              <w:bottom w:val="single" w:sz="4" w:space="0" w:color="auto"/>
              <w:right w:val="single" w:sz="4" w:space="0" w:color="auto"/>
            </w:tcBorders>
            <w:shd w:val="clear" w:color="auto" w:fill="FFFFFF"/>
            <w:hideMark/>
          </w:tcPr>
          <w:p w14:paraId="2097A83F" w14:textId="77777777" w:rsidR="00E36F0E" w:rsidRDefault="00393DC0">
            <w:pPr>
              <w:spacing w:line="256" w:lineRule="auto"/>
              <w:rPr>
                <w:rFonts w:cs="Arial"/>
              </w:rPr>
            </w:pPr>
            <w:r>
              <w:t>Success</w:t>
            </w:r>
          </w:p>
        </w:tc>
      </w:tr>
    </w:tbl>
    <w:p w14:paraId="224535B3" w14:textId="77777777" w:rsidR="00E36F0E" w:rsidRPr="00430D0F" w:rsidRDefault="00E36F0E" w:rsidP="00E36F0E"/>
    <w:p w14:paraId="66B77F17" w14:textId="396CFD75" w:rsidR="00E36F0E" w:rsidRDefault="00393DC0" w:rsidP="00506E2F">
      <w:pPr>
        <w:pStyle w:val="Heading4"/>
      </w:pPr>
      <w:r w:rsidRPr="00B9479B">
        <w:t>MD-REQ-402839/A-DisableSyncWifiStaMode</w:t>
      </w:r>
    </w:p>
    <w:p w14:paraId="3D1A7769" w14:textId="77777777" w:rsidR="00E36F0E" w:rsidRDefault="00393DC0" w:rsidP="00E36F0E">
      <w:pPr>
        <w:rPr>
          <w:rFonts w:cs="Arial"/>
        </w:rPr>
      </w:pPr>
      <w:r>
        <w:rPr>
          <w:rFonts w:cs="Arial"/>
        </w:rPr>
        <w:t>This API is used by WIRServer (internally) and WIRClients to disable WIRClient1 WiFi STA mode. WIRServer also uses this API for its response.</w:t>
      </w:r>
    </w:p>
    <w:tbl>
      <w:tblPr>
        <w:tblW w:w="95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5"/>
        <w:gridCol w:w="1535"/>
        <w:gridCol w:w="819"/>
        <w:gridCol w:w="900"/>
        <w:gridCol w:w="1966"/>
        <w:gridCol w:w="1171"/>
        <w:gridCol w:w="2339"/>
      </w:tblGrid>
      <w:tr w:rsidR="00E36F0E" w14:paraId="7DFC34BC" w14:textId="77777777" w:rsidTr="00E36F0E">
        <w:trPr>
          <w:jc w:val="center"/>
        </w:trPr>
        <w:tc>
          <w:tcPr>
            <w:tcW w:w="9535" w:type="dxa"/>
            <w:gridSpan w:val="7"/>
            <w:tcBorders>
              <w:top w:val="single" w:sz="4" w:space="0" w:color="auto"/>
              <w:left w:val="single" w:sz="4" w:space="0" w:color="auto"/>
              <w:bottom w:val="single" w:sz="4" w:space="0" w:color="auto"/>
              <w:right w:val="single" w:sz="4" w:space="0" w:color="auto"/>
            </w:tcBorders>
            <w:shd w:val="clear" w:color="auto" w:fill="808080"/>
          </w:tcPr>
          <w:p w14:paraId="3B63C7FE" w14:textId="77777777" w:rsidR="00E36F0E" w:rsidRDefault="00E36F0E">
            <w:pPr>
              <w:spacing w:line="254" w:lineRule="auto"/>
              <w:rPr>
                <w:sz w:val="8"/>
              </w:rPr>
            </w:pPr>
          </w:p>
        </w:tc>
      </w:tr>
      <w:tr w:rsidR="00E36F0E" w14:paraId="68053C05" w14:textId="77777777" w:rsidTr="00E36F0E">
        <w:trPr>
          <w:jc w:val="center"/>
        </w:trPr>
        <w:tc>
          <w:tcPr>
            <w:tcW w:w="2340" w:type="dxa"/>
            <w:gridSpan w:val="2"/>
            <w:tcBorders>
              <w:top w:val="single" w:sz="4" w:space="0" w:color="auto"/>
              <w:left w:val="single" w:sz="4" w:space="0" w:color="auto"/>
              <w:bottom w:val="single" w:sz="4" w:space="0" w:color="auto"/>
              <w:right w:val="single" w:sz="4" w:space="0" w:color="auto"/>
            </w:tcBorders>
            <w:hideMark/>
          </w:tcPr>
          <w:p w14:paraId="4F800BDA" w14:textId="77777777" w:rsidR="00E36F0E" w:rsidRDefault="00393DC0">
            <w:pPr>
              <w:spacing w:line="254" w:lineRule="auto"/>
              <w:jc w:val="right"/>
            </w:pPr>
            <w:r>
              <w:rPr>
                <w:b/>
              </w:rPr>
              <w:t>Method Type</w:t>
            </w:r>
          </w:p>
        </w:tc>
        <w:tc>
          <w:tcPr>
            <w:tcW w:w="7195" w:type="dxa"/>
            <w:gridSpan w:val="5"/>
            <w:tcBorders>
              <w:top w:val="single" w:sz="4" w:space="0" w:color="auto"/>
              <w:left w:val="single" w:sz="4" w:space="0" w:color="auto"/>
              <w:bottom w:val="single" w:sz="4" w:space="0" w:color="auto"/>
              <w:right w:val="single" w:sz="4" w:space="0" w:color="auto"/>
            </w:tcBorders>
            <w:vAlign w:val="center"/>
            <w:hideMark/>
          </w:tcPr>
          <w:p w14:paraId="7E539843" w14:textId="77777777" w:rsidR="00E36F0E" w:rsidRDefault="00393DC0">
            <w:pPr>
              <w:spacing w:line="254" w:lineRule="auto"/>
            </w:pPr>
            <w:r>
              <w:t>One-Shot (Synch)</w:t>
            </w:r>
          </w:p>
        </w:tc>
      </w:tr>
      <w:tr w:rsidR="00E36F0E" w14:paraId="37E5DEAD" w14:textId="77777777" w:rsidTr="00E36F0E">
        <w:trPr>
          <w:jc w:val="center"/>
        </w:trPr>
        <w:tc>
          <w:tcPr>
            <w:tcW w:w="2340" w:type="dxa"/>
            <w:gridSpan w:val="2"/>
            <w:tcBorders>
              <w:top w:val="single" w:sz="4" w:space="0" w:color="auto"/>
              <w:left w:val="single" w:sz="4" w:space="0" w:color="auto"/>
              <w:bottom w:val="single" w:sz="4" w:space="0" w:color="auto"/>
              <w:right w:val="single" w:sz="4" w:space="0" w:color="auto"/>
            </w:tcBorders>
            <w:hideMark/>
          </w:tcPr>
          <w:p w14:paraId="2BDC8B6C" w14:textId="77777777" w:rsidR="00E36F0E" w:rsidRDefault="00393DC0">
            <w:pPr>
              <w:spacing w:line="254" w:lineRule="auto"/>
              <w:jc w:val="right"/>
            </w:pPr>
            <w:r>
              <w:rPr>
                <w:b/>
              </w:rPr>
              <w:t>QoS Level</w:t>
            </w:r>
          </w:p>
        </w:tc>
        <w:tc>
          <w:tcPr>
            <w:tcW w:w="7195" w:type="dxa"/>
            <w:gridSpan w:val="5"/>
            <w:tcBorders>
              <w:top w:val="single" w:sz="4" w:space="0" w:color="auto"/>
              <w:left w:val="single" w:sz="4" w:space="0" w:color="auto"/>
              <w:bottom w:val="single" w:sz="4" w:space="0" w:color="auto"/>
              <w:right w:val="single" w:sz="4" w:space="0" w:color="auto"/>
            </w:tcBorders>
            <w:vAlign w:val="center"/>
            <w:hideMark/>
          </w:tcPr>
          <w:p w14:paraId="46DD6E86" w14:textId="77777777" w:rsidR="00E36F0E" w:rsidRDefault="00393DC0">
            <w:pPr>
              <w:spacing w:line="254" w:lineRule="auto"/>
            </w:pPr>
            <w:r>
              <w:t>Default</w:t>
            </w:r>
          </w:p>
        </w:tc>
      </w:tr>
      <w:tr w:rsidR="00E36F0E" w14:paraId="1C912A62" w14:textId="77777777" w:rsidTr="00E36F0E">
        <w:trPr>
          <w:jc w:val="center"/>
        </w:trPr>
        <w:tc>
          <w:tcPr>
            <w:tcW w:w="2340" w:type="dxa"/>
            <w:gridSpan w:val="2"/>
            <w:tcBorders>
              <w:top w:val="single" w:sz="4" w:space="0" w:color="auto"/>
              <w:left w:val="single" w:sz="4" w:space="0" w:color="auto"/>
              <w:bottom w:val="single" w:sz="4" w:space="0" w:color="auto"/>
              <w:right w:val="single" w:sz="4" w:space="0" w:color="auto"/>
            </w:tcBorders>
            <w:hideMark/>
          </w:tcPr>
          <w:p w14:paraId="089C5E14" w14:textId="77777777" w:rsidR="00E36F0E" w:rsidRDefault="00393DC0">
            <w:pPr>
              <w:spacing w:line="254" w:lineRule="auto"/>
              <w:jc w:val="right"/>
            </w:pPr>
            <w:r>
              <w:rPr>
                <w:b/>
              </w:rPr>
              <w:t>Retained</w:t>
            </w:r>
          </w:p>
        </w:tc>
        <w:tc>
          <w:tcPr>
            <w:tcW w:w="7195" w:type="dxa"/>
            <w:gridSpan w:val="5"/>
            <w:tcBorders>
              <w:top w:val="single" w:sz="4" w:space="0" w:color="auto"/>
              <w:left w:val="single" w:sz="4" w:space="0" w:color="auto"/>
              <w:bottom w:val="single" w:sz="4" w:space="0" w:color="auto"/>
              <w:right w:val="single" w:sz="4" w:space="0" w:color="auto"/>
            </w:tcBorders>
            <w:vAlign w:val="center"/>
            <w:hideMark/>
          </w:tcPr>
          <w:p w14:paraId="71D1E6D3" w14:textId="77777777" w:rsidR="00E36F0E" w:rsidRDefault="00393DC0">
            <w:pPr>
              <w:spacing w:line="254" w:lineRule="auto"/>
            </w:pPr>
            <w:r>
              <w:t>No</w:t>
            </w:r>
          </w:p>
        </w:tc>
      </w:tr>
      <w:tr w:rsidR="00E36F0E" w14:paraId="79458D2B" w14:textId="77777777" w:rsidTr="00E36F0E">
        <w:trPr>
          <w:trHeight w:val="70"/>
          <w:jc w:val="center"/>
        </w:trPr>
        <w:tc>
          <w:tcPr>
            <w:tcW w:w="9535" w:type="dxa"/>
            <w:gridSpan w:val="7"/>
            <w:tcBorders>
              <w:top w:val="single" w:sz="4" w:space="0" w:color="auto"/>
              <w:left w:val="single" w:sz="4" w:space="0" w:color="auto"/>
              <w:bottom w:val="single" w:sz="4" w:space="0" w:color="auto"/>
              <w:right w:val="single" w:sz="4" w:space="0" w:color="auto"/>
            </w:tcBorders>
            <w:shd w:val="clear" w:color="auto" w:fill="808080"/>
          </w:tcPr>
          <w:p w14:paraId="0813C3A7" w14:textId="77777777" w:rsidR="00E36F0E" w:rsidRDefault="00E36F0E">
            <w:pPr>
              <w:spacing w:line="254" w:lineRule="auto"/>
              <w:rPr>
                <w:sz w:val="8"/>
              </w:rPr>
            </w:pPr>
          </w:p>
        </w:tc>
      </w:tr>
      <w:tr w:rsidR="00E36F0E" w14:paraId="08B7CDCC" w14:textId="77777777" w:rsidTr="00E36F0E">
        <w:trPr>
          <w:jc w:val="center"/>
        </w:trPr>
        <w:tc>
          <w:tcPr>
            <w:tcW w:w="805" w:type="dxa"/>
            <w:tcBorders>
              <w:top w:val="single" w:sz="4" w:space="0" w:color="auto"/>
              <w:left w:val="single" w:sz="4" w:space="0" w:color="auto"/>
              <w:bottom w:val="single" w:sz="4" w:space="0" w:color="auto"/>
              <w:right w:val="single" w:sz="4" w:space="0" w:color="auto"/>
            </w:tcBorders>
            <w:shd w:val="clear" w:color="auto" w:fill="A6A6A6"/>
            <w:hideMark/>
          </w:tcPr>
          <w:p w14:paraId="7C45B0F7" w14:textId="77777777" w:rsidR="00E36F0E" w:rsidRDefault="00393DC0">
            <w:pPr>
              <w:spacing w:line="256" w:lineRule="auto"/>
              <w:jc w:val="center"/>
              <w:rPr>
                <w:b/>
              </w:rPr>
            </w:pPr>
            <w:r>
              <w:rPr>
                <w:b/>
              </w:rPr>
              <w:t>R/O</w:t>
            </w:r>
          </w:p>
        </w:tc>
        <w:tc>
          <w:tcPr>
            <w:tcW w:w="2354"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18A2E7CC" w14:textId="77777777" w:rsidR="00E36F0E" w:rsidRDefault="00393DC0">
            <w:pPr>
              <w:spacing w:line="256" w:lineRule="auto"/>
              <w:rPr>
                <w:b/>
              </w:rPr>
            </w:pPr>
            <w:r>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3CA33E86" w14:textId="77777777" w:rsidR="00E36F0E" w:rsidRDefault="00393DC0">
            <w:pPr>
              <w:spacing w:line="256" w:lineRule="auto"/>
              <w:rPr>
                <w:b/>
              </w:rPr>
            </w:pPr>
            <w:r>
              <w:rPr>
                <w:b/>
              </w:rPr>
              <w:t>Type</w:t>
            </w:r>
          </w:p>
        </w:tc>
        <w:tc>
          <w:tcPr>
            <w:tcW w:w="1966"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DA2641C" w14:textId="77777777" w:rsidR="00E36F0E" w:rsidRDefault="00393DC0">
            <w:pPr>
              <w:spacing w:line="256" w:lineRule="auto"/>
              <w:rPr>
                <w:b/>
              </w:rPr>
            </w:pPr>
            <w:r>
              <w:rPr>
                <w:b/>
              </w:rPr>
              <w:t>Literals</w:t>
            </w:r>
          </w:p>
        </w:tc>
        <w:tc>
          <w:tcPr>
            <w:tcW w:w="1171"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9E76050" w14:textId="77777777" w:rsidR="00E36F0E" w:rsidRDefault="00393DC0">
            <w:pPr>
              <w:spacing w:line="256" w:lineRule="auto"/>
              <w:rPr>
                <w:b/>
              </w:rPr>
            </w:pPr>
            <w:r>
              <w:rPr>
                <w:b/>
              </w:rPr>
              <w:t>Value</w:t>
            </w:r>
          </w:p>
        </w:tc>
        <w:tc>
          <w:tcPr>
            <w:tcW w:w="2339"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C66A43E" w14:textId="77777777" w:rsidR="00E36F0E" w:rsidRDefault="00393DC0">
            <w:pPr>
              <w:spacing w:line="256" w:lineRule="auto"/>
              <w:rPr>
                <w:b/>
              </w:rPr>
            </w:pPr>
            <w:r>
              <w:rPr>
                <w:b/>
              </w:rPr>
              <w:t>Description</w:t>
            </w:r>
          </w:p>
        </w:tc>
      </w:tr>
      <w:tr w:rsidR="00E36F0E" w14:paraId="6241237E" w14:textId="77777777" w:rsidTr="00E36F0E">
        <w:trPr>
          <w:jc w:val="center"/>
        </w:trPr>
        <w:tc>
          <w:tcPr>
            <w:tcW w:w="953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0E5EB48C" w14:textId="77777777" w:rsidR="00E36F0E" w:rsidRDefault="00393DC0">
            <w:pPr>
              <w:spacing w:line="256" w:lineRule="auto"/>
              <w:rPr>
                <w:b/>
              </w:rPr>
            </w:pPr>
            <w:r>
              <w:rPr>
                <w:b/>
              </w:rPr>
              <w:t>Request</w:t>
            </w:r>
          </w:p>
        </w:tc>
      </w:tr>
      <w:tr w:rsidR="00E36F0E" w14:paraId="21397676" w14:textId="77777777" w:rsidTr="00E36F0E">
        <w:trPr>
          <w:jc w:val="center"/>
        </w:trPr>
        <w:tc>
          <w:tcPr>
            <w:tcW w:w="805" w:type="dxa"/>
            <w:tcBorders>
              <w:top w:val="single" w:sz="4" w:space="0" w:color="auto"/>
              <w:left w:val="single" w:sz="4" w:space="0" w:color="auto"/>
              <w:bottom w:val="single" w:sz="4" w:space="0" w:color="auto"/>
              <w:right w:val="single" w:sz="4" w:space="0" w:color="auto"/>
            </w:tcBorders>
            <w:hideMark/>
          </w:tcPr>
          <w:p w14:paraId="77FB814C" w14:textId="77777777" w:rsidR="00E36F0E" w:rsidRDefault="00393DC0">
            <w:pPr>
              <w:spacing w:line="256" w:lineRule="auto"/>
              <w:jc w:val="center"/>
            </w:pPr>
            <w:r>
              <w:t>-</w:t>
            </w:r>
          </w:p>
        </w:tc>
        <w:tc>
          <w:tcPr>
            <w:tcW w:w="2354" w:type="dxa"/>
            <w:gridSpan w:val="2"/>
            <w:tcBorders>
              <w:top w:val="single" w:sz="4" w:space="0" w:color="auto"/>
              <w:left w:val="single" w:sz="4" w:space="0" w:color="auto"/>
              <w:bottom w:val="single" w:sz="4" w:space="0" w:color="auto"/>
              <w:right w:val="single" w:sz="4" w:space="0" w:color="auto"/>
            </w:tcBorders>
            <w:hideMark/>
          </w:tcPr>
          <w:p w14:paraId="069C295D" w14:textId="77777777" w:rsidR="00E36F0E" w:rsidRDefault="00393DC0">
            <w:pPr>
              <w:spacing w:line="256" w:lineRule="auto"/>
            </w:pPr>
            <w:r>
              <w:t>-</w:t>
            </w:r>
          </w:p>
        </w:tc>
        <w:tc>
          <w:tcPr>
            <w:tcW w:w="900" w:type="dxa"/>
            <w:tcBorders>
              <w:top w:val="single" w:sz="4" w:space="0" w:color="auto"/>
              <w:left w:val="single" w:sz="4" w:space="0" w:color="auto"/>
              <w:bottom w:val="single" w:sz="4" w:space="0" w:color="auto"/>
              <w:right w:val="single" w:sz="4" w:space="0" w:color="auto"/>
            </w:tcBorders>
            <w:hideMark/>
          </w:tcPr>
          <w:p w14:paraId="2FEB85DD" w14:textId="77777777" w:rsidR="00E36F0E" w:rsidRDefault="00393DC0">
            <w:pPr>
              <w:spacing w:line="256" w:lineRule="auto"/>
            </w:pPr>
            <w:r>
              <w:t>-</w:t>
            </w:r>
          </w:p>
        </w:tc>
        <w:tc>
          <w:tcPr>
            <w:tcW w:w="1966" w:type="dxa"/>
            <w:tcBorders>
              <w:top w:val="single" w:sz="4" w:space="0" w:color="auto"/>
              <w:left w:val="single" w:sz="4" w:space="0" w:color="auto"/>
              <w:bottom w:val="single" w:sz="4" w:space="0" w:color="auto"/>
              <w:right w:val="single" w:sz="4" w:space="0" w:color="auto"/>
            </w:tcBorders>
            <w:hideMark/>
          </w:tcPr>
          <w:p w14:paraId="797B4826" w14:textId="77777777" w:rsidR="00E36F0E" w:rsidRDefault="00393DC0">
            <w:pPr>
              <w:spacing w:line="256" w:lineRule="auto"/>
            </w:pPr>
            <w:r>
              <w:t>-</w:t>
            </w:r>
          </w:p>
        </w:tc>
        <w:tc>
          <w:tcPr>
            <w:tcW w:w="1171" w:type="dxa"/>
            <w:tcBorders>
              <w:top w:val="single" w:sz="4" w:space="0" w:color="auto"/>
              <w:left w:val="single" w:sz="4" w:space="0" w:color="auto"/>
              <w:bottom w:val="single" w:sz="4" w:space="0" w:color="auto"/>
              <w:right w:val="single" w:sz="4" w:space="0" w:color="auto"/>
            </w:tcBorders>
            <w:hideMark/>
          </w:tcPr>
          <w:p w14:paraId="098BC3FB" w14:textId="77777777" w:rsidR="00E36F0E" w:rsidRDefault="00393DC0">
            <w:pPr>
              <w:spacing w:line="256" w:lineRule="auto"/>
            </w:pPr>
            <w:r>
              <w:t>-</w:t>
            </w:r>
          </w:p>
        </w:tc>
        <w:tc>
          <w:tcPr>
            <w:tcW w:w="2339" w:type="dxa"/>
            <w:tcBorders>
              <w:top w:val="single" w:sz="4" w:space="0" w:color="auto"/>
              <w:left w:val="single" w:sz="4" w:space="0" w:color="auto"/>
              <w:bottom w:val="single" w:sz="4" w:space="0" w:color="auto"/>
              <w:right w:val="single" w:sz="4" w:space="0" w:color="auto"/>
            </w:tcBorders>
            <w:hideMark/>
          </w:tcPr>
          <w:p w14:paraId="51EA367F" w14:textId="77777777" w:rsidR="00E36F0E" w:rsidRDefault="00393DC0">
            <w:pPr>
              <w:spacing w:line="256" w:lineRule="auto"/>
            </w:pPr>
            <w:r>
              <w:t>-</w:t>
            </w:r>
          </w:p>
        </w:tc>
      </w:tr>
      <w:tr w:rsidR="00E36F0E" w14:paraId="080D120D" w14:textId="77777777" w:rsidTr="00E36F0E">
        <w:trPr>
          <w:jc w:val="center"/>
        </w:trPr>
        <w:tc>
          <w:tcPr>
            <w:tcW w:w="953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34825BEB" w14:textId="77777777" w:rsidR="00E36F0E" w:rsidRDefault="00393DC0">
            <w:pPr>
              <w:spacing w:line="256" w:lineRule="auto"/>
            </w:pPr>
            <w:r>
              <w:rPr>
                <w:b/>
              </w:rPr>
              <w:t>Response</w:t>
            </w:r>
          </w:p>
        </w:tc>
      </w:tr>
      <w:tr w:rsidR="00E36F0E" w14:paraId="6661D15E" w14:textId="77777777" w:rsidTr="00E36F0E">
        <w:trPr>
          <w:jc w:val="center"/>
        </w:trPr>
        <w:tc>
          <w:tcPr>
            <w:tcW w:w="805" w:type="dxa"/>
            <w:tcBorders>
              <w:top w:val="single" w:sz="4" w:space="0" w:color="auto"/>
              <w:left w:val="single" w:sz="4" w:space="0" w:color="auto"/>
              <w:bottom w:val="single" w:sz="4" w:space="0" w:color="auto"/>
              <w:right w:val="single" w:sz="4" w:space="0" w:color="auto"/>
            </w:tcBorders>
            <w:shd w:val="clear" w:color="auto" w:fill="FFFFFF"/>
            <w:hideMark/>
          </w:tcPr>
          <w:p w14:paraId="787A41BA" w14:textId="77777777" w:rsidR="00E36F0E" w:rsidRDefault="00393DC0">
            <w:pPr>
              <w:spacing w:line="256" w:lineRule="auto"/>
              <w:jc w:val="center"/>
            </w:pPr>
            <w:r>
              <w:t>R</w:t>
            </w:r>
          </w:p>
        </w:tc>
        <w:tc>
          <w:tcPr>
            <w:tcW w:w="2354"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053887F1" w14:textId="77777777" w:rsidR="00E36F0E" w:rsidRDefault="00393DC0">
            <w:pPr>
              <w:spacing w:line="256" w:lineRule="auto"/>
            </w:pPr>
            <w:r>
              <w:t>WirRet</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64C3D654" w14:textId="77777777" w:rsidR="00E36F0E" w:rsidRDefault="00393DC0">
            <w:pPr>
              <w:spacing w:line="256" w:lineRule="auto"/>
            </w:pPr>
            <w:r>
              <w:t>Enum</w:t>
            </w:r>
          </w:p>
        </w:tc>
        <w:tc>
          <w:tcPr>
            <w:tcW w:w="1966" w:type="dxa"/>
            <w:tcBorders>
              <w:top w:val="single" w:sz="4" w:space="0" w:color="auto"/>
              <w:left w:val="single" w:sz="4" w:space="0" w:color="auto"/>
              <w:bottom w:val="single" w:sz="4" w:space="0" w:color="auto"/>
              <w:right w:val="single" w:sz="4" w:space="0" w:color="auto"/>
            </w:tcBorders>
            <w:shd w:val="clear" w:color="auto" w:fill="FFFFFF"/>
            <w:hideMark/>
          </w:tcPr>
          <w:p w14:paraId="4802540B" w14:textId="77777777" w:rsidR="00E36F0E" w:rsidRDefault="00393DC0">
            <w:pPr>
              <w:spacing w:line="256" w:lineRule="auto"/>
            </w:pPr>
            <w:r>
              <w:t>-</w:t>
            </w:r>
          </w:p>
        </w:tc>
        <w:tc>
          <w:tcPr>
            <w:tcW w:w="1171" w:type="dxa"/>
            <w:tcBorders>
              <w:top w:val="single" w:sz="4" w:space="0" w:color="auto"/>
              <w:left w:val="single" w:sz="4" w:space="0" w:color="auto"/>
              <w:bottom w:val="single" w:sz="4" w:space="0" w:color="auto"/>
              <w:right w:val="single" w:sz="4" w:space="0" w:color="auto"/>
            </w:tcBorders>
            <w:shd w:val="clear" w:color="auto" w:fill="FFFFFF"/>
            <w:hideMark/>
          </w:tcPr>
          <w:p w14:paraId="1C5F09AF" w14:textId="77777777" w:rsidR="00E36F0E" w:rsidRDefault="00393DC0">
            <w:pPr>
              <w:spacing w:line="256" w:lineRule="auto"/>
            </w:pPr>
            <w:r>
              <w:t>-</w:t>
            </w:r>
          </w:p>
        </w:tc>
        <w:tc>
          <w:tcPr>
            <w:tcW w:w="2339" w:type="dxa"/>
            <w:tcBorders>
              <w:top w:val="single" w:sz="4" w:space="0" w:color="auto"/>
              <w:left w:val="single" w:sz="4" w:space="0" w:color="auto"/>
              <w:bottom w:val="single" w:sz="4" w:space="0" w:color="auto"/>
              <w:right w:val="single" w:sz="4" w:space="0" w:color="auto"/>
            </w:tcBorders>
            <w:shd w:val="clear" w:color="auto" w:fill="FFFFFF"/>
            <w:hideMark/>
          </w:tcPr>
          <w:p w14:paraId="05033055" w14:textId="77777777" w:rsidR="00E36F0E" w:rsidRDefault="00393DC0">
            <w:pPr>
              <w:spacing w:line="256" w:lineRule="auto"/>
            </w:pPr>
            <w:r>
              <w:t>Return Command</w:t>
            </w:r>
          </w:p>
        </w:tc>
      </w:tr>
      <w:tr w:rsidR="00E36F0E" w14:paraId="10749141" w14:textId="77777777" w:rsidTr="00E36F0E">
        <w:trPr>
          <w:jc w:val="center"/>
        </w:trPr>
        <w:tc>
          <w:tcPr>
            <w:tcW w:w="805" w:type="dxa"/>
            <w:tcBorders>
              <w:top w:val="single" w:sz="4" w:space="0" w:color="auto"/>
              <w:left w:val="single" w:sz="4" w:space="0" w:color="auto"/>
              <w:bottom w:val="single" w:sz="4" w:space="0" w:color="auto"/>
              <w:right w:val="single" w:sz="4" w:space="0" w:color="auto"/>
            </w:tcBorders>
            <w:shd w:val="clear" w:color="auto" w:fill="FFFFFF"/>
          </w:tcPr>
          <w:p w14:paraId="51A9EE98" w14:textId="77777777" w:rsidR="00E36F0E" w:rsidRDefault="00E36F0E">
            <w:pPr>
              <w:spacing w:line="256" w:lineRule="auto"/>
              <w:jc w:val="center"/>
            </w:pPr>
          </w:p>
        </w:tc>
        <w:tc>
          <w:tcPr>
            <w:tcW w:w="2354" w:type="dxa"/>
            <w:gridSpan w:val="2"/>
            <w:tcBorders>
              <w:top w:val="single" w:sz="4" w:space="0" w:color="auto"/>
              <w:left w:val="single" w:sz="4" w:space="0" w:color="auto"/>
              <w:bottom w:val="single" w:sz="4" w:space="0" w:color="auto"/>
              <w:right w:val="single" w:sz="4" w:space="0" w:color="auto"/>
            </w:tcBorders>
            <w:shd w:val="clear" w:color="auto" w:fill="FFFFFF"/>
          </w:tcPr>
          <w:p w14:paraId="7F332930" w14:textId="77777777" w:rsidR="00E36F0E" w:rsidRDefault="00E36F0E">
            <w:pPr>
              <w:spacing w:line="256" w:lineRule="auto"/>
            </w:pP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8C00CD2" w14:textId="77777777" w:rsidR="00E36F0E" w:rsidRDefault="00E36F0E">
            <w:pPr>
              <w:spacing w:line="256" w:lineRule="auto"/>
            </w:pPr>
          </w:p>
        </w:tc>
        <w:tc>
          <w:tcPr>
            <w:tcW w:w="1966" w:type="dxa"/>
            <w:tcBorders>
              <w:top w:val="single" w:sz="4" w:space="0" w:color="auto"/>
              <w:left w:val="single" w:sz="4" w:space="0" w:color="auto"/>
              <w:bottom w:val="single" w:sz="4" w:space="0" w:color="auto"/>
              <w:right w:val="single" w:sz="4" w:space="0" w:color="auto"/>
            </w:tcBorders>
            <w:shd w:val="clear" w:color="auto" w:fill="FFFFFF"/>
            <w:hideMark/>
          </w:tcPr>
          <w:p w14:paraId="2AB8D431" w14:textId="77777777" w:rsidR="00E36F0E" w:rsidRDefault="00393DC0">
            <w:pPr>
              <w:spacing w:line="256" w:lineRule="auto"/>
              <w:rPr>
                <w:rFonts w:cs="Arial"/>
                <w:color w:val="000000"/>
              </w:rPr>
            </w:pPr>
            <w:r>
              <w:t>WIR_ERROR</w:t>
            </w:r>
          </w:p>
        </w:tc>
        <w:tc>
          <w:tcPr>
            <w:tcW w:w="1171" w:type="dxa"/>
            <w:tcBorders>
              <w:top w:val="single" w:sz="4" w:space="0" w:color="auto"/>
              <w:left w:val="single" w:sz="4" w:space="0" w:color="auto"/>
              <w:bottom w:val="single" w:sz="4" w:space="0" w:color="auto"/>
              <w:right w:val="single" w:sz="4" w:space="0" w:color="auto"/>
            </w:tcBorders>
            <w:shd w:val="clear" w:color="auto" w:fill="FFFFFF"/>
            <w:hideMark/>
          </w:tcPr>
          <w:p w14:paraId="0FB137F7" w14:textId="77777777" w:rsidR="00E36F0E" w:rsidRDefault="00393DC0">
            <w:pPr>
              <w:spacing w:line="256" w:lineRule="auto"/>
              <w:rPr>
                <w:rFonts w:cs="Arial"/>
                <w:color w:val="000000"/>
              </w:rPr>
            </w:pPr>
            <w:r>
              <w:t>0x0</w:t>
            </w:r>
          </w:p>
        </w:tc>
        <w:tc>
          <w:tcPr>
            <w:tcW w:w="2339" w:type="dxa"/>
            <w:tcBorders>
              <w:top w:val="single" w:sz="4" w:space="0" w:color="auto"/>
              <w:left w:val="single" w:sz="4" w:space="0" w:color="auto"/>
              <w:bottom w:val="single" w:sz="4" w:space="0" w:color="auto"/>
              <w:right w:val="single" w:sz="4" w:space="0" w:color="auto"/>
            </w:tcBorders>
            <w:shd w:val="clear" w:color="auto" w:fill="FFFFFF"/>
            <w:hideMark/>
          </w:tcPr>
          <w:p w14:paraId="1CBCC23E" w14:textId="77777777" w:rsidR="00E36F0E" w:rsidRDefault="00393DC0">
            <w:pPr>
              <w:spacing w:line="256" w:lineRule="auto"/>
              <w:rPr>
                <w:rFonts w:cs="Arial"/>
              </w:rPr>
            </w:pPr>
            <w:r>
              <w:t>Error/Failure</w:t>
            </w:r>
          </w:p>
        </w:tc>
      </w:tr>
      <w:tr w:rsidR="00E36F0E" w14:paraId="7774F8C4" w14:textId="77777777" w:rsidTr="00E36F0E">
        <w:trPr>
          <w:jc w:val="center"/>
        </w:trPr>
        <w:tc>
          <w:tcPr>
            <w:tcW w:w="805" w:type="dxa"/>
            <w:tcBorders>
              <w:top w:val="single" w:sz="4" w:space="0" w:color="auto"/>
              <w:left w:val="single" w:sz="4" w:space="0" w:color="auto"/>
              <w:bottom w:val="single" w:sz="4" w:space="0" w:color="auto"/>
              <w:right w:val="single" w:sz="4" w:space="0" w:color="auto"/>
            </w:tcBorders>
            <w:shd w:val="clear" w:color="auto" w:fill="FFFFFF"/>
          </w:tcPr>
          <w:p w14:paraId="62F51E16" w14:textId="77777777" w:rsidR="00E36F0E" w:rsidRDefault="00E36F0E">
            <w:pPr>
              <w:spacing w:line="256" w:lineRule="auto"/>
              <w:jc w:val="center"/>
            </w:pPr>
          </w:p>
        </w:tc>
        <w:tc>
          <w:tcPr>
            <w:tcW w:w="2354" w:type="dxa"/>
            <w:gridSpan w:val="2"/>
            <w:tcBorders>
              <w:top w:val="single" w:sz="4" w:space="0" w:color="auto"/>
              <w:left w:val="single" w:sz="4" w:space="0" w:color="auto"/>
              <w:bottom w:val="single" w:sz="4" w:space="0" w:color="auto"/>
              <w:right w:val="single" w:sz="4" w:space="0" w:color="auto"/>
            </w:tcBorders>
            <w:shd w:val="clear" w:color="auto" w:fill="FFFFFF"/>
          </w:tcPr>
          <w:p w14:paraId="70902A06" w14:textId="77777777" w:rsidR="00E36F0E" w:rsidRDefault="00E36F0E">
            <w:pPr>
              <w:spacing w:line="256" w:lineRule="auto"/>
            </w:pP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5A927EE" w14:textId="77777777" w:rsidR="00E36F0E" w:rsidRDefault="00E36F0E">
            <w:pPr>
              <w:spacing w:line="256" w:lineRule="auto"/>
            </w:pPr>
          </w:p>
        </w:tc>
        <w:tc>
          <w:tcPr>
            <w:tcW w:w="1966" w:type="dxa"/>
            <w:tcBorders>
              <w:top w:val="single" w:sz="4" w:space="0" w:color="auto"/>
              <w:left w:val="single" w:sz="4" w:space="0" w:color="auto"/>
              <w:bottom w:val="single" w:sz="4" w:space="0" w:color="auto"/>
              <w:right w:val="single" w:sz="4" w:space="0" w:color="auto"/>
            </w:tcBorders>
            <w:shd w:val="clear" w:color="auto" w:fill="FFFFFF"/>
            <w:hideMark/>
          </w:tcPr>
          <w:p w14:paraId="256DCA20" w14:textId="77777777" w:rsidR="00E36F0E" w:rsidRDefault="00393DC0">
            <w:pPr>
              <w:spacing w:line="256" w:lineRule="auto"/>
              <w:rPr>
                <w:rFonts w:cs="Arial"/>
                <w:color w:val="000000"/>
              </w:rPr>
            </w:pPr>
            <w:r>
              <w:t>WIR_SUCCESS</w:t>
            </w:r>
          </w:p>
        </w:tc>
        <w:tc>
          <w:tcPr>
            <w:tcW w:w="1171" w:type="dxa"/>
            <w:tcBorders>
              <w:top w:val="single" w:sz="4" w:space="0" w:color="auto"/>
              <w:left w:val="single" w:sz="4" w:space="0" w:color="auto"/>
              <w:bottom w:val="single" w:sz="4" w:space="0" w:color="auto"/>
              <w:right w:val="single" w:sz="4" w:space="0" w:color="auto"/>
            </w:tcBorders>
            <w:shd w:val="clear" w:color="auto" w:fill="FFFFFF"/>
            <w:hideMark/>
          </w:tcPr>
          <w:p w14:paraId="7FF00058" w14:textId="77777777" w:rsidR="00E36F0E" w:rsidRDefault="00393DC0">
            <w:pPr>
              <w:spacing w:line="256" w:lineRule="auto"/>
            </w:pPr>
            <w:r>
              <w:t>0x1</w:t>
            </w:r>
          </w:p>
        </w:tc>
        <w:tc>
          <w:tcPr>
            <w:tcW w:w="2339" w:type="dxa"/>
            <w:tcBorders>
              <w:top w:val="single" w:sz="4" w:space="0" w:color="auto"/>
              <w:left w:val="single" w:sz="4" w:space="0" w:color="auto"/>
              <w:bottom w:val="single" w:sz="4" w:space="0" w:color="auto"/>
              <w:right w:val="single" w:sz="4" w:space="0" w:color="auto"/>
            </w:tcBorders>
            <w:shd w:val="clear" w:color="auto" w:fill="FFFFFF"/>
            <w:hideMark/>
          </w:tcPr>
          <w:p w14:paraId="354A1E30" w14:textId="77777777" w:rsidR="00E36F0E" w:rsidRDefault="00393DC0">
            <w:pPr>
              <w:spacing w:line="256" w:lineRule="auto"/>
              <w:rPr>
                <w:rFonts w:cs="Arial"/>
              </w:rPr>
            </w:pPr>
            <w:r>
              <w:t>Success</w:t>
            </w:r>
          </w:p>
        </w:tc>
      </w:tr>
    </w:tbl>
    <w:p w14:paraId="5D787588" w14:textId="77777777" w:rsidR="00E36F0E" w:rsidRPr="00044603" w:rsidRDefault="00E36F0E" w:rsidP="00E36F0E"/>
    <w:p w14:paraId="7AFF5956" w14:textId="475628CA" w:rsidR="00E36F0E" w:rsidRDefault="00393DC0" w:rsidP="00506E2F">
      <w:pPr>
        <w:pStyle w:val="Heading3"/>
      </w:pPr>
      <w:bookmarkStart w:id="14" w:name="_Toc93426716"/>
      <w:r w:rsidRPr="00B9479B">
        <w:t>WIR-IIR-REQ-289532/E-WIRServer_Rx</w:t>
      </w:r>
      <w:bookmarkEnd w:id="14"/>
    </w:p>
    <w:p w14:paraId="499CFCD5" w14:textId="77777777" w:rsidR="00E36F0E" w:rsidRDefault="00E36F0E" w:rsidP="00E36F0E"/>
    <w:p w14:paraId="71FB4967" w14:textId="551FB78B" w:rsidR="00E36F0E" w:rsidRDefault="00393DC0" w:rsidP="00506E2F">
      <w:pPr>
        <w:pStyle w:val="Heading4"/>
      </w:pPr>
      <w:r w:rsidRPr="00B9479B">
        <w:t>MD-REQ-027149/A-IgnitionStatus_St (TcSE ROIN-225464-1)</w:t>
      </w:r>
    </w:p>
    <w:p w14:paraId="2341B642" w14:textId="77777777" w:rsidR="007C300B" w:rsidRDefault="00393DC0">
      <w:pPr>
        <w:rPr>
          <w:rFonts w:cs="Arial"/>
          <w:szCs w:val="20"/>
        </w:rPr>
      </w:pPr>
      <w:r>
        <w:rPr>
          <w:rFonts w:cs="Arial"/>
          <w:szCs w:val="20"/>
        </w:rPr>
        <w:t>Message Type: Status</w:t>
      </w:r>
    </w:p>
    <w:p w14:paraId="2AF9C26B" w14:textId="77777777" w:rsidR="007C300B" w:rsidRDefault="007C300B">
      <w:pPr>
        <w:rPr>
          <w:rFonts w:cs="Arial"/>
          <w:szCs w:val="20"/>
        </w:rPr>
      </w:pPr>
    </w:p>
    <w:p w14:paraId="4AA43E70" w14:textId="77777777" w:rsidR="007C300B" w:rsidRDefault="00393DC0">
      <w:pPr>
        <w:rPr>
          <w:rFonts w:cs="Arial"/>
          <w:szCs w:val="20"/>
        </w:rPr>
      </w:pPr>
      <w:r>
        <w:rPr>
          <w:rFonts w:cs="Arial"/>
          <w:szCs w:val="20"/>
        </w:rPr>
        <w:t>Signal used to indicate ignition state.</w:t>
      </w:r>
    </w:p>
    <w:p w14:paraId="19FC380A" w14:textId="77777777" w:rsidR="007C300B" w:rsidRDefault="007C300B">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150"/>
        <w:gridCol w:w="816"/>
        <w:gridCol w:w="2127"/>
      </w:tblGrid>
      <w:tr w:rsidR="007C300B" w14:paraId="7705977C"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7BFE99F1" w14:textId="77777777" w:rsidR="007C300B" w:rsidRDefault="00393DC0">
            <w:pPr>
              <w:rPr>
                <w:rFonts w:cs="Arial"/>
                <w:b/>
                <w:szCs w:val="20"/>
              </w:rPr>
            </w:pPr>
            <w:r>
              <w:rPr>
                <w:rFonts w:cs="Arial"/>
                <w:b/>
                <w:szCs w:val="20"/>
              </w:rPr>
              <w:t>Name</w:t>
            </w:r>
          </w:p>
        </w:tc>
        <w:tc>
          <w:tcPr>
            <w:tcW w:w="1150" w:type="dxa"/>
            <w:tcBorders>
              <w:top w:val="single" w:sz="4" w:space="0" w:color="auto"/>
              <w:left w:val="single" w:sz="4" w:space="0" w:color="auto"/>
              <w:bottom w:val="single" w:sz="4" w:space="0" w:color="auto"/>
              <w:right w:val="single" w:sz="4" w:space="0" w:color="auto"/>
            </w:tcBorders>
            <w:hideMark/>
          </w:tcPr>
          <w:p w14:paraId="7164A93C" w14:textId="77777777" w:rsidR="007C300B" w:rsidRDefault="00393DC0">
            <w:pPr>
              <w:rPr>
                <w:rFonts w:cs="Arial"/>
                <w:b/>
                <w:szCs w:val="20"/>
              </w:rPr>
            </w:pPr>
            <w:r>
              <w:rPr>
                <w:rFonts w:cs="Arial"/>
                <w:b/>
                <w:szCs w:val="20"/>
              </w:rPr>
              <w:t>Literals</w:t>
            </w:r>
          </w:p>
        </w:tc>
        <w:tc>
          <w:tcPr>
            <w:tcW w:w="816" w:type="dxa"/>
            <w:tcBorders>
              <w:top w:val="single" w:sz="4" w:space="0" w:color="auto"/>
              <w:left w:val="single" w:sz="4" w:space="0" w:color="auto"/>
              <w:bottom w:val="single" w:sz="4" w:space="0" w:color="auto"/>
              <w:right w:val="single" w:sz="4" w:space="0" w:color="auto"/>
            </w:tcBorders>
            <w:hideMark/>
          </w:tcPr>
          <w:p w14:paraId="3DBD5836" w14:textId="77777777" w:rsidR="007C300B" w:rsidRDefault="00393DC0">
            <w:pPr>
              <w:rPr>
                <w:rFonts w:cs="Arial"/>
                <w:b/>
                <w:szCs w:val="20"/>
              </w:rPr>
            </w:pPr>
            <w:r>
              <w:rPr>
                <w:rFonts w:cs="Arial"/>
                <w:b/>
                <w:szCs w:val="20"/>
              </w:rPr>
              <w:t>Value</w:t>
            </w:r>
          </w:p>
        </w:tc>
        <w:tc>
          <w:tcPr>
            <w:tcW w:w="2127" w:type="dxa"/>
            <w:tcBorders>
              <w:top w:val="single" w:sz="4" w:space="0" w:color="auto"/>
              <w:left w:val="single" w:sz="4" w:space="0" w:color="auto"/>
              <w:bottom w:val="single" w:sz="4" w:space="0" w:color="auto"/>
              <w:right w:val="single" w:sz="4" w:space="0" w:color="auto"/>
            </w:tcBorders>
            <w:hideMark/>
          </w:tcPr>
          <w:p w14:paraId="23EDDB5F" w14:textId="77777777" w:rsidR="007C300B" w:rsidRDefault="00393DC0">
            <w:pPr>
              <w:rPr>
                <w:rFonts w:cs="Arial"/>
                <w:b/>
                <w:szCs w:val="20"/>
              </w:rPr>
            </w:pPr>
            <w:r>
              <w:rPr>
                <w:rFonts w:cs="Arial"/>
                <w:b/>
                <w:szCs w:val="20"/>
              </w:rPr>
              <w:t>Description</w:t>
            </w:r>
          </w:p>
        </w:tc>
      </w:tr>
      <w:tr w:rsidR="007C300B" w14:paraId="219617D7"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2C91774B" w14:textId="77777777" w:rsidR="007C300B" w:rsidRDefault="00393DC0">
            <w:pPr>
              <w:rPr>
                <w:rFonts w:cs="Arial"/>
                <w:szCs w:val="20"/>
              </w:rPr>
            </w:pPr>
            <w:r>
              <w:rPr>
                <w:rFonts w:cs="Arial"/>
                <w:szCs w:val="20"/>
              </w:rPr>
              <w:t xml:space="preserve">Type </w:t>
            </w:r>
          </w:p>
        </w:tc>
        <w:tc>
          <w:tcPr>
            <w:tcW w:w="1150" w:type="dxa"/>
            <w:tcBorders>
              <w:top w:val="single" w:sz="4" w:space="0" w:color="auto"/>
              <w:left w:val="single" w:sz="4" w:space="0" w:color="auto"/>
              <w:bottom w:val="single" w:sz="4" w:space="0" w:color="auto"/>
              <w:right w:val="single" w:sz="4" w:space="0" w:color="auto"/>
            </w:tcBorders>
            <w:hideMark/>
          </w:tcPr>
          <w:p w14:paraId="639A4CD7" w14:textId="77777777" w:rsidR="007C300B" w:rsidRDefault="00393DC0">
            <w:pPr>
              <w:rPr>
                <w:rFonts w:cs="Arial"/>
                <w:szCs w:val="20"/>
              </w:rPr>
            </w:pPr>
            <w:r>
              <w:rPr>
                <w:rFonts w:cs="Arial"/>
                <w:szCs w:val="20"/>
              </w:rPr>
              <w:t>-</w:t>
            </w:r>
          </w:p>
        </w:tc>
        <w:tc>
          <w:tcPr>
            <w:tcW w:w="816" w:type="dxa"/>
            <w:tcBorders>
              <w:top w:val="single" w:sz="4" w:space="0" w:color="auto"/>
              <w:left w:val="single" w:sz="4" w:space="0" w:color="auto"/>
              <w:bottom w:val="single" w:sz="4" w:space="0" w:color="auto"/>
              <w:right w:val="single" w:sz="4" w:space="0" w:color="auto"/>
            </w:tcBorders>
            <w:hideMark/>
          </w:tcPr>
          <w:p w14:paraId="3182B0B8" w14:textId="77777777" w:rsidR="007C300B" w:rsidRDefault="00393DC0">
            <w:pPr>
              <w:rPr>
                <w:rFonts w:cs="Arial"/>
                <w:szCs w:val="20"/>
              </w:rPr>
            </w:pPr>
            <w:r>
              <w:rPr>
                <w:rFonts w:cs="Arial"/>
                <w:szCs w:val="20"/>
              </w:rPr>
              <w:t>-</w:t>
            </w:r>
          </w:p>
        </w:tc>
        <w:tc>
          <w:tcPr>
            <w:tcW w:w="2127" w:type="dxa"/>
            <w:tcBorders>
              <w:top w:val="single" w:sz="4" w:space="0" w:color="auto"/>
              <w:left w:val="single" w:sz="4" w:space="0" w:color="auto"/>
              <w:bottom w:val="single" w:sz="4" w:space="0" w:color="auto"/>
              <w:right w:val="single" w:sz="4" w:space="0" w:color="auto"/>
            </w:tcBorders>
            <w:hideMark/>
          </w:tcPr>
          <w:p w14:paraId="7DC249CC" w14:textId="77777777" w:rsidR="007C300B" w:rsidRDefault="00393DC0">
            <w:pPr>
              <w:rPr>
                <w:rFonts w:cs="Arial"/>
                <w:szCs w:val="20"/>
              </w:rPr>
            </w:pPr>
            <w:r>
              <w:rPr>
                <w:rFonts w:cs="Arial"/>
                <w:szCs w:val="20"/>
              </w:rPr>
              <w:t>Indicates ignition state</w:t>
            </w:r>
          </w:p>
        </w:tc>
      </w:tr>
      <w:tr w:rsidR="007C300B" w14:paraId="5EDEAD05"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61D48FB" w14:textId="77777777" w:rsidR="007C300B" w:rsidRDefault="007C300B">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7C858FA9" w14:textId="77777777" w:rsidR="007C300B" w:rsidRDefault="00393DC0">
            <w:pPr>
              <w:rPr>
                <w:rFonts w:cs="Arial"/>
                <w:szCs w:val="20"/>
              </w:rPr>
            </w:pPr>
            <w:r>
              <w:rPr>
                <w:rFonts w:cs="Arial"/>
                <w:szCs w:val="20"/>
              </w:rPr>
              <w:t>Unknown</w:t>
            </w:r>
          </w:p>
        </w:tc>
        <w:tc>
          <w:tcPr>
            <w:tcW w:w="816" w:type="dxa"/>
            <w:tcBorders>
              <w:top w:val="single" w:sz="4" w:space="0" w:color="auto"/>
              <w:left w:val="single" w:sz="4" w:space="0" w:color="auto"/>
              <w:bottom w:val="single" w:sz="4" w:space="0" w:color="auto"/>
              <w:right w:val="single" w:sz="4" w:space="0" w:color="auto"/>
            </w:tcBorders>
            <w:hideMark/>
          </w:tcPr>
          <w:p w14:paraId="2AE5355D" w14:textId="77777777" w:rsidR="007C300B" w:rsidRDefault="00393DC0">
            <w:pPr>
              <w:rPr>
                <w:rFonts w:cs="Arial"/>
                <w:szCs w:val="20"/>
              </w:rPr>
            </w:pPr>
            <w:r>
              <w:rPr>
                <w:rFonts w:cs="Arial"/>
                <w:szCs w:val="20"/>
              </w:rPr>
              <w:t>0x0</w:t>
            </w:r>
          </w:p>
        </w:tc>
        <w:tc>
          <w:tcPr>
            <w:tcW w:w="2127" w:type="dxa"/>
            <w:tcBorders>
              <w:top w:val="single" w:sz="4" w:space="0" w:color="auto"/>
              <w:left w:val="single" w:sz="4" w:space="0" w:color="auto"/>
              <w:bottom w:val="single" w:sz="4" w:space="0" w:color="auto"/>
              <w:right w:val="single" w:sz="4" w:space="0" w:color="auto"/>
            </w:tcBorders>
          </w:tcPr>
          <w:p w14:paraId="363D0B13" w14:textId="77777777" w:rsidR="007C300B" w:rsidRDefault="007C300B">
            <w:pPr>
              <w:rPr>
                <w:rFonts w:cs="Arial"/>
                <w:szCs w:val="20"/>
              </w:rPr>
            </w:pPr>
          </w:p>
        </w:tc>
      </w:tr>
      <w:tr w:rsidR="007C300B" w14:paraId="780A72AA"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FA07FD8" w14:textId="77777777" w:rsidR="007C300B" w:rsidRDefault="007C300B">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6B5551F0" w14:textId="77777777" w:rsidR="007C300B" w:rsidRDefault="00393DC0">
            <w:pPr>
              <w:rPr>
                <w:rFonts w:cs="Arial"/>
                <w:szCs w:val="20"/>
              </w:rPr>
            </w:pPr>
            <w:r>
              <w:rPr>
                <w:rFonts w:cs="Arial"/>
                <w:szCs w:val="20"/>
              </w:rPr>
              <w:t>Off</w:t>
            </w:r>
          </w:p>
        </w:tc>
        <w:tc>
          <w:tcPr>
            <w:tcW w:w="816" w:type="dxa"/>
            <w:tcBorders>
              <w:top w:val="single" w:sz="4" w:space="0" w:color="auto"/>
              <w:left w:val="single" w:sz="4" w:space="0" w:color="auto"/>
              <w:bottom w:val="single" w:sz="4" w:space="0" w:color="auto"/>
              <w:right w:val="single" w:sz="4" w:space="0" w:color="auto"/>
            </w:tcBorders>
            <w:hideMark/>
          </w:tcPr>
          <w:p w14:paraId="43356789" w14:textId="77777777" w:rsidR="007C300B" w:rsidRDefault="00393DC0">
            <w:pPr>
              <w:rPr>
                <w:rFonts w:cs="Arial"/>
                <w:szCs w:val="20"/>
              </w:rPr>
            </w:pPr>
            <w:r>
              <w:rPr>
                <w:rFonts w:cs="Arial"/>
                <w:szCs w:val="20"/>
              </w:rPr>
              <w:t>0x1</w:t>
            </w:r>
          </w:p>
        </w:tc>
        <w:tc>
          <w:tcPr>
            <w:tcW w:w="2127" w:type="dxa"/>
            <w:tcBorders>
              <w:top w:val="single" w:sz="4" w:space="0" w:color="auto"/>
              <w:left w:val="single" w:sz="4" w:space="0" w:color="auto"/>
              <w:bottom w:val="single" w:sz="4" w:space="0" w:color="auto"/>
              <w:right w:val="single" w:sz="4" w:space="0" w:color="auto"/>
            </w:tcBorders>
          </w:tcPr>
          <w:p w14:paraId="72D1DCA4" w14:textId="77777777" w:rsidR="007C300B" w:rsidRDefault="007C300B">
            <w:pPr>
              <w:rPr>
                <w:rFonts w:cs="Arial"/>
                <w:szCs w:val="20"/>
              </w:rPr>
            </w:pPr>
          </w:p>
        </w:tc>
      </w:tr>
      <w:tr w:rsidR="007C300B" w14:paraId="5C3FB4BC"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43DDE3F6" w14:textId="77777777" w:rsidR="007C300B" w:rsidRDefault="007C300B">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327F261D" w14:textId="77777777" w:rsidR="007C300B" w:rsidRDefault="00393DC0">
            <w:pPr>
              <w:rPr>
                <w:rFonts w:cs="Arial"/>
                <w:szCs w:val="20"/>
              </w:rPr>
            </w:pPr>
            <w:r>
              <w:rPr>
                <w:rFonts w:cs="Arial"/>
                <w:szCs w:val="20"/>
              </w:rPr>
              <w:t>Accessory</w:t>
            </w:r>
          </w:p>
        </w:tc>
        <w:tc>
          <w:tcPr>
            <w:tcW w:w="816" w:type="dxa"/>
            <w:tcBorders>
              <w:top w:val="single" w:sz="4" w:space="0" w:color="auto"/>
              <w:left w:val="single" w:sz="4" w:space="0" w:color="auto"/>
              <w:bottom w:val="single" w:sz="4" w:space="0" w:color="auto"/>
              <w:right w:val="single" w:sz="4" w:space="0" w:color="auto"/>
            </w:tcBorders>
            <w:hideMark/>
          </w:tcPr>
          <w:p w14:paraId="52E606E4" w14:textId="77777777" w:rsidR="007C300B" w:rsidRDefault="00393DC0">
            <w:pPr>
              <w:rPr>
                <w:rFonts w:cs="Arial"/>
                <w:szCs w:val="20"/>
              </w:rPr>
            </w:pPr>
            <w:r>
              <w:rPr>
                <w:rFonts w:cs="Arial"/>
                <w:szCs w:val="20"/>
              </w:rPr>
              <w:t>0x2</w:t>
            </w:r>
          </w:p>
        </w:tc>
        <w:tc>
          <w:tcPr>
            <w:tcW w:w="2127" w:type="dxa"/>
            <w:tcBorders>
              <w:top w:val="single" w:sz="4" w:space="0" w:color="auto"/>
              <w:left w:val="single" w:sz="4" w:space="0" w:color="auto"/>
              <w:bottom w:val="single" w:sz="4" w:space="0" w:color="auto"/>
              <w:right w:val="single" w:sz="4" w:space="0" w:color="auto"/>
            </w:tcBorders>
          </w:tcPr>
          <w:p w14:paraId="5DA3494B" w14:textId="77777777" w:rsidR="007C300B" w:rsidRDefault="007C300B">
            <w:pPr>
              <w:rPr>
                <w:rFonts w:cs="Arial"/>
                <w:szCs w:val="20"/>
              </w:rPr>
            </w:pPr>
          </w:p>
        </w:tc>
      </w:tr>
      <w:tr w:rsidR="007C300B" w14:paraId="333F9998"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3057F1E" w14:textId="77777777" w:rsidR="007C300B" w:rsidRDefault="007C300B">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54EA6E2D" w14:textId="77777777" w:rsidR="007C300B" w:rsidRDefault="00393DC0">
            <w:pPr>
              <w:rPr>
                <w:rFonts w:cs="Arial"/>
                <w:szCs w:val="20"/>
              </w:rPr>
            </w:pPr>
            <w:r>
              <w:rPr>
                <w:rFonts w:cs="Arial"/>
                <w:szCs w:val="20"/>
              </w:rPr>
              <w:t>Run</w:t>
            </w:r>
          </w:p>
        </w:tc>
        <w:tc>
          <w:tcPr>
            <w:tcW w:w="816" w:type="dxa"/>
            <w:tcBorders>
              <w:top w:val="single" w:sz="4" w:space="0" w:color="auto"/>
              <w:left w:val="single" w:sz="4" w:space="0" w:color="auto"/>
              <w:bottom w:val="single" w:sz="4" w:space="0" w:color="auto"/>
              <w:right w:val="single" w:sz="4" w:space="0" w:color="auto"/>
            </w:tcBorders>
            <w:hideMark/>
          </w:tcPr>
          <w:p w14:paraId="40918ABE" w14:textId="77777777" w:rsidR="007C300B" w:rsidRDefault="00393DC0">
            <w:pPr>
              <w:rPr>
                <w:rFonts w:cs="Arial"/>
                <w:szCs w:val="20"/>
              </w:rPr>
            </w:pPr>
            <w:r>
              <w:rPr>
                <w:rFonts w:cs="Arial"/>
                <w:szCs w:val="20"/>
              </w:rPr>
              <w:t>0x4</w:t>
            </w:r>
          </w:p>
        </w:tc>
        <w:tc>
          <w:tcPr>
            <w:tcW w:w="2127" w:type="dxa"/>
            <w:tcBorders>
              <w:top w:val="single" w:sz="4" w:space="0" w:color="auto"/>
              <w:left w:val="single" w:sz="4" w:space="0" w:color="auto"/>
              <w:bottom w:val="single" w:sz="4" w:space="0" w:color="auto"/>
              <w:right w:val="single" w:sz="4" w:space="0" w:color="auto"/>
            </w:tcBorders>
          </w:tcPr>
          <w:p w14:paraId="2A845F0F" w14:textId="77777777" w:rsidR="007C300B" w:rsidRDefault="007C300B">
            <w:pPr>
              <w:rPr>
                <w:rFonts w:cs="Arial"/>
                <w:szCs w:val="20"/>
              </w:rPr>
            </w:pPr>
          </w:p>
        </w:tc>
      </w:tr>
      <w:tr w:rsidR="007C300B" w14:paraId="5BF094E1"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29F41936" w14:textId="77777777" w:rsidR="007C300B" w:rsidRDefault="007C300B">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147800EA" w14:textId="77777777" w:rsidR="007C300B" w:rsidRDefault="00393DC0">
            <w:pPr>
              <w:rPr>
                <w:rFonts w:cs="Arial"/>
                <w:szCs w:val="20"/>
              </w:rPr>
            </w:pPr>
            <w:r>
              <w:rPr>
                <w:rFonts w:cs="Arial"/>
                <w:szCs w:val="20"/>
              </w:rPr>
              <w:t>Start</w:t>
            </w:r>
          </w:p>
        </w:tc>
        <w:tc>
          <w:tcPr>
            <w:tcW w:w="816" w:type="dxa"/>
            <w:tcBorders>
              <w:top w:val="single" w:sz="4" w:space="0" w:color="auto"/>
              <w:left w:val="single" w:sz="4" w:space="0" w:color="auto"/>
              <w:bottom w:val="single" w:sz="4" w:space="0" w:color="auto"/>
              <w:right w:val="single" w:sz="4" w:space="0" w:color="auto"/>
            </w:tcBorders>
            <w:hideMark/>
          </w:tcPr>
          <w:p w14:paraId="5AC7D1BF" w14:textId="77777777" w:rsidR="007C300B" w:rsidRDefault="00393DC0">
            <w:pPr>
              <w:rPr>
                <w:rFonts w:cs="Arial"/>
                <w:szCs w:val="20"/>
              </w:rPr>
            </w:pPr>
            <w:r>
              <w:rPr>
                <w:rFonts w:cs="Arial"/>
                <w:szCs w:val="20"/>
              </w:rPr>
              <w:t>0x8</w:t>
            </w:r>
          </w:p>
        </w:tc>
        <w:tc>
          <w:tcPr>
            <w:tcW w:w="2127" w:type="dxa"/>
            <w:tcBorders>
              <w:top w:val="single" w:sz="4" w:space="0" w:color="auto"/>
              <w:left w:val="single" w:sz="4" w:space="0" w:color="auto"/>
              <w:bottom w:val="single" w:sz="4" w:space="0" w:color="auto"/>
              <w:right w:val="single" w:sz="4" w:space="0" w:color="auto"/>
            </w:tcBorders>
          </w:tcPr>
          <w:p w14:paraId="3EC663D4" w14:textId="77777777" w:rsidR="007C300B" w:rsidRDefault="007C300B">
            <w:pPr>
              <w:rPr>
                <w:rFonts w:cs="Arial"/>
                <w:szCs w:val="20"/>
              </w:rPr>
            </w:pPr>
          </w:p>
        </w:tc>
      </w:tr>
      <w:tr w:rsidR="007C300B" w14:paraId="71CC1EF7"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378C65EA" w14:textId="77777777" w:rsidR="007C300B" w:rsidRDefault="007C300B">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202E843F" w14:textId="77777777" w:rsidR="007C300B" w:rsidRDefault="00393DC0">
            <w:pPr>
              <w:rPr>
                <w:rFonts w:cs="Arial"/>
                <w:szCs w:val="20"/>
              </w:rPr>
            </w:pPr>
            <w:r>
              <w:rPr>
                <w:rFonts w:cs="Arial"/>
                <w:szCs w:val="20"/>
              </w:rPr>
              <w:t>Invalid</w:t>
            </w:r>
          </w:p>
        </w:tc>
        <w:tc>
          <w:tcPr>
            <w:tcW w:w="816" w:type="dxa"/>
            <w:tcBorders>
              <w:top w:val="single" w:sz="4" w:space="0" w:color="auto"/>
              <w:left w:val="single" w:sz="4" w:space="0" w:color="auto"/>
              <w:bottom w:val="single" w:sz="4" w:space="0" w:color="auto"/>
              <w:right w:val="single" w:sz="4" w:space="0" w:color="auto"/>
            </w:tcBorders>
            <w:hideMark/>
          </w:tcPr>
          <w:p w14:paraId="33942E3E" w14:textId="77777777" w:rsidR="007C300B" w:rsidRDefault="00393DC0">
            <w:pPr>
              <w:rPr>
                <w:rFonts w:cs="Arial"/>
                <w:szCs w:val="20"/>
              </w:rPr>
            </w:pPr>
            <w:r>
              <w:rPr>
                <w:rFonts w:cs="Arial"/>
                <w:szCs w:val="20"/>
              </w:rPr>
              <w:t>0xF</w:t>
            </w:r>
          </w:p>
        </w:tc>
        <w:tc>
          <w:tcPr>
            <w:tcW w:w="2127" w:type="dxa"/>
            <w:tcBorders>
              <w:top w:val="single" w:sz="4" w:space="0" w:color="auto"/>
              <w:left w:val="single" w:sz="4" w:space="0" w:color="auto"/>
              <w:bottom w:val="single" w:sz="4" w:space="0" w:color="auto"/>
              <w:right w:val="single" w:sz="4" w:space="0" w:color="auto"/>
            </w:tcBorders>
          </w:tcPr>
          <w:p w14:paraId="56BED3B1" w14:textId="77777777" w:rsidR="007C300B" w:rsidRDefault="007C300B">
            <w:pPr>
              <w:rPr>
                <w:rFonts w:cs="Arial"/>
                <w:szCs w:val="20"/>
              </w:rPr>
            </w:pPr>
          </w:p>
        </w:tc>
      </w:tr>
    </w:tbl>
    <w:p w14:paraId="3ECCD8A0" w14:textId="77777777" w:rsidR="007C300B" w:rsidRDefault="007C300B"/>
    <w:p w14:paraId="404DF5A5" w14:textId="418FDE5E" w:rsidR="00E36F0E" w:rsidRDefault="00393DC0" w:rsidP="00506E2F">
      <w:pPr>
        <w:pStyle w:val="Heading4"/>
      </w:pPr>
      <w:r w:rsidRPr="00B9479B">
        <w:t>MD-REQ-199634/A-BSBattSOC</w:t>
      </w:r>
    </w:p>
    <w:p w14:paraId="628E44C2" w14:textId="77777777" w:rsidR="00E36F0E" w:rsidRDefault="00393DC0" w:rsidP="00E36F0E">
      <w:pPr>
        <w:rPr>
          <w:rFonts w:cs="Arial"/>
        </w:rPr>
      </w:pPr>
      <w:r>
        <w:rPr>
          <w:rFonts w:cs="Arial"/>
        </w:rPr>
        <w:t>Message Type: Status</w:t>
      </w:r>
    </w:p>
    <w:p w14:paraId="06F0A1D1" w14:textId="77777777" w:rsidR="00E36F0E" w:rsidRDefault="00393DC0" w:rsidP="00E36F0E">
      <w:pPr>
        <w:rPr>
          <w:rFonts w:cs="Arial"/>
        </w:rPr>
      </w:pPr>
      <w:r>
        <w:rPr>
          <w:rFonts w:cs="Arial"/>
        </w:rPr>
        <w:t xml:space="preserve"> </w:t>
      </w:r>
    </w:p>
    <w:p w14:paraId="587C9283" w14:textId="77777777" w:rsidR="00E36F0E" w:rsidRDefault="00393DC0" w:rsidP="00E36F0E">
      <w:pPr>
        <w:rPr>
          <w:rFonts w:cs="Arial"/>
        </w:rPr>
      </w:pPr>
      <w:r>
        <w:rPr>
          <w:rFonts w:cs="Arial"/>
        </w:rPr>
        <w:t>Status used to indicate the vehicle battery’s state of charge.</w:t>
      </w:r>
    </w:p>
    <w:p w14:paraId="3E0D7F49" w14:textId="77777777" w:rsidR="00E36F0E" w:rsidRDefault="00E36F0E" w:rsidP="00E36F0E">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9"/>
        <w:gridCol w:w="1318"/>
        <w:gridCol w:w="1453"/>
        <w:gridCol w:w="4127"/>
      </w:tblGrid>
      <w:tr w:rsidR="00E36F0E" w14:paraId="2BDFD584" w14:textId="77777777" w:rsidTr="00E36F0E">
        <w:trPr>
          <w:jc w:val="center"/>
        </w:trPr>
        <w:tc>
          <w:tcPr>
            <w:tcW w:w="919" w:type="dxa"/>
            <w:tcBorders>
              <w:top w:val="single" w:sz="4" w:space="0" w:color="auto"/>
              <w:left w:val="single" w:sz="4" w:space="0" w:color="auto"/>
              <w:bottom w:val="single" w:sz="4" w:space="0" w:color="auto"/>
              <w:right w:val="single" w:sz="4" w:space="0" w:color="auto"/>
            </w:tcBorders>
            <w:hideMark/>
          </w:tcPr>
          <w:p w14:paraId="26D8E93D" w14:textId="77777777" w:rsidR="00E36F0E" w:rsidRDefault="00393DC0">
            <w:pPr>
              <w:spacing w:line="276" w:lineRule="auto"/>
              <w:rPr>
                <w:rFonts w:cs="Arial"/>
                <w:b/>
              </w:rPr>
            </w:pPr>
            <w:r>
              <w:rPr>
                <w:rFonts w:cs="Arial"/>
                <w:b/>
              </w:rPr>
              <w:t>Name</w:t>
            </w:r>
          </w:p>
        </w:tc>
        <w:tc>
          <w:tcPr>
            <w:tcW w:w="1318" w:type="dxa"/>
            <w:tcBorders>
              <w:top w:val="single" w:sz="4" w:space="0" w:color="auto"/>
              <w:left w:val="single" w:sz="4" w:space="0" w:color="auto"/>
              <w:bottom w:val="single" w:sz="4" w:space="0" w:color="auto"/>
              <w:right w:val="single" w:sz="4" w:space="0" w:color="auto"/>
            </w:tcBorders>
            <w:hideMark/>
          </w:tcPr>
          <w:p w14:paraId="6A789B34" w14:textId="77777777" w:rsidR="00E36F0E" w:rsidRDefault="00393DC0">
            <w:pPr>
              <w:spacing w:line="276" w:lineRule="auto"/>
              <w:rPr>
                <w:rFonts w:cs="Arial"/>
                <w:b/>
              </w:rPr>
            </w:pPr>
            <w:r>
              <w:rPr>
                <w:rFonts w:cs="Arial"/>
                <w:b/>
              </w:rPr>
              <w:t>Literals</w:t>
            </w:r>
          </w:p>
        </w:tc>
        <w:tc>
          <w:tcPr>
            <w:tcW w:w="1453" w:type="dxa"/>
            <w:tcBorders>
              <w:top w:val="single" w:sz="4" w:space="0" w:color="auto"/>
              <w:left w:val="single" w:sz="4" w:space="0" w:color="auto"/>
              <w:bottom w:val="single" w:sz="4" w:space="0" w:color="auto"/>
              <w:right w:val="single" w:sz="4" w:space="0" w:color="auto"/>
            </w:tcBorders>
            <w:hideMark/>
          </w:tcPr>
          <w:p w14:paraId="2FE7161F" w14:textId="77777777" w:rsidR="00E36F0E" w:rsidRDefault="00393DC0">
            <w:pPr>
              <w:spacing w:line="276" w:lineRule="auto"/>
              <w:rPr>
                <w:rFonts w:cs="Arial"/>
                <w:b/>
              </w:rPr>
            </w:pPr>
            <w:r>
              <w:rPr>
                <w:rFonts w:cs="Arial"/>
                <w:b/>
              </w:rPr>
              <w:t>Value</w:t>
            </w:r>
          </w:p>
        </w:tc>
        <w:tc>
          <w:tcPr>
            <w:tcW w:w="4127" w:type="dxa"/>
            <w:tcBorders>
              <w:top w:val="single" w:sz="4" w:space="0" w:color="auto"/>
              <w:left w:val="single" w:sz="4" w:space="0" w:color="auto"/>
              <w:bottom w:val="single" w:sz="4" w:space="0" w:color="auto"/>
              <w:right w:val="single" w:sz="4" w:space="0" w:color="auto"/>
            </w:tcBorders>
            <w:hideMark/>
          </w:tcPr>
          <w:p w14:paraId="4F48833F" w14:textId="77777777" w:rsidR="00E36F0E" w:rsidRDefault="00393DC0">
            <w:pPr>
              <w:spacing w:line="276" w:lineRule="auto"/>
              <w:rPr>
                <w:rFonts w:cs="Arial"/>
                <w:b/>
              </w:rPr>
            </w:pPr>
            <w:r>
              <w:rPr>
                <w:rFonts w:cs="Arial"/>
                <w:b/>
              </w:rPr>
              <w:t>Description</w:t>
            </w:r>
          </w:p>
        </w:tc>
      </w:tr>
      <w:tr w:rsidR="00E36F0E" w14:paraId="72B3EC73" w14:textId="77777777" w:rsidTr="00E36F0E">
        <w:trPr>
          <w:jc w:val="center"/>
        </w:trPr>
        <w:tc>
          <w:tcPr>
            <w:tcW w:w="919" w:type="dxa"/>
            <w:tcBorders>
              <w:top w:val="single" w:sz="4" w:space="0" w:color="auto"/>
              <w:left w:val="single" w:sz="4" w:space="0" w:color="auto"/>
              <w:bottom w:val="single" w:sz="4" w:space="0" w:color="auto"/>
              <w:right w:val="single" w:sz="4" w:space="0" w:color="auto"/>
            </w:tcBorders>
            <w:hideMark/>
          </w:tcPr>
          <w:p w14:paraId="450EE353" w14:textId="77777777" w:rsidR="00E36F0E" w:rsidRDefault="00393DC0">
            <w:pPr>
              <w:spacing w:line="276" w:lineRule="auto"/>
              <w:rPr>
                <w:rFonts w:cs="Arial"/>
              </w:rPr>
            </w:pPr>
            <w:r>
              <w:rPr>
                <w:rFonts w:cs="Arial"/>
              </w:rPr>
              <w:t>Type</w:t>
            </w:r>
          </w:p>
        </w:tc>
        <w:tc>
          <w:tcPr>
            <w:tcW w:w="1318" w:type="dxa"/>
            <w:tcBorders>
              <w:top w:val="single" w:sz="4" w:space="0" w:color="auto"/>
              <w:left w:val="single" w:sz="4" w:space="0" w:color="auto"/>
              <w:bottom w:val="single" w:sz="4" w:space="0" w:color="auto"/>
              <w:right w:val="single" w:sz="4" w:space="0" w:color="auto"/>
            </w:tcBorders>
            <w:hideMark/>
          </w:tcPr>
          <w:p w14:paraId="6733ADBC" w14:textId="77777777" w:rsidR="00E36F0E" w:rsidRDefault="00393DC0">
            <w:pPr>
              <w:spacing w:line="276" w:lineRule="auto"/>
              <w:rPr>
                <w:rFonts w:cs="Arial"/>
              </w:rPr>
            </w:pPr>
            <w:r>
              <w:rPr>
                <w:rFonts w:cs="Arial"/>
              </w:rPr>
              <w:t>-</w:t>
            </w:r>
          </w:p>
        </w:tc>
        <w:tc>
          <w:tcPr>
            <w:tcW w:w="1453" w:type="dxa"/>
            <w:tcBorders>
              <w:top w:val="single" w:sz="4" w:space="0" w:color="auto"/>
              <w:left w:val="single" w:sz="4" w:space="0" w:color="auto"/>
              <w:bottom w:val="single" w:sz="4" w:space="0" w:color="auto"/>
              <w:right w:val="single" w:sz="4" w:space="0" w:color="auto"/>
            </w:tcBorders>
            <w:hideMark/>
          </w:tcPr>
          <w:p w14:paraId="449CE32F" w14:textId="77777777" w:rsidR="00E36F0E" w:rsidRDefault="00393DC0">
            <w:pPr>
              <w:spacing w:line="276" w:lineRule="auto"/>
              <w:rPr>
                <w:rFonts w:cs="Arial"/>
              </w:rPr>
            </w:pPr>
            <w:r>
              <w:rPr>
                <w:rFonts w:cs="Arial"/>
              </w:rPr>
              <w:t>-</w:t>
            </w:r>
          </w:p>
        </w:tc>
        <w:tc>
          <w:tcPr>
            <w:tcW w:w="4127" w:type="dxa"/>
            <w:tcBorders>
              <w:top w:val="single" w:sz="4" w:space="0" w:color="auto"/>
              <w:left w:val="single" w:sz="4" w:space="0" w:color="auto"/>
              <w:bottom w:val="single" w:sz="4" w:space="0" w:color="auto"/>
              <w:right w:val="single" w:sz="4" w:space="0" w:color="auto"/>
            </w:tcBorders>
            <w:hideMark/>
          </w:tcPr>
          <w:p w14:paraId="51C44C67" w14:textId="77777777" w:rsidR="00E36F0E" w:rsidRDefault="00393DC0">
            <w:pPr>
              <w:spacing w:line="276" w:lineRule="auto"/>
              <w:rPr>
                <w:rFonts w:cs="Arial"/>
              </w:rPr>
            </w:pPr>
            <w:r w:rsidRPr="005D2274">
              <w:rPr>
                <w:rFonts w:cs="Arial"/>
              </w:rPr>
              <w:t>Battery's state of charge</w:t>
            </w:r>
            <w:r>
              <w:rPr>
                <w:rFonts w:cs="Arial"/>
              </w:rPr>
              <w:t xml:space="preserve"> </w:t>
            </w:r>
            <w:r w:rsidRPr="002F08D1">
              <w:rPr>
                <w:rFonts w:cs="Arial"/>
              </w:rPr>
              <w:t>in percent</w:t>
            </w:r>
          </w:p>
        </w:tc>
      </w:tr>
      <w:tr w:rsidR="00E36F0E" w14:paraId="5A57CC6B" w14:textId="77777777" w:rsidTr="00E36F0E">
        <w:trPr>
          <w:jc w:val="center"/>
        </w:trPr>
        <w:tc>
          <w:tcPr>
            <w:tcW w:w="919" w:type="dxa"/>
            <w:tcBorders>
              <w:top w:val="single" w:sz="4" w:space="0" w:color="auto"/>
              <w:left w:val="single" w:sz="4" w:space="0" w:color="auto"/>
              <w:bottom w:val="single" w:sz="4" w:space="0" w:color="auto"/>
              <w:right w:val="single" w:sz="4" w:space="0" w:color="auto"/>
            </w:tcBorders>
          </w:tcPr>
          <w:p w14:paraId="7B82DA3B" w14:textId="77777777" w:rsidR="00E36F0E" w:rsidRDefault="00E36F0E"/>
        </w:tc>
        <w:tc>
          <w:tcPr>
            <w:tcW w:w="1318" w:type="dxa"/>
            <w:tcBorders>
              <w:top w:val="single" w:sz="4" w:space="0" w:color="auto"/>
              <w:left w:val="single" w:sz="4" w:space="0" w:color="auto"/>
              <w:bottom w:val="single" w:sz="4" w:space="0" w:color="auto"/>
              <w:right w:val="single" w:sz="4" w:space="0" w:color="auto"/>
            </w:tcBorders>
            <w:hideMark/>
          </w:tcPr>
          <w:p w14:paraId="65FAFD58" w14:textId="77777777" w:rsidR="00E36F0E" w:rsidRDefault="00393DC0">
            <w:r>
              <w:rPr>
                <w:rFonts w:cs="Arial"/>
              </w:rPr>
              <w:t>0-127</w:t>
            </w:r>
          </w:p>
        </w:tc>
        <w:tc>
          <w:tcPr>
            <w:tcW w:w="1453" w:type="dxa"/>
            <w:tcBorders>
              <w:top w:val="single" w:sz="4" w:space="0" w:color="auto"/>
              <w:left w:val="single" w:sz="4" w:space="0" w:color="auto"/>
              <w:bottom w:val="single" w:sz="4" w:space="0" w:color="auto"/>
              <w:right w:val="single" w:sz="4" w:space="0" w:color="auto"/>
            </w:tcBorders>
            <w:hideMark/>
          </w:tcPr>
          <w:p w14:paraId="68D6192B" w14:textId="77777777" w:rsidR="00E36F0E" w:rsidRDefault="00393DC0" w:rsidP="00E36F0E">
            <w:pPr>
              <w:spacing w:line="276" w:lineRule="auto"/>
              <w:rPr>
                <w:rFonts w:cs="Arial"/>
              </w:rPr>
            </w:pPr>
            <w:r w:rsidRPr="002F08D1">
              <w:rPr>
                <w:rFonts w:cs="Arial"/>
              </w:rPr>
              <w:t>0x0 -</w:t>
            </w:r>
            <w:r>
              <w:rPr>
                <w:rFonts w:cs="Arial"/>
              </w:rPr>
              <w:t xml:space="preserve"> </w:t>
            </w:r>
            <w:r w:rsidRPr="002F08D1">
              <w:rPr>
                <w:rFonts w:cs="Arial"/>
              </w:rPr>
              <w:t>0x7F</w:t>
            </w:r>
          </w:p>
        </w:tc>
        <w:tc>
          <w:tcPr>
            <w:tcW w:w="4127" w:type="dxa"/>
            <w:tcBorders>
              <w:top w:val="single" w:sz="4" w:space="0" w:color="auto"/>
              <w:left w:val="single" w:sz="4" w:space="0" w:color="auto"/>
              <w:bottom w:val="single" w:sz="4" w:space="0" w:color="auto"/>
              <w:right w:val="single" w:sz="4" w:space="0" w:color="auto"/>
            </w:tcBorders>
          </w:tcPr>
          <w:p w14:paraId="78907EA7" w14:textId="77777777" w:rsidR="00E36F0E" w:rsidRDefault="00E36F0E">
            <w:pPr>
              <w:spacing w:line="276" w:lineRule="auto"/>
              <w:rPr>
                <w:rFonts w:cs="Arial"/>
              </w:rPr>
            </w:pPr>
          </w:p>
        </w:tc>
      </w:tr>
    </w:tbl>
    <w:p w14:paraId="754A1988" w14:textId="77777777" w:rsidR="00E36F0E" w:rsidRDefault="00E36F0E" w:rsidP="00E36F0E"/>
    <w:p w14:paraId="47880ECE" w14:textId="46EEF578" w:rsidR="00E36F0E" w:rsidRDefault="00393DC0" w:rsidP="00506E2F">
      <w:pPr>
        <w:pStyle w:val="Heading4"/>
      </w:pPr>
      <w:r w:rsidRPr="00B9479B">
        <w:lastRenderedPageBreak/>
        <w:t>MD-REQ-201601/A-Delay_Accy</w:t>
      </w:r>
    </w:p>
    <w:p w14:paraId="082DB5BE" w14:textId="77777777" w:rsidR="00E36F0E" w:rsidRPr="00E40509" w:rsidRDefault="00393DC0" w:rsidP="00E36F0E">
      <w:r w:rsidRPr="00E40509">
        <w:t>Message Type: Status</w:t>
      </w:r>
    </w:p>
    <w:p w14:paraId="5CA1FDAF" w14:textId="77777777" w:rsidR="00E36F0E" w:rsidRPr="00E40509" w:rsidRDefault="00E36F0E" w:rsidP="00E36F0E"/>
    <w:p w14:paraId="4D8DFD3D" w14:textId="77777777" w:rsidR="00E36F0E" w:rsidRDefault="00393DC0" w:rsidP="00E36F0E">
      <w:r>
        <w:t>This signal is used indicate whether Delayed Accessory is active or not.</w:t>
      </w:r>
    </w:p>
    <w:p w14:paraId="5B38DEC1" w14:textId="77777777" w:rsidR="00E36F0E" w:rsidRPr="00E40509" w:rsidRDefault="00E36F0E" w:rsidP="00E36F0E"/>
    <w:tbl>
      <w:tblPr>
        <w:tblW w:w="94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17"/>
        <w:gridCol w:w="1957"/>
        <w:gridCol w:w="861"/>
        <w:gridCol w:w="5499"/>
      </w:tblGrid>
      <w:tr w:rsidR="00E36F0E" w14:paraId="00C2D00B" w14:textId="77777777" w:rsidTr="00E36F0E">
        <w:trPr>
          <w:jc w:val="center"/>
        </w:trPr>
        <w:tc>
          <w:tcPr>
            <w:tcW w:w="1117" w:type="dxa"/>
          </w:tcPr>
          <w:p w14:paraId="2FC68AE6" w14:textId="77777777" w:rsidR="00E36F0E" w:rsidRPr="00E40509" w:rsidRDefault="00393DC0" w:rsidP="00E36F0E">
            <w:pPr>
              <w:rPr>
                <w:b/>
              </w:rPr>
            </w:pPr>
            <w:r w:rsidRPr="00E40509">
              <w:rPr>
                <w:b/>
              </w:rPr>
              <w:t>Name</w:t>
            </w:r>
          </w:p>
        </w:tc>
        <w:tc>
          <w:tcPr>
            <w:tcW w:w="1957" w:type="dxa"/>
          </w:tcPr>
          <w:p w14:paraId="6ECB6BE6" w14:textId="77777777" w:rsidR="00E36F0E" w:rsidRPr="00E40509" w:rsidRDefault="00393DC0" w:rsidP="00E36F0E">
            <w:pPr>
              <w:rPr>
                <w:b/>
              </w:rPr>
            </w:pPr>
            <w:r w:rsidRPr="00E40509">
              <w:rPr>
                <w:b/>
              </w:rPr>
              <w:t>Literals</w:t>
            </w:r>
          </w:p>
        </w:tc>
        <w:tc>
          <w:tcPr>
            <w:tcW w:w="861" w:type="dxa"/>
          </w:tcPr>
          <w:p w14:paraId="0CF7484D" w14:textId="77777777" w:rsidR="00E36F0E" w:rsidRPr="00E40509" w:rsidRDefault="00393DC0" w:rsidP="00E36F0E">
            <w:pPr>
              <w:rPr>
                <w:b/>
              </w:rPr>
            </w:pPr>
            <w:r w:rsidRPr="00E40509">
              <w:rPr>
                <w:b/>
              </w:rPr>
              <w:t>Value</w:t>
            </w:r>
          </w:p>
        </w:tc>
        <w:tc>
          <w:tcPr>
            <w:tcW w:w="5499" w:type="dxa"/>
          </w:tcPr>
          <w:p w14:paraId="059D5B43" w14:textId="77777777" w:rsidR="00E36F0E" w:rsidRPr="00E40509" w:rsidRDefault="00393DC0" w:rsidP="00E36F0E">
            <w:pPr>
              <w:rPr>
                <w:b/>
              </w:rPr>
            </w:pPr>
            <w:r w:rsidRPr="00E40509">
              <w:rPr>
                <w:b/>
              </w:rPr>
              <w:t>Description</w:t>
            </w:r>
          </w:p>
        </w:tc>
      </w:tr>
      <w:tr w:rsidR="00E36F0E" w14:paraId="786D94BD" w14:textId="77777777" w:rsidTr="00E36F0E">
        <w:trPr>
          <w:jc w:val="center"/>
        </w:trPr>
        <w:tc>
          <w:tcPr>
            <w:tcW w:w="1117" w:type="dxa"/>
          </w:tcPr>
          <w:p w14:paraId="4CB3DA09" w14:textId="77777777" w:rsidR="00E36F0E" w:rsidRDefault="00393DC0">
            <w:pPr>
              <w:spacing w:after="200" w:line="276" w:lineRule="auto"/>
              <w:rPr>
                <w:szCs w:val="22"/>
              </w:rPr>
            </w:pPr>
            <w:r>
              <w:t xml:space="preserve">Type </w:t>
            </w:r>
          </w:p>
        </w:tc>
        <w:tc>
          <w:tcPr>
            <w:tcW w:w="1957" w:type="dxa"/>
          </w:tcPr>
          <w:p w14:paraId="2AC07346" w14:textId="77777777" w:rsidR="00E36F0E" w:rsidRPr="002D415C" w:rsidRDefault="00393DC0" w:rsidP="00E36F0E">
            <w:r w:rsidRPr="002D415C">
              <w:t>-</w:t>
            </w:r>
          </w:p>
        </w:tc>
        <w:tc>
          <w:tcPr>
            <w:tcW w:w="861" w:type="dxa"/>
          </w:tcPr>
          <w:p w14:paraId="341307DE" w14:textId="77777777" w:rsidR="00E36F0E" w:rsidRPr="002D415C" w:rsidRDefault="00393DC0" w:rsidP="00E36F0E">
            <w:r w:rsidRPr="002D415C">
              <w:t>-</w:t>
            </w:r>
          </w:p>
        </w:tc>
        <w:tc>
          <w:tcPr>
            <w:tcW w:w="5499" w:type="dxa"/>
          </w:tcPr>
          <w:p w14:paraId="59219568" w14:textId="77777777" w:rsidR="00E36F0E" w:rsidRPr="002D415C" w:rsidRDefault="00393DC0" w:rsidP="00E36F0E">
            <w:r w:rsidRPr="002D415C">
              <w:t>Status of delayed accessory</w:t>
            </w:r>
          </w:p>
        </w:tc>
      </w:tr>
      <w:tr w:rsidR="00E36F0E" w14:paraId="0D564C44" w14:textId="77777777" w:rsidTr="00E36F0E">
        <w:trPr>
          <w:jc w:val="center"/>
        </w:trPr>
        <w:tc>
          <w:tcPr>
            <w:tcW w:w="1117" w:type="dxa"/>
          </w:tcPr>
          <w:p w14:paraId="1EF00E53" w14:textId="77777777" w:rsidR="00E36F0E" w:rsidRDefault="00E36F0E">
            <w:pPr>
              <w:spacing w:after="200" w:line="276" w:lineRule="auto"/>
              <w:rPr>
                <w:szCs w:val="22"/>
              </w:rPr>
            </w:pPr>
          </w:p>
        </w:tc>
        <w:tc>
          <w:tcPr>
            <w:tcW w:w="1957" w:type="dxa"/>
          </w:tcPr>
          <w:p w14:paraId="7A623CC6" w14:textId="77777777" w:rsidR="00E36F0E" w:rsidRPr="002D415C" w:rsidRDefault="00393DC0" w:rsidP="00E36F0E">
            <w:r w:rsidRPr="002D415C">
              <w:t>Off</w:t>
            </w:r>
          </w:p>
        </w:tc>
        <w:tc>
          <w:tcPr>
            <w:tcW w:w="861" w:type="dxa"/>
          </w:tcPr>
          <w:p w14:paraId="25C261BB" w14:textId="77777777" w:rsidR="00E36F0E" w:rsidRPr="002D415C" w:rsidRDefault="00393DC0" w:rsidP="00E36F0E">
            <w:r w:rsidRPr="002D415C">
              <w:t>0x00</w:t>
            </w:r>
          </w:p>
        </w:tc>
        <w:tc>
          <w:tcPr>
            <w:tcW w:w="5499" w:type="dxa"/>
          </w:tcPr>
          <w:p w14:paraId="2D2C08B1" w14:textId="77777777" w:rsidR="00E36F0E" w:rsidRPr="002D415C" w:rsidRDefault="00E36F0E" w:rsidP="00E36F0E"/>
        </w:tc>
      </w:tr>
      <w:tr w:rsidR="00E36F0E" w14:paraId="4DA78E30" w14:textId="77777777" w:rsidTr="00E36F0E">
        <w:trPr>
          <w:jc w:val="center"/>
        </w:trPr>
        <w:tc>
          <w:tcPr>
            <w:tcW w:w="1117" w:type="dxa"/>
          </w:tcPr>
          <w:p w14:paraId="42B877A3" w14:textId="77777777" w:rsidR="00E36F0E" w:rsidRDefault="00E36F0E">
            <w:pPr>
              <w:spacing w:after="200" w:line="276" w:lineRule="auto"/>
              <w:rPr>
                <w:szCs w:val="22"/>
              </w:rPr>
            </w:pPr>
          </w:p>
        </w:tc>
        <w:tc>
          <w:tcPr>
            <w:tcW w:w="1957" w:type="dxa"/>
          </w:tcPr>
          <w:p w14:paraId="39D28520" w14:textId="77777777" w:rsidR="00E36F0E" w:rsidRPr="002D415C" w:rsidRDefault="00393DC0" w:rsidP="00E36F0E">
            <w:r w:rsidRPr="002D415C">
              <w:t>On</w:t>
            </w:r>
          </w:p>
        </w:tc>
        <w:tc>
          <w:tcPr>
            <w:tcW w:w="861" w:type="dxa"/>
          </w:tcPr>
          <w:p w14:paraId="5C49FF74" w14:textId="77777777" w:rsidR="00E36F0E" w:rsidRPr="002D415C" w:rsidRDefault="00393DC0" w:rsidP="00E36F0E">
            <w:r w:rsidRPr="002D415C">
              <w:t>0x01</w:t>
            </w:r>
          </w:p>
        </w:tc>
        <w:tc>
          <w:tcPr>
            <w:tcW w:w="5499" w:type="dxa"/>
          </w:tcPr>
          <w:p w14:paraId="1DD9F563" w14:textId="77777777" w:rsidR="00E36F0E" w:rsidRDefault="00E36F0E" w:rsidP="00E36F0E"/>
        </w:tc>
      </w:tr>
    </w:tbl>
    <w:p w14:paraId="30069C42" w14:textId="77777777" w:rsidR="00E36F0E" w:rsidRDefault="00E36F0E" w:rsidP="00E36F0E"/>
    <w:p w14:paraId="33A60F62" w14:textId="70E40CB1" w:rsidR="00E36F0E" w:rsidRDefault="00393DC0" w:rsidP="00506E2F">
      <w:pPr>
        <w:pStyle w:val="Heading4"/>
      </w:pPr>
      <w:r w:rsidRPr="00B9479B">
        <w:t>MD-REQ-028253/A-GearLeverPosition_St (TcSE ROIN-282103-1)</w:t>
      </w:r>
    </w:p>
    <w:p w14:paraId="60E3B87D" w14:textId="77777777" w:rsidR="007C300B" w:rsidRDefault="00393DC0">
      <w:pPr>
        <w:rPr>
          <w:rFonts w:cs="Arial"/>
          <w:szCs w:val="20"/>
        </w:rPr>
      </w:pPr>
      <w:r>
        <w:rPr>
          <w:rFonts w:cs="Arial"/>
          <w:szCs w:val="20"/>
        </w:rPr>
        <w:t>Message Type: Status</w:t>
      </w:r>
    </w:p>
    <w:p w14:paraId="1B298A8C" w14:textId="77777777" w:rsidR="007C300B" w:rsidRDefault="007C300B">
      <w:pPr>
        <w:rPr>
          <w:rFonts w:cs="Arial"/>
          <w:szCs w:val="20"/>
        </w:rPr>
      </w:pPr>
    </w:p>
    <w:p w14:paraId="23B4EF5C" w14:textId="77777777" w:rsidR="007C300B" w:rsidRDefault="00393DC0">
      <w:pPr>
        <w:rPr>
          <w:rFonts w:cs="Arial"/>
          <w:szCs w:val="20"/>
        </w:rPr>
      </w:pPr>
      <w:r>
        <w:rPr>
          <w:rFonts w:cs="Arial"/>
          <w:szCs w:val="20"/>
        </w:rPr>
        <w:t>Status used to indicate the current gear selected.</w:t>
      </w:r>
    </w:p>
    <w:p w14:paraId="6F4F4F5F" w14:textId="77777777" w:rsidR="007C300B" w:rsidRDefault="007C300B">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2768"/>
        <w:gridCol w:w="900"/>
        <w:gridCol w:w="2160"/>
      </w:tblGrid>
      <w:tr w:rsidR="007C300B" w14:paraId="654A50CA"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50A4DD22" w14:textId="77777777" w:rsidR="007C300B" w:rsidRDefault="00393DC0">
            <w:pPr>
              <w:rPr>
                <w:rFonts w:cs="Arial"/>
                <w:b/>
                <w:szCs w:val="20"/>
              </w:rPr>
            </w:pPr>
            <w:r>
              <w:rPr>
                <w:rFonts w:cs="Arial"/>
                <w:b/>
                <w:szCs w:val="20"/>
              </w:rPr>
              <w:t>Name</w:t>
            </w:r>
          </w:p>
        </w:tc>
        <w:tc>
          <w:tcPr>
            <w:tcW w:w="2768" w:type="dxa"/>
            <w:tcBorders>
              <w:top w:val="single" w:sz="4" w:space="0" w:color="auto"/>
              <w:left w:val="single" w:sz="4" w:space="0" w:color="auto"/>
              <w:bottom w:val="single" w:sz="4" w:space="0" w:color="auto"/>
              <w:right w:val="single" w:sz="4" w:space="0" w:color="auto"/>
            </w:tcBorders>
            <w:hideMark/>
          </w:tcPr>
          <w:p w14:paraId="5FC4314C" w14:textId="77777777" w:rsidR="007C300B" w:rsidRDefault="00393DC0">
            <w:pPr>
              <w:rPr>
                <w:rFonts w:cs="Arial"/>
                <w:b/>
                <w:szCs w:val="20"/>
              </w:rPr>
            </w:pPr>
            <w:r>
              <w:rPr>
                <w:rFonts w:cs="Arial"/>
                <w:b/>
                <w:szCs w:val="20"/>
              </w:rPr>
              <w:t>Literals</w:t>
            </w:r>
          </w:p>
        </w:tc>
        <w:tc>
          <w:tcPr>
            <w:tcW w:w="900" w:type="dxa"/>
            <w:tcBorders>
              <w:top w:val="single" w:sz="4" w:space="0" w:color="auto"/>
              <w:left w:val="single" w:sz="4" w:space="0" w:color="auto"/>
              <w:bottom w:val="single" w:sz="4" w:space="0" w:color="auto"/>
              <w:right w:val="single" w:sz="4" w:space="0" w:color="auto"/>
            </w:tcBorders>
            <w:hideMark/>
          </w:tcPr>
          <w:p w14:paraId="04A4298C" w14:textId="77777777" w:rsidR="007C300B" w:rsidRDefault="00393DC0">
            <w:pPr>
              <w:rPr>
                <w:rFonts w:cs="Arial"/>
                <w:b/>
                <w:szCs w:val="20"/>
              </w:rPr>
            </w:pPr>
            <w:r>
              <w:rPr>
                <w:rFonts w:cs="Arial"/>
                <w:b/>
                <w:szCs w:val="20"/>
              </w:rPr>
              <w:t>Value</w:t>
            </w:r>
          </w:p>
        </w:tc>
        <w:tc>
          <w:tcPr>
            <w:tcW w:w="2160" w:type="dxa"/>
            <w:tcBorders>
              <w:top w:val="single" w:sz="4" w:space="0" w:color="auto"/>
              <w:left w:val="single" w:sz="4" w:space="0" w:color="auto"/>
              <w:bottom w:val="single" w:sz="4" w:space="0" w:color="auto"/>
              <w:right w:val="single" w:sz="4" w:space="0" w:color="auto"/>
            </w:tcBorders>
            <w:hideMark/>
          </w:tcPr>
          <w:p w14:paraId="28DA99C8" w14:textId="77777777" w:rsidR="007C300B" w:rsidRDefault="00393DC0">
            <w:pPr>
              <w:rPr>
                <w:rFonts w:cs="Arial"/>
                <w:b/>
                <w:szCs w:val="20"/>
              </w:rPr>
            </w:pPr>
            <w:r>
              <w:rPr>
                <w:rFonts w:cs="Arial"/>
                <w:b/>
                <w:szCs w:val="20"/>
              </w:rPr>
              <w:t>Description</w:t>
            </w:r>
          </w:p>
        </w:tc>
      </w:tr>
      <w:tr w:rsidR="007C300B" w14:paraId="0A178C95"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6F0A4BFE" w14:textId="77777777" w:rsidR="007C300B" w:rsidRDefault="00393DC0">
            <w:pPr>
              <w:rPr>
                <w:rFonts w:cs="Arial"/>
                <w:szCs w:val="20"/>
              </w:rPr>
            </w:pPr>
            <w:r>
              <w:rPr>
                <w:rFonts w:cs="Arial"/>
                <w:szCs w:val="20"/>
              </w:rPr>
              <w:t>Type</w:t>
            </w:r>
          </w:p>
        </w:tc>
        <w:tc>
          <w:tcPr>
            <w:tcW w:w="2768" w:type="dxa"/>
            <w:tcBorders>
              <w:top w:val="single" w:sz="4" w:space="0" w:color="auto"/>
              <w:left w:val="single" w:sz="4" w:space="0" w:color="auto"/>
              <w:bottom w:val="single" w:sz="4" w:space="0" w:color="auto"/>
              <w:right w:val="single" w:sz="4" w:space="0" w:color="auto"/>
            </w:tcBorders>
            <w:hideMark/>
          </w:tcPr>
          <w:p w14:paraId="79123DB7" w14:textId="77777777" w:rsidR="007C300B" w:rsidRDefault="00393DC0">
            <w:pPr>
              <w:rPr>
                <w:rFonts w:cs="Arial"/>
                <w:szCs w:val="20"/>
              </w:rPr>
            </w:pPr>
            <w:r>
              <w:rPr>
                <w:rFonts w:cs="Arial"/>
                <w:szCs w:val="20"/>
              </w:rPr>
              <w:t>-</w:t>
            </w:r>
          </w:p>
        </w:tc>
        <w:tc>
          <w:tcPr>
            <w:tcW w:w="900" w:type="dxa"/>
            <w:tcBorders>
              <w:top w:val="single" w:sz="4" w:space="0" w:color="auto"/>
              <w:left w:val="single" w:sz="4" w:space="0" w:color="auto"/>
              <w:bottom w:val="single" w:sz="4" w:space="0" w:color="auto"/>
              <w:right w:val="single" w:sz="4" w:space="0" w:color="auto"/>
            </w:tcBorders>
            <w:hideMark/>
          </w:tcPr>
          <w:p w14:paraId="4BD68BCB" w14:textId="77777777" w:rsidR="007C300B" w:rsidRDefault="00393DC0">
            <w:pPr>
              <w:rPr>
                <w:rFonts w:cs="Arial"/>
                <w:szCs w:val="20"/>
              </w:rPr>
            </w:pPr>
            <w:r>
              <w:rPr>
                <w:rFonts w:cs="Arial"/>
                <w:szCs w:val="20"/>
              </w:rPr>
              <w:t>-</w:t>
            </w:r>
          </w:p>
        </w:tc>
        <w:tc>
          <w:tcPr>
            <w:tcW w:w="2160" w:type="dxa"/>
            <w:tcBorders>
              <w:top w:val="single" w:sz="4" w:space="0" w:color="auto"/>
              <w:left w:val="single" w:sz="4" w:space="0" w:color="auto"/>
              <w:bottom w:val="single" w:sz="4" w:space="0" w:color="auto"/>
              <w:right w:val="single" w:sz="4" w:space="0" w:color="auto"/>
            </w:tcBorders>
            <w:hideMark/>
          </w:tcPr>
          <w:p w14:paraId="00BDBD65" w14:textId="77777777" w:rsidR="007C300B" w:rsidRDefault="00393DC0">
            <w:pPr>
              <w:rPr>
                <w:rFonts w:cs="Arial"/>
                <w:szCs w:val="20"/>
              </w:rPr>
            </w:pPr>
            <w:r>
              <w:rPr>
                <w:rFonts w:cs="Arial"/>
                <w:szCs w:val="20"/>
              </w:rPr>
              <w:t>Used to indicate current gear selected.</w:t>
            </w:r>
          </w:p>
        </w:tc>
      </w:tr>
      <w:tr w:rsidR="007C300B" w14:paraId="735FADFC"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4478EF25" w14:textId="77777777" w:rsidR="007C300B" w:rsidRDefault="007C300B">
            <w:pPr>
              <w:rPr>
                <w:rFonts w:cs="Arial"/>
                <w:szCs w:val="20"/>
              </w:rPr>
            </w:pPr>
          </w:p>
        </w:tc>
        <w:tc>
          <w:tcPr>
            <w:tcW w:w="2768" w:type="dxa"/>
            <w:tcBorders>
              <w:top w:val="single" w:sz="4" w:space="0" w:color="auto"/>
              <w:left w:val="single" w:sz="4" w:space="0" w:color="auto"/>
              <w:bottom w:val="single" w:sz="4" w:space="0" w:color="auto"/>
              <w:right w:val="single" w:sz="4" w:space="0" w:color="auto"/>
            </w:tcBorders>
            <w:hideMark/>
          </w:tcPr>
          <w:p w14:paraId="6E7B3A90" w14:textId="77777777" w:rsidR="007C300B" w:rsidRDefault="00393DC0">
            <w:pPr>
              <w:rPr>
                <w:rFonts w:cs="Arial"/>
                <w:szCs w:val="20"/>
              </w:rPr>
            </w:pPr>
            <w:r>
              <w:rPr>
                <w:rFonts w:cs="Arial"/>
                <w:szCs w:val="20"/>
              </w:rPr>
              <w:t>Park</w:t>
            </w:r>
          </w:p>
        </w:tc>
        <w:tc>
          <w:tcPr>
            <w:tcW w:w="900" w:type="dxa"/>
            <w:tcBorders>
              <w:top w:val="single" w:sz="4" w:space="0" w:color="auto"/>
              <w:left w:val="single" w:sz="4" w:space="0" w:color="auto"/>
              <w:bottom w:val="single" w:sz="4" w:space="0" w:color="auto"/>
              <w:right w:val="single" w:sz="4" w:space="0" w:color="auto"/>
            </w:tcBorders>
            <w:hideMark/>
          </w:tcPr>
          <w:p w14:paraId="08829FDA" w14:textId="77777777" w:rsidR="007C300B" w:rsidRDefault="00393DC0">
            <w:pPr>
              <w:rPr>
                <w:rFonts w:cs="Arial"/>
                <w:szCs w:val="20"/>
              </w:rPr>
            </w:pPr>
            <w:r>
              <w:rPr>
                <w:rFonts w:cs="Arial"/>
                <w:szCs w:val="20"/>
              </w:rPr>
              <w:t>0x0</w:t>
            </w:r>
          </w:p>
        </w:tc>
        <w:tc>
          <w:tcPr>
            <w:tcW w:w="2160" w:type="dxa"/>
            <w:tcBorders>
              <w:top w:val="single" w:sz="4" w:space="0" w:color="auto"/>
              <w:left w:val="single" w:sz="4" w:space="0" w:color="auto"/>
              <w:bottom w:val="single" w:sz="4" w:space="0" w:color="auto"/>
              <w:right w:val="single" w:sz="4" w:space="0" w:color="auto"/>
            </w:tcBorders>
          </w:tcPr>
          <w:p w14:paraId="163B134A" w14:textId="77777777" w:rsidR="007C300B" w:rsidRDefault="007C300B">
            <w:pPr>
              <w:rPr>
                <w:rFonts w:cs="Arial"/>
                <w:szCs w:val="20"/>
              </w:rPr>
            </w:pPr>
          </w:p>
        </w:tc>
      </w:tr>
      <w:tr w:rsidR="007C300B" w14:paraId="250D4497"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38A28DEA" w14:textId="77777777" w:rsidR="007C300B" w:rsidRDefault="007C300B">
            <w:pPr>
              <w:rPr>
                <w:rFonts w:cs="Arial"/>
                <w:szCs w:val="20"/>
              </w:rPr>
            </w:pPr>
          </w:p>
        </w:tc>
        <w:tc>
          <w:tcPr>
            <w:tcW w:w="2768" w:type="dxa"/>
            <w:tcBorders>
              <w:top w:val="single" w:sz="4" w:space="0" w:color="auto"/>
              <w:left w:val="single" w:sz="4" w:space="0" w:color="auto"/>
              <w:bottom w:val="single" w:sz="4" w:space="0" w:color="auto"/>
              <w:right w:val="single" w:sz="4" w:space="0" w:color="auto"/>
            </w:tcBorders>
            <w:hideMark/>
          </w:tcPr>
          <w:p w14:paraId="4F2B1D1A" w14:textId="77777777" w:rsidR="007C300B" w:rsidRDefault="00393DC0">
            <w:pPr>
              <w:rPr>
                <w:rFonts w:cs="Arial"/>
                <w:szCs w:val="20"/>
              </w:rPr>
            </w:pPr>
            <w:r>
              <w:rPr>
                <w:rFonts w:cs="Arial"/>
                <w:szCs w:val="20"/>
              </w:rPr>
              <w:t>Reverse</w:t>
            </w:r>
          </w:p>
        </w:tc>
        <w:tc>
          <w:tcPr>
            <w:tcW w:w="900" w:type="dxa"/>
            <w:tcBorders>
              <w:top w:val="single" w:sz="4" w:space="0" w:color="auto"/>
              <w:left w:val="single" w:sz="4" w:space="0" w:color="auto"/>
              <w:bottom w:val="single" w:sz="4" w:space="0" w:color="auto"/>
              <w:right w:val="single" w:sz="4" w:space="0" w:color="auto"/>
            </w:tcBorders>
            <w:hideMark/>
          </w:tcPr>
          <w:p w14:paraId="44085925" w14:textId="77777777" w:rsidR="007C300B" w:rsidRDefault="00393DC0">
            <w:pPr>
              <w:rPr>
                <w:rFonts w:cs="Arial"/>
                <w:szCs w:val="20"/>
              </w:rPr>
            </w:pPr>
            <w:r>
              <w:rPr>
                <w:rFonts w:cs="Arial"/>
                <w:szCs w:val="20"/>
              </w:rPr>
              <w:t>0x1</w:t>
            </w:r>
          </w:p>
        </w:tc>
        <w:tc>
          <w:tcPr>
            <w:tcW w:w="2160" w:type="dxa"/>
            <w:tcBorders>
              <w:top w:val="single" w:sz="4" w:space="0" w:color="auto"/>
              <w:left w:val="single" w:sz="4" w:space="0" w:color="auto"/>
              <w:bottom w:val="single" w:sz="4" w:space="0" w:color="auto"/>
              <w:right w:val="single" w:sz="4" w:space="0" w:color="auto"/>
            </w:tcBorders>
          </w:tcPr>
          <w:p w14:paraId="0F50AD19" w14:textId="77777777" w:rsidR="007C300B" w:rsidRDefault="007C300B">
            <w:pPr>
              <w:rPr>
                <w:rFonts w:cs="Arial"/>
                <w:szCs w:val="20"/>
              </w:rPr>
            </w:pPr>
          </w:p>
        </w:tc>
      </w:tr>
      <w:tr w:rsidR="007C300B" w14:paraId="4B339E18"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090D2AA7" w14:textId="77777777" w:rsidR="007C300B" w:rsidRDefault="007C300B">
            <w:pPr>
              <w:rPr>
                <w:rFonts w:cs="Arial"/>
                <w:szCs w:val="20"/>
              </w:rPr>
            </w:pPr>
          </w:p>
        </w:tc>
        <w:tc>
          <w:tcPr>
            <w:tcW w:w="2768" w:type="dxa"/>
            <w:tcBorders>
              <w:top w:val="single" w:sz="4" w:space="0" w:color="auto"/>
              <w:left w:val="single" w:sz="4" w:space="0" w:color="auto"/>
              <w:bottom w:val="single" w:sz="4" w:space="0" w:color="auto"/>
              <w:right w:val="single" w:sz="4" w:space="0" w:color="auto"/>
            </w:tcBorders>
            <w:hideMark/>
          </w:tcPr>
          <w:p w14:paraId="5929FB51" w14:textId="77777777" w:rsidR="007C300B" w:rsidRDefault="00393DC0">
            <w:pPr>
              <w:rPr>
                <w:rFonts w:cs="Arial"/>
                <w:szCs w:val="20"/>
              </w:rPr>
            </w:pPr>
            <w:r>
              <w:rPr>
                <w:rFonts w:cs="Arial"/>
                <w:szCs w:val="20"/>
              </w:rPr>
              <w:t>Neutral</w:t>
            </w:r>
          </w:p>
        </w:tc>
        <w:tc>
          <w:tcPr>
            <w:tcW w:w="900" w:type="dxa"/>
            <w:tcBorders>
              <w:top w:val="single" w:sz="4" w:space="0" w:color="auto"/>
              <w:left w:val="single" w:sz="4" w:space="0" w:color="auto"/>
              <w:bottom w:val="single" w:sz="4" w:space="0" w:color="auto"/>
              <w:right w:val="single" w:sz="4" w:space="0" w:color="auto"/>
            </w:tcBorders>
            <w:hideMark/>
          </w:tcPr>
          <w:p w14:paraId="3A9B4A89" w14:textId="77777777" w:rsidR="007C300B" w:rsidRDefault="00393DC0">
            <w:pPr>
              <w:rPr>
                <w:rFonts w:cs="Arial"/>
                <w:szCs w:val="20"/>
              </w:rPr>
            </w:pPr>
            <w:r>
              <w:rPr>
                <w:rFonts w:cs="Arial"/>
                <w:szCs w:val="20"/>
              </w:rPr>
              <w:t>0x2</w:t>
            </w:r>
          </w:p>
        </w:tc>
        <w:tc>
          <w:tcPr>
            <w:tcW w:w="2160" w:type="dxa"/>
            <w:tcBorders>
              <w:top w:val="single" w:sz="4" w:space="0" w:color="auto"/>
              <w:left w:val="single" w:sz="4" w:space="0" w:color="auto"/>
              <w:bottom w:val="single" w:sz="4" w:space="0" w:color="auto"/>
              <w:right w:val="single" w:sz="4" w:space="0" w:color="auto"/>
            </w:tcBorders>
          </w:tcPr>
          <w:p w14:paraId="72874A20" w14:textId="77777777" w:rsidR="007C300B" w:rsidRDefault="007C300B">
            <w:pPr>
              <w:rPr>
                <w:rFonts w:cs="Arial"/>
                <w:szCs w:val="20"/>
              </w:rPr>
            </w:pPr>
          </w:p>
        </w:tc>
      </w:tr>
      <w:tr w:rsidR="007C300B" w14:paraId="0CB1874A"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644CAEC" w14:textId="77777777" w:rsidR="007C300B" w:rsidRDefault="007C300B">
            <w:pPr>
              <w:rPr>
                <w:rFonts w:cs="Arial"/>
                <w:szCs w:val="20"/>
              </w:rPr>
            </w:pPr>
          </w:p>
        </w:tc>
        <w:tc>
          <w:tcPr>
            <w:tcW w:w="2768" w:type="dxa"/>
            <w:tcBorders>
              <w:top w:val="single" w:sz="4" w:space="0" w:color="auto"/>
              <w:left w:val="single" w:sz="4" w:space="0" w:color="auto"/>
              <w:bottom w:val="single" w:sz="4" w:space="0" w:color="auto"/>
              <w:right w:val="single" w:sz="4" w:space="0" w:color="auto"/>
            </w:tcBorders>
            <w:hideMark/>
          </w:tcPr>
          <w:p w14:paraId="68298F28" w14:textId="77777777" w:rsidR="007C300B" w:rsidRDefault="00393DC0">
            <w:pPr>
              <w:rPr>
                <w:rFonts w:cs="Arial"/>
                <w:szCs w:val="20"/>
              </w:rPr>
            </w:pPr>
            <w:r>
              <w:rPr>
                <w:rFonts w:cs="Arial"/>
                <w:szCs w:val="20"/>
              </w:rPr>
              <w:t>Drive</w:t>
            </w:r>
          </w:p>
        </w:tc>
        <w:tc>
          <w:tcPr>
            <w:tcW w:w="900" w:type="dxa"/>
            <w:tcBorders>
              <w:top w:val="single" w:sz="4" w:space="0" w:color="auto"/>
              <w:left w:val="single" w:sz="4" w:space="0" w:color="auto"/>
              <w:bottom w:val="single" w:sz="4" w:space="0" w:color="auto"/>
              <w:right w:val="single" w:sz="4" w:space="0" w:color="auto"/>
            </w:tcBorders>
            <w:hideMark/>
          </w:tcPr>
          <w:p w14:paraId="1D65E00E" w14:textId="77777777" w:rsidR="007C300B" w:rsidRDefault="00393DC0">
            <w:pPr>
              <w:rPr>
                <w:rFonts w:cs="Arial"/>
                <w:szCs w:val="20"/>
              </w:rPr>
            </w:pPr>
            <w:r>
              <w:rPr>
                <w:rFonts w:cs="Arial"/>
                <w:szCs w:val="20"/>
              </w:rPr>
              <w:t>0x3</w:t>
            </w:r>
          </w:p>
        </w:tc>
        <w:tc>
          <w:tcPr>
            <w:tcW w:w="2160" w:type="dxa"/>
            <w:tcBorders>
              <w:top w:val="single" w:sz="4" w:space="0" w:color="auto"/>
              <w:left w:val="single" w:sz="4" w:space="0" w:color="auto"/>
              <w:bottom w:val="single" w:sz="4" w:space="0" w:color="auto"/>
              <w:right w:val="single" w:sz="4" w:space="0" w:color="auto"/>
            </w:tcBorders>
          </w:tcPr>
          <w:p w14:paraId="6851297D" w14:textId="77777777" w:rsidR="007C300B" w:rsidRDefault="007C300B">
            <w:pPr>
              <w:rPr>
                <w:rFonts w:cs="Arial"/>
                <w:szCs w:val="20"/>
              </w:rPr>
            </w:pPr>
          </w:p>
        </w:tc>
      </w:tr>
      <w:tr w:rsidR="007C300B" w14:paraId="00729BFB"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19FE46C" w14:textId="77777777" w:rsidR="007C300B" w:rsidRDefault="007C300B">
            <w:pPr>
              <w:rPr>
                <w:rFonts w:cs="Arial"/>
                <w:szCs w:val="20"/>
              </w:rPr>
            </w:pPr>
          </w:p>
        </w:tc>
        <w:tc>
          <w:tcPr>
            <w:tcW w:w="2768" w:type="dxa"/>
            <w:tcBorders>
              <w:top w:val="single" w:sz="4" w:space="0" w:color="auto"/>
              <w:left w:val="single" w:sz="4" w:space="0" w:color="auto"/>
              <w:bottom w:val="single" w:sz="4" w:space="0" w:color="auto"/>
              <w:right w:val="single" w:sz="4" w:space="0" w:color="auto"/>
            </w:tcBorders>
            <w:hideMark/>
          </w:tcPr>
          <w:p w14:paraId="3E0AC21A" w14:textId="77777777" w:rsidR="007C300B" w:rsidRDefault="00393DC0">
            <w:pPr>
              <w:rPr>
                <w:rFonts w:cs="Arial"/>
                <w:szCs w:val="20"/>
              </w:rPr>
            </w:pPr>
            <w:r>
              <w:rPr>
                <w:rFonts w:cs="Arial"/>
                <w:szCs w:val="20"/>
              </w:rPr>
              <w:t>Sport_DriveSport</w:t>
            </w:r>
          </w:p>
        </w:tc>
        <w:tc>
          <w:tcPr>
            <w:tcW w:w="900" w:type="dxa"/>
            <w:tcBorders>
              <w:top w:val="single" w:sz="4" w:space="0" w:color="auto"/>
              <w:left w:val="single" w:sz="4" w:space="0" w:color="auto"/>
              <w:bottom w:val="single" w:sz="4" w:space="0" w:color="auto"/>
              <w:right w:val="single" w:sz="4" w:space="0" w:color="auto"/>
            </w:tcBorders>
            <w:hideMark/>
          </w:tcPr>
          <w:p w14:paraId="3DC52222" w14:textId="77777777" w:rsidR="007C300B" w:rsidRDefault="00393DC0">
            <w:pPr>
              <w:rPr>
                <w:rFonts w:cs="Arial"/>
                <w:szCs w:val="20"/>
              </w:rPr>
            </w:pPr>
            <w:r>
              <w:rPr>
                <w:rFonts w:cs="Arial"/>
                <w:szCs w:val="20"/>
              </w:rPr>
              <w:t>0x4</w:t>
            </w:r>
          </w:p>
        </w:tc>
        <w:tc>
          <w:tcPr>
            <w:tcW w:w="2160" w:type="dxa"/>
            <w:tcBorders>
              <w:top w:val="single" w:sz="4" w:space="0" w:color="auto"/>
              <w:left w:val="single" w:sz="4" w:space="0" w:color="auto"/>
              <w:bottom w:val="single" w:sz="4" w:space="0" w:color="auto"/>
              <w:right w:val="single" w:sz="4" w:space="0" w:color="auto"/>
            </w:tcBorders>
          </w:tcPr>
          <w:p w14:paraId="4EBB3F27" w14:textId="77777777" w:rsidR="007C300B" w:rsidRDefault="007C300B">
            <w:pPr>
              <w:rPr>
                <w:rFonts w:cs="Arial"/>
                <w:szCs w:val="20"/>
              </w:rPr>
            </w:pPr>
          </w:p>
        </w:tc>
      </w:tr>
      <w:tr w:rsidR="007C300B" w14:paraId="6B74F780"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47D6935F" w14:textId="77777777" w:rsidR="007C300B" w:rsidRDefault="007C300B">
            <w:pPr>
              <w:rPr>
                <w:rFonts w:cs="Arial"/>
                <w:szCs w:val="20"/>
              </w:rPr>
            </w:pPr>
          </w:p>
        </w:tc>
        <w:tc>
          <w:tcPr>
            <w:tcW w:w="2768" w:type="dxa"/>
            <w:tcBorders>
              <w:top w:val="single" w:sz="4" w:space="0" w:color="auto"/>
              <w:left w:val="single" w:sz="4" w:space="0" w:color="auto"/>
              <w:bottom w:val="single" w:sz="4" w:space="0" w:color="auto"/>
              <w:right w:val="single" w:sz="4" w:space="0" w:color="auto"/>
            </w:tcBorders>
            <w:hideMark/>
          </w:tcPr>
          <w:p w14:paraId="0DE07D48" w14:textId="77777777" w:rsidR="007C300B" w:rsidRDefault="00393DC0">
            <w:pPr>
              <w:rPr>
                <w:rFonts w:cs="Arial"/>
                <w:szCs w:val="20"/>
              </w:rPr>
            </w:pPr>
            <w:r>
              <w:rPr>
                <w:rFonts w:cs="Arial"/>
                <w:szCs w:val="20"/>
              </w:rPr>
              <w:t>Low</w:t>
            </w:r>
          </w:p>
        </w:tc>
        <w:tc>
          <w:tcPr>
            <w:tcW w:w="900" w:type="dxa"/>
            <w:tcBorders>
              <w:top w:val="single" w:sz="4" w:space="0" w:color="auto"/>
              <w:left w:val="single" w:sz="4" w:space="0" w:color="auto"/>
              <w:bottom w:val="single" w:sz="4" w:space="0" w:color="auto"/>
              <w:right w:val="single" w:sz="4" w:space="0" w:color="auto"/>
            </w:tcBorders>
            <w:hideMark/>
          </w:tcPr>
          <w:p w14:paraId="7832E2F5" w14:textId="77777777" w:rsidR="007C300B" w:rsidRDefault="00393DC0">
            <w:pPr>
              <w:rPr>
                <w:rFonts w:cs="Arial"/>
                <w:szCs w:val="20"/>
              </w:rPr>
            </w:pPr>
            <w:r>
              <w:rPr>
                <w:rFonts w:cs="Arial"/>
                <w:szCs w:val="20"/>
              </w:rPr>
              <w:t>0x5</w:t>
            </w:r>
          </w:p>
        </w:tc>
        <w:tc>
          <w:tcPr>
            <w:tcW w:w="2160" w:type="dxa"/>
            <w:tcBorders>
              <w:top w:val="single" w:sz="4" w:space="0" w:color="auto"/>
              <w:left w:val="single" w:sz="4" w:space="0" w:color="auto"/>
              <w:bottom w:val="single" w:sz="4" w:space="0" w:color="auto"/>
              <w:right w:val="single" w:sz="4" w:space="0" w:color="auto"/>
            </w:tcBorders>
          </w:tcPr>
          <w:p w14:paraId="5339CCDC" w14:textId="77777777" w:rsidR="007C300B" w:rsidRDefault="007C300B">
            <w:pPr>
              <w:rPr>
                <w:rFonts w:cs="Arial"/>
                <w:szCs w:val="20"/>
              </w:rPr>
            </w:pPr>
          </w:p>
        </w:tc>
      </w:tr>
      <w:tr w:rsidR="007C300B" w14:paraId="1A670C96"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0147D2B4" w14:textId="77777777" w:rsidR="007C300B" w:rsidRDefault="007C300B">
            <w:pPr>
              <w:rPr>
                <w:rFonts w:cs="Arial"/>
                <w:szCs w:val="20"/>
              </w:rPr>
            </w:pPr>
          </w:p>
        </w:tc>
        <w:tc>
          <w:tcPr>
            <w:tcW w:w="2768" w:type="dxa"/>
            <w:tcBorders>
              <w:top w:val="single" w:sz="4" w:space="0" w:color="auto"/>
              <w:left w:val="single" w:sz="4" w:space="0" w:color="auto"/>
              <w:bottom w:val="single" w:sz="4" w:space="0" w:color="auto"/>
              <w:right w:val="single" w:sz="4" w:space="0" w:color="auto"/>
            </w:tcBorders>
            <w:hideMark/>
          </w:tcPr>
          <w:p w14:paraId="3B6AF7C4" w14:textId="77777777" w:rsidR="007C300B" w:rsidRDefault="00393DC0">
            <w:pPr>
              <w:rPr>
                <w:rFonts w:cs="Arial"/>
                <w:szCs w:val="20"/>
              </w:rPr>
            </w:pPr>
            <w:r>
              <w:rPr>
                <w:rFonts w:cs="Arial"/>
                <w:szCs w:val="20"/>
              </w:rPr>
              <w:t>First</w:t>
            </w:r>
          </w:p>
        </w:tc>
        <w:tc>
          <w:tcPr>
            <w:tcW w:w="900" w:type="dxa"/>
            <w:tcBorders>
              <w:top w:val="single" w:sz="4" w:space="0" w:color="auto"/>
              <w:left w:val="single" w:sz="4" w:space="0" w:color="auto"/>
              <w:bottom w:val="single" w:sz="4" w:space="0" w:color="auto"/>
              <w:right w:val="single" w:sz="4" w:space="0" w:color="auto"/>
            </w:tcBorders>
            <w:hideMark/>
          </w:tcPr>
          <w:p w14:paraId="11AFF2C6" w14:textId="77777777" w:rsidR="007C300B" w:rsidRDefault="00393DC0">
            <w:pPr>
              <w:rPr>
                <w:rFonts w:cs="Arial"/>
                <w:szCs w:val="20"/>
              </w:rPr>
            </w:pPr>
            <w:r>
              <w:rPr>
                <w:rFonts w:cs="Arial"/>
                <w:szCs w:val="20"/>
              </w:rPr>
              <w:t>0x6</w:t>
            </w:r>
          </w:p>
        </w:tc>
        <w:tc>
          <w:tcPr>
            <w:tcW w:w="2160" w:type="dxa"/>
            <w:tcBorders>
              <w:top w:val="single" w:sz="4" w:space="0" w:color="auto"/>
              <w:left w:val="single" w:sz="4" w:space="0" w:color="auto"/>
              <w:bottom w:val="single" w:sz="4" w:space="0" w:color="auto"/>
              <w:right w:val="single" w:sz="4" w:space="0" w:color="auto"/>
            </w:tcBorders>
          </w:tcPr>
          <w:p w14:paraId="26014955" w14:textId="77777777" w:rsidR="007C300B" w:rsidRDefault="007C300B">
            <w:pPr>
              <w:rPr>
                <w:rFonts w:cs="Arial"/>
                <w:szCs w:val="20"/>
              </w:rPr>
            </w:pPr>
          </w:p>
        </w:tc>
      </w:tr>
      <w:tr w:rsidR="007C300B" w14:paraId="63D43D02"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7E5A8DA3" w14:textId="77777777" w:rsidR="007C300B" w:rsidRDefault="007C300B">
            <w:pPr>
              <w:rPr>
                <w:rFonts w:cs="Arial"/>
                <w:szCs w:val="20"/>
              </w:rPr>
            </w:pPr>
          </w:p>
        </w:tc>
        <w:tc>
          <w:tcPr>
            <w:tcW w:w="2768" w:type="dxa"/>
            <w:tcBorders>
              <w:top w:val="single" w:sz="4" w:space="0" w:color="auto"/>
              <w:left w:val="single" w:sz="4" w:space="0" w:color="auto"/>
              <w:bottom w:val="single" w:sz="4" w:space="0" w:color="auto"/>
              <w:right w:val="single" w:sz="4" w:space="0" w:color="auto"/>
            </w:tcBorders>
            <w:hideMark/>
          </w:tcPr>
          <w:p w14:paraId="72F89A6D" w14:textId="77777777" w:rsidR="007C300B" w:rsidRDefault="00393DC0">
            <w:pPr>
              <w:rPr>
                <w:rFonts w:cs="Arial"/>
                <w:szCs w:val="20"/>
              </w:rPr>
            </w:pPr>
            <w:r>
              <w:rPr>
                <w:rFonts w:cs="Arial"/>
                <w:szCs w:val="20"/>
              </w:rPr>
              <w:t>Second</w:t>
            </w:r>
          </w:p>
        </w:tc>
        <w:tc>
          <w:tcPr>
            <w:tcW w:w="900" w:type="dxa"/>
            <w:tcBorders>
              <w:top w:val="single" w:sz="4" w:space="0" w:color="auto"/>
              <w:left w:val="single" w:sz="4" w:space="0" w:color="auto"/>
              <w:bottom w:val="single" w:sz="4" w:space="0" w:color="auto"/>
              <w:right w:val="single" w:sz="4" w:space="0" w:color="auto"/>
            </w:tcBorders>
            <w:hideMark/>
          </w:tcPr>
          <w:p w14:paraId="46493D4F" w14:textId="77777777" w:rsidR="007C300B" w:rsidRDefault="00393DC0">
            <w:pPr>
              <w:rPr>
                <w:rFonts w:cs="Arial"/>
                <w:szCs w:val="20"/>
              </w:rPr>
            </w:pPr>
            <w:r>
              <w:rPr>
                <w:rFonts w:cs="Arial"/>
                <w:szCs w:val="20"/>
              </w:rPr>
              <w:t>0x7</w:t>
            </w:r>
          </w:p>
        </w:tc>
        <w:tc>
          <w:tcPr>
            <w:tcW w:w="2160" w:type="dxa"/>
            <w:tcBorders>
              <w:top w:val="single" w:sz="4" w:space="0" w:color="auto"/>
              <w:left w:val="single" w:sz="4" w:space="0" w:color="auto"/>
              <w:bottom w:val="single" w:sz="4" w:space="0" w:color="auto"/>
              <w:right w:val="single" w:sz="4" w:space="0" w:color="auto"/>
            </w:tcBorders>
          </w:tcPr>
          <w:p w14:paraId="02C1E754" w14:textId="77777777" w:rsidR="007C300B" w:rsidRDefault="007C300B">
            <w:pPr>
              <w:rPr>
                <w:rFonts w:cs="Arial"/>
                <w:szCs w:val="20"/>
              </w:rPr>
            </w:pPr>
          </w:p>
        </w:tc>
      </w:tr>
      <w:tr w:rsidR="007C300B" w14:paraId="59A77122"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6035581C" w14:textId="77777777" w:rsidR="007C300B" w:rsidRDefault="007C300B">
            <w:pPr>
              <w:rPr>
                <w:rFonts w:cs="Arial"/>
                <w:szCs w:val="20"/>
              </w:rPr>
            </w:pPr>
          </w:p>
        </w:tc>
        <w:tc>
          <w:tcPr>
            <w:tcW w:w="2768" w:type="dxa"/>
            <w:tcBorders>
              <w:top w:val="single" w:sz="4" w:space="0" w:color="auto"/>
              <w:left w:val="single" w:sz="4" w:space="0" w:color="auto"/>
              <w:bottom w:val="single" w:sz="4" w:space="0" w:color="auto"/>
              <w:right w:val="single" w:sz="4" w:space="0" w:color="auto"/>
            </w:tcBorders>
            <w:hideMark/>
          </w:tcPr>
          <w:p w14:paraId="7982079B" w14:textId="77777777" w:rsidR="007C300B" w:rsidRDefault="00393DC0">
            <w:pPr>
              <w:rPr>
                <w:rFonts w:cs="Arial"/>
                <w:szCs w:val="20"/>
              </w:rPr>
            </w:pPr>
            <w:r>
              <w:rPr>
                <w:rFonts w:cs="Arial"/>
                <w:szCs w:val="20"/>
              </w:rPr>
              <w:t>Third</w:t>
            </w:r>
          </w:p>
        </w:tc>
        <w:tc>
          <w:tcPr>
            <w:tcW w:w="900" w:type="dxa"/>
            <w:tcBorders>
              <w:top w:val="single" w:sz="4" w:space="0" w:color="auto"/>
              <w:left w:val="single" w:sz="4" w:space="0" w:color="auto"/>
              <w:bottom w:val="single" w:sz="4" w:space="0" w:color="auto"/>
              <w:right w:val="single" w:sz="4" w:space="0" w:color="auto"/>
            </w:tcBorders>
            <w:hideMark/>
          </w:tcPr>
          <w:p w14:paraId="0C6AB28F" w14:textId="77777777" w:rsidR="007C300B" w:rsidRDefault="00393DC0">
            <w:pPr>
              <w:rPr>
                <w:rFonts w:cs="Arial"/>
                <w:szCs w:val="20"/>
              </w:rPr>
            </w:pPr>
            <w:r>
              <w:rPr>
                <w:rFonts w:cs="Arial"/>
                <w:szCs w:val="20"/>
              </w:rPr>
              <w:t>0x8</w:t>
            </w:r>
          </w:p>
        </w:tc>
        <w:tc>
          <w:tcPr>
            <w:tcW w:w="2160" w:type="dxa"/>
            <w:tcBorders>
              <w:top w:val="single" w:sz="4" w:space="0" w:color="auto"/>
              <w:left w:val="single" w:sz="4" w:space="0" w:color="auto"/>
              <w:bottom w:val="single" w:sz="4" w:space="0" w:color="auto"/>
              <w:right w:val="single" w:sz="4" w:space="0" w:color="auto"/>
            </w:tcBorders>
          </w:tcPr>
          <w:p w14:paraId="7450C521" w14:textId="77777777" w:rsidR="007C300B" w:rsidRDefault="007C300B">
            <w:pPr>
              <w:rPr>
                <w:rFonts w:cs="Arial"/>
                <w:szCs w:val="20"/>
              </w:rPr>
            </w:pPr>
          </w:p>
        </w:tc>
      </w:tr>
      <w:tr w:rsidR="007C300B" w14:paraId="6315F786"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07ABFFCB" w14:textId="77777777" w:rsidR="007C300B" w:rsidRDefault="007C300B">
            <w:pPr>
              <w:rPr>
                <w:rFonts w:cs="Arial"/>
                <w:szCs w:val="20"/>
              </w:rPr>
            </w:pPr>
          </w:p>
        </w:tc>
        <w:tc>
          <w:tcPr>
            <w:tcW w:w="2768" w:type="dxa"/>
            <w:tcBorders>
              <w:top w:val="single" w:sz="4" w:space="0" w:color="auto"/>
              <w:left w:val="single" w:sz="4" w:space="0" w:color="auto"/>
              <w:bottom w:val="single" w:sz="4" w:space="0" w:color="auto"/>
              <w:right w:val="single" w:sz="4" w:space="0" w:color="auto"/>
            </w:tcBorders>
            <w:hideMark/>
          </w:tcPr>
          <w:p w14:paraId="6C80CB70" w14:textId="77777777" w:rsidR="007C300B" w:rsidRDefault="00393DC0">
            <w:pPr>
              <w:rPr>
                <w:rFonts w:cs="Arial"/>
                <w:szCs w:val="20"/>
              </w:rPr>
            </w:pPr>
            <w:r>
              <w:rPr>
                <w:rFonts w:cs="Arial"/>
                <w:szCs w:val="20"/>
              </w:rPr>
              <w:t>Fourth</w:t>
            </w:r>
          </w:p>
        </w:tc>
        <w:tc>
          <w:tcPr>
            <w:tcW w:w="900" w:type="dxa"/>
            <w:tcBorders>
              <w:top w:val="single" w:sz="4" w:space="0" w:color="auto"/>
              <w:left w:val="single" w:sz="4" w:space="0" w:color="auto"/>
              <w:bottom w:val="single" w:sz="4" w:space="0" w:color="auto"/>
              <w:right w:val="single" w:sz="4" w:space="0" w:color="auto"/>
            </w:tcBorders>
            <w:hideMark/>
          </w:tcPr>
          <w:p w14:paraId="24096679" w14:textId="77777777" w:rsidR="007C300B" w:rsidRDefault="00393DC0">
            <w:pPr>
              <w:rPr>
                <w:rFonts w:cs="Arial"/>
                <w:szCs w:val="20"/>
              </w:rPr>
            </w:pPr>
            <w:r>
              <w:rPr>
                <w:rFonts w:cs="Arial"/>
                <w:szCs w:val="20"/>
              </w:rPr>
              <w:t>0x9</w:t>
            </w:r>
          </w:p>
        </w:tc>
        <w:tc>
          <w:tcPr>
            <w:tcW w:w="2160" w:type="dxa"/>
            <w:tcBorders>
              <w:top w:val="single" w:sz="4" w:space="0" w:color="auto"/>
              <w:left w:val="single" w:sz="4" w:space="0" w:color="auto"/>
              <w:bottom w:val="single" w:sz="4" w:space="0" w:color="auto"/>
              <w:right w:val="single" w:sz="4" w:space="0" w:color="auto"/>
            </w:tcBorders>
          </w:tcPr>
          <w:p w14:paraId="17AD0142" w14:textId="77777777" w:rsidR="007C300B" w:rsidRDefault="007C300B">
            <w:pPr>
              <w:rPr>
                <w:rFonts w:cs="Arial"/>
                <w:szCs w:val="20"/>
              </w:rPr>
            </w:pPr>
          </w:p>
        </w:tc>
      </w:tr>
      <w:tr w:rsidR="007C300B" w14:paraId="6B6D2B8F"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5CC5B282" w14:textId="77777777" w:rsidR="007C300B" w:rsidRDefault="007C300B">
            <w:pPr>
              <w:rPr>
                <w:rFonts w:cs="Arial"/>
                <w:szCs w:val="20"/>
              </w:rPr>
            </w:pPr>
          </w:p>
        </w:tc>
        <w:tc>
          <w:tcPr>
            <w:tcW w:w="2768" w:type="dxa"/>
            <w:tcBorders>
              <w:top w:val="single" w:sz="4" w:space="0" w:color="auto"/>
              <w:left w:val="single" w:sz="4" w:space="0" w:color="auto"/>
              <w:bottom w:val="single" w:sz="4" w:space="0" w:color="auto"/>
              <w:right w:val="single" w:sz="4" w:space="0" w:color="auto"/>
            </w:tcBorders>
            <w:hideMark/>
          </w:tcPr>
          <w:p w14:paraId="275E1579" w14:textId="77777777" w:rsidR="007C300B" w:rsidRDefault="00393DC0">
            <w:pPr>
              <w:rPr>
                <w:rFonts w:cs="Arial"/>
                <w:szCs w:val="20"/>
              </w:rPr>
            </w:pPr>
            <w:r>
              <w:rPr>
                <w:rFonts w:cs="Arial"/>
                <w:szCs w:val="20"/>
              </w:rPr>
              <w:t>Fifth</w:t>
            </w:r>
          </w:p>
        </w:tc>
        <w:tc>
          <w:tcPr>
            <w:tcW w:w="900" w:type="dxa"/>
            <w:tcBorders>
              <w:top w:val="single" w:sz="4" w:space="0" w:color="auto"/>
              <w:left w:val="single" w:sz="4" w:space="0" w:color="auto"/>
              <w:bottom w:val="single" w:sz="4" w:space="0" w:color="auto"/>
              <w:right w:val="single" w:sz="4" w:space="0" w:color="auto"/>
            </w:tcBorders>
            <w:hideMark/>
          </w:tcPr>
          <w:p w14:paraId="5F6A7A2D" w14:textId="77777777" w:rsidR="007C300B" w:rsidRDefault="00393DC0">
            <w:pPr>
              <w:rPr>
                <w:rFonts w:cs="Arial"/>
                <w:szCs w:val="20"/>
              </w:rPr>
            </w:pPr>
            <w:r>
              <w:rPr>
                <w:rFonts w:cs="Arial"/>
                <w:szCs w:val="20"/>
              </w:rPr>
              <w:t>0xA</w:t>
            </w:r>
          </w:p>
        </w:tc>
        <w:tc>
          <w:tcPr>
            <w:tcW w:w="2160" w:type="dxa"/>
            <w:tcBorders>
              <w:top w:val="single" w:sz="4" w:space="0" w:color="auto"/>
              <w:left w:val="single" w:sz="4" w:space="0" w:color="auto"/>
              <w:bottom w:val="single" w:sz="4" w:space="0" w:color="auto"/>
              <w:right w:val="single" w:sz="4" w:space="0" w:color="auto"/>
            </w:tcBorders>
          </w:tcPr>
          <w:p w14:paraId="12DE0B88" w14:textId="77777777" w:rsidR="007C300B" w:rsidRDefault="007C300B">
            <w:pPr>
              <w:rPr>
                <w:rFonts w:cs="Arial"/>
                <w:szCs w:val="20"/>
              </w:rPr>
            </w:pPr>
          </w:p>
        </w:tc>
      </w:tr>
      <w:tr w:rsidR="007C300B" w14:paraId="36608C13"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562CEDE8" w14:textId="77777777" w:rsidR="007C300B" w:rsidRDefault="007C300B">
            <w:pPr>
              <w:rPr>
                <w:rFonts w:cs="Arial"/>
                <w:szCs w:val="20"/>
              </w:rPr>
            </w:pPr>
          </w:p>
        </w:tc>
        <w:tc>
          <w:tcPr>
            <w:tcW w:w="2768" w:type="dxa"/>
            <w:tcBorders>
              <w:top w:val="single" w:sz="4" w:space="0" w:color="auto"/>
              <w:left w:val="single" w:sz="4" w:space="0" w:color="auto"/>
              <w:bottom w:val="single" w:sz="4" w:space="0" w:color="auto"/>
              <w:right w:val="single" w:sz="4" w:space="0" w:color="auto"/>
            </w:tcBorders>
            <w:hideMark/>
          </w:tcPr>
          <w:p w14:paraId="14AFB8EC" w14:textId="77777777" w:rsidR="007C300B" w:rsidRDefault="00393DC0">
            <w:pPr>
              <w:rPr>
                <w:rFonts w:cs="Arial"/>
                <w:szCs w:val="20"/>
              </w:rPr>
            </w:pPr>
            <w:r>
              <w:rPr>
                <w:rFonts w:cs="Arial"/>
                <w:szCs w:val="20"/>
              </w:rPr>
              <w:t>Sixth</w:t>
            </w:r>
          </w:p>
        </w:tc>
        <w:tc>
          <w:tcPr>
            <w:tcW w:w="900" w:type="dxa"/>
            <w:tcBorders>
              <w:top w:val="single" w:sz="4" w:space="0" w:color="auto"/>
              <w:left w:val="single" w:sz="4" w:space="0" w:color="auto"/>
              <w:bottom w:val="single" w:sz="4" w:space="0" w:color="auto"/>
              <w:right w:val="single" w:sz="4" w:space="0" w:color="auto"/>
            </w:tcBorders>
            <w:hideMark/>
          </w:tcPr>
          <w:p w14:paraId="3455EED5" w14:textId="77777777" w:rsidR="007C300B" w:rsidRDefault="00393DC0">
            <w:pPr>
              <w:rPr>
                <w:rFonts w:cs="Arial"/>
                <w:szCs w:val="20"/>
              </w:rPr>
            </w:pPr>
            <w:r>
              <w:rPr>
                <w:rFonts w:cs="Arial"/>
                <w:szCs w:val="20"/>
              </w:rPr>
              <w:t>0xB</w:t>
            </w:r>
          </w:p>
        </w:tc>
        <w:tc>
          <w:tcPr>
            <w:tcW w:w="2160" w:type="dxa"/>
            <w:tcBorders>
              <w:top w:val="single" w:sz="4" w:space="0" w:color="auto"/>
              <w:left w:val="single" w:sz="4" w:space="0" w:color="auto"/>
              <w:bottom w:val="single" w:sz="4" w:space="0" w:color="auto"/>
              <w:right w:val="single" w:sz="4" w:space="0" w:color="auto"/>
            </w:tcBorders>
          </w:tcPr>
          <w:p w14:paraId="5FB82497" w14:textId="77777777" w:rsidR="007C300B" w:rsidRDefault="007C300B">
            <w:pPr>
              <w:rPr>
                <w:rFonts w:cs="Arial"/>
                <w:szCs w:val="20"/>
              </w:rPr>
            </w:pPr>
          </w:p>
        </w:tc>
      </w:tr>
      <w:tr w:rsidR="007C300B" w14:paraId="668BA211"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30EA78DD" w14:textId="77777777" w:rsidR="007C300B" w:rsidRDefault="007C300B">
            <w:pPr>
              <w:rPr>
                <w:rFonts w:cs="Arial"/>
                <w:szCs w:val="20"/>
              </w:rPr>
            </w:pPr>
          </w:p>
        </w:tc>
        <w:tc>
          <w:tcPr>
            <w:tcW w:w="2768" w:type="dxa"/>
            <w:tcBorders>
              <w:top w:val="single" w:sz="4" w:space="0" w:color="auto"/>
              <w:left w:val="single" w:sz="4" w:space="0" w:color="auto"/>
              <w:bottom w:val="single" w:sz="4" w:space="0" w:color="auto"/>
              <w:right w:val="single" w:sz="4" w:space="0" w:color="auto"/>
            </w:tcBorders>
            <w:hideMark/>
          </w:tcPr>
          <w:p w14:paraId="2E2B8676" w14:textId="77777777" w:rsidR="007C300B" w:rsidRDefault="00393DC0">
            <w:pPr>
              <w:rPr>
                <w:rFonts w:cs="Arial"/>
                <w:szCs w:val="20"/>
              </w:rPr>
            </w:pPr>
            <w:r>
              <w:rPr>
                <w:rFonts w:cs="Arial"/>
                <w:szCs w:val="20"/>
              </w:rPr>
              <w:t>Undefined_Treat_as_Fault</w:t>
            </w:r>
          </w:p>
        </w:tc>
        <w:tc>
          <w:tcPr>
            <w:tcW w:w="900" w:type="dxa"/>
            <w:tcBorders>
              <w:top w:val="single" w:sz="4" w:space="0" w:color="auto"/>
              <w:left w:val="single" w:sz="4" w:space="0" w:color="auto"/>
              <w:bottom w:val="single" w:sz="4" w:space="0" w:color="auto"/>
              <w:right w:val="single" w:sz="4" w:space="0" w:color="auto"/>
            </w:tcBorders>
            <w:hideMark/>
          </w:tcPr>
          <w:p w14:paraId="56D21DFB" w14:textId="77777777" w:rsidR="007C300B" w:rsidRDefault="00393DC0">
            <w:pPr>
              <w:rPr>
                <w:rFonts w:cs="Arial"/>
                <w:szCs w:val="20"/>
              </w:rPr>
            </w:pPr>
            <w:r>
              <w:rPr>
                <w:rFonts w:cs="Arial"/>
                <w:szCs w:val="20"/>
              </w:rPr>
              <w:t>0xC</w:t>
            </w:r>
          </w:p>
        </w:tc>
        <w:tc>
          <w:tcPr>
            <w:tcW w:w="2160" w:type="dxa"/>
            <w:tcBorders>
              <w:top w:val="single" w:sz="4" w:space="0" w:color="auto"/>
              <w:left w:val="single" w:sz="4" w:space="0" w:color="auto"/>
              <w:bottom w:val="single" w:sz="4" w:space="0" w:color="auto"/>
              <w:right w:val="single" w:sz="4" w:space="0" w:color="auto"/>
            </w:tcBorders>
          </w:tcPr>
          <w:p w14:paraId="55D4FA1A" w14:textId="77777777" w:rsidR="007C300B" w:rsidRDefault="007C300B">
            <w:pPr>
              <w:rPr>
                <w:rFonts w:cs="Arial"/>
                <w:szCs w:val="20"/>
              </w:rPr>
            </w:pPr>
          </w:p>
        </w:tc>
      </w:tr>
      <w:tr w:rsidR="007C300B" w14:paraId="6D5B9CB4"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5D5523A" w14:textId="77777777" w:rsidR="007C300B" w:rsidRDefault="007C300B">
            <w:pPr>
              <w:rPr>
                <w:rFonts w:cs="Arial"/>
                <w:szCs w:val="20"/>
              </w:rPr>
            </w:pPr>
          </w:p>
        </w:tc>
        <w:tc>
          <w:tcPr>
            <w:tcW w:w="2768" w:type="dxa"/>
            <w:tcBorders>
              <w:top w:val="single" w:sz="4" w:space="0" w:color="auto"/>
              <w:left w:val="single" w:sz="4" w:space="0" w:color="auto"/>
              <w:bottom w:val="single" w:sz="4" w:space="0" w:color="auto"/>
              <w:right w:val="single" w:sz="4" w:space="0" w:color="auto"/>
            </w:tcBorders>
            <w:hideMark/>
          </w:tcPr>
          <w:p w14:paraId="33C02BB3" w14:textId="77777777" w:rsidR="007C300B" w:rsidRDefault="00393DC0">
            <w:pPr>
              <w:rPr>
                <w:rFonts w:cs="Arial"/>
                <w:szCs w:val="20"/>
              </w:rPr>
            </w:pPr>
            <w:r>
              <w:rPr>
                <w:rFonts w:cs="Arial"/>
                <w:szCs w:val="20"/>
              </w:rPr>
              <w:t>Undefined_Treat_as_Fault1</w:t>
            </w:r>
          </w:p>
        </w:tc>
        <w:tc>
          <w:tcPr>
            <w:tcW w:w="900" w:type="dxa"/>
            <w:tcBorders>
              <w:top w:val="single" w:sz="4" w:space="0" w:color="auto"/>
              <w:left w:val="single" w:sz="4" w:space="0" w:color="auto"/>
              <w:bottom w:val="single" w:sz="4" w:space="0" w:color="auto"/>
              <w:right w:val="single" w:sz="4" w:space="0" w:color="auto"/>
            </w:tcBorders>
            <w:hideMark/>
          </w:tcPr>
          <w:p w14:paraId="6E594771" w14:textId="77777777" w:rsidR="007C300B" w:rsidRDefault="00393DC0">
            <w:pPr>
              <w:rPr>
                <w:rFonts w:cs="Arial"/>
                <w:szCs w:val="20"/>
              </w:rPr>
            </w:pPr>
            <w:r>
              <w:rPr>
                <w:rFonts w:cs="Arial"/>
                <w:szCs w:val="20"/>
              </w:rPr>
              <w:t>0xD</w:t>
            </w:r>
          </w:p>
        </w:tc>
        <w:tc>
          <w:tcPr>
            <w:tcW w:w="2160" w:type="dxa"/>
            <w:tcBorders>
              <w:top w:val="single" w:sz="4" w:space="0" w:color="auto"/>
              <w:left w:val="single" w:sz="4" w:space="0" w:color="auto"/>
              <w:bottom w:val="single" w:sz="4" w:space="0" w:color="auto"/>
              <w:right w:val="single" w:sz="4" w:space="0" w:color="auto"/>
            </w:tcBorders>
          </w:tcPr>
          <w:p w14:paraId="7216BCF3" w14:textId="77777777" w:rsidR="007C300B" w:rsidRDefault="007C300B">
            <w:pPr>
              <w:rPr>
                <w:rFonts w:cs="Arial"/>
                <w:szCs w:val="20"/>
              </w:rPr>
            </w:pPr>
          </w:p>
        </w:tc>
      </w:tr>
      <w:tr w:rsidR="007C300B" w14:paraId="66A9E285"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6E978AEA" w14:textId="77777777" w:rsidR="007C300B" w:rsidRDefault="007C300B">
            <w:pPr>
              <w:rPr>
                <w:rFonts w:cs="Arial"/>
                <w:szCs w:val="20"/>
              </w:rPr>
            </w:pPr>
          </w:p>
        </w:tc>
        <w:tc>
          <w:tcPr>
            <w:tcW w:w="2768" w:type="dxa"/>
            <w:tcBorders>
              <w:top w:val="single" w:sz="4" w:space="0" w:color="auto"/>
              <w:left w:val="single" w:sz="4" w:space="0" w:color="auto"/>
              <w:bottom w:val="single" w:sz="4" w:space="0" w:color="auto"/>
              <w:right w:val="single" w:sz="4" w:space="0" w:color="auto"/>
            </w:tcBorders>
            <w:hideMark/>
          </w:tcPr>
          <w:p w14:paraId="46B93801" w14:textId="77777777" w:rsidR="007C300B" w:rsidRDefault="00393DC0">
            <w:pPr>
              <w:rPr>
                <w:rFonts w:cs="Arial"/>
                <w:szCs w:val="20"/>
              </w:rPr>
            </w:pPr>
            <w:r>
              <w:rPr>
                <w:rFonts w:cs="Arial"/>
                <w:szCs w:val="20"/>
              </w:rPr>
              <w:t>Unknown_Position</w:t>
            </w:r>
          </w:p>
        </w:tc>
        <w:tc>
          <w:tcPr>
            <w:tcW w:w="900" w:type="dxa"/>
            <w:tcBorders>
              <w:top w:val="single" w:sz="4" w:space="0" w:color="auto"/>
              <w:left w:val="single" w:sz="4" w:space="0" w:color="auto"/>
              <w:bottom w:val="single" w:sz="4" w:space="0" w:color="auto"/>
              <w:right w:val="single" w:sz="4" w:space="0" w:color="auto"/>
            </w:tcBorders>
            <w:hideMark/>
          </w:tcPr>
          <w:p w14:paraId="4AA66816" w14:textId="77777777" w:rsidR="007C300B" w:rsidRDefault="00393DC0">
            <w:pPr>
              <w:rPr>
                <w:rFonts w:cs="Arial"/>
                <w:szCs w:val="20"/>
              </w:rPr>
            </w:pPr>
            <w:r>
              <w:rPr>
                <w:rFonts w:cs="Arial"/>
                <w:szCs w:val="20"/>
              </w:rPr>
              <w:t>0xE</w:t>
            </w:r>
          </w:p>
        </w:tc>
        <w:tc>
          <w:tcPr>
            <w:tcW w:w="2160" w:type="dxa"/>
            <w:tcBorders>
              <w:top w:val="single" w:sz="4" w:space="0" w:color="auto"/>
              <w:left w:val="single" w:sz="4" w:space="0" w:color="auto"/>
              <w:bottom w:val="single" w:sz="4" w:space="0" w:color="auto"/>
              <w:right w:val="single" w:sz="4" w:space="0" w:color="auto"/>
            </w:tcBorders>
          </w:tcPr>
          <w:p w14:paraId="6CF3F925" w14:textId="77777777" w:rsidR="007C300B" w:rsidRDefault="007C300B">
            <w:pPr>
              <w:rPr>
                <w:rFonts w:cs="Arial"/>
                <w:szCs w:val="20"/>
              </w:rPr>
            </w:pPr>
          </w:p>
        </w:tc>
      </w:tr>
      <w:tr w:rsidR="007C300B" w14:paraId="6C6C609B"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E63FFAE" w14:textId="77777777" w:rsidR="007C300B" w:rsidRDefault="007C300B">
            <w:pPr>
              <w:rPr>
                <w:rFonts w:cs="Arial"/>
                <w:szCs w:val="20"/>
              </w:rPr>
            </w:pPr>
          </w:p>
        </w:tc>
        <w:tc>
          <w:tcPr>
            <w:tcW w:w="2768" w:type="dxa"/>
            <w:tcBorders>
              <w:top w:val="single" w:sz="4" w:space="0" w:color="auto"/>
              <w:left w:val="single" w:sz="4" w:space="0" w:color="auto"/>
              <w:bottom w:val="single" w:sz="4" w:space="0" w:color="auto"/>
              <w:right w:val="single" w:sz="4" w:space="0" w:color="auto"/>
            </w:tcBorders>
            <w:hideMark/>
          </w:tcPr>
          <w:p w14:paraId="7D54773F" w14:textId="77777777" w:rsidR="007C300B" w:rsidRDefault="00393DC0">
            <w:pPr>
              <w:rPr>
                <w:rFonts w:cs="Arial"/>
                <w:szCs w:val="20"/>
              </w:rPr>
            </w:pPr>
            <w:r>
              <w:rPr>
                <w:rFonts w:cs="Arial"/>
                <w:szCs w:val="20"/>
              </w:rPr>
              <w:t>Fault</w:t>
            </w:r>
          </w:p>
        </w:tc>
        <w:tc>
          <w:tcPr>
            <w:tcW w:w="900" w:type="dxa"/>
            <w:tcBorders>
              <w:top w:val="single" w:sz="4" w:space="0" w:color="auto"/>
              <w:left w:val="single" w:sz="4" w:space="0" w:color="auto"/>
              <w:bottom w:val="single" w:sz="4" w:space="0" w:color="auto"/>
              <w:right w:val="single" w:sz="4" w:space="0" w:color="auto"/>
            </w:tcBorders>
            <w:hideMark/>
          </w:tcPr>
          <w:p w14:paraId="2C6F9F34" w14:textId="77777777" w:rsidR="007C300B" w:rsidRDefault="00393DC0">
            <w:pPr>
              <w:rPr>
                <w:rFonts w:cs="Arial"/>
                <w:szCs w:val="20"/>
              </w:rPr>
            </w:pPr>
            <w:r>
              <w:rPr>
                <w:rFonts w:cs="Arial"/>
                <w:szCs w:val="20"/>
              </w:rPr>
              <w:t>0xF</w:t>
            </w:r>
          </w:p>
        </w:tc>
        <w:tc>
          <w:tcPr>
            <w:tcW w:w="2160" w:type="dxa"/>
            <w:tcBorders>
              <w:top w:val="single" w:sz="4" w:space="0" w:color="auto"/>
              <w:left w:val="single" w:sz="4" w:space="0" w:color="auto"/>
              <w:bottom w:val="single" w:sz="4" w:space="0" w:color="auto"/>
              <w:right w:val="single" w:sz="4" w:space="0" w:color="auto"/>
            </w:tcBorders>
          </w:tcPr>
          <w:p w14:paraId="513B5658" w14:textId="77777777" w:rsidR="007C300B" w:rsidRDefault="007C300B">
            <w:pPr>
              <w:rPr>
                <w:rFonts w:cs="Arial"/>
                <w:szCs w:val="20"/>
              </w:rPr>
            </w:pPr>
          </w:p>
        </w:tc>
      </w:tr>
    </w:tbl>
    <w:p w14:paraId="14C31711" w14:textId="77777777" w:rsidR="007C300B" w:rsidRDefault="007C300B">
      <w:pPr>
        <w:rPr>
          <w:szCs w:val="20"/>
        </w:rPr>
      </w:pPr>
    </w:p>
    <w:p w14:paraId="5A7048A0" w14:textId="47E4FC3B" w:rsidR="00E36F0E" w:rsidRDefault="00393DC0" w:rsidP="00506E2F">
      <w:pPr>
        <w:pStyle w:val="Heading4"/>
      </w:pPr>
      <w:r w:rsidRPr="00B9479B">
        <w:t>MD-REQ-014025/A-VehicleSpeed_St (TcSE ROIN-223023-1)</w:t>
      </w:r>
    </w:p>
    <w:p w14:paraId="0E20E550" w14:textId="77777777" w:rsidR="007C300B" w:rsidRDefault="00393DC0">
      <w:pPr>
        <w:rPr>
          <w:rFonts w:cs="Arial"/>
          <w:szCs w:val="20"/>
        </w:rPr>
      </w:pPr>
      <w:r>
        <w:rPr>
          <w:rFonts w:cs="Arial"/>
          <w:szCs w:val="20"/>
        </w:rPr>
        <w:t>Message Type: Status</w:t>
      </w:r>
    </w:p>
    <w:p w14:paraId="1F09D793" w14:textId="77777777" w:rsidR="007C300B" w:rsidRDefault="00393DC0">
      <w:pPr>
        <w:rPr>
          <w:rFonts w:cs="Arial"/>
          <w:szCs w:val="20"/>
        </w:rPr>
      </w:pPr>
      <w:r>
        <w:rPr>
          <w:rFonts w:cs="Arial"/>
          <w:szCs w:val="20"/>
        </w:rPr>
        <w:t xml:space="preserve"> </w:t>
      </w:r>
    </w:p>
    <w:p w14:paraId="579FEE01" w14:textId="77777777" w:rsidR="007C300B" w:rsidRDefault="00393DC0">
      <w:pPr>
        <w:rPr>
          <w:rFonts w:cs="Arial"/>
          <w:szCs w:val="20"/>
        </w:rPr>
      </w:pPr>
      <w:r>
        <w:rPr>
          <w:rFonts w:cs="Arial"/>
          <w:szCs w:val="20"/>
        </w:rPr>
        <w:t>Status used to indicate vehicle speed.</w:t>
      </w:r>
    </w:p>
    <w:p w14:paraId="2D7A80C5" w14:textId="77777777" w:rsidR="007C300B" w:rsidRDefault="007C300B">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983"/>
        <w:gridCol w:w="1517"/>
        <w:gridCol w:w="2212"/>
      </w:tblGrid>
      <w:tr w:rsidR="007C300B" w14:paraId="52346CF4"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4FAAC854" w14:textId="77777777" w:rsidR="007C300B" w:rsidRDefault="00393DC0">
            <w:pPr>
              <w:rPr>
                <w:rFonts w:cs="Arial"/>
                <w:b/>
                <w:szCs w:val="20"/>
              </w:rPr>
            </w:pPr>
            <w:r>
              <w:rPr>
                <w:rFonts w:cs="Arial"/>
                <w:b/>
                <w:szCs w:val="20"/>
              </w:rPr>
              <w:t>Name</w:t>
            </w:r>
          </w:p>
        </w:tc>
        <w:tc>
          <w:tcPr>
            <w:tcW w:w="983" w:type="dxa"/>
            <w:tcBorders>
              <w:top w:val="single" w:sz="4" w:space="0" w:color="auto"/>
              <w:left w:val="single" w:sz="4" w:space="0" w:color="auto"/>
              <w:bottom w:val="single" w:sz="4" w:space="0" w:color="auto"/>
              <w:right w:val="single" w:sz="4" w:space="0" w:color="auto"/>
            </w:tcBorders>
            <w:hideMark/>
          </w:tcPr>
          <w:p w14:paraId="65D41249" w14:textId="77777777" w:rsidR="007C300B" w:rsidRDefault="00393DC0">
            <w:pPr>
              <w:rPr>
                <w:rFonts w:cs="Arial"/>
                <w:b/>
                <w:szCs w:val="20"/>
              </w:rPr>
            </w:pPr>
            <w:r>
              <w:rPr>
                <w:rFonts w:cs="Arial"/>
                <w:b/>
                <w:szCs w:val="20"/>
              </w:rPr>
              <w:t>Literals</w:t>
            </w:r>
          </w:p>
        </w:tc>
        <w:tc>
          <w:tcPr>
            <w:tcW w:w="1517" w:type="dxa"/>
            <w:tcBorders>
              <w:top w:val="single" w:sz="4" w:space="0" w:color="auto"/>
              <w:left w:val="single" w:sz="4" w:space="0" w:color="auto"/>
              <w:bottom w:val="single" w:sz="4" w:space="0" w:color="auto"/>
              <w:right w:val="single" w:sz="4" w:space="0" w:color="auto"/>
            </w:tcBorders>
            <w:hideMark/>
          </w:tcPr>
          <w:p w14:paraId="13CE5735" w14:textId="77777777" w:rsidR="007C300B" w:rsidRDefault="00393DC0">
            <w:pPr>
              <w:rPr>
                <w:rFonts w:cs="Arial"/>
                <w:b/>
                <w:szCs w:val="20"/>
              </w:rPr>
            </w:pPr>
            <w:r>
              <w:rPr>
                <w:rFonts w:cs="Arial"/>
                <w:b/>
                <w:szCs w:val="20"/>
              </w:rPr>
              <w:t>Value</w:t>
            </w:r>
          </w:p>
        </w:tc>
        <w:tc>
          <w:tcPr>
            <w:tcW w:w="2212" w:type="dxa"/>
            <w:tcBorders>
              <w:top w:val="single" w:sz="4" w:space="0" w:color="auto"/>
              <w:left w:val="single" w:sz="4" w:space="0" w:color="auto"/>
              <w:bottom w:val="single" w:sz="4" w:space="0" w:color="auto"/>
              <w:right w:val="single" w:sz="4" w:space="0" w:color="auto"/>
            </w:tcBorders>
            <w:hideMark/>
          </w:tcPr>
          <w:p w14:paraId="6DF45A2D" w14:textId="77777777" w:rsidR="007C300B" w:rsidRDefault="00393DC0">
            <w:pPr>
              <w:rPr>
                <w:rFonts w:cs="Arial"/>
                <w:b/>
                <w:szCs w:val="20"/>
              </w:rPr>
            </w:pPr>
            <w:r>
              <w:rPr>
                <w:rFonts w:cs="Arial"/>
                <w:b/>
                <w:szCs w:val="20"/>
              </w:rPr>
              <w:t>Description</w:t>
            </w:r>
          </w:p>
        </w:tc>
      </w:tr>
      <w:tr w:rsidR="007C300B" w14:paraId="4DA61BBA"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4044A92D" w14:textId="77777777" w:rsidR="007C300B" w:rsidRDefault="00393DC0">
            <w:pPr>
              <w:rPr>
                <w:rFonts w:cs="Arial"/>
                <w:szCs w:val="20"/>
              </w:rPr>
            </w:pPr>
            <w:r>
              <w:rPr>
                <w:rFonts w:cs="Arial"/>
                <w:szCs w:val="20"/>
              </w:rPr>
              <w:t>Type</w:t>
            </w:r>
          </w:p>
        </w:tc>
        <w:tc>
          <w:tcPr>
            <w:tcW w:w="983" w:type="dxa"/>
            <w:tcBorders>
              <w:top w:val="single" w:sz="4" w:space="0" w:color="auto"/>
              <w:left w:val="single" w:sz="4" w:space="0" w:color="auto"/>
              <w:bottom w:val="single" w:sz="4" w:space="0" w:color="auto"/>
              <w:right w:val="single" w:sz="4" w:space="0" w:color="auto"/>
            </w:tcBorders>
            <w:hideMark/>
          </w:tcPr>
          <w:p w14:paraId="251B09B4" w14:textId="77777777" w:rsidR="007C300B" w:rsidRDefault="00393DC0">
            <w:pPr>
              <w:rPr>
                <w:rFonts w:cs="Arial"/>
                <w:szCs w:val="20"/>
              </w:rPr>
            </w:pPr>
            <w:r>
              <w:rPr>
                <w:rFonts w:cs="Arial"/>
                <w:szCs w:val="20"/>
              </w:rPr>
              <w:t>-</w:t>
            </w:r>
          </w:p>
        </w:tc>
        <w:tc>
          <w:tcPr>
            <w:tcW w:w="1517" w:type="dxa"/>
            <w:tcBorders>
              <w:top w:val="single" w:sz="4" w:space="0" w:color="auto"/>
              <w:left w:val="single" w:sz="4" w:space="0" w:color="auto"/>
              <w:bottom w:val="single" w:sz="4" w:space="0" w:color="auto"/>
              <w:right w:val="single" w:sz="4" w:space="0" w:color="auto"/>
            </w:tcBorders>
            <w:hideMark/>
          </w:tcPr>
          <w:p w14:paraId="194FF684" w14:textId="77777777" w:rsidR="007C300B" w:rsidRDefault="00393DC0">
            <w:pPr>
              <w:rPr>
                <w:rFonts w:cs="Arial"/>
                <w:szCs w:val="20"/>
              </w:rPr>
            </w:pPr>
            <w:r>
              <w:rPr>
                <w:rFonts w:cs="Arial"/>
                <w:szCs w:val="20"/>
              </w:rPr>
              <w:t>-</w:t>
            </w:r>
          </w:p>
        </w:tc>
        <w:tc>
          <w:tcPr>
            <w:tcW w:w="2212" w:type="dxa"/>
            <w:tcBorders>
              <w:top w:val="single" w:sz="4" w:space="0" w:color="auto"/>
              <w:left w:val="single" w:sz="4" w:space="0" w:color="auto"/>
              <w:bottom w:val="single" w:sz="4" w:space="0" w:color="auto"/>
              <w:right w:val="single" w:sz="4" w:space="0" w:color="auto"/>
            </w:tcBorders>
            <w:hideMark/>
          </w:tcPr>
          <w:p w14:paraId="2BB0DB4E" w14:textId="77777777" w:rsidR="007C300B" w:rsidRDefault="00393DC0">
            <w:pPr>
              <w:rPr>
                <w:rFonts w:cs="Arial"/>
                <w:szCs w:val="20"/>
              </w:rPr>
            </w:pPr>
            <w:r>
              <w:rPr>
                <w:rFonts w:cs="Arial"/>
                <w:szCs w:val="20"/>
              </w:rPr>
              <w:t>Indicates vehicle speed.</w:t>
            </w:r>
          </w:p>
          <w:p w14:paraId="3AD9FF66" w14:textId="77777777" w:rsidR="007C300B" w:rsidRDefault="00393DC0">
            <w:pPr>
              <w:rPr>
                <w:rFonts w:cs="Arial"/>
                <w:szCs w:val="20"/>
              </w:rPr>
            </w:pPr>
            <w:r>
              <w:rPr>
                <w:rFonts w:cs="Arial"/>
                <w:szCs w:val="20"/>
              </w:rPr>
              <w:t>Unit: kph</w:t>
            </w:r>
          </w:p>
          <w:p w14:paraId="5827D182" w14:textId="77777777" w:rsidR="007C300B" w:rsidRDefault="00393DC0">
            <w:pPr>
              <w:rPr>
                <w:rFonts w:cs="Arial"/>
                <w:szCs w:val="20"/>
              </w:rPr>
            </w:pPr>
            <w:r>
              <w:rPr>
                <w:rFonts w:cs="Arial"/>
                <w:szCs w:val="20"/>
              </w:rPr>
              <w:t>Resolution:0.01</w:t>
            </w:r>
          </w:p>
          <w:p w14:paraId="0A9D3FD2" w14:textId="77777777" w:rsidR="007C300B" w:rsidRDefault="00393DC0">
            <w:pPr>
              <w:rPr>
                <w:rFonts w:cs="Arial"/>
                <w:szCs w:val="20"/>
              </w:rPr>
            </w:pPr>
            <w:r>
              <w:rPr>
                <w:rFonts w:cs="Arial"/>
                <w:szCs w:val="20"/>
              </w:rPr>
              <w:t>Offset:0</w:t>
            </w:r>
          </w:p>
        </w:tc>
      </w:tr>
      <w:tr w:rsidR="007C300B" w14:paraId="49CF9B0E"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78829080" w14:textId="77777777" w:rsidR="007C300B" w:rsidRDefault="007C300B">
            <w:pPr>
              <w:rPr>
                <w:rFonts w:cs="Arial"/>
                <w:szCs w:val="20"/>
              </w:rPr>
            </w:pPr>
          </w:p>
        </w:tc>
        <w:tc>
          <w:tcPr>
            <w:tcW w:w="983" w:type="dxa"/>
            <w:tcBorders>
              <w:top w:val="single" w:sz="4" w:space="0" w:color="auto"/>
              <w:left w:val="single" w:sz="4" w:space="0" w:color="auto"/>
              <w:bottom w:val="single" w:sz="4" w:space="0" w:color="auto"/>
              <w:right w:val="single" w:sz="4" w:space="0" w:color="auto"/>
            </w:tcBorders>
            <w:hideMark/>
          </w:tcPr>
          <w:p w14:paraId="43EE67D9" w14:textId="77777777" w:rsidR="007C300B" w:rsidRDefault="00393DC0">
            <w:pPr>
              <w:rPr>
                <w:rFonts w:cs="Arial"/>
                <w:szCs w:val="20"/>
              </w:rPr>
            </w:pPr>
            <w:r>
              <w:rPr>
                <w:rFonts w:cs="Arial"/>
                <w:szCs w:val="20"/>
              </w:rPr>
              <w:t>kph</w:t>
            </w:r>
          </w:p>
        </w:tc>
        <w:tc>
          <w:tcPr>
            <w:tcW w:w="1517" w:type="dxa"/>
            <w:tcBorders>
              <w:top w:val="single" w:sz="4" w:space="0" w:color="auto"/>
              <w:left w:val="single" w:sz="4" w:space="0" w:color="auto"/>
              <w:bottom w:val="single" w:sz="4" w:space="0" w:color="auto"/>
              <w:right w:val="single" w:sz="4" w:space="0" w:color="auto"/>
            </w:tcBorders>
            <w:hideMark/>
          </w:tcPr>
          <w:p w14:paraId="2C12D8A9" w14:textId="77777777" w:rsidR="007C300B" w:rsidRDefault="00393DC0">
            <w:pPr>
              <w:rPr>
                <w:rFonts w:cs="Arial"/>
                <w:szCs w:val="20"/>
              </w:rPr>
            </w:pPr>
            <w:r>
              <w:rPr>
                <w:rFonts w:cs="Arial"/>
                <w:szCs w:val="20"/>
              </w:rPr>
              <w:t>0x0 to 0xFFFF</w:t>
            </w:r>
          </w:p>
        </w:tc>
        <w:tc>
          <w:tcPr>
            <w:tcW w:w="2212" w:type="dxa"/>
            <w:tcBorders>
              <w:top w:val="single" w:sz="4" w:space="0" w:color="auto"/>
              <w:left w:val="single" w:sz="4" w:space="0" w:color="auto"/>
              <w:bottom w:val="single" w:sz="4" w:space="0" w:color="auto"/>
              <w:right w:val="single" w:sz="4" w:space="0" w:color="auto"/>
            </w:tcBorders>
          </w:tcPr>
          <w:p w14:paraId="6A0E834A" w14:textId="77777777" w:rsidR="007C300B" w:rsidRDefault="007C300B">
            <w:pPr>
              <w:rPr>
                <w:rFonts w:cs="Arial"/>
                <w:szCs w:val="20"/>
              </w:rPr>
            </w:pPr>
          </w:p>
        </w:tc>
      </w:tr>
    </w:tbl>
    <w:p w14:paraId="3C7C3483" w14:textId="77777777" w:rsidR="007C300B" w:rsidRDefault="007C300B">
      <w:pPr>
        <w:rPr>
          <w:rFonts w:cs="Arial"/>
          <w:szCs w:val="20"/>
        </w:rPr>
      </w:pPr>
    </w:p>
    <w:p w14:paraId="1803CFC4" w14:textId="306D6895" w:rsidR="00E36F0E" w:rsidRDefault="00393DC0" w:rsidP="00506E2F">
      <w:pPr>
        <w:pStyle w:val="Heading4"/>
      </w:pPr>
      <w:r w:rsidRPr="00B9479B">
        <w:t>MD-REQ-304038/A-VehicleMode</w:t>
      </w:r>
    </w:p>
    <w:p w14:paraId="53BB1815" w14:textId="77777777" w:rsidR="00E36F0E" w:rsidRDefault="00393DC0" w:rsidP="00E36F0E">
      <w:r>
        <w:t>Message Type: Status</w:t>
      </w:r>
    </w:p>
    <w:p w14:paraId="4B97B059" w14:textId="77777777" w:rsidR="00E36F0E" w:rsidRDefault="00E36F0E" w:rsidP="00E36F0E"/>
    <w:p w14:paraId="1555348E" w14:textId="77777777" w:rsidR="00E36F0E" w:rsidRDefault="00393DC0" w:rsidP="00E36F0E">
      <w:r w:rsidRPr="00CD6092">
        <w:t>Signal to manage the key of</w:t>
      </w:r>
      <w:r>
        <w:t>f load of the vehicle when the I</w:t>
      </w:r>
      <w:r w:rsidRPr="00CD6092">
        <w:t>gnition is OFF</w:t>
      </w:r>
      <w:r>
        <w:t>.</w:t>
      </w:r>
    </w:p>
    <w:p w14:paraId="00CDE67C" w14:textId="77777777" w:rsidR="00E36F0E" w:rsidRDefault="00E36F0E" w:rsidP="00E36F0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8"/>
        <w:gridCol w:w="2511"/>
        <w:gridCol w:w="1179"/>
        <w:gridCol w:w="1440"/>
      </w:tblGrid>
      <w:tr w:rsidR="00E36F0E" w14:paraId="4E8AC9B7" w14:textId="77777777" w:rsidTr="00E36F0E">
        <w:trPr>
          <w:jc w:val="center"/>
        </w:trPr>
        <w:tc>
          <w:tcPr>
            <w:tcW w:w="798" w:type="dxa"/>
            <w:tcBorders>
              <w:top w:val="single" w:sz="4" w:space="0" w:color="auto"/>
              <w:left w:val="single" w:sz="4" w:space="0" w:color="auto"/>
              <w:bottom w:val="single" w:sz="4" w:space="0" w:color="auto"/>
              <w:right w:val="single" w:sz="4" w:space="0" w:color="auto"/>
            </w:tcBorders>
            <w:hideMark/>
          </w:tcPr>
          <w:p w14:paraId="760FCDAE" w14:textId="77777777" w:rsidR="00E36F0E" w:rsidRDefault="00393DC0">
            <w:pPr>
              <w:spacing w:line="276" w:lineRule="auto"/>
              <w:rPr>
                <w:rFonts w:cs="Arial"/>
                <w:b/>
              </w:rPr>
            </w:pPr>
            <w:r>
              <w:rPr>
                <w:rFonts w:cs="Arial"/>
                <w:b/>
              </w:rPr>
              <w:t>Name</w:t>
            </w:r>
          </w:p>
        </w:tc>
        <w:tc>
          <w:tcPr>
            <w:tcW w:w="2511" w:type="dxa"/>
            <w:tcBorders>
              <w:top w:val="single" w:sz="4" w:space="0" w:color="auto"/>
              <w:left w:val="single" w:sz="4" w:space="0" w:color="auto"/>
              <w:bottom w:val="single" w:sz="4" w:space="0" w:color="auto"/>
              <w:right w:val="single" w:sz="4" w:space="0" w:color="auto"/>
            </w:tcBorders>
            <w:hideMark/>
          </w:tcPr>
          <w:p w14:paraId="5752739D" w14:textId="77777777" w:rsidR="00E36F0E" w:rsidRDefault="00393DC0">
            <w:pPr>
              <w:spacing w:line="276" w:lineRule="auto"/>
              <w:rPr>
                <w:rFonts w:cs="Arial"/>
                <w:b/>
              </w:rPr>
            </w:pPr>
            <w:r>
              <w:rPr>
                <w:rFonts w:cs="Arial"/>
                <w:b/>
              </w:rPr>
              <w:t>Literals</w:t>
            </w:r>
          </w:p>
        </w:tc>
        <w:tc>
          <w:tcPr>
            <w:tcW w:w="1179" w:type="dxa"/>
            <w:tcBorders>
              <w:top w:val="single" w:sz="4" w:space="0" w:color="auto"/>
              <w:left w:val="single" w:sz="4" w:space="0" w:color="auto"/>
              <w:bottom w:val="single" w:sz="4" w:space="0" w:color="auto"/>
              <w:right w:val="single" w:sz="4" w:space="0" w:color="auto"/>
            </w:tcBorders>
            <w:hideMark/>
          </w:tcPr>
          <w:p w14:paraId="112A2687" w14:textId="77777777" w:rsidR="00E36F0E" w:rsidRDefault="00393DC0">
            <w:pPr>
              <w:spacing w:line="276" w:lineRule="auto"/>
              <w:rPr>
                <w:rFonts w:cs="Arial"/>
                <w:b/>
              </w:rPr>
            </w:pPr>
            <w:r>
              <w:rPr>
                <w:rFonts w:cs="Arial"/>
                <w:b/>
              </w:rPr>
              <w:t>Value</w:t>
            </w:r>
          </w:p>
        </w:tc>
        <w:tc>
          <w:tcPr>
            <w:tcW w:w="1440" w:type="dxa"/>
            <w:tcBorders>
              <w:top w:val="single" w:sz="4" w:space="0" w:color="auto"/>
              <w:left w:val="single" w:sz="4" w:space="0" w:color="auto"/>
              <w:bottom w:val="single" w:sz="4" w:space="0" w:color="auto"/>
              <w:right w:val="single" w:sz="4" w:space="0" w:color="auto"/>
            </w:tcBorders>
            <w:hideMark/>
          </w:tcPr>
          <w:p w14:paraId="1914D061" w14:textId="77777777" w:rsidR="00E36F0E" w:rsidRDefault="00393DC0">
            <w:pPr>
              <w:spacing w:line="276" w:lineRule="auto"/>
              <w:rPr>
                <w:rFonts w:cs="Arial"/>
                <w:b/>
              </w:rPr>
            </w:pPr>
            <w:r>
              <w:rPr>
                <w:rFonts w:cs="Arial"/>
                <w:b/>
              </w:rPr>
              <w:t>Description</w:t>
            </w:r>
          </w:p>
        </w:tc>
      </w:tr>
      <w:tr w:rsidR="00E36F0E" w14:paraId="4D996A2A" w14:textId="77777777" w:rsidTr="00E36F0E">
        <w:trPr>
          <w:jc w:val="center"/>
        </w:trPr>
        <w:tc>
          <w:tcPr>
            <w:tcW w:w="798" w:type="dxa"/>
            <w:tcBorders>
              <w:top w:val="single" w:sz="4" w:space="0" w:color="auto"/>
              <w:left w:val="single" w:sz="4" w:space="0" w:color="auto"/>
              <w:bottom w:val="single" w:sz="4" w:space="0" w:color="auto"/>
              <w:right w:val="single" w:sz="4" w:space="0" w:color="auto"/>
            </w:tcBorders>
            <w:hideMark/>
          </w:tcPr>
          <w:p w14:paraId="3D695F53" w14:textId="77777777" w:rsidR="00E36F0E" w:rsidRDefault="00393DC0">
            <w:pPr>
              <w:spacing w:line="276" w:lineRule="auto"/>
              <w:rPr>
                <w:rFonts w:cs="Arial"/>
              </w:rPr>
            </w:pPr>
            <w:r>
              <w:rPr>
                <w:rFonts w:cs="Arial"/>
              </w:rPr>
              <w:t>Type</w:t>
            </w:r>
          </w:p>
        </w:tc>
        <w:tc>
          <w:tcPr>
            <w:tcW w:w="2511" w:type="dxa"/>
            <w:tcBorders>
              <w:top w:val="single" w:sz="4" w:space="0" w:color="auto"/>
              <w:left w:val="single" w:sz="4" w:space="0" w:color="auto"/>
              <w:bottom w:val="single" w:sz="4" w:space="0" w:color="auto"/>
              <w:right w:val="single" w:sz="4" w:space="0" w:color="auto"/>
            </w:tcBorders>
            <w:hideMark/>
          </w:tcPr>
          <w:p w14:paraId="0E7AD7EF" w14:textId="77777777" w:rsidR="00E36F0E" w:rsidRDefault="00393DC0">
            <w:pPr>
              <w:spacing w:line="276" w:lineRule="auto"/>
              <w:rPr>
                <w:rFonts w:cs="Arial"/>
              </w:rPr>
            </w:pPr>
            <w:r>
              <w:rPr>
                <w:rFonts w:cs="Arial"/>
              </w:rPr>
              <w:t>-</w:t>
            </w:r>
          </w:p>
        </w:tc>
        <w:tc>
          <w:tcPr>
            <w:tcW w:w="1179" w:type="dxa"/>
            <w:tcBorders>
              <w:top w:val="single" w:sz="4" w:space="0" w:color="auto"/>
              <w:left w:val="single" w:sz="4" w:space="0" w:color="auto"/>
              <w:bottom w:val="single" w:sz="4" w:space="0" w:color="auto"/>
              <w:right w:val="single" w:sz="4" w:space="0" w:color="auto"/>
            </w:tcBorders>
            <w:hideMark/>
          </w:tcPr>
          <w:p w14:paraId="19BAAB11" w14:textId="77777777" w:rsidR="00E36F0E" w:rsidRDefault="00393DC0">
            <w:pPr>
              <w:spacing w:line="276" w:lineRule="auto"/>
              <w:rPr>
                <w:rFonts w:cs="Arial"/>
              </w:rPr>
            </w:pPr>
            <w:r>
              <w:rPr>
                <w:rFonts w:cs="Arial"/>
              </w:rPr>
              <w:t>-</w:t>
            </w:r>
          </w:p>
        </w:tc>
        <w:tc>
          <w:tcPr>
            <w:tcW w:w="1440" w:type="dxa"/>
            <w:tcBorders>
              <w:top w:val="single" w:sz="4" w:space="0" w:color="auto"/>
              <w:left w:val="single" w:sz="4" w:space="0" w:color="auto"/>
              <w:bottom w:val="single" w:sz="4" w:space="0" w:color="auto"/>
              <w:right w:val="single" w:sz="4" w:space="0" w:color="auto"/>
            </w:tcBorders>
            <w:hideMark/>
          </w:tcPr>
          <w:p w14:paraId="29416A58" w14:textId="77777777" w:rsidR="00E36F0E" w:rsidRDefault="00393DC0">
            <w:pPr>
              <w:spacing w:line="276" w:lineRule="auto"/>
              <w:rPr>
                <w:rFonts w:cs="Arial"/>
              </w:rPr>
            </w:pPr>
            <w:r>
              <w:rPr>
                <w:rFonts w:cs="Arial"/>
              </w:rPr>
              <w:t>-</w:t>
            </w:r>
          </w:p>
        </w:tc>
      </w:tr>
      <w:tr w:rsidR="00E36F0E" w14:paraId="11850ECD" w14:textId="77777777" w:rsidTr="00E36F0E">
        <w:trPr>
          <w:jc w:val="center"/>
        </w:trPr>
        <w:tc>
          <w:tcPr>
            <w:tcW w:w="798" w:type="dxa"/>
            <w:tcBorders>
              <w:top w:val="single" w:sz="4" w:space="0" w:color="auto"/>
              <w:left w:val="single" w:sz="4" w:space="0" w:color="auto"/>
              <w:bottom w:val="single" w:sz="4" w:space="0" w:color="auto"/>
              <w:right w:val="single" w:sz="4" w:space="0" w:color="auto"/>
            </w:tcBorders>
          </w:tcPr>
          <w:p w14:paraId="118AAFF1" w14:textId="77777777" w:rsidR="00E36F0E" w:rsidRDefault="00E36F0E">
            <w:pPr>
              <w:spacing w:line="276" w:lineRule="auto"/>
              <w:rPr>
                <w:rFonts w:cs="Arial"/>
              </w:rPr>
            </w:pPr>
          </w:p>
        </w:tc>
        <w:tc>
          <w:tcPr>
            <w:tcW w:w="2511" w:type="dxa"/>
            <w:tcBorders>
              <w:top w:val="single" w:sz="4" w:space="0" w:color="auto"/>
              <w:left w:val="single" w:sz="4" w:space="0" w:color="auto"/>
              <w:bottom w:val="single" w:sz="4" w:space="0" w:color="auto"/>
              <w:right w:val="single" w:sz="4" w:space="0" w:color="auto"/>
            </w:tcBorders>
            <w:hideMark/>
          </w:tcPr>
          <w:p w14:paraId="108C6C7F" w14:textId="77777777" w:rsidR="00E36F0E" w:rsidRDefault="00393DC0" w:rsidP="00E36F0E">
            <w:r>
              <w:rPr>
                <w:szCs w:val="20"/>
              </w:rPr>
              <w:t xml:space="preserve">NormalPower </w:t>
            </w:r>
          </w:p>
        </w:tc>
        <w:tc>
          <w:tcPr>
            <w:tcW w:w="1179" w:type="dxa"/>
            <w:tcBorders>
              <w:top w:val="single" w:sz="4" w:space="0" w:color="auto"/>
              <w:left w:val="single" w:sz="4" w:space="0" w:color="auto"/>
              <w:bottom w:val="single" w:sz="4" w:space="0" w:color="auto"/>
              <w:right w:val="single" w:sz="4" w:space="0" w:color="auto"/>
            </w:tcBorders>
            <w:hideMark/>
          </w:tcPr>
          <w:p w14:paraId="762B0399" w14:textId="77777777" w:rsidR="00E36F0E" w:rsidRDefault="00393DC0">
            <w:pPr>
              <w:adjustRightInd w:val="0"/>
              <w:spacing w:line="276" w:lineRule="auto"/>
              <w:rPr>
                <w:rFonts w:cs="Arial"/>
              </w:rPr>
            </w:pPr>
            <w:r>
              <w:rPr>
                <w:rFonts w:cs="Arial"/>
              </w:rPr>
              <w:t>0x0</w:t>
            </w:r>
          </w:p>
        </w:tc>
        <w:tc>
          <w:tcPr>
            <w:tcW w:w="1440" w:type="dxa"/>
            <w:tcBorders>
              <w:top w:val="single" w:sz="4" w:space="0" w:color="auto"/>
              <w:left w:val="single" w:sz="4" w:space="0" w:color="auto"/>
              <w:bottom w:val="single" w:sz="4" w:space="0" w:color="auto"/>
              <w:right w:val="single" w:sz="4" w:space="0" w:color="auto"/>
            </w:tcBorders>
          </w:tcPr>
          <w:p w14:paraId="6B35FF03" w14:textId="77777777" w:rsidR="00E36F0E" w:rsidRDefault="00E36F0E">
            <w:pPr>
              <w:spacing w:line="276" w:lineRule="auto"/>
              <w:rPr>
                <w:rFonts w:cs="Arial"/>
              </w:rPr>
            </w:pPr>
          </w:p>
        </w:tc>
      </w:tr>
      <w:tr w:rsidR="00E36F0E" w14:paraId="4299612A" w14:textId="77777777" w:rsidTr="00E36F0E">
        <w:trPr>
          <w:jc w:val="center"/>
        </w:trPr>
        <w:tc>
          <w:tcPr>
            <w:tcW w:w="798" w:type="dxa"/>
            <w:tcBorders>
              <w:top w:val="single" w:sz="4" w:space="0" w:color="auto"/>
              <w:left w:val="single" w:sz="4" w:space="0" w:color="auto"/>
              <w:bottom w:val="single" w:sz="4" w:space="0" w:color="auto"/>
              <w:right w:val="single" w:sz="4" w:space="0" w:color="auto"/>
            </w:tcBorders>
          </w:tcPr>
          <w:p w14:paraId="389599ED" w14:textId="77777777" w:rsidR="00E36F0E" w:rsidRDefault="00E36F0E">
            <w:pPr>
              <w:spacing w:line="276" w:lineRule="auto"/>
              <w:rPr>
                <w:rFonts w:cs="Arial"/>
              </w:rPr>
            </w:pPr>
          </w:p>
        </w:tc>
        <w:tc>
          <w:tcPr>
            <w:tcW w:w="2511" w:type="dxa"/>
            <w:tcBorders>
              <w:top w:val="single" w:sz="4" w:space="0" w:color="auto"/>
              <w:left w:val="single" w:sz="4" w:space="0" w:color="auto"/>
              <w:bottom w:val="single" w:sz="4" w:space="0" w:color="auto"/>
              <w:right w:val="single" w:sz="4" w:space="0" w:color="auto"/>
            </w:tcBorders>
            <w:hideMark/>
          </w:tcPr>
          <w:p w14:paraId="5E3EEF90" w14:textId="77777777" w:rsidR="00E36F0E" w:rsidRDefault="00393DC0" w:rsidP="00E36F0E">
            <w:pPr>
              <w:adjustRightInd w:val="0"/>
              <w:spacing w:line="276" w:lineRule="auto"/>
              <w:rPr>
                <w:rFonts w:cs="Arial"/>
              </w:rPr>
            </w:pPr>
            <w:r>
              <w:t>FactoryPower</w:t>
            </w:r>
          </w:p>
        </w:tc>
        <w:tc>
          <w:tcPr>
            <w:tcW w:w="1179" w:type="dxa"/>
            <w:tcBorders>
              <w:top w:val="single" w:sz="4" w:space="0" w:color="auto"/>
              <w:left w:val="single" w:sz="4" w:space="0" w:color="auto"/>
              <w:bottom w:val="single" w:sz="4" w:space="0" w:color="auto"/>
              <w:right w:val="single" w:sz="4" w:space="0" w:color="auto"/>
            </w:tcBorders>
            <w:hideMark/>
          </w:tcPr>
          <w:p w14:paraId="2F7958AE" w14:textId="77777777" w:rsidR="00E36F0E" w:rsidRDefault="00393DC0">
            <w:pPr>
              <w:adjustRightInd w:val="0"/>
              <w:spacing w:line="276" w:lineRule="auto"/>
              <w:rPr>
                <w:rFonts w:cs="Arial"/>
              </w:rPr>
            </w:pPr>
            <w:r>
              <w:rPr>
                <w:rFonts w:cs="Arial"/>
              </w:rPr>
              <w:t>0x1</w:t>
            </w:r>
          </w:p>
        </w:tc>
        <w:tc>
          <w:tcPr>
            <w:tcW w:w="1440" w:type="dxa"/>
            <w:tcBorders>
              <w:top w:val="single" w:sz="4" w:space="0" w:color="auto"/>
              <w:left w:val="single" w:sz="4" w:space="0" w:color="auto"/>
              <w:bottom w:val="single" w:sz="4" w:space="0" w:color="auto"/>
              <w:right w:val="single" w:sz="4" w:space="0" w:color="auto"/>
            </w:tcBorders>
          </w:tcPr>
          <w:p w14:paraId="5D4BDE3B" w14:textId="77777777" w:rsidR="00E36F0E" w:rsidRDefault="00E36F0E">
            <w:pPr>
              <w:spacing w:line="276" w:lineRule="auto"/>
              <w:rPr>
                <w:rFonts w:cs="Arial"/>
              </w:rPr>
            </w:pPr>
          </w:p>
        </w:tc>
      </w:tr>
      <w:tr w:rsidR="00E36F0E" w14:paraId="0DB7A877" w14:textId="77777777" w:rsidTr="00E36F0E">
        <w:trPr>
          <w:jc w:val="center"/>
        </w:trPr>
        <w:tc>
          <w:tcPr>
            <w:tcW w:w="798" w:type="dxa"/>
            <w:tcBorders>
              <w:top w:val="single" w:sz="4" w:space="0" w:color="auto"/>
              <w:left w:val="single" w:sz="4" w:space="0" w:color="auto"/>
              <w:bottom w:val="single" w:sz="4" w:space="0" w:color="auto"/>
              <w:right w:val="single" w:sz="4" w:space="0" w:color="auto"/>
            </w:tcBorders>
          </w:tcPr>
          <w:p w14:paraId="11315909" w14:textId="77777777" w:rsidR="00E36F0E" w:rsidRDefault="00E36F0E">
            <w:pPr>
              <w:spacing w:line="276" w:lineRule="auto"/>
              <w:rPr>
                <w:rFonts w:cs="Arial"/>
              </w:rPr>
            </w:pPr>
          </w:p>
        </w:tc>
        <w:tc>
          <w:tcPr>
            <w:tcW w:w="2511" w:type="dxa"/>
            <w:tcBorders>
              <w:top w:val="single" w:sz="4" w:space="0" w:color="auto"/>
              <w:left w:val="single" w:sz="4" w:space="0" w:color="auto"/>
              <w:bottom w:val="single" w:sz="4" w:space="0" w:color="auto"/>
              <w:right w:val="single" w:sz="4" w:space="0" w:color="auto"/>
            </w:tcBorders>
            <w:hideMark/>
          </w:tcPr>
          <w:p w14:paraId="2D315A67" w14:textId="77777777" w:rsidR="00E36F0E" w:rsidRDefault="00393DC0" w:rsidP="00E36F0E">
            <w:pPr>
              <w:adjustRightInd w:val="0"/>
              <w:spacing w:line="276" w:lineRule="auto"/>
              <w:rPr>
                <w:rFonts w:eastAsia="MS Mincho" w:cs="Arial"/>
              </w:rPr>
            </w:pPr>
            <w:r>
              <w:t>TransportPower</w:t>
            </w:r>
          </w:p>
        </w:tc>
        <w:tc>
          <w:tcPr>
            <w:tcW w:w="1179" w:type="dxa"/>
            <w:tcBorders>
              <w:top w:val="single" w:sz="4" w:space="0" w:color="auto"/>
              <w:left w:val="single" w:sz="4" w:space="0" w:color="auto"/>
              <w:bottom w:val="single" w:sz="4" w:space="0" w:color="auto"/>
              <w:right w:val="single" w:sz="4" w:space="0" w:color="auto"/>
            </w:tcBorders>
            <w:hideMark/>
          </w:tcPr>
          <w:p w14:paraId="5965FABB" w14:textId="77777777" w:rsidR="00E36F0E" w:rsidRDefault="00393DC0">
            <w:pPr>
              <w:adjustRightInd w:val="0"/>
              <w:spacing w:line="276" w:lineRule="auto"/>
              <w:rPr>
                <w:rFonts w:cs="Arial"/>
              </w:rPr>
            </w:pPr>
            <w:r>
              <w:rPr>
                <w:rFonts w:cs="Arial"/>
              </w:rPr>
              <w:t>0x2</w:t>
            </w:r>
          </w:p>
        </w:tc>
        <w:tc>
          <w:tcPr>
            <w:tcW w:w="1440" w:type="dxa"/>
            <w:tcBorders>
              <w:top w:val="single" w:sz="4" w:space="0" w:color="auto"/>
              <w:left w:val="single" w:sz="4" w:space="0" w:color="auto"/>
              <w:bottom w:val="single" w:sz="4" w:space="0" w:color="auto"/>
              <w:right w:val="single" w:sz="4" w:space="0" w:color="auto"/>
            </w:tcBorders>
          </w:tcPr>
          <w:p w14:paraId="3850C58E" w14:textId="77777777" w:rsidR="00E36F0E" w:rsidRDefault="00E36F0E">
            <w:pPr>
              <w:spacing w:line="276" w:lineRule="auto"/>
              <w:rPr>
                <w:rFonts w:cs="Arial"/>
              </w:rPr>
            </w:pPr>
          </w:p>
        </w:tc>
      </w:tr>
      <w:tr w:rsidR="00E36F0E" w14:paraId="4D696D5C" w14:textId="77777777" w:rsidTr="00E36F0E">
        <w:trPr>
          <w:jc w:val="center"/>
        </w:trPr>
        <w:tc>
          <w:tcPr>
            <w:tcW w:w="798" w:type="dxa"/>
            <w:tcBorders>
              <w:top w:val="single" w:sz="4" w:space="0" w:color="auto"/>
              <w:left w:val="single" w:sz="4" w:space="0" w:color="auto"/>
              <w:bottom w:val="single" w:sz="4" w:space="0" w:color="auto"/>
              <w:right w:val="single" w:sz="4" w:space="0" w:color="auto"/>
            </w:tcBorders>
          </w:tcPr>
          <w:p w14:paraId="59C68278" w14:textId="77777777" w:rsidR="00E36F0E" w:rsidRDefault="00E36F0E">
            <w:pPr>
              <w:spacing w:line="276" w:lineRule="auto"/>
              <w:rPr>
                <w:rFonts w:cs="Arial"/>
              </w:rPr>
            </w:pPr>
          </w:p>
        </w:tc>
        <w:tc>
          <w:tcPr>
            <w:tcW w:w="2511" w:type="dxa"/>
            <w:tcBorders>
              <w:top w:val="single" w:sz="4" w:space="0" w:color="auto"/>
              <w:left w:val="single" w:sz="4" w:space="0" w:color="auto"/>
              <w:bottom w:val="single" w:sz="4" w:space="0" w:color="auto"/>
              <w:right w:val="single" w:sz="4" w:space="0" w:color="auto"/>
            </w:tcBorders>
            <w:hideMark/>
          </w:tcPr>
          <w:p w14:paraId="2F881A00" w14:textId="77777777" w:rsidR="00E36F0E" w:rsidRDefault="00393DC0" w:rsidP="00E36F0E">
            <w:pPr>
              <w:adjustRightInd w:val="0"/>
              <w:spacing w:line="276" w:lineRule="auto"/>
              <w:rPr>
                <w:rFonts w:eastAsia="MS Mincho" w:cs="Arial"/>
              </w:rPr>
            </w:pPr>
            <w:r>
              <w:t>Hibernate</w:t>
            </w:r>
          </w:p>
        </w:tc>
        <w:tc>
          <w:tcPr>
            <w:tcW w:w="1179" w:type="dxa"/>
            <w:tcBorders>
              <w:top w:val="single" w:sz="4" w:space="0" w:color="auto"/>
              <w:left w:val="single" w:sz="4" w:space="0" w:color="auto"/>
              <w:bottom w:val="single" w:sz="4" w:space="0" w:color="auto"/>
              <w:right w:val="single" w:sz="4" w:space="0" w:color="auto"/>
            </w:tcBorders>
            <w:hideMark/>
          </w:tcPr>
          <w:p w14:paraId="135A34C4" w14:textId="77777777" w:rsidR="00E36F0E" w:rsidRDefault="00393DC0">
            <w:pPr>
              <w:adjustRightInd w:val="0"/>
              <w:spacing w:line="276" w:lineRule="auto"/>
              <w:rPr>
                <w:rFonts w:cs="Arial"/>
              </w:rPr>
            </w:pPr>
            <w:r>
              <w:rPr>
                <w:rFonts w:cs="Arial"/>
              </w:rPr>
              <w:t>0x3</w:t>
            </w:r>
          </w:p>
        </w:tc>
        <w:tc>
          <w:tcPr>
            <w:tcW w:w="1440" w:type="dxa"/>
            <w:tcBorders>
              <w:top w:val="single" w:sz="4" w:space="0" w:color="auto"/>
              <w:left w:val="single" w:sz="4" w:space="0" w:color="auto"/>
              <w:bottom w:val="single" w:sz="4" w:space="0" w:color="auto"/>
              <w:right w:val="single" w:sz="4" w:space="0" w:color="auto"/>
            </w:tcBorders>
          </w:tcPr>
          <w:p w14:paraId="06A6F09D" w14:textId="77777777" w:rsidR="00E36F0E" w:rsidRDefault="00E36F0E">
            <w:pPr>
              <w:spacing w:line="276" w:lineRule="auto"/>
              <w:rPr>
                <w:rFonts w:cs="Arial"/>
              </w:rPr>
            </w:pPr>
          </w:p>
        </w:tc>
      </w:tr>
      <w:tr w:rsidR="00E36F0E" w14:paraId="5963B2BA" w14:textId="77777777" w:rsidTr="00E36F0E">
        <w:trPr>
          <w:jc w:val="center"/>
        </w:trPr>
        <w:tc>
          <w:tcPr>
            <w:tcW w:w="798" w:type="dxa"/>
            <w:tcBorders>
              <w:top w:val="single" w:sz="4" w:space="0" w:color="auto"/>
              <w:left w:val="single" w:sz="4" w:space="0" w:color="auto"/>
              <w:bottom w:val="single" w:sz="4" w:space="0" w:color="auto"/>
              <w:right w:val="single" w:sz="4" w:space="0" w:color="auto"/>
            </w:tcBorders>
          </w:tcPr>
          <w:p w14:paraId="60953058" w14:textId="77777777" w:rsidR="00E36F0E" w:rsidRDefault="00E36F0E">
            <w:pPr>
              <w:spacing w:line="276" w:lineRule="auto"/>
              <w:rPr>
                <w:rFonts w:cs="Arial"/>
              </w:rPr>
            </w:pPr>
          </w:p>
        </w:tc>
        <w:tc>
          <w:tcPr>
            <w:tcW w:w="2511" w:type="dxa"/>
            <w:tcBorders>
              <w:top w:val="single" w:sz="4" w:space="0" w:color="auto"/>
              <w:left w:val="single" w:sz="4" w:space="0" w:color="auto"/>
              <w:bottom w:val="single" w:sz="4" w:space="0" w:color="auto"/>
              <w:right w:val="single" w:sz="4" w:space="0" w:color="auto"/>
            </w:tcBorders>
          </w:tcPr>
          <w:p w14:paraId="566C9C93" w14:textId="77777777" w:rsidR="00E36F0E" w:rsidRDefault="00393DC0" w:rsidP="00E36F0E">
            <w:pPr>
              <w:adjustRightInd w:val="0"/>
              <w:spacing w:line="276" w:lineRule="auto"/>
            </w:pPr>
            <w:r>
              <w:t>CriticalBattery</w:t>
            </w:r>
          </w:p>
        </w:tc>
        <w:tc>
          <w:tcPr>
            <w:tcW w:w="1179" w:type="dxa"/>
            <w:tcBorders>
              <w:top w:val="single" w:sz="4" w:space="0" w:color="auto"/>
              <w:left w:val="single" w:sz="4" w:space="0" w:color="auto"/>
              <w:bottom w:val="single" w:sz="4" w:space="0" w:color="auto"/>
              <w:right w:val="single" w:sz="4" w:space="0" w:color="auto"/>
            </w:tcBorders>
          </w:tcPr>
          <w:p w14:paraId="1FBF8FDE" w14:textId="77777777" w:rsidR="00E36F0E" w:rsidRDefault="00393DC0">
            <w:pPr>
              <w:adjustRightInd w:val="0"/>
              <w:spacing w:line="276" w:lineRule="auto"/>
              <w:rPr>
                <w:rFonts w:cs="Arial"/>
              </w:rPr>
            </w:pPr>
            <w:r>
              <w:rPr>
                <w:rFonts w:cs="Arial"/>
              </w:rPr>
              <w:t>0x4</w:t>
            </w:r>
          </w:p>
        </w:tc>
        <w:tc>
          <w:tcPr>
            <w:tcW w:w="1440" w:type="dxa"/>
            <w:tcBorders>
              <w:top w:val="single" w:sz="4" w:space="0" w:color="auto"/>
              <w:left w:val="single" w:sz="4" w:space="0" w:color="auto"/>
              <w:bottom w:val="single" w:sz="4" w:space="0" w:color="auto"/>
              <w:right w:val="single" w:sz="4" w:space="0" w:color="auto"/>
            </w:tcBorders>
          </w:tcPr>
          <w:p w14:paraId="12FEF0AC" w14:textId="77777777" w:rsidR="00E36F0E" w:rsidRDefault="00E36F0E">
            <w:pPr>
              <w:spacing w:line="276" w:lineRule="auto"/>
              <w:rPr>
                <w:rFonts w:cs="Arial"/>
              </w:rPr>
            </w:pPr>
          </w:p>
        </w:tc>
      </w:tr>
      <w:tr w:rsidR="00E36F0E" w14:paraId="616189CC" w14:textId="77777777" w:rsidTr="00E36F0E">
        <w:trPr>
          <w:jc w:val="center"/>
        </w:trPr>
        <w:tc>
          <w:tcPr>
            <w:tcW w:w="798" w:type="dxa"/>
            <w:tcBorders>
              <w:top w:val="single" w:sz="4" w:space="0" w:color="auto"/>
              <w:left w:val="single" w:sz="4" w:space="0" w:color="auto"/>
              <w:bottom w:val="single" w:sz="4" w:space="0" w:color="auto"/>
              <w:right w:val="single" w:sz="4" w:space="0" w:color="auto"/>
            </w:tcBorders>
          </w:tcPr>
          <w:p w14:paraId="60CC64E8" w14:textId="77777777" w:rsidR="00E36F0E" w:rsidRDefault="00E36F0E">
            <w:pPr>
              <w:spacing w:line="276" w:lineRule="auto"/>
              <w:rPr>
                <w:rFonts w:cs="Arial"/>
              </w:rPr>
            </w:pPr>
          </w:p>
        </w:tc>
        <w:tc>
          <w:tcPr>
            <w:tcW w:w="2511" w:type="dxa"/>
            <w:tcBorders>
              <w:top w:val="single" w:sz="4" w:space="0" w:color="auto"/>
              <w:left w:val="single" w:sz="4" w:space="0" w:color="auto"/>
              <w:bottom w:val="single" w:sz="4" w:space="0" w:color="auto"/>
              <w:right w:val="single" w:sz="4" w:space="0" w:color="auto"/>
            </w:tcBorders>
          </w:tcPr>
          <w:p w14:paraId="1C48023B" w14:textId="77777777" w:rsidR="00E36F0E" w:rsidRDefault="00393DC0" w:rsidP="00E36F0E">
            <w:pPr>
              <w:adjustRightInd w:val="0"/>
              <w:spacing w:line="276" w:lineRule="auto"/>
              <w:rPr>
                <w:rFonts w:eastAsia="MS Mincho" w:cs="Arial"/>
              </w:rPr>
            </w:pPr>
            <w:r>
              <w:rPr>
                <w:rFonts w:eastAsia="MS Mincho" w:cs="Arial"/>
              </w:rPr>
              <w:t>NotUsed</w:t>
            </w:r>
          </w:p>
        </w:tc>
        <w:tc>
          <w:tcPr>
            <w:tcW w:w="1179" w:type="dxa"/>
            <w:tcBorders>
              <w:top w:val="single" w:sz="4" w:space="0" w:color="auto"/>
              <w:left w:val="single" w:sz="4" w:space="0" w:color="auto"/>
              <w:bottom w:val="single" w:sz="4" w:space="0" w:color="auto"/>
              <w:right w:val="single" w:sz="4" w:space="0" w:color="auto"/>
            </w:tcBorders>
          </w:tcPr>
          <w:p w14:paraId="118A6522" w14:textId="77777777" w:rsidR="00E36F0E" w:rsidRDefault="00393DC0" w:rsidP="00E36F0E">
            <w:pPr>
              <w:adjustRightInd w:val="0"/>
              <w:spacing w:line="276" w:lineRule="auto"/>
              <w:rPr>
                <w:rFonts w:cs="Arial"/>
              </w:rPr>
            </w:pPr>
            <w:r>
              <w:rPr>
                <w:rFonts w:cs="Arial"/>
              </w:rPr>
              <w:t>0x5 - 0xF</w:t>
            </w:r>
          </w:p>
        </w:tc>
        <w:tc>
          <w:tcPr>
            <w:tcW w:w="1440" w:type="dxa"/>
            <w:tcBorders>
              <w:top w:val="single" w:sz="4" w:space="0" w:color="auto"/>
              <w:left w:val="single" w:sz="4" w:space="0" w:color="auto"/>
              <w:bottom w:val="single" w:sz="4" w:space="0" w:color="auto"/>
              <w:right w:val="single" w:sz="4" w:space="0" w:color="auto"/>
            </w:tcBorders>
          </w:tcPr>
          <w:p w14:paraId="055678B6" w14:textId="77777777" w:rsidR="00E36F0E" w:rsidRDefault="00E36F0E">
            <w:pPr>
              <w:spacing w:line="276" w:lineRule="auto"/>
              <w:rPr>
                <w:rFonts w:cs="Arial"/>
              </w:rPr>
            </w:pPr>
          </w:p>
        </w:tc>
      </w:tr>
    </w:tbl>
    <w:p w14:paraId="75F05356" w14:textId="77777777" w:rsidR="00E36F0E" w:rsidRDefault="00E36F0E" w:rsidP="00E36F0E"/>
    <w:p w14:paraId="5606E6D7" w14:textId="13E5B64D" w:rsidR="00E36F0E" w:rsidRDefault="00393DC0" w:rsidP="00506E2F">
      <w:pPr>
        <w:pStyle w:val="Heading4"/>
      </w:pPr>
      <w:r w:rsidRPr="00B9479B">
        <w:t>MD-REQ-380247/A-CellActivate</w:t>
      </w:r>
    </w:p>
    <w:p w14:paraId="69EFA5D5" w14:textId="77777777" w:rsidR="00E36F0E" w:rsidRPr="00DF2AD3" w:rsidRDefault="00393DC0" w:rsidP="00E36F0E">
      <w:pPr>
        <w:rPr>
          <w:rFonts w:cs="Arial"/>
        </w:rPr>
      </w:pPr>
      <w:r w:rsidRPr="00DF2AD3">
        <w:rPr>
          <w:rFonts w:cs="Arial"/>
        </w:rPr>
        <w:t>This API is used</w:t>
      </w:r>
      <w:r>
        <w:rPr>
          <w:rFonts w:cs="Arial"/>
        </w:rPr>
        <w:t xml:space="preserve"> internally between WIRClient and WIRServer to request activation of a cellular interface</w:t>
      </w:r>
      <w:r w:rsidRPr="00DF2AD3">
        <w:rPr>
          <w:rFonts w:cs="Arial"/>
        </w:rPr>
        <w:t xml:space="preserve">. </w:t>
      </w:r>
      <w:r>
        <w:rPr>
          <w:rFonts w:cs="Arial"/>
        </w:rPr>
        <w:t xml:space="preserve">WIR </w:t>
      </w:r>
      <w:r w:rsidRPr="00DF2AD3">
        <w:rPr>
          <w:rFonts w:cs="Arial"/>
        </w:rPr>
        <w:t>also uses this API for its response.</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26"/>
        <w:gridCol w:w="509"/>
        <w:gridCol w:w="898"/>
        <w:gridCol w:w="1938"/>
        <w:gridCol w:w="1616"/>
        <w:gridCol w:w="2963"/>
      </w:tblGrid>
      <w:tr w:rsidR="00E36F0E" w:rsidRPr="00C82768" w14:paraId="56EED8BA" w14:textId="77777777" w:rsidTr="00506E2F">
        <w:trPr>
          <w:jc w:val="center"/>
        </w:trPr>
        <w:tc>
          <w:tcPr>
            <w:tcW w:w="10098" w:type="dxa"/>
            <w:gridSpan w:val="7"/>
            <w:tcBorders>
              <w:top w:val="single" w:sz="4" w:space="0" w:color="auto"/>
              <w:left w:val="single" w:sz="4" w:space="0" w:color="auto"/>
              <w:bottom w:val="single" w:sz="4" w:space="0" w:color="auto"/>
              <w:right w:val="single" w:sz="4" w:space="0" w:color="auto"/>
            </w:tcBorders>
            <w:shd w:val="clear" w:color="auto" w:fill="808080"/>
          </w:tcPr>
          <w:p w14:paraId="29B9C608" w14:textId="77777777" w:rsidR="00E36F0E" w:rsidRPr="00C82768" w:rsidRDefault="00E36F0E" w:rsidP="00E36F0E">
            <w:pPr>
              <w:spacing w:line="256" w:lineRule="auto"/>
              <w:rPr>
                <w:sz w:val="8"/>
              </w:rPr>
            </w:pPr>
          </w:p>
        </w:tc>
      </w:tr>
      <w:tr w:rsidR="00E36F0E" w:rsidRPr="00C82768" w14:paraId="02D41D47"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23FD3DC6" w14:textId="77777777" w:rsidR="00E36F0E" w:rsidRPr="00C82768" w:rsidRDefault="00393DC0" w:rsidP="00E36F0E">
            <w:pPr>
              <w:spacing w:line="256" w:lineRule="auto"/>
              <w:jc w:val="right"/>
            </w:pPr>
            <w:r w:rsidRPr="00C82768">
              <w:rPr>
                <w:b/>
              </w:rPr>
              <w:t>Method Type</w:t>
            </w:r>
          </w:p>
        </w:tc>
        <w:tc>
          <w:tcPr>
            <w:tcW w:w="7928" w:type="dxa"/>
            <w:gridSpan w:val="5"/>
            <w:tcBorders>
              <w:top w:val="single" w:sz="4" w:space="0" w:color="auto"/>
              <w:left w:val="single" w:sz="4" w:space="0" w:color="auto"/>
              <w:bottom w:val="single" w:sz="4" w:space="0" w:color="auto"/>
              <w:right w:val="single" w:sz="4" w:space="0" w:color="auto"/>
            </w:tcBorders>
            <w:vAlign w:val="center"/>
            <w:hideMark/>
          </w:tcPr>
          <w:p w14:paraId="4537A57A" w14:textId="77777777" w:rsidR="00E36F0E" w:rsidRPr="00C82768" w:rsidRDefault="00393DC0" w:rsidP="00E36F0E">
            <w:pPr>
              <w:spacing w:line="256" w:lineRule="auto"/>
            </w:pPr>
            <w:r w:rsidRPr="00DA32BB">
              <w:t>One-Shot (</w:t>
            </w:r>
            <w:r>
              <w:t>A-Synch)</w:t>
            </w:r>
          </w:p>
        </w:tc>
      </w:tr>
      <w:tr w:rsidR="00E36F0E" w:rsidRPr="00C82768" w14:paraId="075305C8"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1E73EC1C" w14:textId="77777777" w:rsidR="00E36F0E" w:rsidRPr="00C82768" w:rsidRDefault="00393DC0" w:rsidP="00E36F0E">
            <w:pPr>
              <w:spacing w:line="256" w:lineRule="auto"/>
              <w:jc w:val="right"/>
            </w:pPr>
            <w:r w:rsidRPr="00C82768">
              <w:rPr>
                <w:b/>
              </w:rPr>
              <w:t>QoS Level</w:t>
            </w:r>
          </w:p>
        </w:tc>
        <w:tc>
          <w:tcPr>
            <w:tcW w:w="7928" w:type="dxa"/>
            <w:gridSpan w:val="5"/>
            <w:tcBorders>
              <w:top w:val="single" w:sz="4" w:space="0" w:color="auto"/>
              <w:left w:val="single" w:sz="4" w:space="0" w:color="auto"/>
              <w:bottom w:val="single" w:sz="4" w:space="0" w:color="auto"/>
              <w:right w:val="single" w:sz="4" w:space="0" w:color="auto"/>
            </w:tcBorders>
            <w:vAlign w:val="center"/>
            <w:hideMark/>
          </w:tcPr>
          <w:p w14:paraId="6035B44E" w14:textId="77777777" w:rsidR="00E36F0E" w:rsidRPr="00C82768" w:rsidRDefault="00393DC0" w:rsidP="00E36F0E">
            <w:pPr>
              <w:spacing w:line="256" w:lineRule="auto"/>
            </w:pPr>
            <w:r w:rsidRPr="00C82768">
              <w:t>Default</w:t>
            </w:r>
          </w:p>
        </w:tc>
      </w:tr>
      <w:tr w:rsidR="00E36F0E" w:rsidRPr="00C82768" w14:paraId="3EDCBA5A"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17117D49" w14:textId="77777777" w:rsidR="00E36F0E" w:rsidRPr="00C82768" w:rsidRDefault="00393DC0" w:rsidP="00E36F0E">
            <w:pPr>
              <w:spacing w:line="256" w:lineRule="auto"/>
              <w:jc w:val="right"/>
            </w:pPr>
            <w:r w:rsidRPr="00C82768">
              <w:rPr>
                <w:b/>
              </w:rPr>
              <w:t>Retained</w:t>
            </w:r>
          </w:p>
        </w:tc>
        <w:tc>
          <w:tcPr>
            <w:tcW w:w="7928" w:type="dxa"/>
            <w:gridSpan w:val="5"/>
            <w:tcBorders>
              <w:top w:val="single" w:sz="4" w:space="0" w:color="auto"/>
              <w:left w:val="single" w:sz="4" w:space="0" w:color="auto"/>
              <w:bottom w:val="single" w:sz="4" w:space="0" w:color="auto"/>
              <w:right w:val="single" w:sz="4" w:space="0" w:color="auto"/>
            </w:tcBorders>
            <w:vAlign w:val="center"/>
            <w:hideMark/>
          </w:tcPr>
          <w:p w14:paraId="150012C5" w14:textId="77777777" w:rsidR="00E36F0E" w:rsidRPr="00C82768" w:rsidRDefault="00393DC0" w:rsidP="00E36F0E">
            <w:pPr>
              <w:spacing w:line="256" w:lineRule="auto"/>
            </w:pPr>
            <w:r w:rsidRPr="00C82768">
              <w:t>No</w:t>
            </w:r>
          </w:p>
        </w:tc>
      </w:tr>
      <w:tr w:rsidR="00E36F0E" w:rsidRPr="00C82768" w14:paraId="7175D431" w14:textId="77777777" w:rsidTr="00506E2F">
        <w:trPr>
          <w:trHeight w:val="70"/>
          <w:jc w:val="center"/>
        </w:trPr>
        <w:tc>
          <w:tcPr>
            <w:tcW w:w="10098" w:type="dxa"/>
            <w:gridSpan w:val="7"/>
            <w:tcBorders>
              <w:top w:val="single" w:sz="4" w:space="0" w:color="auto"/>
              <w:left w:val="single" w:sz="4" w:space="0" w:color="auto"/>
              <w:bottom w:val="single" w:sz="4" w:space="0" w:color="auto"/>
              <w:right w:val="single" w:sz="4" w:space="0" w:color="auto"/>
            </w:tcBorders>
            <w:shd w:val="clear" w:color="auto" w:fill="808080"/>
          </w:tcPr>
          <w:p w14:paraId="34E5DDAC" w14:textId="77777777" w:rsidR="00E36F0E" w:rsidRPr="00C82768" w:rsidRDefault="00E36F0E" w:rsidP="00E36F0E">
            <w:pPr>
              <w:spacing w:line="256" w:lineRule="auto"/>
              <w:rPr>
                <w:sz w:val="8"/>
              </w:rPr>
            </w:pPr>
          </w:p>
        </w:tc>
      </w:tr>
      <w:tr w:rsidR="00E36F0E" w:rsidRPr="00C82768" w14:paraId="50D87D5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505A4B4B" w14:textId="77777777" w:rsidR="00E36F0E" w:rsidRPr="00C82768" w:rsidRDefault="00393DC0" w:rsidP="00E36F0E">
            <w:pPr>
              <w:jc w:val="center"/>
              <w:rPr>
                <w:b/>
              </w:rPr>
            </w:pPr>
            <w:r w:rsidRPr="00C82768">
              <w:rPr>
                <w:b/>
              </w:rPr>
              <w:t>R/O</w:t>
            </w:r>
          </w:p>
        </w:tc>
        <w:tc>
          <w:tcPr>
            <w:tcW w:w="2040"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330760E0"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3D1C490B" w14:textId="77777777" w:rsidR="00E36F0E" w:rsidRPr="00C82768" w:rsidRDefault="00393DC0" w:rsidP="00E36F0E">
            <w:pPr>
              <w:rPr>
                <w:b/>
              </w:rPr>
            </w:pPr>
            <w:r w:rsidRPr="00C82768">
              <w:rPr>
                <w:b/>
              </w:rPr>
              <w:t>Type</w:t>
            </w:r>
          </w:p>
        </w:tc>
        <w:tc>
          <w:tcPr>
            <w:tcW w:w="1943"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12AF268" w14:textId="77777777" w:rsidR="00E36F0E" w:rsidRPr="00C82768" w:rsidRDefault="00393DC0" w:rsidP="00E36F0E">
            <w:pPr>
              <w:rPr>
                <w:b/>
              </w:rPr>
            </w:pPr>
            <w:r w:rsidRPr="00C82768">
              <w:rPr>
                <w:b/>
              </w:rPr>
              <w:t>Literals</w:t>
            </w:r>
          </w:p>
        </w:tc>
        <w:tc>
          <w:tcPr>
            <w:tcW w:w="162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7A2373A" w14:textId="77777777" w:rsidR="00E36F0E" w:rsidRPr="00C82768" w:rsidRDefault="00393DC0" w:rsidP="00E36F0E">
            <w:pPr>
              <w:rPr>
                <w:b/>
              </w:rPr>
            </w:pPr>
            <w:r w:rsidRPr="00C82768">
              <w:rPr>
                <w:b/>
              </w:rPr>
              <w:t>Value</w:t>
            </w:r>
          </w:p>
        </w:tc>
        <w:tc>
          <w:tcPr>
            <w:tcW w:w="2922"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52D95CB" w14:textId="77777777" w:rsidR="00E36F0E" w:rsidRPr="00C82768" w:rsidRDefault="00393DC0" w:rsidP="00E36F0E">
            <w:pPr>
              <w:rPr>
                <w:b/>
              </w:rPr>
            </w:pPr>
            <w:r w:rsidRPr="00C82768">
              <w:rPr>
                <w:b/>
              </w:rPr>
              <w:t>Description</w:t>
            </w:r>
          </w:p>
        </w:tc>
      </w:tr>
      <w:tr w:rsidR="00E36F0E" w:rsidRPr="00C82768" w14:paraId="7F019568" w14:textId="77777777" w:rsidTr="00506E2F">
        <w:trPr>
          <w:jc w:val="center"/>
        </w:trPr>
        <w:tc>
          <w:tcPr>
            <w:tcW w:w="10098" w:type="dxa"/>
            <w:gridSpan w:val="7"/>
            <w:tcBorders>
              <w:top w:val="single" w:sz="4" w:space="0" w:color="auto"/>
              <w:left w:val="single" w:sz="4" w:space="0" w:color="auto"/>
              <w:bottom w:val="single" w:sz="4" w:space="0" w:color="auto"/>
              <w:right w:val="single" w:sz="4" w:space="0" w:color="auto"/>
            </w:tcBorders>
            <w:shd w:val="clear" w:color="auto" w:fill="D9D9D9"/>
          </w:tcPr>
          <w:p w14:paraId="1C4E32DA" w14:textId="77777777" w:rsidR="00E36F0E" w:rsidRPr="00C82768" w:rsidRDefault="00393DC0" w:rsidP="00E36F0E">
            <w:pPr>
              <w:rPr>
                <w:b/>
              </w:rPr>
            </w:pPr>
            <w:r w:rsidRPr="00C82768">
              <w:rPr>
                <w:b/>
              </w:rPr>
              <w:t>Request</w:t>
            </w:r>
          </w:p>
        </w:tc>
      </w:tr>
      <w:tr w:rsidR="00E36F0E" w:rsidRPr="00C82768" w14:paraId="7F4723C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ACDAA2B" w14:textId="77777777" w:rsidR="00E36F0E" w:rsidRPr="00C82768" w:rsidRDefault="00393DC0" w:rsidP="00E36F0E">
            <w:pPr>
              <w:jc w:val="center"/>
            </w:pPr>
            <w:r w:rsidRPr="00C82768">
              <w:t>R</w:t>
            </w:r>
          </w:p>
        </w:tc>
        <w:tc>
          <w:tcPr>
            <w:tcW w:w="2040" w:type="dxa"/>
            <w:gridSpan w:val="2"/>
            <w:tcBorders>
              <w:top w:val="single" w:sz="4" w:space="0" w:color="auto"/>
              <w:left w:val="single" w:sz="4" w:space="0" w:color="auto"/>
              <w:bottom w:val="single" w:sz="4" w:space="0" w:color="auto"/>
              <w:right w:val="single" w:sz="4" w:space="0" w:color="auto"/>
            </w:tcBorders>
            <w:hideMark/>
          </w:tcPr>
          <w:p w14:paraId="3F062955" w14:textId="77777777" w:rsidR="00E36F0E" w:rsidRPr="00C82768" w:rsidRDefault="00393DC0" w:rsidP="00E36F0E">
            <w:r>
              <w:t>connId</w:t>
            </w:r>
          </w:p>
        </w:tc>
        <w:tc>
          <w:tcPr>
            <w:tcW w:w="900" w:type="dxa"/>
            <w:tcBorders>
              <w:top w:val="single" w:sz="4" w:space="0" w:color="auto"/>
              <w:left w:val="single" w:sz="4" w:space="0" w:color="auto"/>
              <w:bottom w:val="single" w:sz="4" w:space="0" w:color="auto"/>
              <w:right w:val="single" w:sz="4" w:space="0" w:color="auto"/>
            </w:tcBorders>
            <w:hideMark/>
          </w:tcPr>
          <w:p w14:paraId="6A6C8981" w14:textId="77777777" w:rsidR="00E36F0E" w:rsidRPr="00C82768" w:rsidRDefault="00393DC0" w:rsidP="00E36F0E">
            <w:r>
              <w:t>Int32</w:t>
            </w:r>
          </w:p>
        </w:tc>
        <w:tc>
          <w:tcPr>
            <w:tcW w:w="1943" w:type="dxa"/>
            <w:tcBorders>
              <w:top w:val="single" w:sz="4" w:space="0" w:color="auto"/>
              <w:left w:val="single" w:sz="4" w:space="0" w:color="auto"/>
              <w:bottom w:val="single" w:sz="4" w:space="0" w:color="auto"/>
              <w:right w:val="single" w:sz="4" w:space="0" w:color="auto"/>
            </w:tcBorders>
            <w:hideMark/>
          </w:tcPr>
          <w:p w14:paraId="60E3FBB8" w14:textId="77777777" w:rsidR="00E36F0E" w:rsidRPr="00C82768" w:rsidRDefault="00393DC0" w:rsidP="00E36F0E">
            <w:r w:rsidRPr="00C82768">
              <w:t>-</w:t>
            </w:r>
          </w:p>
        </w:tc>
        <w:tc>
          <w:tcPr>
            <w:tcW w:w="1620" w:type="dxa"/>
            <w:tcBorders>
              <w:top w:val="single" w:sz="4" w:space="0" w:color="auto"/>
              <w:left w:val="single" w:sz="4" w:space="0" w:color="auto"/>
              <w:bottom w:val="single" w:sz="4" w:space="0" w:color="auto"/>
              <w:right w:val="single" w:sz="4" w:space="0" w:color="auto"/>
            </w:tcBorders>
            <w:hideMark/>
          </w:tcPr>
          <w:p w14:paraId="253CA43A" w14:textId="77777777" w:rsidR="00E36F0E" w:rsidRPr="00C82768" w:rsidRDefault="00393DC0" w:rsidP="00E36F0E">
            <w:r>
              <w:t>0-4294967295</w:t>
            </w:r>
          </w:p>
        </w:tc>
        <w:tc>
          <w:tcPr>
            <w:tcW w:w="2922" w:type="dxa"/>
            <w:tcBorders>
              <w:top w:val="single" w:sz="4" w:space="0" w:color="auto"/>
              <w:left w:val="single" w:sz="4" w:space="0" w:color="auto"/>
              <w:bottom w:val="single" w:sz="4" w:space="0" w:color="auto"/>
              <w:right w:val="single" w:sz="4" w:space="0" w:color="auto"/>
            </w:tcBorders>
            <w:hideMark/>
          </w:tcPr>
          <w:p w14:paraId="22750B81" w14:textId="77777777" w:rsidR="00E36F0E" w:rsidRPr="00C82768" w:rsidRDefault="00393DC0" w:rsidP="00E36F0E">
            <w:r>
              <w:t>Interface ID used internally by CM</w:t>
            </w:r>
          </w:p>
        </w:tc>
      </w:tr>
      <w:tr w:rsidR="00E36F0E" w:rsidRPr="00C82768" w14:paraId="4C98D53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735B522" w14:textId="77777777" w:rsidR="00E36F0E" w:rsidRPr="00C82768" w:rsidRDefault="00393DC0" w:rsidP="00E36F0E">
            <w:pPr>
              <w:jc w:val="center"/>
            </w:pPr>
            <w:r>
              <w:t>R</w:t>
            </w:r>
          </w:p>
        </w:tc>
        <w:tc>
          <w:tcPr>
            <w:tcW w:w="2040" w:type="dxa"/>
            <w:gridSpan w:val="2"/>
            <w:tcBorders>
              <w:top w:val="single" w:sz="4" w:space="0" w:color="auto"/>
              <w:left w:val="single" w:sz="4" w:space="0" w:color="auto"/>
              <w:bottom w:val="single" w:sz="4" w:space="0" w:color="auto"/>
              <w:right w:val="single" w:sz="4" w:space="0" w:color="auto"/>
            </w:tcBorders>
          </w:tcPr>
          <w:p w14:paraId="1272B9CA" w14:textId="77777777" w:rsidR="00E36F0E" w:rsidRDefault="00393DC0" w:rsidP="00E36F0E">
            <w:r>
              <w:t>CellApnType</w:t>
            </w:r>
          </w:p>
        </w:tc>
        <w:tc>
          <w:tcPr>
            <w:tcW w:w="900" w:type="dxa"/>
            <w:tcBorders>
              <w:top w:val="single" w:sz="4" w:space="0" w:color="auto"/>
              <w:left w:val="single" w:sz="4" w:space="0" w:color="auto"/>
              <w:bottom w:val="single" w:sz="4" w:space="0" w:color="auto"/>
              <w:right w:val="single" w:sz="4" w:space="0" w:color="auto"/>
            </w:tcBorders>
          </w:tcPr>
          <w:p w14:paraId="564E2517" w14:textId="77777777" w:rsidR="00E36F0E" w:rsidRPr="00C82768" w:rsidRDefault="00393DC0" w:rsidP="00E36F0E">
            <w:r>
              <w:t>Enum</w:t>
            </w:r>
          </w:p>
        </w:tc>
        <w:tc>
          <w:tcPr>
            <w:tcW w:w="1943" w:type="dxa"/>
            <w:tcBorders>
              <w:top w:val="single" w:sz="4" w:space="0" w:color="auto"/>
              <w:left w:val="single" w:sz="4" w:space="0" w:color="auto"/>
              <w:bottom w:val="single" w:sz="4" w:space="0" w:color="auto"/>
              <w:right w:val="single" w:sz="4" w:space="0" w:color="auto"/>
            </w:tcBorders>
          </w:tcPr>
          <w:p w14:paraId="0EF1D1BA" w14:textId="77777777" w:rsidR="00E36F0E" w:rsidRPr="00C82768" w:rsidRDefault="00393DC0" w:rsidP="00E36F0E">
            <w:r>
              <w:t>-</w:t>
            </w:r>
          </w:p>
        </w:tc>
        <w:tc>
          <w:tcPr>
            <w:tcW w:w="1620" w:type="dxa"/>
            <w:tcBorders>
              <w:top w:val="single" w:sz="4" w:space="0" w:color="auto"/>
              <w:left w:val="single" w:sz="4" w:space="0" w:color="auto"/>
              <w:bottom w:val="single" w:sz="4" w:space="0" w:color="auto"/>
              <w:right w:val="single" w:sz="4" w:space="0" w:color="auto"/>
            </w:tcBorders>
          </w:tcPr>
          <w:p w14:paraId="6E079566" w14:textId="77777777" w:rsidR="00E36F0E" w:rsidRDefault="00393DC0" w:rsidP="00E36F0E">
            <w:r>
              <w:t>-</w:t>
            </w:r>
          </w:p>
        </w:tc>
        <w:tc>
          <w:tcPr>
            <w:tcW w:w="2922" w:type="dxa"/>
            <w:tcBorders>
              <w:top w:val="single" w:sz="4" w:space="0" w:color="auto"/>
              <w:left w:val="single" w:sz="4" w:space="0" w:color="auto"/>
              <w:bottom w:val="single" w:sz="4" w:space="0" w:color="auto"/>
              <w:right w:val="single" w:sz="4" w:space="0" w:color="auto"/>
            </w:tcBorders>
          </w:tcPr>
          <w:p w14:paraId="33FB592D" w14:textId="77777777" w:rsidR="00E36F0E" w:rsidRPr="0045028D" w:rsidRDefault="00393DC0" w:rsidP="00E36F0E">
            <w:r w:rsidRPr="0045028D">
              <w:t>Available APNs for cellular data</w:t>
            </w:r>
          </w:p>
        </w:tc>
      </w:tr>
      <w:tr w:rsidR="00E36F0E" w:rsidRPr="00C82768" w14:paraId="365BB4F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E38457F" w14:textId="77777777" w:rsidR="00E36F0E" w:rsidRPr="00C82768" w:rsidRDefault="00E36F0E" w:rsidP="00E36F0E">
            <w:pPr>
              <w:jc w:val="center"/>
            </w:pPr>
          </w:p>
        </w:tc>
        <w:tc>
          <w:tcPr>
            <w:tcW w:w="2040" w:type="dxa"/>
            <w:gridSpan w:val="2"/>
            <w:tcBorders>
              <w:top w:val="single" w:sz="4" w:space="0" w:color="auto"/>
              <w:left w:val="single" w:sz="4" w:space="0" w:color="auto"/>
              <w:bottom w:val="single" w:sz="4" w:space="0" w:color="auto"/>
              <w:right w:val="single" w:sz="4" w:space="0" w:color="auto"/>
            </w:tcBorders>
          </w:tcPr>
          <w:p w14:paraId="6FCEDA8C"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6DA31CA6" w14:textId="77777777" w:rsidR="00E36F0E" w:rsidRPr="00C82768" w:rsidRDefault="00E36F0E" w:rsidP="00E36F0E"/>
        </w:tc>
        <w:tc>
          <w:tcPr>
            <w:tcW w:w="1943" w:type="dxa"/>
            <w:tcBorders>
              <w:top w:val="single" w:sz="4" w:space="0" w:color="auto"/>
              <w:left w:val="single" w:sz="4" w:space="0" w:color="auto"/>
              <w:bottom w:val="single" w:sz="4" w:space="0" w:color="auto"/>
              <w:right w:val="single" w:sz="4" w:space="0" w:color="auto"/>
            </w:tcBorders>
          </w:tcPr>
          <w:p w14:paraId="258F0CCF" w14:textId="77777777" w:rsidR="00E36F0E" w:rsidRPr="00C82768" w:rsidRDefault="00393DC0" w:rsidP="00E36F0E">
            <w:r>
              <w:t>Internet</w:t>
            </w:r>
          </w:p>
        </w:tc>
        <w:tc>
          <w:tcPr>
            <w:tcW w:w="1620" w:type="dxa"/>
            <w:tcBorders>
              <w:top w:val="single" w:sz="4" w:space="0" w:color="auto"/>
              <w:left w:val="single" w:sz="4" w:space="0" w:color="auto"/>
              <w:bottom w:val="single" w:sz="4" w:space="0" w:color="auto"/>
              <w:right w:val="single" w:sz="4" w:space="0" w:color="auto"/>
            </w:tcBorders>
          </w:tcPr>
          <w:p w14:paraId="7BEB2874" w14:textId="77777777" w:rsidR="00E36F0E" w:rsidRDefault="00393DC0" w:rsidP="00E36F0E">
            <w:r>
              <w:t>0x0</w:t>
            </w:r>
          </w:p>
        </w:tc>
        <w:tc>
          <w:tcPr>
            <w:tcW w:w="2922" w:type="dxa"/>
            <w:tcBorders>
              <w:top w:val="single" w:sz="4" w:space="0" w:color="auto"/>
              <w:left w:val="single" w:sz="4" w:space="0" w:color="auto"/>
              <w:bottom w:val="single" w:sz="4" w:space="0" w:color="auto"/>
              <w:right w:val="single" w:sz="4" w:space="0" w:color="auto"/>
            </w:tcBorders>
          </w:tcPr>
          <w:p w14:paraId="077BE062" w14:textId="77777777" w:rsidR="00E36F0E" w:rsidRPr="0045028D" w:rsidRDefault="00393DC0" w:rsidP="00E36F0E">
            <w:r w:rsidRPr="0045028D">
              <w:t>Metered User Internet APN</w:t>
            </w:r>
          </w:p>
        </w:tc>
      </w:tr>
      <w:tr w:rsidR="00E36F0E" w:rsidRPr="00C82768" w14:paraId="45C833E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73B403F" w14:textId="77777777" w:rsidR="00E36F0E" w:rsidRPr="00C82768" w:rsidRDefault="00E36F0E" w:rsidP="00E36F0E">
            <w:pPr>
              <w:jc w:val="center"/>
            </w:pPr>
          </w:p>
        </w:tc>
        <w:tc>
          <w:tcPr>
            <w:tcW w:w="2040" w:type="dxa"/>
            <w:gridSpan w:val="2"/>
            <w:tcBorders>
              <w:top w:val="single" w:sz="4" w:space="0" w:color="auto"/>
              <w:left w:val="single" w:sz="4" w:space="0" w:color="auto"/>
              <w:bottom w:val="single" w:sz="4" w:space="0" w:color="auto"/>
              <w:right w:val="single" w:sz="4" w:space="0" w:color="auto"/>
            </w:tcBorders>
          </w:tcPr>
          <w:p w14:paraId="371CB82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63D0C4F2" w14:textId="77777777" w:rsidR="00E36F0E" w:rsidRPr="00C82768" w:rsidRDefault="00E36F0E" w:rsidP="00E36F0E"/>
        </w:tc>
        <w:tc>
          <w:tcPr>
            <w:tcW w:w="1943" w:type="dxa"/>
            <w:tcBorders>
              <w:top w:val="single" w:sz="4" w:space="0" w:color="auto"/>
              <w:left w:val="single" w:sz="4" w:space="0" w:color="auto"/>
              <w:bottom w:val="single" w:sz="4" w:space="0" w:color="auto"/>
              <w:right w:val="single" w:sz="4" w:space="0" w:color="auto"/>
            </w:tcBorders>
          </w:tcPr>
          <w:p w14:paraId="5B205486" w14:textId="77777777" w:rsidR="00E36F0E" w:rsidRPr="00C82768" w:rsidRDefault="00393DC0" w:rsidP="00E36F0E">
            <w:r>
              <w:t>Ford</w:t>
            </w:r>
          </w:p>
        </w:tc>
        <w:tc>
          <w:tcPr>
            <w:tcW w:w="1620" w:type="dxa"/>
            <w:tcBorders>
              <w:top w:val="single" w:sz="4" w:space="0" w:color="auto"/>
              <w:left w:val="single" w:sz="4" w:space="0" w:color="auto"/>
              <w:bottom w:val="single" w:sz="4" w:space="0" w:color="auto"/>
              <w:right w:val="single" w:sz="4" w:space="0" w:color="auto"/>
            </w:tcBorders>
          </w:tcPr>
          <w:p w14:paraId="02578601" w14:textId="77777777" w:rsidR="00E36F0E" w:rsidRDefault="00393DC0" w:rsidP="00E36F0E">
            <w:r>
              <w:t>0x1</w:t>
            </w:r>
          </w:p>
        </w:tc>
        <w:tc>
          <w:tcPr>
            <w:tcW w:w="2922" w:type="dxa"/>
            <w:tcBorders>
              <w:top w:val="single" w:sz="4" w:space="0" w:color="auto"/>
              <w:left w:val="single" w:sz="4" w:space="0" w:color="auto"/>
              <w:bottom w:val="single" w:sz="4" w:space="0" w:color="auto"/>
              <w:right w:val="single" w:sz="4" w:space="0" w:color="auto"/>
            </w:tcBorders>
          </w:tcPr>
          <w:p w14:paraId="72BC885C" w14:textId="77777777" w:rsidR="00E36F0E" w:rsidRPr="0045028D" w:rsidRDefault="00393DC0" w:rsidP="00E36F0E">
            <w:r w:rsidRPr="0045028D">
              <w:t>Non-metered Ford APN</w:t>
            </w:r>
          </w:p>
        </w:tc>
      </w:tr>
      <w:tr w:rsidR="00E36F0E" w:rsidRPr="00C82768" w14:paraId="6ED64F1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C7AEBEC" w14:textId="77777777" w:rsidR="00E36F0E" w:rsidRPr="00C82768" w:rsidRDefault="00E36F0E" w:rsidP="00E36F0E">
            <w:pPr>
              <w:jc w:val="center"/>
            </w:pPr>
          </w:p>
        </w:tc>
        <w:tc>
          <w:tcPr>
            <w:tcW w:w="2040" w:type="dxa"/>
            <w:gridSpan w:val="2"/>
            <w:tcBorders>
              <w:top w:val="single" w:sz="4" w:space="0" w:color="auto"/>
              <w:left w:val="single" w:sz="4" w:space="0" w:color="auto"/>
              <w:bottom w:val="single" w:sz="4" w:space="0" w:color="auto"/>
              <w:right w:val="single" w:sz="4" w:space="0" w:color="auto"/>
            </w:tcBorders>
          </w:tcPr>
          <w:p w14:paraId="02B98485"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221D963E" w14:textId="77777777" w:rsidR="00E36F0E" w:rsidRPr="00C82768" w:rsidRDefault="00E36F0E" w:rsidP="00E36F0E"/>
        </w:tc>
        <w:tc>
          <w:tcPr>
            <w:tcW w:w="1943" w:type="dxa"/>
            <w:tcBorders>
              <w:top w:val="single" w:sz="4" w:space="0" w:color="auto"/>
              <w:left w:val="single" w:sz="4" w:space="0" w:color="auto"/>
              <w:bottom w:val="single" w:sz="4" w:space="0" w:color="auto"/>
              <w:right w:val="single" w:sz="4" w:space="0" w:color="auto"/>
            </w:tcBorders>
          </w:tcPr>
          <w:p w14:paraId="64199DA4" w14:textId="77777777" w:rsidR="00E36F0E" w:rsidRPr="00C82768" w:rsidRDefault="00393DC0" w:rsidP="00E36F0E">
            <w:r>
              <w:t>Tethering</w:t>
            </w:r>
          </w:p>
        </w:tc>
        <w:tc>
          <w:tcPr>
            <w:tcW w:w="1620" w:type="dxa"/>
            <w:tcBorders>
              <w:top w:val="single" w:sz="4" w:space="0" w:color="auto"/>
              <w:left w:val="single" w:sz="4" w:space="0" w:color="auto"/>
              <w:bottom w:val="single" w:sz="4" w:space="0" w:color="auto"/>
              <w:right w:val="single" w:sz="4" w:space="0" w:color="auto"/>
            </w:tcBorders>
          </w:tcPr>
          <w:p w14:paraId="45C19A9C" w14:textId="77777777" w:rsidR="00E36F0E" w:rsidRDefault="00393DC0" w:rsidP="00E36F0E">
            <w:r>
              <w:t>0x2</w:t>
            </w:r>
          </w:p>
        </w:tc>
        <w:tc>
          <w:tcPr>
            <w:tcW w:w="2922" w:type="dxa"/>
            <w:tcBorders>
              <w:top w:val="single" w:sz="4" w:space="0" w:color="auto"/>
              <w:left w:val="single" w:sz="4" w:space="0" w:color="auto"/>
              <w:bottom w:val="single" w:sz="4" w:space="0" w:color="auto"/>
              <w:right w:val="single" w:sz="4" w:space="0" w:color="auto"/>
            </w:tcBorders>
          </w:tcPr>
          <w:p w14:paraId="2F551A14" w14:textId="77777777" w:rsidR="00E36F0E" w:rsidRPr="0045028D" w:rsidRDefault="00393DC0" w:rsidP="00E36F0E">
            <w:r w:rsidRPr="0045028D">
              <w:t>Metered Mobile Hot Spot APN</w:t>
            </w:r>
          </w:p>
        </w:tc>
      </w:tr>
      <w:tr w:rsidR="00E36F0E" w:rsidRPr="00C82768" w14:paraId="4C6F5BD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EA475A1" w14:textId="77777777" w:rsidR="00E36F0E" w:rsidRPr="00C82768" w:rsidRDefault="00E36F0E" w:rsidP="00E36F0E">
            <w:pPr>
              <w:jc w:val="center"/>
            </w:pPr>
          </w:p>
        </w:tc>
        <w:tc>
          <w:tcPr>
            <w:tcW w:w="2040" w:type="dxa"/>
            <w:gridSpan w:val="2"/>
            <w:tcBorders>
              <w:top w:val="single" w:sz="4" w:space="0" w:color="auto"/>
              <w:left w:val="single" w:sz="4" w:space="0" w:color="auto"/>
              <w:bottom w:val="single" w:sz="4" w:space="0" w:color="auto"/>
              <w:right w:val="single" w:sz="4" w:space="0" w:color="auto"/>
            </w:tcBorders>
          </w:tcPr>
          <w:p w14:paraId="7641605A"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451A45BF" w14:textId="77777777" w:rsidR="00E36F0E" w:rsidRPr="00C82768" w:rsidRDefault="00E36F0E" w:rsidP="00E36F0E"/>
        </w:tc>
        <w:tc>
          <w:tcPr>
            <w:tcW w:w="1943" w:type="dxa"/>
            <w:tcBorders>
              <w:top w:val="single" w:sz="4" w:space="0" w:color="auto"/>
              <w:left w:val="single" w:sz="4" w:space="0" w:color="auto"/>
              <w:bottom w:val="single" w:sz="4" w:space="0" w:color="auto"/>
              <w:right w:val="single" w:sz="4" w:space="0" w:color="auto"/>
            </w:tcBorders>
          </w:tcPr>
          <w:p w14:paraId="1BF27D57" w14:textId="77777777" w:rsidR="00E36F0E" w:rsidRPr="00C82768" w:rsidRDefault="00393DC0" w:rsidP="00E36F0E">
            <w:r>
              <w:t>FOTA</w:t>
            </w:r>
          </w:p>
        </w:tc>
        <w:tc>
          <w:tcPr>
            <w:tcW w:w="1620" w:type="dxa"/>
            <w:tcBorders>
              <w:top w:val="single" w:sz="4" w:space="0" w:color="auto"/>
              <w:left w:val="single" w:sz="4" w:space="0" w:color="auto"/>
              <w:bottom w:val="single" w:sz="4" w:space="0" w:color="auto"/>
              <w:right w:val="single" w:sz="4" w:space="0" w:color="auto"/>
            </w:tcBorders>
          </w:tcPr>
          <w:p w14:paraId="40BF3AFD" w14:textId="77777777" w:rsidR="00E36F0E" w:rsidRDefault="00393DC0" w:rsidP="00E36F0E">
            <w:r>
              <w:t>0x3</w:t>
            </w:r>
          </w:p>
        </w:tc>
        <w:tc>
          <w:tcPr>
            <w:tcW w:w="2922" w:type="dxa"/>
            <w:tcBorders>
              <w:top w:val="single" w:sz="4" w:space="0" w:color="auto"/>
              <w:left w:val="single" w:sz="4" w:space="0" w:color="auto"/>
              <w:bottom w:val="single" w:sz="4" w:space="0" w:color="auto"/>
              <w:right w:val="single" w:sz="4" w:space="0" w:color="auto"/>
            </w:tcBorders>
          </w:tcPr>
          <w:p w14:paraId="0346C139" w14:textId="77777777" w:rsidR="00E36F0E" w:rsidRPr="0045028D" w:rsidRDefault="00393DC0" w:rsidP="00E36F0E">
            <w:r w:rsidRPr="0045028D">
              <w:t>FOTA APN</w:t>
            </w:r>
          </w:p>
        </w:tc>
      </w:tr>
      <w:tr w:rsidR="00E36F0E" w:rsidRPr="00C82768" w14:paraId="10E579D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723CA95" w14:textId="77777777" w:rsidR="00E36F0E" w:rsidRPr="00C82768" w:rsidRDefault="00E36F0E" w:rsidP="00E36F0E">
            <w:pPr>
              <w:jc w:val="center"/>
            </w:pPr>
          </w:p>
        </w:tc>
        <w:tc>
          <w:tcPr>
            <w:tcW w:w="2040" w:type="dxa"/>
            <w:gridSpan w:val="2"/>
            <w:tcBorders>
              <w:top w:val="single" w:sz="4" w:space="0" w:color="auto"/>
              <w:left w:val="single" w:sz="4" w:space="0" w:color="auto"/>
              <w:bottom w:val="single" w:sz="4" w:space="0" w:color="auto"/>
              <w:right w:val="single" w:sz="4" w:space="0" w:color="auto"/>
            </w:tcBorders>
          </w:tcPr>
          <w:p w14:paraId="631FA7CB"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507505A4" w14:textId="77777777" w:rsidR="00E36F0E" w:rsidRPr="00C82768" w:rsidRDefault="00E36F0E" w:rsidP="00E36F0E"/>
        </w:tc>
        <w:tc>
          <w:tcPr>
            <w:tcW w:w="1943" w:type="dxa"/>
            <w:tcBorders>
              <w:top w:val="single" w:sz="4" w:space="0" w:color="auto"/>
              <w:left w:val="single" w:sz="4" w:space="0" w:color="auto"/>
              <w:bottom w:val="single" w:sz="4" w:space="0" w:color="auto"/>
              <w:right w:val="single" w:sz="4" w:space="0" w:color="auto"/>
            </w:tcBorders>
          </w:tcPr>
          <w:p w14:paraId="346637D3" w14:textId="77777777" w:rsidR="00E36F0E" w:rsidRDefault="00393DC0" w:rsidP="00E36F0E">
            <w:r>
              <w:t>HTTP</w:t>
            </w:r>
          </w:p>
        </w:tc>
        <w:tc>
          <w:tcPr>
            <w:tcW w:w="1620" w:type="dxa"/>
            <w:tcBorders>
              <w:top w:val="single" w:sz="4" w:space="0" w:color="auto"/>
              <w:left w:val="single" w:sz="4" w:space="0" w:color="auto"/>
              <w:bottom w:val="single" w:sz="4" w:space="0" w:color="auto"/>
              <w:right w:val="single" w:sz="4" w:space="0" w:color="auto"/>
            </w:tcBorders>
          </w:tcPr>
          <w:p w14:paraId="50786BEC" w14:textId="77777777" w:rsidR="00E36F0E" w:rsidRDefault="00393DC0" w:rsidP="00E36F0E">
            <w:r>
              <w:t>0x4</w:t>
            </w:r>
          </w:p>
        </w:tc>
        <w:tc>
          <w:tcPr>
            <w:tcW w:w="2922" w:type="dxa"/>
            <w:tcBorders>
              <w:top w:val="single" w:sz="4" w:space="0" w:color="auto"/>
              <w:left w:val="single" w:sz="4" w:space="0" w:color="auto"/>
              <w:bottom w:val="single" w:sz="4" w:space="0" w:color="auto"/>
              <w:right w:val="single" w:sz="4" w:space="0" w:color="auto"/>
            </w:tcBorders>
          </w:tcPr>
          <w:p w14:paraId="36D12782" w14:textId="77777777" w:rsidR="00E36F0E" w:rsidRPr="0045028D" w:rsidRDefault="00393DC0" w:rsidP="00E36F0E">
            <w:r w:rsidRPr="0045028D">
              <w:t>HTTP APN</w:t>
            </w:r>
          </w:p>
        </w:tc>
      </w:tr>
      <w:tr w:rsidR="00E36F0E" w:rsidRPr="00C82768" w14:paraId="2A6D524C" w14:textId="77777777" w:rsidTr="00506E2F">
        <w:trPr>
          <w:jc w:val="center"/>
        </w:trPr>
        <w:tc>
          <w:tcPr>
            <w:tcW w:w="10098" w:type="dxa"/>
            <w:gridSpan w:val="7"/>
            <w:tcBorders>
              <w:top w:val="single" w:sz="4" w:space="0" w:color="auto"/>
              <w:left w:val="single" w:sz="4" w:space="0" w:color="auto"/>
              <w:bottom w:val="single" w:sz="4" w:space="0" w:color="auto"/>
              <w:right w:val="single" w:sz="4" w:space="0" w:color="auto"/>
            </w:tcBorders>
            <w:shd w:val="clear" w:color="auto" w:fill="D9D9D9"/>
          </w:tcPr>
          <w:p w14:paraId="4E804895" w14:textId="77777777" w:rsidR="00E36F0E" w:rsidRPr="00C82768" w:rsidRDefault="00393DC0" w:rsidP="00E36F0E">
            <w:r w:rsidRPr="00C82768">
              <w:rPr>
                <w:b/>
              </w:rPr>
              <w:t>Response</w:t>
            </w:r>
          </w:p>
        </w:tc>
      </w:tr>
      <w:tr w:rsidR="00E36F0E" w:rsidRPr="00C82768" w14:paraId="44FF5D3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EFB031A" w14:textId="77777777" w:rsidR="00E36F0E" w:rsidRPr="00C82768" w:rsidRDefault="00393DC0" w:rsidP="00E36F0E">
            <w:pPr>
              <w:jc w:val="center"/>
            </w:pPr>
            <w:r w:rsidRPr="00C82768">
              <w:t>R</w:t>
            </w:r>
          </w:p>
        </w:tc>
        <w:tc>
          <w:tcPr>
            <w:tcW w:w="2040" w:type="dxa"/>
            <w:gridSpan w:val="2"/>
            <w:tcBorders>
              <w:top w:val="single" w:sz="4" w:space="0" w:color="auto"/>
              <w:left w:val="single" w:sz="4" w:space="0" w:color="auto"/>
              <w:bottom w:val="single" w:sz="4" w:space="0" w:color="auto"/>
              <w:right w:val="single" w:sz="4" w:space="0" w:color="auto"/>
            </w:tcBorders>
            <w:shd w:val="clear" w:color="auto" w:fill="FFFFFF"/>
          </w:tcPr>
          <w:p w14:paraId="3EB2DFF3" w14:textId="77777777" w:rsidR="00E36F0E" w:rsidRPr="00C82768" w:rsidRDefault="00393DC0" w:rsidP="00E36F0E">
            <w:r>
              <w:t>connId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F464F81" w14:textId="77777777" w:rsidR="00E36F0E" w:rsidRPr="00C82768" w:rsidRDefault="00393DC0" w:rsidP="00E36F0E">
            <w:r>
              <w:t>Int32</w:t>
            </w:r>
          </w:p>
        </w:tc>
        <w:tc>
          <w:tcPr>
            <w:tcW w:w="1943" w:type="dxa"/>
            <w:tcBorders>
              <w:top w:val="single" w:sz="4" w:space="0" w:color="auto"/>
              <w:left w:val="single" w:sz="4" w:space="0" w:color="auto"/>
              <w:bottom w:val="single" w:sz="4" w:space="0" w:color="auto"/>
              <w:right w:val="single" w:sz="4" w:space="0" w:color="auto"/>
            </w:tcBorders>
            <w:shd w:val="clear" w:color="auto" w:fill="FFFFFF"/>
          </w:tcPr>
          <w:p w14:paraId="77650D15" w14:textId="77777777" w:rsidR="00E36F0E" w:rsidRPr="00C82768" w:rsidRDefault="00393DC0" w:rsidP="00E36F0E">
            <w:r w:rsidRPr="00C82768">
              <w:t>-</w:t>
            </w:r>
          </w:p>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7AB3DD54" w14:textId="77777777" w:rsidR="00E36F0E" w:rsidRPr="00751E32" w:rsidRDefault="00393DC0" w:rsidP="00E36F0E">
            <w:pPr>
              <w:rPr>
                <w:highlight w:val="yellow"/>
              </w:rPr>
            </w:pPr>
            <w:r>
              <w:t>0-4294967295</w:t>
            </w:r>
          </w:p>
        </w:tc>
        <w:tc>
          <w:tcPr>
            <w:tcW w:w="2922" w:type="dxa"/>
            <w:tcBorders>
              <w:top w:val="single" w:sz="4" w:space="0" w:color="auto"/>
              <w:left w:val="single" w:sz="4" w:space="0" w:color="auto"/>
              <w:bottom w:val="single" w:sz="4" w:space="0" w:color="auto"/>
              <w:right w:val="single" w:sz="4" w:space="0" w:color="auto"/>
            </w:tcBorders>
            <w:shd w:val="clear" w:color="auto" w:fill="FFFFFF"/>
          </w:tcPr>
          <w:p w14:paraId="613EE5B6" w14:textId="77777777" w:rsidR="00E36F0E" w:rsidRPr="00C82768" w:rsidRDefault="00393DC0" w:rsidP="00E36F0E">
            <w:r>
              <w:t>Interface ID used internally by CM</w:t>
            </w:r>
          </w:p>
        </w:tc>
      </w:tr>
      <w:tr w:rsidR="00E36F0E" w:rsidRPr="00C82768" w14:paraId="08B17DA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3A90378" w14:textId="77777777" w:rsidR="00E36F0E" w:rsidRPr="00C82768" w:rsidRDefault="00393DC0" w:rsidP="00E36F0E">
            <w:pPr>
              <w:jc w:val="center"/>
            </w:pPr>
            <w:r>
              <w:t>R</w:t>
            </w:r>
          </w:p>
        </w:tc>
        <w:tc>
          <w:tcPr>
            <w:tcW w:w="2040" w:type="dxa"/>
            <w:gridSpan w:val="2"/>
            <w:tcBorders>
              <w:top w:val="single" w:sz="4" w:space="0" w:color="auto"/>
              <w:left w:val="single" w:sz="4" w:space="0" w:color="auto"/>
              <w:bottom w:val="single" w:sz="4" w:space="0" w:color="auto"/>
              <w:right w:val="single" w:sz="4" w:space="0" w:color="auto"/>
            </w:tcBorders>
            <w:shd w:val="clear" w:color="auto" w:fill="FFFFFF"/>
          </w:tcPr>
          <w:p w14:paraId="55F6D44E" w14:textId="77777777" w:rsidR="00E36F0E" w:rsidRDefault="00393DC0" w:rsidP="00E36F0E">
            <w:r>
              <w:t>CellRet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93B99A3" w14:textId="77777777" w:rsidR="00E36F0E" w:rsidRPr="00C82768" w:rsidRDefault="00393DC0" w:rsidP="00E36F0E">
            <w:r>
              <w:t>Enum</w:t>
            </w:r>
          </w:p>
        </w:tc>
        <w:tc>
          <w:tcPr>
            <w:tcW w:w="1943" w:type="dxa"/>
            <w:tcBorders>
              <w:top w:val="single" w:sz="4" w:space="0" w:color="auto"/>
              <w:left w:val="single" w:sz="4" w:space="0" w:color="auto"/>
              <w:bottom w:val="single" w:sz="4" w:space="0" w:color="auto"/>
              <w:right w:val="single" w:sz="4" w:space="0" w:color="auto"/>
            </w:tcBorders>
            <w:shd w:val="clear" w:color="auto" w:fill="FFFFFF"/>
          </w:tcPr>
          <w:p w14:paraId="7E81F23B" w14:textId="77777777" w:rsidR="00E36F0E" w:rsidRPr="00C82768" w:rsidRDefault="00393DC0" w:rsidP="00E36F0E">
            <w:r>
              <w:t>-</w:t>
            </w:r>
          </w:p>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5A36B08D" w14:textId="77777777" w:rsidR="00E36F0E" w:rsidRDefault="00393DC0" w:rsidP="00E36F0E">
            <w:r>
              <w:t>-</w:t>
            </w:r>
          </w:p>
        </w:tc>
        <w:tc>
          <w:tcPr>
            <w:tcW w:w="2922" w:type="dxa"/>
            <w:tcBorders>
              <w:top w:val="single" w:sz="4" w:space="0" w:color="auto"/>
              <w:left w:val="single" w:sz="4" w:space="0" w:color="auto"/>
              <w:bottom w:val="single" w:sz="4" w:space="0" w:color="auto"/>
              <w:right w:val="single" w:sz="4" w:space="0" w:color="auto"/>
            </w:tcBorders>
            <w:shd w:val="clear" w:color="auto" w:fill="FFFFFF"/>
          </w:tcPr>
          <w:p w14:paraId="7F1FF972" w14:textId="77777777" w:rsidR="00E36F0E" w:rsidRPr="0045028D" w:rsidRDefault="00393DC0" w:rsidP="00E36F0E">
            <w:r>
              <w:t>Return code</w:t>
            </w:r>
          </w:p>
        </w:tc>
      </w:tr>
      <w:tr w:rsidR="00E36F0E" w:rsidRPr="00C82768" w14:paraId="3600DA2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C2E5799" w14:textId="77777777" w:rsidR="00E36F0E" w:rsidRPr="00C82768" w:rsidRDefault="00E36F0E" w:rsidP="00E36F0E">
            <w:pPr>
              <w:jc w:val="center"/>
            </w:pPr>
          </w:p>
        </w:tc>
        <w:tc>
          <w:tcPr>
            <w:tcW w:w="2040" w:type="dxa"/>
            <w:gridSpan w:val="2"/>
            <w:tcBorders>
              <w:top w:val="single" w:sz="4" w:space="0" w:color="auto"/>
              <w:left w:val="single" w:sz="4" w:space="0" w:color="auto"/>
              <w:bottom w:val="single" w:sz="4" w:space="0" w:color="auto"/>
              <w:right w:val="single" w:sz="4" w:space="0" w:color="auto"/>
            </w:tcBorders>
            <w:shd w:val="clear" w:color="auto" w:fill="FFFFFF"/>
          </w:tcPr>
          <w:p w14:paraId="38E33996"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0250165" w14:textId="77777777" w:rsidR="00E36F0E" w:rsidRPr="00C82768" w:rsidRDefault="00E36F0E" w:rsidP="00E36F0E"/>
        </w:tc>
        <w:tc>
          <w:tcPr>
            <w:tcW w:w="1943" w:type="dxa"/>
            <w:tcBorders>
              <w:top w:val="single" w:sz="4" w:space="0" w:color="auto"/>
              <w:left w:val="single" w:sz="4" w:space="0" w:color="auto"/>
              <w:bottom w:val="single" w:sz="4" w:space="0" w:color="auto"/>
              <w:right w:val="single" w:sz="4" w:space="0" w:color="auto"/>
            </w:tcBorders>
            <w:shd w:val="clear" w:color="auto" w:fill="FFFFFF"/>
          </w:tcPr>
          <w:p w14:paraId="26B32143" w14:textId="77777777" w:rsidR="00E36F0E" w:rsidRPr="00C82768" w:rsidRDefault="00393DC0" w:rsidP="00E36F0E">
            <w:r>
              <w:t>CELL_ERROR</w:t>
            </w:r>
          </w:p>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410FC934" w14:textId="77777777" w:rsidR="00E36F0E" w:rsidRDefault="00393DC0" w:rsidP="00E36F0E">
            <w:r>
              <w:t>0x0</w:t>
            </w:r>
          </w:p>
        </w:tc>
        <w:tc>
          <w:tcPr>
            <w:tcW w:w="2922" w:type="dxa"/>
            <w:tcBorders>
              <w:top w:val="single" w:sz="4" w:space="0" w:color="auto"/>
              <w:left w:val="single" w:sz="4" w:space="0" w:color="auto"/>
              <w:bottom w:val="single" w:sz="4" w:space="0" w:color="auto"/>
              <w:right w:val="single" w:sz="4" w:space="0" w:color="auto"/>
            </w:tcBorders>
            <w:shd w:val="clear" w:color="auto" w:fill="FFFFFF"/>
          </w:tcPr>
          <w:p w14:paraId="15A6AB28" w14:textId="77777777" w:rsidR="00E36F0E" w:rsidRPr="0045028D" w:rsidRDefault="00393DC0" w:rsidP="00E36F0E">
            <w:r>
              <w:t>Error/Failure</w:t>
            </w:r>
          </w:p>
        </w:tc>
      </w:tr>
      <w:tr w:rsidR="00E36F0E" w:rsidRPr="00C82768" w14:paraId="0F3FC31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9BDBB9F" w14:textId="77777777" w:rsidR="00E36F0E" w:rsidRPr="00C82768" w:rsidRDefault="00E36F0E" w:rsidP="00E36F0E">
            <w:pPr>
              <w:jc w:val="center"/>
            </w:pPr>
          </w:p>
        </w:tc>
        <w:tc>
          <w:tcPr>
            <w:tcW w:w="2040" w:type="dxa"/>
            <w:gridSpan w:val="2"/>
            <w:tcBorders>
              <w:top w:val="single" w:sz="4" w:space="0" w:color="auto"/>
              <w:left w:val="single" w:sz="4" w:space="0" w:color="auto"/>
              <w:bottom w:val="single" w:sz="4" w:space="0" w:color="auto"/>
              <w:right w:val="single" w:sz="4" w:space="0" w:color="auto"/>
            </w:tcBorders>
            <w:shd w:val="clear" w:color="auto" w:fill="FFFFFF"/>
          </w:tcPr>
          <w:p w14:paraId="5ED3981A"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67F1960" w14:textId="77777777" w:rsidR="00E36F0E" w:rsidRPr="00C82768" w:rsidRDefault="00E36F0E" w:rsidP="00E36F0E"/>
        </w:tc>
        <w:tc>
          <w:tcPr>
            <w:tcW w:w="1943" w:type="dxa"/>
            <w:tcBorders>
              <w:top w:val="single" w:sz="4" w:space="0" w:color="auto"/>
              <w:left w:val="single" w:sz="4" w:space="0" w:color="auto"/>
              <w:bottom w:val="single" w:sz="4" w:space="0" w:color="auto"/>
              <w:right w:val="single" w:sz="4" w:space="0" w:color="auto"/>
            </w:tcBorders>
            <w:shd w:val="clear" w:color="auto" w:fill="FFFFFF"/>
          </w:tcPr>
          <w:p w14:paraId="04FD625A" w14:textId="77777777" w:rsidR="00E36F0E" w:rsidRPr="00C82768" w:rsidRDefault="00393DC0" w:rsidP="00E36F0E">
            <w:r>
              <w:t>CELL_SUCCESS</w:t>
            </w:r>
          </w:p>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07B2CE85" w14:textId="77777777" w:rsidR="00E36F0E" w:rsidRDefault="00393DC0" w:rsidP="00E36F0E">
            <w:r>
              <w:t>0x1</w:t>
            </w:r>
          </w:p>
        </w:tc>
        <w:tc>
          <w:tcPr>
            <w:tcW w:w="2922" w:type="dxa"/>
            <w:tcBorders>
              <w:top w:val="single" w:sz="4" w:space="0" w:color="auto"/>
              <w:left w:val="single" w:sz="4" w:space="0" w:color="auto"/>
              <w:bottom w:val="single" w:sz="4" w:space="0" w:color="auto"/>
              <w:right w:val="single" w:sz="4" w:space="0" w:color="auto"/>
            </w:tcBorders>
            <w:shd w:val="clear" w:color="auto" w:fill="FFFFFF"/>
          </w:tcPr>
          <w:p w14:paraId="71A98427" w14:textId="77777777" w:rsidR="00E36F0E" w:rsidRPr="0045028D" w:rsidRDefault="00393DC0" w:rsidP="00E36F0E">
            <w:r>
              <w:t>Success</w:t>
            </w:r>
          </w:p>
        </w:tc>
      </w:tr>
      <w:tr w:rsidR="00E36F0E" w:rsidRPr="00C82768" w14:paraId="65B1D22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C2BBA4C" w14:textId="77777777" w:rsidR="00E36F0E" w:rsidRPr="00C82768" w:rsidRDefault="00393DC0" w:rsidP="00E36F0E">
            <w:pPr>
              <w:jc w:val="center"/>
            </w:pPr>
            <w:r>
              <w:t>R</w:t>
            </w:r>
          </w:p>
        </w:tc>
        <w:tc>
          <w:tcPr>
            <w:tcW w:w="2040" w:type="dxa"/>
            <w:gridSpan w:val="2"/>
            <w:tcBorders>
              <w:top w:val="single" w:sz="4" w:space="0" w:color="auto"/>
              <w:left w:val="single" w:sz="4" w:space="0" w:color="auto"/>
              <w:bottom w:val="single" w:sz="4" w:space="0" w:color="auto"/>
              <w:right w:val="single" w:sz="4" w:space="0" w:color="auto"/>
            </w:tcBorders>
            <w:shd w:val="clear" w:color="auto" w:fill="FFFFFF"/>
          </w:tcPr>
          <w:p w14:paraId="5496BBE4" w14:textId="77777777" w:rsidR="00E36F0E" w:rsidRDefault="00393DC0" w:rsidP="00E36F0E">
            <w:r>
              <w:t>cause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5B30234" w14:textId="77777777" w:rsidR="00E36F0E" w:rsidRPr="00C82768" w:rsidRDefault="00393DC0" w:rsidP="00E36F0E">
            <w:r>
              <w:t>String</w:t>
            </w:r>
          </w:p>
        </w:tc>
        <w:tc>
          <w:tcPr>
            <w:tcW w:w="1943" w:type="dxa"/>
            <w:tcBorders>
              <w:top w:val="single" w:sz="4" w:space="0" w:color="auto"/>
              <w:left w:val="single" w:sz="4" w:space="0" w:color="auto"/>
              <w:bottom w:val="single" w:sz="4" w:space="0" w:color="auto"/>
              <w:right w:val="single" w:sz="4" w:space="0" w:color="auto"/>
            </w:tcBorders>
            <w:shd w:val="clear" w:color="auto" w:fill="FFFFFF"/>
          </w:tcPr>
          <w:p w14:paraId="2F685FB4" w14:textId="77777777" w:rsidR="00E36F0E" w:rsidRDefault="00393DC0" w:rsidP="00E36F0E">
            <w:r>
              <w:t>-</w:t>
            </w:r>
          </w:p>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522C5BEC" w14:textId="77777777" w:rsidR="00E36F0E" w:rsidRPr="00F1221C" w:rsidRDefault="00393DC0" w:rsidP="00E36F0E">
            <w:r w:rsidRPr="00F1221C">
              <w:t>Char Value:0-255</w:t>
            </w:r>
          </w:p>
          <w:p w14:paraId="0ACF5D48" w14:textId="77777777" w:rsidR="00E36F0E" w:rsidRPr="00751E32" w:rsidRDefault="00393DC0" w:rsidP="00E36F0E">
            <w:pPr>
              <w:rPr>
                <w:highlight w:val="yellow"/>
              </w:rPr>
            </w:pPr>
            <w:r w:rsidRPr="00F1221C">
              <w:t>No String length limit</w:t>
            </w:r>
          </w:p>
        </w:tc>
        <w:tc>
          <w:tcPr>
            <w:tcW w:w="2922" w:type="dxa"/>
            <w:tcBorders>
              <w:top w:val="single" w:sz="4" w:space="0" w:color="auto"/>
              <w:left w:val="single" w:sz="4" w:space="0" w:color="auto"/>
              <w:bottom w:val="single" w:sz="4" w:space="0" w:color="auto"/>
              <w:right w:val="single" w:sz="4" w:space="0" w:color="auto"/>
            </w:tcBorders>
            <w:shd w:val="clear" w:color="auto" w:fill="FFFFFF"/>
          </w:tcPr>
          <w:p w14:paraId="503A3FE3" w14:textId="77777777" w:rsidR="00E36F0E" w:rsidRPr="00C82768" w:rsidRDefault="00393DC0" w:rsidP="00E36F0E">
            <w:r>
              <w:t>Activation cause code</w:t>
            </w:r>
          </w:p>
        </w:tc>
      </w:tr>
      <w:tr w:rsidR="00E36F0E" w:rsidRPr="00C82768" w14:paraId="3734C53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1D861E8" w14:textId="77777777" w:rsidR="00E36F0E" w:rsidRDefault="00393DC0" w:rsidP="00E36F0E">
            <w:pPr>
              <w:jc w:val="center"/>
            </w:pPr>
            <w:r>
              <w:t>R</w:t>
            </w:r>
          </w:p>
        </w:tc>
        <w:tc>
          <w:tcPr>
            <w:tcW w:w="2040" w:type="dxa"/>
            <w:gridSpan w:val="2"/>
            <w:tcBorders>
              <w:top w:val="single" w:sz="4" w:space="0" w:color="auto"/>
              <w:left w:val="single" w:sz="4" w:space="0" w:color="auto"/>
              <w:bottom w:val="single" w:sz="4" w:space="0" w:color="auto"/>
              <w:right w:val="single" w:sz="4" w:space="0" w:color="auto"/>
            </w:tcBorders>
            <w:shd w:val="clear" w:color="auto" w:fill="FFFFFF"/>
          </w:tcPr>
          <w:p w14:paraId="1530FA85" w14:textId="77777777" w:rsidR="00E36F0E" w:rsidRPr="0045028D" w:rsidRDefault="00393DC0" w:rsidP="00E36F0E">
            <w:r w:rsidRPr="0045028D">
              <w:t>IfaceId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3076FE6" w14:textId="77777777" w:rsidR="00E36F0E" w:rsidRDefault="00393DC0" w:rsidP="00E36F0E">
            <w:r>
              <w:t>Int32</w:t>
            </w:r>
          </w:p>
        </w:tc>
        <w:tc>
          <w:tcPr>
            <w:tcW w:w="1943" w:type="dxa"/>
            <w:tcBorders>
              <w:top w:val="single" w:sz="4" w:space="0" w:color="auto"/>
              <w:left w:val="single" w:sz="4" w:space="0" w:color="auto"/>
              <w:bottom w:val="single" w:sz="4" w:space="0" w:color="auto"/>
              <w:right w:val="single" w:sz="4" w:space="0" w:color="auto"/>
            </w:tcBorders>
            <w:shd w:val="clear" w:color="auto" w:fill="FFFFFF"/>
          </w:tcPr>
          <w:p w14:paraId="1F5C8B25" w14:textId="77777777" w:rsidR="00E36F0E" w:rsidRDefault="00393DC0" w:rsidP="00E36F0E">
            <w:r>
              <w:t>-</w:t>
            </w:r>
          </w:p>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3C52D3F2" w14:textId="77777777" w:rsidR="00E36F0E" w:rsidRPr="00751E32" w:rsidRDefault="00393DC0" w:rsidP="00E36F0E">
            <w:pPr>
              <w:rPr>
                <w:highlight w:val="yellow"/>
              </w:rPr>
            </w:pPr>
            <w:r>
              <w:t>0-4294967295</w:t>
            </w:r>
          </w:p>
        </w:tc>
        <w:tc>
          <w:tcPr>
            <w:tcW w:w="2922" w:type="dxa"/>
            <w:tcBorders>
              <w:top w:val="single" w:sz="4" w:space="0" w:color="auto"/>
              <w:left w:val="single" w:sz="4" w:space="0" w:color="auto"/>
              <w:bottom w:val="single" w:sz="4" w:space="0" w:color="auto"/>
              <w:right w:val="single" w:sz="4" w:space="0" w:color="auto"/>
            </w:tcBorders>
            <w:shd w:val="clear" w:color="auto" w:fill="FFFFFF"/>
          </w:tcPr>
          <w:p w14:paraId="5099CC05" w14:textId="77777777" w:rsidR="00E36F0E" w:rsidRPr="00C82768" w:rsidRDefault="00393DC0" w:rsidP="00E36F0E">
            <w:r>
              <w:t>Interface Id used internally by CM</w:t>
            </w:r>
          </w:p>
        </w:tc>
      </w:tr>
      <w:tr w:rsidR="00E36F0E" w:rsidRPr="00C82768" w14:paraId="2743EA3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E7FA4CD" w14:textId="77777777" w:rsidR="00E36F0E" w:rsidRDefault="00393DC0" w:rsidP="00E36F0E">
            <w:pPr>
              <w:jc w:val="center"/>
            </w:pPr>
            <w:r>
              <w:t>R</w:t>
            </w:r>
          </w:p>
        </w:tc>
        <w:tc>
          <w:tcPr>
            <w:tcW w:w="2040" w:type="dxa"/>
            <w:gridSpan w:val="2"/>
            <w:tcBorders>
              <w:top w:val="single" w:sz="4" w:space="0" w:color="auto"/>
              <w:left w:val="single" w:sz="4" w:space="0" w:color="auto"/>
              <w:bottom w:val="single" w:sz="4" w:space="0" w:color="auto"/>
              <w:right w:val="single" w:sz="4" w:space="0" w:color="auto"/>
            </w:tcBorders>
            <w:shd w:val="clear" w:color="auto" w:fill="FFFFFF"/>
          </w:tcPr>
          <w:p w14:paraId="01E23F0B" w14:textId="77777777" w:rsidR="00E36F0E" w:rsidRDefault="00393DC0" w:rsidP="00E36F0E">
            <w:r>
              <w:t>IfaceName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F993221" w14:textId="77777777" w:rsidR="00E36F0E" w:rsidRPr="00C82768" w:rsidRDefault="00393DC0" w:rsidP="00E36F0E">
            <w:r>
              <w:t>String</w:t>
            </w:r>
          </w:p>
        </w:tc>
        <w:tc>
          <w:tcPr>
            <w:tcW w:w="1943" w:type="dxa"/>
            <w:tcBorders>
              <w:top w:val="single" w:sz="4" w:space="0" w:color="auto"/>
              <w:left w:val="single" w:sz="4" w:space="0" w:color="auto"/>
              <w:bottom w:val="single" w:sz="4" w:space="0" w:color="auto"/>
              <w:right w:val="single" w:sz="4" w:space="0" w:color="auto"/>
            </w:tcBorders>
            <w:shd w:val="clear" w:color="auto" w:fill="FFFFFF"/>
          </w:tcPr>
          <w:p w14:paraId="1325117B" w14:textId="77777777" w:rsidR="00E36F0E" w:rsidRDefault="00393DC0" w:rsidP="00E36F0E">
            <w:r>
              <w:t>-</w:t>
            </w:r>
          </w:p>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101C5EF9" w14:textId="77777777" w:rsidR="00E36F0E" w:rsidRPr="00F1221C" w:rsidRDefault="00393DC0" w:rsidP="00E36F0E">
            <w:r w:rsidRPr="00F1221C">
              <w:t>Char Value:0-255</w:t>
            </w:r>
          </w:p>
          <w:p w14:paraId="2B742E48" w14:textId="77777777" w:rsidR="00E36F0E" w:rsidRPr="00751E32" w:rsidRDefault="00393DC0" w:rsidP="00E36F0E">
            <w:pPr>
              <w:rPr>
                <w:highlight w:val="yellow"/>
              </w:rPr>
            </w:pPr>
            <w:r w:rsidRPr="00F1221C">
              <w:t>No String length limit</w:t>
            </w:r>
          </w:p>
        </w:tc>
        <w:tc>
          <w:tcPr>
            <w:tcW w:w="2922" w:type="dxa"/>
            <w:tcBorders>
              <w:top w:val="single" w:sz="4" w:space="0" w:color="auto"/>
              <w:left w:val="single" w:sz="4" w:space="0" w:color="auto"/>
              <w:bottom w:val="single" w:sz="4" w:space="0" w:color="auto"/>
              <w:right w:val="single" w:sz="4" w:space="0" w:color="auto"/>
            </w:tcBorders>
            <w:shd w:val="clear" w:color="auto" w:fill="FFFFFF"/>
          </w:tcPr>
          <w:p w14:paraId="23203FFF" w14:textId="77777777" w:rsidR="00E36F0E" w:rsidRPr="00C82768" w:rsidRDefault="00393DC0" w:rsidP="00E36F0E">
            <w:r>
              <w:t>Interface name as enumerated in the OS</w:t>
            </w:r>
          </w:p>
        </w:tc>
      </w:tr>
      <w:tr w:rsidR="00E36F0E" w:rsidRPr="00C82768" w14:paraId="543D397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37BF107" w14:textId="77777777" w:rsidR="00E36F0E" w:rsidRDefault="00393DC0" w:rsidP="00E36F0E">
            <w:pPr>
              <w:jc w:val="center"/>
            </w:pPr>
            <w:r>
              <w:t>R</w:t>
            </w:r>
          </w:p>
        </w:tc>
        <w:tc>
          <w:tcPr>
            <w:tcW w:w="2040" w:type="dxa"/>
            <w:gridSpan w:val="2"/>
            <w:tcBorders>
              <w:top w:val="single" w:sz="4" w:space="0" w:color="auto"/>
              <w:left w:val="single" w:sz="4" w:space="0" w:color="auto"/>
              <w:bottom w:val="single" w:sz="4" w:space="0" w:color="auto"/>
              <w:right w:val="single" w:sz="4" w:space="0" w:color="auto"/>
            </w:tcBorders>
            <w:shd w:val="clear" w:color="auto" w:fill="FFFFFF"/>
          </w:tcPr>
          <w:p w14:paraId="74DA7F38" w14:textId="77777777" w:rsidR="00E36F0E" w:rsidRDefault="00393DC0" w:rsidP="00E36F0E">
            <w:r>
              <w:t>ipV4Address</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D4F73E9" w14:textId="77777777" w:rsidR="00E36F0E" w:rsidRPr="00C82768" w:rsidRDefault="00393DC0" w:rsidP="00E36F0E">
            <w:r>
              <w:t>String</w:t>
            </w:r>
          </w:p>
        </w:tc>
        <w:tc>
          <w:tcPr>
            <w:tcW w:w="1943" w:type="dxa"/>
            <w:tcBorders>
              <w:top w:val="single" w:sz="4" w:space="0" w:color="auto"/>
              <w:left w:val="single" w:sz="4" w:space="0" w:color="auto"/>
              <w:bottom w:val="single" w:sz="4" w:space="0" w:color="auto"/>
              <w:right w:val="single" w:sz="4" w:space="0" w:color="auto"/>
            </w:tcBorders>
            <w:shd w:val="clear" w:color="auto" w:fill="FFFFFF"/>
          </w:tcPr>
          <w:p w14:paraId="6C1EB97D" w14:textId="77777777" w:rsidR="00E36F0E" w:rsidRDefault="00393DC0" w:rsidP="00E36F0E">
            <w:r>
              <w:t>-</w:t>
            </w:r>
          </w:p>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71BED663" w14:textId="77777777" w:rsidR="00E36F0E" w:rsidRPr="00F1221C" w:rsidRDefault="00393DC0" w:rsidP="00E36F0E">
            <w:r w:rsidRPr="00F1221C">
              <w:t>Char Value:0-255</w:t>
            </w:r>
          </w:p>
          <w:p w14:paraId="4133760C" w14:textId="77777777" w:rsidR="00E36F0E" w:rsidRPr="00751E32" w:rsidRDefault="00393DC0" w:rsidP="00E36F0E">
            <w:pPr>
              <w:rPr>
                <w:highlight w:val="yellow"/>
              </w:rPr>
            </w:pPr>
            <w:r w:rsidRPr="00F1221C">
              <w:t>No String length limit</w:t>
            </w:r>
          </w:p>
        </w:tc>
        <w:tc>
          <w:tcPr>
            <w:tcW w:w="2922" w:type="dxa"/>
            <w:tcBorders>
              <w:top w:val="single" w:sz="4" w:space="0" w:color="auto"/>
              <w:left w:val="single" w:sz="4" w:space="0" w:color="auto"/>
              <w:bottom w:val="single" w:sz="4" w:space="0" w:color="auto"/>
              <w:right w:val="single" w:sz="4" w:space="0" w:color="auto"/>
            </w:tcBorders>
            <w:shd w:val="clear" w:color="auto" w:fill="FFFFFF"/>
          </w:tcPr>
          <w:p w14:paraId="6E447B5B" w14:textId="77777777" w:rsidR="00E36F0E" w:rsidRPr="0045028D" w:rsidRDefault="00393DC0" w:rsidP="00E36F0E">
            <w:pPr>
              <w:rPr>
                <w:rFonts w:cs="Arial"/>
                <w:szCs w:val="20"/>
              </w:rPr>
            </w:pPr>
            <w:r w:rsidRPr="0045028D">
              <w:rPr>
                <w:rFonts w:cs="Arial"/>
                <w:szCs w:val="20"/>
                <w:shd w:val="clear" w:color="auto" w:fill="FFFFFF"/>
              </w:rPr>
              <w:t>Interface IP address V4</w:t>
            </w:r>
          </w:p>
        </w:tc>
      </w:tr>
      <w:tr w:rsidR="00E36F0E" w:rsidRPr="00C82768" w14:paraId="5C31E97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BD230D1" w14:textId="77777777" w:rsidR="00E36F0E" w:rsidRDefault="00393DC0" w:rsidP="00E36F0E">
            <w:pPr>
              <w:jc w:val="center"/>
            </w:pPr>
            <w:r>
              <w:t>R</w:t>
            </w:r>
          </w:p>
        </w:tc>
        <w:tc>
          <w:tcPr>
            <w:tcW w:w="2040" w:type="dxa"/>
            <w:gridSpan w:val="2"/>
            <w:tcBorders>
              <w:top w:val="single" w:sz="4" w:space="0" w:color="auto"/>
              <w:left w:val="single" w:sz="4" w:space="0" w:color="auto"/>
              <w:bottom w:val="single" w:sz="4" w:space="0" w:color="auto"/>
              <w:right w:val="single" w:sz="4" w:space="0" w:color="auto"/>
            </w:tcBorders>
            <w:shd w:val="clear" w:color="auto" w:fill="FFFFFF"/>
          </w:tcPr>
          <w:p w14:paraId="59A7B0AB" w14:textId="77777777" w:rsidR="00E36F0E" w:rsidRDefault="00393DC0" w:rsidP="00E36F0E">
            <w:r>
              <w:t>ipV4DnsPrimary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1317BCC" w14:textId="77777777" w:rsidR="00E36F0E" w:rsidRPr="00C82768" w:rsidRDefault="00393DC0" w:rsidP="00E36F0E">
            <w:r>
              <w:t>String</w:t>
            </w:r>
          </w:p>
        </w:tc>
        <w:tc>
          <w:tcPr>
            <w:tcW w:w="1943" w:type="dxa"/>
            <w:tcBorders>
              <w:top w:val="single" w:sz="4" w:space="0" w:color="auto"/>
              <w:left w:val="single" w:sz="4" w:space="0" w:color="auto"/>
              <w:bottom w:val="single" w:sz="4" w:space="0" w:color="auto"/>
              <w:right w:val="single" w:sz="4" w:space="0" w:color="auto"/>
            </w:tcBorders>
            <w:shd w:val="clear" w:color="auto" w:fill="FFFFFF"/>
          </w:tcPr>
          <w:p w14:paraId="3266F543" w14:textId="77777777" w:rsidR="00E36F0E" w:rsidRDefault="00393DC0" w:rsidP="00E36F0E">
            <w:r>
              <w:t>-</w:t>
            </w:r>
          </w:p>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32DBCF00" w14:textId="77777777" w:rsidR="00E36F0E" w:rsidRPr="00F1221C" w:rsidRDefault="00393DC0" w:rsidP="00E36F0E">
            <w:r w:rsidRPr="00F1221C">
              <w:t>Char Value:0-255</w:t>
            </w:r>
          </w:p>
          <w:p w14:paraId="35A10DAA" w14:textId="77777777" w:rsidR="00E36F0E" w:rsidRPr="00751E32" w:rsidRDefault="00393DC0" w:rsidP="00E36F0E">
            <w:pPr>
              <w:rPr>
                <w:highlight w:val="yellow"/>
              </w:rPr>
            </w:pPr>
            <w:r w:rsidRPr="00F1221C">
              <w:t>No String length limit</w:t>
            </w:r>
          </w:p>
        </w:tc>
        <w:tc>
          <w:tcPr>
            <w:tcW w:w="2922" w:type="dxa"/>
            <w:tcBorders>
              <w:top w:val="single" w:sz="4" w:space="0" w:color="auto"/>
              <w:left w:val="single" w:sz="4" w:space="0" w:color="auto"/>
              <w:bottom w:val="single" w:sz="4" w:space="0" w:color="auto"/>
              <w:right w:val="single" w:sz="4" w:space="0" w:color="auto"/>
            </w:tcBorders>
            <w:shd w:val="clear" w:color="auto" w:fill="FFFFFF"/>
          </w:tcPr>
          <w:p w14:paraId="7E96045A" w14:textId="77777777" w:rsidR="00E36F0E" w:rsidRPr="0045028D" w:rsidRDefault="00393DC0" w:rsidP="00E36F0E">
            <w:pPr>
              <w:rPr>
                <w:rFonts w:cs="Arial"/>
                <w:szCs w:val="20"/>
              </w:rPr>
            </w:pPr>
            <w:r w:rsidRPr="0045028D">
              <w:rPr>
                <w:rFonts w:cs="Arial"/>
                <w:szCs w:val="20"/>
                <w:shd w:val="clear" w:color="auto" w:fill="FFFFFF"/>
              </w:rPr>
              <w:t>Primary DNS IP address V4</w:t>
            </w:r>
          </w:p>
        </w:tc>
      </w:tr>
      <w:tr w:rsidR="00E36F0E" w:rsidRPr="00C82768" w14:paraId="2DA0BD5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1D6E609" w14:textId="77777777" w:rsidR="00E36F0E" w:rsidRDefault="00393DC0" w:rsidP="00E36F0E">
            <w:pPr>
              <w:jc w:val="center"/>
            </w:pPr>
            <w:r>
              <w:lastRenderedPageBreak/>
              <w:t>R</w:t>
            </w:r>
          </w:p>
        </w:tc>
        <w:tc>
          <w:tcPr>
            <w:tcW w:w="2040" w:type="dxa"/>
            <w:gridSpan w:val="2"/>
            <w:tcBorders>
              <w:top w:val="single" w:sz="4" w:space="0" w:color="auto"/>
              <w:left w:val="single" w:sz="4" w:space="0" w:color="auto"/>
              <w:bottom w:val="single" w:sz="4" w:space="0" w:color="auto"/>
              <w:right w:val="single" w:sz="4" w:space="0" w:color="auto"/>
            </w:tcBorders>
            <w:shd w:val="clear" w:color="auto" w:fill="FFFFFF"/>
          </w:tcPr>
          <w:p w14:paraId="2C438C49" w14:textId="77777777" w:rsidR="00E36F0E" w:rsidRDefault="00393DC0" w:rsidP="00E36F0E">
            <w:r>
              <w:t>ipV4DnsSecondary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6699C06" w14:textId="77777777" w:rsidR="00E36F0E" w:rsidRPr="00C82768" w:rsidRDefault="00393DC0" w:rsidP="00E36F0E">
            <w:r>
              <w:t>String</w:t>
            </w:r>
          </w:p>
        </w:tc>
        <w:tc>
          <w:tcPr>
            <w:tcW w:w="1943" w:type="dxa"/>
            <w:tcBorders>
              <w:top w:val="single" w:sz="4" w:space="0" w:color="auto"/>
              <w:left w:val="single" w:sz="4" w:space="0" w:color="auto"/>
              <w:bottom w:val="single" w:sz="4" w:space="0" w:color="auto"/>
              <w:right w:val="single" w:sz="4" w:space="0" w:color="auto"/>
            </w:tcBorders>
            <w:shd w:val="clear" w:color="auto" w:fill="FFFFFF"/>
          </w:tcPr>
          <w:p w14:paraId="0C9351F2" w14:textId="77777777" w:rsidR="00E36F0E" w:rsidRDefault="00393DC0" w:rsidP="00E36F0E">
            <w:r>
              <w:t>-</w:t>
            </w:r>
          </w:p>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0ABB7A7F" w14:textId="77777777" w:rsidR="00E36F0E" w:rsidRPr="00F1221C" w:rsidRDefault="00393DC0" w:rsidP="00E36F0E">
            <w:r w:rsidRPr="00F1221C">
              <w:t>Char Value:0-255</w:t>
            </w:r>
          </w:p>
          <w:p w14:paraId="55571BD9" w14:textId="77777777" w:rsidR="00E36F0E" w:rsidRPr="00751E32" w:rsidRDefault="00393DC0" w:rsidP="00E36F0E">
            <w:pPr>
              <w:rPr>
                <w:highlight w:val="yellow"/>
              </w:rPr>
            </w:pPr>
            <w:r w:rsidRPr="00F1221C">
              <w:t>No String length limit</w:t>
            </w:r>
          </w:p>
        </w:tc>
        <w:tc>
          <w:tcPr>
            <w:tcW w:w="2922" w:type="dxa"/>
            <w:tcBorders>
              <w:top w:val="single" w:sz="4" w:space="0" w:color="auto"/>
              <w:left w:val="single" w:sz="4" w:space="0" w:color="auto"/>
              <w:bottom w:val="single" w:sz="4" w:space="0" w:color="auto"/>
              <w:right w:val="single" w:sz="4" w:space="0" w:color="auto"/>
            </w:tcBorders>
            <w:shd w:val="clear" w:color="auto" w:fill="FFFFFF"/>
          </w:tcPr>
          <w:p w14:paraId="09D43924" w14:textId="77777777" w:rsidR="00E36F0E" w:rsidRPr="0045028D" w:rsidRDefault="00393DC0" w:rsidP="00E36F0E">
            <w:pPr>
              <w:rPr>
                <w:rFonts w:cs="Arial"/>
                <w:szCs w:val="20"/>
              </w:rPr>
            </w:pPr>
            <w:r w:rsidRPr="0045028D">
              <w:rPr>
                <w:rFonts w:cs="Arial"/>
                <w:szCs w:val="20"/>
                <w:shd w:val="clear" w:color="auto" w:fill="FFFFFF"/>
              </w:rPr>
              <w:t>Secondary DNS IP address V4</w:t>
            </w:r>
          </w:p>
        </w:tc>
      </w:tr>
      <w:tr w:rsidR="00E36F0E" w:rsidRPr="00C82768" w14:paraId="6797F66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A8DAE32" w14:textId="77777777" w:rsidR="00E36F0E" w:rsidRDefault="00393DC0" w:rsidP="00E36F0E">
            <w:pPr>
              <w:jc w:val="center"/>
            </w:pPr>
            <w:r>
              <w:t>R</w:t>
            </w:r>
          </w:p>
        </w:tc>
        <w:tc>
          <w:tcPr>
            <w:tcW w:w="2040" w:type="dxa"/>
            <w:gridSpan w:val="2"/>
            <w:tcBorders>
              <w:top w:val="single" w:sz="4" w:space="0" w:color="auto"/>
              <w:left w:val="single" w:sz="4" w:space="0" w:color="auto"/>
              <w:bottom w:val="single" w:sz="4" w:space="0" w:color="auto"/>
              <w:right w:val="single" w:sz="4" w:space="0" w:color="auto"/>
            </w:tcBorders>
            <w:shd w:val="clear" w:color="auto" w:fill="FFFFFF"/>
          </w:tcPr>
          <w:p w14:paraId="78606EFB" w14:textId="77777777" w:rsidR="00E36F0E" w:rsidRDefault="00393DC0" w:rsidP="00E36F0E">
            <w:r>
              <w:t>ipV4Gateway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68E8394" w14:textId="77777777" w:rsidR="00E36F0E" w:rsidRPr="00C82768" w:rsidRDefault="00393DC0" w:rsidP="00E36F0E">
            <w:r>
              <w:t>String</w:t>
            </w:r>
          </w:p>
        </w:tc>
        <w:tc>
          <w:tcPr>
            <w:tcW w:w="1943" w:type="dxa"/>
            <w:tcBorders>
              <w:top w:val="single" w:sz="4" w:space="0" w:color="auto"/>
              <w:left w:val="single" w:sz="4" w:space="0" w:color="auto"/>
              <w:bottom w:val="single" w:sz="4" w:space="0" w:color="auto"/>
              <w:right w:val="single" w:sz="4" w:space="0" w:color="auto"/>
            </w:tcBorders>
            <w:shd w:val="clear" w:color="auto" w:fill="FFFFFF"/>
          </w:tcPr>
          <w:p w14:paraId="445A89ED" w14:textId="77777777" w:rsidR="00E36F0E" w:rsidRDefault="00393DC0" w:rsidP="00E36F0E">
            <w:r>
              <w:t>-</w:t>
            </w:r>
          </w:p>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606A15AC" w14:textId="77777777" w:rsidR="00E36F0E" w:rsidRPr="00F1221C" w:rsidRDefault="00393DC0" w:rsidP="00E36F0E">
            <w:r w:rsidRPr="00F1221C">
              <w:t>Char Value:0-255</w:t>
            </w:r>
          </w:p>
          <w:p w14:paraId="60CE59C0" w14:textId="77777777" w:rsidR="00E36F0E" w:rsidRPr="00751E32" w:rsidRDefault="00393DC0" w:rsidP="00E36F0E">
            <w:pPr>
              <w:rPr>
                <w:highlight w:val="yellow"/>
              </w:rPr>
            </w:pPr>
            <w:r w:rsidRPr="00F1221C">
              <w:t>No String length limit</w:t>
            </w:r>
          </w:p>
        </w:tc>
        <w:tc>
          <w:tcPr>
            <w:tcW w:w="2922" w:type="dxa"/>
            <w:tcBorders>
              <w:top w:val="single" w:sz="4" w:space="0" w:color="auto"/>
              <w:left w:val="single" w:sz="4" w:space="0" w:color="auto"/>
              <w:bottom w:val="single" w:sz="4" w:space="0" w:color="auto"/>
              <w:right w:val="single" w:sz="4" w:space="0" w:color="auto"/>
            </w:tcBorders>
            <w:shd w:val="clear" w:color="auto" w:fill="FFFFFF"/>
          </w:tcPr>
          <w:p w14:paraId="6755F4A9" w14:textId="77777777" w:rsidR="00E36F0E" w:rsidRPr="0045028D" w:rsidRDefault="00393DC0" w:rsidP="00E36F0E">
            <w:pPr>
              <w:rPr>
                <w:rFonts w:cs="Arial"/>
                <w:szCs w:val="20"/>
              </w:rPr>
            </w:pPr>
            <w:r w:rsidRPr="0045028D">
              <w:rPr>
                <w:rFonts w:cs="Arial"/>
                <w:szCs w:val="20"/>
                <w:shd w:val="clear" w:color="auto" w:fill="FFFFFF"/>
              </w:rPr>
              <w:t>Gateway IP address V4</w:t>
            </w:r>
          </w:p>
        </w:tc>
      </w:tr>
      <w:tr w:rsidR="00E36F0E" w:rsidRPr="00C82768" w14:paraId="62EC16C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BD47C53" w14:textId="77777777" w:rsidR="00E36F0E" w:rsidRDefault="00393DC0" w:rsidP="00E36F0E">
            <w:pPr>
              <w:jc w:val="center"/>
            </w:pPr>
            <w:r>
              <w:t>R</w:t>
            </w:r>
          </w:p>
        </w:tc>
        <w:tc>
          <w:tcPr>
            <w:tcW w:w="2040" w:type="dxa"/>
            <w:gridSpan w:val="2"/>
            <w:tcBorders>
              <w:top w:val="single" w:sz="4" w:space="0" w:color="auto"/>
              <w:left w:val="single" w:sz="4" w:space="0" w:color="auto"/>
              <w:bottom w:val="single" w:sz="4" w:space="0" w:color="auto"/>
              <w:right w:val="single" w:sz="4" w:space="0" w:color="auto"/>
            </w:tcBorders>
            <w:shd w:val="clear" w:color="auto" w:fill="FFFFFF"/>
          </w:tcPr>
          <w:p w14:paraId="31B24AC1" w14:textId="77777777" w:rsidR="00E36F0E" w:rsidRDefault="00393DC0" w:rsidP="00E36F0E">
            <w:r>
              <w:t>ipV6Address</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FEA9659" w14:textId="77777777" w:rsidR="00E36F0E" w:rsidRPr="00C82768" w:rsidRDefault="00393DC0" w:rsidP="00E36F0E">
            <w:r>
              <w:t>String</w:t>
            </w:r>
          </w:p>
        </w:tc>
        <w:tc>
          <w:tcPr>
            <w:tcW w:w="1943" w:type="dxa"/>
            <w:tcBorders>
              <w:top w:val="single" w:sz="4" w:space="0" w:color="auto"/>
              <w:left w:val="single" w:sz="4" w:space="0" w:color="auto"/>
              <w:bottom w:val="single" w:sz="4" w:space="0" w:color="auto"/>
              <w:right w:val="single" w:sz="4" w:space="0" w:color="auto"/>
            </w:tcBorders>
            <w:shd w:val="clear" w:color="auto" w:fill="FFFFFF"/>
          </w:tcPr>
          <w:p w14:paraId="05968BB5" w14:textId="77777777" w:rsidR="00E36F0E" w:rsidRDefault="00393DC0" w:rsidP="00E36F0E">
            <w:r>
              <w:t>-</w:t>
            </w:r>
          </w:p>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7B7A5B25" w14:textId="77777777" w:rsidR="00E36F0E" w:rsidRPr="00F1221C" w:rsidRDefault="00393DC0" w:rsidP="00E36F0E">
            <w:r w:rsidRPr="00F1221C">
              <w:t>Char Value:0-255</w:t>
            </w:r>
          </w:p>
          <w:p w14:paraId="200783B8" w14:textId="77777777" w:rsidR="00E36F0E" w:rsidRPr="00751E32" w:rsidRDefault="00393DC0" w:rsidP="00E36F0E">
            <w:pPr>
              <w:rPr>
                <w:highlight w:val="yellow"/>
              </w:rPr>
            </w:pPr>
            <w:r w:rsidRPr="00F1221C">
              <w:t>No String length limit</w:t>
            </w:r>
          </w:p>
        </w:tc>
        <w:tc>
          <w:tcPr>
            <w:tcW w:w="2922" w:type="dxa"/>
            <w:tcBorders>
              <w:top w:val="single" w:sz="4" w:space="0" w:color="auto"/>
              <w:left w:val="single" w:sz="4" w:space="0" w:color="auto"/>
              <w:bottom w:val="single" w:sz="4" w:space="0" w:color="auto"/>
              <w:right w:val="single" w:sz="4" w:space="0" w:color="auto"/>
            </w:tcBorders>
            <w:shd w:val="clear" w:color="auto" w:fill="FFFFFF"/>
          </w:tcPr>
          <w:p w14:paraId="5B54E543" w14:textId="77777777" w:rsidR="00E36F0E" w:rsidRPr="0045028D" w:rsidRDefault="00393DC0" w:rsidP="00E36F0E">
            <w:pPr>
              <w:rPr>
                <w:rFonts w:cs="Arial"/>
                <w:szCs w:val="20"/>
              </w:rPr>
            </w:pPr>
            <w:r w:rsidRPr="0045028D">
              <w:rPr>
                <w:rFonts w:cs="Arial"/>
                <w:szCs w:val="20"/>
                <w:shd w:val="clear" w:color="auto" w:fill="FFFFFF"/>
              </w:rPr>
              <w:t>Interface IP address V6</w:t>
            </w:r>
          </w:p>
        </w:tc>
      </w:tr>
      <w:tr w:rsidR="00E36F0E" w:rsidRPr="00C82768" w14:paraId="33462A0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631B4AB" w14:textId="77777777" w:rsidR="00E36F0E" w:rsidRDefault="00393DC0" w:rsidP="00E36F0E">
            <w:pPr>
              <w:jc w:val="center"/>
            </w:pPr>
            <w:r>
              <w:t>R</w:t>
            </w:r>
          </w:p>
        </w:tc>
        <w:tc>
          <w:tcPr>
            <w:tcW w:w="2040" w:type="dxa"/>
            <w:gridSpan w:val="2"/>
            <w:tcBorders>
              <w:top w:val="single" w:sz="4" w:space="0" w:color="auto"/>
              <w:left w:val="single" w:sz="4" w:space="0" w:color="auto"/>
              <w:bottom w:val="single" w:sz="4" w:space="0" w:color="auto"/>
              <w:right w:val="single" w:sz="4" w:space="0" w:color="auto"/>
            </w:tcBorders>
            <w:shd w:val="clear" w:color="auto" w:fill="FFFFFF"/>
          </w:tcPr>
          <w:p w14:paraId="0BECD3B3" w14:textId="77777777" w:rsidR="00E36F0E" w:rsidRDefault="00393DC0" w:rsidP="00E36F0E">
            <w:r>
              <w:t>ipV6DnsPrimary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78229C2" w14:textId="77777777" w:rsidR="00E36F0E" w:rsidRPr="00C82768" w:rsidRDefault="00393DC0" w:rsidP="00E36F0E">
            <w:r>
              <w:t>String</w:t>
            </w:r>
          </w:p>
        </w:tc>
        <w:tc>
          <w:tcPr>
            <w:tcW w:w="1943" w:type="dxa"/>
            <w:tcBorders>
              <w:top w:val="single" w:sz="4" w:space="0" w:color="auto"/>
              <w:left w:val="single" w:sz="4" w:space="0" w:color="auto"/>
              <w:bottom w:val="single" w:sz="4" w:space="0" w:color="auto"/>
              <w:right w:val="single" w:sz="4" w:space="0" w:color="auto"/>
            </w:tcBorders>
            <w:shd w:val="clear" w:color="auto" w:fill="FFFFFF"/>
          </w:tcPr>
          <w:p w14:paraId="7788C600" w14:textId="77777777" w:rsidR="00E36F0E" w:rsidRDefault="00393DC0" w:rsidP="00E36F0E">
            <w:r>
              <w:t>-</w:t>
            </w:r>
          </w:p>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5520D5A0" w14:textId="77777777" w:rsidR="00E36F0E" w:rsidRPr="00F1221C" w:rsidRDefault="00393DC0" w:rsidP="00E36F0E">
            <w:r w:rsidRPr="00F1221C">
              <w:t>Char Value:0-255</w:t>
            </w:r>
          </w:p>
          <w:p w14:paraId="67B03D0E" w14:textId="77777777" w:rsidR="00E36F0E" w:rsidRPr="00751E32" w:rsidRDefault="00393DC0" w:rsidP="00E36F0E">
            <w:pPr>
              <w:rPr>
                <w:highlight w:val="yellow"/>
              </w:rPr>
            </w:pPr>
            <w:r w:rsidRPr="00F1221C">
              <w:t>No String length limit</w:t>
            </w:r>
          </w:p>
        </w:tc>
        <w:tc>
          <w:tcPr>
            <w:tcW w:w="2922" w:type="dxa"/>
            <w:tcBorders>
              <w:top w:val="single" w:sz="4" w:space="0" w:color="auto"/>
              <w:left w:val="single" w:sz="4" w:space="0" w:color="auto"/>
              <w:bottom w:val="single" w:sz="4" w:space="0" w:color="auto"/>
              <w:right w:val="single" w:sz="4" w:space="0" w:color="auto"/>
            </w:tcBorders>
            <w:shd w:val="clear" w:color="auto" w:fill="FFFFFF"/>
          </w:tcPr>
          <w:p w14:paraId="6F232B6F" w14:textId="77777777" w:rsidR="00E36F0E" w:rsidRPr="0045028D" w:rsidRDefault="00393DC0" w:rsidP="00E36F0E">
            <w:pPr>
              <w:rPr>
                <w:rFonts w:cs="Arial"/>
                <w:szCs w:val="20"/>
              </w:rPr>
            </w:pPr>
            <w:r w:rsidRPr="0045028D">
              <w:rPr>
                <w:rFonts w:cs="Arial"/>
                <w:szCs w:val="20"/>
                <w:shd w:val="clear" w:color="auto" w:fill="FFFFFF"/>
              </w:rPr>
              <w:t>Primary DNS IP address V6</w:t>
            </w:r>
          </w:p>
        </w:tc>
      </w:tr>
      <w:tr w:rsidR="00E36F0E" w:rsidRPr="00C82768" w14:paraId="052F12E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5C61266" w14:textId="77777777" w:rsidR="00E36F0E" w:rsidRDefault="00393DC0" w:rsidP="00E36F0E">
            <w:pPr>
              <w:jc w:val="center"/>
            </w:pPr>
            <w:r>
              <w:t>R</w:t>
            </w:r>
          </w:p>
        </w:tc>
        <w:tc>
          <w:tcPr>
            <w:tcW w:w="2040" w:type="dxa"/>
            <w:gridSpan w:val="2"/>
            <w:tcBorders>
              <w:top w:val="single" w:sz="4" w:space="0" w:color="auto"/>
              <w:left w:val="single" w:sz="4" w:space="0" w:color="auto"/>
              <w:bottom w:val="single" w:sz="4" w:space="0" w:color="auto"/>
              <w:right w:val="single" w:sz="4" w:space="0" w:color="auto"/>
            </w:tcBorders>
            <w:shd w:val="clear" w:color="auto" w:fill="FFFFFF"/>
          </w:tcPr>
          <w:p w14:paraId="3ABCA913" w14:textId="77777777" w:rsidR="00E36F0E" w:rsidRDefault="00393DC0" w:rsidP="00E36F0E">
            <w:r>
              <w:t>ipV6DnsSecondary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2AF0575" w14:textId="77777777" w:rsidR="00E36F0E" w:rsidRPr="00C82768" w:rsidRDefault="00393DC0" w:rsidP="00E36F0E">
            <w:r>
              <w:t>String</w:t>
            </w:r>
          </w:p>
        </w:tc>
        <w:tc>
          <w:tcPr>
            <w:tcW w:w="1943" w:type="dxa"/>
            <w:tcBorders>
              <w:top w:val="single" w:sz="4" w:space="0" w:color="auto"/>
              <w:left w:val="single" w:sz="4" w:space="0" w:color="auto"/>
              <w:bottom w:val="single" w:sz="4" w:space="0" w:color="auto"/>
              <w:right w:val="single" w:sz="4" w:space="0" w:color="auto"/>
            </w:tcBorders>
            <w:shd w:val="clear" w:color="auto" w:fill="FFFFFF"/>
          </w:tcPr>
          <w:p w14:paraId="3F714540" w14:textId="77777777" w:rsidR="00E36F0E" w:rsidRDefault="00393DC0" w:rsidP="00E36F0E">
            <w:r>
              <w:t>-</w:t>
            </w:r>
          </w:p>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777A89E1" w14:textId="77777777" w:rsidR="00E36F0E" w:rsidRPr="00F1221C" w:rsidRDefault="00393DC0" w:rsidP="00E36F0E">
            <w:r w:rsidRPr="00F1221C">
              <w:t>Char Value:0-255</w:t>
            </w:r>
          </w:p>
          <w:p w14:paraId="33087094" w14:textId="77777777" w:rsidR="00E36F0E" w:rsidRPr="00751E32" w:rsidRDefault="00393DC0" w:rsidP="00E36F0E">
            <w:pPr>
              <w:rPr>
                <w:highlight w:val="yellow"/>
              </w:rPr>
            </w:pPr>
            <w:r w:rsidRPr="00F1221C">
              <w:t>No String length limit</w:t>
            </w:r>
          </w:p>
        </w:tc>
        <w:tc>
          <w:tcPr>
            <w:tcW w:w="2922" w:type="dxa"/>
            <w:tcBorders>
              <w:top w:val="single" w:sz="4" w:space="0" w:color="auto"/>
              <w:left w:val="single" w:sz="4" w:space="0" w:color="auto"/>
              <w:bottom w:val="single" w:sz="4" w:space="0" w:color="auto"/>
              <w:right w:val="single" w:sz="4" w:space="0" w:color="auto"/>
            </w:tcBorders>
            <w:shd w:val="clear" w:color="auto" w:fill="FFFFFF"/>
          </w:tcPr>
          <w:p w14:paraId="65D3B0B6" w14:textId="77777777" w:rsidR="00E36F0E" w:rsidRPr="0045028D" w:rsidRDefault="00393DC0" w:rsidP="00E36F0E">
            <w:pPr>
              <w:rPr>
                <w:rFonts w:cs="Arial"/>
                <w:szCs w:val="20"/>
              </w:rPr>
            </w:pPr>
            <w:r w:rsidRPr="0045028D">
              <w:rPr>
                <w:rFonts w:cs="Arial"/>
                <w:szCs w:val="20"/>
                <w:shd w:val="clear" w:color="auto" w:fill="FFFFFF"/>
              </w:rPr>
              <w:t>Secondary DNS IP address V6</w:t>
            </w:r>
          </w:p>
        </w:tc>
      </w:tr>
      <w:tr w:rsidR="00E36F0E" w:rsidRPr="00C82768" w14:paraId="536E879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9F416A1" w14:textId="77777777" w:rsidR="00E36F0E" w:rsidRDefault="00393DC0" w:rsidP="00E36F0E">
            <w:pPr>
              <w:jc w:val="center"/>
            </w:pPr>
            <w:r>
              <w:t>R</w:t>
            </w:r>
          </w:p>
        </w:tc>
        <w:tc>
          <w:tcPr>
            <w:tcW w:w="2040" w:type="dxa"/>
            <w:gridSpan w:val="2"/>
            <w:tcBorders>
              <w:top w:val="single" w:sz="4" w:space="0" w:color="auto"/>
              <w:left w:val="single" w:sz="4" w:space="0" w:color="auto"/>
              <w:bottom w:val="single" w:sz="4" w:space="0" w:color="auto"/>
              <w:right w:val="single" w:sz="4" w:space="0" w:color="auto"/>
            </w:tcBorders>
            <w:shd w:val="clear" w:color="auto" w:fill="FFFFFF"/>
          </w:tcPr>
          <w:p w14:paraId="241516FA" w14:textId="77777777" w:rsidR="00E36F0E" w:rsidRDefault="00393DC0" w:rsidP="00E36F0E">
            <w:r>
              <w:t>ipV6Gateway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81F2B4B" w14:textId="77777777" w:rsidR="00E36F0E" w:rsidRPr="00C82768" w:rsidRDefault="00393DC0" w:rsidP="00E36F0E">
            <w:r>
              <w:t>String</w:t>
            </w:r>
          </w:p>
        </w:tc>
        <w:tc>
          <w:tcPr>
            <w:tcW w:w="1943" w:type="dxa"/>
            <w:tcBorders>
              <w:top w:val="single" w:sz="4" w:space="0" w:color="auto"/>
              <w:left w:val="single" w:sz="4" w:space="0" w:color="auto"/>
              <w:bottom w:val="single" w:sz="4" w:space="0" w:color="auto"/>
              <w:right w:val="single" w:sz="4" w:space="0" w:color="auto"/>
            </w:tcBorders>
            <w:shd w:val="clear" w:color="auto" w:fill="FFFFFF"/>
          </w:tcPr>
          <w:p w14:paraId="3ECCB81C" w14:textId="77777777" w:rsidR="00E36F0E" w:rsidRDefault="00393DC0" w:rsidP="00E36F0E">
            <w:r>
              <w:t>-</w:t>
            </w:r>
          </w:p>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4EBFD82C" w14:textId="77777777" w:rsidR="00E36F0E" w:rsidRPr="00F1221C" w:rsidRDefault="00393DC0" w:rsidP="00E36F0E">
            <w:r w:rsidRPr="00F1221C">
              <w:t>Char Value:0-255</w:t>
            </w:r>
          </w:p>
          <w:p w14:paraId="30D4ED32" w14:textId="77777777" w:rsidR="00E36F0E" w:rsidRPr="00751E32" w:rsidRDefault="00393DC0" w:rsidP="00E36F0E">
            <w:pPr>
              <w:rPr>
                <w:highlight w:val="yellow"/>
              </w:rPr>
            </w:pPr>
            <w:r w:rsidRPr="00F1221C">
              <w:t>No String length limit</w:t>
            </w:r>
          </w:p>
        </w:tc>
        <w:tc>
          <w:tcPr>
            <w:tcW w:w="2922" w:type="dxa"/>
            <w:tcBorders>
              <w:top w:val="single" w:sz="4" w:space="0" w:color="auto"/>
              <w:left w:val="single" w:sz="4" w:space="0" w:color="auto"/>
              <w:bottom w:val="single" w:sz="4" w:space="0" w:color="auto"/>
              <w:right w:val="single" w:sz="4" w:space="0" w:color="auto"/>
            </w:tcBorders>
            <w:shd w:val="clear" w:color="auto" w:fill="FFFFFF"/>
          </w:tcPr>
          <w:p w14:paraId="739C6F80" w14:textId="77777777" w:rsidR="00E36F0E" w:rsidRPr="0045028D" w:rsidRDefault="00393DC0" w:rsidP="00E36F0E">
            <w:pPr>
              <w:rPr>
                <w:rFonts w:cs="Arial"/>
                <w:szCs w:val="20"/>
              </w:rPr>
            </w:pPr>
            <w:r w:rsidRPr="0045028D">
              <w:rPr>
                <w:rFonts w:cs="Arial"/>
                <w:szCs w:val="20"/>
                <w:shd w:val="clear" w:color="auto" w:fill="FFFFFF"/>
              </w:rPr>
              <w:t>Gateway IP address V6</w:t>
            </w:r>
          </w:p>
        </w:tc>
      </w:tr>
      <w:tr w:rsidR="00E36F0E" w:rsidRPr="00C82768" w14:paraId="1A073A6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255BDFF" w14:textId="77777777" w:rsidR="00E36F0E" w:rsidRDefault="00393DC0" w:rsidP="00E36F0E">
            <w:pPr>
              <w:jc w:val="center"/>
            </w:pPr>
            <w:r>
              <w:t>R</w:t>
            </w:r>
          </w:p>
        </w:tc>
        <w:tc>
          <w:tcPr>
            <w:tcW w:w="2040" w:type="dxa"/>
            <w:gridSpan w:val="2"/>
            <w:tcBorders>
              <w:top w:val="single" w:sz="4" w:space="0" w:color="auto"/>
              <w:left w:val="single" w:sz="4" w:space="0" w:color="auto"/>
              <w:bottom w:val="single" w:sz="4" w:space="0" w:color="auto"/>
              <w:right w:val="single" w:sz="4" w:space="0" w:color="auto"/>
            </w:tcBorders>
            <w:shd w:val="clear" w:color="auto" w:fill="FFFFFF"/>
          </w:tcPr>
          <w:p w14:paraId="3E66B44E" w14:textId="77777777" w:rsidR="00E36F0E" w:rsidRDefault="00393DC0" w:rsidP="00E36F0E">
            <w:r w:rsidRPr="00D119F8">
              <w:t>mtuIpV4</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51FF7EB" w14:textId="77777777" w:rsidR="00E36F0E" w:rsidRDefault="00393DC0" w:rsidP="00E36F0E">
            <w:r>
              <w:t>Int32</w:t>
            </w:r>
          </w:p>
        </w:tc>
        <w:tc>
          <w:tcPr>
            <w:tcW w:w="1943" w:type="dxa"/>
            <w:tcBorders>
              <w:top w:val="single" w:sz="4" w:space="0" w:color="auto"/>
              <w:left w:val="single" w:sz="4" w:space="0" w:color="auto"/>
              <w:bottom w:val="single" w:sz="4" w:space="0" w:color="auto"/>
              <w:right w:val="single" w:sz="4" w:space="0" w:color="auto"/>
            </w:tcBorders>
            <w:shd w:val="clear" w:color="auto" w:fill="FFFFFF"/>
          </w:tcPr>
          <w:p w14:paraId="3676B535" w14:textId="77777777" w:rsidR="00E36F0E" w:rsidRDefault="00393DC0" w:rsidP="00E36F0E">
            <w:r>
              <w:t>-</w:t>
            </w:r>
          </w:p>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03128CFF" w14:textId="77777777" w:rsidR="00E36F0E" w:rsidRPr="00751E32" w:rsidRDefault="00393DC0" w:rsidP="00E36F0E">
            <w:pPr>
              <w:rPr>
                <w:highlight w:val="yellow"/>
              </w:rPr>
            </w:pPr>
            <w:r>
              <w:t>0-4294967295</w:t>
            </w:r>
          </w:p>
        </w:tc>
        <w:tc>
          <w:tcPr>
            <w:tcW w:w="2922" w:type="dxa"/>
            <w:tcBorders>
              <w:top w:val="single" w:sz="4" w:space="0" w:color="auto"/>
              <w:left w:val="single" w:sz="4" w:space="0" w:color="auto"/>
              <w:bottom w:val="single" w:sz="4" w:space="0" w:color="auto"/>
              <w:right w:val="single" w:sz="4" w:space="0" w:color="auto"/>
            </w:tcBorders>
            <w:shd w:val="clear" w:color="auto" w:fill="FFFFFF"/>
          </w:tcPr>
          <w:p w14:paraId="79B7C4D6" w14:textId="77777777" w:rsidR="00E36F0E" w:rsidRPr="0045028D" w:rsidRDefault="00393DC0" w:rsidP="00E36F0E">
            <w:pPr>
              <w:rPr>
                <w:rFonts w:cs="Arial"/>
                <w:szCs w:val="20"/>
              </w:rPr>
            </w:pPr>
            <w:r w:rsidRPr="0045028D">
              <w:rPr>
                <w:rFonts w:cs="Arial"/>
                <w:szCs w:val="20"/>
                <w:shd w:val="clear" w:color="auto" w:fill="FFFFFF"/>
              </w:rPr>
              <w:t>Interface MTU V4</w:t>
            </w:r>
          </w:p>
        </w:tc>
      </w:tr>
      <w:tr w:rsidR="00E36F0E" w:rsidRPr="00C82768" w14:paraId="6893018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2589182" w14:textId="77777777" w:rsidR="00E36F0E" w:rsidRDefault="00393DC0" w:rsidP="00E36F0E">
            <w:pPr>
              <w:jc w:val="center"/>
            </w:pPr>
            <w:r>
              <w:t>R</w:t>
            </w:r>
          </w:p>
        </w:tc>
        <w:tc>
          <w:tcPr>
            <w:tcW w:w="2040" w:type="dxa"/>
            <w:gridSpan w:val="2"/>
            <w:tcBorders>
              <w:top w:val="single" w:sz="4" w:space="0" w:color="auto"/>
              <w:left w:val="single" w:sz="4" w:space="0" w:color="auto"/>
              <w:bottom w:val="single" w:sz="4" w:space="0" w:color="auto"/>
              <w:right w:val="single" w:sz="4" w:space="0" w:color="auto"/>
            </w:tcBorders>
            <w:shd w:val="clear" w:color="auto" w:fill="FFFFFF"/>
          </w:tcPr>
          <w:p w14:paraId="3AD2E704" w14:textId="77777777" w:rsidR="00E36F0E" w:rsidRDefault="00393DC0" w:rsidP="00E36F0E">
            <w:r w:rsidRPr="00D119F8">
              <w:t>mtuIpV6</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7F56689" w14:textId="77777777" w:rsidR="00E36F0E" w:rsidRDefault="00393DC0" w:rsidP="00E36F0E">
            <w:r>
              <w:t>Int32</w:t>
            </w:r>
          </w:p>
        </w:tc>
        <w:tc>
          <w:tcPr>
            <w:tcW w:w="1943" w:type="dxa"/>
            <w:tcBorders>
              <w:top w:val="single" w:sz="4" w:space="0" w:color="auto"/>
              <w:left w:val="single" w:sz="4" w:space="0" w:color="auto"/>
              <w:bottom w:val="single" w:sz="4" w:space="0" w:color="auto"/>
              <w:right w:val="single" w:sz="4" w:space="0" w:color="auto"/>
            </w:tcBorders>
            <w:shd w:val="clear" w:color="auto" w:fill="FFFFFF"/>
          </w:tcPr>
          <w:p w14:paraId="2C6B66B2" w14:textId="77777777" w:rsidR="00E36F0E" w:rsidRDefault="00393DC0" w:rsidP="00E36F0E">
            <w:r>
              <w:t>-</w:t>
            </w:r>
          </w:p>
        </w:tc>
        <w:tc>
          <w:tcPr>
            <w:tcW w:w="1620" w:type="dxa"/>
            <w:tcBorders>
              <w:top w:val="single" w:sz="4" w:space="0" w:color="auto"/>
              <w:left w:val="single" w:sz="4" w:space="0" w:color="auto"/>
              <w:bottom w:val="single" w:sz="4" w:space="0" w:color="auto"/>
              <w:right w:val="single" w:sz="4" w:space="0" w:color="auto"/>
            </w:tcBorders>
            <w:shd w:val="clear" w:color="auto" w:fill="FFFFFF"/>
          </w:tcPr>
          <w:p w14:paraId="2F4F74BC" w14:textId="77777777" w:rsidR="00E36F0E" w:rsidRPr="00751E32" w:rsidRDefault="00393DC0" w:rsidP="00E36F0E">
            <w:pPr>
              <w:rPr>
                <w:highlight w:val="yellow"/>
              </w:rPr>
            </w:pPr>
            <w:r>
              <w:t>0-4294967295</w:t>
            </w:r>
          </w:p>
        </w:tc>
        <w:tc>
          <w:tcPr>
            <w:tcW w:w="2922" w:type="dxa"/>
            <w:tcBorders>
              <w:top w:val="single" w:sz="4" w:space="0" w:color="auto"/>
              <w:left w:val="single" w:sz="4" w:space="0" w:color="auto"/>
              <w:bottom w:val="single" w:sz="4" w:space="0" w:color="auto"/>
              <w:right w:val="single" w:sz="4" w:space="0" w:color="auto"/>
            </w:tcBorders>
            <w:shd w:val="clear" w:color="auto" w:fill="FFFFFF"/>
          </w:tcPr>
          <w:p w14:paraId="163E215F" w14:textId="77777777" w:rsidR="00E36F0E" w:rsidRPr="0045028D" w:rsidRDefault="00393DC0" w:rsidP="00E36F0E">
            <w:pPr>
              <w:rPr>
                <w:rFonts w:cs="Arial"/>
                <w:szCs w:val="20"/>
              </w:rPr>
            </w:pPr>
            <w:r w:rsidRPr="0045028D">
              <w:rPr>
                <w:rFonts w:cs="Arial"/>
                <w:szCs w:val="20"/>
                <w:shd w:val="clear" w:color="auto" w:fill="FFFFFF"/>
              </w:rPr>
              <w:t>Interface MTU V6</w:t>
            </w:r>
          </w:p>
        </w:tc>
      </w:tr>
    </w:tbl>
    <w:p w14:paraId="1F66C618" w14:textId="10407396" w:rsidR="00E36F0E" w:rsidRDefault="00393DC0" w:rsidP="00506E2F">
      <w:pPr>
        <w:pStyle w:val="Heading4"/>
      </w:pPr>
      <w:r w:rsidRPr="00B9479B">
        <w:t>MD-REQ-380248/A-CellActivateInd</w:t>
      </w:r>
    </w:p>
    <w:p w14:paraId="1D721E7A" w14:textId="77777777" w:rsidR="00E36F0E" w:rsidRPr="00DF2AD3" w:rsidRDefault="00393DC0" w:rsidP="00E36F0E">
      <w:r w:rsidRPr="00DF2AD3">
        <w:rPr>
          <w:rFonts w:cs="Arial"/>
        </w:rPr>
        <w:t>This API is used</w:t>
      </w:r>
      <w:r>
        <w:rPr>
          <w:rFonts w:cs="Arial"/>
        </w:rPr>
        <w:t xml:space="preserve"> internally by WIRClient and WIRServer to broadcast an activation state change of a cellular interface</w:t>
      </w:r>
      <w:r w:rsidRPr="00DF2AD3">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350"/>
        <w:gridCol w:w="3150"/>
      </w:tblGrid>
      <w:tr w:rsidR="00E36F0E" w:rsidRPr="00C82768" w14:paraId="508D93D9"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3E07E94A" w14:textId="77777777" w:rsidR="00E36F0E" w:rsidRPr="00C82768" w:rsidRDefault="00E36F0E" w:rsidP="00E36F0E">
            <w:pPr>
              <w:spacing w:line="256" w:lineRule="auto"/>
              <w:rPr>
                <w:sz w:val="8"/>
              </w:rPr>
            </w:pPr>
          </w:p>
        </w:tc>
      </w:tr>
      <w:tr w:rsidR="00E36F0E" w:rsidRPr="00C82768" w14:paraId="46F0DB25"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626DCF1C"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29AF58DD" w14:textId="77777777" w:rsidR="00E36F0E" w:rsidRPr="00C82768" w:rsidRDefault="00393DC0" w:rsidP="00E36F0E">
            <w:pPr>
              <w:spacing w:line="256" w:lineRule="auto"/>
            </w:pPr>
            <w:r w:rsidRPr="004E037C">
              <w:t>OnChange</w:t>
            </w:r>
          </w:p>
        </w:tc>
      </w:tr>
      <w:tr w:rsidR="00E36F0E" w:rsidRPr="00C82768" w14:paraId="43633373"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2113F183"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1524E49E" w14:textId="77777777" w:rsidR="00E36F0E" w:rsidRPr="00C82768" w:rsidRDefault="00393DC0" w:rsidP="00E36F0E">
            <w:pPr>
              <w:spacing w:line="256" w:lineRule="auto"/>
            </w:pPr>
            <w:r w:rsidRPr="00C82768">
              <w:t>Default</w:t>
            </w:r>
          </w:p>
        </w:tc>
      </w:tr>
      <w:tr w:rsidR="00E36F0E" w:rsidRPr="00C82768" w14:paraId="7E62501E"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4FB9A981"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20A894D4" w14:textId="77777777" w:rsidR="00E36F0E" w:rsidRPr="00C82768" w:rsidRDefault="00393DC0" w:rsidP="00E36F0E">
            <w:pPr>
              <w:spacing w:line="256" w:lineRule="auto"/>
            </w:pPr>
            <w:r w:rsidRPr="00C82768">
              <w:t>No</w:t>
            </w:r>
          </w:p>
        </w:tc>
      </w:tr>
      <w:tr w:rsidR="00E36F0E" w:rsidRPr="00C82768" w14:paraId="0BB17129"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1CA89D90" w14:textId="77777777" w:rsidR="00E36F0E" w:rsidRPr="00C82768" w:rsidRDefault="00E36F0E" w:rsidP="00E36F0E">
            <w:pPr>
              <w:spacing w:line="256" w:lineRule="auto"/>
              <w:rPr>
                <w:sz w:val="8"/>
              </w:rPr>
            </w:pPr>
          </w:p>
        </w:tc>
      </w:tr>
      <w:tr w:rsidR="00E36F0E" w:rsidRPr="00C82768" w14:paraId="70DDF2C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314EEF30"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3C3ACE3E"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3706F724"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143F905" w14:textId="77777777" w:rsidR="00E36F0E" w:rsidRPr="00C82768" w:rsidRDefault="00393DC0" w:rsidP="00E36F0E">
            <w:pPr>
              <w:rPr>
                <w:b/>
              </w:rPr>
            </w:pPr>
            <w:r w:rsidRPr="00C82768">
              <w:rPr>
                <w:b/>
              </w:rPr>
              <w:t>Literals</w:t>
            </w:r>
          </w:p>
        </w:tc>
        <w:tc>
          <w:tcPr>
            <w:tcW w:w="135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7B4FF98" w14:textId="77777777" w:rsidR="00E36F0E" w:rsidRPr="00C82768" w:rsidRDefault="00393DC0" w:rsidP="00E36F0E">
            <w:pPr>
              <w:rPr>
                <w:b/>
              </w:rPr>
            </w:pPr>
            <w:r w:rsidRPr="00C82768">
              <w:rPr>
                <w:b/>
              </w:rPr>
              <w:t>Value</w:t>
            </w:r>
          </w:p>
        </w:tc>
        <w:tc>
          <w:tcPr>
            <w:tcW w:w="315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5BE4EB4" w14:textId="77777777" w:rsidR="00E36F0E" w:rsidRPr="00C82768" w:rsidRDefault="00393DC0" w:rsidP="00E36F0E">
            <w:pPr>
              <w:rPr>
                <w:b/>
              </w:rPr>
            </w:pPr>
            <w:r w:rsidRPr="00C82768">
              <w:rPr>
                <w:b/>
              </w:rPr>
              <w:t>Description</w:t>
            </w:r>
          </w:p>
        </w:tc>
      </w:tr>
      <w:tr w:rsidR="00E36F0E" w:rsidRPr="00C82768" w14:paraId="38C1C4C3"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0DB6CC21" w14:textId="77777777" w:rsidR="00E36F0E" w:rsidRPr="00C82768" w:rsidRDefault="00393DC0" w:rsidP="00E36F0E">
            <w:pPr>
              <w:rPr>
                <w:b/>
              </w:rPr>
            </w:pPr>
            <w:r w:rsidRPr="00C82768">
              <w:rPr>
                <w:b/>
              </w:rPr>
              <w:t>Request</w:t>
            </w:r>
          </w:p>
        </w:tc>
      </w:tr>
      <w:tr w:rsidR="00E36F0E" w:rsidRPr="00C82768" w14:paraId="045B552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CA63E35" w14:textId="77777777" w:rsidR="00E36F0E" w:rsidRPr="00C82768" w:rsidRDefault="00393DC0" w:rsidP="00E36F0E">
            <w:pPr>
              <w:jc w:val="center"/>
            </w:pPr>
            <w:r>
              <w:t>-</w:t>
            </w:r>
          </w:p>
        </w:tc>
        <w:tc>
          <w:tcPr>
            <w:tcW w:w="2353" w:type="dxa"/>
            <w:gridSpan w:val="2"/>
            <w:tcBorders>
              <w:top w:val="single" w:sz="4" w:space="0" w:color="auto"/>
              <w:left w:val="single" w:sz="4" w:space="0" w:color="auto"/>
              <w:bottom w:val="single" w:sz="4" w:space="0" w:color="auto"/>
              <w:right w:val="single" w:sz="4" w:space="0" w:color="auto"/>
            </w:tcBorders>
          </w:tcPr>
          <w:p w14:paraId="10AD8180" w14:textId="77777777" w:rsidR="00E36F0E" w:rsidRDefault="00393DC0" w:rsidP="00E36F0E">
            <w:r>
              <w:t>-</w:t>
            </w:r>
          </w:p>
        </w:tc>
        <w:tc>
          <w:tcPr>
            <w:tcW w:w="900" w:type="dxa"/>
            <w:tcBorders>
              <w:top w:val="single" w:sz="4" w:space="0" w:color="auto"/>
              <w:left w:val="single" w:sz="4" w:space="0" w:color="auto"/>
              <w:bottom w:val="single" w:sz="4" w:space="0" w:color="auto"/>
              <w:right w:val="single" w:sz="4" w:space="0" w:color="auto"/>
            </w:tcBorders>
          </w:tcPr>
          <w:p w14:paraId="6B4DC3EB" w14:textId="77777777" w:rsidR="00E36F0E" w:rsidRPr="00C82768" w:rsidRDefault="00393DC0" w:rsidP="00E36F0E">
            <w:r>
              <w:t>-</w:t>
            </w:r>
          </w:p>
        </w:tc>
        <w:tc>
          <w:tcPr>
            <w:tcW w:w="1697" w:type="dxa"/>
            <w:tcBorders>
              <w:top w:val="single" w:sz="4" w:space="0" w:color="auto"/>
              <w:left w:val="single" w:sz="4" w:space="0" w:color="auto"/>
              <w:bottom w:val="single" w:sz="4" w:space="0" w:color="auto"/>
              <w:right w:val="single" w:sz="4" w:space="0" w:color="auto"/>
            </w:tcBorders>
          </w:tcPr>
          <w:p w14:paraId="216205F5" w14:textId="77777777" w:rsidR="00E36F0E" w:rsidRDefault="00393DC0" w:rsidP="00E36F0E">
            <w:r>
              <w:t>-</w:t>
            </w:r>
          </w:p>
        </w:tc>
        <w:tc>
          <w:tcPr>
            <w:tcW w:w="1350" w:type="dxa"/>
            <w:tcBorders>
              <w:top w:val="single" w:sz="4" w:space="0" w:color="auto"/>
              <w:left w:val="single" w:sz="4" w:space="0" w:color="auto"/>
              <w:bottom w:val="single" w:sz="4" w:space="0" w:color="auto"/>
              <w:right w:val="single" w:sz="4" w:space="0" w:color="auto"/>
            </w:tcBorders>
          </w:tcPr>
          <w:p w14:paraId="488B5DF2" w14:textId="77777777" w:rsidR="00E36F0E" w:rsidRDefault="00393DC0" w:rsidP="00E36F0E">
            <w:r>
              <w:t>-</w:t>
            </w:r>
          </w:p>
        </w:tc>
        <w:tc>
          <w:tcPr>
            <w:tcW w:w="3150" w:type="dxa"/>
            <w:tcBorders>
              <w:top w:val="single" w:sz="4" w:space="0" w:color="auto"/>
              <w:left w:val="single" w:sz="4" w:space="0" w:color="auto"/>
              <w:bottom w:val="single" w:sz="4" w:space="0" w:color="auto"/>
              <w:right w:val="single" w:sz="4" w:space="0" w:color="auto"/>
            </w:tcBorders>
          </w:tcPr>
          <w:p w14:paraId="259FF3DE" w14:textId="77777777" w:rsidR="00E36F0E" w:rsidRPr="0052707D" w:rsidRDefault="00393DC0" w:rsidP="00E36F0E">
            <w:pPr>
              <w:rPr>
                <w:highlight w:val="yellow"/>
              </w:rPr>
            </w:pPr>
            <w:r w:rsidRPr="00314169">
              <w:t>N/A</w:t>
            </w:r>
          </w:p>
        </w:tc>
      </w:tr>
      <w:tr w:rsidR="00E36F0E" w:rsidRPr="00C82768" w14:paraId="7CD158DA"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3EDE9A47" w14:textId="77777777" w:rsidR="00E36F0E" w:rsidRPr="00C82768" w:rsidRDefault="00393DC0" w:rsidP="00E36F0E">
            <w:r w:rsidRPr="00C82768">
              <w:rPr>
                <w:b/>
              </w:rPr>
              <w:t>Response</w:t>
            </w:r>
          </w:p>
        </w:tc>
      </w:tr>
      <w:tr w:rsidR="00E36F0E" w:rsidRPr="00C82768" w14:paraId="7059214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64A92D8"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5F00E74" w14:textId="77777777" w:rsidR="00E36F0E" w:rsidRPr="00C82768" w:rsidRDefault="00393DC0" w:rsidP="00E36F0E">
            <w:r>
              <w:t>connId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5677BDE"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E07B3B6" w14:textId="77777777" w:rsidR="00E36F0E" w:rsidRPr="00C82768" w:rsidRDefault="00393DC0" w:rsidP="00E36F0E">
            <w:r w:rsidRPr="00C82768">
              <w:t>-</w:t>
            </w:r>
          </w:p>
        </w:tc>
        <w:tc>
          <w:tcPr>
            <w:tcW w:w="1350" w:type="dxa"/>
            <w:tcBorders>
              <w:top w:val="single" w:sz="4" w:space="0" w:color="auto"/>
              <w:left w:val="single" w:sz="4" w:space="0" w:color="auto"/>
              <w:bottom w:val="single" w:sz="4" w:space="0" w:color="auto"/>
              <w:right w:val="single" w:sz="4" w:space="0" w:color="auto"/>
            </w:tcBorders>
            <w:shd w:val="clear" w:color="auto" w:fill="FFFFFF"/>
          </w:tcPr>
          <w:p w14:paraId="48863292" w14:textId="77777777" w:rsidR="00E36F0E" w:rsidRPr="00751E32" w:rsidRDefault="00393DC0" w:rsidP="00E36F0E">
            <w:pPr>
              <w:rPr>
                <w:highlight w:val="yellow"/>
              </w:rPr>
            </w:pPr>
            <w:r>
              <w:t>0-4294967295</w:t>
            </w:r>
          </w:p>
        </w:tc>
        <w:tc>
          <w:tcPr>
            <w:tcW w:w="3150" w:type="dxa"/>
            <w:tcBorders>
              <w:top w:val="single" w:sz="4" w:space="0" w:color="auto"/>
              <w:left w:val="single" w:sz="4" w:space="0" w:color="auto"/>
              <w:bottom w:val="single" w:sz="4" w:space="0" w:color="auto"/>
              <w:right w:val="single" w:sz="4" w:space="0" w:color="auto"/>
            </w:tcBorders>
            <w:shd w:val="clear" w:color="auto" w:fill="FFFFFF"/>
          </w:tcPr>
          <w:p w14:paraId="5F4EE2A1" w14:textId="77777777" w:rsidR="00E36F0E" w:rsidRPr="00C82768" w:rsidRDefault="00393DC0" w:rsidP="00E36F0E">
            <w:r>
              <w:t>Interface ID used internally by CM</w:t>
            </w:r>
          </w:p>
        </w:tc>
      </w:tr>
      <w:tr w:rsidR="00E36F0E" w:rsidRPr="00C82768" w14:paraId="2E82E2E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65EF5D1"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40915FD" w14:textId="77777777" w:rsidR="00E36F0E" w:rsidRPr="0045028D" w:rsidRDefault="00393DC0" w:rsidP="00E36F0E">
            <w:r w:rsidRPr="0045028D">
              <w:t>IfaceId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B9D5432" w14:textId="77777777" w:rsidR="00E36F0E"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DB3A801" w14:textId="77777777" w:rsidR="00E36F0E" w:rsidRDefault="00393DC0" w:rsidP="00E36F0E">
            <w:r>
              <w:t>-</w:t>
            </w:r>
          </w:p>
        </w:tc>
        <w:tc>
          <w:tcPr>
            <w:tcW w:w="1350" w:type="dxa"/>
            <w:tcBorders>
              <w:top w:val="single" w:sz="4" w:space="0" w:color="auto"/>
              <w:left w:val="single" w:sz="4" w:space="0" w:color="auto"/>
              <w:bottom w:val="single" w:sz="4" w:space="0" w:color="auto"/>
              <w:right w:val="single" w:sz="4" w:space="0" w:color="auto"/>
            </w:tcBorders>
            <w:shd w:val="clear" w:color="auto" w:fill="FFFFFF"/>
          </w:tcPr>
          <w:p w14:paraId="6040FDC9" w14:textId="77777777" w:rsidR="00E36F0E" w:rsidRPr="00751E32" w:rsidRDefault="00393DC0" w:rsidP="00E36F0E">
            <w:pPr>
              <w:rPr>
                <w:highlight w:val="yellow"/>
              </w:rPr>
            </w:pPr>
            <w:r>
              <w:t>0-4294967295</w:t>
            </w:r>
          </w:p>
        </w:tc>
        <w:tc>
          <w:tcPr>
            <w:tcW w:w="3150" w:type="dxa"/>
            <w:tcBorders>
              <w:top w:val="single" w:sz="4" w:space="0" w:color="auto"/>
              <w:left w:val="single" w:sz="4" w:space="0" w:color="auto"/>
              <w:bottom w:val="single" w:sz="4" w:space="0" w:color="auto"/>
              <w:right w:val="single" w:sz="4" w:space="0" w:color="auto"/>
            </w:tcBorders>
            <w:shd w:val="clear" w:color="auto" w:fill="FFFFFF"/>
          </w:tcPr>
          <w:p w14:paraId="3854F68A" w14:textId="77777777" w:rsidR="00E36F0E" w:rsidRPr="00C82768" w:rsidRDefault="00393DC0" w:rsidP="00E36F0E">
            <w:r>
              <w:t>Interface Id used internally by CM</w:t>
            </w:r>
          </w:p>
        </w:tc>
      </w:tr>
      <w:tr w:rsidR="00E36F0E" w:rsidRPr="00C82768" w14:paraId="5417B04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E47786E"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6E3FCDC" w14:textId="77777777" w:rsidR="00E36F0E" w:rsidRDefault="00393DC0" w:rsidP="00E36F0E">
            <w:r>
              <w:t>IfaceName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3686927"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796BFDB" w14:textId="77777777" w:rsidR="00E36F0E" w:rsidRDefault="00393DC0" w:rsidP="00E36F0E">
            <w:r>
              <w:t>-</w:t>
            </w:r>
          </w:p>
        </w:tc>
        <w:tc>
          <w:tcPr>
            <w:tcW w:w="1350" w:type="dxa"/>
            <w:tcBorders>
              <w:top w:val="single" w:sz="4" w:space="0" w:color="auto"/>
              <w:left w:val="single" w:sz="4" w:space="0" w:color="auto"/>
              <w:bottom w:val="single" w:sz="4" w:space="0" w:color="auto"/>
              <w:right w:val="single" w:sz="4" w:space="0" w:color="auto"/>
            </w:tcBorders>
            <w:shd w:val="clear" w:color="auto" w:fill="FFFFFF"/>
          </w:tcPr>
          <w:p w14:paraId="7D4B015B" w14:textId="77777777" w:rsidR="00E36F0E" w:rsidRPr="00F1221C" w:rsidRDefault="00393DC0" w:rsidP="00E36F0E">
            <w:r w:rsidRPr="00F1221C">
              <w:t>Char Value:0-255</w:t>
            </w:r>
          </w:p>
          <w:p w14:paraId="4180073B" w14:textId="77777777" w:rsidR="00E36F0E" w:rsidRPr="00751E32" w:rsidRDefault="00393DC0" w:rsidP="00E36F0E">
            <w:pPr>
              <w:rPr>
                <w:highlight w:val="yellow"/>
              </w:rPr>
            </w:pPr>
            <w:r w:rsidRPr="00F1221C">
              <w:t>No String length limit</w:t>
            </w:r>
          </w:p>
        </w:tc>
        <w:tc>
          <w:tcPr>
            <w:tcW w:w="3150" w:type="dxa"/>
            <w:tcBorders>
              <w:top w:val="single" w:sz="4" w:space="0" w:color="auto"/>
              <w:left w:val="single" w:sz="4" w:space="0" w:color="auto"/>
              <w:bottom w:val="single" w:sz="4" w:space="0" w:color="auto"/>
              <w:right w:val="single" w:sz="4" w:space="0" w:color="auto"/>
            </w:tcBorders>
            <w:shd w:val="clear" w:color="auto" w:fill="FFFFFF"/>
          </w:tcPr>
          <w:p w14:paraId="67A22FFB" w14:textId="77777777" w:rsidR="00E36F0E" w:rsidRPr="00C82768" w:rsidRDefault="00393DC0" w:rsidP="00E36F0E">
            <w:r>
              <w:t>Interface name as enumerated in the OS</w:t>
            </w:r>
          </w:p>
        </w:tc>
      </w:tr>
      <w:tr w:rsidR="00E36F0E" w:rsidRPr="00C82768" w14:paraId="0EBF7C7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BD3B7C4"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43DB7B6" w14:textId="77777777" w:rsidR="00E36F0E" w:rsidRDefault="00393DC0" w:rsidP="00E36F0E">
            <w:r>
              <w:t>ipV4Address</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EBDB554"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EE24D3A" w14:textId="77777777" w:rsidR="00E36F0E" w:rsidRDefault="00393DC0" w:rsidP="00E36F0E">
            <w:r>
              <w:t>-</w:t>
            </w:r>
          </w:p>
        </w:tc>
        <w:tc>
          <w:tcPr>
            <w:tcW w:w="1350" w:type="dxa"/>
            <w:tcBorders>
              <w:top w:val="single" w:sz="4" w:space="0" w:color="auto"/>
              <w:left w:val="single" w:sz="4" w:space="0" w:color="auto"/>
              <w:bottom w:val="single" w:sz="4" w:space="0" w:color="auto"/>
              <w:right w:val="single" w:sz="4" w:space="0" w:color="auto"/>
            </w:tcBorders>
            <w:shd w:val="clear" w:color="auto" w:fill="FFFFFF"/>
          </w:tcPr>
          <w:p w14:paraId="5AB991B2" w14:textId="77777777" w:rsidR="00E36F0E" w:rsidRPr="00F1221C" w:rsidRDefault="00393DC0" w:rsidP="00E36F0E">
            <w:r w:rsidRPr="00F1221C">
              <w:t>Char Value:0-255</w:t>
            </w:r>
          </w:p>
          <w:p w14:paraId="1C173B86" w14:textId="77777777" w:rsidR="00E36F0E" w:rsidRPr="00751E32" w:rsidRDefault="00393DC0" w:rsidP="00E36F0E">
            <w:pPr>
              <w:rPr>
                <w:highlight w:val="yellow"/>
              </w:rPr>
            </w:pPr>
            <w:r w:rsidRPr="00F1221C">
              <w:t>No String length limit</w:t>
            </w:r>
          </w:p>
        </w:tc>
        <w:tc>
          <w:tcPr>
            <w:tcW w:w="3150" w:type="dxa"/>
            <w:tcBorders>
              <w:top w:val="single" w:sz="4" w:space="0" w:color="auto"/>
              <w:left w:val="single" w:sz="4" w:space="0" w:color="auto"/>
              <w:bottom w:val="single" w:sz="4" w:space="0" w:color="auto"/>
              <w:right w:val="single" w:sz="4" w:space="0" w:color="auto"/>
            </w:tcBorders>
            <w:shd w:val="clear" w:color="auto" w:fill="FFFFFF"/>
          </w:tcPr>
          <w:p w14:paraId="42533FB3" w14:textId="77777777" w:rsidR="00E36F0E" w:rsidRPr="0045028D" w:rsidRDefault="00393DC0" w:rsidP="00E36F0E">
            <w:pPr>
              <w:rPr>
                <w:rFonts w:cs="Arial"/>
                <w:szCs w:val="20"/>
              </w:rPr>
            </w:pPr>
            <w:r w:rsidRPr="0045028D">
              <w:rPr>
                <w:rFonts w:cs="Arial"/>
                <w:szCs w:val="20"/>
                <w:shd w:val="clear" w:color="auto" w:fill="FFFFFF"/>
              </w:rPr>
              <w:t>Interface IP address V4</w:t>
            </w:r>
          </w:p>
        </w:tc>
      </w:tr>
      <w:tr w:rsidR="00E36F0E" w:rsidRPr="00C82768" w14:paraId="200638F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3168AD0"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2D8467E" w14:textId="77777777" w:rsidR="00E36F0E" w:rsidRDefault="00393DC0" w:rsidP="00E36F0E">
            <w:r>
              <w:t>ipV4DnsPrimary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E15566B"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3A13072" w14:textId="77777777" w:rsidR="00E36F0E" w:rsidRDefault="00393DC0" w:rsidP="00E36F0E">
            <w:r>
              <w:t>-</w:t>
            </w:r>
          </w:p>
        </w:tc>
        <w:tc>
          <w:tcPr>
            <w:tcW w:w="1350" w:type="dxa"/>
            <w:tcBorders>
              <w:top w:val="single" w:sz="4" w:space="0" w:color="auto"/>
              <w:left w:val="single" w:sz="4" w:space="0" w:color="auto"/>
              <w:bottom w:val="single" w:sz="4" w:space="0" w:color="auto"/>
              <w:right w:val="single" w:sz="4" w:space="0" w:color="auto"/>
            </w:tcBorders>
            <w:shd w:val="clear" w:color="auto" w:fill="FFFFFF"/>
          </w:tcPr>
          <w:p w14:paraId="19CC5CB5" w14:textId="77777777" w:rsidR="00E36F0E" w:rsidRPr="00F1221C" w:rsidRDefault="00393DC0" w:rsidP="00E36F0E">
            <w:r w:rsidRPr="00F1221C">
              <w:t>Char Value:0-255</w:t>
            </w:r>
          </w:p>
          <w:p w14:paraId="500D56AE" w14:textId="77777777" w:rsidR="00E36F0E" w:rsidRPr="00751E32" w:rsidRDefault="00393DC0" w:rsidP="00E36F0E">
            <w:pPr>
              <w:rPr>
                <w:highlight w:val="yellow"/>
              </w:rPr>
            </w:pPr>
            <w:r w:rsidRPr="00F1221C">
              <w:t>No String length limit</w:t>
            </w:r>
          </w:p>
        </w:tc>
        <w:tc>
          <w:tcPr>
            <w:tcW w:w="3150" w:type="dxa"/>
            <w:tcBorders>
              <w:top w:val="single" w:sz="4" w:space="0" w:color="auto"/>
              <w:left w:val="single" w:sz="4" w:space="0" w:color="auto"/>
              <w:bottom w:val="single" w:sz="4" w:space="0" w:color="auto"/>
              <w:right w:val="single" w:sz="4" w:space="0" w:color="auto"/>
            </w:tcBorders>
            <w:shd w:val="clear" w:color="auto" w:fill="FFFFFF"/>
          </w:tcPr>
          <w:p w14:paraId="2AC343A1" w14:textId="77777777" w:rsidR="00E36F0E" w:rsidRPr="0045028D" w:rsidRDefault="00393DC0" w:rsidP="00E36F0E">
            <w:pPr>
              <w:rPr>
                <w:rFonts w:cs="Arial"/>
                <w:szCs w:val="20"/>
              </w:rPr>
            </w:pPr>
            <w:r w:rsidRPr="0045028D">
              <w:rPr>
                <w:rFonts w:cs="Arial"/>
                <w:szCs w:val="20"/>
                <w:shd w:val="clear" w:color="auto" w:fill="FFFFFF"/>
              </w:rPr>
              <w:t>Primary DNS IP address V4</w:t>
            </w:r>
          </w:p>
        </w:tc>
      </w:tr>
      <w:tr w:rsidR="00E36F0E" w:rsidRPr="00C82768" w14:paraId="7187E55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9C49F38"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71CFD5C" w14:textId="77777777" w:rsidR="00E36F0E" w:rsidRDefault="00393DC0" w:rsidP="00E36F0E">
            <w:r>
              <w:t>ipV4DnsSecondary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E30A058"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A84156E" w14:textId="77777777" w:rsidR="00E36F0E" w:rsidRDefault="00393DC0" w:rsidP="00E36F0E">
            <w:r>
              <w:t>-</w:t>
            </w:r>
          </w:p>
        </w:tc>
        <w:tc>
          <w:tcPr>
            <w:tcW w:w="1350" w:type="dxa"/>
            <w:tcBorders>
              <w:top w:val="single" w:sz="4" w:space="0" w:color="auto"/>
              <w:left w:val="single" w:sz="4" w:space="0" w:color="auto"/>
              <w:bottom w:val="single" w:sz="4" w:space="0" w:color="auto"/>
              <w:right w:val="single" w:sz="4" w:space="0" w:color="auto"/>
            </w:tcBorders>
            <w:shd w:val="clear" w:color="auto" w:fill="FFFFFF"/>
          </w:tcPr>
          <w:p w14:paraId="5836DF0C" w14:textId="77777777" w:rsidR="00E36F0E" w:rsidRPr="00F1221C" w:rsidRDefault="00393DC0" w:rsidP="00E36F0E">
            <w:r w:rsidRPr="00F1221C">
              <w:t>Char Value:0-255</w:t>
            </w:r>
          </w:p>
          <w:p w14:paraId="4C17B124" w14:textId="77777777" w:rsidR="00E36F0E" w:rsidRPr="00751E32" w:rsidRDefault="00393DC0" w:rsidP="00E36F0E">
            <w:pPr>
              <w:rPr>
                <w:highlight w:val="yellow"/>
              </w:rPr>
            </w:pPr>
            <w:r w:rsidRPr="00F1221C">
              <w:t>No String length limit</w:t>
            </w:r>
          </w:p>
        </w:tc>
        <w:tc>
          <w:tcPr>
            <w:tcW w:w="3150" w:type="dxa"/>
            <w:tcBorders>
              <w:top w:val="single" w:sz="4" w:space="0" w:color="auto"/>
              <w:left w:val="single" w:sz="4" w:space="0" w:color="auto"/>
              <w:bottom w:val="single" w:sz="4" w:space="0" w:color="auto"/>
              <w:right w:val="single" w:sz="4" w:space="0" w:color="auto"/>
            </w:tcBorders>
            <w:shd w:val="clear" w:color="auto" w:fill="FFFFFF"/>
          </w:tcPr>
          <w:p w14:paraId="43F38D7E" w14:textId="77777777" w:rsidR="00E36F0E" w:rsidRPr="0045028D" w:rsidRDefault="00393DC0" w:rsidP="00E36F0E">
            <w:pPr>
              <w:rPr>
                <w:rFonts w:cs="Arial"/>
                <w:szCs w:val="20"/>
              </w:rPr>
            </w:pPr>
            <w:r w:rsidRPr="0045028D">
              <w:rPr>
                <w:rFonts w:cs="Arial"/>
                <w:szCs w:val="20"/>
                <w:shd w:val="clear" w:color="auto" w:fill="FFFFFF"/>
              </w:rPr>
              <w:t>Secondary DNS IP address V4</w:t>
            </w:r>
          </w:p>
        </w:tc>
      </w:tr>
      <w:tr w:rsidR="00E36F0E" w:rsidRPr="00C82768" w14:paraId="24A774B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5759718" w14:textId="77777777" w:rsidR="00E36F0E" w:rsidRDefault="00393DC0" w:rsidP="00E36F0E">
            <w:pPr>
              <w:jc w:val="center"/>
            </w:pPr>
            <w:r>
              <w:lastRenderedPageBreak/>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B32239A" w14:textId="77777777" w:rsidR="00E36F0E" w:rsidRDefault="00393DC0" w:rsidP="00E36F0E">
            <w:r>
              <w:t>ipV4Gateway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D8C810C"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23F6262" w14:textId="77777777" w:rsidR="00E36F0E" w:rsidRDefault="00393DC0" w:rsidP="00E36F0E">
            <w:r>
              <w:t>-</w:t>
            </w:r>
          </w:p>
        </w:tc>
        <w:tc>
          <w:tcPr>
            <w:tcW w:w="1350" w:type="dxa"/>
            <w:tcBorders>
              <w:top w:val="single" w:sz="4" w:space="0" w:color="auto"/>
              <w:left w:val="single" w:sz="4" w:space="0" w:color="auto"/>
              <w:bottom w:val="single" w:sz="4" w:space="0" w:color="auto"/>
              <w:right w:val="single" w:sz="4" w:space="0" w:color="auto"/>
            </w:tcBorders>
            <w:shd w:val="clear" w:color="auto" w:fill="FFFFFF"/>
          </w:tcPr>
          <w:p w14:paraId="44AE05D8" w14:textId="77777777" w:rsidR="00E36F0E" w:rsidRPr="00F1221C" w:rsidRDefault="00393DC0" w:rsidP="00E36F0E">
            <w:r w:rsidRPr="00F1221C">
              <w:t>Char Value:0-255</w:t>
            </w:r>
          </w:p>
          <w:p w14:paraId="63230ACE" w14:textId="77777777" w:rsidR="00E36F0E" w:rsidRPr="00751E32" w:rsidRDefault="00393DC0" w:rsidP="00E36F0E">
            <w:pPr>
              <w:rPr>
                <w:highlight w:val="yellow"/>
              </w:rPr>
            </w:pPr>
            <w:r w:rsidRPr="00F1221C">
              <w:t>No String length limit</w:t>
            </w:r>
          </w:p>
        </w:tc>
        <w:tc>
          <w:tcPr>
            <w:tcW w:w="3150" w:type="dxa"/>
            <w:tcBorders>
              <w:top w:val="single" w:sz="4" w:space="0" w:color="auto"/>
              <w:left w:val="single" w:sz="4" w:space="0" w:color="auto"/>
              <w:bottom w:val="single" w:sz="4" w:space="0" w:color="auto"/>
              <w:right w:val="single" w:sz="4" w:space="0" w:color="auto"/>
            </w:tcBorders>
            <w:shd w:val="clear" w:color="auto" w:fill="FFFFFF"/>
          </w:tcPr>
          <w:p w14:paraId="52626AC9" w14:textId="77777777" w:rsidR="00E36F0E" w:rsidRPr="0045028D" w:rsidRDefault="00393DC0" w:rsidP="00E36F0E">
            <w:pPr>
              <w:rPr>
                <w:rFonts w:cs="Arial"/>
                <w:szCs w:val="20"/>
              </w:rPr>
            </w:pPr>
            <w:r w:rsidRPr="0045028D">
              <w:rPr>
                <w:rFonts w:cs="Arial"/>
                <w:szCs w:val="20"/>
                <w:shd w:val="clear" w:color="auto" w:fill="FFFFFF"/>
              </w:rPr>
              <w:t>Gateway IP address V4</w:t>
            </w:r>
          </w:p>
        </w:tc>
      </w:tr>
      <w:tr w:rsidR="00E36F0E" w:rsidRPr="00C82768" w14:paraId="57C5ED3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7356633"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69E8492" w14:textId="77777777" w:rsidR="00E36F0E" w:rsidRDefault="00393DC0" w:rsidP="00E36F0E">
            <w:r>
              <w:t>ipV6Address</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A50D145"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979240D" w14:textId="77777777" w:rsidR="00E36F0E" w:rsidRDefault="00393DC0" w:rsidP="00E36F0E">
            <w:r>
              <w:t>-</w:t>
            </w:r>
          </w:p>
        </w:tc>
        <w:tc>
          <w:tcPr>
            <w:tcW w:w="1350" w:type="dxa"/>
            <w:tcBorders>
              <w:top w:val="single" w:sz="4" w:space="0" w:color="auto"/>
              <w:left w:val="single" w:sz="4" w:space="0" w:color="auto"/>
              <w:bottom w:val="single" w:sz="4" w:space="0" w:color="auto"/>
              <w:right w:val="single" w:sz="4" w:space="0" w:color="auto"/>
            </w:tcBorders>
            <w:shd w:val="clear" w:color="auto" w:fill="FFFFFF"/>
          </w:tcPr>
          <w:p w14:paraId="7768D458" w14:textId="77777777" w:rsidR="00E36F0E" w:rsidRPr="00F1221C" w:rsidRDefault="00393DC0" w:rsidP="00E36F0E">
            <w:r w:rsidRPr="00F1221C">
              <w:t>Char Value:0-255</w:t>
            </w:r>
          </w:p>
          <w:p w14:paraId="0BA73B11" w14:textId="77777777" w:rsidR="00E36F0E" w:rsidRPr="00751E32" w:rsidRDefault="00393DC0" w:rsidP="00E36F0E">
            <w:pPr>
              <w:rPr>
                <w:highlight w:val="yellow"/>
              </w:rPr>
            </w:pPr>
            <w:r w:rsidRPr="00F1221C">
              <w:t>No String length limit</w:t>
            </w:r>
          </w:p>
        </w:tc>
        <w:tc>
          <w:tcPr>
            <w:tcW w:w="3150" w:type="dxa"/>
            <w:tcBorders>
              <w:top w:val="single" w:sz="4" w:space="0" w:color="auto"/>
              <w:left w:val="single" w:sz="4" w:space="0" w:color="auto"/>
              <w:bottom w:val="single" w:sz="4" w:space="0" w:color="auto"/>
              <w:right w:val="single" w:sz="4" w:space="0" w:color="auto"/>
            </w:tcBorders>
            <w:shd w:val="clear" w:color="auto" w:fill="FFFFFF"/>
          </w:tcPr>
          <w:p w14:paraId="2991C1D6" w14:textId="77777777" w:rsidR="00E36F0E" w:rsidRPr="0045028D" w:rsidRDefault="00393DC0" w:rsidP="00E36F0E">
            <w:pPr>
              <w:rPr>
                <w:rFonts w:cs="Arial"/>
                <w:szCs w:val="20"/>
              </w:rPr>
            </w:pPr>
            <w:r w:rsidRPr="0045028D">
              <w:rPr>
                <w:rFonts w:cs="Arial"/>
                <w:szCs w:val="20"/>
                <w:shd w:val="clear" w:color="auto" w:fill="FFFFFF"/>
              </w:rPr>
              <w:t>Interface IP address V6</w:t>
            </w:r>
          </w:p>
        </w:tc>
      </w:tr>
      <w:tr w:rsidR="00E36F0E" w:rsidRPr="00C82768" w14:paraId="032D3DE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F2ADD01"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A6D50C6" w14:textId="77777777" w:rsidR="00E36F0E" w:rsidRDefault="00393DC0" w:rsidP="00E36F0E">
            <w:r>
              <w:t>ipV6DnsPrimary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EC07481"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84231A8" w14:textId="77777777" w:rsidR="00E36F0E" w:rsidRDefault="00393DC0" w:rsidP="00E36F0E">
            <w:r>
              <w:t>-</w:t>
            </w:r>
          </w:p>
        </w:tc>
        <w:tc>
          <w:tcPr>
            <w:tcW w:w="1350" w:type="dxa"/>
            <w:tcBorders>
              <w:top w:val="single" w:sz="4" w:space="0" w:color="auto"/>
              <w:left w:val="single" w:sz="4" w:space="0" w:color="auto"/>
              <w:bottom w:val="single" w:sz="4" w:space="0" w:color="auto"/>
              <w:right w:val="single" w:sz="4" w:space="0" w:color="auto"/>
            </w:tcBorders>
            <w:shd w:val="clear" w:color="auto" w:fill="FFFFFF"/>
          </w:tcPr>
          <w:p w14:paraId="7E77EE17" w14:textId="77777777" w:rsidR="00E36F0E" w:rsidRPr="00F1221C" w:rsidRDefault="00393DC0" w:rsidP="00E36F0E">
            <w:r w:rsidRPr="00F1221C">
              <w:t>Char Value:0-255</w:t>
            </w:r>
          </w:p>
          <w:p w14:paraId="59F5F66B" w14:textId="77777777" w:rsidR="00E36F0E" w:rsidRPr="00751E32" w:rsidRDefault="00393DC0" w:rsidP="00E36F0E">
            <w:pPr>
              <w:rPr>
                <w:highlight w:val="yellow"/>
              </w:rPr>
            </w:pPr>
            <w:r w:rsidRPr="00F1221C">
              <w:t>No String length limit</w:t>
            </w:r>
          </w:p>
        </w:tc>
        <w:tc>
          <w:tcPr>
            <w:tcW w:w="3150" w:type="dxa"/>
            <w:tcBorders>
              <w:top w:val="single" w:sz="4" w:space="0" w:color="auto"/>
              <w:left w:val="single" w:sz="4" w:space="0" w:color="auto"/>
              <w:bottom w:val="single" w:sz="4" w:space="0" w:color="auto"/>
              <w:right w:val="single" w:sz="4" w:space="0" w:color="auto"/>
            </w:tcBorders>
            <w:shd w:val="clear" w:color="auto" w:fill="FFFFFF"/>
          </w:tcPr>
          <w:p w14:paraId="4BFB4FB2" w14:textId="77777777" w:rsidR="00E36F0E" w:rsidRPr="0045028D" w:rsidRDefault="00393DC0" w:rsidP="00E36F0E">
            <w:pPr>
              <w:rPr>
                <w:rFonts w:cs="Arial"/>
                <w:szCs w:val="20"/>
              </w:rPr>
            </w:pPr>
            <w:r w:rsidRPr="0045028D">
              <w:rPr>
                <w:rFonts w:cs="Arial"/>
                <w:szCs w:val="20"/>
                <w:shd w:val="clear" w:color="auto" w:fill="FFFFFF"/>
              </w:rPr>
              <w:t>Primary DNS IP address V6</w:t>
            </w:r>
          </w:p>
        </w:tc>
      </w:tr>
      <w:tr w:rsidR="00E36F0E" w:rsidRPr="00C82768" w14:paraId="602A461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9AD73E7"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E4457B7" w14:textId="77777777" w:rsidR="00E36F0E" w:rsidRDefault="00393DC0" w:rsidP="00E36F0E">
            <w:r>
              <w:t>ipV6DnsSecondary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EE5B629"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D8A22F3" w14:textId="77777777" w:rsidR="00E36F0E" w:rsidRDefault="00393DC0" w:rsidP="00E36F0E">
            <w:r>
              <w:t>-</w:t>
            </w:r>
          </w:p>
        </w:tc>
        <w:tc>
          <w:tcPr>
            <w:tcW w:w="1350" w:type="dxa"/>
            <w:tcBorders>
              <w:top w:val="single" w:sz="4" w:space="0" w:color="auto"/>
              <w:left w:val="single" w:sz="4" w:space="0" w:color="auto"/>
              <w:bottom w:val="single" w:sz="4" w:space="0" w:color="auto"/>
              <w:right w:val="single" w:sz="4" w:space="0" w:color="auto"/>
            </w:tcBorders>
            <w:shd w:val="clear" w:color="auto" w:fill="FFFFFF"/>
          </w:tcPr>
          <w:p w14:paraId="376BBF63" w14:textId="77777777" w:rsidR="00E36F0E" w:rsidRPr="00F1221C" w:rsidRDefault="00393DC0" w:rsidP="00E36F0E">
            <w:r w:rsidRPr="00F1221C">
              <w:t>Char Value:0-255</w:t>
            </w:r>
          </w:p>
          <w:p w14:paraId="3B99FD3A" w14:textId="77777777" w:rsidR="00E36F0E" w:rsidRPr="00751E32" w:rsidRDefault="00393DC0" w:rsidP="00E36F0E">
            <w:pPr>
              <w:rPr>
                <w:highlight w:val="yellow"/>
              </w:rPr>
            </w:pPr>
            <w:r w:rsidRPr="00F1221C">
              <w:t>No String length limit</w:t>
            </w:r>
          </w:p>
        </w:tc>
        <w:tc>
          <w:tcPr>
            <w:tcW w:w="3150" w:type="dxa"/>
            <w:tcBorders>
              <w:top w:val="single" w:sz="4" w:space="0" w:color="auto"/>
              <w:left w:val="single" w:sz="4" w:space="0" w:color="auto"/>
              <w:bottom w:val="single" w:sz="4" w:space="0" w:color="auto"/>
              <w:right w:val="single" w:sz="4" w:space="0" w:color="auto"/>
            </w:tcBorders>
            <w:shd w:val="clear" w:color="auto" w:fill="FFFFFF"/>
          </w:tcPr>
          <w:p w14:paraId="1D945FC2" w14:textId="77777777" w:rsidR="00E36F0E" w:rsidRPr="0045028D" w:rsidRDefault="00393DC0" w:rsidP="00E36F0E">
            <w:pPr>
              <w:rPr>
                <w:rFonts w:cs="Arial"/>
                <w:szCs w:val="20"/>
              </w:rPr>
            </w:pPr>
            <w:r w:rsidRPr="0045028D">
              <w:rPr>
                <w:rFonts w:cs="Arial"/>
                <w:szCs w:val="20"/>
                <w:shd w:val="clear" w:color="auto" w:fill="FFFFFF"/>
              </w:rPr>
              <w:t>Secondary DNS IP address V6</w:t>
            </w:r>
          </w:p>
        </w:tc>
      </w:tr>
      <w:tr w:rsidR="00E36F0E" w:rsidRPr="00C82768" w14:paraId="613A69B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0D04F3A"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27C409B" w14:textId="77777777" w:rsidR="00E36F0E" w:rsidRDefault="00393DC0" w:rsidP="00E36F0E">
            <w:r>
              <w:t>ipV6Gateway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3C760A9"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2D411E2" w14:textId="77777777" w:rsidR="00E36F0E" w:rsidRDefault="00393DC0" w:rsidP="00E36F0E">
            <w:r>
              <w:t>-</w:t>
            </w:r>
          </w:p>
        </w:tc>
        <w:tc>
          <w:tcPr>
            <w:tcW w:w="1350" w:type="dxa"/>
            <w:tcBorders>
              <w:top w:val="single" w:sz="4" w:space="0" w:color="auto"/>
              <w:left w:val="single" w:sz="4" w:space="0" w:color="auto"/>
              <w:bottom w:val="single" w:sz="4" w:space="0" w:color="auto"/>
              <w:right w:val="single" w:sz="4" w:space="0" w:color="auto"/>
            </w:tcBorders>
            <w:shd w:val="clear" w:color="auto" w:fill="FFFFFF"/>
          </w:tcPr>
          <w:p w14:paraId="3CBEC073" w14:textId="77777777" w:rsidR="00E36F0E" w:rsidRPr="00F1221C" w:rsidRDefault="00393DC0" w:rsidP="00E36F0E">
            <w:r w:rsidRPr="00F1221C">
              <w:t>Char Value:0-255</w:t>
            </w:r>
          </w:p>
          <w:p w14:paraId="7CE9E233" w14:textId="77777777" w:rsidR="00E36F0E" w:rsidRPr="00751E32" w:rsidRDefault="00393DC0" w:rsidP="00E36F0E">
            <w:pPr>
              <w:rPr>
                <w:highlight w:val="yellow"/>
              </w:rPr>
            </w:pPr>
            <w:r w:rsidRPr="00F1221C">
              <w:t>No String length limit</w:t>
            </w:r>
          </w:p>
        </w:tc>
        <w:tc>
          <w:tcPr>
            <w:tcW w:w="3150" w:type="dxa"/>
            <w:tcBorders>
              <w:top w:val="single" w:sz="4" w:space="0" w:color="auto"/>
              <w:left w:val="single" w:sz="4" w:space="0" w:color="auto"/>
              <w:bottom w:val="single" w:sz="4" w:space="0" w:color="auto"/>
              <w:right w:val="single" w:sz="4" w:space="0" w:color="auto"/>
            </w:tcBorders>
            <w:shd w:val="clear" w:color="auto" w:fill="FFFFFF"/>
          </w:tcPr>
          <w:p w14:paraId="3397CA58" w14:textId="77777777" w:rsidR="00E36F0E" w:rsidRPr="0045028D" w:rsidRDefault="00393DC0" w:rsidP="00E36F0E">
            <w:pPr>
              <w:rPr>
                <w:rFonts w:cs="Arial"/>
                <w:szCs w:val="20"/>
              </w:rPr>
            </w:pPr>
            <w:r w:rsidRPr="0045028D">
              <w:rPr>
                <w:rFonts w:cs="Arial"/>
                <w:szCs w:val="20"/>
                <w:shd w:val="clear" w:color="auto" w:fill="FFFFFF"/>
              </w:rPr>
              <w:t>Gateway IP address V6</w:t>
            </w:r>
          </w:p>
        </w:tc>
      </w:tr>
      <w:tr w:rsidR="00E36F0E" w:rsidRPr="00C82768" w14:paraId="33C8FC8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8F6397F"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9087077" w14:textId="77777777" w:rsidR="00E36F0E" w:rsidRDefault="00393DC0" w:rsidP="00E36F0E">
            <w:r w:rsidRPr="00D119F8">
              <w:t>mtuIpV4</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3CF48F8" w14:textId="77777777" w:rsidR="00E36F0E"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22F0D5D" w14:textId="77777777" w:rsidR="00E36F0E" w:rsidRDefault="00393DC0" w:rsidP="00E36F0E">
            <w:r>
              <w:t>-</w:t>
            </w:r>
          </w:p>
        </w:tc>
        <w:tc>
          <w:tcPr>
            <w:tcW w:w="1350" w:type="dxa"/>
            <w:tcBorders>
              <w:top w:val="single" w:sz="4" w:space="0" w:color="auto"/>
              <w:left w:val="single" w:sz="4" w:space="0" w:color="auto"/>
              <w:bottom w:val="single" w:sz="4" w:space="0" w:color="auto"/>
              <w:right w:val="single" w:sz="4" w:space="0" w:color="auto"/>
            </w:tcBorders>
            <w:shd w:val="clear" w:color="auto" w:fill="FFFFFF"/>
          </w:tcPr>
          <w:p w14:paraId="32207643" w14:textId="77777777" w:rsidR="00E36F0E" w:rsidRPr="00751E32" w:rsidRDefault="00393DC0" w:rsidP="00E36F0E">
            <w:pPr>
              <w:rPr>
                <w:highlight w:val="yellow"/>
              </w:rPr>
            </w:pPr>
            <w:r>
              <w:t>0-4294967295</w:t>
            </w:r>
          </w:p>
        </w:tc>
        <w:tc>
          <w:tcPr>
            <w:tcW w:w="3150" w:type="dxa"/>
            <w:tcBorders>
              <w:top w:val="single" w:sz="4" w:space="0" w:color="auto"/>
              <w:left w:val="single" w:sz="4" w:space="0" w:color="auto"/>
              <w:bottom w:val="single" w:sz="4" w:space="0" w:color="auto"/>
              <w:right w:val="single" w:sz="4" w:space="0" w:color="auto"/>
            </w:tcBorders>
            <w:shd w:val="clear" w:color="auto" w:fill="FFFFFF"/>
          </w:tcPr>
          <w:p w14:paraId="2265BB23" w14:textId="77777777" w:rsidR="00E36F0E" w:rsidRPr="0045028D" w:rsidRDefault="00393DC0" w:rsidP="00E36F0E">
            <w:pPr>
              <w:rPr>
                <w:rFonts w:cs="Arial"/>
                <w:szCs w:val="20"/>
              </w:rPr>
            </w:pPr>
            <w:r w:rsidRPr="0045028D">
              <w:rPr>
                <w:rFonts w:cs="Arial"/>
                <w:szCs w:val="20"/>
                <w:shd w:val="clear" w:color="auto" w:fill="FFFFFF"/>
              </w:rPr>
              <w:t>Interface MTU V4</w:t>
            </w:r>
          </w:p>
        </w:tc>
      </w:tr>
      <w:tr w:rsidR="00E36F0E" w:rsidRPr="00C82768" w14:paraId="110EA29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08D1745"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FC2836F" w14:textId="77777777" w:rsidR="00E36F0E" w:rsidRDefault="00393DC0" w:rsidP="00E36F0E">
            <w:r w:rsidRPr="00D119F8">
              <w:t>mtuIpV6</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4394391" w14:textId="77777777" w:rsidR="00E36F0E"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3E1F077" w14:textId="77777777" w:rsidR="00E36F0E" w:rsidRDefault="00393DC0" w:rsidP="00E36F0E">
            <w:r>
              <w:t>-</w:t>
            </w:r>
          </w:p>
        </w:tc>
        <w:tc>
          <w:tcPr>
            <w:tcW w:w="1350" w:type="dxa"/>
            <w:tcBorders>
              <w:top w:val="single" w:sz="4" w:space="0" w:color="auto"/>
              <w:left w:val="single" w:sz="4" w:space="0" w:color="auto"/>
              <w:bottom w:val="single" w:sz="4" w:space="0" w:color="auto"/>
              <w:right w:val="single" w:sz="4" w:space="0" w:color="auto"/>
            </w:tcBorders>
            <w:shd w:val="clear" w:color="auto" w:fill="FFFFFF"/>
          </w:tcPr>
          <w:p w14:paraId="0DD2B018" w14:textId="77777777" w:rsidR="00E36F0E" w:rsidRPr="00751E32" w:rsidRDefault="00393DC0" w:rsidP="00E36F0E">
            <w:pPr>
              <w:rPr>
                <w:highlight w:val="yellow"/>
              </w:rPr>
            </w:pPr>
            <w:r>
              <w:t>0-4294967295</w:t>
            </w:r>
          </w:p>
        </w:tc>
        <w:tc>
          <w:tcPr>
            <w:tcW w:w="3150" w:type="dxa"/>
            <w:tcBorders>
              <w:top w:val="single" w:sz="4" w:space="0" w:color="auto"/>
              <w:left w:val="single" w:sz="4" w:space="0" w:color="auto"/>
              <w:bottom w:val="single" w:sz="4" w:space="0" w:color="auto"/>
              <w:right w:val="single" w:sz="4" w:space="0" w:color="auto"/>
            </w:tcBorders>
            <w:shd w:val="clear" w:color="auto" w:fill="FFFFFF"/>
          </w:tcPr>
          <w:p w14:paraId="66BA384C" w14:textId="77777777" w:rsidR="00E36F0E" w:rsidRPr="0045028D" w:rsidRDefault="00393DC0" w:rsidP="00E36F0E">
            <w:pPr>
              <w:rPr>
                <w:rFonts w:cs="Arial"/>
                <w:szCs w:val="20"/>
              </w:rPr>
            </w:pPr>
            <w:r w:rsidRPr="0045028D">
              <w:rPr>
                <w:rFonts w:cs="Arial"/>
                <w:szCs w:val="20"/>
                <w:shd w:val="clear" w:color="auto" w:fill="FFFFFF"/>
              </w:rPr>
              <w:t>Interface MTU V6</w:t>
            </w:r>
          </w:p>
        </w:tc>
      </w:tr>
    </w:tbl>
    <w:p w14:paraId="34782262" w14:textId="546D9CA9" w:rsidR="00E36F0E" w:rsidRDefault="00393DC0" w:rsidP="00506E2F">
      <w:pPr>
        <w:pStyle w:val="Heading4"/>
      </w:pPr>
      <w:r w:rsidRPr="00B9479B">
        <w:t>MD-REQ-380249/A-CellDeactivate</w:t>
      </w:r>
    </w:p>
    <w:p w14:paraId="4B6B5D06" w14:textId="77777777" w:rsidR="00E36F0E" w:rsidRPr="00DF2AD3" w:rsidRDefault="00393DC0" w:rsidP="00E36F0E">
      <w:pPr>
        <w:rPr>
          <w:rFonts w:cs="Arial"/>
        </w:rPr>
      </w:pPr>
      <w:r w:rsidRPr="00DF2AD3">
        <w:rPr>
          <w:rFonts w:cs="Arial"/>
        </w:rPr>
        <w:t>This API is used</w:t>
      </w:r>
      <w:r>
        <w:rPr>
          <w:rFonts w:cs="Arial"/>
        </w:rPr>
        <w:t xml:space="preserve"> internally between WIRClient and WIRServer to request deactivation of a cellular interface</w:t>
      </w:r>
      <w:r w:rsidRPr="00DF2AD3">
        <w:rPr>
          <w:rFonts w:cs="Arial"/>
        </w:rPr>
        <w:t xml:space="preserve">. </w:t>
      </w:r>
      <w:r>
        <w:rPr>
          <w:rFonts w:cs="Arial"/>
        </w:rPr>
        <w:t xml:space="preserve">WIR </w:t>
      </w:r>
      <w:r w:rsidRPr="00DF2AD3">
        <w:rPr>
          <w:rFonts w:cs="Arial"/>
        </w:rPr>
        <w:t>also uses this API for its response.</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260"/>
        <w:gridCol w:w="3240"/>
      </w:tblGrid>
      <w:tr w:rsidR="00E36F0E" w:rsidRPr="00C82768" w14:paraId="59C5FC5D"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70DC9827" w14:textId="77777777" w:rsidR="00E36F0E" w:rsidRPr="00C82768" w:rsidRDefault="00E36F0E" w:rsidP="00E36F0E">
            <w:pPr>
              <w:spacing w:line="256" w:lineRule="auto"/>
              <w:rPr>
                <w:sz w:val="8"/>
              </w:rPr>
            </w:pPr>
          </w:p>
        </w:tc>
      </w:tr>
      <w:tr w:rsidR="00E36F0E" w:rsidRPr="00C82768" w14:paraId="558B1F51"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1B6F60B7"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1ADE19A9" w14:textId="77777777" w:rsidR="00E36F0E" w:rsidRPr="00C82768" w:rsidRDefault="00393DC0" w:rsidP="00E36F0E">
            <w:pPr>
              <w:spacing w:line="256" w:lineRule="auto"/>
            </w:pPr>
            <w:r w:rsidRPr="00DA32BB">
              <w:t>One-Shot (</w:t>
            </w:r>
            <w:r>
              <w:t>A-Synch)</w:t>
            </w:r>
          </w:p>
        </w:tc>
      </w:tr>
      <w:tr w:rsidR="00E36F0E" w:rsidRPr="00C82768" w14:paraId="342E6849"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553D45BC"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2AA918F0" w14:textId="77777777" w:rsidR="00E36F0E" w:rsidRPr="00C82768" w:rsidRDefault="00393DC0" w:rsidP="00E36F0E">
            <w:pPr>
              <w:spacing w:line="256" w:lineRule="auto"/>
            </w:pPr>
            <w:r w:rsidRPr="00C82768">
              <w:t>Default</w:t>
            </w:r>
          </w:p>
        </w:tc>
      </w:tr>
      <w:tr w:rsidR="00E36F0E" w:rsidRPr="00C82768" w14:paraId="59A37820"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73637BBA"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4A8E8C26" w14:textId="77777777" w:rsidR="00E36F0E" w:rsidRPr="00C82768" w:rsidRDefault="00393DC0" w:rsidP="00E36F0E">
            <w:pPr>
              <w:spacing w:line="256" w:lineRule="auto"/>
            </w:pPr>
            <w:r w:rsidRPr="00C82768">
              <w:t>No</w:t>
            </w:r>
          </w:p>
        </w:tc>
      </w:tr>
      <w:tr w:rsidR="00E36F0E" w:rsidRPr="00C82768" w14:paraId="2C43BE5F"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6F445A29" w14:textId="77777777" w:rsidR="00E36F0E" w:rsidRPr="00C82768" w:rsidRDefault="00E36F0E" w:rsidP="00E36F0E">
            <w:pPr>
              <w:spacing w:line="256" w:lineRule="auto"/>
              <w:rPr>
                <w:sz w:val="8"/>
              </w:rPr>
            </w:pPr>
          </w:p>
        </w:tc>
      </w:tr>
      <w:tr w:rsidR="00E36F0E" w:rsidRPr="00C82768" w14:paraId="348DB13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3DEB1682"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7ECB4473"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570DFE11"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ED8A99E" w14:textId="77777777" w:rsidR="00E36F0E" w:rsidRPr="00C82768" w:rsidRDefault="00393DC0" w:rsidP="00E36F0E">
            <w:pPr>
              <w:rPr>
                <w:b/>
              </w:rPr>
            </w:pPr>
            <w:r w:rsidRPr="00C82768">
              <w:rPr>
                <w:b/>
              </w:rPr>
              <w:t>Literals</w:t>
            </w:r>
          </w:p>
        </w:tc>
        <w:tc>
          <w:tcPr>
            <w:tcW w:w="126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8EFEB43" w14:textId="77777777" w:rsidR="00E36F0E" w:rsidRPr="00C82768" w:rsidRDefault="00393DC0" w:rsidP="00E36F0E">
            <w:pPr>
              <w:rPr>
                <w:b/>
              </w:rPr>
            </w:pPr>
            <w:r w:rsidRPr="00C82768">
              <w:rPr>
                <w:b/>
              </w:rPr>
              <w:t>Value</w:t>
            </w:r>
          </w:p>
        </w:tc>
        <w:tc>
          <w:tcPr>
            <w:tcW w:w="324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7215383" w14:textId="77777777" w:rsidR="00E36F0E" w:rsidRPr="00C82768" w:rsidRDefault="00393DC0" w:rsidP="00E36F0E">
            <w:pPr>
              <w:rPr>
                <w:b/>
              </w:rPr>
            </w:pPr>
            <w:r w:rsidRPr="00C82768">
              <w:rPr>
                <w:b/>
              </w:rPr>
              <w:t>Description</w:t>
            </w:r>
          </w:p>
        </w:tc>
      </w:tr>
      <w:tr w:rsidR="00E36F0E" w:rsidRPr="00C82768" w14:paraId="5C35C7B3"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3AD36E28" w14:textId="77777777" w:rsidR="00E36F0E" w:rsidRPr="00C82768" w:rsidRDefault="00393DC0" w:rsidP="00E36F0E">
            <w:pPr>
              <w:rPr>
                <w:b/>
              </w:rPr>
            </w:pPr>
            <w:r w:rsidRPr="00C82768">
              <w:rPr>
                <w:b/>
              </w:rPr>
              <w:t>Request</w:t>
            </w:r>
          </w:p>
        </w:tc>
      </w:tr>
      <w:tr w:rsidR="00E36F0E" w:rsidRPr="00C82768" w14:paraId="56629E5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63B0FB2"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hideMark/>
          </w:tcPr>
          <w:p w14:paraId="72D5E831" w14:textId="77777777" w:rsidR="00E36F0E" w:rsidRPr="00C82768" w:rsidRDefault="00393DC0" w:rsidP="00E36F0E">
            <w:r>
              <w:t>connId</w:t>
            </w:r>
          </w:p>
        </w:tc>
        <w:tc>
          <w:tcPr>
            <w:tcW w:w="900" w:type="dxa"/>
            <w:tcBorders>
              <w:top w:val="single" w:sz="4" w:space="0" w:color="auto"/>
              <w:left w:val="single" w:sz="4" w:space="0" w:color="auto"/>
              <w:bottom w:val="single" w:sz="4" w:space="0" w:color="auto"/>
              <w:right w:val="single" w:sz="4" w:space="0" w:color="auto"/>
            </w:tcBorders>
            <w:hideMark/>
          </w:tcPr>
          <w:p w14:paraId="1339996A"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hideMark/>
          </w:tcPr>
          <w:p w14:paraId="23BF237E" w14:textId="77777777" w:rsidR="00E36F0E" w:rsidRPr="00C82768" w:rsidRDefault="00393DC0" w:rsidP="00E36F0E">
            <w:r w:rsidRPr="00C82768">
              <w:t>-</w:t>
            </w:r>
          </w:p>
        </w:tc>
        <w:tc>
          <w:tcPr>
            <w:tcW w:w="1260" w:type="dxa"/>
            <w:tcBorders>
              <w:top w:val="single" w:sz="4" w:space="0" w:color="auto"/>
              <w:left w:val="single" w:sz="4" w:space="0" w:color="auto"/>
              <w:bottom w:val="single" w:sz="4" w:space="0" w:color="auto"/>
              <w:right w:val="single" w:sz="4" w:space="0" w:color="auto"/>
            </w:tcBorders>
            <w:hideMark/>
          </w:tcPr>
          <w:p w14:paraId="76C16426" w14:textId="77777777" w:rsidR="00E36F0E" w:rsidRPr="00C82768" w:rsidRDefault="00393DC0" w:rsidP="00E36F0E">
            <w:r>
              <w:t>0-4294967295</w:t>
            </w:r>
          </w:p>
        </w:tc>
        <w:tc>
          <w:tcPr>
            <w:tcW w:w="3240" w:type="dxa"/>
            <w:tcBorders>
              <w:top w:val="single" w:sz="4" w:space="0" w:color="auto"/>
              <w:left w:val="single" w:sz="4" w:space="0" w:color="auto"/>
              <w:bottom w:val="single" w:sz="4" w:space="0" w:color="auto"/>
              <w:right w:val="single" w:sz="4" w:space="0" w:color="auto"/>
            </w:tcBorders>
            <w:hideMark/>
          </w:tcPr>
          <w:p w14:paraId="742BFBAA" w14:textId="77777777" w:rsidR="00E36F0E" w:rsidRPr="00C82768" w:rsidRDefault="00393DC0" w:rsidP="00E36F0E">
            <w:r>
              <w:t>Interface ID used internally by CM</w:t>
            </w:r>
          </w:p>
        </w:tc>
      </w:tr>
      <w:tr w:rsidR="00E36F0E" w:rsidRPr="00C82768" w14:paraId="781B9C9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060897B"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3286F76B" w14:textId="77777777" w:rsidR="00E36F0E" w:rsidRDefault="00393DC0" w:rsidP="00E36F0E">
            <w:r>
              <w:t>CellApnType</w:t>
            </w:r>
          </w:p>
        </w:tc>
        <w:tc>
          <w:tcPr>
            <w:tcW w:w="900" w:type="dxa"/>
            <w:tcBorders>
              <w:top w:val="single" w:sz="4" w:space="0" w:color="auto"/>
              <w:left w:val="single" w:sz="4" w:space="0" w:color="auto"/>
              <w:bottom w:val="single" w:sz="4" w:space="0" w:color="auto"/>
              <w:right w:val="single" w:sz="4" w:space="0" w:color="auto"/>
            </w:tcBorders>
          </w:tcPr>
          <w:p w14:paraId="7ECEA580"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tcPr>
          <w:p w14:paraId="58B01357" w14:textId="77777777" w:rsidR="00E36F0E" w:rsidRPr="00C82768" w:rsidRDefault="00393DC0" w:rsidP="00E36F0E">
            <w:r>
              <w:t>-</w:t>
            </w:r>
          </w:p>
        </w:tc>
        <w:tc>
          <w:tcPr>
            <w:tcW w:w="1260" w:type="dxa"/>
            <w:tcBorders>
              <w:top w:val="single" w:sz="4" w:space="0" w:color="auto"/>
              <w:left w:val="single" w:sz="4" w:space="0" w:color="auto"/>
              <w:bottom w:val="single" w:sz="4" w:space="0" w:color="auto"/>
              <w:right w:val="single" w:sz="4" w:space="0" w:color="auto"/>
            </w:tcBorders>
          </w:tcPr>
          <w:p w14:paraId="75E2C38C" w14:textId="77777777" w:rsidR="00E36F0E" w:rsidRDefault="00393DC0" w:rsidP="00E36F0E">
            <w:r>
              <w:t>-</w:t>
            </w:r>
          </w:p>
        </w:tc>
        <w:tc>
          <w:tcPr>
            <w:tcW w:w="3240" w:type="dxa"/>
            <w:tcBorders>
              <w:top w:val="single" w:sz="4" w:space="0" w:color="auto"/>
              <w:left w:val="single" w:sz="4" w:space="0" w:color="auto"/>
              <w:bottom w:val="single" w:sz="4" w:space="0" w:color="auto"/>
              <w:right w:val="single" w:sz="4" w:space="0" w:color="auto"/>
            </w:tcBorders>
          </w:tcPr>
          <w:p w14:paraId="1774D4FD" w14:textId="77777777" w:rsidR="00E36F0E" w:rsidRPr="0045028D" w:rsidRDefault="00393DC0" w:rsidP="00E36F0E">
            <w:r w:rsidRPr="0045028D">
              <w:t>Available APNs for cellular data</w:t>
            </w:r>
          </w:p>
        </w:tc>
      </w:tr>
      <w:tr w:rsidR="00E36F0E" w:rsidRPr="00C82768" w14:paraId="1463424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6532CEA"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4FEEE1C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1A576D4D"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2708E1B1" w14:textId="77777777" w:rsidR="00E36F0E" w:rsidRPr="00C82768" w:rsidRDefault="00393DC0" w:rsidP="00E36F0E">
            <w:r>
              <w:t>Internet</w:t>
            </w:r>
          </w:p>
        </w:tc>
        <w:tc>
          <w:tcPr>
            <w:tcW w:w="1260" w:type="dxa"/>
            <w:tcBorders>
              <w:top w:val="single" w:sz="4" w:space="0" w:color="auto"/>
              <w:left w:val="single" w:sz="4" w:space="0" w:color="auto"/>
              <w:bottom w:val="single" w:sz="4" w:space="0" w:color="auto"/>
              <w:right w:val="single" w:sz="4" w:space="0" w:color="auto"/>
            </w:tcBorders>
          </w:tcPr>
          <w:p w14:paraId="1AC6F80E" w14:textId="77777777" w:rsidR="00E36F0E" w:rsidRDefault="00393DC0" w:rsidP="00E36F0E">
            <w:r>
              <w:t>0x0</w:t>
            </w:r>
          </w:p>
        </w:tc>
        <w:tc>
          <w:tcPr>
            <w:tcW w:w="3240" w:type="dxa"/>
            <w:tcBorders>
              <w:top w:val="single" w:sz="4" w:space="0" w:color="auto"/>
              <w:left w:val="single" w:sz="4" w:space="0" w:color="auto"/>
              <w:bottom w:val="single" w:sz="4" w:space="0" w:color="auto"/>
              <w:right w:val="single" w:sz="4" w:space="0" w:color="auto"/>
            </w:tcBorders>
          </w:tcPr>
          <w:p w14:paraId="5E26DFC4" w14:textId="77777777" w:rsidR="00E36F0E" w:rsidRPr="0045028D" w:rsidRDefault="00393DC0" w:rsidP="00E36F0E">
            <w:r w:rsidRPr="0045028D">
              <w:t>Metered User Internet APN</w:t>
            </w:r>
          </w:p>
        </w:tc>
      </w:tr>
      <w:tr w:rsidR="00E36F0E" w:rsidRPr="00C82768" w14:paraId="44308FE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EF1D8EF"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5F1C256F"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55D500A5"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6786944E" w14:textId="77777777" w:rsidR="00E36F0E" w:rsidRPr="00C82768" w:rsidRDefault="00393DC0" w:rsidP="00E36F0E">
            <w:r>
              <w:t>Ford</w:t>
            </w:r>
          </w:p>
        </w:tc>
        <w:tc>
          <w:tcPr>
            <w:tcW w:w="1260" w:type="dxa"/>
            <w:tcBorders>
              <w:top w:val="single" w:sz="4" w:space="0" w:color="auto"/>
              <w:left w:val="single" w:sz="4" w:space="0" w:color="auto"/>
              <w:bottom w:val="single" w:sz="4" w:space="0" w:color="auto"/>
              <w:right w:val="single" w:sz="4" w:space="0" w:color="auto"/>
            </w:tcBorders>
          </w:tcPr>
          <w:p w14:paraId="30F4506D" w14:textId="77777777" w:rsidR="00E36F0E" w:rsidRDefault="00393DC0" w:rsidP="00E36F0E">
            <w:r>
              <w:t>0x1</w:t>
            </w:r>
          </w:p>
        </w:tc>
        <w:tc>
          <w:tcPr>
            <w:tcW w:w="3240" w:type="dxa"/>
            <w:tcBorders>
              <w:top w:val="single" w:sz="4" w:space="0" w:color="auto"/>
              <w:left w:val="single" w:sz="4" w:space="0" w:color="auto"/>
              <w:bottom w:val="single" w:sz="4" w:space="0" w:color="auto"/>
              <w:right w:val="single" w:sz="4" w:space="0" w:color="auto"/>
            </w:tcBorders>
          </w:tcPr>
          <w:p w14:paraId="27BE2224" w14:textId="77777777" w:rsidR="00E36F0E" w:rsidRPr="0045028D" w:rsidRDefault="00393DC0" w:rsidP="00E36F0E">
            <w:r w:rsidRPr="0045028D">
              <w:t>Non-metered Ford APN</w:t>
            </w:r>
          </w:p>
        </w:tc>
      </w:tr>
      <w:tr w:rsidR="00E36F0E" w:rsidRPr="00C82768" w14:paraId="5A442EE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60E5091"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3E35798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248337DC"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5902BF46" w14:textId="77777777" w:rsidR="00E36F0E" w:rsidRPr="00C82768" w:rsidRDefault="00393DC0" w:rsidP="00E36F0E">
            <w:r>
              <w:t>Tethering</w:t>
            </w:r>
          </w:p>
        </w:tc>
        <w:tc>
          <w:tcPr>
            <w:tcW w:w="1260" w:type="dxa"/>
            <w:tcBorders>
              <w:top w:val="single" w:sz="4" w:space="0" w:color="auto"/>
              <w:left w:val="single" w:sz="4" w:space="0" w:color="auto"/>
              <w:bottom w:val="single" w:sz="4" w:space="0" w:color="auto"/>
              <w:right w:val="single" w:sz="4" w:space="0" w:color="auto"/>
            </w:tcBorders>
          </w:tcPr>
          <w:p w14:paraId="5970BDCA" w14:textId="77777777" w:rsidR="00E36F0E" w:rsidRDefault="00393DC0" w:rsidP="00E36F0E">
            <w:r>
              <w:t>0x2</w:t>
            </w:r>
          </w:p>
        </w:tc>
        <w:tc>
          <w:tcPr>
            <w:tcW w:w="3240" w:type="dxa"/>
            <w:tcBorders>
              <w:top w:val="single" w:sz="4" w:space="0" w:color="auto"/>
              <w:left w:val="single" w:sz="4" w:space="0" w:color="auto"/>
              <w:bottom w:val="single" w:sz="4" w:space="0" w:color="auto"/>
              <w:right w:val="single" w:sz="4" w:space="0" w:color="auto"/>
            </w:tcBorders>
          </w:tcPr>
          <w:p w14:paraId="552DD4A9" w14:textId="77777777" w:rsidR="00E36F0E" w:rsidRPr="0045028D" w:rsidRDefault="00393DC0" w:rsidP="00E36F0E">
            <w:r w:rsidRPr="0045028D">
              <w:t>Metered Mobile Hot Spot APN</w:t>
            </w:r>
          </w:p>
        </w:tc>
      </w:tr>
      <w:tr w:rsidR="00E36F0E" w:rsidRPr="00C82768" w14:paraId="6FD3CAD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4C8807B"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1AF5AE6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5E2F5B7C"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59D5903E" w14:textId="77777777" w:rsidR="00E36F0E" w:rsidRPr="00C82768" w:rsidRDefault="00393DC0" w:rsidP="00E36F0E">
            <w:r>
              <w:t>FOTA</w:t>
            </w:r>
          </w:p>
        </w:tc>
        <w:tc>
          <w:tcPr>
            <w:tcW w:w="1260" w:type="dxa"/>
            <w:tcBorders>
              <w:top w:val="single" w:sz="4" w:space="0" w:color="auto"/>
              <w:left w:val="single" w:sz="4" w:space="0" w:color="auto"/>
              <w:bottom w:val="single" w:sz="4" w:space="0" w:color="auto"/>
              <w:right w:val="single" w:sz="4" w:space="0" w:color="auto"/>
            </w:tcBorders>
          </w:tcPr>
          <w:p w14:paraId="710B7F73" w14:textId="77777777" w:rsidR="00E36F0E" w:rsidRDefault="00393DC0" w:rsidP="00E36F0E">
            <w:r>
              <w:t>0x3</w:t>
            </w:r>
          </w:p>
        </w:tc>
        <w:tc>
          <w:tcPr>
            <w:tcW w:w="3240" w:type="dxa"/>
            <w:tcBorders>
              <w:top w:val="single" w:sz="4" w:space="0" w:color="auto"/>
              <w:left w:val="single" w:sz="4" w:space="0" w:color="auto"/>
              <w:bottom w:val="single" w:sz="4" w:space="0" w:color="auto"/>
              <w:right w:val="single" w:sz="4" w:space="0" w:color="auto"/>
            </w:tcBorders>
          </w:tcPr>
          <w:p w14:paraId="61255251" w14:textId="77777777" w:rsidR="00E36F0E" w:rsidRPr="0045028D" w:rsidRDefault="00393DC0" w:rsidP="00E36F0E">
            <w:r w:rsidRPr="0045028D">
              <w:t>FOTA APN</w:t>
            </w:r>
          </w:p>
        </w:tc>
      </w:tr>
      <w:tr w:rsidR="00E36F0E" w:rsidRPr="00C82768" w14:paraId="0A8A741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B1A472B"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2A29102B"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045E0968"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269B8EB5" w14:textId="77777777" w:rsidR="00E36F0E" w:rsidRDefault="00393DC0" w:rsidP="00E36F0E">
            <w:r>
              <w:t>HTTP</w:t>
            </w:r>
          </w:p>
        </w:tc>
        <w:tc>
          <w:tcPr>
            <w:tcW w:w="1260" w:type="dxa"/>
            <w:tcBorders>
              <w:top w:val="single" w:sz="4" w:space="0" w:color="auto"/>
              <w:left w:val="single" w:sz="4" w:space="0" w:color="auto"/>
              <w:bottom w:val="single" w:sz="4" w:space="0" w:color="auto"/>
              <w:right w:val="single" w:sz="4" w:space="0" w:color="auto"/>
            </w:tcBorders>
          </w:tcPr>
          <w:p w14:paraId="38BE8AE0" w14:textId="77777777" w:rsidR="00E36F0E" w:rsidRDefault="00393DC0" w:rsidP="00E36F0E">
            <w:r>
              <w:t>0x4</w:t>
            </w:r>
          </w:p>
        </w:tc>
        <w:tc>
          <w:tcPr>
            <w:tcW w:w="3240" w:type="dxa"/>
            <w:tcBorders>
              <w:top w:val="single" w:sz="4" w:space="0" w:color="auto"/>
              <w:left w:val="single" w:sz="4" w:space="0" w:color="auto"/>
              <w:bottom w:val="single" w:sz="4" w:space="0" w:color="auto"/>
              <w:right w:val="single" w:sz="4" w:space="0" w:color="auto"/>
            </w:tcBorders>
          </w:tcPr>
          <w:p w14:paraId="00E2740B" w14:textId="77777777" w:rsidR="00E36F0E" w:rsidRPr="0045028D" w:rsidRDefault="00393DC0" w:rsidP="00E36F0E">
            <w:r w:rsidRPr="0045028D">
              <w:t>HTTP APN</w:t>
            </w:r>
          </w:p>
        </w:tc>
      </w:tr>
      <w:tr w:rsidR="00E36F0E" w:rsidRPr="00C82768" w14:paraId="7D18BD0B"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7C950CCB" w14:textId="77777777" w:rsidR="00E36F0E" w:rsidRPr="00C82768" w:rsidRDefault="00393DC0" w:rsidP="00E36F0E">
            <w:r w:rsidRPr="00C82768">
              <w:rPr>
                <w:b/>
              </w:rPr>
              <w:t>Response</w:t>
            </w:r>
          </w:p>
        </w:tc>
      </w:tr>
      <w:tr w:rsidR="00E36F0E" w:rsidRPr="00C82768" w14:paraId="31FAD5E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91949CE"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A313297" w14:textId="77777777" w:rsidR="00E36F0E" w:rsidRPr="00C82768" w:rsidRDefault="00393DC0" w:rsidP="00E36F0E">
            <w:r>
              <w:t>connId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C6E7AA8"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5647AE3" w14:textId="77777777" w:rsidR="00E36F0E" w:rsidRPr="00C82768" w:rsidRDefault="00393DC0" w:rsidP="00E36F0E">
            <w:r w:rsidRPr="00C82768">
              <w:t>-</w:t>
            </w:r>
          </w:p>
        </w:tc>
        <w:tc>
          <w:tcPr>
            <w:tcW w:w="1260" w:type="dxa"/>
            <w:tcBorders>
              <w:top w:val="single" w:sz="4" w:space="0" w:color="auto"/>
              <w:left w:val="single" w:sz="4" w:space="0" w:color="auto"/>
              <w:bottom w:val="single" w:sz="4" w:space="0" w:color="auto"/>
              <w:right w:val="single" w:sz="4" w:space="0" w:color="auto"/>
            </w:tcBorders>
            <w:shd w:val="clear" w:color="auto" w:fill="FFFFFF"/>
          </w:tcPr>
          <w:p w14:paraId="5ACB3A0B" w14:textId="77777777" w:rsidR="00E36F0E" w:rsidRPr="00751E32" w:rsidRDefault="00393DC0" w:rsidP="00E36F0E">
            <w:pPr>
              <w:rPr>
                <w:highlight w:val="yellow"/>
              </w:rPr>
            </w:pPr>
            <w:r>
              <w:t>0-4294967295</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14:paraId="417EA132" w14:textId="77777777" w:rsidR="00E36F0E" w:rsidRPr="00C82768" w:rsidRDefault="00393DC0" w:rsidP="00E36F0E">
            <w:r>
              <w:t>Interface ID used internally by CM</w:t>
            </w:r>
          </w:p>
        </w:tc>
      </w:tr>
      <w:tr w:rsidR="00E36F0E" w:rsidRPr="00C82768" w14:paraId="101BE7F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EECD77B"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F137E58" w14:textId="77777777" w:rsidR="00E36F0E" w:rsidRDefault="00393DC0" w:rsidP="00E36F0E">
            <w:r>
              <w:t>CellRet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9E2EF22"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1FC93D0" w14:textId="77777777" w:rsidR="00E36F0E" w:rsidRPr="00C82768" w:rsidRDefault="00393DC0" w:rsidP="00E36F0E">
            <w:r>
              <w:t>-</w:t>
            </w:r>
          </w:p>
        </w:tc>
        <w:tc>
          <w:tcPr>
            <w:tcW w:w="1260" w:type="dxa"/>
            <w:tcBorders>
              <w:top w:val="single" w:sz="4" w:space="0" w:color="auto"/>
              <w:left w:val="single" w:sz="4" w:space="0" w:color="auto"/>
              <w:bottom w:val="single" w:sz="4" w:space="0" w:color="auto"/>
              <w:right w:val="single" w:sz="4" w:space="0" w:color="auto"/>
            </w:tcBorders>
            <w:shd w:val="clear" w:color="auto" w:fill="FFFFFF"/>
          </w:tcPr>
          <w:p w14:paraId="31BF6FB3" w14:textId="77777777" w:rsidR="00E36F0E" w:rsidRDefault="00393DC0" w:rsidP="00E36F0E">
            <w:r>
              <w:t>-</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14:paraId="182CF767" w14:textId="77777777" w:rsidR="00E36F0E" w:rsidRPr="0045028D" w:rsidRDefault="00393DC0" w:rsidP="00E36F0E">
            <w:r>
              <w:t>Return code</w:t>
            </w:r>
          </w:p>
        </w:tc>
      </w:tr>
      <w:tr w:rsidR="00E36F0E" w:rsidRPr="00C82768" w14:paraId="2F678FE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99D9A89"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E3E4406"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5C4743E"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CAC551A" w14:textId="77777777" w:rsidR="00E36F0E" w:rsidRPr="00C82768" w:rsidRDefault="00393DC0" w:rsidP="00E36F0E">
            <w:r>
              <w:t>CELL_ERROR</w:t>
            </w:r>
          </w:p>
        </w:tc>
        <w:tc>
          <w:tcPr>
            <w:tcW w:w="1260" w:type="dxa"/>
            <w:tcBorders>
              <w:top w:val="single" w:sz="4" w:space="0" w:color="auto"/>
              <w:left w:val="single" w:sz="4" w:space="0" w:color="auto"/>
              <w:bottom w:val="single" w:sz="4" w:space="0" w:color="auto"/>
              <w:right w:val="single" w:sz="4" w:space="0" w:color="auto"/>
            </w:tcBorders>
            <w:shd w:val="clear" w:color="auto" w:fill="FFFFFF"/>
          </w:tcPr>
          <w:p w14:paraId="1A499379" w14:textId="77777777" w:rsidR="00E36F0E" w:rsidRDefault="00393DC0" w:rsidP="00E36F0E">
            <w:r>
              <w:t>0x0</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14:paraId="13AB584F" w14:textId="77777777" w:rsidR="00E36F0E" w:rsidRPr="0045028D" w:rsidRDefault="00393DC0" w:rsidP="00E36F0E">
            <w:r>
              <w:t>Error/Failure</w:t>
            </w:r>
          </w:p>
        </w:tc>
      </w:tr>
      <w:tr w:rsidR="00E36F0E" w:rsidRPr="00C82768" w14:paraId="224E5B0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307D25B"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E1DAD3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38A4395"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A4FA4F6" w14:textId="77777777" w:rsidR="00E36F0E" w:rsidRPr="00C82768" w:rsidRDefault="00393DC0" w:rsidP="00E36F0E">
            <w:r>
              <w:t>CELL_SUCCESS</w:t>
            </w:r>
          </w:p>
        </w:tc>
        <w:tc>
          <w:tcPr>
            <w:tcW w:w="1260" w:type="dxa"/>
            <w:tcBorders>
              <w:top w:val="single" w:sz="4" w:space="0" w:color="auto"/>
              <w:left w:val="single" w:sz="4" w:space="0" w:color="auto"/>
              <w:bottom w:val="single" w:sz="4" w:space="0" w:color="auto"/>
              <w:right w:val="single" w:sz="4" w:space="0" w:color="auto"/>
            </w:tcBorders>
            <w:shd w:val="clear" w:color="auto" w:fill="FFFFFF"/>
          </w:tcPr>
          <w:p w14:paraId="6C78588B" w14:textId="77777777" w:rsidR="00E36F0E" w:rsidRDefault="00393DC0" w:rsidP="00E36F0E">
            <w:r>
              <w:t>0x1</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14:paraId="5FE9AAE7" w14:textId="77777777" w:rsidR="00E36F0E" w:rsidRPr="0045028D" w:rsidRDefault="00393DC0" w:rsidP="00E36F0E">
            <w:r>
              <w:t>Success</w:t>
            </w:r>
          </w:p>
        </w:tc>
      </w:tr>
      <w:tr w:rsidR="00E36F0E" w:rsidRPr="00C82768" w14:paraId="558955A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306DFBB"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9C1C7A6" w14:textId="77777777" w:rsidR="00E36F0E" w:rsidRDefault="00393DC0" w:rsidP="00E36F0E">
            <w:r>
              <w:t>cause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A15066C"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3A40BEA" w14:textId="77777777" w:rsidR="00E36F0E" w:rsidRDefault="00393DC0" w:rsidP="00E36F0E">
            <w:r>
              <w:t>-</w:t>
            </w:r>
          </w:p>
        </w:tc>
        <w:tc>
          <w:tcPr>
            <w:tcW w:w="1260" w:type="dxa"/>
            <w:tcBorders>
              <w:top w:val="single" w:sz="4" w:space="0" w:color="auto"/>
              <w:left w:val="single" w:sz="4" w:space="0" w:color="auto"/>
              <w:bottom w:val="single" w:sz="4" w:space="0" w:color="auto"/>
              <w:right w:val="single" w:sz="4" w:space="0" w:color="auto"/>
            </w:tcBorders>
            <w:shd w:val="clear" w:color="auto" w:fill="FFFFFF"/>
          </w:tcPr>
          <w:p w14:paraId="2769F011" w14:textId="77777777" w:rsidR="00E36F0E" w:rsidRPr="00F1221C" w:rsidRDefault="00393DC0" w:rsidP="00E36F0E">
            <w:r w:rsidRPr="00F1221C">
              <w:t>Char Value:0-255</w:t>
            </w:r>
          </w:p>
          <w:p w14:paraId="262B90C6" w14:textId="77777777" w:rsidR="00E36F0E" w:rsidRPr="00751E32" w:rsidRDefault="00393DC0" w:rsidP="00E36F0E">
            <w:pPr>
              <w:rPr>
                <w:highlight w:val="yellow"/>
              </w:rPr>
            </w:pPr>
            <w:r w:rsidRPr="00F1221C">
              <w:t>No String length limit</w:t>
            </w:r>
          </w:p>
        </w:tc>
        <w:tc>
          <w:tcPr>
            <w:tcW w:w="3240" w:type="dxa"/>
            <w:tcBorders>
              <w:top w:val="single" w:sz="4" w:space="0" w:color="auto"/>
              <w:left w:val="single" w:sz="4" w:space="0" w:color="auto"/>
              <w:bottom w:val="single" w:sz="4" w:space="0" w:color="auto"/>
              <w:right w:val="single" w:sz="4" w:space="0" w:color="auto"/>
            </w:tcBorders>
            <w:shd w:val="clear" w:color="auto" w:fill="FFFFFF"/>
          </w:tcPr>
          <w:p w14:paraId="705DB22D" w14:textId="77777777" w:rsidR="00E36F0E" w:rsidRPr="00C82768" w:rsidRDefault="00393DC0" w:rsidP="00E36F0E">
            <w:r>
              <w:t>Activation cause code</w:t>
            </w:r>
          </w:p>
        </w:tc>
      </w:tr>
    </w:tbl>
    <w:p w14:paraId="389FCB81" w14:textId="3F394950" w:rsidR="00E36F0E" w:rsidRDefault="00393DC0" w:rsidP="00506E2F">
      <w:pPr>
        <w:pStyle w:val="Heading4"/>
      </w:pPr>
      <w:r w:rsidRPr="00B9479B">
        <w:lastRenderedPageBreak/>
        <w:t>MD-REQ-380250/A-CellDeactivateInd</w:t>
      </w:r>
    </w:p>
    <w:p w14:paraId="211B9764" w14:textId="77777777" w:rsidR="00E36F0E" w:rsidRPr="00DF2AD3" w:rsidRDefault="00393DC0" w:rsidP="00E36F0E">
      <w:pPr>
        <w:rPr>
          <w:rFonts w:cs="Arial"/>
        </w:rPr>
      </w:pPr>
      <w:r w:rsidRPr="00DF2AD3">
        <w:rPr>
          <w:rFonts w:cs="Arial"/>
        </w:rPr>
        <w:t>This API is used</w:t>
      </w:r>
      <w:r>
        <w:rPr>
          <w:rFonts w:cs="Arial"/>
        </w:rPr>
        <w:t xml:space="preserve"> internally by WIRClient and WIRServer to broadcast a deactivation state change of a cellular interface.</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18FF33FD"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3A8B9C7D" w14:textId="77777777" w:rsidR="00E36F0E" w:rsidRPr="00C82768" w:rsidRDefault="00E36F0E" w:rsidP="00E36F0E">
            <w:pPr>
              <w:spacing w:line="256" w:lineRule="auto"/>
              <w:rPr>
                <w:sz w:val="8"/>
              </w:rPr>
            </w:pPr>
          </w:p>
        </w:tc>
      </w:tr>
      <w:tr w:rsidR="00E36F0E" w:rsidRPr="00C82768" w14:paraId="3E200DF6"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117A3CD1"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197BD17B" w14:textId="77777777" w:rsidR="00E36F0E" w:rsidRPr="00C82768" w:rsidRDefault="00393DC0" w:rsidP="00E36F0E">
            <w:pPr>
              <w:spacing w:line="256" w:lineRule="auto"/>
            </w:pPr>
            <w:r w:rsidRPr="004E037C">
              <w:t>OnChange</w:t>
            </w:r>
          </w:p>
        </w:tc>
      </w:tr>
      <w:tr w:rsidR="00E36F0E" w:rsidRPr="00C82768" w14:paraId="4EAB8C3B"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6EC46BA2"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00621AD2" w14:textId="77777777" w:rsidR="00E36F0E" w:rsidRPr="00C82768" w:rsidRDefault="00393DC0" w:rsidP="00E36F0E">
            <w:pPr>
              <w:spacing w:line="256" w:lineRule="auto"/>
            </w:pPr>
            <w:r w:rsidRPr="00C82768">
              <w:t>Default</w:t>
            </w:r>
          </w:p>
        </w:tc>
      </w:tr>
      <w:tr w:rsidR="00E36F0E" w:rsidRPr="00C82768" w14:paraId="29BB0827"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262F9824"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0AEC63BD" w14:textId="77777777" w:rsidR="00E36F0E" w:rsidRPr="00C82768" w:rsidRDefault="00393DC0" w:rsidP="00E36F0E">
            <w:pPr>
              <w:spacing w:line="256" w:lineRule="auto"/>
            </w:pPr>
            <w:r w:rsidRPr="00C82768">
              <w:t>No</w:t>
            </w:r>
          </w:p>
        </w:tc>
      </w:tr>
      <w:tr w:rsidR="00E36F0E" w:rsidRPr="00C82768" w14:paraId="0513F249"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07348661" w14:textId="77777777" w:rsidR="00E36F0E" w:rsidRPr="00C82768" w:rsidRDefault="00E36F0E" w:rsidP="00E36F0E">
            <w:pPr>
              <w:spacing w:line="256" w:lineRule="auto"/>
              <w:rPr>
                <w:sz w:val="8"/>
              </w:rPr>
            </w:pPr>
          </w:p>
        </w:tc>
      </w:tr>
      <w:tr w:rsidR="00E36F0E" w:rsidRPr="00C82768" w14:paraId="31B020A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69429317"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3A11B884"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54E06DA7"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0DB875E"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0E509F9"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DBC73B8" w14:textId="77777777" w:rsidR="00E36F0E" w:rsidRPr="00C82768" w:rsidRDefault="00393DC0" w:rsidP="00E36F0E">
            <w:pPr>
              <w:rPr>
                <w:b/>
              </w:rPr>
            </w:pPr>
            <w:r w:rsidRPr="00C82768">
              <w:rPr>
                <w:b/>
              </w:rPr>
              <w:t>Description</w:t>
            </w:r>
          </w:p>
        </w:tc>
      </w:tr>
      <w:tr w:rsidR="00E36F0E" w:rsidRPr="00C82768" w14:paraId="0009440D"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4CE17318" w14:textId="77777777" w:rsidR="00E36F0E" w:rsidRPr="00C82768" w:rsidRDefault="00393DC0" w:rsidP="00E36F0E">
            <w:pPr>
              <w:rPr>
                <w:b/>
              </w:rPr>
            </w:pPr>
            <w:r w:rsidRPr="00C82768">
              <w:rPr>
                <w:b/>
              </w:rPr>
              <w:t>Request</w:t>
            </w:r>
          </w:p>
        </w:tc>
      </w:tr>
      <w:tr w:rsidR="00E36F0E" w:rsidRPr="00C82768" w14:paraId="080E60A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E846283" w14:textId="77777777" w:rsidR="00E36F0E" w:rsidRPr="00C82768" w:rsidRDefault="00393DC0" w:rsidP="00E36F0E">
            <w:pPr>
              <w:jc w:val="center"/>
            </w:pPr>
            <w:r>
              <w:t>-</w:t>
            </w:r>
          </w:p>
        </w:tc>
        <w:tc>
          <w:tcPr>
            <w:tcW w:w="2353" w:type="dxa"/>
            <w:gridSpan w:val="2"/>
            <w:tcBorders>
              <w:top w:val="single" w:sz="4" w:space="0" w:color="auto"/>
              <w:left w:val="single" w:sz="4" w:space="0" w:color="auto"/>
              <w:bottom w:val="single" w:sz="4" w:space="0" w:color="auto"/>
              <w:right w:val="single" w:sz="4" w:space="0" w:color="auto"/>
            </w:tcBorders>
          </w:tcPr>
          <w:p w14:paraId="37C439D9" w14:textId="77777777" w:rsidR="00E36F0E" w:rsidRDefault="00393DC0" w:rsidP="00E36F0E">
            <w:r>
              <w:t>-</w:t>
            </w:r>
          </w:p>
        </w:tc>
        <w:tc>
          <w:tcPr>
            <w:tcW w:w="900" w:type="dxa"/>
            <w:tcBorders>
              <w:top w:val="single" w:sz="4" w:space="0" w:color="auto"/>
              <w:left w:val="single" w:sz="4" w:space="0" w:color="auto"/>
              <w:bottom w:val="single" w:sz="4" w:space="0" w:color="auto"/>
              <w:right w:val="single" w:sz="4" w:space="0" w:color="auto"/>
            </w:tcBorders>
          </w:tcPr>
          <w:p w14:paraId="7DEBFD7D" w14:textId="77777777" w:rsidR="00E36F0E" w:rsidRPr="00C82768" w:rsidRDefault="00393DC0" w:rsidP="00E36F0E">
            <w:r>
              <w:t>-</w:t>
            </w:r>
          </w:p>
        </w:tc>
        <w:tc>
          <w:tcPr>
            <w:tcW w:w="1697" w:type="dxa"/>
            <w:tcBorders>
              <w:top w:val="single" w:sz="4" w:space="0" w:color="auto"/>
              <w:left w:val="single" w:sz="4" w:space="0" w:color="auto"/>
              <w:bottom w:val="single" w:sz="4" w:space="0" w:color="auto"/>
              <w:right w:val="single" w:sz="4" w:space="0" w:color="auto"/>
            </w:tcBorders>
          </w:tcPr>
          <w:p w14:paraId="6168A56F"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069F8B70"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31B501AF" w14:textId="77777777" w:rsidR="00E36F0E" w:rsidRPr="0052707D" w:rsidRDefault="00393DC0" w:rsidP="00E36F0E">
            <w:pPr>
              <w:rPr>
                <w:highlight w:val="yellow"/>
              </w:rPr>
            </w:pPr>
            <w:r w:rsidRPr="00314169">
              <w:t>N/A</w:t>
            </w:r>
          </w:p>
        </w:tc>
      </w:tr>
      <w:tr w:rsidR="00E36F0E" w:rsidRPr="00C82768" w14:paraId="4D7C3510"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2A9FBF57" w14:textId="77777777" w:rsidR="00E36F0E" w:rsidRPr="00C82768" w:rsidRDefault="00393DC0" w:rsidP="00E36F0E">
            <w:r w:rsidRPr="00C82768">
              <w:rPr>
                <w:b/>
              </w:rPr>
              <w:t>Response</w:t>
            </w:r>
          </w:p>
        </w:tc>
      </w:tr>
      <w:tr w:rsidR="00E36F0E" w:rsidRPr="00C82768" w14:paraId="03AA6C9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10C7317"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5A80FBF" w14:textId="77777777" w:rsidR="00E36F0E" w:rsidRPr="00C82768" w:rsidRDefault="00393DC0" w:rsidP="00E36F0E">
            <w:r>
              <w:t>connId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B70FCC9"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89E822A"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3F44241" w14:textId="77777777" w:rsidR="00E36F0E" w:rsidRPr="00751E32" w:rsidRDefault="00393DC0" w:rsidP="00E36F0E">
            <w:pPr>
              <w:rPr>
                <w:highlight w:val="yellow"/>
              </w:rPr>
            </w:pPr>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C9E658C" w14:textId="77777777" w:rsidR="00E36F0E" w:rsidRPr="00C82768" w:rsidRDefault="00393DC0" w:rsidP="00E36F0E">
            <w:r>
              <w:t>Interface ID used internally by CM</w:t>
            </w:r>
          </w:p>
        </w:tc>
      </w:tr>
      <w:tr w:rsidR="00E36F0E" w:rsidRPr="00C82768" w14:paraId="112C18D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C150106"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CD51C0C" w14:textId="77777777" w:rsidR="00E36F0E" w:rsidRDefault="00393DC0" w:rsidP="00E36F0E">
            <w:r>
              <w:t>CellRet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6A1BC2B"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5BCA638"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141A211"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DF312FC" w14:textId="77777777" w:rsidR="00E36F0E" w:rsidRPr="0045028D" w:rsidRDefault="00393DC0" w:rsidP="00E36F0E">
            <w:r>
              <w:t>Return code</w:t>
            </w:r>
          </w:p>
        </w:tc>
      </w:tr>
      <w:tr w:rsidR="00E36F0E" w:rsidRPr="00C82768" w14:paraId="0D55EA7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3C22BB9"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B1451D1"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5939132"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93615F0" w14:textId="77777777" w:rsidR="00E36F0E" w:rsidRPr="00C82768" w:rsidRDefault="00393DC0" w:rsidP="00E36F0E">
            <w:r>
              <w:t>CELL_ERROR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AF46BCF"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DD8B2F3" w14:textId="77777777" w:rsidR="00E36F0E" w:rsidRPr="0045028D" w:rsidRDefault="00393DC0" w:rsidP="00E36F0E">
            <w:r>
              <w:t>Error/Failure</w:t>
            </w:r>
          </w:p>
        </w:tc>
      </w:tr>
      <w:tr w:rsidR="00E36F0E" w:rsidRPr="00C82768" w14:paraId="757ABE9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40FECE9"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20063C9"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400F840"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4408E1B" w14:textId="77777777" w:rsidR="00E36F0E" w:rsidRPr="00C82768" w:rsidRDefault="00393DC0" w:rsidP="00E36F0E">
            <w:r>
              <w:t>CELL_SUCCESS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B98A05C"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94CE1AE" w14:textId="77777777" w:rsidR="00E36F0E" w:rsidRPr="0045028D" w:rsidRDefault="00393DC0" w:rsidP="00E36F0E">
            <w:r>
              <w:t>Success</w:t>
            </w:r>
          </w:p>
        </w:tc>
      </w:tr>
      <w:tr w:rsidR="00E36F0E" w:rsidRPr="00C82768" w14:paraId="7904C48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0EE22F7"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AC0001F" w14:textId="77777777" w:rsidR="00E36F0E" w:rsidRDefault="00393DC0" w:rsidP="00E36F0E">
            <w:r>
              <w:t>cause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2D18D6A"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C2AECE0"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5CE579F" w14:textId="77777777" w:rsidR="00E36F0E" w:rsidRPr="00F1221C" w:rsidRDefault="00393DC0" w:rsidP="00E36F0E">
            <w:r w:rsidRPr="00F1221C">
              <w:t>Char Value:0-255</w:t>
            </w:r>
          </w:p>
          <w:p w14:paraId="2804272F"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260074C" w14:textId="77777777" w:rsidR="00E36F0E" w:rsidRPr="00C82768" w:rsidRDefault="00393DC0" w:rsidP="00E36F0E">
            <w:r>
              <w:t>Activation cause code</w:t>
            </w:r>
          </w:p>
        </w:tc>
      </w:tr>
    </w:tbl>
    <w:p w14:paraId="374D81A7" w14:textId="0591245B" w:rsidR="00E36F0E" w:rsidRDefault="00393DC0" w:rsidP="00506E2F">
      <w:pPr>
        <w:pStyle w:val="Heading4"/>
      </w:pPr>
      <w:r w:rsidRPr="00B9479B">
        <w:t>MD-REQ-380251/A-CellLinkPropertyInd</w:t>
      </w:r>
    </w:p>
    <w:p w14:paraId="78234DF3" w14:textId="77777777" w:rsidR="00E36F0E" w:rsidRPr="009152B2" w:rsidRDefault="00393DC0" w:rsidP="00E36F0E">
      <w:pPr>
        <w:rPr>
          <w:rFonts w:cs="Arial"/>
        </w:rPr>
      </w:pPr>
      <w:r w:rsidRPr="00DF2AD3">
        <w:rPr>
          <w:rFonts w:cs="Arial"/>
        </w:rPr>
        <w:t>This API is used</w:t>
      </w:r>
      <w:r>
        <w:rPr>
          <w:rFonts w:cs="Arial"/>
        </w:rPr>
        <w:t xml:space="preserve"> internally by WIRClient and WIRServer to broadcast cellular interface link properties updates.</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07"/>
        <w:gridCol w:w="1260"/>
        <w:gridCol w:w="3330"/>
      </w:tblGrid>
      <w:tr w:rsidR="00E36F0E" w:rsidRPr="00C82768" w14:paraId="28313980"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7D726247" w14:textId="77777777" w:rsidR="00E36F0E" w:rsidRPr="00C82768" w:rsidRDefault="00E36F0E" w:rsidP="00E36F0E">
            <w:pPr>
              <w:spacing w:line="256" w:lineRule="auto"/>
              <w:rPr>
                <w:sz w:val="8"/>
              </w:rPr>
            </w:pPr>
          </w:p>
        </w:tc>
      </w:tr>
      <w:tr w:rsidR="00E36F0E" w:rsidRPr="00C82768" w14:paraId="4D23474E"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0377B926"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23068B86" w14:textId="77777777" w:rsidR="00E36F0E" w:rsidRPr="00C82768" w:rsidRDefault="00393DC0" w:rsidP="00E36F0E">
            <w:pPr>
              <w:spacing w:line="256" w:lineRule="auto"/>
            </w:pPr>
            <w:r w:rsidRPr="004E037C">
              <w:t>OnChange</w:t>
            </w:r>
          </w:p>
        </w:tc>
      </w:tr>
      <w:tr w:rsidR="00E36F0E" w:rsidRPr="00C82768" w14:paraId="74057FC9"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5D735AF1"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2D74C710" w14:textId="77777777" w:rsidR="00E36F0E" w:rsidRPr="00C82768" w:rsidRDefault="00393DC0" w:rsidP="00E36F0E">
            <w:pPr>
              <w:spacing w:line="256" w:lineRule="auto"/>
            </w:pPr>
            <w:r w:rsidRPr="00C82768">
              <w:t>Default</w:t>
            </w:r>
          </w:p>
        </w:tc>
      </w:tr>
      <w:tr w:rsidR="00E36F0E" w:rsidRPr="00C82768" w14:paraId="2C09DB55"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12042D18"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4542BAEC" w14:textId="77777777" w:rsidR="00E36F0E" w:rsidRPr="00C82768" w:rsidRDefault="00393DC0" w:rsidP="00E36F0E">
            <w:pPr>
              <w:spacing w:line="256" w:lineRule="auto"/>
            </w:pPr>
            <w:r w:rsidRPr="00C82768">
              <w:t>No</w:t>
            </w:r>
          </w:p>
        </w:tc>
      </w:tr>
      <w:tr w:rsidR="00E36F0E" w:rsidRPr="00C82768" w14:paraId="7E326060"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11301F6D" w14:textId="77777777" w:rsidR="00E36F0E" w:rsidRPr="00C82768" w:rsidRDefault="00E36F0E" w:rsidP="00E36F0E">
            <w:pPr>
              <w:spacing w:line="256" w:lineRule="auto"/>
              <w:rPr>
                <w:sz w:val="8"/>
              </w:rPr>
            </w:pPr>
          </w:p>
        </w:tc>
      </w:tr>
      <w:tr w:rsidR="00E36F0E" w:rsidRPr="00C82768" w14:paraId="15F5C09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6DA84386"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6B33673C"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2E0C56DE" w14:textId="77777777" w:rsidR="00E36F0E" w:rsidRPr="00C82768" w:rsidRDefault="00393DC0" w:rsidP="00E36F0E">
            <w:pPr>
              <w:rPr>
                <w:b/>
              </w:rPr>
            </w:pPr>
            <w:r w:rsidRPr="00C82768">
              <w:rPr>
                <w:b/>
              </w:rPr>
              <w:t>Type</w:t>
            </w:r>
          </w:p>
        </w:tc>
        <w:tc>
          <w:tcPr>
            <w:tcW w:w="160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A6D560C" w14:textId="77777777" w:rsidR="00E36F0E" w:rsidRPr="00C82768" w:rsidRDefault="00393DC0" w:rsidP="00E36F0E">
            <w:pPr>
              <w:rPr>
                <w:b/>
              </w:rPr>
            </w:pPr>
            <w:r w:rsidRPr="00C82768">
              <w:rPr>
                <w:b/>
              </w:rPr>
              <w:t>Literals</w:t>
            </w:r>
          </w:p>
        </w:tc>
        <w:tc>
          <w:tcPr>
            <w:tcW w:w="126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F8AC434"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995E16C" w14:textId="77777777" w:rsidR="00E36F0E" w:rsidRPr="00C82768" w:rsidRDefault="00393DC0" w:rsidP="00E36F0E">
            <w:pPr>
              <w:rPr>
                <w:b/>
              </w:rPr>
            </w:pPr>
            <w:r w:rsidRPr="00C82768">
              <w:rPr>
                <w:b/>
              </w:rPr>
              <w:t>Description</w:t>
            </w:r>
          </w:p>
        </w:tc>
      </w:tr>
      <w:tr w:rsidR="00E36F0E" w:rsidRPr="00C82768" w14:paraId="3C21E6C6"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0FEAC205" w14:textId="77777777" w:rsidR="00E36F0E" w:rsidRPr="00C82768" w:rsidRDefault="00393DC0" w:rsidP="00E36F0E">
            <w:pPr>
              <w:rPr>
                <w:b/>
              </w:rPr>
            </w:pPr>
            <w:r w:rsidRPr="00C82768">
              <w:rPr>
                <w:b/>
              </w:rPr>
              <w:t>Request</w:t>
            </w:r>
          </w:p>
        </w:tc>
      </w:tr>
      <w:tr w:rsidR="00E36F0E" w:rsidRPr="00C82768" w14:paraId="50F067A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B9F132A" w14:textId="77777777" w:rsidR="00E36F0E" w:rsidRPr="00C82768" w:rsidRDefault="00393DC0" w:rsidP="00E36F0E">
            <w:pPr>
              <w:jc w:val="center"/>
            </w:pPr>
            <w:r>
              <w:t>-</w:t>
            </w:r>
          </w:p>
        </w:tc>
        <w:tc>
          <w:tcPr>
            <w:tcW w:w="2353" w:type="dxa"/>
            <w:gridSpan w:val="2"/>
            <w:tcBorders>
              <w:top w:val="single" w:sz="4" w:space="0" w:color="auto"/>
              <w:left w:val="single" w:sz="4" w:space="0" w:color="auto"/>
              <w:bottom w:val="single" w:sz="4" w:space="0" w:color="auto"/>
              <w:right w:val="single" w:sz="4" w:space="0" w:color="auto"/>
            </w:tcBorders>
          </w:tcPr>
          <w:p w14:paraId="20AF3F46" w14:textId="77777777" w:rsidR="00E36F0E" w:rsidRDefault="00393DC0" w:rsidP="00E36F0E">
            <w:r>
              <w:t>-</w:t>
            </w:r>
          </w:p>
        </w:tc>
        <w:tc>
          <w:tcPr>
            <w:tcW w:w="900" w:type="dxa"/>
            <w:tcBorders>
              <w:top w:val="single" w:sz="4" w:space="0" w:color="auto"/>
              <w:left w:val="single" w:sz="4" w:space="0" w:color="auto"/>
              <w:bottom w:val="single" w:sz="4" w:space="0" w:color="auto"/>
              <w:right w:val="single" w:sz="4" w:space="0" w:color="auto"/>
            </w:tcBorders>
          </w:tcPr>
          <w:p w14:paraId="7E1B3492" w14:textId="77777777" w:rsidR="00E36F0E" w:rsidRPr="00C82768" w:rsidRDefault="00393DC0" w:rsidP="00E36F0E">
            <w:r>
              <w:t>-</w:t>
            </w:r>
          </w:p>
        </w:tc>
        <w:tc>
          <w:tcPr>
            <w:tcW w:w="1607" w:type="dxa"/>
            <w:tcBorders>
              <w:top w:val="single" w:sz="4" w:space="0" w:color="auto"/>
              <w:left w:val="single" w:sz="4" w:space="0" w:color="auto"/>
              <w:bottom w:val="single" w:sz="4" w:space="0" w:color="auto"/>
              <w:right w:val="single" w:sz="4" w:space="0" w:color="auto"/>
            </w:tcBorders>
          </w:tcPr>
          <w:p w14:paraId="74BCC490" w14:textId="77777777" w:rsidR="00E36F0E" w:rsidRDefault="00393DC0" w:rsidP="00E36F0E">
            <w:r>
              <w:t>-</w:t>
            </w:r>
          </w:p>
        </w:tc>
        <w:tc>
          <w:tcPr>
            <w:tcW w:w="1260" w:type="dxa"/>
            <w:tcBorders>
              <w:top w:val="single" w:sz="4" w:space="0" w:color="auto"/>
              <w:left w:val="single" w:sz="4" w:space="0" w:color="auto"/>
              <w:bottom w:val="single" w:sz="4" w:space="0" w:color="auto"/>
              <w:right w:val="single" w:sz="4" w:space="0" w:color="auto"/>
            </w:tcBorders>
          </w:tcPr>
          <w:p w14:paraId="08CDCE83"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5A78375A" w14:textId="77777777" w:rsidR="00E36F0E" w:rsidRPr="0052707D" w:rsidRDefault="00393DC0" w:rsidP="00E36F0E">
            <w:pPr>
              <w:rPr>
                <w:highlight w:val="yellow"/>
              </w:rPr>
            </w:pPr>
            <w:r w:rsidRPr="00314169">
              <w:t>N/A</w:t>
            </w:r>
          </w:p>
        </w:tc>
      </w:tr>
      <w:tr w:rsidR="00E36F0E" w:rsidRPr="00C82768" w14:paraId="6411BC2F"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31C4C04B" w14:textId="77777777" w:rsidR="00E36F0E" w:rsidRPr="00C82768" w:rsidRDefault="00393DC0" w:rsidP="00E36F0E">
            <w:r w:rsidRPr="00C82768">
              <w:rPr>
                <w:b/>
              </w:rPr>
              <w:t>Response</w:t>
            </w:r>
          </w:p>
        </w:tc>
      </w:tr>
      <w:tr w:rsidR="00E36F0E" w:rsidRPr="00C82768" w14:paraId="5ECB1CD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76D4718"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64D2C66" w14:textId="77777777" w:rsidR="00E36F0E" w:rsidRPr="0045028D" w:rsidRDefault="00393DC0" w:rsidP="00E36F0E">
            <w:r w:rsidRPr="0045028D">
              <w:t>IfaceId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9AD263C" w14:textId="77777777" w:rsidR="00E36F0E" w:rsidRDefault="00393DC0" w:rsidP="00E36F0E">
            <w:r>
              <w:t>Int32</w:t>
            </w:r>
          </w:p>
        </w:tc>
        <w:tc>
          <w:tcPr>
            <w:tcW w:w="1607" w:type="dxa"/>
            <w:tcBorders>
              <w:top w:val="single" w:sz="4" w:space="0" w:color="auto"/>
              <w:left w:val="single" w:sz="4" w:space="0" w:color="auto"/>
              <w:bottom w:val="single" w:sz="4" w:space="0" w:color="auto"/>
              <w:right w:val="single" w:sz="4" w:space="0" w:color="auto"/>
            </w:tcBorders>
            <w:shd w:val="clear" w:color="auto" w:fill="FFFFFF"/>
          </w:tcPr>
          <w:p w14:paraId="32A0BC31" w14:textId="77777777" w:rsidR="00E36F0E" w:rsidRDefault="00393DC0" w:rsidP="00E36F0E">
            <w:r>
              <w:t>-</w:t>
            </w:r>
          </w:p>
        </w:tc>
        <w:tc>
          <w:tcPr>
            <w:tcW w:w="1260" w:type="dxa"/>
            <w:tcBorders>
              <w:top w:val="single" w:sz="4" w:space="0" w:color="auto"/>
              <w:left w:val="single" w:sz="4" w:space="0" w:color="auto"/>
              <w:bottom w:val="single" w:sz="4" w:space="0" w:color="auto"/>
              <w:right w:val="single" w:sz="4" w:space="0" w:color="auto"/>
            </w:tcBorders>
            <w:shd w:val="clear" w:color="auto" w:fill="FFFFFF"/>
          </w:tcPr>
          <w:p w14:paraId="5B6068F5" w14:textId="77777777" w:rsidR="00E36F0E" w:rsidRPr="00751E32" w:rsidRDefault="00393DC0" w:rsidP="00E36F0E">
            <w:pPr>
              <w:rPr>
                <w:highlight w:val="yellow"/>
              </w:rPr>
            </w:pPr>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CA771F2" w14:textId="77777777" w:rsidR="00E36F0E" w:rsidRPr="00C82768" w:rsidRDefault="00393DC0" w:rsidP="00E36F0E">
            <w:r>
              <w:t>Interface Id used internally by CM</w:t>
            </w:r>
          </w:p>
        </w:tc>
      </w:tr>
      <w:tr w:rsidR="00E36F0E" w:rsidRPr="00C82768" w14:paraId="007D896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11D57D7"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DBFABBF" w14:textId="77777777" w:rsidR="00E36F0E" w:rsidRDefault="00393DC0" w:rsidP="00E36F0E">
            <w:r>
              <w:t>IfaceName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D2C93A8" w14:textId="77777777" w:rsidR="00E36F0E" w:rsidRPr="00C82768" w:rsidRDefault="00393DC0" w:rsidP="00E36F0E">
            <w:r>
              <w:t>String</w:t>
            </w:r>
          </w:p>
        </w:tc>
        <w:tc>
          <w:tcPr>
            <w:tcW w:w="1607" w:type="dxa"/>
            <w:tcBorders>
              <w:top w:val="single" w:sz="4" w:space="0" w:color="auto"/>
              <w:left w:val="single" w:sz="4" w:space="0" w:color="auto"/>
              <w:bottom w:val="single" w:sz="4" w:space="0" w:color="auto"/>
              <w:right w:val="single" w:sz="4" w:space="0" w:color="auto"/>
            </w:tcBorders>
            <w:shd w:val="clear" w:color="auto" w:fill="FFFFFF"/>
          </w:tcPr>
          <w:p w14:paraId="422962A2" w14:textId="77777777" w:rsidR="00E36F0E" w:rsidRDefault="00393DC0" w:rsidP="00E36F0E">
            <w:r>
              <w:t>-</w:t>
            </w:r>
          </w:p>
        </w:tc>
        <w:tc>
          <w:tcPr>
            <w:tcW w:w="1260" w:type="dxa"/>
            <w:tcBorders>
              <w:top w:val="single" w:sz="4" w:space="0" w:color="auto"/>
              <w:left w:val="single" w:sz="4" w:space="0" w:color="auto"/>
              <w:bottom w:val="single" w:sz="4" w:space="0" w:color="auto"/>
              <w:right w:val="single" w:sz="4" w:space="0" w:color="auto"/>
            </w:tcBorders>
            <w:shd w:val="clear" w:color="auto" w:fill="FFFFFF"/>
          </w:tcPr>
          <w:p w14:paraId="48B9A915" w14:textId="77777777" w:rsidR="00E36F0E" w:rsidRPr="00F1221C" w:rsidRDefault="00393DC0" w:rsidP="00E36F0E">
            <w:r w:rsidRPr="00F1221C">
              <w:t>Char Value:0-255</w:t>
            </w:r>
          </w:p>
          <w:p w14:paraId="1598685E"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2E89A8B" w14:textId="77777777" w:rsidR="00E36F0E" w:rsidRPr="00C82768" w:rsidRDefault="00393DC0" w:rsidP="00E36F0E">
            <w:r>
              <w:t>Interface name as enumerated in the OS</w:t>
            </w:r>
          </w:p>
        </w:tc>
      </w:tr>
      <w:tr w:rsidR="00E36F0E" w:rsidRPr="00C82768" w14:paraId="21BBD66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B0D3C7C"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5D65BDA" w14:textId="77777777" w:rsidR="00E36F0E" w:rsidRDefault="00393DC0" w:rsidP="00E36F0E">
            <w:r>
              <w:t>ipV4Address</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B8EBAD9" w14:textId="77777777" w:rsidR="00E36F0E" w:rsidRPr="00C82768" w:rsidRDefault="00393DC0" w:rsidP="00E36F0E">
            <w:r>
              <w:t>String</w:t>
            </w:r>
          </w:p>
        </w:tc>
        <w:tc>
          <w:tcPr>
            <w:tcW w:w="1607" w:type="dxa"/>
            <w:tcBorders>
              <w:top w:val="single" w:sz="4" w:space="0" w:color="auto"/>
              <w:left w:val="single" w:sz="4" w:space="0" w:color="auto"/>
              <w:bottom w:val="single" w:sz="4" w:space="0" w:color="auto"/>
              <w:right w:val="single" w:sz="4" w:space="0" w:color="auto"/>
            </w:tcBorders>
            <w:shd w:val="clear" w:color="auto" w:fill="FFFFFF"/>
          </w:tcPr>
          <w:p w14:paraId="6DA2EC06" w14:textId="77777777" w:rsidR="00E36F0E" w:rsidRDefault="00393DC0" w:rsidP="00E36F0E">
            <w:r>
              <w:t>-</w:t>
            </w:r>
          </w:p>
        </w:tc>
        <w:tc>
          <w:tcPr>
            <w:tcW w:w="1260" w:type="dxa"/>
            <w:tcBorders>
              <w:top w:val="single" w:sz="4" w:space="0" w:color="auto"/>
              <w:left w:val="single" w:sz="4" w:space="0" w:color="auto"/>
              <w:bottom w:val="single" w:sz="4" w:space="0" w:color="auto"/>
              <w:right w:val="single" w:sz="4" w:space="0" w:color="auto"/>
            </w:tcBorders>
            <w:shd w:val="clear" w:color="auto" w:fill="FFFFFF"/>
          </w:tcPr>
          <w:p w14:paraId="1E45902D" w14:textId="77777777" w:rsidR="00E36F0E" w:rsidRPr="00F1221C" w:rsidRDefault="00393DC0" w:rsidP="00E36F0E">
            <w:r w:rsidRPr="00F1221C">
              <w:t>Char Value:0-255</w:t>
            </w:r>
          </w:p>
          <w:p w14:paraId="6DB8DAB2"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7AAE263" w14:textId="77777777" w:rsidR="00E36F0E" w:rsidRPr="0045028D" w:rsidRDefault="00393DC0" w:rsidP="00E36F0E">
            <w:pPr>
              <w:rPr>
                <w:rFonts w:cs="Arial"/>
                <w:szCs w:val="20"/>
              </w:rPr>
            </w:pPr>
            <w:r w:rsidRPr="0045028D">
              <w:rPr>
                <w:rFonts w:cs="Arial"/>
                <w:szCs w:val="20"/>
                <w:shd w:val="clear" w:color="auto" w:fill="FFFFFF"/>
              </w:rPr>
              <w:t>Interface IP address V4</w:t>
            </w:r>
          </w:p>
        </w:tc>
      </w:tr>
      <w:tr w:rsidR="00E36F0E" w:rsidRPr="00C82768" w14:paraId="3271C55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E1C9FC8"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B2A933F" w14:textId="77777777" w:rsidR="00E36F0E" w:rsidRDefault="00393DC0" w:rsidP="00E36F0E">
            <w:r>
              <w:t>ipV4DnsPrimary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B5FBEB0" w14:textId="77777777" w:rsidR="00E36F0E" w:rsidRPr="00C82768" w:rsidRDefault="00393DC0" w:rsidP="00E36F0E">
            <w:r>
              <w:t>String</w:t>
            </w:r>
          </w:p>
        </w:tc>
        <w:tc>
          <w:tcPr>
            <w:tcW w:w="1607" w:type="dxa"/>
            <w:tcBorders>
              <w:top w:val="single" w:sz="4" w:space="0" w:color="auto"/>
              <w:left w:val="single" w:sz="4" w:space="0" w:color="auto"/>
              <w:bottom w:val="single" w:sz="4" w:space="0" w:color="auto"/>
              <w:right w:val="single" w:sz="4" w:space="0" w:color="auto"/>
            </w:tcBorders>
            <w:shd w:val="clear" w:color="auto" w:fill="FFFFFF"/>
          </w:tcPr>
          <w:p w14:paraId="032347DF" w14:textId="77777777" w:rsidR="00E36F0E" w:rsidRDefault="00393DC0" w:rsidP="00E36F0E">
            <w:r>
              <w:t>-</w:t>
            </w:r>
          </w:p>
        </w:tc>
        <w:tc>
          <w:tcPr>
            <w:tcW w:w="1260" w:type="dxa"/>
            <w:tcBorders>
              <w:top w:val="single" w:sz="4" w:space="0" w:color="auto"/>
              <w:left w:val="single" w:sz="4" w:space="0" w:color="auto"/>
              <w:bottom w:val="single" w:sz="4" w:space="0" w:color="auto"/>
              <w:right w:val="single" w:sz="4" w:space="0" w:color="auto"/>
            </w:tcBorders>
            <w:shd w:val="clear" w:color="auto" w:fill="FFFFFF"/>
          </w:tcPr>
          <w:p w14:paraId="7B88F8FF" w14:textId="77777777" w:rsidR="00E36F0E" w:rsidRPr="00F1221C" w:rsidRDefault="00393DC0" w:rsidP="00E36F0E">
            <w:r w:rsidRPr="00F1221C">
              <w:t>Char Value:0-255</w:t>
            </w:r>
          </w:p>
          <w:p w14:paraId="50C53750"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8E7DF64" w14:textId="77777777" w:rsidR="00E36F0E" w:rsidRPr="0045028D" w:rsidRDefault="00393DC0" w:rsidP="00E36F0E">
            <w:pPr>
              <w:rPr>
                <w:rFonts w:cs="Arial"/>
                <w:szCs w:val="20"/>
              </w:rPr>
            </w:pPr>
            <w:r w:rsidRPr="0045028D">
              <w:rPr>
                <w:rFonts w:cs="Arial"/>
                <w:szCs w:val="20"/>
                <w:shd w:val="clear" w:color="auto" w:fill="FFFFFF"/>
              </w:rPr>
              <w:t>Primary DNS IP address V4</w:t>
            </w:r>
          </w:p>
        </w:tc>
      </w:tr>
      <w:tr w:rsidR="00E36F0E" w:rsidRPr="00C82768" w14:paraId="33A9C00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1AB5A90"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5BE319C" w14:textId="77777777" w:rsidR="00E36F0E" w:rsidRDefault="00393DC0" w:rsidP="00E36F0E">
            <w:r>
              <w:t>ipV4DnsSecondary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C820BB5" w14:textId="77777777" w:rsidR="00E36F0E" w:rsidRPr="00C82768" w:rsidRDefault="00393DC0" w:rsidP="00E36F0E">
            <w:r>
              <w:t>String</w:t>
            </w:r>
          </w:p>
        </w:tc>
        <w:tc>
          <w:tcPr>
            <w:tcW w:w="1607" w:type="dxa"/>
            <w:tcBorders>
              <w:top w:val="single" w:sz="4" w:space="0" w:color="auto"/>
              <w:left w:val="single" w:sz="4" w:space="0" w:color="auto"/>
              <w:bottom w:val="single" w:sz="4" w:space="0" w:color="auto"/>
              <w:right w:val="single" w:sz="4" w:space="0" w:color="auto"/>
            </w:tcBorders>
            <w:shd w:val="clear" w:color="auto" w:fill="FFFFFF"/>
          </w:tcPr>
          <w:p w14:paraId="0407F706" w14:textId="77777777" w:rsidR="00E36F0E" w:rsidRDefault="00393DC0" w:rsidP="00E36F0E">
            <w:r>
              <w:t>-</w:t>
            </w:r>
          </w:p>
        </w:tc>
        <w:tc>
          <w:tcPr>
            <w:tcW w:w="1260" w:type="dxa"/>
            <w:tcBorders>
              <w:top w:val="single" w:sz="4" w:space="0" w:color="auto"/>
              <w:left w:val="single" w:sz="4" w:space="0" w:color="auto"/>
              <w:bottom w:val="single" w:sz="4" w:space="0" w:color="auto"/>
              <w:right w:val="single" w:sz="4" w:space="0" w:color="auto"/>
            </w:tcBorders>
            <w:shd w:val="clear" w:color="auto" w:fill="FFFFFF"/>
          </w:tcPr>
          <w:p w14:paraId="409C539B" w14:textId="77777777" w:rsidR="00E36F0E" w:rsidRPr="00F1221C" w:rsidRDefault="00393DC0" w:rsidP="00E36F0E">
            <w:r w:rsidRPr="00F1221C">
              <w:t>Char Value:0-255</w:t>
            </w:r>
          </w:p>
          <w:p w14:paraId="48404483"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491424F" w14:textId="77777777" w:rsidR="00E36F0E" w:rsidRPr="0045028D" w:rsidRDefault="00393DC0" w:rsidP="00E36F0E">
            <w:pPr>
              <w:rPr>
                <w:rFonts w:cs="Arial"/>
                <w:szCs w:val="20"/>
              </w:rPr>
            </w:pPr>
            <w:r w:rsidRPr="0045028D">
              <w:rPr>
                <w:rFonts w:cs="Arial"/>
                <w:szCs w:val="20"/>
                <w:shd w:val="clear" w:color="auto" w:fill="FFFFFF"/>
              </w:rPr>
              <w:t>Secondary DNS IP address V4</w:t>
            </w:r>
          </w:p>
        </w:tc>
      </w:tr>
      <w:tr w:rsidR="00E36F0E" w:rsidRPr="00C82768" w14:paraId="63C3153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2393CB1" w14:textId="77777777" w:rsidR="00E36F0E" w:rsidRDefault="00393DC0" w:rsidP="00E36F0E">
            <w:pPr>
              <w:jc w:val="center"/>
            </w:pPr>
            <w:r>
              <w:lastRenderedPageBreak/>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8DA0BD9" w14:textId="77777777" w:rsidR="00E36F0E" w:rsidRDefault="00393DC0" w:rsidP="00E36F0E">
            <w:r>
              <w:t>ipV4Gateway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0054A7E" w14:textId="77777777" w:rsidR="00E36F0E" w:rsidRPr="00C82768" w:rsidRDefault="00393DC0" w:rsidP="00E36F0E">
            <w:r>
              <w:t>String</w:t>
            </w:r>
          </w:p>
        </w:tc>
        <w:tc>
          <w:tcPr>
            <w:tcW w:w="1607" w:type="dxa"/>
            <w:tcBorders>
              <w:top w:val="single" w:sz="4" w:space="0" w:color="auto"/>
              <w:left w:val="single" w:sz="4" w:space="0" w:color="auto"/>
              <w:bottom w:val="single" w:sz="4" w:space="0" w:color="auto"/>
              <w:right w:val="single" w:sz="4" w:space="0" w:color="auto"/>
            </w:tcBorders>
            <w:shd w:val="clear" w:color="auto" w:fill="FFFFFF"/>
          </w:tcPr>
          <w:p w14:paraId="06078244" w14:textId="77777777" w:rsidR="00E36F0E" w:rsidRDefault="00393DC0" w:rsidP="00E36F0E">
            <w:r>
              <w:t>-</w:t>
            </w:r>
          </w:p>
        </w:tc>
        <w:tc>
          <w:tcPr>
            <w:tcW w:w="1260" w:type="dxa"/>
            <w:tcBorders>
              <w:top w:val="single" w:sz="4" w:space="0" w:color="auto"/>
              <w:left w:val="single" w:sz="4" w:space="0" w:color="auto"/>
              <w:bottom w:val="single" w:sz="4" w:space="0" w:color="auto"/>
              <w:right w:val="single" w:sz="4" w:space="0" w:color="auto"/>
            </w:tcBorders>
            <w:shd w:val="clear" w:color="auto" w:fill="FFFFFF"/>
          </w:tcPr>
          <w:p w14:paraId="691D30E9" w14:textId="77777777" w:rsidR="00E36F0E" w:rsidRPr="00F1221C" w:rsidRDefault="00393DC0" w:rsidP="00E36F0E">
            <w:r w:rsidRPr="00F1221C">
              <w:t>Char Value:0-255</w:t>
            </w:r>
          </w:p>
          <w:p w14:paraId="1FEA3C0E"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80E9DA7" w14:textId="77777777" w:rsidR="00E36F0E" w:rsidRPr="0045028D" w:rsidRDefault="00393DC0" w:rsidP="00E36F0E">
            <w:pPr>
              <w:rPr>
                <w:rFonts w:cs="Arial"/>
                <w:szCs w:val="20"/>
              </w:rPr>
            </w:pPr>
            <w:r w:rsidRPr="0045028D">
              <w:rPr>
                <w:rFonts w:cs="Arial"/>
                <w:szCs w:val="20"/>
                <w:shd w:val="clear" w:color="auto" w:fill="FFFFFF"/>
              </w:rPr>
              <w:t>Gateway IP address V4</w:t>
            </w:r>
          </w:p>
        </w:tc>
      </w:tr>
      <w:tr w:rsidR="00E36F0E" w:rsidRPr="00C82768" w14:paraId="28733BB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E10C6A7"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4A1C3F0" w14:textId="77777777" w:rsidR="00E36F0E" w:rsidRDefault="00393DC0" w:rsidP="00E36F0E">
            <w:r>
              <w:t>ipV6Address</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CE6D521" w14:textId="77777777" w:rsidR="00E36F0E" w:rsidRPr="00C82768" w:rsidRDefault="00393DC0" w:rsidP="00E36F0E">
            <w:r>
              <w:t>String</w:t>
            </w:r>
          </w:p>
        </w:tc>
        <w:tc>
          <w:tcPr>
            <w:tcW w:w="1607" w:type="dxa"/>
            <w:tcBorders>
              <w:top w:val="single" w:sz="4" w:space="0" w:color="auto"/>
              <w:left w:val="single" w:sz="4" w:space="0" w:color="auto"/>
              <w:bottom w:val="single" w:sz="4" w:space="0" w:color="auto"/>
              <w:right w:val="single" w:sz="4" w:space="0" w:color="auto"/>
            </w:tcBorders>
            <w:shd w:val="clear" w:color="auto" w:fill="FFFFFF"/>
          </w:tcPr>
          <w:p w14:paraId="3E8B5870" w14:textId="77777777" w:rsidR="00E36F0E" w:rsidRDefault="00393DC0" w:rsidP="00E36F0E">
            <w:r>
              <w:t>-</w:t>
            </w:r>
          </w:p>
        </w:tc>
        <w:tc>
          <w:tcPr>
            <w:tcW w:w="1260" w:type="dxa"/>
            <w:tcBorders>
              <w:top w:val="single" w:sz="4" w:space="0" w:color="auto"/>
              <w:left w:val="single" w:sz="4" w:space="0" w:color="auto"/>
              <w:bottom w:val="single" w:sz="4" w:space="0" w:color="auto"/>
              <w:right w:val="single" w:sz="4" w:space="0" w:color="auto"/>
            </w:tcBorders>
            <w:shd w:val="clear" w:color="auto" w:fill="FFFFFF"/>
          </w:tcPr>
          <w:p w14:paraId="02CC8780" w14:textId="77777777" w:rsidR="00E36F0E" w:rsidRPr="00F1221C" w:rsidRDefault="00393DC0" w:rsidP="00E36F0E">
            <w:r w:rsidRPr="00F1221C">
              <w:t>Char Value:0-255</w:t>
            </w:r>
          </w:p>
          <w:p w14:paraId="7B76DF8F"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A6B7BA5" w14:textId="77777777" w:rsidR="00E36F0E" w:rsidRPr="0045028D" w:rsidRDefault="00393DC0" w:rsidP="00E36F0E">
            <w:pPr>
              <w:rPr>
                <w:rFonts w:cs="Arial"/>
                <w:szCs w:val="20"/>
              </w:rPr>
            </w:pPr>
            <w:r w:rsidRPr="0045028D">
              <w:rPr>
                <w:rFonts w:cs="Arial"/>
                <w:szCs w:val="20"/>
                <w:shd w:val="clear" w:color="auto" w:fill="FFFFFF"/>
              </w:rPr>
              <w:t>Interface IP address V6</w:t>
            </w:r>
          </w:p>
        </w:tc>
      </w:tr>
      <w:tr w:rsidR="00E36F0E" w:rsidRPr="00C82768" w14:paraId="298DD1F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7C7907C"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DFEC22E" w14:textId="77777777" w:rsidR="00E36F0E" w:rsidRDefault="00393DC0" w:rsidP="00E36F0E">
            <w:r>
              <w:t>ipV6DnsPrimary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16C5672" w14:textId="77777777" w:rsidR="00E36F0E" w:rsidRPr="00C82768" w:rsidRDefault="00393DC0" w:rsidP="00E36F0E">
            <w:r>
              <w:t>String</w:t>
            </w:r>
          </w:p>
        </w:tc>
        <w:tc>
          <w:tcPr>
            <w:tcW w:w="1607" w:type="dxa"/>
            <w:tcBorders>
              <w:top w:val="single" w:sz="4" w:space="0" w:color="auto"/>
              <w:left w:val="single" w:sz="4" w:space="0" w:color="auto"/>
              <w:bottom w:val="single" w:sz="4" w:space="0" w:color="auto"/>
              <w:right w:val="single" w:sz="4" w:space="0" w:color="auto"/>
            </w:tcBorders>
            <w:shd w:val="clear" w:color="auto" w:fill="FFFFFF"/>
          </w:tcPr>
          <w:p w14:paraId="143D3772" w14:textId="77777777" w:rsidR="00E36F0E" w:rsidRDefault="00393DC0" w:rsidP="00E36F0E">
            <w:r>
              <w:t>-</w:t>
            </w:r>
          </w:p>
        </w:tc>
        <w:tc>
          <w:tcPr>
            <w:tcW w:w="1260" w:type="dxa"/>
            <w:tcBorders>
              <w:top w:val="single" w:sz="4" w:space="0" w:color="auto"/>
              <w:left w:val="single" w:sz="4" w:space="0" w:color="auto"/>
              <w:bottom w:val="single" w:sz="4" w:space="0" w:color="auto"/>
              <w:right w:val="single" w:sz="4" w:space="0" w:color="auto"/>
            </w:tcBorders>
            <w:shd w:val="clear" w:color="auto" w:fill="FFFFFF"/>
          </w:tcPr>
          <w:p w14:paraId="0B84D6B3" w14:textId="77777777" w:rsidR="00E36F0E" w:rsidRPr="00F1221C" w:rsidRDefault="00393DC0" w:rsidP="00E36F0E">
            <w:r w:rsidRPr="00F1221C">
              <w:t>Char Value:0-255</w:t>
            </w:r>
          </w:p>
          <w:p w14:paraId="022D530B"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FD78173" w14:textId="77777777" w:rsidR="00E36F0E" w:rsidRPr="0045028D" w:rsidRDefault="00393DC0" w:rsidP="00E36F0E">
            <w:pPr>
              <w:rPr>
                <w:rFonts w:cs="Arial"/>
                <w:szCs w:val="20"/>
              </w:rPr>
            </w:pPr>
            <w:r w:rsidRPr="0045028D">
              <w:rPr>
                <w:rFonts w:cs="Arial"/>
                <w:szCs w:val="20"/>
                <w:shd w:val="clear" w:color="auto" w:fill="FFFFFF"/>
              </w:rPr>
              <w:t>Primary DNS IP address V6</w:t>
            </w:r>
          </w:p>
        </w:tc>
      </w:tr>
      <w:tr w:rsidR="00E36F0E" w:rsidRPr="00C82768" w14:paraId="5588A95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0BC3876"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FCED0E6" w14:textId="77777777" w:rsidR="00E36F0E" w:rsidRDefault="00393DC0" w:rsidP="00E36F0E">
            <w:r>
              <w:t>ipV6DnsSecondary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C30CCB8" w14:textId="77777777" w:rsidR="00E36F0E" w:rsidRPr="00C82768" w:rsidRDefault="00393DC0" w:rsidP="00E36F0E">
            <w:r>
              <w:t>String</w:t>
            </w:r>
          </w:p>
        </w:tc>
        <w:tc>
          <w:tcPr>
            <w:tcW w:w="1607" w:type="dxa"/>
            <w:tcBorders>
              <w:top w:val="single" w:sz="4" w:space="0" w:color="auto"/>
              <w:left w:val="single" w:sz="4" w:space="0" w:color="auto"/>
              <w:bottom w:val="single" w:sz="4" w:space="0" w:color="auto"/>
              <w:right w:val="single" w:sz="4" w:space="0" w:color="auto"/>
            </w:tcBorders>
            <w:shd w:val="clear" w:color="auto" w:fill="FFFFFF"/>
          </w:tcPr>
          <w:p w14:paraId="472A550F" w14:textId="77777777" w:rsidR="00E36F0E" w:rsidRDefault="00393DC0" w:rsidP="00E36F0E">
            <w:r>
              <w:t>-</w:t>
            </w:r>
          </w:p>
        </w:tc>
        <w:tc>
          <w:tcPr>
            <w:tcW w:w="1260" w:type="dxa"/>
            <w:tcBorders>
              <w:top w:val="single" w:sz="4" w:space="0" w:color="auto"/>
              <w:left w:val="single" w:sz="4" w:space="0" w:color="auto"/>
              <w:bottom w:val="single" w:sz="4" w:space="0" w:color="auto"/>
              <w:right w:val="single" w:sz="4" w:space="0" w:color="auto"/>
            </w:tcBorders>
            <w:shd w:val="clear" w:color="auto" w:fill="FFFFFF"/>
          </w:tcPr>
          <w:p w14:paraId="3E0DEC5A" w14:textId="77777777" w:rsidR="00E36F0E" w:rsidRPr="00F1221C" w:rsidRDefault="00393DC0" w:rsidP="00E36F0E">
            <w:r w:rsidRPr="00F1221C">
              <w:t>Char Value:0-255</w:t>
            </w:r>
          </w:p>
          <w:p w14:paraId="3731129C"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0A3C34F" w14:textId="77777777" w:rsidR="00E36F0E" w:rsidRPr="0045028D" w:rsidRDefault="00393DC0" w:rsidP="00E36F0E">
            <w:pPr>
              <w:rPr>
                <w:rFonts w:cs="Arial"/>
                <w:szCs w:val="20"/>
              </w:rPr>
            </w:pPr>
            <w:r w:rsidRPr="0045028D">
              <w:rPr>
                <w:rFonts w:cs="Arial"/>
                <w:szCs w:val="20"/>
                <w:shd w:val="clear" w:color="auto" w:fill="FFFFFF"/>
              </w:rPr>
              <w:t>Secondary DNS IP address V6</w:t>
            </w:r>
          </w:p>
        </w:tc>
      </w:tr>
      <w:tr w:rsidR="00E36F0E" w:rsidRPr="00C82768" w14:paraId="52D328B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6D4F0A0"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22026A7" w14:textId="77777777" w:rsidR="00E36F0E" w:rsidRDefault="00393DC0" w:rsidP="00E36F0E">
            <w:r>
              <w:t>ipV6Gateway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677D0AE" w14:textId="77777777" w:rsidR="00E36F0E" w:rsidRPr="00C82768" w:rsidRDefault="00393DC0" w:rsidP="00E36F0E">
            <w:r>
              <w:t>String</w:t>
            </w:r>
          </w:p>
        </w:tc>
        <w:tc>
          <w:tcPr>
            <w:tcW w:w="1607" w:type="dxa"/>
            <w:tcBorders>
              <w:top w:val="single" w:sz="4" w:space="0" w:color="auto"/>
              <w:left w:val="single" w:sz="4" w:space="0" w:color="auto"/>
              <w:bottom w:val="single" w:sz="4" w:space="0" w:color="auto"/>
              <w:right w:val="single" w:sz="4" w:space="0" w:color="auto"/>
            </w:tcBorders>
            <w:shd w:val="clear" w:color="auto" w:fill="FFFFFF"/>
          </w:tcPr>
          <w:p w14:paraId="3D8D47ED" w14:textId="77777777" w:rsidR="00E36F0E" w:rsidRDefault="00393DC0" w:rsidP="00E36F0E">
            <w:r>
              <w:t>-</w:t>
            </w:r>
          </w:p>
        </w:tc>
        <w:tc>
          <w:tcPr>
            <w:tcW w:w="1260" w:type="dxa"/>
            <w:tcBorders>
              <w:top w:val="single" w:sz="4" w:space="0" w:color="auto"/>
              <w:left w:val="single" w:sz="4" w:space="0" w:color="auto"/>
              <w:bottom w:val="single" w:sz="4" w:space="0" w:color="auto"/>
              <w:right w:val="single" w:sz="4" w:space="0" w:color="auto"/>
            </w:tcBorders>
            <w:shd w:val="clear" w:color="auto" w:fill="FFFFFF"/>
          </w:tcPr>
          <w:p w14:paraId="700D2915" w14:textId="77777777" w:rsidR="00E36F0E" w:rsidRPr="00F1221C" w:rsidRDefault="00393DC0" w:rsidP="00E36F0E">
            <w:r w:rsidRPr="00F1221C">
              <w:t>Char Value:0-255</w:t>
            </w:r>
          </w:p>
          <w:p w14:paraId="43EE109A"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EFFB518" w14:textId="77777777" w:rsidR="00E36F0E" w:rsidRPr="0045028D" w:rsidRDefault="00393DC0" w:rsidP="00E36F0E">
            <w:pPr>
              <w:rPr>
                <w:rFonts w:cs="Arial"/>
                <w:szCs w:val="20"/>
              </w:rPr>
            </w:pPr>
            <w:r w:rsidRPr="0045028D">
              <w:rPr>
                <w:rFonts w:cs="Arial"/>
                <w:szCs w:val="20"/>
                <w:shd w:val="clear" w:color="auto" w:fill="FFFFFF"/>
              </w:rPr>
              <w:t>Gateway IP address V6</w:t>
            </w:r>
          </w:p>
        </w:tc>
      </w:tr>
      <w:tr w:rsidR="00E36F0E" w:rsidRPr="00C82768" w14:paraId="7CCB974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9CCF960"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787A102" w14:textId="77777777" w:rsidR="00E36F0E" w:rsidRDefault="00393DC0" w:rsidP="00E36F0E">
            <w:r w:rsidRPr="00D119F8">
              <w:t>mtuIpV4</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93887FE" w14:textId="77777777" w:rsidR="00E36F0E" w:rsidRDefault="00393DC0" w:rsidP="00E36F0E">
            <w:r>
              <w:t>Int32</w:t>
            </w:r>
          </w:p>
        </w:tc>
        <w:tc>
          <w:tcPr>
            <w:tcW w:w="1607" w:type="dxa"/>
            <w:tcBorders>
              <w:top w:val="single" w:sz="4" w:space="0" w:color="auto"/>
              <w:left w:val="single" w:sz="4" w:space="0" w:color="auto"/>
              <w:bottom w:val="single" w:sz="4" w:space="0" w:color="auto"/>
              <w:right w:val="single" w:sz="4" w:space="0" w:color="auto"/>
            </w:tcBorders>
            <w:shd w:val="clear" w:color="auto" w:fill="FFFFFF"/>
          </w:tcPr>
          <w:p w14:paraId="18C5F2F1" w14:textId="77777777" w:rsidR="00E36F0E" w:rsidRDefault="00393DC0" w:rsidP="00E36F0E">
            <w:r>
              <w:t>-</w:t>
            </w:r>
          </w:p>
        </w:tc>
        <w:tc>
          <w:tcPr>
            <w:tcW w:w="1260" w:type="dxa"/>
            <w:tcBorders>
              <w:top w:val="single" w:sz="4" w:space="0" w:color="auto"/>
              <w:left w:val="single" w:sz="4" w:space="0" w:color="auto"/>
              <w:bottom w:val="single" w:sz="4" w:space="0" w:color="auto"/>
              <w:right w:val="single" w:sz="4" w:space="0" w:color="auto"/>
            </w:tcBorders>
            <w:shd w:val="clear" w:color="auto" w:fill="FFFFFF"/>
          </w:tcPr>
          <w:p w14:paraId="7D05CEF4" w14:textId="77777777" w:rsidR="00E36F0E" w:rsidRPr="00751E32" w:rsidRDefault="00393DC0" w:rsidP="00E36F0E">
            <w:pPr>
              <w:rPr>
                <w:highlight w:val="yellow"/>
              </w:rPr>
            </w:pPr>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2E16AD0" w14:textId="77777777" w:rsidR="00E36F0E" w:rsidRPr="0045028D" w:rsidRDefault="00393DC0" w:rsidP="00E36F0E">
            <w:pPr>
              <w:rPr>
                <w:rFonts w:cs="Arial"/>
                <w:szCs w:val="20"/>
              </w:rPr>
            </w:pPr>
            <w:r w:rsidRPr="0045028D">
              <w:rPr>
                <w:rFonts w:cs="Arial"/>
                <w:szCs w:val="20"/>
                <w:shd w:val="clear" w:color="auto" w:fill="FFFFFF"/>
              </w:rPr>
              <w:t>Interface MTU V4</w:t>
            </w:r>
          </w:p>
        </w:tc>
      </w:tr>
      <w:tr w:rsidR="00E36F0E" w:rsidRPr="00C82768" w14:paraId="4691D5A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977B0AD"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FC198B6" w14:textId="77777777" w:rsidR="00E36F0E" w:rsidRDefault="00393DC0" w:rsidP="00E36F0E">
            <w:r w:rsidRPr="00D119F8">
              <w:t>mtuIpV6</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10C8356" w14:textId="77777777" w:rsidR="00E36F0E" w:rsidRDefault="00393DC0" w:rsidP="00E36F0E">
            <w:r>
              <w:t>Int32</w:t>
            </w:r>
          </w:p>
        </w:tc>
        <w:tc>
          <w:tcPr>
            <w:tcW w:w="1607" w:type="dxa"/>
            <w:tcBorders>
              <w:top w:val="single" w:sz="4" w:space="0" w:color="auto"/>
              <w:left w:val="single" w:sz="4" w:space="0" w:color="auto"/>
              <w:bottom w:val="single" w:sz="4" w:space="0" w:color="auto"/>
              <w:right w:val="single" w:sz="4" w:space="0" w:color="auto"/>
            </w:tcBorders>
            <w:shd w:val="clear" w:color="auto" w:fill="FFFFFF"/>
          </w:tcPr>
          <w:p w14:paraId="081778F3" w14:textId="77777777" w:rsidR="00E36F0E" w:rsidRDefault="00393DC0" w:rsidP="00E36F0E">
            <w:r>
              <w:t>-</w:t>
            </w:r>
          </w:p>
        </w:tc>
        <w:tc>
          <w:tcPr>
            <w:tcW w:w="1260" w:type="dxa"/>
            <w:tcBorders>
              <w:top w:val="single" w:sz="4" w:space="0" w:color="auto"/>
              <w:left w:val="single" w:sz="4" w:space="0" w:color="auto"/>
              <w:bottom w:val="single" w:sz="4" w:space="0" w:color="auto"/>
              <w:right w:val="single" w:sz="4" w:space="0" w:color="auto"/>
            </w:tcBorders>
            <w:shd w:val="clear" w:color="auto" w:fill="FFFFFF"/>
          </w:tcPr>
          <w:p w14:paraId="0787BBC0" w14:textId="77777777" w:rsidR="00E36F0E" w:rsidRPr="00751E32" w:rsidRDefault="00393DC0" w:rsidP="00E36F0E">
            <w:pPr>
              <w:rPr>
                <w:highlight w:val="yellow"/>
              </w:rPr>
            </w:pPr>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D3A7470" w14:textId="77777777" w:rsidR="00E36F0E" w:rsidRPr="0045028D" w:rsidRDefault="00393DC0" w:rsidP="00E36F0E">
            <w:pPr>
              <w:rPr>
                <w:rFonts w:cs="Arial"/>
                <w:szCs w:val="20"/>
              </w:rPr>
            </w:pPr>
            <w:r w:rsidRPr="0045028D">
              <w:rPr>
                <w:rFonts w:cs="Arial"/>
                <w:szCs w:val="20"/>
                <w:shd w:val="clear" w:color="auto" w:fill="FFFFFF"/>
              </w:rPr>
              <w:t>Interface MTU V6</w:t>
            </w:r>
          </w:p>
        </w:tc>
      </w:tr>
      <w:tr w:rsidR="00E36F0E" w:rsidRPr="00C82768" w14:paraId="381C521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3BEA0AA"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32685A8" w14:textId="77777777" w:rsidR="00E36F0E" w:rsidRPr="0045028D" w:rsidRDefault="00393DC0" w:rsidP="00E36F0E">
            <w:r w:rsidRPr="0045028D">
              <w:t>IfaceId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7E24717" w14:textId="77777777" w:rsidR="00E36F0E" w:rsidRDefault="00393DC0" w:rsidP="00E36F0E">
            <w:r>
              <w:t>Int32</w:t>
            </w:r>
          </w:p>
        </w:tc>
        <w:tc>
          <w:tcPr>
            <w:tcW w:w="1607" w:type="dxa"/>
            <w:tcBorders>
              <w:top w:val="single" w:sz="4" w:space="0" w:color="auto"/>
              <w:left w:val="single" w:sz="4" w:space="0" w:color="auto"/>
              <w:bottom w:val="single" w:sz="4" w:space="0" w:color="auto"/>
              <w:right w:val="single" w:sz="4" w:space="0" w:color="auto"/>
            </w:tcBorders>
            <w:shd w:val="clear" w:color="auto" w:fill="FFFFFF"/>
          </w:tcPr>
          <w:p w14:paraId="5ECDF4A7" w14:textId="77777777" w:rsidR="00E36F0E" w:rsidRDefault="00393DC0" w:rsidP="00E36F0E">
            <w:r>
              <w:t>-</w:t>
            </w:r>
          </w:p>
        </w:tc>
        <w:tc>
          <w:tcPr>
            <w:tcW w:w="1260" w:type="dxa"/>
            <w:tcBorders>
              <w:top w:val="single" w:sz="4" w:space="0" w:color="auto"/>
              <w:left w:val="single" w:sz="4" w:space="0" w:color="auto"/>
              <w:bottom w:val="single" w:sz="4" w:space="0" w:color="auto"/>
              <w:right w:val="single" w:sz="4" w:space="0" w:color="auto"/>
            </w:tcBorders>
            <w:shd w:val="clear" w:color="auto" w:fill="FFFFFF"/>
          </w:tcPr>
          <w:p w14:paraId="1E2F8675" w14:textId="77777777" w:rsidR="00E36F0E" w:rsidRPr="00751E32" w:rsidRDefault="00393DC0" w:rsidP="00E36F0E">
            <w:pPr>
              <w:rPr>
                <w:highlight w:val="yellow"/>
              </w:rPr>
            </w:pPr>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045FD8A" w14:textId="77777777" w:rsidR="00E36F0E" w:rsidRPr="00C82768" w:rsidRDefault="00393DC0" w:rsidP="00E36F0E">
            <w:r>
              <w:t>Interface Id used internally by CM</w:t>
            </w:r>
          </w:p>
        </w:tc>
      </w:tr>
    </w:tbl>
    <w:p w14:paraId="4B67FC83" w14:textId="410B03E8" w:rsidR="00E36F0E" w:rsidRDefault="00393DC0" w:rsidP="00506E2F">
      <w:pPr>
        <w:pStyle w:val="Heading4"/>
      </w:pPr>
      <w:r w:rsidRPr="00B9479B">
        <w:t>MD-REQ-380252/A-CellStatistics</w:t>
      </w:r>
    </w:p>
    <w:p w14:paraId="47CB4263" w14:textId="77777777" w:rsidR="00E36F0E" w:rsidRPr="009152B2"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cellular traffic statistics of a cellular interface</w:t>
      </w:r>
      <w:r w:rsidRPr="00DF2AD3">
        <w:rPr>
          <w:rFonts w:cs="Arial"/>
        </w:rPr>
        <w:t xml:space="preserve">. </w:t>
      </w:r>
      <w:r>
        <w:rPr>
          <w:rFonts w:cs="Arial"/>
        </w:rPr>
        <w:t xml:space="preserve">WIR </w:t>
      </w:r>
      <w:r w:rsidRPr="00DF2AD3">
        <w:rPr>
          <w:rFonts w:cs="Arial"/>
        </w:rPr>
        <w:t>also uses this API for its response.</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3F7BF35E"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5BBEBD95" w14:textId="77777777" w:rsidR="00E36F0E" w:rsidRPr="00C82768" w:rsidRDefault="00E36F0E" w:rsidP="00E36F0E">
            <w:pPr>
              <w:spacing w:line="256" w:lineRule="auto"/>
              <w:rPr>
                <w:sz w:val="8"/>
              </w:rPr>
            </w:pPr>
          </w:p>
        </w:tc>
      </w:tr>
      <w:tr w:rsidR="00E36F0E" w:rsidRPr="00C82768" w14:paraId="03ECEB4C"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113428C1"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190C3228" w14:textId="77777777" w:rsidR="00E36F0E" w:rsidRPr="00C82768" w:rsidRDefault="00393DC0" w:rsidP="00E36F0E">
            <w:pPr>
              <w:spacing w:line="256" w:lineRule="auto"/>
            </w:pPr>
            <w:r w:rsidRPr="00DA32BB">
              <w:t>One-Shot (</w:t>
            </w:r>
            <w:r>
              <w:t>A-Synch)</w:t>
            </w:r>
          </w:p>
        </w:tc>
      </w:tr>
      <w:tr w:rsidR="00E36F0E" w:rsidRPr="00C82768" w14:paraId="04250102"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330B7004"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58D52623" w14:textId="77777777" w:rsidR="00E36F0E" w:rsidRPr="00C82768" w:rsidRDefault="00393DC0" w:rsidP="00E36F0E">
            <w:pPr>
              <w:spacing w:line="256" w:lineRule="auto"/>
            </w:pPr>
            <w:r w:rsidRPr="00C82768">
              <w:t>Default</w:t>
            </w:r>
          </w:p>
        </w:tc>
      </w:tr>
      <w:tr w:rsidR="00E36F0E" w:rsidRPr="00C82768" w14:paraId="7A4943F2"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1AA4599C"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2E0E6BC6" w14:textId="77777777" w:rsidR="00E36F0E" w:rsidRPr="00C82768" w:rsidRDefault="00393DC0" w:rsidP="00E36F0E">
            <w:pPr>
              <w:spacing w:line="256" w:lineRule="auto"/>
            </w:pPr>
            <w:r w:rsidRPr="00C82768">
              <w:t>No</w:t>
            </w:r>
          </w:p>
        </w:tc>
      </w:tr>
      <w:tr w:rsidR="00E36F0E" w:rsidRPr="00C82768" w14:paraId="645BF070"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67C0A3E2" w14:textId="77777777" w:rsidR="00E36F0E" w:rsidRPr="00C82768" w:rsidRDefault="00E36F0E" w:rsidP="00E36F0E">
            <w:pPr>
              <w:spacing w:line="256" w:lineRule="auto"/>
              <w:rPr>
                <w:sz w:val="8"/>
              </w:rPr>
            </w:pPr>
          </w:p>
        </w:tc>
      </w:tr>
      <w:tr w:rsidR="00E36F0E" w:rsidRPr="00C82768" w14:paraId="62F6686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3623E2A3"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19BA5AEA"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1D3E725D"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FB62BD4"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ABC6040"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7C53104" w14:textId="77777777" w:rsidR="00E36F0E" w:rsidRPr="00C82768" w:rsidRDefault="00393DC0" w:rsidP="00E36F0E">
            <w:pPr>
              <w:rPr>
                <w:b/>
              </w:rPr>
            </w:pPr>
            <w:r w:rsidRPr="00C82768">
              <w:rPr>
                <w:b/>
              </w:rPr>
              <w:t>Description</w:t>
            </w:r>
          </w:p>
        </w:tc>
      </w:tr>
      <w:tr w:rsidR="00E36F0E" w:rsidRPr="00C82768" w14:paraId="3AC67202"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220F29E1" w14:textId="77777777" w:rsidR="00E36F0E" w:rsidRPr="00C82768" w:rsidRDefault="00393DC0" w:rsidP="00E36F0E">
            <w:pPr>
              <w:rPr>
                <w:b/>
              </w:rPr>
            </w:pPr>
            <w:r w:rsidRPr="00C82768">
              <w:rPr>
                <w:b/>
              </w:rPr>
              <w:t>Request</w:t>
            </w:r>
          </w:p>
        </w:tc>
      </w:tr>
      <w:tr w:rsidR="00E36F0E" w:rsidRPr="00C82768" w14:paraId="62A0332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A108553"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16D7AFC0" w14:textId="77777777" w:rsidR="00E36F0E" w:rsidRPr="00C82768" w:rsidRDefault="00393DC0" w:rsidP="00E36F0E">
            <w:r>
              <w:t>connId</w:t>
            </w:r>
          </w:p>
        </w:tc>
        <w:tc>
          <w:tcPr>
            <w:tcW w:w="900" w:type="dxa"/>
            <w:tcBorders>
              <w:top w:val="single" w:sz="4" w:space="0" w:color="auto"/>
              <w:left w:val="single" w:sz="4" w:space="0" w:color="auto"/>
              <w:bottom w:val="single" w:sz="4" w:space="0" w:color="auto"/>
              <w:right w:val="single" w:sz="4" w:space="0" w:color="auto"/>
            </w:tcBorders>
          </w:tcPr>
          <w:p w14:paraId="6B7E101F"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tcPr>
          <w:p w14:paraId="5E3D5804"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72667AE0" w14:textId="77777777" w:rsidR="00E36F0E" w:rsidRPr="00751E32" w:rsidRDefault="00393DC0" w:rsidP="00E36F0E">
            <w:pPr>
              <w:rPr>
                <w:highlight w:val="yellow"/>
              </w:rPr>
            </w:pPr>
            <w:r>
              <w:t>0-4294967295</w:t>
            </w:r>
          </w:p>
        </w:tc>
        <w:tc>
          <w:tcPr>
            <w:tcW w:w="3330" w:type="dxa"/>
            <w:tcBorders>
              <w:top w:val="single" w:sz="4" w:space="0" w:color="auto"/>
              <w:left w:val="single" w:sz="4" w:space="0" w:color="auto"/>
              <w:bottom w:val="single" w:sz="4" w:space="0" w:color="auto"/>
              <w:right w:val="single" w:sz="4" w:space="0" w:color="auto"/>
            </w:tcBorders>
          </w:tcPr>
          <w:p w14:paraId="6084D304" w14:textId="77777777" w:rsidR="00E36F0E" w:rsidRPr="00C82768" w:rsidRDefault="00393DC0" w:rsidP="00E36F0E">
            <w:r>
              <w:t>Interface ID used internally by CM</w:t>
            </w:r>
          </w:p>
        </w:tc>
      </w:tr>
      <w:tr w:rsidR="00E36F0E" w:rsidRPr="00C82768" w14:paraId="5C779A7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6D7D5FC"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hideMark/>
          </w:tcPr>
          <w:p w14:paraId="1138E477" w14:textId="77777777" w:rsidR="00E36F0E" w:rsidRPr="00C82768" w:rsidRDefault="00393DC0" w:rsidP="00E36F0E">
            <w:r>
              <w:t>ifaceName</w:t>
            </w:r>
          </w:p>
        </w:tc>
        <w:tc>
          <w:tcPr>
            <w:tcW w:w="900" w:type="dxa"/>
            <w:tcBorders>
              <w:top w:val="single" w:sz="4" w:space="0" w:color="auto"/>
              <w:left w:val="single" w:sz="4" w:space="0" w:color="auto"/>
              <w:bottom w:val="single" w:sz="4" w:space="0" w:color="auto"/>
              <w:right w:val="single" w:sz="4" w:space="0" w:color="auto"/>
            </w:tcBorders>
            <w:hideMark/>
          </w:tcPr>
          <w:p w14:paraId="4EA15A62"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hideMark/>
          </w:tcPr>
          <w:p w14:paraId="1F154170"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hideMark/>
          </w:tcPr>
          <w:p w14:paraId="0D7C2561" w14:textId="77777777" w:rsidR="00E36F0E" w:rsidRPr="00F1221C" w:rsidRDefault="00393DC0" w:rsidP="00E36F0E">
            <w:r w:rsidRPr="00F1221C">
              <w:t>Char Value:0-255</w:t>
            </w:r>
          </w:p>
          <w:p w14:paraId="6EB2BCD9"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hideMark/>
          </w:tcPr>
          <w:p w14:paraId="5A03BD07" w14:textId="77777777" w:rsidR="00E36F0E" w:rsidRPr="00C82768" w:rsidRDefault="00393DC0" w:rsidP="00E36F0E">
            <w:r>
              <w:t>Interface name as enumerated in the OS</w:t>
            </w:r>
          </w:p>
        </w:tc>
      </w:tr>
      <w:tr w:rsidR="00E36F0E" w:rsidRPr="00C82768" w14:paraId="23AEFE6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36DE121"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5962B2A3" w14:textId="77777777" w:rsidR="00E36F0E" w:rsidRDefault="00393DC0" w:rsidP="00E36F0E">
            <w:r>
              <w:t>StatsCmdType</w:t>
            </w:r>
          </w:p>
        </w:tc>
        <w:tc>
          <w:tcPr>
            <w:tcW w:w="900" w:type="dxa"/>
            <w:tcBorders>
              <w:top w:val="single" w:sz="4" w:space="0" w:color="auto"/>
              <w:left w:val="single" w:sz="4" w:space="0" w:color="auto"/>
              <w:bottom w:val="single" w:sz="4" w:space="0" w:color="auto"/>
              <w:right w:val="single" w:sz="4" w:space="0" w:color="auto"/>
            </w:tcBorders>
          </w:tcPr>
          <w:p w14:paraId="3A6BF699"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tcPr>
          <w:p w14:paraId="5AE02E30"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6558C2C6"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19350FE2" w14:textId="77777777" w:rsidR="00E36F0E" w:rsidRPr="002857A0" w:rsidRDefault="00393DC0" w:rsidP="00E36F0E">
            <w:r w:rsidRPr="002857A0">
              <w:t>Command types for cellular data traffic statistics</w:t>
            </w:r>
          </w:p>
        </w:tc>
      </w:tr>
      <w:tr w:rsidR="00E36F0E" w:rsidRPr="00C82768" w14:paraId="2AF63FB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B63BE0C"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0C7E7E0C"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6BB641DD"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4A099B45" w14:textId="77777777" w:rsidR="00E36F0E" w:rsidRPr="00C82768" w:rsidRDefault="00393DC0" w:rsidP="00E36F0E">
            <w:r>
              <w:t>Disable</w:t>
            </w:r>
          </w:p>
        </w:tc>
        <w:tc>
          <w:tcPr>
            <w:tcW w:w="1170" w:type="dxa"/>
            <w:tcBorders>
              <w:top w:val="single" w:sz="4" w:space="0" w:color="auto"/>
              <w:left w:val="single" w:sz="4" w:space="0" w:color="auto"/>
              <w:bottom w:val="single" w:sz="4" w:space="0" w:color="auto"/>
              <w:right w:val="single" w:sz="4" w:space="0" w:color="auto"/>
            </w:tcBorders>
          </w:tcPr>
          <w:p w14:paraId="6D9673C4"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tcPr>
          <w:p w14:paraId="3FE40DE7" w14:textId="77777777" w:rsidR="00E36F0E" w:rsidRPr="002857A0" w:rsidRDefault="00393DC0" w:rsidP="00E36F0E">
            <w:r w:rsidRPr="002857A0">
              <w:t>Disable reporting of statistics</w:t>
            </w:r>
          </w:p>
        </w:tc>
      </w:tr>
      <w:tr w:rsidR="00E36F0E" w:rsidRPr="00C82768" w14:paraId="706D23F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3F83A49"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24E0C954"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5E9867F1"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17D86CE2" w14:textId="77777777" w:rsidR="00E36F0E" w:rsidRPr="00C82768" w:rsidRDefault="00393DC0" w:rsidP="00E36F0E">
            <w:r>
              <w:t>Enable</w:t>
            </w:r>
          </w:p>
        </w:tc>
        <w:tc>
          <w:tcPr>
            <w:tcW w:w="1170" w:type="dxa"/>
            <w:tcBorders>
              <w:top w:val="single" w:sz="4" w:space="0" w:color="auto"/>
              <w:left w:val="single" w:sz="4" w:space="0" w:color="auto"/>
              <w:bottom w:val="single" w:sz="4" w:space="0" w:color="auto"/>
              <w:right w:val="single" w:sz="4" w:space="0" w:color="auto"/>
            </w:tcBorders>
          </w:tcPr>
          <w:p w14:paraId="64D5D5E4"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tcPr>
          <w:p w14:paraId="7A7B8A14" w14:textId="77777777" w:rsidR="00E36F0E" w:rsidRPr="002857A0" w:rsidRDefault="00393DC0" w:rsidP="00E36F0E">
            <w:r w:rsidRPr="002857A0">
              <w:t>Enable reporting of statistics</w:t>
            </w:r>
          </w:p>
        </w:tc>
      </w:tr>
      <w:tr w:rsidR="00E36F0E" w:rsidRPr="00C82768" w14:paraId="17E9EB8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608A600"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34D5128F"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6D35D981"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45E616BC" w14:textId="77777777" w:rsidR="00E36F0E" w:rsidRPr="00C82768" w:rsidRDefault="00393DC0" w:rsidP="00E36F0E">
            <w:r>
              <w:t>Query</w:t>
            </w:r>
          </w:p>
        </w:tc>
        <w:tc>
          <w:tcPr>
            <w:tcW w:w="1170" w:type="dxa"/>
            <w:tcBorders>
              <w:top w:val="single" w:sz="4" w:space="0" w:color="auto"/>
              <w:left w:val="single" w:sz="4" w:space="0" w:color="auto"/>
              <w:bottom w:val="single" w:sz="4" w:space="0" w:color="auto"/>
              <w:right w:val="single" w:sz="4" w:space="0" w:color="auto"/>
            </w:tcBorders>
          </w:tcPr>
          <w:p w14:paraId="2703014A"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tcPr>
          <w:p w14:paraId="3955494D" w14:textId="77777777" w:rsidR="00E36F0E" w:rsidRPr="002857A0" w:rsidRDefault="00393DC0" w:rsidP="00E36F0E">
            <w:r w:rsidRPr="002857A0">
              <w:t>Query Statistics</w:t>
            </w:r>
          </w:p>
        </w:tc>
      </w:tr>
      <w:tr w:rsidR="00E36F0E" w:rsidRPr="00C82768" w14:paraId="452CC7B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3FCC095"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1274CC41" w14:textId="77777777" w:rsidR="00E36F0E" w:rsidRPr="00C82768" w:rsidRDefault="00393DC0" w:rsidP="00E36F0E">
            <w:r>
              <w:t>reportingWindow</w:t>
            </w:r>
          </w:p>
        </w:tc>
        <w:tc>
          <w:tcPr>
            <w:tcW w:w="900" w:type="dxa"/>
            <w:tcBorders>
              <w:top w:val="single" w:sz="4" w:space="0" w:color="auto"/>
              <w:left w:val="single" w:sz="4" w:space="0" w:color="auto"/>
              <w:bottom w:val="single" w:sz="4" w:space="0" w:color="auto"/>
              <w:right w:val="single" w:sz="4" w:space="0" w:color="auto"/>
            </w:tcBorders>
          </w:tcPr>
          <w:p w14:paraId="25CC8EF7"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tcPr>
          <w:p w14:paraId="339559CC"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03A2A634" w14:textId="77777777" w:rsidR="00E36F0E" w:rsidRPr="00751E32" w:rsidRDefault="00393DC0" w:rsidP="00E36F0E">
            <w:pPr>
              <w:rPr>
                <w:highlight w:val="yellow"/>
              </w:rPr>
            </w:pPr>
            <w:r>
              <w:t>0-4294967295</w:t>
            </w:r>
          </w:p>
        </w:tc>
        <w:tc>
          <w:tcPr>
            <w:tcW w:w="3330" w:type="dxa"/>
            <w:tcBorders>
              <w:top w:val="single" w:sz="4" w:space="0" w:color="auto"/>
              <w:left w:val="single" w:sz="4" w:space="0" w:color="auto"/>
              <w:bottom w:val="single" w:sz="4" w:space="0" w:color="auto"/>
              <w:right w:val="single" w:sz="4" w:space="0" w:color="auto"/>
            </w:tcBorders>
          </w:tcPr>
          <w:p w14:paraId="11CECA1F" w14:textId="77777777" w:rsidR="00E36F0E" w:rsidRPr="00C82768" w:rsidRDefault="00393DC0" w:rsidP="00E36F0E">
            <w:r>
              <w:t>Reporting Window in seconds</w:t>
            </w:r>
          </w:p>
        </w:tc>
      </w:tr>
      <w:tr w:rsidR="00E36F0E" w:rsidRPr="00C82768" w14:paraId="3569435B"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61F5FFF5" w14:textId="77777777" w:rsidR="00E36F0E" w:rsidRPr="00C82768" w:rsidRDefault="00393DC0" w:rsidP="00E36F0E">
            <w:r w:rsidRPr="00C82768">
              <w:rPr>
                <w:b/>
              </w:rPr>
              <w:t>Response</w:t>
            </w:r>
          </w:p>
        </w:tc>
      </w:tr>
      <w:tr w:rsidR="00E36F0E" w:rsidRPr="00C82768" w14:paraId="26AEE5A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249BC5F"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1CC58D7" w14:textId="77777777" w:rsidR="00E36F0E" w:rsidRPr="00C82768" w:rsidRDefault="00393DC0" w:rsidP="00E36F0E">
            <w:r>
              <w:t>connId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778D8CB"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221AF6E"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153C49C" w14:textId="77777777" w:rsidR="00E36F0E" w:rsidRPr="00751E32" w:rsidRDefault="00393DC0" w:rsidP="00E36F0E">
            <w:pPr>
              <w:rPr>
                <w:highlight w:val="yellow"/>
              </w:rPr>
            </w:pPr>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5AA709B" w14:textId="77777777" w:rsidR="00E36F0E" w:rsidRPr="00C82768" w:rsidRDefault="00393DC0" w:rsidP="00E36F0E">
            <w:r>
              <w:t>Interface ID used internally by CM</w:t>
            </w:r>
          </w:p>
        </w:tc>
      </w:tr>
      <w:tr w:rsidR="00E36F0E" w:rsidRPr="00C82768" w14:paraId="2304898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EAC9DD2"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F2F4193" w14:textId="77777777" w:rsidR="00E36F0E" w:rsidRPr="00C82768" w:rsidRDefault="00393DC0" w:rsidP="00E36F0E">
            <w:r>
              <w:t>ifaceName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2F39EC3"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71E6A11"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4D7F619" w14:textId="77777777" w:rsidR="00E36F0E" w:rsidRPr="00F1221C" w:rsidRDefault="00393DC0" w:rsidP="00E36F0E">
            <w:r w:rsidRPr="00F1221C">
              <w:t>Char Value:0-255</w:t>
            </w:r>
          </w:p>
          <w:p w14:paraId="1C091AD0"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4566F9C" w14:textId="77777777" w:rsidR="00E36F0E" w:rsidRPr="00C82768" w:rsidRDefault="00393DC0" w:rsidP="00E36F0E">
            <w:r>
              <w:t>Interface name as enumerated in the OS</w:t>
            </w:r>
          </w:p>
        </w:tc>
      </w:tr>
      <w:tr w:rsidR="00E36F0E" w:rsidRPr="00C82768" w14:paraId="089C0F6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01D531F"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00A7387" w14:textId="77777777" w:rsidR="00E36F0E" w:rsidRDefault="00393DC0" w:rsidP="00E36F0E">
            <w:r>
              <w:t>CellRet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BFEBC6A"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68F0376"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784BEF4"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A9E5E7F" w14:textId="77777777" w:rsidR="00E36F0E" w:rsidRPr="0045028D" w:rsidRDefault="00393DC0" w:rsidP="00E36F0E">
            <w:r>
              <w:t>Return code</w:t>
            </w:r>
          </w:p>
        </w:tc>
      </w:tr>
      <w:tr w:rsidR="00E36F0E" w:rsidRPr="00C82768" w14:paraId="1FD28DF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60766B0"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4FB5557"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905B78E"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B5FB154" w14:textId="77777777" w:rsidR="00E36F0E" w:rsidRPr="00C82768" w:rsidRDefault="00393DC0" w:rsidP="00E36F0E">
            <w:r>
              <w:t>CELL_ERROR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122CF56"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F78FEC4" w14:textId="77777777" w:rsidR="00E36F0E" w:rsidRPr="0045028D" w:rsidRDefault="00393DC0" w:rsidP="00E36F0E">
            <w:r>
              <w:t>Error/Failure</w:t>
            </w:r>
          </w:p>
        </w:tc>
      </w:tr>
      <w:tr w:rsidR="00E36F0E" w:rsidRPr="00C82768" w14:paraId="1064BA3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B9CA0EE"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2D6BBC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2EDA72B"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232DE2E" w14:textId="77777777" w:rsidR="00E36F0E" w:rsidRPr="00C82768" w:rsidRDefault="00393DC0" w:rsidP="00E36F0E">
            <w:r>
              <w:t>CELL_SUCCESS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4828871"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EB928F3" w14:textId="77777777" w:rsidR="00E36F0E" w:rsidRPr="0045028D" w:rsidRDefault="00393DC0" w:rsidP="00E36F0E">
            <w:r>
              <w:t>Success</w:t>
            </w:r>
          </w:p>
        </w:tc>
      </w:tr>
      <w:tr w:rsidR="00E36F0E" w:rsidRPr="00C82768" w14:paraId="7F9663A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3486B7C"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C501A90" w14:textId="77777777" w:rsidR="00E36F0E" w:rsidRPr="00C82768" w:rsidRDefault="00393DC0" w:rsidP="00E36F0E">
            <w:r>
              <w:t>PKTS_TX_V4</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817C7B9"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3560AFE"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6F09A7F" w14:textId="77777777" w:rsidR="00E36F0E" w:rsidRPr="00751E32" w:rsidRDefault="00393DC0" w:rsidP="00E36F0E">
            <w:pPr>
              <w:rPr>
                <w:highlight w:val="yellow"/>
              </w:rPr>
            </w:pPr>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763ED60" w14:textId="77777777" w:rsidR="00E36F0E" w:rsidRPr="002857A0" w:rsidRDefault="00393DC0" w:rsidP="00E36F0E">
            <w:pPr>
              <w:rPr>
                <w:rFonts w:cs="Arial"/>
              </w:rPr>
            </w:pPr>
            <w:r w:rsidRPr="002857A0">
              <w:rPr>
                <w:rFonts w:cs="Arial"/>
                <w:szCs w:val="18"/>
                <w:shd w:val="clear" w:color="auto" w:fill="FFFFFF"/>
              </w:rPr>
              <w:t>Transmitted IPv4 packets</w:t>
            </w:r>
          </w:p>
        </w:tc>
      </w:tr>
      <w:tr w:rsidR="00E36F0E" w:rsidRPr="00C82768" w14:paraId="699C521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779C719"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5D7E439" w14:textId="77777777" w:rsidR="00E36F0E" w:rsidRPr="00C82768" w:rsidRDefault="00393DC0" w:rsidP="00E36F0E">
            <w:r>
              <w:t>PKTS_RX_V4</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65B25E3"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1C964BC"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62A5006" w14:textId="77777777" w:rsidR="00E36F0E" w:rsidRPr="00751E32" w:rsidRDefault="00393DC0" w:rsidP="00E36F0E">
            <w:pPr>
              <w:rPr>
                <w:highlight w:val="yellow"/>
              </w:rPr>
            </w:pPr>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04CB3D9" w14:textId="77777777" w:rsidR="00E36F0E" w:rsidRPr="002857A0" w:rsidRDefault="00393DC0" w:rsidP="00E36F0E">
            <w:pPr>
              <w:rPr>
                <w:rFonts w:cs="Arial"/>
              </w:rPr>
            </w:pPr>
            <w:r w:rsidRPr="002857A0">
              <w:rPr>
                <w:rFonts w:cs="Arial"/>
                <w:szCs w:val="18"/>
                <w:shd w:val="clear" w:color="auto" w:fill="FFFFFF"/>
              </w:rPr>
              <w:t>Received IPv4 packets</w:t>
            </w:r>
          </w:p>
        </w:tc>
      </w:tr>
      <w:tr w:rsidR="00E36F0E" w:rsidRPr="00C82768" w14:paraId="609A481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D070AE9"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23A6776" w14:textId="77777777" w:rsidR="00E36F0E" w:rsidRPr="00C82768" w:rsidRDefault="00393DC0" w:rsidP="00E36F0E">
            <w:r>
              <w:t>BYTES_TX_V4</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59FD30A" w14:textId="77777777" w:rsidR="00E36F0E" w:rsidRPr="00C82768" w:rsidRDefault="00393DC0" w:rsidP="00E36F0E">
            <w:r>
              <w:t>Int64</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F6FF0D1"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47645A8" w14:textId="77777777" w:rsidR="00E36F0E" w:rsidRPr="00751E32" w:rsidRDefault="00393DC0" w:rsidP="00E36F0E">
            <w:pPr>
              <w:rPr>
                <w:highlight w:val="yellow"/>
              </w:rPr>
            </w:pPr>
            <w:r>
              <w:t>0-18446744073709551615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85B4606" w14:textId="77777777" w:rsidR="00E36F0E" w:rsidRPr="002857A0" w:rsidRDefault="00393DC0" w:rsidP="00E36F0E">
            <w:pPr>
              <w:rPr>
                <w:rFonts w:cs="Arial"/>
              </w:rPr>
            </w:pPr>
            <w:r w:rsidRPr="002857A0">
              <w:rPr>
                <w:rFonts w:cs="Arial"/>
                <w:szCs w:val="18"/>
                <w:shd w:val="clear" w:color="auto" w:fill="FFFFFF"/>
              </w:rPr>
              <w:t>Transmitted IPv4 bytes</w:t>
            </w:r>
          </w:p>
        </w:tc>
      </w:tr>
      <w:tr w:rsidR="00E36F0E" w:rsidRPr="00C82768" w14:paraId="2EAD503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9CC9A8F"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952319F" w14:textId="77777777" w:rsidR="00E36F0E" w:rsidRPr="00C82768" w:rsidRDefault="00393DC0" w:rsidP="00E36F0E">
            <w:r>
              <w:t>BYTES_RX_V4</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1467A27" w14:textId="77777777" w:rsidR="00E36F0E" w:rsidRPr="00C82768" w:rsidRDefault="00393DC0" w:rsidP="00E36F0E">
            <w:r>
              <w:t>Int64</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7C8F865"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3EE0673" w14:textId="77777777" w:rsidR="00E36F0E" w:rsidRPr="00751E32" w:rsidRDefault="00393DC0" w:rsidP="00E36F0E">
            <w:pPr>
              <w:rPr>
                <w:highlight w:val="yellow"/>
              </w:rPr>
            </w:pPr>
            <w:r>
              <w:t>0-18446744073709551615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D7A0F64" w14:textId="77777777" w:rsidR="00E36F0E" w:rsidRPr="002857A0" w:rsidRDefault="00393DC0" w:rsidP="00E36F0E">
            <w:pPr>
              <w:rPr>
                <w:rFonts w:cs="Arial"/>
              </w:rPr>
            </w:pPr>
            <w:r w:rsidRPr="002857A0">
              <w:rPr>
                <w:rFonts w:cs="Arial"/>
                <w:szCs w:val="18"/>
                <w:shd w:val="clear" w:color="auto" w:fill="FFFFFF"/>
              </w:rPr>
              <w:t>Received IPv4 bytes</w:t>
            </w:r>
          </w:p>
        </w:tc>
      </w:tr>
      <w:tr w:rsidR="00E36F0E" w:rsidRPr="00C82768" w14:paraId="2FFCF1B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9EAFC23"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6D7A05B" w14:textId="77777777" w:rsidR="00E36F0E" w:rsidRPr="00C82768" w:rsidRDefault="00393DC0" w:rsidP="00E36F0E">
            <w:r>
              <w:t>PKTS_DROPPED_TX</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92FB480"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62C6C7E"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14AD706" w14:textId="77777777" w:rsidR="00E36F0E" w:rsidRPr="00751E32" w:rsidRDefault="00393DC0" w:rsidP="00E36F0E">
            <w:pPr>
              <w:rPr>
                <w:highlight w:val="yellow"/>
              </w:rPr>
            </w:pPr>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F27ABF6" w14:textId="77777777" w:rsidR="00E36F0E" w:rsidRPr="002857A0" w:rsidRDefault="00393DC0" w:rsidP="00E36F0E">
            <w:pPr>
              <w:rPr>
                <w:rFonts w:cs="Arial"/>
              </w:rPr>
            </w:pPr>
            <w:r w:rsidRPr="002857A0">
              <w:rPr>
                <w:rFonts w:cs="Arial"/>
                <w:szCs w:val="18"/>
                <w:shd w:val="clear" w:color="auto" w:fill="FFFFFF"/>
              </w:rPr>
              <w:t>Dropped transmit IPv4 packets</w:t>
            </w:r>
          </w:p>
        </w:tc>
      </w:tr>
      <w:tr w:rsidR="00E36F0E" w:rsidRPr="00C82768" w14:paraId="78EA81D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5D1719E"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F006B1B" w14:textId="77777777" w:rsidR="00E36F0E" w:rsidRPr="00C82768" w:rsidRDefault="00393DC0" w:rsidP="00E36F0E">
            <w:r>
              <w:t>PKTS_DROPPED_RX</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E19A0D4"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83BE3CB"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C9EC979" w14:textId="77777777" w:rsidR="00E36F0E" w:rsidRPr="00751E32" w:rsidRDefault="00393DC0" w:rsidP="00E36F0E">
            <w:pPr>
              <w:rPr>
                <w:highlight w:val="yellow"/>
              </w:rPr>
            </w:pPr>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2A401EB" w14:textId="77777777" w:rsidR="00E36F0E" w:rsidRPr="002857A0" w:rsidRDefault="00393DC0" w:rsidP="00E36F0E">
            <w:pPr>
              <w:rPr>
                <w:rFonts w:cs="Arial"/>
              </w:rPr>
            </w:pPr>
            <w:r w:rsidRPr="002857A0">
              <w:rPr>
                <w:rFonts w:cs="Arial"/>
                <w:szCs w:val="18"/>
                <w:shd w:val="clear" w:color="auto" w:fill="FFFFFF"/>
              </w:rPr>
              <w:t>Dropped receive IPv4 packets</w:t>
            </w:r>
          </w:p>
        </w:tc>
      </w:tr>
    </w:tbl>
    <w:p w14:paraId="36D17C18" w14:textId="79725D2D" w:rsidR="00E36F0E" w:rsidRDefault="00393DC0" w:rsidP="00506E2F">
      <w:pPr>
        <w:pStyle w:val="Heading4"/>
      </w:pPr>
      <w:r w:rsidRPr="00B9479B">
        <w:t>MD-REQ-380253/A-CellStatisticsInd</w:t>
      </w:r>
    </w:p>
    <w:p w14:paraId="1897FF6B" w14:textId="77777777" w:rsidR="00E36F0E" w:rsidRPr="009152B2" w:rsidRDefault="00393DC0" w:rsidP="00E36F0E">
      <w:pPr>
        <w:rPr>
          <w:rFonts w:cs="Arial"/>
        </w:rPr>
      </w:pPr>
      <w:r w:rsidRPr="00DF2AD3">
        <w:rPr>
          <w:rFonts w:cs="Arial"/>
        </w:rPr>
        <w:t>This API is used</w:t>
      </w:r>
      <w:r>
        <w:rPr>
          <w:rFonts w:cs="Arial"/>
        </w:rPr>
        <w:t xml:space="preserve"> internally by WIRClient and WIRServer to broadcast cellular interface traffic statistics.</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7F15761F"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1A2E58E8" w14:textId="77777777" w:rsidR="00E36F0E" w:rsidRPr="00C82768" w:rsidRDefault="00E36F0E" w:rsidP="00E36F0E">
            <w:pPr>
              <w:spacing w:line="256" w:lineRule="auto"/>
              <w:rPr>
                <w:sz w:val="8"/>
              </w:rPr>
            </w:pPr>
          </w:p>
        </w:tc>
      </w:tr>
      <w:tr w:rsidR="00E36F0E" w:rsidRPr="00C82768" w14:paraId="5E277B92"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75618C27"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3A4AAEFA" w14:textId="77777777" w:rsidR="00E36F0E" w:rsidRPr="00C82768" w:rsidRDefault="00393DC0" w:rsidP="00E36F0E">
            <w:pPr>
              <w:spacing w:line="256" w:lineRule="auto"/>
            </w:pPr>
            <w:r w:rsidRPr="004E037C">
              <w:t>OnChange</w:t>
            </w:r>
          </w:p>
        </w:tc>
      </w:tr>
      <w:tr w:rsidR="00E36F0E" w:rsidRPr="00C82768" w14:paraId="0F5386E5"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2BBC6635"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75A9D4BE" w14:textId="77777777" w:rsidR="00E36F0E" w:rsidRPr="00C82768" w:rsidRDefault="00393DC0" w:rsidP="00E36F0E">
            <w:pPr>
              <w:spacing w:line="256" w:lineRule="auto"/>
            </w:pPr>
            <w:r w:rsidRPr="00C82768">
              <w:t>Default</w:t>
            </w:r>
          </w:p>
        </w:tc>
      </w:tr>
      <w:tr w:rsidR="00E36F0E" w:rsidRPr="00C82768" w14:paraId="74E667E3"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126ABB10"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23970D4F" w14:textId="77777777" w:rsidR="00E36F0E" w:rsidRPr="00C82768" w:rsidRDefault="00393DC0" w:rsidP="00E36F0E">
            <w:pPr>
              <w:spacing w:line="256" w:lineRule="auto"/>
            </w:pPr>
            <w:r w:rsidRPr="00C82768">
              <w:t>No</w:t>
            </w:r>
          </w:p>
        </w:tc>
      </w:tr>
      <w:tr w:rsidR="00E36F0E" w:rsidRPr="00C82768" w14:paraId="309132A2"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462C67A6" w14:textId="77777777" w:rsidR="00E36F0E" w:rsidRPr="00C82768" w:rsidRDefault="00E36F0E" w:rsidP="00E36F0E">
            <w:pPr>
              <w:spacing w:line="256" w:lineRule="auto"/>
              <w:rPr>
                <w:sz w:val="8"/>
              </w:rPr>
            </w:pPr>
          </w:p>
        </w:tc>
      </w:tr>
      <w:tr w:rsidR="00E36F0E" w:rsidRPr="00C82768" w14:paraId="66D43AA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4D5036D6"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19547C3F"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592F41D2"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4FCF354"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70F8F6A"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AFDD4AA" w14:textId="77777777" w:rsidR="00E36F0E" w:rsidRPr="00C82768" w:rsidRDefault="00393DC0" w:rsidP="00E36F0E">
            <w:pPr>
              <w:rPr>
                <w:b/>
              </w:rPr>
            </w:pPr>
            <w:r w:rsidRPr="00C82768">
              <w:rPr>
                <w:b/>
              </w:rPr>
              <w:t>Description</w:t>
            </w:r>
          </w:p>
        </w:tc>
      </w:tr>
      <w:tr w:rsidR="00E36F0E" w:rsidRPr="00C82768" w14:paraId="69349F34"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76DBCC2C" w14:textId="77777777" w:rsidR="00E36F0E" w:rsidRPr="00C82768" w:rsidRDefault="00393DC0" w:rsidP="00E36F0E">
            <w:pPr>
              <w:rPr>
                <w:b/>
              </w:rPr>
            </w:pPr>
            <w:r w:rsidRPr="00C82768">
              <w:rPr>
                <w:b/>
              </w:rPr>
              <w:t>Request</w:t>
            </w:r>
          </w:p>
        </w:tc>
      </w:tr>
      <w:tr w:rsidR="00E36F0E" w:rsidRPr="00C82768" w14:paraId="68CD632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2CC8B66" w14:textId="77777777" w:rsidR="00E36F0E" w:rsidRPr="00C82768" w:rsidRDefault="00393DC0" w:rsidP="00E36F0E">
            <w:pPr>
              <w:jc w:val="center"/>
            </w:pPr>
            <w:r>
              <w:t>-</w:t>
            </w:r>
          </w:p>
        </w:tc>
        <w:tc>
          <w:tcPr>
            <w:tcW w:w="2353" w:type="dxa"/>
            <w:gridSpan w:val="2"/>
            <w:tcBorders>
              <w:top w:val="single" w:sz="4" w:space="0" w:color="auto"/>
              <w:left w:val="single" w:sz="4" w:space="0" w:color="auto"/>
              <w:bottom w:val="single" w:sz="4" w:space="0" w:color="auto"/>
              <w:right w:val="single" w:sz="4" w:space="0" w:color="auto"/>
            </w:tcBorders>
          </w:tcPr>
          <w:p w14:paraId="1C0C850D" w14:textId="77777777" w:rsidR="00E36F0E" w:rsidRDefault="00393DC0" w:rsidP="00E36F0E">
            <w:r>
              <w:t>-</w:t>
            </w:r>
          </w:p>
        </w:tc>
        <w:tc>
          <w:tcPr>
            <w:tcW w:w="900" w:type="dxa"/>
            <w:tcBorders>
              <w:top w:val="single" w:sz="4" w:space="0" w:color="auto"/>
              <w:left w:val="single" w:sz="4" w:space="0" w:color="auto"/>
              <w:bottom w:val="single" w:sz="4" w:space="0" w:color="auto"/>
              <w:right w:val="single" w:sz="4" w:space="0" w:color="auto"/>
            </w:tcBorders>
          </w:tcPr>
          <w:p w14:paraId="2758F1A8" w14:textId="77777777" w:rsidR="00E36F0E" w:rsidRPr="00C82768" w:rsidRDefault="00393DC0" w:rsidP="00E36F0E">
            <w:r>
              <w:t>-</w:t>
            </w:r>
          </w:p>
        </w:tc>
        <w:tc>
          <w:tcPr>
            <w:tcW w:w="1697" w:type="dxa"/>
            <w:tcBorders>
              <w:top w:val="single" w:sz="4" w:space="0" w:color="auto"/>
              <w:left w:val="single" w:sz="4" w:space="0" w:color="auto"/>
              <w:bottom w:val="single" w:sz="4" w:space="0" w:color="auto"/>
              <w:right w:val="single" w:sz="4" w:space="0" w:color="auto"/>
            </w:tcBorders>
          </w:tcPr>
          <w:p w14:paraId="1A3B7AC6"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76E1AF01"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4B03B897" w14:textId="77777777" w:rsidR="00E36F0E" w:rsidRPr="0052707D" w:rsidRDefault="00393DC0" w:rsidP="00E36F0E">
            <w:pPr>
              <w:rPr>
                <w:highlight w:val="yellow"/>
              </w:rPr>
            </w:pPr>
            <w:r w:rsidRPr="00314169">
              <w:t>N/A</w:t>
            </w:r>
          </w:p>
        </w:tc>
      </w:tr>
      <w:tr w:rsidR="00E36F0E" w:rsidRPr="00C82768" w14:paraId="2668E494"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2A62ABE3" w14:textId="77777777" w:rsidR="00E36F0E" w:rsidRPr="00C82768" w:rsidRDefault="00393DC0" w:rsidP="00E36F0E">
            <w:r w:rsidRPr="00C82768">
              <w:rPr>
                <w:b/>
              </w:rPr>
              <w:t>Response</w:t>
            </w:r>
          </w:p>
        </w:tc>
      </w:tr>
      <w:tr w:rsidR="00E36F0E" w:rsidRPr="00C82768" w14:paraId="49831E2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115D5B0"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DB38532" w14:textId="77777777" w:rsidR="00E36F0E" w:rsidRPr="00C82768" w:rsidRDefault="00393DC0" w:rsidP="00E36F0E">
            <w:r>
              <w:t>connId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B09BB36"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F5FDD9C"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BC57F17" w14:textId="77777777" w:rsidR="00E36F0E" w:rsidRPr="00751E32" w:rsidRDefault="00393DC0" w:rsidP="00E36F0E">
            <w:pPr>
              <w:rPr>
                <w:highlight w:val="yellow"/>
              </w:rPr>
            </w:pPr>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2A971E4" w14:textId="77777777" w:rsidR="00E36F0E" w:rsidRPr="00C82768" w:rsidRDefault="00393DC0" w:rsidP="00E36F0E">
            <w:r>
              <w:t>Interface ID used internally by CM</w:t>
            </w:r>
          </w:p>
        </w:tc>
      </w:tr>
      <w:tr w:rsidR="00E36F0E" w:rsidRPr="00C82768" w14:paraId="7E6E113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629A932"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74CBEE0" w14:textId="77777777" w:rsidR="00E36F0E" w:rsidRPr="00C82768" w:rsidRDefault="00393DC0" w:rsidP="00E36F0E">
            <w:r>
              <w:t>ifaceName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6437DCD"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63E06ED"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49C89B0" w14:textId="77777777" w:rsidR="00E36F0E" w:rsidRPr="00F1221C" w:rsidRDefault="00393DC0" w:rsidP="00E36F0E">
            <w:r w:rsidRPr="00F1221C">
              <w:t>Char Value:0-255</w:t>
            </w:r>
          </w:p>
          <w:p w14:paraId="145B0BBE" w14:textId="77777777" w:rsidR="00E36F0E" w:rsidRPr="00751E32" w:rsidRDefault="00393DC0" w:rsidP="00E36F0E">
            <w:pPr>
              <w:rPr>
                <w:highlight w:val="yellow"/>
              </w:rPr>
            </w:pPr>
            <w:r w:rsidRPr="00F1221C">
              <w:lastRenderedPageBreak/>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3DE3398" w14:textId="77777777" w:rsidR="00E36F0E" w:rsidRPr="00C82768" w:rsidRDefault="00393DC0" w:rsidP="00E36F0E">
            <w:r>
              <w:lastRenderedPageBreak/>
              <w:t>Interface name as enumerated in the OS</w:t>
            </w:r>
          </w:p>
        </w:tc>
      </w:tr>
      <w:tr w:rsidR="00E36F0E" w:rsidRPr="00C82768" w14:paraId="008F550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F96E090"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A31EB13" w14:textId="77777777" w:rsidR="00E36F0E" w:rsidRDefault="00393DC0" w:rsidP="00E36F0E">
            <w:r>
              <w:t>CellRet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8140DEC"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466DE4B"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96AA8A2"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BD409F9" w14:textId="77777777" w:rsidR="00E36F0E" w:rsidRPr="0045028D" w:rsidRDefault="00393DC0" w:rsidP="00E36F0E">
            <w:r>
              <w:t>Return code</w:t>
            </w:r>
          </w:p>
        </w:tc>
      </w:tr>
      <w:tr w:rsidR="00E36F0E" w:rsidRPr="00C82768" w14:paraId="4EF2461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5BC95AD"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EC6DBEC"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DEFDC6B"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5E7B17C" w14:textId="77777777" w:rsidR="00E36F0E" w:rsidRPr="00C82768" w:rsidRDefault="00393DC0" w:rsidP="00E36F0E">
            <w:r>
              <w:t>CELL_ERROR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490E03B"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4F6E66A" w14:textId="77777777" w:rsidR="00E36F0E" w:rsidRPr="0045028D" w:rsidRDefault="00393DC0" w:rsidP="00E36F0E">
            <w:r>
              <w:t>Error/Failure</w:t>
            </w:r>
          </w:p>
        </w:tc>
      </w:tr>
      <w:tr w:rsidR="00E36F0E" w:rsidRPr="00C82768" w14:paraId="4FC43D1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F773160"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AAE0DFC"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25B5BC7"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5DCDC53" w14:textId="77777777" w:rsidR="00E36F0E" w:rsidRPr="00C82768" w:rsidRDefault="00393DC0" w:rsidP="00E36F0E">
            <w:r>
              <w:t>CELL_SUCCESS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4FD3FBB"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282D222" w14:textId="77777777" w:rsidR="00E36F0E" w:rsidRPr="0045028D" w:rsidRDefault="00393DC0" w:rsidP="00E36F0E">
            <w:r>
              <w:t>Success</w:t>
            </w:r>
          </w:p>
        </w:tc>
      </w:tr>
      <w:tr w:rsidR="00E36F0E" w:rsidRPr="00C82768" w14:paraId="69D8578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66873EC"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033F308" w14:textId="77777777" w:rsidR="00E36F0E" w:rsidRPr="00C82768" w:rsidRDefault="00393DC0" w:rsidP="00E36F0E">
            <w:r>
              <w:t>PKTS_TX_V4</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3FF72FE"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9EB4221"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154CD40" w14:textId="77777777" w:rsidR="00E36F0E" w:rsidRPr="00751E32" w:rsidRDefault="00393DC0" w:rsidP="00E36F0E">
            <w:pPr>
              <w:rPr>
                <w:highlight w:val="yellow"/>
              </w:rPr>
            </w:pPr>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D52BAE1" w14:textId="77777777" w:rsidR="00E36F0E" w:rsidRPr="002857A0" w:rsidRDefault="00393DC0" w:rsidP="00E36F0E">
            <w:pPr>
              <w:rPr>
                <w:rFonts w:cs="Arial"/>
              </w:rPr>
            </w:pPr>
            <w:r w:rsidRPr="002857A0">
              <w:rPr>
                <w:rFonts w:cs="Arial"/>
                <w:szCs w:val="18"/>
                <w:shd w:val="clear" w:color="auto" w:fill="FFFFFF"/>
              </w:rPr>
              <w:t>Transmitted IPv4 packets</w:t>
            </w:r>
          </w:p>
        </w:tc>
      </w:tr>
      <w:tr w:rsidR="00E36F0E" w:rsidRPr="00C82768" w14:paraId="5CA79A5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BA1BCD1"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6D5664E" w14:textId="77777777" w:rsidR="00E36F0E" w:rsidRPr="00C82768" w:rsidRDefault="00393DC0" w:rsidP="00E36F0E">
            <w:r>
              <w:t>PKTS_RX_V4</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3C2AA01"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E00E951"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4039321" w14:textId="77777777" w:rsidR="00E36F0E" w:rsidRPr="00751E32" w:rsidRDefault="00393DC0" w:rsidP="00E36F0E">
            <w:pPr>
              <w:rPr>
                <w:highlight w:val="yellow"/>
              </w:rPr>
            </w:pPr>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8303680" w14:textId="77777777" w:rsidR="00E36F0E" w:rsidRPr="002857A0" w:rsidRDefault="00393DC0" w:rsidP="00E36F0E">
            <w:pPr>
              <w:rPr>
                <w:rFonts w:cs="Arial"/>
              </w:rPr>
            </w:pPr>
            <w:r w:rsidRPr="002857A0">
              <w:rPr>
                <w:rFonts w:cs="Arial"/>
                <w:szCs w:val="18"/>
                <w:shd w:val="clear" w:color="auto" w:fill="FFFFFF"/>
              </w:rPr>
              <w:t>Received IPv4 packets</w:t>
            </w:r>
          </w:p>
        </w:tc>
      </w:tr>
      <w:tr w:rsidR="00E36F0E" w:rsidRPr="00C82768" w14:paraId="60B997D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4D93DF9"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D2B33AD" w14:textId="77777777" w:rsidR="00E36F0E" w:rsidRPr="00C82768" w:rsidRDefault="00393DC0" w:rsidP="00E36F0E">
            <w:r>
              <w:t>BYTES_TX_V4</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D6A52DB" w14:textId="77777777" w:rsidR="00E36F0E" w:rsidRPr="00C82768" w:rsidRDefault="00393DC0" w:rsidP="00E36F0E">
            <w:r>
              <w:t>Int64</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2F981B0"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8F10685" w14:textId="77777777" w:rsidR="00E36F0E" w:rsidRPr="00751E32" w:rsidRDefault="00393DC0" w:rsidP="00E36F0E">
            <w:pPr>
              <w:rPr>
                <w:highlight w:val="yellow"/>
              </w:rPr>
            </w:pPr>
            <w:r>
              <w:t>0-18446744073709551615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193DE07" w14:textId="77777777" w:rsidR="00E36F0E" w:rsidRPr="002857A0" w:rsidRDefault="00393DC0" w:rsidP="00E36F0E">
            <w:pPr>
              <w:rPr>
                <w:rFonts w:cs="Arial"/>
              </w:rPr>
            </w:pPr>
            <w:r w:rsidRPr="002857A0">
              <w:rPr>
                <w:rFonts w:cs="Arial"/>
                <w:szCs w:val="18"/>
                <w:shd w:val="clear" w:color="auto" w:fill="FFFFFF"/>
              </w:rPr>
              <w:t>Transmitted IPv4 bytes</w:t>
            </w:r>
          </w:p>
        </w:tc>
      </w:tr>
      <w:tr w:rsidR="00E36F0E" w:rsidRPr="00C82768" w14:paraId="4AD948A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B03297C"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35B6917" w14:textId="77777777" w:rsidR="00E36F0E" w:rsidRPr="00C82768" w:rsidRDefault="00393DC0" w:rsidP="00E36F0E">
            <w:r>
              <w:t>BYTES_RX_V4</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4DB7889" w14:textId="77777777" w:rsidR="00E36F0E" w:rsidRPr="00C82768" w:rsidRDefault="00393DC0" w:rsidP="00E36F0E">
            <w:r>
              <w:t>Int64</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2AC102A"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DF4E06B" w14:textId="77777777" w:rsidR="00E36F0E" w:rsidRPr="00751E32" w:rsidRDefault="00393DC0" w:rsidP="00E36F0E">
            <w:pPr>
              <w:rPr>
                <w:highlight w:val="yellow"/>
              </w:rPr>
            </w:pPr>
            <w:r>
              <w:t>0-18446744073709551615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6523572" w14:textId="77777777" w:rsidR="00E36F0E" w:rsidRPr="002857A0" w:rsidRDefault="00393DC0" w:rsidP="00E36F0E">
            <w:pPr>
              <w:rPr>
                <w:rFonts w:cs="Arial"/>
              </w:rPr>
            </w:pPr>
            <w:r w:rsidRPr="002857A0">
              <w:rPr>
                <w:rFonts w:cs="Arial"/>
                <w:szCs w:val="18"/>
                <w:shd w:val="clear" w:color="auto" w:fill="FFFFFF"/>
              </w:rPr>
              <w:t>Received IPv4 bytes</w:t>
            </w:r>
          </w:p>
        </w:tc>
      </w:tr>
      <w:tr w:rsidR="00E36F0E" w:rsidRPr="00C82768" w14:paraId="7ABCFA9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CC61534"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6282523" w14:textId="77777777" w:rsidR="00E36F0E" w:rsidRPr="00C82768" w:rsidRDefault="00393DC0" w:rsidP="00E36F0E">
            <w:r>
              <w:t>PKTS_DROPPED_TX</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D2580DC"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2CD6D42"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DE56833" w14:textId="77777777" w:rsidR="00E36F0E" w:rsidRPr="00751E32" w:rsidRDefault="00393DC0" w:rsidP="00E36F0E">
            <w:pPr>
              <w:rPr>
                <w:highlight w:val="yellow"/>
              </w:rPr>
            </w:pPr>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4DB4398" w14:textId="77777777" w:rsidR="00E36F0E" w:rsidRPr="002857A0" w:rsidRDefault="00393DC0" w:rsidP="00E36F0E">
            <w:pPr>
              <w:rPr>
                <w:rFonts w:cs="Arial"/>
              </w:rPr>
            </w:pPr>
            <w:r w:rsidRPr="002857A0">
              <w:rPr>
                <w:rFonts w:cs="Arial"/>
                <w:szCs w:val="18"/>
                <w:shd w:val="clear" w:color="auto" w:fill="FFFFFF"/>
              </w:rPr>
              <w:t>Dropped transmit IPv4 packets</w:t>
            </w:r>
          </w:p>
        </w:tc>
      </w:tr>
      <w:tr w:rsidR="00E36F0E" w:rsidRPr="00C82768" w14:paraId="10D888E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EE6E4B9"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AE173EF" w14:textId="77777777" w:rsidR="00E36F0E" w:rsidRPr="00C82768" w:rsidRDefault="00393DC0" w:rsidP="00E36F0E">
            <w:r>
              <w:t>PKTS_DROPPED_RX</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62972C9"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F25767E"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B3F81C9" w14:textId="77777777" w:rsidR="00E36F0E" w:rsidRPr="00751E32" w:rsidRDefault="00393DC0" w:rsidP="00E36F0E">
            <w:pPr>
              <w:rPr>
                <w:highlight w:val="yellow"/>
              </w:rPr>
            </w:pPr>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E62D6D5" w14:textId="77777777" w:rsidR="00E36F0E" w:rsidRPr="002857A0" w:rsidRDefault="00393DC0" w:rsidP="00E36F0E">
            <w:pPr>
              <w:rPr>
                <w:rFonts w:cs="Arial"/>
              </w:rPr>
            </w:pPr>
            <w:r w:rsidRPr="002857A0">
              <w:rPr>
                <w:rFonts w:cs="Arial"/>
                <w:szCs w:val="18"/>
                <w:shd w:val="clear" w:color="auto" w:fill="FFFFFF"/>
              </w:rPr>
              <w:t>Dropped receive IPv4 packets</w:t>
            </w:r>
          </w:p>
        </w:tc>
      </w:tr>
      <w:tr w:rsidR="00E36F0E" w:rsidRPr="00C82768" w14:paraId="68D88F2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E09432F"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4635B89" w14:textId="77777777" w:rsidR="00E36F0E" w:rsidRPr="00C82768" w:rsidRDefault="00393DC0" w:rsidP="00E36F0E">
            <w:r>
              <w:t>connId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2BB5B1B"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8A2E776"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C966CBD" w14:textId="77777777" w:rsidR="00E36F0E" w:rsidRPr="00751E32" w:rsidRDefault="00393DC0" w:rsidP="00E36F0E">
            <w:pPr>
              <w:rPr>
                <w:highlight w:val="yellow"/>
              </w:rPr>
            </w:pPr>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1D66475" w14:textId="77777777" w:rsidR="00E36F0E" w:rsidRPr="00C82768" w:rsidRDefault="00393DC0" w:rsidP="00E36F0E">
            <w:r>
              <w:t>Interface ID used internally by CM</w:t>
            </w:r>
          </w:p>
        </w:tc>
      </w:tr>
      <w:tr w:rsidR="00E36F0E" w:rsidRPr="00C82768" w14:paraId="7F03F93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6F8C347"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0685B27" w14:textId="77777777" w:rsidR="00E36F0E" w:rsidRPr="00C82768" w:rsidRDefault="00393DC0" w:rsidP="00E36F0E">
            <w:r>
              <w:t>ifaceName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E7DB145"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706968F"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2CAB467" w14:textId="77777777" w:rsidR="00E36F0E" w:rsidRPr="00F1221C" w:rsidRDefault="00393DC0" w:rsidP="00E36F0E">
            <w:r w:rsidRPr="00F1221C">
              <w:t>Char Value:0-255</w:t>
            </w:r>
          </w:p>
          <w:p w14:paraId="6577C60E"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EF603FE" w14:textId="77777777" w:rsidR="00E36F0E" w:rsidRPr="00C82768" w:rsidRDefault="00393DC0" w:rsidP="00E36F0E">
            <w:r>
              <w:t>Interface name as enumerated in the OS</w:t>
            </w:r>
          </w:p>
        </w:tc>
      </w:tr>
      <w:tr w:rsidR="00E36F0E" w:rsidRPr="00C82768" w14:paraId="34148DC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67DB4C9"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F8D6733" w14:textId="77777777" w:rsidR="00E36F0E" w:rsidRDefault="00393DC0" w:rsidP="00E36F0E">
            <w:r>
              <w:t>CellRet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EBCE3BF"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F79F686"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4F327E1"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F4DBB3B" w14:textId="77777777" w:rsidR="00E36F0E" w:rsidRPr="0045028D" w:rsidRDefault="00393DC0" w:rsidP="00E36F0E">
            <w:r>
              <w:t>Return code</w:t>
            </w:r>
          </w:p>
        </w:tc>
      </w:tr>
    </w:tbl>
    <w:p w14:paraId="0931034C" w14:textId="0B88C2E3" w:rsidR="00E36F0E" w:rsidRDefault="00393DC0" w:rsidP="00506E2F">
      <w:pPr>
        <w:pStyle w:val="Heading4"/>
      </w:pPr>
      <w:r w:rsidRPr="00B9479B">
        <w:t>MD-REQ-380254/A-CellSessionInd</w:t>
      </w:r>
    </w:p>
    <w:p w14:paraId="2AE128AC" w14:textId="77777777" w:rsidR="00E36F0E" w:rsidRPr="009152B2" w:rsidRDefault="00393DC0" w:rsidP="00E36F0E">
      <w:pPr>
        <w:rPr>
          <w:rFonts w:cs="Arial"/>
        </w:rPr>
      </w:pPr>
      <w:r w:rsidRPr="00DF2AD3">
        <w:rPr>
          <w:rFonts w:cs="Arial"/>
        </w:rPr>
        <w:t>This API is used</w:t>
      </w:r>
      <w:r>
        <w:rPr>
          <w:rFonts w:cs="Arial"/>
        </w:rPr>
        <w:t xml:space="preserve"> internally by WIRClient and WIRServer to broadcast cellular interface new session information.</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705FF343"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1AE222DB" w14:textId="77777777" w:rsidR="00E36F0E" w:rsidRPr="00C82768" w:rsidRDefault="00E36F0E" w:rsidP="00E36F0E">
            <w:pPr>
              <w:spacing w:line="256" w:lineRule="auto"/>
              <w:rPr>
                <w:sz w:val="8"/>
              </w:rPr>
            </w:pPr>
          </w:p>
        </w:tc>
      </w:tr>
      <w:tr w:rsidR="00E36F0E" w:rsidRPr="00C82768" w14:paraId="29333586"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2C044B06"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3BBEFE6B" w14:textId="77777777" w:rsidR="00E36F0E" w:rsidRPr="00C82768" w:rsidRDefault="00393DC0" w:rsidP="00E36F0E">
            <w:pPr>
              <w:spacing w:line="256" w:lineRule="auto"/>
            </w:pPr>
            <w:r w:rsidRPr="004E037C">
              <w:t>OnChange</w:t>
            </w:r>
          </w:p>
        </w:tc>
      </w:tr>
      <w:tr w:rsidR="00E36F0E" w:rsidRPr="00C82768" w14:paraId="65F6C9D3"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2C9929AD"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0AE09D14" w14:textId="77777777" w:rsidR="00E36F0E" w:rsidRPr="00C82768" w:rsidRDefault="00393DC0" w:rsidP="00E36F0E">
            <w:pPr>
              <w:spacing w:line="256" w:lineRule="auto"/>
            </w:pPr>
            <w:r w:rsidRPr="00C82768">
              <w:t>Default</w:t>
            </w:r>
          </w:p>
        </w:tc>
      </w:tr>
      <w:tr w:rsidR="00E36F0E" w:rsidRPr="00C82768" w14:paraId="28503C6F"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47A9A162"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51A0FE7F" w14:textId="77777777" w:rsidR="00E36F0E" w:rsidRPr="00C82768" w:rsidRDefault="00393DC0" w:rsidP="00E36F0E">
            <w:pPr>
              <w:spacing w:line="256" w:lineRule="auto"/>
            </w:pPr>
            <w:r w:rsidRPr="00C82768">
              <w:t>No</w:t>
            </w:r>
          </w:p>
        </w:tc>
      </w:tr>
      <w:tr w:rsidR="00E36F0E" w:rsidRPr="00C82768" w14:paraId="78E46E50"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292B3030" w14:textId="77777777" w:rsidR="00E36F0E" w:rsidRPr="00C82768" w:rsidRDefault="00E36F0E" w:rsidP="00E36F0E">
            <w:pPr>
              <w:spacing w:line="256" w:lineRule="auto"/>
              <w:rPr>
                <w:sz w:val="8"/>
              </w:rPr>
            </w:pPr>
          </w:p>
        </w:tc>
      </w:tr>
      <w:tr w:rsidR="00E36F0E" w:rsidRPr="00C82768" w14:paraId="5EA871C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6E68DAD6"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47A0339C"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67E8C8DA"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86E4396"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923BD03"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B170F08" w14:textId="77777777" w:rsidR="00E36F0E" w:rsidRPr="00C82768" w:rsidRDefault="00393DC0" w:rsidP="00E36F0E">
            <w:pPr>
              <w:rPr>
                <w:b/>
              </w:rPr>
            </w:pPr>
            <w:r w:rsidRPr="00C82768">
              <w:rPr>
                <w:b/>
              </w:rPr>
              <w:t>Description</w:t>
            </w:r>
          </w:p>
        </w:tc>
      </w:tr>
      <w:tr w:rsidR="00E36F0E" w:rsidRPr="00C82768" w14:paraId="79C8ED2C"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7F22EC1C" w14:textId="77777777" w:rsidR="00E36F0E" w:rsidRPr="00C82768" w:rsidRDefault="00393DC0" w:rsidP="00E36F0E">
            <w:pPr>
              <w:rPr>
                <w:b/>
              </w:rPr>
            </w:pPr>
            <w:r w:rsidRPr="00C82768">
              <w:rPr>
                <w:b/>
              </w:rPr>
              <w:t>Request</w:t>
            </w:r>
          </w:p>
        </w:tc>
      </w:tr>
      <w:tr w:rsidR="00E36F0E" w:rsidRPr="00C82768" w14:paraId="7B7B8F9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C3FACB1" w14:textId="77777777" w:rsidR="00E36F0E" w:rsidRPr="00C82768" w:rsidRDefault="00393DC0" w:rsidP="00E36F0E">
            <w:pPr>
              <w:jc w:val="center"/>
            </w:pPr>
            <w:r>
              <w:t>-</w:t>
            </w:r>
          </w:p>
        </w:tc>
        <w:tc>
          <w:tcPr>
            <w:tcW w:w="2353" w:type="dxa"/>
            <w:gridSpan w:val="2"/>
            <w:tcBorders>
              <w:top w:val="single" w:sz="4" w:space="0" w:color="auto"/>
              <w:left w:val="single" w:sz="4" w:space="0" w:color="auto"/>
              <w:bottom w:val="single" w:sz="4" w:space="0" w:color="auto"/>
              <w:right w:val="single" w:sz="4" w:space="0" w:color="auto"/>
            </w:tcBorders>
          </w:tcPr>
          <w:p w14:paraId="21D0D7F2" w14:textId="77777777" w:rsidR="00E36F0E" w:rsidRDefault="00393DC0" w:rsidP="00E36F0E">
            <w:r>
              <w:t>-</w:t>
            </w:r>
          </w:p>
        </w:tc>
        <w:tc>
          <w:tcPr>
            <w:tcW w:w="900" w:type="dxa"/>
            <w:tcBorders>
              <w:top w:val="single" w:sz="4" w:space="0" w:color="auto"/>
              <w:left w:val="single" w:sz="4" w:space="0" w:color="auto"/>
              <w:bottom w:val="single" w:sz="4" w:space="0" w:color="auto"/>
              <w:right w:val="single" w:sz="4" w:space="0" w:color="auto"/>
            </w:tcBorders>
          </w:tcPr>
          <w:p w14:paraId="63F929FE" w14:textId="77777777" w:rsidR="00E36F0E" w:rsidRPr="00C82768" w:rsidRDefault="00393DC0" w:rsidP="00E36F0E">
            <w:r>
              <w:t>-</w:t>
            </w:r>
          </w:p>
        </w:tc>
        <w:tc>
          <w:tcPr>
            <w:tcW w:w="1697" w:type="dxa"/>
            <w:tcBorders>
              <w:top w:val="single" w:sz="4" w:space="0" w:color="auto"/>
              <w:left w:val="single" w:sz="4" w:space="0" w:color="auto"/>
              <w:bottom w:val="single" w:sz="4" w:space="0" w:color="auto"/>
              <w:right w:val="single" w:sz="4" w:space="0" w:color="auto"/>
            </w:tcBorders>
          </w:tcPr>
          <w:p w14:paraId="68CCCF43"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14381CF4"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47BB676D" w14:textId="77777777" w:rsidR="00E36F0E" w:rsidRPr="0052707D" w:rsidRDefault="00393DC0" w:rsidP="00E36F0E">
            <w:pPr>
              <w:rPr>
                <w:highlight w:val="yellow"/>
              </w:rPr>
            </w:pPr>
            <w:r w:rsidRPr="00314169">
              <w:t>N/A</w:t>
            </w:r>
          </w:p>
        </w:tc>
      </w:tr>
      <w:tr w:rsidR="00E36F0E" w:rsidRPr="00C82768" w14:paraId="7E9384BD"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4E3FBF1C" w14:textId="77777777" w:rsidR="00E36F0E" w:rsidRPr="00C82768" w:rsidRDefault="00393DC0" w:rsidP="00E36F0E">
            <w:r w:rsidRPr="00C82768">
              <w:rPr>
                <w:b/>
              </w:rPr>
              <w:t>Response</w:t>
            </w:r>
          </w:p>
        </w:tc>
      </w:tr>
      <w:tr w:rsidR="00E36F0E" w:rsidRPr="00C82768" w14:paraId="3364FB5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C583241"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E8CE185" w14:textId="77777777" w:rsidR="00E36F0E" w:rsidRDefault="00393DC0" w:rsidP="00E36F0E">
            <w:r>
              <w:t>uuID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DB49989"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472FE06"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A88238A" w14:textId="77777777" w:rsidR="00E36F0E" w:rsidRPr="00F1221C" w:rsidRDefault="00393DC0" w:rsidP="00E36F0E">
            <w:r w:rsidRPr="00F1221C">
              <w:t>Char Value:0-255</w:t>
            </w:r>
          </w:p>
          <w:p w14:paraId="53C84C9C"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62FD0AB" w14:textId="77777777" w:rsidR="00E36F0E" w:rsidRPr="00BB4FE4" w:rsidRDefault="00393DC0" w:rsidP="00E36F0E">
            <w:pPr>
              <w:rPr>
                <w:rFonts w:cs="Arial"/>
              </w:rPr>
            </w:pPr>
            <w:r w:rsidRPr="00BB4FE4">
              <w:rPr>
                <w:rFonts w:cs="Arial"/>
                <w:szCs w:val="18"/>
                <w:shd w:val="clear" w:color="auto" w:fill="FFFFFF"/>
              </w:rPr>
              <w:t>Unique Id used internally by CM</w:t>
            </w:r>
          </w:p>
        </w:tc>
      </w:tr>
    </w:tbl>
    <w:p w14:paraId="7519BC88" w14:textId="2F608B8A" w:rsidR="00E36F0E" w:rsidRDefault="00393DC0" w:rsidP="00506E2F">
      <w:pPr>
        <w:pStyle w:val="Heading4"/>
      </w:pPr>
      <w:r w:rsidRPr="00B9479B">
        <w:t>MD-REQ-380255/A-DataStatusInd</w:t>
      </w:r>
    </w:p>
    <w:p w14:paraId="1F381098" w14:textId="77777777" w:rsidR="00E36F0E" w:rsidRPr="009152B2" w:rsidRDefault="00393DC0" w:rsidP="00E36F0E">
      <w:pPr>
        <w:rPr>
          <w:rFonts w:cs="Arial"/>
        </w:rPr>
      </w:pPr>
      <w:r w:rsidRPr="00DF2AD3">
        <w:rPr>
          <w:rFonts w:cs="Arial"/>
        </w:rPr>
        <w:t>This API is used</w:t>
      </w:r>
      <w:r>
        <w:rPr>
          <w:rFonts w:cs="Arial"/>
        </w:rPr>
        <w:t xml:space="preserve"> internally by WIRClient and WIRServer to broadcast cellular data capability of a cellular interface.</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14AD414D"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44E15CAD" w14:textId="77777777" w:rsidR="00E36F0E" w:rsidRPr="00C82768" w:rsidRDefault="00E36F0E" w:rsidP="00E36F0E">
            <w:pPr>
              <w:spacing w:line="256" w:lineRule="auto"/>
              <w:rPr>
                <w:sz w:val="8"/>
              </w:rPr>
            </w:pPr>
          </w:p>
        </w:tc>
      </w:tr>
      <w:tr w:rsidR="00E36F0E" w:rsidRPr="00C82768" w14:paraId="1759D094"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55AEE264"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312FF1BE" w14:textId="77777777" w:rsidR="00E36F0E" w:rsidRPr="00C82768" w:rsidRDefault="00393DC0" w:rsidP="00E36F0E">
            <w:pPr>
              <w:spacing w:line="256" w:lineRule="auto"/>
            </w:pPr>
            <w:r w:rsidRPr="004E037C">
              <w:t>OnChange</w:t>
            </w:r>
          </w:p>
        </w:tc>
      </w:tr>
      <w:tr w:rsidR="00E36F0E" w:rsidRPr="00C82768" w14:paraId="402A59A1"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6BA38D56"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7C7218B2" w14:textId="77777777" w:rsidR="00E36F0E" w:rsidRPr="00C82768" w:rsidRDefault="00393DC0" w:rsidP="00E36F0E">
            <w:pPr>
              <w:spacing w:line="256" w:lineRule="auto"/>
            </w:pPr>
            <w:r w:rsidRPr="00C82768">
              <w:t>Default</w:t>
            </w:r>
          </w:p>
        </w:tc>
      </w:tr>
      <w:tr w:rsidR="00E36F0E" w:rsidRPr="00C82768" w14:paraId="40580F69"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33BD3DCC"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7DF87972" w14:textId="77777777" w:rsidR="00E36F0E" w:rsidRPr="00C82768" w:rsidRDefault="00393DC0" w:rsidP="00E36F0E">
            <w:pPr>
              <w:spacing w:line="256" w:lineRule="auto"/>
            </w:pPr>
            <w:r w:rsidRPr="00C82768">
              <w:t>No</w:t>
            </w:r>
          </w:p>
        </w:tc>
      </w:tr>
      <w:tr w:rsidR="00E36F0E" w:rsidRPr="00C82768" w14:paraId="6E4AE1CD"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0D5418DF" w14:textId="77777777" w:rsidR="00E36F0E" w:rsidRPr="00C82768" w:rsidRDefault="00E36F0E" w:rsidP="00E36F0E">
            <w:pPr>
              <w:spacing w:line="256" w:lineRule="auto"/>
              <w:rPr>
                <w:sz w:val="8"/>
              </w:rPr>
            </w:pPr>
          </w:p>
        </w:tc>
      </w:tr>
      <w:tr w:rsidR="00E36F0E" w:rsidRPr="00C82768" w14:paraId="50699AF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49C5578E"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32BCB396"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0C424289"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4FF285B"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BBC19CE"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A36B924" w14:textId="77777777" w:rsidR="00E36F0E" w:rsidRPr="00C82768" w:rsidRDefault="00393DC0" w:rsidP="00E36F0E">
            <w:pPr>
              <w:rPr>
                <w:b/>
              </w:rPr>
            </w:pPr>
            <w:r w:rsidRPr="00C82768">
              <w:rPr>
                <w:b/>
              </w:rPr>
              <w:t>Description</w:t>
            </w:r>
          </w:p>
        </w:tc>
      </w:tr>
      <w:tr w:rsidR="00E36F0E" w:rsidRPr="00C82768" w14:paraId="53D7906C"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7E6A6CA9" w14:textId="77777777" w:rsidR="00E36F0E" w:rsidRPr="00C82768" w:rsidRDefault="00393DC0" w:rsidP="00E36F0E">
            <w:pPr>
              <w:rPr>
                <w:b/>
              </w:rPr>
            </w:pPr>
            <w:r w:rsidRPr="00C82768">
              <w:rPr>
                <w:b/>
              </w:rPr>
              <w:t>Request</w:t>
            </w:r>
          </w:p>
        </w:tc>
      </w:tr>
      <w:tr w:rsidR="00E36F0E" w:rsidRPr="00C82768" w14:paraId="3D451A6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FCC50FC" w14:textId="77777777" w:rsidR="00E36F0E" w:rsidRPr="00C82768" w:rsidRDefault="00393DC0" w:rsidP="00E36F0E">
            <w:pPr>
              <w:jc w:val="center"/>
            </w:pPr>
            <w:r>
              <w:t>-</w:t>
            </w:r>
          </w:p>
        </w:tc>
        <w:tc>
          <w:tcPr>
            <w:tcW w:w="2353" w:type="dxa"/>
            <w:gridSpan w:val="2"/>
            <w:tcBorders>
              <w:top w:val="single" w:sz="4" w:space="0" w:color="auto"/>
              <w:left w:val="single" w:sz="4" w:space="0" w:color="auto"/>
              <w:bottom w:val="single" w:sz="4" w:space="0" w:color="auto"/>
              <w:right w:val="single" w:sz="4" w:space="0" w:color="auto"/>
            </w:tcBorders>
          </w:tcPr>
          <w:p w14:paraId="2C4B8D8B" w14:textId="77777777" w:rsidR="00E36F0E" w:rsidRDefault="00393DC0" w:rsidP="00E36F0E">
            <w:r>
              <w:t>-</w:t>
            </w:r>
          </w:p>
        </w:tc>
        <w:tc>
          <w:tcPr>
            <w:tcW w:w="900" w:type="dxa"/>
            <w:tcBorders>
              <w:top w:val="single" w:sz="4" w:space="0" w:color="auto"/>
              <w:left w:val="single" w:sz="4" w:space="0" w:color="auto"/>
              <w:bottom w:val="single" w:sz="4" w:space="0" w:color="auto"/>
              <w:right w:val="single" w:sz="4" w:space="0" w:color="auto"/>
            </w:tcBorders>
          </w:tcPr>
          <w:p w14:paraId="6981D799" w14:textId="77777777" w:rsidR="00E36F0E" w:rsidRPr="00C82768" w:rsidRDefault="00393DC0" w:rsidP="00E36F0E">
            <w:r>
              <w:t>-</w:t>
            </w:r>
          </w:p>
        </w:tc>
        <w:tc>
          <w:tcPr>
            <w:tcW w:w="1697" w:type="dxa"/>
            <w:tcBorders>
              <w:top w:val="single" w:sz="4" w:space="0" w:color="auto"/>
              <w:left w:val="single" w:sz="4" w:space="0" w:color="auto"/>
              <w:bottom w:val="single" w:sz="4" w:space="0" w:color="auto"/>
              <w:right w:val="single" w:sz="4" w:space="0" w:color="auto"/>
            </w:tcBorders>
          </w:tcPr>
          <w:p w14:paraId="3538FB13"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6604D05B"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61BA25B2" w14:textId="77777777" w:rsidR="00E36F0E" w:rsidRPr="0052707D" w:rsidRDefault="00393DC0" w:rsidP="00E36F0E">
            <w:pPr>
              <w:rPr>
                <w:highlight w:val="yellow"/>
              </w:rPr>
            </w:pPr>
            <w:r w:rsidRPr="00314169">
              <w:t>N/A</w:t>
            </w:r>
          </w:p>
        </w:tc>
      </w:tr>
      <w:tr w:rsidR="00E36F0E" w:rsidRPr="00C82768" w14:paraId="4620DF35"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1F136546" w14:textId="77777777" w:rsidR="00E36F0E" w:rsidRPr="00C82768" w:rsidRDefault="00393DC0" w:rsidP="00E36F0E">
            <w:r w:rsidRPr="00C82768">
              <w:rPr>
                <w:b/>
              </w:rPr>
              <w:t>Response</w:t>
            </w:r>
          </w:p>
        </w:tc>
      </w:tr>
      <w:tr w:rsidR="00E36F0E" w:rsidRPr="00C82768" w14:paraId="567F0FB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61FD79B"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E9F4FF7" w14:textId="77777777" w:rsidR="00E36F0E" w:rsidRPr="00C82768" w:rsidRDefault="00393DC0" w:rsidP="00E36F0E">
            <w:r>
              <w:t>IndicationType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0CB9DE9"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E75ABB1"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3487A0C" w14:textId="77777777" w:rsidR="00E36F0E" w:rsidRPr="00751E32" w:rsidRDefault="00E36F0E" w:rsidP="00E36F0E">
            <w:pPr>
              <w:rPr>
                <w:highlight w:val="yellow"/>
              </w:rPr>
            </w:pP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E7EEE0C" w14:textId="77777777" w:rsidR="00E36F0E" w:rsidRPr="00C82768" w:rsidRDefault="00E36F0E" w:rsidP="00E36F0E"/>
        </w:tc>
      </w:tr>
      <w:tr w:rsidR="00E36F0E" w:rsidRPr="00C82768" w14:paraId="3AAC217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38B07BB"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7B47915"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19606E7"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3939174" w14:textId="77777777" w:rsidR="00E36F0E" w:rsidRPr="00C82768" w:rsidRDefault="00393DC0" w:rsidP="00E36F0E">
            <w:r>
              <w:t>Networking</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F3FD833" w14:textId="77777777" w:rsidR="00E36F0E" w:rsidRPr="00BB4FE4" w:rsidRDefault="00393DC0" w:rsidP="00E36F0E">
            <w:r w:rsidRPr="00BB4FE4">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F55D3D4" w14:textId="77777777" w:rsidR="00E36F0E" w:rsidRPr="00BB4FE4" w:rsidRDefault="00393DC0" w:rsidP="00E36F0E">
            <w:pPr>
              <w:rPr>
                <w:rFonts w:cs="Arial"/>
                <w:szCs w:val="20"/>
                <w:highlight w:val="yellow"/>
              </w:rPr>
            </w:pPr>
            <w:r w:rsidRPr="00BB4FE4">
              <w:rPr>
                <w:rFonts w:cs="Arial"/>
                <w:szCs w:val="20"/>
                <w:shd w:val="clear" w:color="auto" w:fill="FFFFFF"/>
              </w:rPr>
              <w:t>Indicates netmgrd/networking</w:t>
            </w:r>
          </w:p>
        </w:tc>
      </w:tr>
      <w:tr w:rsidR="00E36F0E" w:rsidRPr="00C82768" w14:paraId="5B01EBF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88BB314"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2620DF7"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6BE6E6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29E7607" w14:textId="77777777" w:rsidR="00E36F0E" w:rsidRPr="00C82768" w:rsidRDefault="00393DC0" w:rsidP="00E36F0E">
            <w:r>
              <w:t>CellularData</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422DA1C" w14:textId="77777777" w:rsidR="00E36F0E" w:rsidRPr="00BB4FE4" w:rsidRDefault="00393DC0" w:rsidP="00E36F0E">
            <w:r w:rsidRPr="00BB4FE4">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8164FD9" w14:textId="77777777" w:rsidR="00E36F0E" w:rsidRPr="00BB4FE4" w:rsidRDefault="00393DC0" w:rsidP="00E36F0E">
            <w:pPr>
              <w:rPr>
                <w:rFonts w:cs="Arial"/>
                <w:szCs w:val="20"/>
                <w:highlight w:val="yellow"/>
              </w:rPr>
            </w:pPr>
            <w:r w:rsidRPr="00BB4FE4">
              <w:rPr>
                <w:rFonts w:cs="Arial"/>
                <w:szCs w:val="20"/>
                <w:shd w:val="clear" w:color="auto" w:fill="FFFFFF"/>
              </w:rPr>
              <w:t>Indicates cellular data</w:t>
            </w:r>
          </w:p>
        </w:tc>
      </w:tr>
      <w:tr w:rsidR="00E36F0E" w:rsidRPr="00C82768" w14:paraId="68049EE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3C6E634"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07A59EB"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0D85E1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79F8541" w14:textId="77777777" w:rsidR="00E36F0E" w:rsidRPr="00C82768" w:rsidRDefault="00393DC0" w:rsidP="00E36F0E">
            <w:r>
              <w:t>CellularFlowCtrl</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DC7FF14" w14:textId="77777777" w:rsidR="00E36F0E" w:rsidRPr="00BB4FE4" w:rsidRDefault="00393DC0" w:rsidP="00E36F0E">
            <w:r w:rsidRPr="00BB4FE4">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C9194C2" w14:textId="77777777" w:rsidR="00E36F0E" w:rsidRPr="00BB4FE4" w:rsidRDefault="00393DC0" w:rsidP="00E36F0E">
            <w:pPr>
              <w:rPr>
                <w:rFonts w:cs="Arial"/>
                <w:szCs w:val="20"/>
                <w:highlight w:val="yellow"/>
              </w:rPr>
            </w:pPr>
            <w:r w:rsidRPr="00BB4FE4">
              <w:rPr>
                <w:rFonts w:cs="Arial"/>
                <w:szCs w:val="20"/>
                <w:shd w:val="clear" w:color="auto" w:fill="FFFFFF"/>
              </w:rPr>
              <w:t>Indicates cellular flow control</w:t>
            </w:r>
          </w:p>
        </w:tc>
      </w:tr>
      <w:tr w:rsidR="00E36F0E" w:rsidRPr="00C82768" w14:paraId="7006ECE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452031B"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94DD2D7" w14:textId="77777777" w:rsidR="00E36F0E" w:rsidRDefault="00393DC0" w:rsidP="00E36F0E">
            <w:r>
              <w:t>StatusType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99E4624"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7F5AA38"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69009B2"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ED0EC52" w14:textId="77777777" w:rsidR="00E36F0E" w:rsidRPr="0052707D" w:rsidRDefault="00393DC0" w:rsidP="00E36F0E">
            <w:pPr>
              <w:rPr>
                <w:highlight w:val="yellow"/>
              </w:rPr>
            </w:pPr>
            <w:r w:rsidRPr="00BB4FE4">
              <w:t>DCM/Netmgrd data capability</w:t>
            </w:r>
          </w:p>
        </w:tc>
      </w:tr>
      <w:tr w:rsidR="00E36F0E" w:rsidRPr="00C82768" w14:paraId="714006E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4BABE45"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B22360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A7EB582"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A05FA58" w14:textId="77777777" w:rsidR="00E36F0E" w:rsidRPr="00C82768" w:rsidRDefault="00393DC0" w:rsidP="00E36F0E">
            <w:r>
              <w:t>Unavailable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261CBB4"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CD061AD" w14:textId="77777777" w:rsidR="00E36F0E" w:rsidRPr="00BB4FE4" w:rsidRDefault="00393DC0" w:rsidP="00E36F0E">
            <w:pPr>
              <w:rPr>
                <w:rFonts w:cs="Arial"/>
                <w:szCs w:val="20"/>
                <w:highlight w:val="yellow"/>
              </w:rPr>
            </w:pPr>
            <w:r w:rsidRPr="00BB4FE4">
              <w:rPr>
                <w:rFonts w:cs="Arial"/>
                <w:szCs w:val="20"/>
                <w:shd w:val="clear" w:color="auto" w:fill="FFFFFF"/>
              </w:rPr>
              <w:t>Data path not available</w:t>
            </w:r>
          </w:p>
        </w:tc>
      </w:tr>
      <w:tr w:rsidR="00E36F0E" w:rsidRPr="00C82768" w14:paraId="515C197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055E30C"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9F42B6F"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73326A0"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05DB825" w14:textId="77777777" w:rsidR="00E36F0E" w:rsidRPr="00C82768" w:rsidRDefault="00393DC0" w:rsidP="00E36F0E">
            <w:r>
              <w:t>Available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66E2C20"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B9F8272" w14:textId="77777777" w:rsidR="00E36F0E" w:rsidRPr="00BB4FE4" w:rsidRDefault="00393DC0" w:rsidP="00E36F0E">
            <w:pPr>
              <w:rPr>
                <w:rFonts w:cs="Arial"/>
                <w:szCs w:val="20"/>
                <w:highlight w:val="yellow"/>
              </w:rPr>
            </w:pPr>
            <w:r w:rsidRPr="00BB4FE4">
              <w:rPr>
                <w:rFonts w:cs="Arial"/>
                <w:szCs w:val="20"/>
                <w:shd w:val="clear" w:color="auto" w:fill="FFFFFF"/>
              </w:rPr>
              <w:t>Data path available</w:t>
            </w:r>
          </w:p>
        </w:tc>
      </w:tr>
    </w:tbl>
    <w:p w14:paraId="22CF17F7" w14:textId="1F96E777" w:rsidR="00E36F0E" w:rsidRDefault="00393DC0" w:rsidP="00506E2F">
      <w:pPr>
        <w:pStyle w:val="Heading4"/>
      </w:pPr>
      <w:r w:rsidRPr="00B9479B">
        <w:t>MD-REQ-380258/C-VlanAdd</w:t>
      </w:r>
    </w:p>
    <w:p w14:paraId="41FE891A" w14:textId="77777777" w:rsidR="00E36F0E" w:rsidRPr="00804FBF"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a new VLAN configuration</w:t>
      </w:r>
      <w:r w:rsidRPr="00DF2AD3">
        <w:rPr>
          <w:rFonts w:cs="Arial"/>
        </w:rPr>
        <w:t xml:space="preserve">. </w:t>
      </w:r>
      <w:r>
        <w:rPr>
          <w:rFonts w:cs="Arial"/>
        </w:rPr>
        <w:t xml:space="preserve">WIR </w:t>
      </w:r>
      <w:r w:rsidRPr="00DF2AD3">
        <w:rPr>
          <w:rFonts w:cs="Arial"/>
        </w:rPr>
        <w:t>also uses this API for its response.</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60DEA6AC"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5CDE8D46" w14:textId="77777777" w:rsidR="00E36F0E" w:rsidRPr="00C82768" w:rsidRDefault="00E36F0E" w:rsidP="00E36F0E">
            <w:pPr>
              <w:spacing w:line="256" w:lineRule="auto"/>
              <w:rPr>
                <w:sz w:val="8"/>
              </w:rPr>
            </w:pPr>
          </w:p>
        </w:tc>
      </w:tr>
      <w:tr w:rsidR="00E36F0E" w:rsidRPr="00C82768" w14:paraId="1A3CA194"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58ACF212"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7DCF715B" w14:textId="77777777" w:rsidR="00E36F0E" w:rsidRPr="00C82768" w:rsidRDefault="00393DC0" w:rsidP="00E36F0E">
            <w:pPr>
              <w:spacing w:line="256" w:lineRule="auto"/>
            </w:pPr>
            <w:r w:rsidRPr="00DA32BB">
              <w:t>One-Shot (</w:t>
            </w:r>
            <w:r>
              <w:t>A-Synch)</w:t>
            </w:r>
          </w:p>
        </w:tc>
      </w:tr>
      <w:tr w:rsidR="00E36F0E" w:rsidRPr="00C82768" w14:paraId="1623070F"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230F6570"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20B335C8" w14:textId="77777777" w:rsidR="00E36F0E" w:rsidRPr="00C82768" w:rsidRDefault="00393DC0" w:rsidP="00E36F0E">
            <w:pPr>
              <w:spacing w:line="256" w:lineRule="auto"/>
            </w:pPr>
            <w:r w:rsidRPr="00C82768">
              <w:t>Default</w:t>
            </w:r>
          </w:p>
        </w:tc>
      </w:tr>
      <w:tr w:rsidR="00E36F0E" w:rsidRPr="00C82768" w14:paraId="0E48D36D"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58D29647"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21DBF4BE" w14:textId="77777777" w:rsidR="00E36F0E" w:rsidRPr="00C82768" w:rsidRDefault="00393DC0" w:rsidP="00E36F0E">
            <w:pPr>
              <w:spacing w:line="256" w:lineRule="auto"/>
            </w:pPr>
            <w:r w:rsidRPr="00C82768">
              <w:t>No</w:t>
            </w:r>
          </w:p>
        </w:tc>
      </w:tr>
      <w:tr w:rsidR="00E36F0E" w:rsidRPr="00C82768" w14:paraId="2B28E31C"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1AE3AB21" w14:textId="77777777" w:rsidR="00E36F0E" w:rsidRPr="00C82768" w:rsidRDefault="00E36F0E" w:rsidP="00E36F0E">
            <w:pPr>
              <w:spacing w:line="256" w:lineRule="auto"/>
              <w:rPr>
                <w:sz w:val="8"/>
              </w:rPr>
            </w:pPr>
          </w:p>
        </w:tc>
      </w:tr>
      <w:tr w:rsidR="00E36F0E" w:rsidRPr="00C82768" w14:paraId="2F7449B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5A9D8602"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682AD696"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4E772CDB"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D00AAC5"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DA41FE9"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C68E70B" w14:textId="77777777" w:rsidR="00E36F0E" w:rsidRPr="00C82768" w:rsidRDefault="00393DC0" w:rsidP="00E36F0E">
            <w:pPr>
              <w:rPr>
                <w:b/>
              </w:rPr>
            </w:pPr>
            <w:r w:rsidRPr="00C82768">
              <w:rPr>
                <w:b/>
              </w:rPr>
              <w:t>Description</w:t>
            </w:r>
          </w:p>
        </w:tc>
      </w:tr>
      <w:tr w:rsidR="00E36F0E" w:rsidRPr="00C82768" w14:paraId="0933993A"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1B3CDE94" w14:textId="77777777" w:rsidR="00E36F0E" w:rsidRPr="00C82768" w:rsidRDefault="00393DC0" w:rsidP="00E36F0E">
            <w:pPr>
              <w:rPr>
                <w:b/>
              </w:rPr>
            </w:pPr>
            <w:r w:rsidRPr="00C82768">
              <w:rPr>
                <w:b/>
              </w:rPr>
              <w:t>Request</w:t>
            </w:r>
          </w:p>
        </w:tc>
      </w:tr>
      <w:tr w:rsidR="00E36F0E" w:rsidRPr="00C82768" w14:paraId="6D9E44C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B8A0829"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hideMark/>
          </w:tcPr>
          <w:p w14:paraId="1967C851" w14:textId="77777777" w:rsidR="00E36F0E" w:rsidRPr="00C82768" w:rsidRDefault="00393DC0" w:rsidP="00E36F0E">
            <w:r>
              <w:t>pathId</w:t>
            </w:r>
          </w:p>
        </w:tc>
        <w:tc>
          <w:tcPr>
            <w:tcW w:w="900" w:type="dxa"/>
            <w:tcBorders>
              <w:top w:val="single" w:sz="4" w:space="0" w:color="auto"/>
              <w:left w:val="single" w:sz="4" w:space="0" w:color="auto"/>
              <w:bottom w:val="single" w:sz="4" w:space="0" w:color="auto"/>
              <w:right w:val="single" w:sz="4" w:space="0" w:color="auto"/>
            </w:tcBorders>
            <w:hideMark/>
          </w:tcPr>
          <w:p w14:paraId="3D7C807A"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hideMark/>
          </w:tcPr>
          <w:p w14:paraId="6C5992DF"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hideMark/>
          </w:tcPr>
          <w:p w14:paraId="43646AF3" w14:textId="77777777" w:rsidR="00E36F0E" w:rsidRPr="000D0D7F"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hideMark/>
          </w:tcPr>
          <w:p w14:paraId="7E67C284" w14:textId="77777777" w:rsidR="00E36F0E" w:rsidRPr="000D0D7F" w:rsidRDefault="00393DC0" w:rsidP="00E36F0E">
            <w:pPr>
              <w:rPr>
                <w:rFonts w:cs="Arial"/>
              </w:rPr>
            </w:pPr>
            <w:r w:rsidRPr="000D0D7F">
              <w:rPr>
                <w:rFonts w:cs="Arial"/>
                <w:szCs w:val="18"/>
                <w:shd w:val="clear" w:color="auto" w:fill="FFFFFF"/>
              </w:rPr>
              <w:t>Path Id used internally by CM</w:t>
            </w:r>
          </w:p>
        </w:tc>
      </w:tr>
      <w:tr w:rsidR="00E36F0E" w:rsidRPr="00C82768" w14:paraId="35F781C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BC165D3"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756C4044" w14:textId="77777777" w:rsidR="00E36F0E" w:rsidRPr="00C82768" w:rsidRDefault="00393DC0" w:rsidP="00E36F0E">
            <w:r>
              <w:t>vlanEndpointId</w:t>
            </w:r>
          </w:p>
        </w:tc>
        <w:tc>
          <w:tcPr>
            <w:tcW w:w="900" w:type="dxa"/>
            <w:tcBorders>
              <w:top w:val="single" w:sz="4" w:space="0" w:color="auto"/>
              <w:left w:val="single" w:sz="4" w:space="0" w:color="auto"/>
              <w:bottom w:val="single" w:sz="4" w:space="0" w:color="auto"/>
              <w:right w:val="single" w:sz="4" w:space="0" w:color="auto"/>
            </w:tcBorders>
          </w:tcPr>
          <w:p w14:paraId="54EA7134"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tcPr>
          <w:p w14:paraId="4105C583"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15770277" w14:textId="77777777" w:rsidR="00E36F0E" w:rsidRPr="000D0D7F"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tcPr>
          <w:p w14:paraId="11A65AD6" w14:textId="77777777" w:rsidR="00E36F0E" w:rsidRPr="000D0D7F" w:rsidRDefault="00393DC0" w:rsidP="00E36F0E">
            <w:pPr>
              <w:rPr>
                <w:rFonts w:cs="Arial"/>
              </w:rPr>
            </w:pPr>
            <w:r w:rsidRPr="000D0D7F">
              <w:rPr>
                <w:rFonts w:cs="Arial"/>
                <w:szCs w:val="18"/>
                <w:shd w:val="clear" w:color="auto" w:fill="FFFFFF"/>
              </w:rPr>
              <w:t>Endpoint Id used internally by CM</w:t>
            </w:r>
          </w:p>
        </w:tc>
      </w:tr>
      <w:tr w:rsidR="00E36F0E" w:rsidRPr="00C82768" w14:paraId="684BB65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33ABEC7"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2FB5D26D" w14:textId="77777777" w:rsidR="00E36F0E" w:rsidRPr="00C82768" w:rsidRDefault="00393DC0" w:rsidP="00E36F0E">
            <w:r>
              <w:t>vlanName</w:t>
            </w:r>
          </w:p>
        </w:tc>
        <w:tc>
          <w:tcPr>
            <w:tcW w:w="900" w:type="dxa"/>
            <w:tcBorders>
              <w:top w:val="single" w:sz="4" w:space="0" w:color="auto"/>
              <w:left w:val="single" w:sz="4" w:space="0" w:color="auto"/>
              <w:bottom w:val="single" w:sz="4" w:space="0" w:color="auto"/>
              <w:right w:val="single" w:sz="4" w:space="0" w:color="auto"/>
            </w:tcBorders>
          </w:tcPr>
          <w:p w14:paraId="6D567C6E"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29F08A30"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0BF22197" w14:textId="77777777" w:rsidR="00E36F0E" w:rsidRPr="00F1221C" w:rsidRDefault="00393DC0" w:rsidP="00E36F0E">
            <w:r w:rsidRPr="00F1221C">
              <w:t>Char Value:0-255</w:t>
            </w:r>
          </w:p>
          <w:p w14:paraId="62FF62A3"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7A77FDAC" w14:textId="77777777" w:rsidR="00E36F0E" w:rsidRPr="000D0D7F" w:rsidRDefault="00393DC0" w:rsidP="00E36F0E">
            <w:pPr>
              <w:rPr>
                <w:rFonts w:cs="Arial"/>
              </w:rPr>
            </w:pPr>
            <w:r w:rsidRPr="000D0D7F">
              <w:rPr>
                <w:rFonts w:cs="Arial"/>
                <w:szCs w:val="18"/>
                <w:shd w:val="clear" w:color="auto" w:fill="FFFFFF"/>
              </w:rPr>
              <w:t>Unique Vlan name</w:t>
            </w:r>
          </w:p>
        </w:tc>
      </w:tr>
      <w:tr w:rsidR="00E36F0E" w:rsidRPr="00C82768" w14:paraId="44FD7D7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B9F991A"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74C13E54" w14:textId="77777777" w:rsidR="00E36F0E" w:rsidRPr="00C82768" w:rsidRDefault="00393DC0" w:rsidP="00E36F0E">
            <w:r>
              <w:t>vlanId</w:t>
            </w:r>
          </w:p>
        </w:tc>
        <w:tc>
          <w:tcPr>
            <w:tcW w:w="900" w:type="dxa"/>
            <w:tcBorders>
              <w:top w:val="single" w:sz="4" w:space="0" w:color="auto"/>
              <w:left w:val="single" w:sz="4" w:space="0" w:color="auto"/>
              <w:bottom w:val="single" w:sz="4" w:space="0" w:color="auto"/>
              <w:right w:val="single" w:sz="4" w:space="0" w:color="auto"/>
            </w:tcBorders>
          </w:tcPr>
          <w:p w14:paraId="34810C16"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55B96D4D"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45A2FD7C" w14:textId="77777777" w:rsidR="00E36F0E" w:rsidRPr="00F1221C" w:rsidRDefault="00393DC0" w:rsidP="00E36F0E">
            <w:r w:rsidRPr="00F1221C">
              <w:t>Char Value:0-255</w:t>
            </w:r>
          </w:p>
          <w:p w14:paraId="18E36813"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671C5533" w14:textId="77777777" w:rsidR="00E36F0E" w:rsidRPr="000D0D7F" w:rsidRDefault="00393DC0" w:rsidP="00E36F0E">
            <w:pPr>
              <w:rPr>
                <w:rFonts w:cs="Arial"/>
              </w:rPr>
            </w:pPr>
            <w:r w:rsidRPr="000D0D7F">
              <w:rPr>
                <w:rFonts w:cs="Arial"/>
                <w:szCs w:val="18"/>
                <w:shd w:val="clear" w:color="auto" w:fill="FFFFFF"/>
              </w:rPr>
              <w:t>Unique Vlan Id</w:t>
            </w:r>
          </w:p>
        </w:tc>
      </w:tr>
      <w:tr w:rsidR="00E36F0E" w:rsidRPr="00C82768" w14:paraId="6569E94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BC3F6D5"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37E11BBA" w14:textId="77777777" w:rsidR="00E36F0E" w:rsidRPr="00C82768" w:rsidRDefault="00393DC0" w:rsidP="00E36F0E">
            <w:r>
              <w:t>origEcu</w:t>
            </w:r>
          </w:p>
        </w:tc>
        <w:tc>
          <w:tcPr>
            <w:tcW w:w="900" w:type="dxa"/>
            <w:tcBorders>
              <w:top w:val="single" w:sz="4" w:space="0" w:color="auto"/>
              <w:left w:val="single" w:sz="4" w:space="0" w:color="auto"/>
              <w:bottom w:val="single" w:sz="4" w:space="0" w:color="auto"/>
              <w:right w:val="single" w:sz="4" w:space="0" w:color="auto"/>
            </w:tcBorders>
          </w:tcPr>
          <w:p w14:paraId="51F179F3"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37E02EC7"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2E6F576B" w14:textId="77777777" w:rsidR="00E36F0E" w:rsidRPr="00F1221C" w:rsidRDefault="00393DC0" w:rsidP="00E36F0E">
            <w:r w:rsidRPr="00F1221C">
              <w:t>Char Value:0-255</w:t>
            </w:r>
          </w:p>
          <w:p w14:paraId="00797685"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4EC48D34" w14:textId="77777777" w:rsidR="00E36F0E" w:rsidRPr="000D0D7F" w:rsidRDefault="00393DC0" w:rsidP="00E36F0E">
            <w:pPr>
              <w:rPr>
                <w:rFonts w:cs="Arial"/>
              </w:rPr>
            </w:pPr>
            <w:r w:rsidRPr="000D0D7F">
              <w:rPr>
                <w:rFonts w:cs="Arial"/>
                <w:szCs w:val="18"/>
                <w:shd w:val="clear" w:color="auto" w:fill="FFFFFF"/>
              </w:rPr>
              <w:t>Origination ECU enum in string format</w:t>
            </w:r>
          </w:p>
        </w:tc>
      </w:tr>
      <w:tr w:rsidR="00E36F0E" w:rsidRPr="00C82768" w14:paraId="4E91358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B26D828"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0C3F3314" w14:textId="77777777" w:rsidR="00E36F0E" w:rsidRPr="00C82768" w:rsidRDefault="00393DC0" w:rsidP="00E36F0E">
            <w:r>
              <w:t>ifaceEcu</w:t>
            </w:r>
          </w:p>
        </w:tc>
        <w:tc>
          <w:tcPr>
            <w:tcW w:w="900" w:type="dxa"/>
            <w:tcBorders>
              <w:top w:val="single" w:sz="4" w:space="0" w:color="auto"/>
              <w:left w:val="single" w:sz="4" w:space="0" w:color="auto"/>
              <w:bottom w:val="single" w:sz="4" w:space="0" w:color="auto"/>
              <w:right w:val="single" w:sz="4" w:space="0" w:color="auto"/>
            </w:tcBorders>
          </w:tcPr>
          <w:p w14:paraId="6F9730BF"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16360F38"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32F28653" w14:textId="77777777" w:rsidR="00E36F0E" w:rsidRPr="00F1221C" w:rsidRDefault="00393DC0" w:rsidP="00E36F0E">
            <w:r w:rsidRPr="00F1221C">
              <w:t>Char Value:0-255</w:t>
            </w:r>
          </w:p>
          <w:p w14:paraId="1D17F3B9"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3AEDC451" w14:textId="77777777" w:rsidR="00E36F0E" w:rsidRPr="000D0D7F" w:rsidRDefault="00393DC0" w:rsidP="00E36F0E">
            <w:pPr>
              <w:rPr>
                <w:rFonts w:cs="Arial"/>
              </w:rPr>
            </w:pPr>
            <w:r w:rsidRPr="000D0D7F">
              <w:rPr>
                <w:rFonts w:cs="Arial"/>
                <w:szCs w:val="18"/>
                <w:shd w:val="clear" w:color="auto" w:fill="FFFFFF"/>
              </w:rPr>
              <w:t>Interface ECU enum in string format</w:t>
            </w:r>
          </w:p>
        </w:tc>
      </w:tr>
      <w:tr w:rsidR="00E36F0E" w:rsidRPr="00C82768" w14:paraId="223F4AB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3BFA801" w14:textId="77777777" w:rsidR="00E36F0E" w:rsidRPr="00C82768" w:rsidRDefault="00393DC0" w:rsidP="00E36F0E">
            <w:pPr>
              <w:jc w:val="center"/>
            </w:pPr>
            <w:r w:rsidRPr="00C82768">
              <w:lastRenderedPageBreak/>
              <w:t>R</w:t>
            </w:r>
          </w:p>
        </w:tc>
        <w:tc>
          <w:tcPr>
            <w:tcW w:w="2353" w:type="dxa"/>
            <w:gridSpan w:val="2"/>
            <w:tcBorders>
              <w:top w:val="single" w:sz="4" w:space="0" w:color="auto"/>
              <w:left w:val="single" w:sz="4" w:space="0" w:color="auto"/>
              <w:bottom w:val="single" w:sz="4" w:space="0" w:color="auto"/>
              <w:right w:val="single" w:sz="4" w:space="0" w:color="auto"/>
            </w:tcBorders>
          </w:tcPr>
          <w:p w14:paraId="5A9D0308" w14:textId="77777777" w:rsidR="00E36F0E" w:rsidRPr="00C82768" w:rsidRDefault="00393DC0" w:rsidP="00E36F0E">
            <w:r>
              <w:t>mtu</w:t>
            </w:r>
          </w:p>
        </w:tc>
        <w:tc>
          <w:tcPr>
            <w:tcW w:w="900" w:type="dxa"/>
            <w:tcBorders>
              <w:top w:val="single" w:sz="4" w:space="0" w:color="auto"/>
              <w:left w:val="single" w:sz="4" w:space="0" w:color="auto"/>
              <w:bottom w:val="single" w:sz="4" w:space="0" w:color="auto"/>
              <w:right w:val="single" w:sz="4" w:space="0" w:color="auto"/>
            </w:tcBorders>
          </w:tcPr>
          <w:p w14:paraId="548A2D7C"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53FFD73F"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18F166A1" w14:textId="77777777" w:rsidR="00E36F0E" w:rsidRPr="00F1221C" w:rsidRDefault="00393DC0" w:rsidP="00E36F0E">
            <w:r w:rsidRPr="00F1221C">
              <w:t>Char Value:0-255</w:t>
            </w:r>
          </w:p>
          <w:p w14:paraId="7FFAE0B0"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568AB49A" w14:textId="77777777" w:rsidR="00E36F0E" w:rsidRPr="000D0D7F" w:rsidRDefault="00393DC0" w:rsidP="00E36F0E">
            <w:pPr>
              <w:rPr>
                <w:rFonts w:cs="Arial"/>
              </w:rPr>
            </w:pPr>
            <w:r w:rsidRPr="000D0D7F">
              <w:rPr>
                <w:rFonts w:cs="Arial"/>
                <w:szCs w:val="18"/>
                <w:shd w:val="clear" w:color="auto" w:fill="FFFFFF"/>
              </w:rPr>
              <w:t>Interface MTU in string format</w:t>
            </w:r>
          </w:p>
        </w:tc>
      </w:tr>
      <w:tr w:rsidR="00E36F0E" w:rsidRPr="00C82768" w14:paraId="07AA851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12329D8"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6D0946F7" w14:textId="77777777" w:rsidR="00E36F0E" w:rsidRPr="00C82768" w:rsidRDefault="00393DC0" w:rsidP="00E36F0E">
            <w:r>
              <w:t>svcLevel</w:t>
            </w:r>
          </w:p>
        </w:tc>
        <w:tc>
          <w:tcPr>
            <w:tcW w:w="900" w:type="dxa"/>
            <w:tcBorders>
              <w:top w:val="single" w:sz="4" w:space="0" w:color="auto"/>
              <w:left w:val="single" w:sz="4" w:space="0" w:color="auto"/>
              <w:bottom w:val="single" w:sz="4" w:space="0" w:color="auto"/>
              <w:right w:val="single" w:sz="4" w:space="0" w:color="auto"/>
            </w:tcBorders>
          </w:tcPr>
          <w:p w14:paraId="17F4698B"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1681BE0F"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0A6500A5" w14:textId="77777777" w:rsidR="00E36F0E" w:rsidRPr="00F1221C" w:rsidRDefault="00393DC0" w:rsidP="00E36F0E">
            <w:r w:rsidRPr="00F1221C">
              <w:t>Char Value:0-255</w:t>
            </w:r>
          </w:p>
          <w:p w14:paraId="5FD68073"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430A92B2" w14:textId="77777777" w:rsidR="00E36F0E" w:rsidRPr="000D0D7F" w:rsidRDefault="00393DC0" w:rsidP="00E36F0E">
            <w:pPr>
              <w:rPr>
                <w:rFonts w:cs="Arial"/>
              </w:rPr>
            </w:pPr>
            <w:r w:rsidRPr="000D0D7F">
              <w:rPr>
                <w:rFonts w:cs="Arial"/>
                <w:szCs w:val="18"/>
                <w:shd w:val="clear" w:color="auto" w:fill="FFFFFF"/>
              </w:rPr>
              <w:t>Service Level of the VLAN in string format</w:t>
            </w:r>
          </w:p>
        </w:tc>
      </w:tr>
      <w:tr w:rsidR="00E36F0E" w:rsidRPr="00C82768" w14:paraId="6400747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3C18A32"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22DF5FC8" w14:textId="77777777" w:rsidR="00E36F0E" w:rsidRDefault="00393DC0" w:rsidP="00E36F0E">
            <w:r>
              <w:t>ifaceType</w:t>
            </w:r>
          </w:p>
        </w:tc>
        <w:tc>
          <w:tcPr>
            <w:tcW w:w="900" w:type="dxa"/>
            <w:tcBorders>
              <w:top w:val="single" w:sz="4" w:space="0" w:color="auto"/>
              <w:left w:val="single" w:sz="4" w:space="0" w:color="auto"/>
              <w:bottom w:val="single" w:sz="4" w:space="0" w:color="auto"/>
              <w:right w:val="single" w:sz="4" w:space="0" w:color="auto"/>
            </w:tcBorders>
          </w:tcPr>
          <w:p w14:paraId="6E6A374C"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tcPr>
          <w:p w14:paraId="7BD84EEC"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3458BEBA"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4B99BD50" w14:textId="77777777" w:rsidR="00E36F0E" w:rsidRPr="000D0D7F" w:rsidRDefault="00393DC0" w:rsidP="00E36F0E">
            <w:pPr>
              <w:rPr>
                <w:rFonts w:cs="Arial"/>
                <w:highlight w:val="yellow"/>
              </w:rPr>
            </w:pPr>
            <w:r w:rsidRPr="000D0D7F">
              <w:rPr>
                <w:rFonts w:cs="Arial"/>
                <w:szCs w:val="18"/>
                <w:shd w:val="clear" w:color="auto" w:fill="FFFFFF"/>
              </w:rPr>
              <w:t>Network Interface Type over which the VLAN would be setup</w:t>
            </w:r>
          </w:p>
        </w:tc>
      </w:tr>
      <w:tr w:rsidR="00E36F0E" w:rsidRPr="00C82768" w14:paraId="3276F40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07FC662"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40EA3AF9"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74E54416"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1A71FF4C" w14:textId="77777777" w:rsidR="00E36F0E" w:rsidRPr="00C82768" w:rsidRDefault="00393DC0" w:rsidP="00E36F0E">
            <w:r>
              <w:t>None</w:t>
            </w:r>
          </w:p>
        </w:tc>
        <w:tc>
          <w:tcPr>
            <w:tcW w:w="1170" w:type="dxa"/>
            <w:tcBorders>
              <w:top w:val="single" w:sz="4" w:space="0" w:color="auto"/>
              <w:left w:val="single" w:sz="4" w:space="0" w:color="auto"/>
              <w:bottom w:val="single" w:sz="4" w:space="0" w:color="auto"/>
              <w:right w:val="single" w:sz="4" w:space="0" w:color="auto"/>
            </w:tcBorders>
          </w:tcPr>
          <w:p w14:paraId="225BD177"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tcPr>
          <w:p w14:paraId="377F8751" w14:textId="77777777" w:rsidR="00E36F0E" w:rsidRPr="000D0D7F" w:rsidRDefault="00E36F0E" w:rsidP="00E36F0E">
            <w:pPr>
              <w:rPr>
                <w:rFonts w:cs="Arial"/>
                <w:highlight w:val="yellow"/>
              </w:rPr>
            </w:pPr>
          </w:p>
        </w:tc>
      </w:tr>
      <w:tr w:rsidR="00E36F0E" w:rsidRPr="00C82768" w14:paraId="14B875C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87CCD4C"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06DC8FCA"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5684EE2E"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44B24496" w14:textId="77777777" w:rsidR="00E36F0E" w:rsidRPr="00C82768" w:rsidRDefault="00393DC0" w:rsidP="00E36F0E">
            <w:r>
              <w:t>TcuCell</w:t>
            </w:r>
          </w:p>
        </w:tc>
        <w:tc>
          <w:tcPr>
            <w:tcW w:w="1170" w:type="dxa"/>
            <w:tcBorders>
              <w:top w:val="single" w:sz="4" w:space="0" w:color="auto"/>
              <w:left w:val="single" w:sz="4" w:space="0" w:color="auto"/>
              <w:bottom w:val="single" w:sz="4" w:space="0" w:color="auto"/>
              <w:right w:val="single" w:sz="4" w:space="0" w:color="auto"/>
            </w:tcBorders>
          </w:tcPr>
          <w:p w14:paraId="05FDFB39"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tcPr>
          <w:p w14:paraId="7B9B6D2E" w14:textId="77777777" w:rsidR="00E36F0E" w:rsidRPr="000D0D7F" w:rsidRDefault="00E36F0E" w:rsidP="00E36F0E">
            <w:pPr>
              <w:rPr>
                <w:rFonts w:cs="Arial"/>
                <w:highlight w:val="yellow"/>
              </w:rPr>
            </w:pPr>
          </w:p>
        </w:tc>
      </w:tr>
      <w:tr w:rsidR="00E36F0E" w:rsidRPr="00C82768" w14:paraId="6B6A974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389F9EE"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5F45D54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15132EDA"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1BF92DED" w14:textId="77777777" w:rsidR="00E36F0E" w:rsidRPr="00C82768" w:rsidRDefault="00393DC0" w:rsidP="00E36F0E">
            <w:r>
              <w:t>TcuWifi</w:t>
            </w:r>
          </w:p>
        </w:tc>
        <w:tc>
          <w:tcPr>
            <w:tcW w:w="1170" w:type="dxa"/>
            <w:tcBorders>
              <w:top w:val="single" w:sz="4" w:space="0" w:color="auto"/>
              <w:left w:val="single" w:sz="4" w:space="0" w:color="auto"/>
              <w:bottom w:val="single" w:sz="4" w:space="0" w:color="auto"/>
              <w:right w:val="single" w:sz="4" w:space="0" w:color="auto"/>
            </w:tcBorders>
          </w:tcPr>
          <w:p w14:paraId="41639093"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tcPr>
          <w:p w14:paraId="23AE2914" w14:textId="77777777" w:rsidR="00E36F0E" w:rsidRPr="000D0D7F" w:rsidRDefault="00E36F0E" w:rsidP="00E36F0E">
            <w:pPr>
              <w:rPr>
                <w:rFonts w:cs="Arial"/>
                <w:highlight w:val="yellow"/>
              </w:rPr>
            </w:pPr>
          </w:p>
        </w:tc>
      </w:tr>
      <w:tr w:rsidR="00E36F0E" w:rsidRPr="00C82768" w14:paraId="1FC50BD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33AE678"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35A87BB6"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1B9EC12C"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34657679" w14:textId="77777777" w:rsidR="00E36F0E" w:rsidRDefault="00393DC0" w:rsidP="00E36F0E">
            <w:r>
              <w:t>SyncWifi</w:t>
            </w:r>
          </w:p>
        </w:tc>
        <w:tc>
          <w:tcPr>
            <w:tcW w:w="1170" w:type="dxa"/>
            <w:tcBorders>
              <w:top w:val="single" w:sz="4" w:space="0" w:color="auto"/>
              <w:left w:val="single" w:sz="4" w:space="0" w:color="auto"/>
              <w:bottom w:val="single" w:sz="4" w:space="0" w:color="auto"/>
              <w:right w:val="single" w:sz="4" w:space="0" w:color="auto"/>
            </w:tcBorders>
          </w:tcPr>
          <w:p w14:paraId="337ED05B"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tcPr>
          <w:p w14:paraId="230C0914" w14:textId="77777777" w:rsidR="00E36F0E" w:rsidRPr="000D0D7F" w:rsidRDefault="00E36F0E" w:rsidP="00E36F0E">
            <w:pPr>
              <w:rPr>
                <w:rFonts w:cs="Arial"/>
                <w:highlight w:val="yellow"/>
              </w:rPr>
            </w:pPr>
          </w:p>
        </w:tc>
      </w:tr>
      <w:tr w:rsidR="00E36F0E" w:rsidRPr="00C82768" w14:paraId="1EF5296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5636309"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30DB31C1"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641078A7"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66F179B4" w14:textId="77777777" w:rsidR="00E36F0E" w:rsidRDefault="00393DC0" w:rsidP="00E36F0E">
            <w:r>
              <w:t>SyncApplink</w:t>
            </w:r>
          </w:p>
        </w:tc>
        <w:tc>
          <w:tcPr>
            <w:tcW w:w="1170" w:type="dxa"/>
            <w:tcBorders>
              <w:top w:val="single" w:sz="4" w:space="0" w:color="auto"/>
              <w:left w:val="single" w:sz="4" w:space="0" w:color="auto"/>
              <w:bottom w:val="single" w:sz="4" w:space="0" w:color="auto"/>
              <w:right w:val="single" w:sz="4" w:space="0" w:color="auto"/>
            </w:tcBorders>
          </w:tcPr>
          <w:p w14:paraId="58D6E2D4"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tcPr>
          <w:p w14:paraId="46C8C332" w14:textId="77777777" w:rsidR="00E36F0E" w:rsidRPr="000D0D7F" w:rsidRDefault="00393DC0" w:rsidP="00E36F0E">
            <w:pPr>
              <w:rPr>
                <w:rFonts w:cs="Arial"/>
                <w:highlight w:val="yellow"/>
              </w:rPr>
            </w:pPr>
            <w:r w:rsidRPr="00D065BA">
              <w:rPr>
                <w:rFonts w:cs="Arial"/>
              </w:rPr>
              <w:t>Out of scope</w:t>
            </w:r>
          </w:p>
        </w:tc>
      </w:tr>
      <w:tr w:rsidR="00E36F0E" w:rsidRPr="00C82768" w14:paraId="3CC2FE7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E4174BC"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70282BDB"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50276F69"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13E9FCEB" w14:textId="77777777" w:rsidR="00E36F0E" w:rsidRDefault="00393DC0" w:rsidP="00E36F0E">
            <w:r>
              <w:t>TcubCell</w:t>
            </w:r>
          </w:p>
        </w:tc>
        <w:tc>
          <w:tcPr>
            <w:tcW w:w="1170" w:type="dxa"/>
            <w:tcBorders>
              <w:top w:val="single" w:sz="4" w:space="0" w:color="auto"/>
              <w:left w:val="single" w:sz="4" w:space="0" w:color="auto"/>
              <w:bottom w:val="single" w:sz="4" w:space="0" w:color="auto"/>
              <w:right w:val="single" w:sz="4" w:space="0" w:color="auto"/>
            </w:tcBorders>
          </w:tcPr>
          <w:p w14:paraId="12987AD2" w14:textId="77777777" w:rsidR="00E36F0E" w:rsidRDefault="00393DC0" w:rsidP="00E36F0E">
            <w:r>
              <w:t>0x5</w:t>
            </w:r>
          </w:p>
        </w:tc>
        <w:tc>
          <w:tcPr>
            <w:tcW w:w="3330" w:type="dxa"/>
            <w:tcBorders>
              <w:top w:val="single" w:sz="4" w:space="0" w:color="auto"/>
              <w:left w:val="single" w:sz="4" w:space="0" w:color="auto"/>
              <w:bottom w:val="single" w:sz="4" w:space="0" w:color="auto"/>
              <w:right w:val="single" w:sz="4" w:space="0" w:color="auto"/>
            </w:tcBorders>
          </w:tcPr>
          <w:p w14:paraId="7EAC8DA5" w14:textId="77777777" w:rsidR="00E36F0E" w:rsidRPr="00167281" w:rsidRDefault="00393DC0" w:rsidP="00E36F0E">
            <w:pPr>
              <w:rPr>
                <w:rFonts w:cs="Arial"/>
              </w:rPr>
            </w:pPr>
            <w:r w:rsidRPr="00167281">
              <w:rPr>
                <w:rFonts w:cs="Arial"/>
              </w:rPr>
              <w:t>Applicable to AV vehicles Only</w:t>
            </w:r>
          </w:p>
        </w:tc>
      </w:tr>
      <w:tr w:rsidR="00E36F0E" w:rsidRPr="00C82768" w14:paraId="3ADF0A2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FA8B0BD"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2590FB2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460005B9"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09E85C08" w14:textId="77777777" w:rsidR="00E36F0E" w:rsidRDefault="00393DC0" w:rsidP="00E36F0E">
            <w:r>
              <w:t>TcubWifi</w:t>
            </w:r>
          </w:p>
        </w:tc>
        <w:tc>
          <w:tcPr>
            <w:tcW w:w="1170" w:type="dxa"/>
            <w:tcBorders>
              <w:top w:val="single" w:sz="4" w:space="0" w:color="auto"/>
              <w:left w:val="single" w:sz="4" w:space="0" w:color="auto"/>
              <w:bottom w:val="single" w:sz="4" w:space="0" w:color="auto"/>
              <w:right w:val="single" w:sz="4" w:space="0" w:color="auto"/>
            </w:tcBorders>
          </w:tcPr>
          <w:p w14:paraId="321F5FDF" w14:textId="77777777" w:rsidR="00E36F0E" w:rsidRDefault="00393DC0" w:rsidP="00E36F0E">
            <w:r>
              <w:t>0x6</w:t>
            </w:r>
          </w:p>
        </w:tc>
        <w:tc>
          <w:tcPr>
            <w:tcW w:w="3330" w:type="dxa"/>
            <w:tcBorders>
              <w:top w:val="single" w:sz="4" w:space="0" w:color="auto"/>
              <w:left w:val="single" w:sz="4" w:space="0" w:color="auto"/>
              <w:bottom w:val="single" w:sz="4" w:space="0" w:color="auto"/>
              <w:right w:val="single" w:sz="4" w:space="0" w:color="auto"/>
            </w:tcBorders>
          </w:tcPr>
          <w:p w14:paraId="78ADB3FE" w14:textId="77777777" w:rsidR="00E36F0E" w:rsidRPr="00167281" w:rsidRDefault="00393DC0" w:rsidP="00E36F0E">
            <w:pPr>
              <w:rPr>
                <w:rFonts w:cs="Arial"/>
              </w:rPr>
            </w:pPr>
            <w:r w:rsidRPr="00167281">
              <w:rPr>
                <w:rFonts w:cs="Arial"/>
              </w:rPr>
              <w:t>Applicable to AV vehicles Only</w:t>
            </w:r>
          </w:p>
        </w:tc>
      </w:tr>
      <w:tr w:rsidR="00E36F0E" w:rsidRPr="00C82768" w14:paraId="723CEE8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994CC17"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7C664CF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7BA4A6C7"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769F1FE5" w14:textId="77777777" w:rsidR="00E36F0E" w:rsidRPr="00D12484" w:rsidRDefault="00393DC0" w:rsidP="00E36F0E">
            <w:pPr>
              <w:rPr>
                <w:rFonts w:cs="Arial"/>
              </w:rPr>
            </w:pPr>
            <w:r>
              <w:rPr>
                <w:rFonts w:cs="Arial"/>
              </w:rPr>
              <w:t>Espm</w:t>
            </w:r>
            <w:r w:rsidRPr="00D12484">
              <w:rPr>
                <w:rFonts w:cs="Arial"/>
              </w:rPr>
              <w:t>Lan</w:t>
            </w:r>
          </w:p>
        </w:tc>
        <w:tc>
          <w:tcPr>
            <w:tcW w:w="1170" w:type="dxa"/>
            <w:tcBorders>
              <w:top w:val="single" w:sz="4" w:space="0" w:color="auto"/>
              <w:left w:val="single" w:sz="4" w:space="0" w:color="auto"/>
              <w:bottom w:val="single" w:sz="4" w:space="0" w:color="auto"/>
              <w:right w:val="single" w:sz="4" w:space="0" w:color="auto"/>
            </w:tcBorders>
          </w:tcPr>
          <w:p w14:paraId="51977AEB" w14:textId="77777777" w:rsidR="00E36F0E" w:rsidRPr="00D12484" w:rsidRDefault="00393DC0" w:rsidP="00E36F0E">
            <w:pPr>
              <w:rPr>
                <w:rFonts w:cs="Arial"/>
              </w:rPr>
            </w:pPr>
            <w:r w:rsidRPr="00D12484">
              <w:rPr>
                <w:rFonts w:cs="Arial"/>
              </w:rPr>
              <w:t>0x7</w:t>
            </w:r>
          </w:p>
        </w:tc>
        <w:tc>
          <w:tcPr>
            <w:tcW w:w="3330" w:type="dxa"/>
            <w:tcBorders>
              <w:top w:val="single" w:sz="4" w:space="0" w:color="auto"/>
              <w:left w:val="single" w:sz="4" w:space="0" w:color="auto"/>
              <w:bottom w:val="single" w:sz="4" w:space="0" w:color="auto"/>
              <w:right w:val="single" w:sz="4" w:space="0" w:color="auto"/>
            </w:tcBorders>
          </w:tcPr>
          <w:p w14:paraId="3B536469" w14:textId="77777777" w:rsidR="00E36F0E" w:rsidRPr="00167281" w:rsidRDefault="00393DC0" w:rsidP="00E36F0E">
            <w:pPr>
              <w:rPr>
                <w:rFonts w:cs="Arial"/>
              </w:rPr>
            </w:pPr>
            <w:r>
              <w:rPr>
                <w:rFonts w:cs="Arial"/>
              </w:rPr>
              <w:t>ESPM+ LAN</w:t>
            </w:r>
          </w:p>
          <w:p w14:paraId="093FDE39" w14:textId="77777777" w:rsidR="00E36F0E" w:rsidRPr="00167281" w:rsidRDefault="00393DC0" w:rsidP="00E36F0E">
            <w:pPr>
              <w:rPr>
                <w:rFonts w:cs="Arial"/>
              </w:rPr>
            </w:pPr>
            <w:r w:rsidRPr="00167281">
              <w:rPr>
                <w:rFonts w:cs="Arial"/>
              </w:rPr>
              <w:t>Applicable to AV vehicles Only</w:t>
            </w:r>
          </w:p>
        </w:tc>
      </w:tr>
      <w:tr w:rsidR="00E36F0E" w:rsidRPr="00C82768" w14:paraId="4E48CE1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6975EE7"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18207DB1"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3182A480"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7BED9AFD" w14:textId="77777777" w:rsidR="00E36F0E" w:rsidRPr="00D12484" w:rsidRDefault="00393DC0" w:rsidP="00E36F0E">
            <w:pPr>
              <w:rPr>
                <w:rFonts w:cs="Arial"/>
              </w:rPr>
            </w:pPr>
            <w:r>
              <w:rPr>
                <w:rFonts w:cs="Arial"/>
              </w:rPr>
              <w:t>Ddsm</w:t>
            </w:r>
            <w:r w:rsidRPr="00D12484">
              <w:rPr>
                <w:rFonts w:cs="Arial"/>
              </w:rPr>
              <w:t>Lan</w:t>
            </w:r>
          </w:p>
        </w:tc>
        <w:tc>
          <w:tcPr>
            <w:tcW w:w="1170" w:type="dxa"/>
            <w:tcBorders>
              <w:top w:val="single" w:sz="4" w:space="0" w:color="auto"/>
              <w:left w:val="single" w:sz="4" w:space="0" w:color="auto"/>
              <w:bottom w:val="single" w:sz="4" w:space="0" w:color="auto"/>
              <w:right w:val="single" w:sz="4" w:space="0" w:color="auto"/>
            </w:tcBorders>
          </w:tcPr>
          <w:p w14:paraId="655FC99A" w14:textId="77777777" w:rsidR="00E36F0E" w:rsidRPr="00D12484" w:rsidRDefault="00393DC0" w:rsidP="00E36F0E">
            <w:pPr>
              <w:rPr>
                <w:rFonts w:cs="Arial"/>
              </w:rPr>
            </w:pPr>
            <w:r w:rsidRPr="00D12484">
              <w:rPr>
                <w:rFonts w:cs="Arial"/>
              </w:rPr>
              <w:t>0x8</w:t>
            </w:r>
          </w:p>
        </w:tc>
        <w:tc>
          <w:tcPr>
            <w:tcW w:w="3330" w:type="dxa"/>
            <w:tcBorders>
              <w:top w:val="single" w:sz="4" w:space="0" w:color="auto"/>
              <w:left w:val="single" w:sz="4" w:space="0" w:color="auto"/>
              <w:bottom w:val="single" w:sz="4" w:space="0" w:color="auto"/>
              <w:right w:val="single" w:sz="4" w:space="0" w:color="auto"/>
            </w:tcBorders>
          </w:tcPr>
          <w:p w14:paraId="26C61627" w14:textId="77777777" w:rsidR="00E36F0E" w:rsidRDefault="00393DC0" w:rsidP="00E36F0E">
            <w:pPr>
              <w:rPr>
                <w:rFonts w:cs="Arial"/>
              </w:rPr>
            </w:pPr>
            <w:r>
              <w:rPr>
                <w:rFonts w:cs="Arial"/>
              </w:rPr>
              <w:t>DDSM LAN</w:t>
            </w:r>
            <w:r w:rsidRPr="00696E2B">
              <w:rPr>
                <w:rFonts w:cs="Arial"/>
              </w:rPr>
              <w:t xml:space="preserve"> </w:t>
            </w:r>
          </w:p>
          <w:p w14:paraId="184C9DA7" w14:textId="77777777" w:rsidR="00E36F0E" w:rsidRPr="00696E2B" w:rsidRDefault="00393DC0" w:rsidP="00E36F0E">
            <w:pPr>
              <w:rPr>
                <w:rFonts w:cs="Arial"/>
              </w:rPr>
            </w:pPr>
            <w:r w:rsidRPr="00167281">
              <w:rPr>
                <w:rFonts w:cs="Arial"/>
              </w:rPr>
              <w:t>Applicable to AV vehicles Only</w:t>
            </w:r>
          </w:p>
        </w:tc>
      </w:tr>
      <w:tr w:rsidR="00E36F0E" w:rsidRPr="00C82768" w14:paraId="0891393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A16E13B"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3ACB79F6"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2B12B0EE"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071A56C8" w14:textId="77777777" w:rsidR="00E36F0E" w:rsidRPr="00D12484" w:rsidRDefault="00393DC0" w:rsidP="00E36F0E">
            <w:pPr>
              <w:rPr>
                <w:rFonts w:cs="Arial"/>
              </w:rPr>
            </w:pPr>
            <w:r w:rsidRPr="00D12484">
              <w:rPr>
                <w:rFonts w:cs="Arial"/>
              </w:rPr>
              <w:t>Error</w:t>
            </w:r>
          </w:p>
        </w:tc>
        <w:tc>
          <w:tcPr>
            <w:tcW w:w="1170" w:type="dxa"/>
            <w:tcBorders>
              <w:top w:val="single" w:sz="4" w:space="0" w:color="auto"/>
              <w:left w:val="single" w:sz="4" w:space="0" w:color="auto"/>
              <w:bottom w:val="single" w:sz="4" w:space="0" w:color="auto"/>
              <w:right w:val="single" w:sz="4" w:space="0" w:color="auto"/>
            </w:tcBorders>
          </w:tcPr>
          <w:p w14:paraId="187FF29A" w14:textId="77777777" w:rsidR="00E36F0E" w:rsidRPr="00D12484" w:rsidRDefault="00393DC0" w:rsidP="00E36F0E">
            <w:pPr>
              <w:rPr>
                <w:rFonts w:cs="Arial"/>
              </w:rPr>
            </w:pPr>
            <w:r w:rsidRPr="00D12484">
              <w:rPr>
                <w:rFonts w:cs="Arial"/>
              </w:rPr>
              <w:t>0x9</w:t>
            </w:r>
          </w:p>
        </w:tc>
        <w:tc>
          <w:tcPr>
            <w:tcW w:w="3330" w:type="dxa"/>
            <w:tcBorders>
              <w:top w:val="single" w:sz="4" w:space="0" w:color="auto"/>
              <w:left w:val="single" w:sz="4" w:space="0" w:color="auto"/>
              <w:bottom w:val="single" w:sz="4" w:space="0" w:color="auto"/>
              <w:right w:val="single" w:sz="4" w:space="0" w:color="auto"/>
            </w:tcBorders>
          </w:tcPr>
          <w:p w14:paraId="7F8ABD68" w14:textId="77777777" w:rsidR="00E36F0E" w:rsidRPr="00D12484" w:rsidRDefault="00E36F0E" w:rsidP="00E36F0E">
            <w:pPr>
              <w:rPr>
                <w:rFonts w:cs="Arial"/>
              </w:rPr>
            </w:pPr>
          </w:p>
        </w:tc>
      </w:tr>
      <w:tr w:rsidR="00E36F0E" w:rsidRPr="00C82768" w14:paraId="1CBC994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64CC554"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0A3AF2E6" w14:textId="77777777" w:rsidR="00E36F0E" w:rsidRDefault="00393DC0" w:rsidP="00E36F0E">
            <w:r>
              <w:t>vlanEndpointType</w:t>
            </w:r>
          </w:p>
        </w:tc>
        <w:tc>
          <w:tcPr>
            <w:tcW w:w="900" w:type="dxa"/>
            <w:tcBorders>
              <w:top w:val="single" w:sz="4" w:space="0" w:color="auto"/>
              <w:left w:val="single" w:sz="4" w:space="0" w:color="auto"/>
              <w:bottom w:val="single" w:sz="4" w:space="0" w:color="auto"/>
              <w:right w:val="single" w:sz="4" w:space="0" w:color="auto"/>
            </w:tcBorders>
          </w:tcPr>
          <w:p w14:paraId="12850AB2"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tcPr>
          <w:p w14:paraId="14F7F76E"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07DBE33F"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19A9A8C7" w14:textId="77777777" w:rsidR="00E36F0E" w:rsidRPr="000D0D7F" w:rsidRDefault="00393DC0" w:rsidP="00E36F0E">
            <w:pPr>
              <w:rPr>
                <w:rFonts w:cs="Arial"/>
                <w:highlight w:val="yellow"/>
              </w:rPr>
            </w:pPr>
            <w:r w:rsidRPr="000D0D7F">
              <w:rPr>
                <w:rFonts w:cs="Arial"/>
                <w:szCs w:val="18"/>
                <w:shd w:val="clear" w:color="auto" w:fill="FFFFFF"/>
              </w:rPr>
              <w:t>VLAN Endpoint type</w:t>
            </w:r>
          </w:p>
        </w:tc>
      </w:tr>
      <w:tr w:rsidR="00E36F0E" w:rsidRPr="00C82768" w14:paraId="7C15B6B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A523C53"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0FE100B7"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45E527AC"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032FDE5C" w14:textId="77777777" w:rsidR="00E36F0E" w:rsidRPr="00C82768" w:rsidRDefault="00393DC0" w:rsidP="00E36F0E">
            <w:r>
              <w:t>Host</w:t>
            </w:r>
          </w:p>
        </w:tc>
        <w:tc>
          <w:tcPr>
            <w:tcW w:w="1170" w:type="dxa"/>
            <w:tcBorders>
              <w:top w:val="single" w:sz="4" w:space="0" w:color="auto"/>
              <w:left w:val="single" w:sz="4" w:space="0" w:color="auto"/>
              <w:bottom w:val="single" w:sz="4" w:space="0" w:color="auto"/>
              <w:right w:val="single" w:sz="4" w:space="0" w:color="auto"/>
            </w:tcBorders>
          </w:tcPr>
          <w:p w14:paraId="5E721FF9"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tcPr>
          <w:p w14:paraId="5B418845" w14:textId="77777777" w:rsidR="00E36F0E" w:rsidRPr="000D0D7F" w:rsidRDefault="00393DC0" w:rsidP="00E36F0E">
            <w:r w:rsidRPr="000D0D7F">
              <w:t>Host type endpoint</w:t>
            </w:r>
          </w:p>
        </w:tc>
      </w:tr>
      <w:tr w:rsidR="00E36F0E" w:rsidRPr="00C82768" w14:paraId="004427E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80FDA7B"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433D8384"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29EB28D6"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3D8A50F7" w14:textId="77777777" w:rsidR="00E36F0E" w:rsidRPr="00C82768" w:rsidRDefault="00393DC0" w:rsidP="00E36F0E">
            <w:r>
              <w:t>Gateway</w:t>
            </w:r>
          </w:p>
        </w:tc>
        <w:tc>
          <w:tcPr>
            <w:tcW w:w="1170" w:type="dxa"/>
            <w:tcBorders>
              <w:top w:val="single" w:sz="4" w:space="0" w:color="auto"/>
              <w:left w:val="single" w:sz="4" w:space="0" w:color="auto"/>
              <w:bottom w:val="single" w:sz="4" w:space="0" w:color="auto"/>
              <w:right w:val="single" w:sz="4" w:space="0" w:color="auto"/>
            </w:tcBorders>
          </w:tcPr>
          <w:p w14:paraId="7E50E88C"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tcPr>
          <w:p w14:paraId="00F63461" w14:textId="77777777" w:rsidR="00E36F0E" w:rsidRPr="000D0D7F" w:rsidRDefault="00393DC0" w:rsidP="00E36F0E">
            <w:r w:rsidRPr="000D0D7F">
              <w:t>Gateway type endpoint</w:t>
            </w:r>
          </w:p>
        </w:tc>
      </w:tr>
      <w:tr w:rsidR="00E36F0E" w:rsidRPr="00C82768" w14:paraId="2D6A1890"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51BBD1BD" w14:textId="77777777" w:rsidR="00E36F0E" w:rsidRPr="00C82768" w:rsidRDefault="00393DC0" w:rsidP="00E36F0E">
            <w:r w:rsidRPr="00C82768">
              <w:rPr>
                <w:b/>
              </w:rPr>
              <w:t>Response</w:t>
            </w:r>
          </w:p>
        </w:tc>
      </w:tr>
      <w:tr w:rsidR="00E36F0E" w:rsidRPr="00C82768" w14:paraId="13479A1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A3D12AB"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4021976" w14:textId="77777777" w:rsidR="00E36F0E" w:rsidRPr="00C82768" w:rsidRDefault="00393DC0" w:rsidP="00E36F0E">
            <w:r>
              <w:t>pathId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F97C0ED"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BD0FDB8"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BA24979" w14:textId="77777777" w:rsidR="00E36F0E" w:rsidRPr="000D0D7F"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BE96154" w14:textId="77777777" w:rsidR="00E36F0E" w:rsidRPr="000D0D7F" w:rsidRDefault="00393DC0" w:rsidP="00E36F0E">
            <w:pPr>
              <w:rPr>
                <w:rFonts w:cs="Arial"/>
              </w:rPr>
            </w:pPr>
            <w:r w:rsidRPr="000D0D7F">
              <w:rPr>
                <w:rFonts w:cs="Arial"/>
                <w:shd w:val="clear" w:color="auto" w:fill="FFFFFF"/>
              </w:rPr>
              <w:t>Path Id used internally by CM</w:t>
            </w:r>
          </w:p>
        </w:tc>
      </w:tr>
      <w:tr w:rsidR="00E36F0E" w:rsidRPr="00C82768" w14:paraId="7316C18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CEF8EF8"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D4C8A6C" w14:textId="77777777" w:rsidR="00E36F0E" w:rsidRPr="00C82768" w:rsidRDefault="00393DC0" w:rsidP="00E36F0E">
            <w:r>
              <w:t>vlanEndpointId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C673245"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E003D28"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A371B4C" w14:textId="77777777" w:rsidR="00E36F0E" w:rsidRPr="000D0D7F"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F1EFE83" w14:textId="77777777" w:rsidR="00E36F0E" w:rsidRPr="000D0D7F" w:rsidRDefault="00393DC0" w:rsidP="00E36F0E">
            <w:pPr>
              <w:rPr>
                <w:rFonts w:cs="Arial"/>
              </w:rPr>
            </w:pPr>
            <w:r w:rsidRPr="000D0D7F">
              <w:rPr>
                <w:rFonts w:cs="Arial"/>
                <w:shd w:val="clear" w:color="auto" w:fill="FFFFFF"/>
              </w:rPr>
              <w:t>Endpoint Id used internally by CM</w:t>
            </w:r>
          </w:p>
        </w:tc>
      </w:tr>
      <w:tr w:rsidR="00E36F0E" w:rsidRPr="00C82768" w14:paraId="273B572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B0A4A81"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4D90C34" w14:textId="77777777" w:rsidR="00E36F0E" w:rsidRPr="00C82768" w:rsidRDefault="00393DC0" w:rsidP="00E36F0E">
            <w:r>
              <w:t>VlanRet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5B622D2"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762BCC3"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1F06306" w14:textId="77777777" w:rsidR="00E36F0E" w:rsidRPr="00C82768"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E13C363" w14:textId="77777777" w:rsidR="00E36F0E" w:rsidRPr="000D0D7F" w:rsidRDefault="00393DC0" w:rsidP="00E36F0E">
            <w:pPr>
              <w:rPr>
                <w:rFonts w:cs="Arial"/>
              </w:rPr>
            </w:pPr>
            <w:r w:rsidRPr="000D0D7F">
              <w:rPr>
                <w:rFonts w:cs="Arial"/>
                <w:shd w:val="clear" w:color="auto" w:fill="FFFFFF"/>
              </w:rPr>
              <w:t>Return code for command</w:t>
            </w:r>
          </w:p>
        </w:tc>
      </w:tr>
      <w:tr w:rsidR="00E36F0E" w:rsidRPr="00C82768" w14:paraId="5A7A334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A8B30C3"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8DA682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DDA8CA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4533033" w14:textId="77777777" w:rsidR="00E36F0E" w:rsidRPr="00C82768" w:rsidRDefault="00393DC0" w:rsidP="00E36F0E">
            <w:r>
              <w:t>VLAN_ERROR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66CD137" w14:textId="77777777" w:rsidR="00E36F0E" w:rsidRPr="00C82768"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7A33021" w14:textId="77777777" w:rsidR="00E36F0E" w:rsidRPr="000D0D7F" w:rsidRDefault="00E36F0E" w:rsidP="00E36F0E">
            <w:pPr>
              <w:rPr>
                <w:rFonts w:cs="Arial"/>
              </w:rPr>
            </w:pPr>
          </w:p>
        </w:tc>
      </w:tr>
      <w:tr w:rsidR="00E36F0E" w:rsidRPr="00C82768" w14:paraId="6F72808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D0E546F"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9C9E2CB"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10E4FA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D118AB5" w14:textId="77777777" w:rsidR="00E36F0E" w:rsidRPr="00C82768" w:rsidRDefault="00393DC0" w:rsidP="00E36F0E">
            <w:r>
              <w:t>VLAN_SUCCESS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5033CF0" w14:textId="77777777" w:rsidR="00E36F0E" w:rsidRPr="00C82768"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8458E58" w14:textId="77777777" w:rsidR="00E36F0E" w:rsidRPr="000D0D7F" w:rsidRDefault="00E36F0E" w:rsidP="00E36F0E">
            <w:pPr>
              <w:rPr>
                <w:rFonts w:cs="Arial"/>
              </w:rPr>
            </w:pPr>
          </w:p>
        </w:tc>
      </w:tr>
      <w:tr w:rsidR="00E36F0E" w:rsidRPr="00C82768" w14:paraId="27B43BF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6BAEFCE"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C8E5D12" w14:textId="77777777" w:rsidR="00E36F0E" w:rsidRPr="00C82768" w:rsidRDefault="00393DC0" w:rsidP="00E36F0E">
            <w:r>
              <w:t>vlanName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C954DF6"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6DCA8B7"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A413FDB" w14:textId="77777777" w:rsidR="00E36F0E" w:rsidRPr="00F1221C" w:rsidRDefault="00393DC0" w:rsidP="00E36F0E">
            <w:r w:rsidRPr="00F1221C">
              <w:t>Char Value:0-255</w:t>
            </w:r>
          </w:p>
          <w:p w14:paraId="343BAA6C"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005C06E" w14:textId="77777777" w:rsidR="00E36F0E" w:rsidRPr="000D0D7F" w:rsidRDefault="00393DC0" w:rsidP="00E36F0E">
            <w:pPr>
              <w:rPr>
                <w:rFonts w:cs="Arial"/>
              </w:rPr>
            </w:pPr>
            <w:r w:rsidRPr="000D0D7F">
              <w:rPr>
                <w:rFonts w:cs="Arial"/>
                <w:shd w:val="clear" w:color="auto" w:fill="FFFFFF"/>
              </w:rPr>
              <w:t>Unique Vlan name</w:t>
            </w:r>
          </w:p>
        </w:tc>
      </w:tr>
      <w:tr w:rsidR="00E36F0E" w:rsidRPr="00C82768" w14:paraId="3A98810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86C4951"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D458E2D" w14:textId="77777777" w:rsidR="00E36F0E" w:rsidRPr="00C82768" w:rsidRDefault="00393DC0" w:rsidP="00E36F0E">
            <w:r>
              <w:t>vlanId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06C47CF"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50BCCF5"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0C2971D" w14:textId="77777777" w:rsidR="00E36F0E" w:rsidRPr="00F1221C" w:rsidRDefault="00393DC0" w:rsidP="00E36F0E">
            <w:r w:rsidRPr="00F1221C">
              <w:t>Char Value:0-255</w:t>
            </w:r>
          </w:p>
          <w:p w14:paraId="342C11A5"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9ADC62E" w14:textId="77777777" w:rsidR="00E36F0E" w:rsidRPr="000D0D7F" w:rsidRDefault="00393DC0" w:rsidP="00E36F0E">
            <w:pPr>
              <w:rPr>
                <w:rFonts w:cs="Arial"/>
              </w:rPr>
            </w:pPr>
            <w:r w:rsidRPr="000D0D7F">
              <w:rPr>
                <w:rFonts w:cs="Arial"/>
                <w:shd w:val="clear" w:color="auto" w:fill="FFFFFF"/>
              </w:rPr>
              <w:t>Unique Vlan Id</w:t>
            </w:r>
          </w:p>
        </w:tc>
      </w:tr>
      <w:tr w:rsidR="00E36F0E" w:rsidRPr="00C82768" w14:paraId="5ED5C6F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79A5A09"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77CCE1B" w14:textId="77777777" w:rsidR="00E36F0E" w:rsidRDefault="00393DC0" w:rsidP="00E36F0E">
            <w:r>
              <w:t>ipV4Address</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9FBBC8D"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97D1F6C"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02B66E7" w14:textId="77777777" w:rsidR="00E36F0E" w:rsidRPr="00F1221C" w:rsidRDefault="00393DC0" w:rsidP="00E36F0E">
            <w:r w:rsidRPr="00F1221C">
              <w:t>Char Value:0-255</w:t>
            </w:r>
          </w:p>
          <w:p w14:paraId="1C175847" w14:textId="77777777" w:rsidR="00E36F0E" w:rsidRPr="00751E32" w:rsidRDefault="00393DC0" w:rsidP="00E36F0E">
            <w:pPr>
              <w:rPr>
                <w:highlight w:val="yellow"/>
              </w:rPr>
            </w:pPr>
            <w:r w:rsidRPr="00F1221C">
              <w:lastRenderedPageBreak/>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6A263A7" w14:textId="77777777" w:rsidR="00E36F0E" w:rsidRPr="000D0D7F" w:rsidRDefault="00393DC0" w:rsidP="00E36F0E">
            <w:pPr>
              <w:rPr>
                <w:rFonts w:cs="Arial"/>
              </w:rPr>
            </w:pPr>
            <w:r w:rsidRPr="000D0D7F">
              <w:rPr>
                <w:rFonts w:cs="Arial"/>
                <w:shd w:val="clear" w:color="auto" w:fill="FFFFFF"/>
              </w:rPr>
              <w:lastRenderedPageBreak/>
              <w:t>VLAN IP Address</w:t>
            </w:r>
          </w:p>
        </w:tc>
      </w:tr>
    </w:tbl>
    <w:p w14:paraId="4A3E247B" w14:textId="77777777" w:rsidR="00E36F0E" w:rsidRDefault="00E36F0E"/>
    <w:p w14:paraId="225C9BF0" w14:textId="1101E40D" w:rsidR="00E36F0E" w:rsidRDefault="00393DC0" w:rsidP="00506E2F">
      <w:pPr>
        <w:pStyle w:val="Heading4"/>
      </w:pPr>
      <w:r w:rsidRPr="00B9479B">
        <w:t>MD-REQ-380259/A-VlanRemove</w:t>
      </w:r>
    </w:p>
    <w:p w14:paraId="380BA8B1" w14:textId="77777777" w:rsidR="00E36F0E" w:rsidRPr="00804FBF"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removal of old VLAN configuration</w:t>
      </w:r>
      <w:r w:rsidRPr="00DF2AD3">
        <w:rPr>
          <w:rFonts w:cs="Arial"/>
        </w:rPr>
        <w:t xml:space="preserve">. </w:t>
      </w:r>
      <w:r>
        <w:rPr>
          <w:rFonts w:cs="Arial"/>
        </w:rPr>
        <w:t xml:space="preserve">WIR </w:t>
      </w:r>
      <w:r w:rsidRPr="00DF2AD3">
        <w:rPr>
          <w:rFonts w:cs="Arial"/>
        </w:rPr>
        <w:t>also uses this API for its response.</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4305F350"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32535C3A" w14:textId="77777777" w:rsidR="00E36F0E" w:rsidRPr="00C82768" w:rsidRDefault="00E36F0E" w:rsidP="00E36F0E">
            <w:pPr>
              <w:spacing w:line="256" w:lineRule="auto"/>
              <w:rPr>
                <w:sz w:val="8"/>
              </w:rPr>
            </w:pPr>
          </w:p>
        </w:tc>
      </w:tr>
      <w:tr w:rsidR="00E36F0E" w:rsidRPr="00C82768" w14:paraId="1DED0C6C"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56542086"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7470940F" w14:textId="77777777" w:rsidR="00E36F0E" w:rsidRPr="00C82768" w:rsidRDefault="00393DC0" w:rsidP="00E36F0E">
            <w:pPr>
              <w:spacing w:line="256" w:lineRule="auto"/>
            </w:pPr>
            <w:r w:rsidRPr="00DA32BB">
              <w:t>One-Shot (</w:t>
            </w:r>
            <w:r>
              <w:t>A-Synch)</w:t>
            </w:r>
          </w:p>
        </w:tc>
      </w:tr>
      <w:tr w:rsidR="00E36F0E" w:rsidRPr="00C82768" w14:paraId="6F2E6D95"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2A024036"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33661B34" w14:textId="77777777" w:rsidR="00E36F0E" w:rsidRPr="00C82768" w:rsidRDefault="00393DC0" w:rsidP="00E36F0E">
            <w:pPr>
              <w:spacing w:line="256" w:lineRule="auto"/>
            </w:pPr>
            <w:r w:rsidRPr="00C82768">
              <w:t>Default</w:t>
            </w:r>
          </w:p>
        </w:tc>
      </w:tr>
      <w:tr w:rsidR="00E36F0E" w:rsidRPr="00C82768" w14:paraId="652EE5A0"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632EE935"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19B58EAB" w14:textId="77777777" w:rsidR="00E36F0E" w:rsidRPr="00C82768" w:rsidRDefault="00393DC0" w:rsidP="00E36F0E">
            <w:pPr>
              <w:spacing w:line="256" w:lineRule="auto"/>
            </w:pPr>
            <w:r w:rsidRPr="00C82768">
              <w:t>No</w:t>
            </w:r>
          </w:p>
        </w:tc>
      </w:tr>
      <w:tr w:rsidR="00E36F0E" w:rsidRPr="00C82768" w14:paraId="5BB2FECC"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532C0B1B" w14:textId="77777777" w:rsidR="00E36F0E" w:rsidRPr="00C82768" w:rsidRDefault="00E36F0E" w:rsidP="00E36F0E">
            <w:pPr>
              <w:spacing w:line="256" w:lineRule="auto"/>
              <w:rPr>
                <w:sz w:val="8"/>
              </w:rPr>
            </w:pPr>
          </w:p>
        </w:tc>
      </w:tr>
      <w:tr w:rsidR="00E36F0E" w:rsidRPr="00C82768" w14:paraId="5ECF75C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7CE5B8D7"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13F0FD0E"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1F28B9C3"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86B1FBD"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0AD94D0"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E32D2D7" w14:textId="77777777" w:rsidR="00E36F0E" w:rsidRPr="00C82768" w:rsidRDefault="00393DC0" w:rsidP="00E36F0E">
            <w:pPr>
              <w:rPr>
                <w:b/>
              </w:rPr>
            </w:pPr>
            <w:r w:rsidRPr="00C82768">
              <w:rPr>
                <w:b/>
              </w:rPr>
              <w:t>Description</w:t>
            </w:r>
          </w:p>
        </w:tc>
      </w:tr>
      <w:tr w:rsidR="00E36F0E" w:rsidRPr="00C82768" w14:paraId="4DF81C29"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57E6D7F8" w14:textId="77777777" w:rsidR="00E36F0E" w:rsidRPr="00C82768" w:rsidRDefault="00393DC0" w:rsidP="00E36F0E">
            <w:pPr>
              <w:rPr>
                <w:b/>
              </w:rPr>
            </w:pPr>
            <w:r w:rsidRPr="00C82768">
              <w:rPr>
                <w:b/>
              </w:rPr>
              <w:t>Request</w:t>
            </w:r>
          </w:p>
        </w:tc>
      </w:tr>
      <w:tr w:rsidR="00E36F0E" w:rsidRPr="00C82768" w14:paraId="129F4DA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25D2D48"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hideMark/>
          </w:tcPr>
          <w:p w14:paraId="0B9EFB93" w14:textId="77777777" w:rsidR="00E36F0E" w:rsidRPr="00C82768" w:rsidRDefault="00393DC0" w:rsidP="00E36F0E">
            <w:r>
              <w:t>pathId</w:t>
            </w:r>
          </w:p>
        </w:tc>
        <w:tc>
          <w:tcPr>
            <w:tcW w:w="900" w:type="dxa"/>
            <w:tcBorders>
              <w:top w:val="single" w:sz="4" w:space="0" w:color="auto"/>
              <w:left w:val="single" w:sz="4" w:space="0" w:color="auto"/>
              <w:bottom w:val="single" w:sz="4" w:space="0" w:color="auto"/>
              <w:right w:val="single" w:sz="4" w:space="0" w:color="auto"/>
            </w:tcBorders>
            <w:hideMark/>
          </w:tcPr>
          <w:p w14:paraId="6D25F6C3"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hideMark/>
          </w:tcPr>
          <w:p w14:paraId="6478982A"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hideMark/>
          </w:tcPr>
          <w:p w14:paraId="017270E2" w14:textId="77777777" w:rsidR="00E36F0E" w:rsidRPr="000D0D7F"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hideMark/>
          </w:tcPr>
          <w:p w14:paraId="1E61379D" w14:textId="77777777" w:rsidR="00E36F0E" w:rsidRPr="000D0D7F" w:rsidRDefault="00393DC0" w:rsidP="00E36F0E">
            <w:pPr>
              <w:rPr>
                <w:rFonts w:cs="Arial"/>
              </w:rPr>
            </w:pPr>
            <w:r w:rsidRPr="000D0D7F">
              <w:rPr>
                <w:rFonts w:cs="Arial"/>
                <w:szCs w:val="18"/>
                <w:shd w:val="clear" w:color="auto" w:fill="FFFFFF"/>
              </w:rPr>
              <w:t>Path Id used internally by CM</w:t>
            </w:r>
          </w:p>
        </w:tc>
      </w:tr>
      <w:tr w:rsidR="00E36F0E" w:rsidRPr="00C82768" w14:paraId="75ABB71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4725620"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315EB4AC" w14:textId="77777777" w:rsidR="00E36F0E" w:rsidRPr="00C82768" w:rsidRDefault="00393DC0" w:rsidP="00E36F0E">
            <w:r>
              <w:t>vlanEndpointId</w:t>
            </w:r>
          </w:p>
        </w:tc>
        <w:tc>
          <w:tcPr>
            <w:tcW w:w="900" w:type="dxa"/>
            <w:tcBorders>
              <w:top w:val="single" w:sz="4" w:space="0" w:color="auto"/>
              <w:left w:val="single" w:sz="4" w:space="0" w:color="auto"/>
              <w:bottom w:val="single" w:sz="4" w:space="0" w:color="auto"/>
              <w:right w:val="single" w:sz="4" w:space="0" w:color="auto"/>
            </w:tcBorders>
          </w:tcPr>
          <w:p w14:paraId="1945FEAB"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tcPr>
          <w:p w14:paraId="2D47AF97"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3227FE4C" w14:textId="77777777" w:rsidR="00E36F0E" w:rsidRPr="000D0D7F"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tcPr>
          <w:p w14:paraId="435381EA" w14:textId="77777777" w:rsidR="00E36F0E" w:rsidRPr="000D0D7F" w:rsidRDefault="00393DC0" w:rsidP="00E36F0E">
            <w:pPr>
              <w:rPr>
                <w:rFonts w:cs="Arial"/>
              </w:rPr>
            </w:pPr>
            <w:r w:rsidRPr="000D0D7F">
              <w:rPr>
                <w:rFonts w:cs="Arial"/>
                <w:szCs w:val="18"/>
                <w:shd w:val="clear" w:color="auto" w:fill="FFFFFF"/>
              </w:rPr>
              <w:t>Endpoint Id used internally by CM</w:t>
            </w:r>
          </w:p>
        </w:tc>
      </w:tr>
      <w:tr w:rsidR="00E36F0E" w:rsidRPr="00C82768" w14:paraId="7681159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79C2E5F"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1DABC8C2" w14:textId="77777777" w:rsidR="00E36F0E" w:rsidRPr="00C82768" w:rsidRDefault="00393DC0" w:rsidP="00E36F0E">
            <w:r>
              <w:t>vlanName</w:t>
            </w:r>
          </w:p>
        </w:tc>
        <w:tc>
          <w:tcPr>
            <w:tcW w:w="900" w:type="dxa"/>
            <w:tcBorders>
              <w:top w:val="single" w:sz="4" w:space="0" w:color="auto"/>
              <w:left w:val="single" w:sz="4" w:space="0" w:color="auto"/>
              <w:bottom w:val="single" w:sz="4" w:space="0" w:color="auto"/>
              <w:right w:val="single" w:sz="4" w:space="0" w:color="auto"/>
            </w:tcBorders>
          </w:tcPr>
          <w:p w14:paraId="62417093"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038896CA"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2A0D7FA0" w14:textId="77777777" w:rsidR="00E36F0E" w:rsidRPr="00F1221C" w:rsidRDefault="00393DC0" w:rsidP="00E36F0E">
            <w:r w:rsidRPr="00F1221C">
              <w:t>Char Value:0-255</w:t>
            </w:r>
          </w:p>
          <w:p w14:paraId="62E5F876"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2B79B0D1" w14:textId="77777777" w:rsidR="00E36F0E" w:rsidRPr="000D0D7F" w:rsidRDefault="00393DC0" w:rsidP="00E36F0E">
            <w:pPr>
              <w:rPr>
                <w:rFonts w:cs="Arial"/>
              </w:rPr>
            </w:pPr>
            <w:r w:rsidRPr="000D0D7F">
              <w:rPr>
                <w:rFonts w:cs="Arial"/>
                <w:szCs w:val="18"/>
                <w:shd w:val="clear" w:color="auto" w:fill="FFFFFF"/>
              </w:rPr>
              <w:t>Unique Vlan name</w:t>
            </w:r>
          </w:p>
        </w:tc>
      </w:tr>
      <w:tr w:rsidR="00E36F0E" w:rsidRPr="00C82768" w14:paraId="63DB81C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1274A7B"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6B6122BA" w14:textId="77777777" w:rsidR="00E36F0E" w:rsidRPr="00C82768" w:rsidRDefault="00393DC0" w:rsidP="00E36F0E">
            <w:r>
              <w:t>vlanId</w:t>
            </w:r>
          </w:p>
        </w:tc>
        <w:tc>
          <w:tcPr>
            <w:tcW w:w="900" w:type="dxa"/>
            <w:tcBorders>
              <w:top w:val="single" w:sz="4" w:space="0" w:color="auto"/>
              <w:left w:val="single" w:sz="4" w:space="0" w:color="auto"/>
              <w:bottom w:val="single" w:sz="4" w:space="0" w:color="auto"/>
              <w:right w:val="single" w:sz="4" w:space="0" w:color="auto"/>
            </w:tcBorders>
          </w:tcPr>
          <w:p w14:paraId="087E35CE"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6CE2D99A"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55C2EADF" w14:textId="77777777" w:rsidR="00E36F0E" w:rsidRPr="00F1221C" w:rsidRDefault="00393DC0" w:rsidP="00E36F0E">
            <w:r w:rsidRPr="00F1221C">
              <w:t>Char Value:0-255</w:t>
            </w:r>
          </w:p>
          <w:p w14:paraId="31B945A7"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2BB1ECF0" w14:textId="77777777" w:rsidR="00E36F0E" w:rsidRPr="000D0D7F" w:rsidRDefault="00393DC0" w:rsidP="00E36F0E">
            <w:pPr>
              <w:rPr>
                <w:rFonts w:cs="Arial"/>
              </w:rPr>
            </w:pPr>
            <w:r w:rsidRPr="000D0D7F">
              <w:rPr>
                <w:rFonts w:cs="Arial"/>
                <w:szCs w:val="18"/>
                <w:shd w:val="clear" w:color="auto" w:fill="FFFFFF"/>
              </w:rPr>
              <w:t>Unique Vlan Id</w:t>
            </w:r>
          </w:p>
        </w:tc>
      </w:tr>
      <w:tr w:rsidR="00E36F0E" w:rsidRPr="00C82768" w14:paraId="124B66C6"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770EEA9C" w14:textId="77777777" w:rsidR="00E36F0E" w:rsidRPr="00C82768" w:rsidRDefault="00393DC0" w:rsidP="00E36F0E">
            <w:r w:rsidRPr="00C82768">
              <w:rPr>
                <w:b/>
              </w:rPr>
              <w:t>Response</w:t>
            </w:r>
          </w:p>
        </w:tc>
      </w:tr>
      <w:tr w:rsidR="00E36F0E" w:rsidRPr="00C82768" w14:paraId="3527F8A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1B27665"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674F0EF" w14:textId="77777777" w:rsidR="00E36F0E" w:rsidRPr="00C82768" w:rsidRDefault="00393DC0" w:rsidP="00E36F0E">
            <w:r>
              <w:t>pathId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F4BDE90"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CA5F6B5"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5F640AA" w14:textId="77777777" w:rsidR="00E36F0E" w:rsidRPr="000D0D7F"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31B9B76" w14:textId="77777777" w:rsidR="00E36F0E" w:rsidRPr="000D0D7F" w:rsidRDefault="00393DC0" w:rsidP="00E36F0E">
            <w:pPr>
              <w:rPr>
                <w:rFonts w:cs="Arial"/>
                <w:szCs w:val="20"/>
              </w:rPr>
            </w:pPr>
            <w:r w:rsidRPr="000D0D7F">
              <w:rPr>
                <w:rFonts w:cs="Arial"/>
                <w:szCs w:val="20"/>
                <w:shd w:val="clear" w:color="auto" w:fill="FFFFFF"/>
              </w:rPr>
              <w:t>Path Id used internally by CM</w:t>
            </w:r>
          </w:p>
        </w:tc>
      </w:tr>
      <w:tr w:rsidR="00E36F0E" w:rsidRPr="00C82768" w14:paraId="4A7D5A4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97BD385"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E6E8AE0" w14:textId="77777777" w:rsidR="00E36F0E" w:rsidRPr="00C82768" w:rsidRDefault="00393DC0" w:rsidP="00E36F0E">
            <w:r>
              <w:t>vlanEndpointId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1D2B35A"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B3766D3"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770927B" w14:textId="77777777" w:rsidR="00E36F0E" w:rsidRPr="000D0D7F"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4B04CC2" w14:textId="77777777" w:rsidR="00E36F0E" w:rsidRPr="000D0D7F" w:rsidRDefault="00393DC0" w:rsidP="00E36F0E">
            <w:pPr>
              <w:rPr>
                <w:rFonts w:cs="Arial"/>
                <w:szCs w:val="20"/>
              </w:rPr>
            </w:pPr>
            <w:r w:rsidRPr="000D0D7F">
              <w:rPr>
                <w:rFonts w:cs="Arial"/>
                <w:szCs w:val="20"/>
                <w:shd w:val="clear" w:color="auto" w:fill="FFFFFF"/>
              </w:rPr>
              <w:t>Endpoint Id used internally by CM</w:t>
            </w:r>
          </w:p>
        </w:tc>
      </w:tr>
      <w:tr w:rsidR="00E36F0E" w:rsidRPr="00C82768" w14:paraId="4D349C4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5FE6C81"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C95689B" w14:textId="77777777" w:rsidR="00E36F0E" w:rsidRPr="00C82768" w:rsidRDefault="00393DC0" w:rsidP="00E36F0E">
            <w:r>
              <w:t>VlanRet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ADAD0B0"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784A343"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6782B71" w14:textId="77777777" w:rsidR="00E36F0E" w:rsidRPr="00C82768"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B274952" w14:textId="77777777" w:rsidR="00E36F0E" w:rsidRPr="000D0D7F" w:rsidRDefault="00393DC0" w:rsidP="00E36F0E">
            <w:pPr>
              <w:rPr>
                <w:rFonts w:cs="Arial"/>
                <w:szCs w:val="20"/>
              </w:rPr>
            </w:pPr>
            <w:r w:rsidRPr="000D0D7F">
              <w:rPr>
                <w:rFonts w:cs="Arial"/>
                <w:szCs w:val="20"/>
                <w:shd w:val="clear" w:color="auto" w:fill="FFFFFF"/>
              </w:rPr>
              <w:t>Return code for command</w:t>
            </w:r>
          </w:p>
        </w:tc>
      </w:tr>
      <w:tr w:rsidR="00E36F0E" w:rsidRPr="00C82768" w14:paraId="27B13D4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65BAF7F"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668905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4759D4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F1FF142" w14:textId="77777777" w:rsidR="00E36F0E" w:rsidRPr="00C82768" w:rsidRDefault="00393DC0" w:rsidP="00E36F0E">
            <w:r>
              <w:t>VLAN_ERROR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7772E7E" w14:textId="77777777" w:rsidR="00E36F0E" w:rsidRPr="00C82768"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23F767C" w14:textId="77777777" w:rsidR="00E36F0E" w:rsidRPr="000D0D7F" w:rsidRDefault="00E36F0E" w:rsidP="00E36F0E">
            <w:pPr>
              <w:rPr>
                <w:rFonts w:cs="Arial"/>
                <w:szCs w:val="20"/>
              </w:rPr>
            </w:pPr>
          </w:p>
        </w:tc>
      </w:tr>
      <w:tr w:rsidR="00E36F0E" w:rsidRPr="00C82768" w14:paraId="103F72E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5898D09"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8F478D9"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5CCE9D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1346C45" w14:textId="77777777" w:rsidR="00E36F0E" w:rsidRPr="00C82768" w:rsidRDefault="00393DC0" w:rsidP="00E36F0E">
            <w:r>
              <w:t>VLAN_SUCCESS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32A7AB1" w14:textId="77777777" w:rsidR="00E36F0E" w:rsidRPr="00C82768"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FB1BA28" w14:textId="77777777" w:rsidR="00E36F0E" w:rsidRPr="000D0D7F" w:rsidRDefault="00E36F0E" w:rsidP="00E36F0E">
            <w:pPr>
              <w:rPr>
                <w:rFonts w:cs="Arial"/>
                <w:szCs w:val="20"/>
              </w:rPr>
            </w:pPr>
          </w:p>
        </w:tc>
      </w:tr>
      <w:tr w:rsidR="00E36F0E" w:rsidRPr="00C82768" w14:paraId="4821D40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D284183"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C663BDF" w14:textId="77777777" w:rsidR="00E36F0E" w:rsidRPr="00C82768" w:rsidRDefault="00393DC0" w:rsidP="00E36F0E">
            <w:r>
              <w:t>vlanName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913A876"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2329786"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9EBD5A9" w14:textId="77777777" w:rsidR="00E36F0E" w:rsidRPr="00F1221C" w:rsidRDefault="00393DC0" w:rsidP="00E36F0E">
            <w:r w:rsidRPr="00F1221C">
              <w:t>Char Value:0-255</w:t>
            </w:r>
          </w:p>
          <w:p w14:paraId="57707009"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F86F997" w14:textId="77777777" w:rsidR="00E36F0E" w:rsidRPr="000D0D7F" w:rsidRDefault="00393DC0" w:rsidP="00E36F0E">
            <w:pPr>
              <w:rPr>
                <w:rFonts w:cs="Arial"/>
                <w:szCs w:val="20"/>
              </w:rPr>
            </w:pPr>
            <w:r w:rsidRPr="000D0D7F">
              <w:rPr>
                <w:rFonts w:cs="Arial"/>
                <w:szCs w:val="20"/>
                <w:shd w:val="clear" w:color="auto" w:fill="FFFFFF"/>
              </w:rPr>
              <w:t>Unique Vlan name</w:t>
            </w:r>
          </w:p>
        </w:tc>
      </w:tr>
      <w:tr w:rsidR="00E36F0E" w:rsidRPr="00C82768" w14:paraId="329B77F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4D0A10E"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2BF87FA" w14:textId="77777777" w:rsidR="00E36F0E" w:rsidRPr="00C82768" w:rsidRDefault="00393DC0" w:rsidP="00E36F0E">
            <w:r>
              <w:t>vlanId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8D05F41"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CE32DDC"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2632451" w14:textId="77777777" w:rsidR="00E36F0E" w:rsidRPr="00F1221C" w:rsidRDefault="00393DC0" w:rsidP="00E36F0E">
            <w:r w:rsidRPr="00F1221C">
              <w:t>Char Value:0-255</w:t>
            </w:r>
          </w:p>
          <w:p w14:paraId="407517A2"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7188461" w14:textId="77777777" w:rsidR="00E36F0E" w:rsidRPr="000D0D7F" w:rsidRDefault="00393DC0" w:rsidP="00E36F0E">
            <w:pPr>
              <w:rPr>
                <w:rFonts w:cs="Arial"/>
                <w:szCs w:val="20"/>
              </w:rPr>
            </w:pPr>
            <w:r w:rsidRPr="000D0D7F">
              <w:rPr>
                <w:rFonts w:cs="Arial"/>
                <w:szCs w:val="20"/>
                <w:shd w:val="clear" w:color="auto" w:fill="FFFFFF"/>
              </w:rPr>
              <w:t>Unique Vlan Id</w:t>
            </w:r>
          </w:p>
        </w:tc>
      </w:tr>
    </w:tbl>
    <w:p w14:paraId="666F0749" w14:textId="7AA3A820" w:rsidR="00E36F0E" w:rsidRDefault="00393DC0" w:rsidP="00506E2F">
      <w:pPr>
        <w:pStyle w:val="Heading4"/>
      </w:pPr>
      <w:r w:rsidRPr="00B9479B">
        <w:lastRenderedPageBreak/>
        <w:t>MD-REQ-380260/A-VlanLink</w:t>
      </w:r>
    </w:p>
    <w:p w14:paraId="1E735E26" w14:textId="77777777" w:rsidR="00E36F0E" w:rsidRPr="00804FBF"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link VLAN</w:t>
      </w:r>
      <w:r w:rsidRPr="00DF2AD3">
        <w:rPr>
          <w:rFonts w:cs="Arial"/>
        </w:rPr>
        <w:t xml:space="preserve">. </w:t>
      </w:r>
      <w:r>
        <w:rPr>
          <w:rFonts w:cs="Arial"/>
        </w:rPr>
        <w:t xml:space="preserve">WIR </w:t>
      </w:r>
      <w:r w:rsidRPr="00DF2AD3">
        <w:rPr>
          <w:rFonts w:cs="Arial"/>
        </w:rPr>
        <w:t>also uses this API for its response.</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65CFD785"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4AEF9FBC" w14:textId="77777777" w:rsidR="00E36F0E" w:rsidRPr="00C82768" w:rsidRDefault="00E36F0E" w:rsidP="00E36F0E">
            <w:pPr>
              <w:spacing w:line="256" w:lineRule="auto"/>
              <w:rPr>
                <w:sz w:val="8"/>
              </w:rPr>
            </w:pPr>
          </w:p>
        </w:tc>
      </w:tr>
      <w:tr w:rsidR="00E36F0E" w:rsidRPr="00C82768" w14:paraId="0D74A84B"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718BFC8E"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2264BB5D" w14:textId="77777777" w:rsidR="00E36F0E" w:rsidRPr="00C82768" w:rsidRDefault="00393DC0" w:rsidP="00E36F0E">
            <w:pPr>
              <w:spacing w:line="256" w:lineRule="auto"/>
            </w:pPr>
            <w:r w:rsidRPr="00DA32BB">
              <w:t>One-Shot (</w:t>
            </w:r>
            <w:r>
              <w:t>A-Synch)</w:t>
            </w:r>
          </w:p>
        </w:tc>
      </w:tr>
      <w:tr w:rsidR="00E36F0E" w:rsidRPr="00C82768" w14:paraId="26958A86"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4F68FFFD"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0A317656" w14:textId="77777777" w:rsidR="00E36F0E" w:rsidRPr="00C82768" w:rsidRDefault="00393DC0" w:rsidP="00E36F0E">
            <w:pPr>
              <w:spacing w:line="256" w:lineRule="auto"/>
            </w:pPr>
            <w:r w:rsidRPr="00C82768">
              <w:t>Default</w:t>
            </w:r>
          </w:p>
        </w:tc>
      </w:tr>
      <w:tr w:rsidR="00E36F0E" w:rsidRPr="00C82768" w14:paraId="6DAF6E32"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51F002E2"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7FAB6786" w14:textId="77777777" w:rsidR="00E36F0E" w:rsidRPr="00C82768" w:rsidRDefault="00393DC0" w:rsidP="00E36F0E">
            <w:pPr>
              <w:spacing w:line="256" w:lineRule="auto"/>
            </w:pPr>
            <w:r w:rsidRPr="00C82768">
              <w:t>No</w:t>
            </w:r>
          </w:p>
        </w:tc>
      </w:tr>
      <w:tr w:rsidR="00E36F0E" w:rsidRPr="00C82768" w14:paraId="30C11112"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7E23715E" w14:textId="77777777" w:rsidR="00E36F0E" w:rsidRPr="00C82768" w:rsidRDefault="00E36F0E" w:rsidP="00E36F0E">
            <w:pPr>
              <w:spacing w:line="256" w:lineRule="auto"/>
              <w:rPr>
                <w:sz w:val="8"/>
              </w:rPr>
            </w:pPr>
          </w:p>
        </w:tc>
      </w:tr>
      <w:tr w:rsidR="00E36F0E" w:rsidRPr="00C82768" w14:paraId="0816777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79B8A4FF"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3B9EB316"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524934EC"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D802B15"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901AD4E"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06259A8" w14:textId="77777777" w:rsidR="00E36F0E" w:rsidRPr="00C82768" w:rsidRDefault="00393DC0" w:rsidP="00E36F0E">
            <w:pPr>
              <w:rPr>
                <w:b/>
              </w:rPr>
            </w:pPr>
            <w:r w:rsidRPr="00C82768">
              <w:rPr>
                <w:b/>
              </w:rPr>
              <w:t>Description</w:t>
            </w:r>
          </w:p>
        </w:tc>
      </w:tr>
      <w:tr w:rsidR="00E36F0E" w:rsidRPr="00C82768" w14:paraId="1CD2699A"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60F11C2A" w14:textId="77777777" w:rsidR="00E36F0E" w:rsidRPr="00C82768" w:rsidRDefault="00393DC0" w:rsidP="00E36F0E">
            <w:pPr>
              <w:rPr>
                <w:b/>
              </w:rPr>
            </w:pPr>
            <w:r w:rsidRPr="00C82768">
              <w:rPr>
                <w:b/>
              </w:rPr>
              <w:t>Request</w:t>
            </w:r>
          </w:p>
        </w:tc>
      </w:tr>
      <w:tr w:rsidR="00E36F0E" w:rsidRPr="00C82768" w14:paraId="694A413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F29F377"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hideMark/>
          </w:tcPr>
          <w:p w14:paraId="176DF0C1" w14:textId="77777777" w:rsidR="00E36F0E" w:rsidRPr="00C82768" w:rsidRDefault="00393DC0" w:rsidP="00E36F0E">
            <w:r>
              <w:t>pathId</w:t>
            </w:r>
          </w:p>
        </w:tc>
        <w:tc>
          <w:tcPr>
            <w:tcW w:w="900" w:type="dxa"/>
            <w:tcBorders>
              <w:top w:val="single" w:sz="4" w:space="0" w:color="auto"/>
              <w:left w:val="single" w:sz="4" w:space="0" w:color="auto"/>
              <w:bottom w:val="single" w:sz="4" w:space="0" w:color="auto"/>
              <w:right w:val="single" w:sz="4" w:space="0" w:color="auto"/>
            </w:tcBorders>
            <w:hideMark/>
          </w:tcPr>
          <w:p w14:paraId="6FB9CB64"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hideMark/>
          </w:tcPr>
          <w:p w14:paraId="45BCACC5"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hideMark/>
          </w:tcPr>
          <w:p w14:paraId="723CDBB4" w14:textId="77777777" w:rsidR="00E36F0E" w:rsidRPr="000D0D7F"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hideMark/>
          </w:tcPr>
          <w:p w14:paraId="23C575F0" w14:textId="77777777" w:rsidR="00E36F0E" w:rsidRPr="000D0D7F" w:rsidRDefault="00393DC0" w:rsidP="00E36F0E">
            <w:pPr>
              <w:rPr>
                <w:rFonts w:cs="Arial"/>
              </w:rPr>
            </w:pPr>
            <w:r w:rsidRPr="000D0D7F">
              <w:rPr>
                <w:rFonts w:cs="Arial"/>
                <w:szCs w:val="18"/>
                <w:shd w:val="clear" w:color="auto" w:fill="FFFFFF"/>
              </w:rPr>
              <w:t>Path Id used internally by CM</w:t>
            </w:r>
          </w:p>
        </w:tc>
      </w:tr>
      <w:tr w:rsidR="00E36F0E" w:rsidRPr="00C82768" w14:paraId="64943A8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0B5C52F"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385A77DD" w14:textId="77777777" w:rsidR="00E36F0E" w:rsidRPr="00C82768" w:rsidRDefault="00393DC0" w:rsidP="00E36F0E">
            <w:r>
              <w:t>vlanEndpointId</w:t>
            </w:r>
          </w:p>
        </w:tc>
        <w:tc>
          <w:tcPr>
            <w:tcW w:w="900" w:type="dxa"/>
            <w:tcBorders>
              <w:top w:val="single" w:sz="4" w:space="0" w:color="auto"/>
              <w:left w:val="single" w:sz="4" w:space="0" w:color="auto"/>
              <w:bottom w:val="single" w:sz="4" w:space="0" w:color="auto"/>
              <w:right w:val="single" w:sz="4" w:space="0" w:color="auto"/>
            </w:tcBorders>
          </w:tcPr>
          <w:p w14:paraId="01B52052"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tcPr>
          <w:p w14:paraId="1CA5A4C3"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19AE7E73" w14:textId="77777777" w:rsidR="00E36F0E" w:rsidRPr="000D0D7F"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tcPr>
          <w:p w14:paraId="5635AF55" w14:textId="77777777" w:rsidR="00E36F0E" w:rsidRPr="000D0D7F" w:rsidRDefault="00393DC0" w:rsidP="00E36F0E">
            <w:pPr>
              <w:rPr>
                <w:rFonts w:cs="Arial"/>
              </w:rPr>
            </w:pPr>
            <w:r w:rsidRPr="000D0D7F">
              <w:rPr>
                <w:rFonts w:cs="Arial"/>
                <w:szCs w:val="18"/>
                <w:shd w:val="clear" w:color="auto" w:fill="FFFFFF"/>
              </w:rPr>
              <w:t>Endpoint Id used internally by CM</w:t>
            </w:r>
          </w:p>
        </w:tc>
      </w:tr>
      <w:tr w:rsidR="00E36F0E" w:rsidRPr="00C82768" w14:paraId="3E400DF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5952C8C"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66DACDD9" w14:textId="77777777" w:rsidR="00E36F0E" w:rsidRPr="00C82768" w:rsidRDefault="00393DC0" w:rsidP="00E36F0E">
            <w:r>
              <w:t>vlanName</w:t>
            </w:r>
          </w:p>
        </w:tc>
        <w:tc>
          <w:tcPr>
            <w:tcW w:w="900" w:type="dxa"/>
            <w:tcBorders>
              <w:top w:val="single" w:sz="4" w:space="0" w:color="auto"/>
              <w:left w:val="single" w:sz="4" w:space="0" w:color="auto"/>
              <w:bottom w:val="single" w:sz="4" w:space="0" w:color="auto"/>
              <w:right w:val="single" w:sz="4" w:space="0" w:color="auto"/>
            </w:tcBorders>
          </w:tcPr>
          <w:p w14:paraId="7317F99C"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79CFD892"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35B43F78" w14:textId="77777777" w:rsidR="00E36F0E" w:rsidRPr="00F1221C" w:rsidRDefault="00393DC0" w:rsidP="00E36F0E">
            <w:r w:rsidRPr="00F1221C">
              <w:t>Char Value:0-255</w:t>
            </w:r>
          </w:p>
          <w:p w14:paraId="5EF39DC2"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42F7FA09" w14:textId="77777777" w:rsidR="00E36F0E" w:rsidRPr="000D0D7F" w:rsidRDefault="00393DC0" w:rsidP="00E36F0E">
            <w:pPr>
              <w:rPr>
                <w:rFonts w:cs="Arial"/>
              </w:rPr>
            </w:pPr>
            <w:r w:rsidRPr="000D0D7F">
              <w:rPr>
                <w:rFonts w:cs="Arial"/>
                <w:szCs w:val="18"/>
                <w:shd w:val="clear" w:color="auto" w:fill="FFFFFF"/>
              </w:rPr>
              <w:t>Unique Vlan name</w:t>
            </w:r>
          </w:p>
        </w:tc>
      </w:tr>
      <w:tr w:rsidR="00E36F0E" w:rsidRPr="00C82768" w14:paraId="7E2E671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A640595"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2A370AF5" w14:textId="77777777" w:rsidR="00E36F0E" w:rsidRPr="00C82768" w:rsidRDefault="00393DC0" w:rsidP="00E36F0E">
            <w:r>
              <w:t>vlanId</w:t>
            </w:r>
          </w:p>
        </w:tc>
        <w:tc>
          <w:tcPr>
            <w:tcW w:w="900" w:type="dxa"/>
            <w:tcBorders>
              <w:top w:val="single" w:sz="4" w:space="0" w:color="auto"/>
              <w:left w:val="single" w:sz="4" w:space="0" w:color="auto"/>
              <w:bottom w:val="single" w:sz="4" w:space="0" w:color="auto"/>
              <w:right w:val="single" w:sz="4" w:space="0" w:color="auto"/>
            </w:tcBorders>
          </w:tcPr>
          <w:p w14:paraId="1CAC2D13"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144A041A"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768C16E2" w14:textId="77777777" w:rsidR="00E36F0E" w:rsidRPr="00F1221C" w:rsidRDefault="00393DC0" w:rsidP="00E36F0E">
            <w:r w:rsidRPr="00F1221C">
              <w:t>Char Value:0-255</w:t>
            </w:r>
          </w:p>
          <w:p w14:paraId="7756DA34"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59FDF1B4" w14:textId="77777777" w:rsidR="00E36F0E" w:rsidRPr="000D0D7F" w:rsidRDefault="00393DC0" w:rsidP="00E36F0E">
            <w:pPr>
              <w:rPr>
                <w:rFonts w:cs="Arial"/>
              </w:rPr>
            </w:pPr>
            <w:r w:rsidRPr="000D0D7F">
              <w:rPr>
                <w:rFonts w:cs="Arial"/>
                <w:szCs w:val="18"/>
                <w:shd w:val="clear" w:color="auto" w:fill="FFFFFF"/>
              </w:rPr>
              <w:t>Unique Vlan Id</w:t>
            </w:r>
          </w:p>
        </w:tc>
      </w:tr>
      <w:tr w:rsidR="00E36F0E" w:rsidRPr="00C82768" w14:paraId="3B76276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536FD35"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399CB84A" w14:textId="77777777" w:rsidR="00E36F0E" w:rsidRDefault="00393DC0" w:rsidP="00E36F0E">
            <w:r>
              <w:t>ifaceName</w:t>
            </w:r>
          </w:p>
        </w:tc>
        <w:tc>
          <w:tcPr>
            <w:tcW w:w="900" w:type="dxa"/>
            <w:tcBorders>
              <w:top w:val="single" w:sz="4" w:space="0" w:color="auto"/>
              <w:left w:val="single" w:sz="4" w:space="0" w:color="auto"/>
              <w:bottom w:val="single" w:sz="4" w:space="0" w:color="auto"/>
              <w:right w:val="single" w:sz="4" w:space="0" w:color="auto"/>
            </w:tcBorders>
          </w:tcPr>
          <w:p w14:paraId="4C56C726"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3822D598"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2B690B6D" w14:textId="77777777" w:rsidR="00E36F0E" w:rsidRPr="00F1221C" w:rsidRDefault="00393DC0" w:rsidP="00E36F0E">
            <w:r w:rsidRPr="00F1221C">
              <w:t>Char Value:0-255</w:t>
            </w:r>
          </w:p>
          <w:p w14:paraId="77E81AF4"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1E5EF1FD" w14:textId="77777777" w:rsidR="00E36F0E" w:rsidRPr="000D0D7F" w:rsidRDefault="00393DC0" w:rsidP="00E36F0E">
            <w:pPr>
              <w:rPr>
                <w:rFonts w:cs="Arial"/>
                <w:szCs w:val="18"/>
                <w:shd w:val="clear" w:color="auto" w:fill="FFFFFF"/>
              </w:rPr>
            </w:pPr>
            <w:r>
              <w:rPr>
                <w:rFonts w:cs="Arial"/>
                <w:szCs w:val="18"/>
                <w:shd w:val="clear" w:color="auto" w:fill="FFFFFF"/>
              </w:rPr>
              <w:t>Network Interface as enumerated in the OS</w:t>
            </w:r>
          </w:p>
        </w:tc>
      </w:tr>
      <w:tr w:rsidR="00E36F0E" w:rsidRPr="00C82768" w14:paraId="4E92E08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ED1EECF"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16C35FFB" w14:textId="77777777" w:rsidR="00E36F0E" w:rsidRDefault="00393DC0" w:rsidP="00E36F0E">
            <w:r>
              <w:t>serviceLevel</w:t>
            </w:r>
          </w:p>
        </w:tc>
        <w:tc>
          <w:tcPr>
            <w:tcW w:w="900" w:type="dxa"/>
            <w:tcBorders>
              <w:top w:val="single" w:sz="4" w:space="0" w:color="auto"/>
              <w:left w:val="single" w:sz="4" w:space="0" w:color="auto"/>
              <w:bottom w:val="single" w:sz="4" w:space="0" w:color="auto"/>
              <w:right w:val="single" w:sz="4" w:space="0" w:color="auto"/>
            </w:tcBorders>
          </w:tcPr>
          <w:p w14:paraId="6045DF6C"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739917C2" w14:textId="77777777" w:rsidR="00E36F0E" w:rsidRPr="0039653D" w:rsidRDefault="00393DC0" w:rsidP="00E36F0E">
            <w:r w:rsidRPr="0039653D">
              <w:t>-</w:t>
            </w:r>
            <w:r>
              <w:t xml:space="preserve"> </w:t>
            </w:r>
          </w:p>
        </w:tc>
        <w:tc>
          <w:tcPr>
            <w:tcW w:w="1170" w:type="dxa"/>
            <w:tcBorders>
              <w:top w:val="single" w:sz="4" w:space="0" w:color="auto"/>
              <w:left w:val="single" w:sz="4" w:space="0" w:color="auto"/>
              <w:bottom w:val="single" w:sz="4" w:space="0" w:color="auto"/>
              <w:right w:val="single" w:sz="4" w:space="0" w:color="auto"/>
            </w:tcBorders>
          </w:tcPr>
          <w:p w14:paraId="53317266" w14:textId="77777777" w:rsidR="00E36F0E" w:rsidRPr="00F1221C" w:rsidRDefault="00393DC0" w:rsidP="00E36F0E">
            <w:r w:rsidRPr="00F1221C">
              <w:t>Char Value:0-255</w:t>
            </w:r>
          </w:p>
          <w:p w14:paraId="2AFE95E3"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03C8EF59" w14:textId="77777777" w:rsidR="00E36F0E" w:rsidRPr="000D0D7F" w:rsidRDefault="00393DC0" w:rsidP="00E36F0E">
            <w:pPr>
              <w:rPr>
                <w:rFonts w:cs="Arial"/>
                <w:szCs w:val="18"/>
                <w:shd w:val="clear" w:color="auto" w:fill="FFFFFF"/>
              </w:rPr>
            </w:pPr>
            <w:r w:rsidRPr="000D0D7F">
              <w:rPr>
                <w:rFonts w:cs="Arial"/>
                <w:szCs w:val="18"/>
                <w:shd w:val="clear" w:color="auto" w:fill="FFFFFF"/>
              </w:rPr>
              <w:t>Service Level of the VLAN in string format</w:t>
            </w:r>
          </w:p>
        </w:tc>
      </w:tr>
      <w:tr w:rsidR="00E36F0E" w:rsidRPr="00C82768" w14:paraId="475A6CEF"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73BD7C67" w14:textId="77777777" w:rsidR="00E36F0E" w:rsidRPr="00C82768" w:rsidRDefault="00393DC0" w:rsidP="00E36F0E">
            <w:r w:rsidRPr="00C82768">
              <w:rPr>
                <w:b/>
              </w:rPr>
              <w:t>Response</w:t>
            </w:r>
          </w:p>
        </w:tc>
      </w:tr>
      <w:tr w:rsidR="00E36F0E" w:rsidRPr="00C82768" w14:paraId="77586C6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311EDDB"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1DECD04" w14:textId="77777777" w:rsidR="00E36F0E" w:rsidRPr="00C82768" w:rsidRDefault="00393DC0" w:rsidP="00E36F0E">
            <w:r>
              <w:t>pathId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B6BE001"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47D6020"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8DD9CB1" w14:textId="77777777" w:rsidR="00E36F0E" w:rsidRPr="000D0D7F"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8D10FD0" w14:textId="77777777" w:rsidR="00E36F0E" w:rsidRPr="000D0D7F" w:rsidRDefault="00393DC0" w:rsidP="00E36F0E">
            <w:pPr>
              <w:rPr>
                <w:rFonts w:cs="Arial"/>
                <w:szCs w:val="20"/>
              </w:rPr>
            </w:pPr>
            <w:r w:rsidRPr="000D0D7F">
              <w:rPr>
                <w:rFonts w:cs="Arial"/>
                <w:szCs w:val="20"/>
                <w:shd w:val="clear" w:color="auto" w:fill="FFFFFF"/>
              </w:rPr>
              <w:t>Path Id used internally by CM</w:t>
            </w:r>
          </w:p>
        </w:tc>
      </w:tr>
      <w:tr w:rsidR="00E36F0E" w:rsidRPr="00C82768" w14:paraId="4ADA48F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643EDC9"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705F263" w14:textId="77777777" w:rsidR="00E36F0E" w:rsidRPr="00C82768" w:rsidRDefault="00393DC0" w:rsidP="00E36F0E">
            <w:r>
              <w:t>vlanEndpointId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A30ACE9"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8664488"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65FDFBD" w14:textId="77777777" w:rsidR="00E36F0E" w:rsidRPr="000D0D7F"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7171053" w14:textId="77777777" w:rsidR="00E36F0E" w:rsidRPr="000D0D7F" w:rsidRDefault="00393DC0" w:rsidP="00E36F0E">
            <w:pPr>
              <w:rPr>
                <w:rFonts w:cs="Arial"/>
                <w:szCs w:val="20"/>
              </w:rPr>
            </w:pPr>
            <w:r w:rsidRPr="000D0D7F">
              <w:rPr>
                <w:rFonts w:cs="Arial"/>
                <w:szCs w:val="20"/>
                <w:shd w:val="clear" w:color="auto" w:fill="FFFFFF"/>
              </w:rPr>
              <w:t>Endpoint Id used internally by CM</w:t>
            </w:r>
          </w:p>
        </w:tc>
      </w:tr>
      <w:tr w:rsidR="00E36F0E" w:rsidRPr="00C82768" w14:paraId="4667B85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32E4602"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140947E" w14:textId="77777777" w:rsidR="00E36F0E" w:rsidRPr="00C82768" w:rsidRDefault="00393DC0" w:rsidP="00E36F0E">
            <w:r>
              <w:t>VlanRet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58D7079"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E20D5D5"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CB81A3A" w14:textId="77777777" w:rsidR="00E36F0E" w:rsidRPr="00C82768"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DD318B6" w14:textId="77777777" w:rsidR="00E36F0E" w:rsidRPr="000D0D7F" w:rsidRDefault="00393DC0" w:rsidP="00E36F0E">
            <w:pPr>
              <w:rPr>
                <w:rFonts w:cs="Arial"/>
                <w:szCs w:val="20"/>
              </w:rPr>
            </w:pPr>
            <w:r w:rsidRPr="000D0D7F">
              <w:rPr>
                <w:rFonts w:cs="Arial"/>
                <w:szCs w:val="20"/>
                <w:shd w:val="clear" w:color="auto" w:fill="FFFFFF"/>
              </w:rPr>
              <w:t>Return code for command</w:t>
            </w:r>
          </w:p>
        </w:tc>
      </w:tr>
      <w:tr w:rsidR="00E36F0E" w:rsidRPr="00C82768" w14:paraId="27C2720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4179A41"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8856F6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20EA5D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6FC2B00" w14:textId="77777777" w:rsidR="00E36F0E" w:rsidRPr="00C82768" w:rsidRDefault="00393DC0" w:rsidP="00E36F0E">
            <w:r>
              <w:t>VLAN_ERROR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30A844D" w14:textId="77777777" w:rsidR="00E36F0E" w:rsidRPr="00C82768"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5826DFD" w14:textId="77777777" w:rsidR="00E36F0E" w:rsidRPr="000D0D7F" w:rsidRDefault="00E36F0E" w:rsidP="00E36F0E">
            <w:pPr>
              <w:rPr>
                <w:rFonts w:cs="Arial"/>
                <w:szCs w:val="20"/>
              </w:rPr>
            </w:pPr>
          </w:p>
        </w:tc>
      </w:tr>
      <w:tr w:rsidR="00E36F0E" w:rsidRPr="00C82768" w14:paraId="77F99F7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99D5EC4"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5497871"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E9E6ED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F0E8473" w14:textId="77777777" w:rsidR="00E36F0E" w:rsidRPr="00C82768" w:rsidRDefault="00393DC0" w:rsidP="00E36F0E">
            <w:r>
              <w:t>VLAN_SUCCESS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AFBE38E" w14:textId="77777777" w:rsidR="00E36F0E" w:rsidRPr="00C82768"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C5585C4" w14:textId="77777777" w:rsidR="00E36F0E" w:rsidRPr="000D0D7F" w:rsidRDefault="00E36F0E" w:rsidP="00E36F0E">
            <w:pPr>
              <w:rPr>
                <w:rFonts w:cs="Arial"/>
                <w:szCs w:val="20"/>
              </w:rPr>
            </w:pPr>
          </w:p>
        </w:tc>
      </w:tr>
      <w:tr w:rsidR="00E36F0E" w:rsidRPr="00C82768" w14:paraId="3F34049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E67B4C2"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B8E3B30" w14:textId="77777777" w:rsidR="00E36F0E" w:rsidRPr="00C82768" w:rsidRDefault="00393DC0" w:rsidP="00E36F0E">
            <w:r>
              <w:t>vlanName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A816992"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1BBC44F"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B66BC01" w14:textId="77777777" w:rsidR="00E36F0E" w:rsidRPr="00F1221C" w:rsidRDefault="00393DC0" w:rsidP="00E36F0E">
            <w:r w:rsidRPr="00F1221C">
              <w:t>Char Value:0-255</w:t>
            </w:r>
          </w:p>
          <w:p w14:paraId="6F4739C4"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A801861" w14:textId="77777777" w:rsidR="00E36F0E" w:rsidRPr="000D0D7F" w:rsidRDefault="00393DC0" w:rsidP="00E36F0E">
            <w:pPr>
              <w:rPr>
                <w:rFonts w:cs="Arial"/>
                <w:szCs w:val="20"/>
              </w:rPr>
            </w:pPr>
            <w:r w:rsidRPr="000D0D7F">
              <w:rPr>
                <w:rFonts w:cs="Arial"/>
                <w:szCs w:val="20"/>
                <w:shd w:val="clear" w:color="auto" w:fill="FFFFFF"/>
              </w:rPr>
              <w:t>Unique Vlan name</w:t>
            </w:r>
          </w:p>
        </w:tc>
      </w:tr>
      <w:tr w:rsidR="00E36F0E" w:rsidRPr="00C82768" w14:paraId="6DBF60A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9A146BC" w14:textId="77777777" w:rsidR="00E36F0E" w:rsidRPr="00C82768" w:rsidRDefault="00393DC0" w:rsidP="00E36F0E">
            <w:pPr>
              <w:jc w:val="center"/>
            </w:pPr>
            <w:r w:rsidRPr="00C82768">
              <w:lastRenderedPageBreak/>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B237C61" w14:textId="77777777" w:rsidR="00E36F0E" w:rsidRPr="00C82768" w:rsidRDefault="00393DC0" w:rsidP="00E36F0E">
            <w:r>
              <w:t>vlanId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B67662A"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8C71354"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83D4E96" w14:textId="77777777" w:rsidR="00E36F0E" w:rsidRPr="00F1221C" w:rsidRDefault="00393DC0" w:rsidP="00E36F0E">
            <w:r w:rsidRPr="00F1221C">
              <w:t>Char Value:0-255</w:t>
            </w:r>
          </w:p>
          <w:p w14:paraId="72FCBEDC"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532ED1D" w14:textId="77777777" w:rsidR="00E36F0E" w:rsidRPr="000D0D7F" w:rsidRDefault="00393DC0" w:rsidP="00E36F0E">
            <w:pPr>
              <w:rPr>
                <w:rFonts w:cs="Arial"/>
                <w:szCs w:val="20"/>
              </w:rPr>
            </w:pPr>
            <w:r w:rsidRPr="000D0D7F">
              <w:rPr>
                <w:rFonts w:cs="Arial"/>
                <w:szCs w:val="20"/>
                <w:shd w:val="clear" w:color="auto" w:fill="FFFFFF"/>
              </w:rPr>
              <w:t>Unique Vlan Id</w:t>
            </w:r>
          </w:p>
        </w:tc>
      </w:tr>
      <w:tr w:rsidR="00E36F0E" w:rsidRPr="00C82768" w14:paraId="2C8A9AB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1EBCED1"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E6A1459" w14:textId="77777777" w:rsidR="00E36F0E" w:rsidRDefault="00393DC0" w:rsidP="00E36F0E">
            <w:r>
              <w:t>ifaceName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69B6DCE"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3D038A7"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61A16B6" w14:textId="77777777" w:rsidR="00E36F0E" w:rsidRPr="00F1221C" w:rsidRDefault="00393DC0" w:rsidP="00E36F0E">
            <w:r w:rsidRPr="00F1221C">
              <w:t>Char Value:0-255</w:t>
            </w:r>
          </w:p>
          <w:p w14:paraId="11E63F3A"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9145841" w14:textId="77777777" w:rsidR="00E36F0E" w:rsidRPr="000D0D7F" w:rsidRDefault="00393DC0" w:rsidP="00E36F0E">
            <w:pPr>
              <w:rPr>
                <w:rFonts w:cs="Arial"/>
                <w:szCs w:val="18"/>
                <w:shd w:val="clear" w:color="auto" w:fill="FFFFFF"/>
              </w:rPr>
            </w:pPr>
            <w:r>
              <w:rPr>
                <w:rFonts w:cs="Arial"/>
                <w:szCs w:val="18"/>
                <w:shd w:val="clear" w:color="auto" w:fill="FFFFFF"/>
              </w:rPr>
              <w:t>Network Interface as enumerated in the OS</w:t>
            </w:r>
          </w:p>
        </w:tc>
      </w:tr>
      <w:tr w:rsidR="00E36F0E" w:rsidRPr="00C82768" w14:paraId="0BFB820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C5D536A"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355DE8E" w14:textId="77777777" w:rsidR="00E36F0E" w:rsidRDefault="00393DC0" w:rsidP="00E36F0E">
            <w:r>
              <w:t>serviceLevel</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047A749"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7E949C1" w14:textId="77777777" w:rsidR="00E36F0E" w:rsidRPr="0039653D" w:rsidRDefault="00393DC0" w:rsidP="00E36F0E">
            <w:r w:rsidRPr="0039653D">
              <w:t>-</w:t>
            </w:r>
            <w:r>
              <w:t xml:space="preserve"> </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BBF275D" w14:textId="77777777" w:rsidR="00E36F0E" w:rsidRPr="00F1221C" w:rsidRDefault="00393DC0" w:rsidP="00E36F0E">
            <w:r w:rsidRPr="00F1221C">
              <w:t>Char Value:0-255</w:t>
            </w:r>
          </w:p>
          <w:p w14:paraId="2F55E1BE"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CC21064" w14:textId="77777777" w:rsidR="00E36F0E" w:rsidRPr="000D0D7F" w:rsidRDefault="00393DC0" w:rsidP="00E36F0E">
            <w:pPr>
              <w:rPr>
                <w:rFonts w:cs="Arial"/>
                <w:szCs w:val="18"/>
                <w:shd w:val="clear" w:color="auto" w:fill="FFFFFF"/>
              </w:rPr>
            </w:pPr>
            <w:r w:rsidRPr="000D0D7F">
              <w:rPr>
                <w:rFonts w:cs="Arial"/>
                <w:szCs w:val="18"/>
                <w:shd w:val="clear" w:color="auto" w:fill="FFFFFF"/>
              </w:rPr>
              <w:t>Service Level of the VLAN in string format</w:t>
            </w:r>
          </w:p>
        </w:tc>
      </w:tr>
      <w:tr w:rsidR="00E36F0E" w:rsidRPr="00C82768" w14:paraId="69D9331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AB90FA1"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8996456" w14:textId="77777777" w:rsidR="00E36F0E" w:rsidRDefault="00393DC0" w:rsidP="00E36F0E">
            <w:r>
              <w:t>linkId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FAB10B4"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0ACC4F3" w14:textId="77777777" w:rsidR="00E36F0E" w:rsidRPr="0039653D" w:rsidRDefault="00E36F0E" w:rsidP="00393DC0">
            <w:pPr>
              <w:numPr>
                <w:ilvl w:val="0"/>
                <w:numId w:val="14"/>
              </w:numPr>
            </w:pP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F0C65FC" w14:textId="77777777" w:rsidR="00E36F0E" w:rsidRPr="00F1221C" w:rsidRDefault="00393DC0" w:rsidP="00E36F0E">
            <w:r w:rsidRPr="00F1221C">
              <w:t>Char Value:0-255</w:t>
            </w:r>
          </w:p>
          <w:p w14:paraId="29B147DE"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11EE8E4" w14:textId="77777777" w:rsidR="00E36F0E" w:rsidRPr="000D0D7F" w:rsidRDefault="00393DC0" w:rsidP="00E36F0E">
            <w:pPr>
              <w:rPr>
                <w:rFonts w:cs="Arial"/>
                <w:szCs w:val="18"/>
                <w:shd w:val="clear" w:color="auto" w:fill="FFFFFF"/>
              </w:rPr>
            </w:pPr>
            <w:r>
              <w:rPr>
                <w:rFonts w:cs="Arial"/>
                <w:szCs w:val="18"/>
                <w:shd w:val="clear" w:color="auto" w:fill="FFFFFF"/>
              </w:rPr>
              <w:t>Unique link ID generated by Networking</w:t>
            </w:r>
          </w:p>
        </w:tc>
      </w:tr>
    </w:tbl>
    <w:p w14:paraId="3097B970" w14:textId="068C28F6" w:rsidR="00E36F0E" w:rsidRDefault="00393DC0" w:rsidP="00506E2F">
      <w:pPr>
        <w:pStyle w:val="Heading4"/>
      </w:pPr>
      <w:r w:rsidRPr="00B9479B">
        <w:t>MD-REQ-380261/A-VlanUnlink</w:t>
      </w:r>
    </w:p>
    <w:p w14:paraId="0AD19CCC" w14:textId="77777777" w:rsidR="00E36F0E" w:rsidRPr="00804FBF"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unlink VLAN</w:t>
      </w:r>
      <w:r w:rsidRPr="00DF2AD3">
        <w:rPr>
          <w:rFonts w:cs="Arial"/>
        </w:rPr>
        <w:t xml:space="preserve">. </w:t>
      </w:r>
      <w:r>
        <w:rPr>
          <w:rFonts w:cs="Arial"/>
        </w:rPr>
        <w:t xml:space="preserve">WIR </w:t>
      </w:r>
      <w:r w:rsidRPr="00DF2AD3">
        <w:rPr>
          <w:rFonts w:cs="Arial"/>
        </w:rPr>
        <w:t>also uses this API for its response.</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0BB5D830"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267904B2" w14:textId="77777777" w:rsidR="00E36F0E" w:rsidRPr="00C82768" w:rsidRDefault="00E36F0E" w:rsidP="00E36F0E">
            <w:pPr>
              <w:spacing w:line="256" w:lineRule="auto"/>
              <w:rPr>
                <w:sz w:val="8"/>
              </w:rPr>
            </w:pPr>
          </w:p>
        </w:tc>
      </w:tr>
      <w:tr w:rsidR="00E36F0E" w:rsidRPr="00C82768" w14:paraId="5A3B6B40"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5A3373C4"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02ED073D" w14:textId="77777777" w:rsidR="00E36F0E" w:rsidRPr="00C82768" w:rsidRDefault="00393DC0" w:rsidP="00E36F0E">
            <w:pPr>
              <w:spacing w:line="256" w:lineRule="auto"/>
            </w:pPr>
            <w:r w:rsidRPr="00DA32BB">
              <w:t>One-Shot (</w:t>
            </w:r>
            <w:r>
              <w:t>A-Synch)</w:t>
            </w:r>
          </w:p>
        </w:tc>
      </w:tr>
      <w:tr w:rsidR="00E36F0E" w:rsidRPr="00C82768" w14:paraId="6D790065"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348E6A04"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5685FE48" w14:textId="77777777" w:rsidR="00E36F0E" w:rsidRPr="00C82768" w:rsidRDefault="00393DC0" w:rsidP="00E36F0E">
            <w:pPr>
              <w:spacing w:line="256" w:lineRule="auto"/>
            </w:pPr>
            <w:r w:rsidRPr="00C82768">
              <w:t>Default</w:t>
            </w:r>
          </w:p>
        </w:tc>
      </w:tr>
      <w:tr w:rsidR="00E36F0E" w:rsidRPr="00C82768" w14:paraId="1BAA9215"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561126A4"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6B043678" w14:textId="77777777" w:rsidR="00E36F0E" w:rsidRPr="00C82768" w:rsidRDefault="00393DC0" w:rsidP="00E36F0E">
            <w:pPr>
              <w:spacing w:line="256" w:lineRule="auto"/>
            </w:pPr>
            <w:r w:rsidRPr="00C82768">
              <w:t>No</w:t>
            </w:r>
          </w:p>
        </w:tc>
      </w:tr>
      <w:tr w:rsidR="00E36F0E" w:rsidRPr="00C82768" w14:paraId="5F324F4E"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79B2E619" w14:textId="77777777" w:rsidR="00E36F0E" w:rsidRPr="00C82768" w:rsidRDefault="00E36F0E" w:rsidP="00E36F0E">
            <w:pPr>
              <w:spacing w:line="256" w:lineRule="auto"/>
              <w:rPr>
                <w:sz w:val="8"/>
              </w:rPr>
            </w:pPr>
          </w:p>
        </w:tc>
      </w:tr>
      <w:tr w:rsidR="00E36F0E" w:rsidRPr="00C82768" w14:paraId="688718D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281957DA"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6F4C0AFA"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534E0F48"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4AD1DBC"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05ABAAC"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3B81840" w14:textId="77777777" w:rsidR="00E36F0E" w:rsidRPr="00C82768" w:rsidRDefault="00393DC0" w:rsidP="00E36F0E">
            <w:pPr>
              <w:rPr>
                <w:b/>
              </w:rPr>
            </w:pPr>
            <w:r w:rsidRPr="00C82768">
              <w:rPr>
                <w:b/>
              </w:rPr>
              <w:t>Description</w:t>
            </w:r>
          </w:p>
        </w:tc>
      </w:tr>
      <w:tr w:rsidR="00E36F0E" w:rsidRPr="00C82768" w14:paraId="52C308A8"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21D06518" w14:textId="77777777" w:rsidR="00E36F0E" w:rsidRPr="00C82768" w:rsidRDefault="00393DC0" w:rsidP="00E36F0E">
            <w:pPr>
              <w:rPr>
                <w:b/>
              </w:rPr>
            </w:pPr>
            <w:r w:rsidRPr="00C82768">
              <w:rPr>
                <w:b/>
              </w:rPr>
              <w:t>Request</w:t>
            </w:r>
          </w:p>
        </w:tc>
      </w:tr>
      <w:tr w:rsidR="00E36F0E" w:rsidRPr="00C82768" w14:paraId="476FB9B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F30050D"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hideMark/>
          </w:tcPr>
          <w:p w14:paraId="103E8C68" w14:textId="77777777" w:rsidR="00E36F0E" w:rsidRPr="00C82768" w:rsidRDefault="00393DC0" w:rsidP="00E36F0E">
            <w:r>
              <w:t>pathId</w:t>
            </w:r>
          </w:p>
        </w:tc>
        <w:tc>
          <w:tcPr>
            <w:tcW w:w="900" w:type="dxa"/>
            <w:tcBorders>
              <w:top w:val="single" w:sz="4" w:space="0" w:color="auto"/>
              <w:left w:val="single" w:sz="4" w:space="0" w:color="auto"/>
              <w:bottom w:val="single" w:sz="4" w:space="0" w:color="auto"/>
              <w:right w:val="single" w:sz="4" w:space="0" w:color="auto"/>
            </w:tcBorders>
            <w:hideMark/>
          </w:tcPr>
          <w:p w14:paraId="4A9D2C9A"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hideMark/>
          </w:tcPr>
          <w:p w14:paraId="0AC4D9FA"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hideMark/>
          </w:tcPr>
          <w:p w14:paraId="3CEB10FB" w14:textId="77777777" w:rsidR="00E36F0E" w:rsidRPr="000D0D7F"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hideMark/>
          </w:tcPr>
          <w:p w14:paraId="20F739C3" w14:textId="77777777" w:rsidR="00E36F0E" w:rsidRPr="000D0D7F" w:rsidRDefault="00393DC0" w:rsidP="00E36F0E">
            <w:pPr>
              <w:rPr>
                <w:rFonts w:cs="Arial"/>
              </w:rPr>
            </w:pPr>
            <w:r w:rsidRPr="000D0D7F">
              <w:rPr>
                <w:rFonts w:cs="Arial"/>
                <w:szCs w:val="18"/>
                <w:shd w:val="clear" w:color="auto" w:fill="FFFFFF"/>
              </w:rPr>
              <w:t>Path Id used internally by CM</w:t>
            </w:r>
          </w:p>
        </w:tc>
      </w:tr>
      <w:tr w:rsidR="00E36F0E" w:rsidRPr="00C82768" w14:paraId="60569CF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43587F0"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34ACDAD4" w14:textId="77777777" w:rsidR="00E36F0E" w:rsidRPr="00C82768" w:rsidRDefault="00393DC0" w:rsidP="00E36F0E">
            <w:r>
              <w:t>vlanEndpointId</w:t>
            </w:r>
          </w:p>
        </w:tc>
        <w:tc>
          <w:tcPr>
            <w:tcW w:w="900" w:type="dxa"/>
            <w:tcBorders>
              <w:top w:val="single" w:sz="4" w:space="0" w:color="auto"/>
              <w:left w:val="single" w:sz="4" w:space="0" w:color="auto"/>
              <w:bottom w:val="single" w:sz="4" w:space="0" w:color="auto"/>
              <w:right w:val="single" w:sz="4" w:space="0" w:color="auto"/>
            </w:tcBorders>
          </w:tcPr>
          <w:p w14:paraId="6653CC48"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tcPr>
          <w:p w14:paraId="37D0DB1F"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6272FC7E" w14:textId="77777777" w:rsidR="00E36F0E" w:rsidRPr="000D0D7F"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tcPr>
          <w:p w14:paraId="704D4B82" w14:textId="77777777" w:rsidR="00E36F0E" w:rsidRPr="000D0D7F" w:rsidRDefault="00393DC0" w:rsidP="00E36F0E">
            <w:pPr>
              <w:rPr>
                <w:rFonts w:cs="Arial"/>
              </w:rPr>
            </w:pPr>
            <w:r w:rsidRPr="000D0D7F">
              <w:rPr>
                <w:rFonts w:cs="Arial"/>
                <w:szCs w:val="18"/>
                <w:shd w:val="clear" w:color="auto" w:fill="FFFFFF"/>
              </w:rPr>
              <w:t>Endpoint Id used internally by CM</w:t>
            </w:r>
          </w:p>
        </w:tc>
      </w:tr>
      <w:tr w:rsidR="00E36F0E" w:rsidRPr="00C82768" w14:paraId="1B10C41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5D1329B"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758F53F3" w14:textId="77777777" w:rsidR="00E36F0E" w:rsidRPr="00C82768" w:rsidRDefault="00393DC0" w:rsidP="00E36F0E">
            <w:r>
              <w:t>vlanName</w:t>
            </w:r>
          </w:p>
        </w:tc>
        <w:tc>
          <w:tcPr>
            <w:tcW w:w="900" w:type="dxa"/>
            <w:tcBorders>
              <w:top w:val="single" w:sz="4" w:space="0" w:color="auto"/>
              <w:left w:val="single" w:sz="4" w:space="0" w:color="auto"/>
              <w:bottom w:val="single" w:sz="4" w:space="0" w:color="auto"/>
              <w:right w:val="single" w:sz="4" w:space="0" w:color="auto"/>
            </w:tcBorders>
          </w:tcPr>
          <w:p w14:paraId="169483FF"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5A9884B5"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28280100" w14:textId="77777777" w:rsidR="00E36F0E" w:rsidRPr="00F1221C" w:rsidRDefault="00393DC0" w:rsidP="00E36F0E">
            <w:r w:rsidRPr="00F1221C">
              <w:t>Char Value:0-255</w:t>
            </w:r>
          </w:p>
          <w:p w14:paraId="21BB3066"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253C72E7" w14:textId="77777777" w:rsidR="00E36F0E" w:rsidRPr="000D0D7F" w:rsidRDefault="00393DC0" w:rsidP="00E36F0E">
            <w:pPr>
              <w:rPr>
                <w:rFonts w:cs="Arial"/>
              </w:rPr>
            </w:pPr>
            <w:r w:rsidRPr="000D0D7F">
              <w:rPr>
                <w:rFonts w:cs="Arial"/>
                <w:szCs w:val="18"/>
                <w:shd w:val="clear" w:color="auto" w:fill="FFFFFF"/>
              </w:rPr>
              <w:t>Unique Vlan name</w:t>
            </w:r>
          </w:p>
        </w:tc>
      </w:tr>
      <w:tr w:rsidR="00E36F0E" w:rsidRPr="00C82768" w14:paraId="454EFA2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D3F545C"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31943B7E" w14:textId="77777777" w:rsidR="00E36F0E" w:rsidRPr="00C82768" w:rsidRDefault="00393DC0" w:rsidP="00E36F0E">
            <w:r>
              <w:t>vlanId</w:t>
            </w:r>
          </w:p>
        </w:tc>
        <w:tc>
          <w:tcPr>
            <w:tcW w:w="900" w:type="dxa"/>
            <w:tcBorders>
              <w:top w:val="single" w:sz="4" w:space="0" w:color="auto"/>
              <w:left w:val="single" w:sz="4" w:space="0" w:color="auto"/>
              <w:bottom w:val="single" w:sz="4" w:space="0" w:color="auto"/>
              <w:right w:val="single" w:sz="4" w:space="0" w:color="auto"/>
            </w:tcBorders>
          </w:tcPr>
          <w:p w14:paraId="1EBB242C"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0C6765D5"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75BA588B" w14:textId="77777777" w:rsidR="00E36F0E" w:rsidRPr="00F1221C" w:rsidRDefault="00393DC0" w:rsidP="00E36F0E">
            <w:r w:rsidRPr="00F1221C">
              <w:t>Char Value:0-255</w:t>
            </w:r>
          </w:p>
          <w:p w14:paraId="08E3C73B"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255EEA4B" w14:textId="77777777" w:rsidR="00E36F0E" w:rsidRPr="000D0D7F" w:rsidRDefault="00393DC0" w:rsidP="00E36F0E">
            <w:pPr>
              <w:rPr>
                <w:rFonts w:cs="Arial"/>
              </w:rPr>
            </w:pPr>
            <w:r w:rsidRPr="000D0D7F">
              <w:rPr>
                <w:rFonts w:cs="Arial"/>
                <w:szCs w:val="18"/>
                <w:shd w:val="clear" w:color="auto" w:fill="FFFFFF"/>
              </w:rPr>
              <w:t>Unique Vlan Id</w:t>
            </w:r>
          </w:p>
        </w:tc>
      </w:tr>
      <w:tr w:rsidR="00E36F0E" w:rsidRPr="00C82768" w14:paraId="49A086F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1DF0814"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6445A84D" w14:textId="77777777" w:rsidR="00E36F0E" w:rsidRDefault="00393DC0" w:rsidP="00E36F0E">
            <w:r>
              <w:t>linkId</w:t>
            </w:r>
          </w:p>
        </w:tc>
        <w:tc>
          <w:tcPr>
            <w:tcW w:w="900" w:type="dxa"/>
            <w:tcBorders>
              <w:top w:val="single" w:sz="4" w:space="0" w:color="auto"/>
              <w:left w:val="single" w:sz="4" w:space="0" w:color="auto"/>
              <w:bottom w:val="single" w:sz="4" w:space="0" w:color="auto"/>
              <w:right w:val="single" w:sz="4" w:space="0" w:color="auto"/>
            </w:tcBorders>
          </w:tcPr>
          <w:p w14:paraId="5F56854A"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15444745" w14:textId="77777777" w:rsidR="00E36F0E" w:rsidRPr="0039653D" w:rsidRDefault="00E36F0E" w:rsidP="00393DC0">
            <w:pPr>
              <w:numPr>
                <w:ilvl w:val="0"/>
                <w:numId w:val="15"/>
              </w:numPr>
            </w:pPr>
          </w:p>
        </w:tc>
        <w:tc>
          <w:tcPr>
            <w:tcW w:w="1170" w:type="dxa"/>
            <w:tcBorders>
              <w:top w:val="single" w:sz="4" w:space="0" w:color="auto"/>
              <w:left w:val="single" w:sz="4" w:space="0" w:color="auto"/>
              <w:bottom w:val="single" w:sz="4" w:space="0" w:color="auto"/>
              <w:right w:val="single" w:sz="4" w:space="0" w:color="auto"/>
            </w:tcBorders>
          </w:tcPr>
          <w:p w14:paraId="776EDE4E" w14:textId="77777777" w:rsidR="00E36F0E" w:rsidRPr="00F1221C" w:rsidRDefault="00393DC0" w:rsidP="00E36F0E">
            <w:r w:rsidRPr="00F1221C">
              <w:t>Char Value:0-255</w:t>
            </w:r>
          </w:p>
          <w:p w14:paraId="73535809"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5F653B4B" w14:textId="77777777" w:rsidR="00E36F0E" w:rsidRPr="000D0D7F" w:rsidRDefault="00393DC0" w:rsidP="00E36F0E">
            <w:pPr>
              <w:rPr>
                <w:rFonts w:cs="Arial"/>
                <w:szCs w:val="18"/>
                <w:shd w:val="clear" w:color="auto" w:fill="FFFFFF"/>
              </w:rPr>
            </w:pPr>
            <w:r>
              <w:rPr>
                <w:rFonts w:cs="Arial"/>
                <w:szCs w:val="18"/>
                <w:shd w:val="clear" w:color="auto" w:fill="FFFFFF"/>
              </w:rPr>
              <w:t>Unique link ID generated by Networking</w:t>
            </w:r>
          </w:p>
        </w:tc>
      </w:tr>
      <w:tr w:rsidR="00E36F0E" w:rsidRPr="00C82768" w14:paraId="4B9308D6"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2E674A1D" w14:textId="77777777" w:rsidR="00E36F0E" w:rsidRPr="00C82768" w:rsidRDefault="00393DC0" w:rsidP="00E36F0E">
            <w:r w:rsidRPr="00C82768">
              <w:rPr>
                <w:b/>
              </w:rPr>
              <w:lastRenderedPageBreak/>
              <w:t>Response</w:t>
            </w:r>
          </w:p>
        </w:tc>
      </w:tr>
      <w:tr w:rsidR="00E36F0E" w:rsidRPr="00C82768" w14:paraId="5F75138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2C6CC76"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F9EB915" w14:textId="77777777" w:rsidR="00E36F0E" w:rsidRPr="00C82768" w:rsidRDefault="00393DC0" w:rsidP="00E36F0E">
            <w:r>
              <w:t>pathId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72F6241"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FD90266"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33DD208" w14:textId="77777777" w:rsidR="00E36F0E" w:rsidRPr="000D0D7F"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5AF419D" w14:textId="77777777" w:rsidR="00E36F0E" w:rsidRPr="000D0D7F" w:rsidRDefault="00393DC0" w:rsidP="00E36F0E">
            <w:pPr>
              <w:rPr>
                <w:rFonts w:cs="Arial"/>
                <w:szCs w:val="20"/>
              </w:rPr>
            </w:pPr>
            <w:r w:rsidRPr="000D0D7F">
              <w:rPr>
                <w:rFonts w:cs="Arial"/>
                <w:szCs w:val="20"/>
                <w:shd w:val="clear" w:color="auto" w:fill="FFFFFF"/>
              </w:rPr>
              <w:t>Path Id used internally by CM</w:t>
            </w:r>
          </w:p>
        </w:tc>
      </w:tr>
      <w:tr w:rsidR="00E36F0E" w:rsidRPr="00C82768" w14:paraId="6DD6D75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97B1DC0"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3312451" w14:textId="77777777" w:rsidR="00E36F0E" w:rsidRPr="00C82768" w:rsidRDefault="00393DC0" w:rsidP="00E36F0E">
            <w:r>
              <w:t>vlanEndpointId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F4B21E6"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06052BD"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A5302DD" w14:textId="77777777" w:rsidR="00E36F0E" w:rsidRPr="000D0D7F"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DA1A8D5" w14:textId="77777777" w:rsidR="00E36F0E" w:rsidRPr="000D0D7F" w:rsidRDefault="00393DC0" w:rsidP="00E36F0E">
            <w:pPr>
              <w:rPr>
                <w:rFonts w:cs="Arial"/>
                <w:szCs w:val="20"/>
              </w:rPr>
            </w:pPr>
            <w:r w:rsidRPr="000D0D7F">
              <w:rPr>
                <w:rFonts w:cs="Arial"/>
                <w:szCs w:val="20"/>
                <w:shd w:val="clear" w:color="auto" w:fill="FFFFFF"/>
              </w:rPr>
              <w:t>Endpoint Id used internally by CM</w:t>
            </w:r>
          </w:p>
        </w:tc>
      </w:tr>
      <w:tr w:rsidR="00E36F0E" w:rsidRPr="00C82768" w14:paraId="0DB73ED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60FBDB4"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4ED9CE7" w14:textId="77777777" w:rsidR="00E36F0E" w:rsidRPr="00C82768" w:rsidRDefault="00393DC0" w:rsidP="00E36F0E">
            <w:r>
              <w:t>VlanRet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AA8FCB9"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FF3FE87"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E785929" w14:textId="77777777" w:rsidR="00E36F0E" w:rsidRPr="00C82768"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A0144C0" w14:textId="77777777" w:rsidR="00E36F0E" w:rsidRPr="000D0D7F" w:rsidRDefault="00393DC0" w:rsidP="00E36F0E">
            <w:pPr>
              <w:rPr>
                <w:rFonts w:cs="Arial"/>
                <w:szCs w:val="20"/>
              </w:rPr>
            </w:pPr>
            <w:r w:rsidRPr="000D0D7F">
              <w:rPr>
                <w:rFonts w:cs="Arial"/>
                <w:szCs w:val="20"/>
                <w:shd w:val="clear" w:color="auto" w:fill="FFFFFF"/>
              </w:rPr>
              <w:t>Return code for command</w:t>
            </w:r>
          </w:p>
        </w:tc>
      </w:tr>
      <w:tr w:rsidR="00E36F0E" w:rsidRPr="00C82768" w14:paraId="529BD64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9F25D5A"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1F415B7"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BF20D62"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FF844D6" w14:textId="77777777" w:rsidR="00E36F0E" w:rsidRPr="00C82768" w:rsidRDefault="00393DC0" w:rsidP="00E36F0E">
            <w:r>
              <w:t>VLAN_ERROR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275B697" w14:textId="77777777" w:rsidR="00E36F0E" w:rsidRPr="00C82768"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8EA6118" w14:textId="77777777" w:rsidR="00E36F0E" w:rsidRPr="000D0D7F" w:rsidRDefault="00E36F0E" w:rsidP="00E36F0E">
            <w:pPr>
              <w:rPr>
                <w:rFonts w:cs="Arial"/>
                <w:szCs w:val="20"/>
              </w:rPr>
            </w:pPr>
          </w:p>
        </w:tc>
      </w:tr>
      <w:tr w:rsidR="00E36F0E" w:rsidRPr="00C82768" w14:paraId="06021E1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F7906D6"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10828CB"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111C08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1149BAB" w14:textId="77777777" w:rsidR="00E36F0E" w:rsidRPr="00C82768" w:rsidRDefault="00393DC0" w:rsidP="00E36F0E">
            <w:r>
              <w:t>VLAN_SUCCESS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EA4BCAB" w14:textId="77777777" w:rsidR="00E36F0E" w:rsidRPr="00C82768"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0E6EC40" w14:textId="77777777" w:rsidR="00E36F0E" w:rsidRPr="000D0D7F" w:rsidRDefault="00E36F0E" w:rsidP="00E36F0E">
            <w:pPr>
              <w:rPr>
                <w:rFonts w:cs="Arial"/>
                <w:szCs w:val="20"/>
              </w:rPr>
            </w:pPr>
          </w:p>
        </w:tc>
      </w:tr>
      <w:tr w:rsidR="00E36F0E" w:rsidRPr="00C82768" w14:paraId="78E2E03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A49B6E5"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8FA34CD" w14:textId="77777777" w:rsidR="00E36F0E" w:rsidRPr="00C82768" w:rsidRDefault="00393DC0" w:rsidP="00E36F0E">
            <w:r>
              <w:t>vlanName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1C86C7F"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0F71DAE"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33A5202" w14:textId="77777777" w:rsidR="00E36F0E" w:rsidRPr="00F1221C" w:rsidRDefault="00393DC0" w:rsidP="00E36F0E">
            <w:r w:rsidRPr="00F1221C">
              <w:t>Char Value:0-255</w:t>
            </w:r>
          </w:p>
          <w:p w14:paraId="1F69009A"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A48E0C0" w14:textId="77777777" w:rsidR="00E36F0E" w:rsidRPr="000D0D7F" w:rsidRDefault="00393DC0" w:rsidP="00E36F0E">
            <w:pPr>
              <w:rPr>
                <w:rFonts w:cs="Arial"/>
                <w:szCs w:val="20"/>
              </w:rPr>
            </w:pPr>
            <w:r w:rsidRPr="000D0D7F">
              <w:rPr>
                <w:rFonts w:cs="Arial"/>
                <w:szCs w:val="20"/>
                <w:shd w:val="clear" w:color="auto" w:fill="FFFFFF"/>
              </w:rPr>
              <w:t>Unique Vlan name</w:t>
            </w:r>
          </w:p>
        </w:tc>
      </w:tr>
      <w:tr w:rsidR="00E36F0E" w:rsidRPr="00C82768" w14:paraId="493E3BF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2BFABB7"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E2B6551" w14:textId="77777777" w:rsidR="00E36F0E" w:rsidRPr="00C82768" w:rsidRDefault="00393DC0" w:rsidP="00E36F0E">
            <w:r>
              <w:t>vlanId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1DACC76"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1E2A469"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ECA05F2" w14:textId="77777777" w:rsidR="00E36F0E" w:rsidRPr="00F1221C" w:rsidRDefault="00393DC0" w:rsidP="00E36F0E">
            <w:r w:rsidRPr="00F1221C">
              <w:t>Char Value:0-255</w:t>
            </w:r>
          </w:p>
          <w:p w14:paraId="7752D86C"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0459A53" w14:textId="77777777" w:rsidR="00E36F0E" w:rsidRPr="000D0D7F" w:rsidRDefault="00393DC0" w:rsidP="00E36F0E">
            <w:pPr>
              <w:rPr>
                <w:rFonts w:cs="Arial"/>
                <w:szCs w:val="20"/>
              </w:rPr>
            </w:pPr>
            <w:r w:rsidRPr="000D0D7F">
              <w:rPr>
                <w:rFonts w:cs="Arial"/>
                <w:szCs w:val="20"/>
                <w:shd w:val="clear" w:color="auto" w:fill="FFFFFF"/>
              </w:rPr>
              <w:t>Unique Vlan Id</w:t>
            </w:r>
          </w:p>
        </w:tc>
      </w:tr>
      <w:tr w:rsidR="00E36F0E" w:rsidRPr="00C82768" w14:paraId="5B05405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39050F1"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27E2D4F" w14:textId="77777777" w:rsidR="00E36F0E" w:rsidRDefault="00393DC0" w:rsidP="00E36F0E">
            <w:r>
              <w:t>linkId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D9CD7A3"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5095AF0" w14:textId="77777777" w:rsidR="00E36F0E" w:rsidRPr="0039653D" w:rsidRDefault="00E36F0E" w:rsidP="00393DC0">
            <w:pPr>
              <w:numPr>
                <w:ilvl w:val="0"/>
                <w:numId w:val="15"/>
              </w:numPr>
            </w:pP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2F2880D" w14:textId="77777777" w:rsidR="00E36F0E" w:rsidRPr="00F1221C" w:rsidRDefault="00393DC0" w:rsidP="00E36F0E">
            <w:r w:rsidRPr="00F1221C">
              <w:t>Char Value:0-255</w:t>
            </w:r>
          </w:p>
          <w:p w14:paraId="7D5A0C8C"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2A04F0C" w14:textId="77777777" w:rsidR="00E36F0E" w:rsidRPr="000D0D7F" w:rsidRDefault="00393DC0" w:rsidP="00E36F0E">
            <w:pPr>
              <w:rPr>
                <w:rFonts w:cs="Arial"/>
                <w:szCs w:val="18"/>
                <w:shd w:val="clear" w:color="auto" w:fill="FFFFFF"/>
              </w:rPr>
            </w:pPr>
            <w:r>
              <w:rPr>
                <w:rFonts w:cs="Arial"/>
                <w:szCs w:val="18"/>
                <w:shd w:val="clear" w:color="auto" w:fill="FFFFFF"/>
              </w:rPr>
              <w:t>Unique link ID generated by Networking</w:t>
            </w:r>
          </w:p>
        </w:tc>
      </w:tr>
    </w:tbl>
    <w:p w14:paraId="1342092E" w14:textId="4D6CA4C7" w:rsidR="00E36F0E" w:rsidRDefault="00393DC0" w:rsidP="00506E2F">
      <w:pPr>
        <w:pStyle w:val="Heading4"/>
      </w:pPr>
      <w:r w:rsidRPr="00B9479B">
        <w:t>MD-REQ-380262/C-VnmReset</w:t>
      </w:r>
    </w:p>
    <w:p w14:paraId="73230ADF" w14:textId="77777777" w:rsidR="00E36F0E" w:rsidRPr="00804FBF"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a VLAN configuration reset</w:t>
      </w:r>
      <w:r w:rsidRPr="00DF2AD3">
        <w:rPr>
          <w:rFonts w:cs="Arial"/>
        </w:rPr>
        <w:t xml:space="preserve">. </w:t>
      </w:r>
      <w:r>
        <w:rPr>
          <w:rFonts w:cs="Arial"/>
        </w:rPr>
        <w:t xml:space="preserve">WIR </w:t>
      </w:r>
      <w:r w:rsidRPr="00DF2AD3">
        <w:rPr>
          <w:rFonts w:cs="Arial"/>
        </w:rPr>
        <w:t>also uses this API for its response.</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6"/>
        <w:gridCol w:w="1511"/>
        <w:gridCol w:w="802"/>
        <w:gridCol w:w="895"/>
        <w:gridCol w:w="1812"/>
        <w:gridCol w:w="1158"/>
        <w:gridCol w:w="3271"/>
      </w:tblGrid>
      <w:tr w:rsidR="00E36F0E" w:rsidRPr="00C82768" w14:paraId="162991CD"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2264F577" w14:textId="77777777" w:rsidR="00E36F0E" w:rsidRPr="00C82768" w:rsidRDefault="00E36F0E" w:rsidP="00E36F0E">
            <w:pPr>
              <w:spacing w:line="256" w:lineRule="auto"/>
              <w:rPr>
                <w:sz w:val="8"/>
              </w:rPr>
            </w:pPr>
          </w:p>
        </w:tc>
      </w:tr>
      <w:tr w:rsidR="00E36F0E" w:rsidRPr="00C82768" w14:paraId="18F32A09" w14:textId="77777777" w:rsidTr="00506E2F">
        <w:trPr>
          <w:jc w:val="center"/>
        </w:trPr>
        <w:tc>
          <w:tcPr>
            <w:tcW w:w="2137" w:type="dxa"/>
            <w:gridSpan w:val="2"/>
            <w:tcBorders>
              <w:top w:val="single" w:sz="4" w:space="0" w:color="auto"/>
              <w:left w:val="single" w:sz="4" w:space="0" w:color="auto"/>
              <w:bottom w:val="single" w:sz="4" w:space="0" w:color="auto"/>
              <w:right w:val="single" w:sz="4" w:space="0" w:color="auto"/>
            </w:tcBorders>
          </w:tcPr>
          <w:p w14:paraId="53CB2875" w14:textId="77777777" w:rsidR="00E36F0E" w:rsidRPr="00C82768" w:rsidRDefault="00393DC0" w:rsidP="00E36F0E">
            <w:pPr>
              <w:spacing w:line="256" w:lineRule="auto"/>
              <w:jc w:val="right"/>
            </w:pPr>
            <w:r w:rsidRPr="00C82768">
              <w:rPr>
                <w:b/>
              </w:rPr>
              <w:t>Method Type</w:t>
            </w:r>
          </w:p>
        </w:tc>
        <w:tc>
          <w:tcPr>
            <w:tcW w:w="7938" w:type="dxa"/>
            <w:gridSpan w:val="5"/>
            <w:tcBorders>
              <w:top w:val="single" w:sz="4" w:space="0" w:color="auto"/>
              <w:left w:val="single" w:sz="4" w:space="0" w:color="auto"/>
              <w:bottom w:val="single" w:sz="4" w:space="0" w:color="auto"/>
              <w:right w:val="single" w:sz="4" w:space="0" w:color="auto"/>
            </w:tcBorders>
            <w:vAlign w:val="center"/>
            <w:hideMark/>
          </w:tcPr>
          <w:p w14:paraId="33DBF92E" w14:textId="77777777" w:rsidR="00E36F0E" w:rsidRPr="00C82768" w:rsidRDefault="00393DC0" w:rsidP="00E36F0E">
            <w:pPr>
              <w:spacing w:line="256" w:lineRule="auto"/>
            </w:pPr>
            <w:r w:rsidRPr="00DA32BB">
              <w:t>One-Shot (</w:t>
            </w:r>
            <w:r>
              <w:t>A-Synch)</w:t>
            </w:r>
          </w:p>
        </w:tc>
      </w:tr>
      <w:tr w:rsidR="00E36F0E" w:rsidRPr="00C82768" w14:paraId="498E9B9A" w14:textId="77777777" w:rsidTr="00506E2F">
        <w:trPr>
          <w:jc w:val="center"/>
        </w:trPr>
        <w:tc>
          <w:tcPr>
            <w:tcW w:w="2137" w:type="dxa"/>
            <w:gridSpan w:val="2"/>
            <w:tcBorders>
              <w:top w:val="single" w:sz="4" w:space="0" w:color="auto"/>
              <w:left w:val="single" w:sz="4" w:space="0" w:color="auto"/>
              <w:bottom w:val="single" w:sz="4" w:space="0" w:color="auto"/>
              <w:right w:val="single" w:sz="4" w:space="0" w:color="auto"/>
            </w:tcBorders>
          </w:tcPr>
          <w:p w14:paraId="43A06A52" w14:textId="77777777" w:rsidR="00E36F0E" w:rsidRPr="00C82768" w:rsidRDefault="00393DC0" w:rsidP="00E36F0E">
            <w:pPr>
              <w:spacing w:line="256" w:lineRule="auto"/>
              <w:jc w:val="right"/>
            </w:pPr>
            <w:r w:rsidRPr="00C82768">
              <w:rPr>
                <w:b/>
              </w:rPr>
              <w:t>QoS Level</w:t>
            </w:r>
          </w:p>
        </w:tc>
        <w:tc>
          <w:tcPr>
            <w:tcW w:w="7938" w:type="dxa"/>
            <w:gridSpan w:val="5"/>
            <w:tcBorders>
              <w:top w:val="single" w:sz="4" w:space="0" w:color="auto"/>
              <w:left w:val="single" w:sz="4" w:space="0" w:color="auto"/>
              <w:bottom w:val="single" w:sz="4" w:space="0" w:color="auto"/>
              <w:right w:val="single" w:sz="4" w:space="0" w:color="auto"/>
            </w:tcBorders>
            <w:vAlign w:val="center"/>
            <w:hideMark/>
          </w:tcPr>
          <w:p w14:paraId="7C1B9777" w14:textId="77777777" w:rsidR="00E36F0E" w:rsidRPr="00C82768" w:rsidRDefault="00393DC0" w:rsidP="00E36F0E">
            <w:pPr>
              <w:spacing w:line="256" w:lineRule="auto"/>
            </w:pPr>
            <w:r w:rsidRPr="00C82768">
              <w:t>Default</w:t>
            </w:r>
          </w:p>
        </w:tc>
      </w:tr>
      <w:tr w:rsidR="00E36F0E" w:rsidRPr="00C82768" w14:paraId="38B1B74A" w14:textId="77777777" w:rsidTr="00506E2F">
        <w:trPr>
          <w:jc w:val="center"/>
        </w:trPr>
        <w:tc>
          <w:tcPr>
            <w:tcW w:w="2137" w:type="dxa"/>
            <w:gridSpan w:val="2"/>
            <w:tcBorders>
              <w:top w:val="single" w:sz="4" w:space="0" w:color="auto"/>
              <w:left w:val="single" w:sz="4" w:space="0" w:color="auto"/>
              <w:bottom w:val="single" w:sz="4" w:space="0" w:color="auto"/>
              <w:right w:val="single" w:sz="4" w:space="0" w:color="auto"/>
            </w:tcBorders>
          </w:tcPr>
          <w:p w14:paraId="7EF44805" w14:textId="77777777" w:rsidR="00E36F0E" w:rsidRPr="00C82768" w:rsidRDefault="00393DC0" w:rsidP="00E36F0E">
            <w:pPr>
              <w:spacing w:line="256" w:lineRule="auto"/>
              <w:jc w:val="right"/>
            </w:pPr>
            <w:r w:rsidRPr="00C82768">
              <w:rPr>
                <w:b/>
              </w:rPr>
              <w:t>Retained</w:t>
            </w:r>
          </w:p>
        </w:tc>
        <w:tc>
          <w:tcPr>
            <w:tcW w:w="7938" w:type="dxa"/>
            <w:gridSpan w:val="5"/>
            <w:tcBorders>
              <w:top w:val="single" w:sz="4" w:space="0" w:color="auto"/>
              <w:left w:val="single" w:sz="4" w:space="0" w:color="auto"/>
              <w:bottom w:val="single" w:sz="4" w:space="0" w:color="auto"/>
              <w:right w:val="single" w:sz="4" w:space="0" w:color="auto"/>
            </w:tcBorders>
            <w:vAlign w:val="center"/>
            <w:hideMark/>
          </w:tcPr>
          <w:p w14:paraId="7C7BE94A" w14:textId="77777777" w:rsidR="00E36F0E" w:rsidRPr="00C82768" w:rsidRDefault="00393DC0" w:rsidP="00E36F0E">
            <w:pPr>
              <w:spacing w:line="256" w:lineRule="auto"/>
            </w:pPr>
            <w:r w:rsidRPr="00C82768">
              <w:t>No</w:t>
            </w:r>
          </w:p>
        </w:tc>
      </w:tr>
      <w:tr w:rsidR="00E36F0E" w:rsidRPr="00C82768" w14:paraId="420FDF04"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14D17205" w14:textId="77777777" w:rsidR="00E36F0E" w:rsidRPr="00C82768" w:rsidRDefault="00E36F0E" w:rsidP="00E36F0E">
            <w:pPr>
              <w:spacing w:line="256" w:lineRule="auto"/>
              <w:rPr>
                <w:sz w:val="8"/>
              </w:rPr>
            </w:pPr>
          </w:p>
        </w:tc>
      </w:tr>
      <w:tr w:rsidR="00E36F0E" w:rsidRPr="00C82768" w14:paraId="117002CB"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shd w:val="clear" w:color="auto" w:fill="A6A6A6"/>
          </w:tcPr>
          <w:p w14:paraId="75EB74F1" w14:textId="77777777" w:rsidR="00E36F0E" w:rsidRPr="00C82768" w:rsidRDefault="00393DC0" w:rsidP="00E36F0E">
            <w:pPr>
              <w:jc w:val="center"/>
              <w:rPr>
                <w:b/>
              </w:rPr>
            </w:pPr>
            <w:r w:rsidRPr="00C82768">
              <w:rPr>
                <w:b/>
              </w:rPr>
              <w:t>R/O</w:t>
            </w:r>
          </w:p>
        </w:tc>
        <w:tc>
          <w:tcPr>
            <w:tcW w:w="231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64F22F3E" w14:textId="77777777" w:rsidR="00E36F0E" w:rsidRPr="00C82768" w:rsidRDefault="00393DC0" w:rsidP="00E36F0E">
            <w:pPr>
              <w:rPr>
                <w:b/>
              </w:rPr>
            </w:pPr>
            <w:r w:rsidRPr="00C82768">
              <w:rPr>
                <w:b/>
              </w:rPr>
              <w:t>Name</w:t>
            </w:r>
          </w:p>
        </w:tc>
        <w:tc>
          <w:tcPr>
            <w:tcW w:w="895" w:type="dxa"/>
            <w:tcBorders>
              <w:top w:val="single" w:sz="4" w:space="0" w:color="auto"/>
              <w:left w:val="single" w:sz="4" w:space="0" w:color="auto"/>
              <w:bottom w:val="single" w:sz="4" w:space="0" w:color="auto"/>
              <w:right w:val="single" w:sz="4" w:space="0" w:color="auto"/>
            </w:tcBorders>
            <w:shd w:val="clear" w:color="auto" w:fill="A6A6A6"/>
            <w:hideMark/>
          </w:tcPr>
          <w:p w14:paraId="3A0B5ABB" w14:textId="77777777" w:rsidR="00E36F0E" w:rsidRPr="00C82768" w:rsidRDefault="00393DC0" w:rsidP="00E36F0E">
            <w:pPr>
              <w:rPr>
                <w:b/>
              </w:rPr>
            </w:pPr>
            <w:r w:rsidRPr="00C82768">
              <w:rPr>
                <w:b/>
              </w:rPr>
              <w:t>Type</w:t>
            </w:r>
          </w:p>
        </w:tc>
        <w:tc>
          <w:tcPr>
            <w:tcW w:w="1812"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0A47F6A" w14:textId="77777777" w:rsidR="00E36F0E" w:rsidRPr="00C82768" w:rsidRDefault="00393DC0" w:rsidP="00E36F0E">
            <w:pPr>
              <w:rPr>
                <w:b/>
              </w:rPr>
            </w:pPr>
            <w:r w:rsidRPr="00C82768">
              <w:rPr>
                <w:b/>
              </w:rPr>
              <w:t>Literals</w:t>
            </w:r>
          </w:p>
        </w:tc>
        <w:tc>
          <w:tcPr>
            <w:tcW w:w="1158"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1B8EA4A" w14:textId="77777777" w:rsidR="00E36F0E" w:rsidRPr="00C82768" w:rsidRDefault="00393DC0" w:rsidP="00E36F0E">
            <w:pPr>
              <w:rPr>
                <w:b/>
              </w:rPr>
            </w:pPr>
            <w:r w:rsidRPr="00C82768">
              <w:rPr>
                <w:b/>
              </w:rPr>
              <w:t>Value</w:t>
            </w:r>
          </w:p>
        </w:tc>
        <w:tc>
          <w:tcPr>
            <w:tcW w:w="3271"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E00D81F" w14:textId="77777777" w:rsidR="00E36F0E" w:rsidRPr="00C82768" w:rsidRDefault="00393DC0" w:rsidP="00E36F0E">
            <w:pPr>
              <w:rPr>
                <w:b/>
              </w:rPr>
            </w:pPr>
            <w:r w:rsidRPr="00C82768">
              <w:rPr>
                <w:b/>
              </w:rPr>
              <w:t>Description</w:t>
            </w:r>
          </w:p>
        </w:tc>
      </w:tr>
      <w:tr w:rsidR="00E36F0E" w:rsidRPr="00C82768" w14:paraId="417A493B"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1127DDF2" w14:textId="77777777" w:rsidR="00E36F0E" w:rsidRPr="00C82768" w:rsidRDefault="00393DC0" w:rsidP="00E36F0E">
            <w:pPr>
              <w:rPr>
                <w:b/>
              </w:rPr>
            </w:pPr>
            <w:r w:rsidRPr="00C82768">
              <w:rPr>
                <w:b/>
              </w:rPr>
              <w:t>Request</w:t>
            </w:r>
          </w:p>
        </w:tc>
      </w:tr>
      <w:tr w:rsidR="00E36F0E" w:rsidRPr="00C82768" w14:paraId="42100689"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tcPr>
          <w:p w14:paraId="0B583EBE" w14:textId="77777777" w:rsidR="00E36F0E" w:rsidRPr="00C82768" w:rsidRDefault="00393DC0" w:rsidP="00E36F0E">
            <w:pPr>
              <w:jc w:val="center"/>
            </w:pPr>
            <w:r w:rsidRPr="00C82768">
              <w:t>R</w:t>
            </w:r>
          </w:p>
        </w:tc>
        <w:tc>
          <w:tcPr>
            <w:tcW w:w="2313" w:type="dxa"/>
            <w:gridSpan w:val="2"/>
            <w:tcBorders>
              <w:top w:val="single" w:sz="4" w:space="0" w:color="auto"/>
              <w:left w:val="single" w:sz="4" w:space="0" w:color="auto"/>
              <w:bottom w:val="single" w:sz="4" w:space="0" w:color="auto"/>
              <w:right w:val="single" w:sz="4" w:space="0" w:color="auto"/>
            </w:tcBorders>
            <w:hideMark/>
          </w:tcPr>
          <w:p w14:paraId="536BBE7D" w14:textId="77777777" w:rsidR="00E36F0E" w:rsidRPr="00C82768" w:rsidRDefault="00393DC0" w:rsidP="00E36F0E">
            <w:r>
              <w:t>EcuType</w:t>
            </w:r>
          </w:p>
        </w:tc>
        <w:tc>
          <w:tcPr>
            <w:tcW w:w="895" w:type="dxa"/>
            <w:tcBorders>
              <w:top w:val="single" w:sz="4" w:space="0" w:color="auto"/>
              <w:left w:val="single" w:sz="4" w:space="0" w:color="auto"/>
              <w:bottom w:val="single" w:sz="4" w:space="0" w:color="auto"/>
              <w:right w:val="single" w:sz="4" w:space="0" w:color="auto"/>
            </w:tcBorders>
            <w:hideMark/>
          </w:tcPr>
          <w:p w14:paraId="6777957A" w14:textId="77777777" w:rsidR="00E36F0E" w:rsidRPr="00C82768" w:rsidRDefault="00393DC0" w:rsidP="00E36F0E">
            <w:r>
              <w:t>Enum</w:t>
            </w:r>
          </w:p>
        </w:tc>
        <w:tc>
          <w:tcPr>
            <w:tcW w:w="1812" w:type="dxa"/>
            <w:tcBorders>
              <w:top w:val="single" w:sz="4" w:space="0" w:color="auto"/>
              <w:left w:val="single" w:sz="4" w:space="0" w:color="auto"/>
              <w:bottom w:val="single" w:sz="4" w:space="0" w:color="auto"/>
              <w:right w:val="single" w:sz="4" w:space="0" w:color="auto"/>
            </w:tcBorders>
            <w:hideMark/>
          </w:tcPr>
          <w:p w14:paraId="71AE61E1" w14:textId="77777777" w:rsidR="00E36F0E" w:rsidRPr="00C82768" w:rsidRDefault="00393DC0" w:rsidP="00E36F0E">
            <w:r w:rsidRPr="00C82768">
              <w:t>-</w:t>
            </w:r>
          </w:p>
        </w:tc>
        <w:tc>
          <w:tcPr>
            <w:tcW w:w="1158" w:type="dxa"/>
            <w:tcBorders>
              <w:top w:val="single" w:sz="4" w:space="0" w:color="auto"/>
              <w:left w:val="single" w:sz="4" w:space="0" w:color="auto"/>
              <w:bottom w:val="single" w:sz="4" w:space="0" w:color="auto"/>
              <w:right w:val="single" w:sz="4" w:space="0" w:color="auto"/>
            </w:tcBorders>
            <w:hideMark/>
          </w:tcPr>
          <w:p w14:paraId="49EDD88B" w14:textId="77777777" w:rsidR="00E36F0E" w:rsidRPr="000D0D7F" w:rsidRDefault="00393DC0" w:rsidP="00E36F0E">
            <w:r>
              <w:t>-</w:t>
            </w:r>
          </w:p>
        </w:tc>
        <w:tc>
          <w:tcPr>
            <w:tcW w:w="3271" w:type="dxa"/>
            <w:tcBorders>
              <w:top w:val="single" w:sz="4" w:space="0" w:color="auto"/>
              <w:left w:val="single" w:sz="4" w:space="0" w:color="auto"/>
              <w:bottom w:val="single" w:sz="4" w:space="0" w:color="auto"/>
              <w:right w:val="single" w:sz="4" w:space="0" w:color="auto"/>
            </w:tcBorders>
            <w:hideMark/>
          </w:tcPr>
          <w:p w14:paraId="4499243D" w14:textId="77777777" w:rsidR="00E36F0E" w:rsidRPr="000D0D7F" w:rsidRDefault="00393DC0" w:rsidP="00E36F0E">
            <w:pPr>
              <w:rPr>
                <w:rFonts w:cs="Arial"/>
              </w:rPr>
            </w:pPr>
            <w:r w:rsidRPr="000D0D7F">
              <w:rPr>
                <w:rFonts w:cs="Arial"/>
                <w:szCs w:val="18"/>
                <w:shd w:val="clear" w:color="auto" w:fill="FFFFFF"/>
              </w:rPr>
              <w:t>Path Id used internally by CM</w:t>
            </w:r>
          </w:p>
        </w:tc>
      </w:tr>
      <w:tr w:rsidR="00E36F0E" w:rsidRPr="00C82768" w14:paraId="5E714E2B"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tcPr>
          <w:p w14:paraId="7BD78F75"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tcPr>
          <w:p w14:paraId="17A7659B"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tcPr>
          <w:p w14:paraId="0BF1A695"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tcPr>
          <w:p w14:paraId="5090493E" w14:textId="77777777" w:rsidR="00E36F0E" w:rsidRPr="00C82768" w:rsidRDefault="00393DC0" w:rsidP="00E36F0E">
            <w:r>
              <w:t>Unknown</w:t>
            </w:r>
          </w:p>
        </w:tc>
        <w:tc>
          <w:tcPr>
            <w:tcW w:w="1158" w:type="dxa"/>
            <w:tcBorders>
              <w:top w:val="single" w:sz="4" w:space="0" w:color="auto"/>
              <w:left w:val="single" w:sz="4" w:space="0" w:color="auto"/>
              <w:bottom w:val="single" w:sz="4" w:space="0" w:color="auto"/>
              <w:right w:val="single" w:sz="4" w:space="0" w:color="auto"/>
            </w:tcBorders>
          </w:tcPr>
          <w:p w14:paraId="4A56A252" w14:textId="77777777" w:rsidR="00E36F0E" w:rsidRDefault="00393DC0" w:rsidP="00E36F0E">
            <w:r>
              <w:t>0x0</w:t>
            </w:r>
          </w:p>
        </w:tc>
        <w:tc>
          <w:tcPr>
            <w:tcW w:w="3271" w:type="dxa"/>
            <w:tcBorders>
              <w:top w:val="single" w:sz="4" w:space="0" w:color="auto"/>
              <w:left w:val="single" w:sz="4" w:space="0" w:color="auto"/>
              <w:bottom w:val="single" w:sz="4" w:space="0" w:color="auto"/>
              <w:right w:val="single" w:sz="4" w:space="0" w:color="auto"/>
            </w:tcBorders>
          </w:tcPr>
          <w:p w14:paraId="789DF29C" w14:textId="77777777" w:rsidR="00E36F0E" w:rsidRPr="000D0D7F" w:rsidRDefault="00393DC0" w:rsidP="00E36F0E">
            <w:pPr>
              <w:rPr>
                <w:rFonts w:cs="Arial"/>
                <w:szCs w:val="18"/>
                <w:shd w:val="clear" w:color="auto" w:fill="FFFFFF"/>
              </w:rPr>
            </w:pPr>
            <w:r>
              <w:rPr>
                <w:rFonts w:cs="Arial"/>
                <w:szCs w:val="18"/>
                <w:shd w:val="clear" w:color="auto" w:fill="FFFFFF"/>
              </w:rPr>
              <w:t>Error</w:t>
            </w:r>
          </w:p>
        </w:tc>
      </w:tr>
      <w:tr w:rsidR="00E36F0E" w:rsidRPr="00C82768" w14:paraId="411CEA8D"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tcPr>
          <w:p w14:paraId="3BD0BF6F"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tcPr>
          <w:p w14:paraId="524CC9CF"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tcPr>
          <w:p w14:paraId="66E6E4C9"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tcPr>
          <w:p w14:paraId="42E3E403" w14:textId="77777777" w:rsidR="00E36F0E" w:rsidRPr="00C82768" w:rsidRDefault="00393DC0" w:rsidP="00E36F0E">
            <w:r>
              <w:t>ECG</w:t>
            </w:r>
          </w:p>
        </w:tc>
        <w:tc>
          <w:tcPr>
            <w:tcW w:w="1158" w:type="dxa"/>
            <w:tcBorders>
              <w:top w:val="single" w:sz="4" w:space="0" w:color="auto"/>
              <w:left w:val="single" w:sz="4" w:space="0" w:color="auto"/>
              <w:bottom w:val="single" w:sz="4" w:space="0" w:color="auto"/>
              <w:right w:val="single" w:sz="4" w:space="0" w:color="auto"/>
            </w:tcBorders>
          </w:tcPr>
          <w:p w14:paraId="3BAF1DA2" w14:textId="77777777" w:rsidR="00E36F0E" w:rsidRDefault="00393DC0" w:rsidP="00E36F0E">
            <w:r>
              <w:t>0x1</w:t>
            </w:r>
          </w:p>
        </w:tc>
        <w:tc>
          <w:tcPr>
            <w:tcW w:w="3271" w:type="dxa"/>
            <w:tcBorders>
              <w:top w:val="single" w:sz="4" w:space="0" w:color="auto"/>
              <w:left w:val="single" w:sz="4" w:space="0" w:color="auto"/>
              <w:bottom w:val="single" w:sz="4" w:space="0" w:color="auto"/>
              <w:right w:val="single" w:sz="4" w:space="0" w:color="auto"/>
            </w:tcBorders>
          </w:tcPr>
          <w:p w14:paraId="4810A1D3" w14:textId="77777777" w:rsidR="00E36F0E" w:rsidRPr="000D0D7F" w:rsidRDefault="00E36F0E" w:rsidP="00E36F0E">
            <w:pPr>
              <w:rPr>
                <w:rFonts w:cs="Arial"/>
                <w:szCs w:val="18"/>
                <w:shd w:val="clear" w:color="auto" w:fill="FFFFFF"/>
              </w:rPr>
            </w:pPr>
          </w:p>
        </w:tc>
      </w:tr>
      <w:tr w:rsidR="00E36F0E" w:rsidRPr="00C82768" w14:paraId="3F21940B"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tcPr>
          <w:p w14:paraId="0D5F0755"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tcPr>
          <w:p w14:paraId="11A8EEC5"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tcPr>
          <w:p w14:paraId="18DCB976"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tcPr>
          <w:p w14:paraId="66C398B1" w14:textId="77777777" w:rsidR="00E36F0E" w:rsidRPr="00C82768" w:rsidRDefault="00393DC0" w:rsidP="00E36F0E">
            <w:r>
              <w:t>TCU</w:t>
            </w:r>
          </w:p>
        </w:tc>
        <w:tc>
          <w:tcPr>
            <w:tcW w:w="1158" w:type="dxa"/>
            <w:tcBorders>
              <w:top w:val="single" w:sz="4" w:space="0" w:color="auto"/>
              <w:left w:val="single" w:sz="4" w:space="0" w:color="auto"/>
              <w:bottom w:val="single" w:sz="4" w:space="0" w:color="auto"/>
              <w:right w:val="single" w:sz="4" w:space="0" w:color="auto"/>
            </w:tcBorders>
          </w:tcPr>
          <w:p w14:paraId="78C59A4F" w14:textId="77777777" w:rsidR="00E36F0E" w:rsidRDefault="00393DC0" w:rsidP="00E36F0E">
            <w:r>
              <w:t>0x2</w:t>
            </w:r>
          </w:p>
        </w:tc>
        <w:tc>
          <w:tcPr>
            <w:tcW w:w="3271" w:type="dxa"/>
            <w:tcBorders>
              <w:top w:val="single" w:sz="4" w:space="0" w:color="auto"/>
              <w:left w:val="single" w:sz="4" w:space="0" w:color="auto"/>
              <w:bottom w:val="single" w:sz="4" w:space="0" w:color="auto"/>
              <w:right w:val="single" w:sz="4" w:space="0" w:color="auto"/>
            </w:tcBorders>
          </w:tcPr>
          <w:p w14:paraId="4FBDCB00" w14:textId="77777777" w:rsidR="00E36F0E" w:rsidRPr="000D0D7F" w:rsidRDefault="00E36F0E" w:rsidP="00E36F0E">
            <w:pPr>
              <w:rPr>
                <w:rFonts w:cs="Arial"/>
                <w:szCs w:val="18"/>
                <w:shd w:val="clear" w:color="auto" w:fill="FFFFFF"/>
              </w:rPr>
            </w:pPr>
          </w:p>
        </w:tc>
      </w:tr>
      <w:tr w:rsidR="00E36F0E" w:rsidRPr="00C82768" w14:paraId="7C70D4F6"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tcPr>
          <w:p w14:paraId="06394A0F"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tcPr>
          <w:p w14:paraId="5EDACFAE"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tcPr>
          <w:p w14:paraId="0B5E22D3"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tcPr>
          <w:p w14:paraId="356ABF9C" w14:textId="77777777" w:rsidR="00E36F0E" w:rsidRPr="00C82768" w:rsidRDefault="00393DC0" w:rsidP="00E36F0E">
            <w:r>
              <w:t>SYNC</w:t>
            </w:r>
          </w:p>
        </w:tc>
        <w:tc>
          <w:tcPr>
            <w:tcW w:w="1158" w:type="dxa"/>
            <w:tcBorders>
              <w:top w:val="single" w:sz="4" w:space="0" w:color="auto"/>
              <w:left w:val="single" w:sz="4" w:space="0" w:color="auto"/>
              <w:bottom w:val="single" w:sz="4" w:space="0" w:color="auto"/>
              <w:right w:val="single" w:sz="4" w:space="0" w:color="auto"/>
            </w:tcBorders>
          </w:tcPr>
          <w:p w14:paraId="5B459E09" w14:textId="77777777" w:rsidR="00E36F0E" w:rsidRDefault="00393DC0" w:rsidP="00E36F0E">
            <w:r>
              <w:t>0x3</w:t>
            </w:r>
          </w:p>
        </w:tc>
        <w:tc>
          <w:tcPr>
            <w:tcW w:w="3271" w:type="dxa"/>
            <w:tcBorders>
              <w:top w:val="single" w:sz="4" w:space="0" w:color="auto"/>
              <w:left w:val="single" w:sz="4" w:space="0" w:color="auto"/>
              <w:bottom w:val="single" w:sz="4" w:space="0" w:color="auto"/>
              <w:right w:val="single" w:sz="4" w:space="0" w:color="auto"/>
            </w:tcBorders>
          </w:tcPr>
          <w:p w14:paraId="18CC9B5C" w14:textId="77777777" w:rsidR="00E36F0E" w:rsidRPr="000D0D7F" w:rsidRDefault="00E36F0E" w:rsidP="00E36F0E">
            <w:pPr>
              <w:rPr>
                <w:rFonts w:cs="Arial"/>
                <w:szCs w:val="18"/>
                <w:shd w:val="clear" w:color="auto" w:fill="FFFFFF"/>
              </w:rPr>
            </w:pPr>
          </w:p>
        </w:tc>
      </w:tr>
      <w:tr w:rsidR="00E36F0E" w:rsidRPr="00C82768" w14:paraId="69EBDFDF"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tcPr>
          <w:p w14:paraId="0FA6D895"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tcPr>
          <w:p w14:paraId="0ECF7F4F"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tcPr>
          <w:p w14:paraId="4953AF7F"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tcPr>
          <w:p w14:paraId="2A808503" w14:textId="77777777" w:rsidR="00E36F0E" w:rsidRPr="00C82768" w:rsidRDefault="00393DC0" w:rsidP="00E36F0E">
            <w:r>
              <w:t>TCU_B</w:t>
            </w:r>
          </w:p>
        </w:tc>
        <w:tc>
          <w:tcPr>
            <w:tcW w:w="1158" w:type="dxa"/>
            <w:tcBorders>
              <w:top w:val="single" w:sz="4" w:space="0" w:color="auto"/>
              <w:left w:val="single" w:sz="4" w:space="0" w:color="auto"/>
              <w:bottom w:val="single" w:sz="4" w:space="0" w:color="auto"/>
              <w:right w:val="single" w:sz="4" w:space="0" w:color="auto"/>
            </w:tcBorders>
          </w:tcPr>
          <w:p w14:paraId="1F7B90D2" w14:textId="77777777" w:rsidR="00E36F0E" w:rsidRDefault="00393DC0" w:rsidP="00E36F0E">
            <w:r>
              <w:t>0x4</w:t>
            </w:r>
          </w:p>
        </w:tc>
        <w:tc>
          <w:tcPr>
            <w:tcW w:w="3271" w:type="dxa"/>
            <w:tcBorders>
              <w:top w:val="single" w:sz="4" w:space="0" w:color="auto"/>
              <w:left w:val="single" w:sz="4" w:space="0" w:color="auto"/>
              <w:bottom w:val="single" w:sz="4" w:space="0" w:color="auto"/>
              <w:right w:val="single" w:sz="4" w:space="0" w:color="auto"/>
            </w:tcBorders>
          </w:tcPr>
          <w:p w14:paraId="626F7BC3" w14:textId="77777777" w:rsidR="00E36F0E" w:rsidRPr="000D0D7F" w:rsidRDefault="00393DC0" w:rsidP="00E36F0E">
            <w:pPr>
              <w:rPr>
                <w:rFonts w:cs="Arial"/>
                <w:szCs w:val="18"/>
                <w:shd w:val="clear" w:color="auto" w:fill="FFFFFF"/>
              </w:rPr>
            </w:pPr>
            <w:r>
              <w:rPr>
                <w:rFonts w:cs="Arial"/>
              </w:rPr>
              <w:t>Applicable to AV vehicles Only</w:t>
            </w:r>
          </w:p>
        </w:tc>
      </w:tr>
      <w:tr w:rsidR="00E36F0E" w:rsidRPr="00C82768" w14:paraId="29B8FAB1"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tcPr>
          <w:p w14:paraId="18F86DC4"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tcPr>
          <w:p w14:paraId="0D97C66F"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tcPr>
          <w:p w14:paraId="12A435B7"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tcPr>
          <w:p w14:paraId="40AD7975" w14:textId="77777777" w:rsidR="00E36F0E" w:rsidRPr="00106509" w:rsidRDefault="00393DC0" w:rsidP="00E36F0E">
            <w:pPr>
              <w:spacing w:line="256" w:lineRule="auto"/>
              <w:rPr>
                <w:rFonts w:cs="Arial"/>
              </w:rPr>
            </w:pPr>
            <w:r w:rsidRPr="00106509">
              <w:rPr>
                <w:rFonts w:cs="Arial"/>
              </w:rPr>
              <w:t>SDS</w:t>
            </w:r>
          </w:p>
        </w:tc>
        <w:tc>
          <w:tcPr>
            <w:tcW w:w="1158" w:type="dxa"/>
            <w:tcBorders>
              <w:top w:val="single" w:sz="4" w:space="0" w:color="auto"/>
              <w:left w:val="single" w:sz="4" w:space="0" w:color="auto"/>
              <w:bottom w:val="single" w:sz="4" w:space="0" w:color="auto"/>
              <w:right w:val="single" w:sz="4" w:space="0" w:color="auto"/>
            </w:tcBorders>
          </w:tcPr>
          <w:p w14:paraId="5A195E63" w14:textId="77777777" w:rsidR="00E36F0E" w:rsidRPr="00106509" w:rsidRDefault="00393DC0" w:rsidP="00E36F0E">
            <w:pPr>
              <w:spacing w:line="256" w:lineRule="auto"/>
              <w:rPr>
                <w:rFonts w:cs="Arial"/>
              </w:rPr>
            </w:pPr>
            <w:r w:rsidRPr="00106509">
              <w:rPr>
                <w:rFonts w:cs="Arial"/>
              </w:rPr>
              <w:t>0x5</w:t>
            </w:r>
          </w:p>
        </w:tc>
        <w:tc>
          <w:tcPr>
            <w:tcW w:w="3271" w:type="dxa"/>
            <w:tcBorders>
              <w:top w:val="single" w:sz="4" w:space="0" w:color="auto"/>
              <w:left w:val="single" w:sz="4" w:space="0" w:color="auto"/>
              <w:bottom w:val="single" w:sz="4" w:space="0" w:color="auto"/>
              <w:right w:val="single" w:sz="4" w:space="0" w:color="auto"/>
            </w:tcBorders>
          </w:tcPr>
          <w:p w14:paraId="1A46D07D" w14:textId="77777777" w:rsidR="00E36F0E" w:rsidRPr="000D0D7F" w:rsidRDefault="00393DC0" w:rsidP="00E36F0E">
            <w:pPr>
              <w:rPr>
                <w:rFonts w:cs="Arial"/>
                <w:szCs w:val="18"/>
                <w:shd w:val="clear" w:color="auto" w:fill="FFFFFF"/>
              </w:rPr>
            </w:pPr>
            <w:r>
              <w:rPr>
                <w:rFonts w:cs="Arial"/>
              </w:rPr>
              <w:t>Applicable to AV vehicles Only</w:t>
            </w:r>
          </w:p>
        </w:tc>
      </w:tr>
      <w:tr w:rsidR="00E36F0E" w:rsidRPr="00C82768" w14:paraId="3DD74F55"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tcPr>
          <w:p w14:paraId="38762361"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tcPr>
          <w:p w14:paraId="27381A3B"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tcPr>
          <w:p w14:paraId="2E5302AE"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tcPr>
          <w:p w14:paraId="419A9E5C" w14:textId="77777777" w:rsidR="00E36F0E" w:rsidRPr="00106509" w:rsidRDefault="00393DC0" w:rsidP="00E36F0E">
            <w:pPr>
              <w:spacing w:line="256" w:lineRule="auto"/>
              <w:rPr>
                <w:rFonts w:cs="Arial"/>
              </w:rPr>
            </w:pPr>
            <w:r w:rsidRPr="00106509">
              <w:rPr>
                <w:rFonts w:cs="Arial"/>
              </w:rPr>
              <w:t>ADSIM</w:t>
            </w:r>
          </w:p>
        </w:tc>
        <w:tc>
          <w:tcPr>
            <w:tcW w:w="1158" w:type="dxa"/>
            <w:tcBorders>
              <w:top w:val="single" w:sz="4" w:space="0" w:color="auto"/>
              <w:left w:val="single" w:sz="4" w:space="0" w:color="auto"/>
              <w:bottom w:val="single" w:sz="4" w:space="0" w:color="auto"/>
              <w:right w:val="single" w:sz="4" w:space="0" w:color="auto"/>
            </w:tcBorders>
          </w:tcPr>
          <w:p w14:paraId="63B9FE65" w14:textId="77777777" w:rsidR="00E36F0E" w:rsidRPr="00106509" w:rsidRDefault="00393DC0" w:rsidP="00E36F0E">
            <w:pPr>
              <w:spacing w:line="256" w:lineRule="auto"/>
              <w:rPr>
                <w:rFonts w:cs="Arial"/>
              </w:rPr>
            </w:pPr>
            <w:r w:rsidRPr="00106509">
              <w:rPr>
                <w:rFonts w:cs="Arial"/>
              </w:rPr>
              <w:t>0x6</w:t>
            </w:r>
          </w:p>
        </w:tc>
        <w:tc>
          <w:tcPr>
            <w:tcW w:w="3271" w:type="dxa"/>
            <w:tcBorders>
              <w:top w:val="single" w:sz="4" w:space="0" w:color="auto"/>
              <w:left w:val="single" w:sz="4" w:space="0" w:color="auto"/>
              <w:bottom w:val="single" w:sz="4" w:space="0" w:color="auto"/>
              <w:right w:val="single" w:sz="4" w:space="0" w:color="auto"/>
            </w:tcBorders>
          </w:tcPr>
          <w:p w14:paraId="716153C3" w14:textId="77777777" w:rsidR="00E36F0E" w:rsidRPr="000D0D7F" w:rsidRDefault="00393DC0" w:rsidP="00E36F0E">
            <w:pPr>
              <w:rPr>
                <w:rFonts w:cs="Arial"/>
                <w:szCs w:val="18"/>
                <w:shd w:val="clear" w:color="auto" w:fill="FFFFFF"/>
              </w:rPr>
            </w:pPr>
            <w:r>
              <w:rPr>
                <w:rFonts w:cs="Arial"/>
              </w:rPr>
              <w:t>Applicable to AV vehicles Only</w:t>
            </w:r>
          </w:p>
        </w:tc>
      </w:tr>
      <w:tr w:rsidR="00E36F0E" w:rsidRPr="00C82768" w14:paraId="4916D175"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tcPr>
          <w:p w14:paraId="080B5483"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tcPr>
          <w:p w14:paraId="35B5D6E5"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tcPr>
          <w:p w14:paraId="1C01D69A"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tcPr>
          <w:p w14:paraId="0D928965" w14:textId="77777777" w:rsidR="00E36F0E" w:rsidRPr="00106509" w:rsidRDefault="00393DC0" w:rsidP="00E36F0E">
            <w:pPr>
              <w:spacing w:line="256" w:lineRule="auto"/>
              <w:rPr>
                <w:rFonts w:cs="Arial"/>
              </w:rPr>
            </w:pPr>
            <w:r w:rsidRPr="00106509">
              <w:rPr>
                <w:rFonts w:cs="Arial"/>
              </w:rPr>
              <w:t>DDSM</w:t>
            </w:r>
          </w:p>
        </w:tc>
        <w:tc>
          <w:tcPr>
            <w:tcW w:w="1158" w:type="dxa"/>
            <w:tcBorders>
              <w:top w:val="single" w:sz="4" w:space="0" w:color="auto"/>
              <w:left w:val="single" w:sz="4" w:space="0" w:color="auto"/>
              <w:bottom w:val="single" w:sz="4" w:space="0" w:color="auto"/>
              <w:right w:val="single" w:sz="4" w:space="0" w:color="auto"/>
            </w:tcBorders>
          </w:tcPr>
          <w:p w14:paraId="49ADAB0D" w14:textId="77777777" w:rsidR="00E36F0E" w:rsidRPr="00106509" w:rsidRDefault="00393DC0" w:rsidP="00E36F0E">
            <w:pPr>
              <w:spacing w:line="256" w:lineRule="auto"/>
              <w:rPr>
                <w:rFonts w:cs="Arial"/>
              </w:rPr>
            </w:pPr>
            <w:r w:rsidRPr="00106509">
              <w:rPr>
                <w:rFonts w:cs="Arial"/>
              </w:rPr>
              <w:t>0x7</w:t>
            </w:r>
          </w:p>
        </w:tc>
        <w:tc>
          <w:tcPr>
            <w:tcW w:w="3271" w:type="dxa"/>
            <w:tcBorders>
              <w:top w:val="single" w:sz="4" w:space="0" w:color="auto"/>
              <w:left w:val="single" w:sz="4" w:space="0" w:color="auto"/>
              <w:bottom w:val="single" w:sz="4" w:space="0" w:color="auto"/>
              <w:right w:val="single" w:sz="4" w:space="0" w:color="auto"/>
            </w:tcBorders>
          </w:tcPr>
          <w:p w14:paraId="2687F6E1" w14:textId="77777777" w:rsidR="00E36F0E" w:rsidRPr="000D0D7F" w:rsidRDefault="00393DC0" w:rsidP="00E36F0E">
            <w:pPr>
              <w:rPr>
                <w:rFonts w:cs="Arial"/>
                <w:szCs w:val="18"/>
                <w:shd w:val="clear" w:color="auto" w:fill="FFFFFF"/>
              </w:rPr>
            </w:pPr>
            <w:r>
              <w:rPr>
                <w:rFonts w:cs="Arial"/>
              </w:rPr>
              <w:t>Applicable to AV vehicles Only</w:t>
            </w:r>
          </w:p>
        </w:tc>
      </w:tr>
      <w:tr w:rsidR="00E36F0E" w:rsidRPr="00C82768" w14:paraId="0C22F576"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tcPr>
          <w:p w14:paraId="0B6E466E"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tcPr>
          <w:p w14:paraId="2090A408"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tcPr>
          <w:p w14:paraId="67F197FA"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tcPr>
          <w:p w14:paraId="3A604031" w14:textId="77777777" w:rsidR="00E36F0E" w:rsidRPr="00106509" w:rsidRDefault="00393DC0" w:rsidP="00E36F0E">
            <w:pPr>
              <w:spacing w:line="256" w:lineRule="auto"/>
              <w:rPr>
                <w:rFonts w:cs="Arial"/>
              </w:rPr>
            </w:pPr>
            <w:r w:rsidRPr="00106509">
              <w:rPr>
                <w:rFonts w:cs="Arial"/>
              </w:rPr>
              <w:t>ADM</w:t>
            </w:r>
          </w:p>
        </w:tc>
        <w:tc>
          <w:tcPr>
            <w:tcW w:w="1158" w:type="dxa"/>
            <w:tcBorders>
              <w:top w:val="single" w:sz="4" w:space="0" w:color="auto"/>
              <w:left w:val="single" w:sz="4" w:space="0" w:color="auto"/>
              <w:bottom w:val="single" w:sz="4" w:space="0" w:color="auto"/>
              <w:right w:val="single" w:sz="4" w:space="0" w:color="auto"/>
            </w:tcBorders>
          </w:tcPr>
          <w:p w14:paraId="198B60A2" w14:textId="77777777" w:rsidR="00E36F0E" w:rsidRPr="00106509" w:rsidRDefault="00393DC0" w:rsidP="00E36F0E">
            <w:pPr>
              <w:spacing w:line="256" w:lineRule="auto"/>
              <w:rPr>
                <w:rFonts w:cs="Arial"/>
              </w:rPr>
            </w:pPr>
            <w:r w:rsidRPr="00106509">
              <w:rPr>
                <w:rFonts w:cs="Arial"/>
              </w:rPr>
              <w:t>0x8</w:t>
            </w:r>
          </w:p>
        </w:tc>
        <w:tc>
          <w:tcPr>
            <w:tcW w:w="3271" w:type="dxa"/>
            <w:tcBorders>
              <w:top w:val="single" w:sz="4" w:space="0" w:color="auto"/>
              <w:left w:val="single" w:sz="4" w:space="0" w:color="auto"/>
              <w:bottom w:val="single" w:sz="4" w:space="0" w:color="auto"/>
              <w:right w:val="single" w:sz="4" w:space="0" w:color="auto"/>
            </w:tcBorders>
          </w:tcPr>
          <w:p w14:paraId="1306EF9C" w14:textId="77777777" w:rsidR="00E36F0E" w:rsidRPr="000D0D7F" w:rsidRDefault="00393DC0" w:rsidP="00E36F0E">
            <w:pPr>
              <w:rPr>
                <w:rFonts w:cs="Arial"/>
                <w:szCs w:val="18"/>
                <w:shd w:val="clear" w:color="auto" w:fill="FFFFFF"/>
              </w:rPr>
            </w:pPr>
            <w:r>
              <w:rPr>
                <w:rFonts w:cs="Arial"/>
              </w:rPr>
              <w:t>Applicable to AV vehicles Only</w:t>
            </w:r>
          </w:p>
        </w:tc>
      </w:tr>
      <w:tr w:rsidR="00E36F0E" w:rsidRPr="00C82768" w14:paraId="47D3E1D6"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tcPr>
          <w:p w14:paraId="342F75C7"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tcPr>
          <w:p w14:paraId="1BC618D4"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tcPr>
          <w:p w14:paraId="19B34613"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tcPr>
          <w:p w14:paraId="0D93FE34" w14:textId="77777777" w:rsidR="00E36F0E" w:rsidRPr="00106509" w:rsidRDefault="00393DC0" w:rsidP="00E36F0E">
            <w:pPr>
              <w:spacing w:line="256" w:lineRule="auto"/>
              <w:rPr>
                <w:rFonts w:cs="Arial"/>
              </w:rPr>
            </w:pPr>
            <w:r>
              <w:rPr>
                <w:rFonts w:cs="Arial"/>
              </w:rPr>
              <w:t>ESPM</w:t>
            </w:r>
          </w:p>
        </w:tc>
        <w:tc>
          <w:tcPr>
            <w:tcW w:w="1158" w:type="dxa"/>
            <w:tcBorders>
              <w:top w:val="single" w:sz="4" w:space="0" w:color="auto"/>
              <w:left w:val="single" w:sz="4" w:space="0" w:color="auto"/>
              <w:bottom w:val="single" w:sz="4" w:space="0" w:color="auto"/>
              <w:right w:val="single" w:sz="4" w:space="0" w:color="auto"/>
            </w:tcBorders>
          </w:tcPr>
          <w:p w14:paraId="018BC652" w14:textId="77777777" w:rsidR="00E36F0E" w:rsidRPr="00106509" w:rsidRDefault="00393DC0" w:rsidP="00E36F0E">
            <w:pPr>
              <w:spacing w:line="256" w:lineRule="auto"/>
              <w:rPr>
                <w:rFonts w:cs="Arial"/>
              </w:rPr>
            </w:pPr>
            <w:r>
              <w:rPr>
                <w:rFonts w:cs="Arial"/>
              </w:rPr>
              <w:t>0x9</w:t>
            </w:r>
          </w:p>
        </w:tc>
        <w:tc>
          <w:tcPr>
            <w:tcW w:w="3271" w:type="dxa"/>
            <w:tcBorders>
              <w:top w:val="single" w:sz="4" w:space="0" w:color="auto"/>
              <w:left w:val="single" w:sz="4" w:space="0" w:color="auto"/>
              <w:bottom w:val="single" w:sz="4" w:space="0" w:color="auto"/>
              <w:right w:val="single" w:sz="4" w:space="0" w:color="auto"/>
            </w:tcBorders>
          </w:tcPr>
          <w:p w14:paraId="6A43D875" w14:textId="77777777" w:rsidR="00E36F0E" w:rsidRDefault="00393DC0" w:rsidP="00E36F0E">
            <w:pPr>
              <w:rPr>
                <w:rFonts w:cs="Arial"/>
              </w:rPr>
            </w:pPr>
            <w:r>
              <w:rPr>
                <w:rFonts w:cs="Arial"/>
              </w:rPr>
              <w:t>Applicable to AV vehicles</w:t>
            </w:r>
          </w:p>
        </w:tc>
      </w:tr>
      <w:tr w:rsidR="00E36F0E" w:rsidRPr="00C82768" w14:paraId="4438A2B7"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tcPr>
          <w:p w14:paraId="268BB22D"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tcPr>
          <w:p w14:paraId="583F1D3F"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tcPr>
          <w:p w14:paraId="0851DCDF"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tcPr>
          <w:p w14:paraId="47930877" w14:textId="77777777" w:rsidR="00E36F0E" w:rsidRPr="00106509" w:rsidRDefault="00393DC0" w:rsidP="00E36F0E">
            <w:pPr>
              <w:spacing w:line="256" w:lineRule="auto"/>
              <w:rPr>
                <w:rFonts w:cs="Arial"/>
              </w:rPr>
            </w:pPr>
            <w:r>
              <w:rPr>
                <w:rFonts w:cs="Arial"/>
              </w:rPr>
              <w:t>SDM</w:t>
            </w:r>
          </w:p>
        </w:tc>
        <w:tc>
          <w:tcPr>
            <w:tcW w:w="1158" w:type="dxa"/>
            <w:tcBorders>
              <w:top w:val="single" w:sz="4" w:space="0" w:color="auto"/>
              <w:left w:val="single" w:sz="4" w:space="0" w:color="auto"/>
              <w:bottom w:val="single" w:sz="4" w:space="0" w:color="auto"/>
              <w:right w:val="single" w:sz="4" w:space="0" w:color="auto"/>
            </w:tcBorders>
          </w:tcPr>
          <w:p w14:paraId="6EB89292" w14:textId="77777777" w:rsidR="00E36F0E" w:rsidRPr="00106509" w:rsidRDefault="00393DC0" w:rsidP="00E36F0E">
            <w:pPr>
              <w:spacing w:line="256" w:lineRule="auto"/>
              <w:rPr>
                <w:rFonts w:cs="Arial"/>
              </w:rPr>
            </w:pPr>
            <w:r>
              <w:rPr>
                <w:rFonts w:cs="Arial"/>
              </w:rPr>
              <w:t>0x10</w:t>
            </w:r>
          </w:p>
        </w:tc>
        <w:tc>
          <w:tcPr>
            <w:tcW w:w="3271" w:type="dxa"/>
            <w:tcBorders>
              <w:top w:val="single" w:sz="4" w:space="0" w:color="auto"/>
              <w:left w:val="single" w:sz="4" w:space="0" w:color="auto"/>
              <w:bottom w:val="single" w:sz="4" w:space="0" w:color="auto"/>
              <w:right w:val="single" w:sz="4" w:space="0" w:color="auto"/>
            </w:tcBorders>
          </w:tcPr>
          <w:p w14:paraId="39DBE6F9" w14:textId="77777777" w:rsidR="00E36F0E" w:rsidRDefault="00393DC0" w:rsidP="00E36F0E">
            <w:pPr>
              <w:rPr>
                <w:rFonts w:cs="Arial"/>
              </w:rPr>
            </w:pPr>
            <w:r>
              <w:rPr>
                <w:rFonts w:cs="Arial"/>
              </w:rPr>
              <w:t>Applicable to AV vehicles</w:t>
            </w:r>
          </w:p>
        </w:tc>
      </w:tr>
      <w:tr w:rsidR="00E36F0E" w:rsidRPr="00C82768" w14:paraId="33EA3C09"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4BC73287" w14:textId="77777777" w:rsidR="00E36F0E" w:rsidRPr="00C82768" w:rsidRDefault="00393DC0" w:rsidP="00E36F0E">
            <w:r w:rsidRPr="00C82768">
              <w:rPr>
                <w:b/>
              </w:rPr>
              <w:t>Response</w:t>
            </w:r>
          </w:p>
        </w:tc>
      </w:tr>
      <w:tr w:rsidR="00E36F0E" w:rsidRPr="00C82768" w14:paraId="6AD40945"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3C0DFAB0" w14:textId="77777777" w:rsidR="00E36F0E" w:rsidRPr="00C82768" w:rsidRDefault="00393DC0" w:rsidP="00E36F0E">
            <w:pPr>
              <w:jc w:val="center"/>
            </w:pPr>
            <w:r w:rsidRPr="00C82768">
              <w:t>R</w:t>
            </w:r>
          </w:p>
        </w:tc>
        <w:tc>
          <w:tcPr>
            <w:tcW w:w="2313" w:type="dxa"/>
            <w:gridSpan w:val="2"/>
            <w:tcBorders>
              <w:top w:val="single" w:sz="4" w:space="0" w:color="auto"/>
              <w:left w:val="single" w:sz="4" w:space="0" w:color="auto"/>
              <w:bottom w:val="single" w:sz="4" w:space="0" w:color="auto"/>
              <w:right w:val="single" w:sz="4" w:space="0" w:color="auto"/>
            </w:tcBorders>
            <w:shd w:val="clear" w:color="auto" w:fill="FFFFFF"/>
          </w:tcPr>
          <w:p w14:paraId="7F570E78" w14:textId="77777777" w:rsidR="00E36F0E" w:rsidRPr="00C82768" w:rsidRDefault="00393DC0" w:rsidP="00E36F0E">
            <w:r>
              <w:t>EcuType</w:t>
            </w:r>
          </w:p>
        </w:tc>
        <w:tc>
          <w:tcPr>
            <w:tcW w:w="895" w:type="dxa"/>
            <w:tcBorders>
              <w:top w:val="single" w:sz="4" w:space="0" w:color="auto"/>
              <w:left w:val="single" w:sz="4" w:space="0" w:color="auto"/>
              <w:bottom w:val="single" w:sz="4" w:space="0" w:color="auto"/>
              <w:right w:val="single" w:sz="4" w:space="0" w:color="auto"/>
            </w:tcBorders>
            <w:shd w:val="clear" w:color="auto" w:fill="FFFFFF"/>
          </w:tcPr>
          <w:p w14:paraId="49D31E4F" w14:textId="77777777" w:rsidR="00E36F0E" w:rsidRPr="00C82768" w:rsidRDefault="00393DC0" w:rsidP="00E36F0E">
            <w:r>
              <w:t>Enum</w:t>
            </w:r>
          </w:p>
        </w:tc>
        <w:tc>
          <w:tcPr>
            <w:tcW w:w="1812" w:type="dxa"/>
            <w:tcBorders>
              <w:top w:val="single" w:sz="4" w:space="0" w:color="auto"/>
              <w:left w:val="single" w:sz="4" w:space="0" w:color="auto"/>
              <w:bottom w:val="single" w:sz="4" w:space="0" w:color="auto"/>
              <w:right w:val="single" w:sz="4" w:space="0" w:color="auto"/>
            </w:tcBorders>
            <w:shd w:val="clear" w:color="auto" w:fill="FFFFFF"/>
          </w:tcPr>
          <w:p w14:paraId="433E9B55" w14:textId="77777777" w:rsidR="00E36F0E" w:rsidRPr="00C82768" w:rsidRDefault="00393DC0" w:rsidP="00E36F0E">
            <w:r w:rsidRPr="00C82768">
              <w:t>-</w:t>
            </w:r>
          </w:p>
        </w:tc>
        <w:tc>
          <w:tcPr>
            <w:tcW w:w="1158" w:type="dxa"/>
            <w:tcBorders>
              <w:top w:val="single" w:sz="4" w:space="0" w:color="auto"/>
              <w:left w:val="single" w:sz="4" w:space="0" w:color="auto"/>
              <w:bottom w:val="single" w:sz="4" w:space="0" w:color="auto"/>
              <w:right w:val="single" w:sz="4" w:space="0" w:color="auto"/>
            </w:tcBorders>
            <w:shd w:val="clear" w:color="auto" w:fill="FFFFFF"/>
          </w:tcPr>
          <w:p w14:paraId="53D9F587" w14:textId="77777777" w:rsidR="00E36F0E" w:rsidRPr="000D0D7F" w:rsidRDefault="00393DC0" w:rsidP="00E36F0E">
            <w:r>
              <w:t>-</w:t>
            </w:r>
          </w:p>
        </w:tc>
        <w:tc>
          <w:tcPr>
            <w:tcW w:w="3271" w:type="dxa"/>
            <w:tcBorders>
              <w:top w:val="single" w:sz="4" w:space="0" w:color="auto"/>
              <w:left w:val="single" w:sz="4" w:space="0" w:color="auto"/>
              <w:bottom w:val="single" w:sz="4" w:space="0" w:color="auto"/>
              <w:right w:val="single" w:sz="4" w:space="0" w:color="auto"/>
            </w:tcBorders>
            <w:shd w:val="clear" w:color="auto" w:fill="FFFFFF"/>
          </w:tcPr>
          <w:p w14:paraId="6BAD1A3A" w14:textId="77777777" w:rsidR="00E36F0E" w:rsidRPr="000D0D7F" w:rsidRDefault="00393DC0" w:rsidP="00E36F0E">
            <w:pPr>
              <w:rPr>
                <w:rFonts w:cs="Arial"/>
              </w:rPr>
            </w:pPr>
            <w:r w:rsidRPr="000D0D7F">
              <w:rPr>
                <w:rFonts w:cs="Arial"/>
                <w:szCs w:val="18"/>
                <w:shd w:val="clear" w:color="auto" w:fill="FFFFFF"/>
              </w:rPr>
              <w:t>Path Id used internally by CM</w:t>
            </w:r>
          </w:p>
        </w:tc>
      </w:tr>
      <w:tr w:rsidR="00E36F0E" w:rsidRPr="00C82768" w14:paraId="77608ABC"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637492FA"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shd w:val="clear" w:color="auto" w:fill="FFFFFF"/>
          </w:tcPr>
          <w:p w14:paraId="0A3764DA"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shd w:val="clear" w:color="auto" w:fill="FFFFFF"/>
          </w:tcPr>
          <w:p w14:paraId="0A24C57B"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shd w:val="clear" w:color="auto" w:fill="FFFFFF"/>
          </w:tcPr>
          <w:p w14:paraId="3FB8C1B2" w14:textId="77777777" w:rsidR="00E36F0E" w:rsidRPr="00C82768" w:rsidRDefault="00393DC0" w:rsidP="00E36F0E">
            <w:r>
              <w:t>Unknown</w:t>
            </w:r>
          </w:p>
        </w:tc>
        <w:tc>
          <w:tcPr>
            <w:tcW w:w="1158" w:type="dxa"/>
            <w:tcBorders>
              <w:top w:val="single" w:sz="4" w:space="0" w:color="auto"/>
              <w:left w:val="single" w:sz="4" w:space="0" w:color="auto"/>
              <w:bottom w:val="single" w:sz="4" w:space="0" w:color="auto"/>
              <w:right w:val="single" w:sz="4" w:space="0" w:color="auto"/>
            </w:tcBorders>
            <w:shd w:val="clear" w:color="auto" w:fill="FFFFFF"/>
          </w:tcPr>
          <w:p w14:paraId="2DEBA47B" w14:textId="77777777" w:rsidR="00E36F0E" w:rsidRDefault="00393DC0" w:rsidP="00E36F0E">
            <w:r>
              <w:t>0x0</w:t>
            </w:r>
          </w:p>
        </w:tc>
        <w:tc>
          <w:tcPr>
            <w:tcW w:w="3271" w:type="dxa"/>
            <w:tcBorders>
              <w:top w:val="single" w:sz="4" w:space="0" w:color="auto"/>
              <w:left w:val="single" w:sz="4" w:space="0" w:color="auto"/>
              <w:bottom w:val="single" w:sz="4" w:space="0" w:color="auto"/>
              <w:right w:val="single" w:sz="4" w:space="0" w:color="auto"/>
            </w:tcBorders>
            <w:shd w:val="clear" w:color="auto" w:fill="FFFFFF"/>
          </w:tcPr>
          <w:p w14:paraId="4411BBDB" w14:textId="77777777" w:rsidR="00E36F0E" w:rsidRPr="000D0D7F" w:rsidRDefault="00393DC0" w:rsidP="00E36F0E">
            <w:pPr>
              <w:rPr>
                <w:rFonts w:cs="Arial"/>
                <w:szCs w:val="18"/>
                <w:shd w:val="clear" w:color="auto" w:fill="FFFFFF"/>
              </w:rPr>
            </w:pPr>
            <w:r>
              <w:rPr>
                <w:rFonts w:cs="Arial"/>
                <w:szCs w:val="18"/>
                <w:shd w:val="clear" w:color="auto" w:fill="FFFFFF"/>
              </w:rPr>
              <w:t>Error</w:t>
            </w:r>
          </w:p>
        </w:tc>
      </w:tr>
      <w:tr w:rsidR="00E36F0E" w:rsidRPr="00C82768" w14:paraId="6C62D1A4"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4DB747C1"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shd w:val="clear" w:color="auto" w:fill="FFFFFF"/>
          </w:tcPr>
          <w:p w14:paraId="0B48A1E4"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shd w:val="clear" w:color="auto" w:fill="FFFFFF"/>
          </w:tcPr>
          <w:p w14:paraId="7C775515"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shd w:val="clear" w:color="auto" w:fill="FFFFFF"/>
          </w:tcPr>
          <w:p w14:paraId="0907FBBF" w14:textId="77777777" w:rsidR="00E36F0E" w:rsidRPr="00C82768" w:rsidRDefault="00393DC0" w:rsidP="00E36F0E">
            <w:r>
              <w:t>ECG</w:t>
            </w:r>
          </w:p>
        </w:tc>
        <w:tc>
          <w:tcPr>
            <w:tcW w:w="1158" w:type="dxa"/>
            <w:tcBorders>
              <w:top w:val="single" w:sz="4" w:space="0" w:color="auto"/>
              <w:left w:val="single" w:sz="4" w:space="0" w:color="auto"/>
              <w:bottom w:val="single" w:sz="4" w:space="0" w:color="auto"/>
              <w:right w:val="single" w:sz="4" w:space="0" w:color="auto"/>
            </w:tcBorders>
            <w:shd w:val="clear" w:color="auto" w:fill="FFFFFF"/>
          </w:tcPr>
          <w:p w14:paraId="12517E45" w14:textId="77777777" w:rsidR="00E36F0E" w:rsidRDefault="00393DC0" w:rsidP="00E36F0E">
            <w:r>
              <w:t>0x1</w:t>
            </w:r>
          </w:p>
        </w:tc>
        <w:tc>
          <w:tcPr>
            <w:tcW w:w="3271" w:type="dxa"/>
            <w:tcBorders>
              <w:top w:val="single" w:sz="4" w:space="0" w:color="auto"/>
              <w:left w:val="single" w:sz="4" w:space="0" w:color="auto"/>
              <w:bottom w:val="single" w:sz="4" w:space="0" w:color="auto"/>
              <w:right w:val="single" w:sz="4" w:space="0" w:color="auto"/>
            </w:tcBorders>
            <w:shd w:val="clear" w:color="auto" w:fill="FFFFFF"/>
          </w:tcPr>
          <w:p w14:paraId="5B65D32A" w14:textId="77777777" w:rsidR="00E36F0E" w:rsidRPr="000D0D7F" w:rsidRDefault="00E36F0E" w:rsidP="00E36F0E">
            <w:pPr>
              <w:rPr>
                <w:rFonts w:cs="Arial"/>
                <w:szCs w:val="18"/>
                <w:shd w:val="clear" w:color="auto" w:fill="FFFFFF"/>
              </w:rPr>
            </w:pPr>
          </w:p>
        </w:tc>
      </w:tr>
      <w:tr w:rsidR="00E36F0E" w:rsidRPr="00C82768" w14:paraId="695508A8"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26116330"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shd w:val="clear" w:color="auto" w:fill="FFFFFF"/>
          </w:tcPr>
          <w:p w14:paraId="0416DD6A"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shd w:val="clear" w:color="auto" w:fill="FFFFFF"/>
          </w:tcPr>
          <w:p w14:paraId="7C38EF17"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shd w:val="clear" w:color="auto" w:fill="FFFFFF"/>
          </w:tcPr>
          <w:p w14:paraId="2F393F6A" w14:textId="77777777" w:rsidR="00E36F0E" w:rsidRPr="00C82768" w:rsidRDefault="00393DC0" w:rsidP="00E36F0E">
            <w:r>
              <w:t>TCU</w:t>
            </w:r>
          </w:p>
        </w:tc>
        <w:tc>
          <w:tcPr>
            <w:tcW w:w="1158" w:type="dxa"/>
            <w:tcBorders>
              <w:top w:val="single" w:sz="4" w:space="0" w:color="auto"/>
              <w:left w:val="single" w:sz="4" w:space="0" w:color="auto"/>
              <w:bottom w:val="single" w:sz="4" w:space="0" w:color="auto"/>
              <w:right w:val="single" w:sz="4" w:space="0" w:color="auto"/>
            </w:tcBorders>
            <w:shd w:val="clear" w:color="auto" w:fill="FFFFFF"/>
          </w:tcPr>
          <w:p w14:paraId="42429B4D" w14:textId="77777777" w:rsidR="00E36F0E" w:rsidRDefault="00393DC0" w:rsidP="00E36F0E">
            <w:r>
              <w:t>0x2</w:t>
            </w:r>
          </w:p>
        </w:tc>
        <w:tc>
          <w:tcPr>
            <w:tcW w:w="3271" w:type="dxa"/>
            <w:tcBorders>
              <w:top w:val="single" w:sz="4" w:space="0" w:color="auto"/>
              <w:left w:val="single" w:sz="4" w:space="0" w:color="auto"/>
              <w:bottom w:val="single" w:sz="4" w:space="0" w:color="auto"/>
              <w:right w:val="single" w:sz="4" w:space="0" w:color="auto"/>
            </w:tcBorders>
            <w:shd w:val="clear" w:color="auto" w:fill="FFFFFF"/>
          </w:tcPr>
          <w:p w14:paraId="104CB1FE" w14:textId="77777777" w:rsidR="00E36F0E" w:rsidRPr="000D0D7F" w:rsidRDefault="00E36F0E" w:rsidP="00E36F0E">
            <w:pPr>
              <w:rPr>
                <w:rFonts w:cs="Arial"/>
                <w:szCs w:val="18"/>
                <w:shd w:val="clear" w:color="auto" w:fill="FFFFFF"/>
              </w:rPr>
            </w:pPr>
          </w:p>
        </w:tc>
      </w:tr>
      <w:tr w:rsidR="00E36F0E" w:rsidRPr="00C82768" w14:paraId="3A19B0D5"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7E39F563"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shd w:val="clear" w:color="auto" w:fill="FFFFFF"/>
          </w:tcPr>
          <w:p w14:paraId="1087C76F"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shd w:val="clear" w:color="auto" w:fill="FFFFFF"/>
          </w:tcPr>
          <w:p w14:paraId="43FAB987"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shd w:val="clear" w:color="auto" w:fill="FFFFFF"/>
          </w:tcPr>
          <w:p w14:paraId="04AC3F79" w14:textId="77777777" w:rsidR="00E36F0E" w:rsidRPr="00C82768" w:rsidRDefault="00393DC0" w:rsidP="00E36F0E">
            <w:r>
              <w:t>SYNC</w:t>
            </w:r>
          </w:p>
        </w:tc>
        <w:tc>
          <w:tcPr>
            <w:tcW w:w="1158" w:type="dxa"/>
            <w:tcBorders>
              <w:top w:val="single" w:sz="4" w:space="0" w:color="auto"/>
              <w:left w:val="single" w:sz="4" w:space="0" w:color="auto"/>
              <w:bottom w:val="single" w:sz="4" w:space="0" w:color="auto"/>
              <w:right w:val="single" w:sz="4" w:space="0" w:color="auto"/>
            </w:tcBorders>
            <w:shd w:val="clear" w:color="auto" w:fill="FFFFFF"/>
          </w:tcPr>
          <w:p w14:paraId="5F0BA6C0" w14:textId="77777777" w:rsidR="00E36F0E" w:rsidRDefault="00393DC0" w:rsidP="00E36F0E">
            <w:r>
              <w:t>0x3</w:t>
            </w:r>
          </w:p>
        </w:tc>
        <w:tc>
          <w:tcPr>
            <w:tcW w:w="3271" w:type="dxa"/>
            <w:tcBorders>
              <w:top w:val="single" w:sz="4" w:space="0" w:color="auto"/>
              <w:left w:val="single" w:sz="4" w:space="0" w:color="auto"/>
              <w:bottom w:val="single" w:sz="4" w:space="0" w:color="auto"/>
              <w:right w:val="single" w:sz="4" w:space="0" w:color="auto"/>
            </w:tcBorders>
            <w:shd w:val="clear" w:color="auto" w:fill="FFFFFF"/>
          </w:tcPr>
          <w:p w14:paraId="5D08EA84" w14:textId="77777777" w:rsidR="00E36F0E" w:rsidRPr="000D0D7F" w:rsidRDefault="00E36F0E" w:rsidP="00E36F0E">
            <w:pPr>
              <w:rPr>
                <w:rFonts w:cs="Arial"/>
                <w:szCs w:val="18"/>
                <w:shd w:val="clear" w:color="auto" w:fill="FFFFFF"/>
              </w:rPr>
            </w:pPr>
          </w:p>
        </w:tc>
      </w:tr>
      <w:tr w:rsidR="00E36F0E" w:rsidRPr="00C82768" w14:paraId="5CD313F3"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06A19DEB"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shd w:val="clear" w:color="auto" w:fill="FFFFFF"/>
          </w:tcPr>
          <w:p w14:paraId="0133FF3D"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shd w:val="clear" w:color="auto" w:fill="FFFFFF"/>
          </w:tcPr>
          <w:p w14:paraId="42D389D9"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shd w:val="clear" w:color="auto" w:fill="FFFFFF"/>
          </w:tcPr>
          <w:p w14:paraId="485C16A2" w14:textId="77777777" w:rsidR="00E36F0E" w:rsidRPr="00C82768" w:rsidRDefault="00393DC0" w:rsidP="00E36F0E">
            <w:r>
              <w:t>TCU_B</w:t>
            </w:r>
          </w:p>
        </w:tc>
        <w:tc>
          <w:tcPr>
            <w:tcW w:w="1158" w:type="dxa"/>
            <w:tcBorders>
              <w:top w:val="single" w:sz="4" w:space="0" w:color="auto"/>
              <w:left w:val="single" w:sz="4" w:space="0" w:color="auto"/>
              <w:bottom w:val="single" w:sz="4" w:space="0" w:color="auto"/>
              <w:right w:val="single" w:sz="4" w:space="0" w:color="auto"/>
            </w:tcBorders>
            <w:shd w:val="clear" w:color="auto" w:fill="FFFFFF"/>
          </w:tcPr>
          <w:p w14:paraId="0FDD3120" w14:textId="77777777" w:rsidR="00E36F0E" w:rsidRDefault="00393DC0" w:rsidP="00E36F0E">
            <w:r>
              <w:t>0x4</w:t>
            </w:r>
          </w:p>
        </w:tc>
        <w:tc>
          <w:tcPr>
            <w:tcW w:w="3271" w:type="dxa"/>
            <w:tcBorders>
              <w:top w:val="single" w:sz="4" w:space="0" w:color="auto"/>
              <w:left w:val="single" w:sz="4" w:space="0" w:color="auto"/>
              <w:bottom w:val="single" w:sz="4" w:space="0" w:color="auto"/>
              <w:right w:val="single" w:sz="4" w:space="0" w:color="auto"/>
            </w:tcBorders>
            <w:shd w:val="clear" w:color="auto" w:fill="FFFFFF"/>
          </w:tcPr>
          <w:p w14:paraId="33B25E29" w14:textId="77777777" w:rsidR="00E36F0E" w:rsidRPr="000D0D7F" w:rsidRDefault="00E36F0E" w:rsidP="00E36F0E">
            <w:pPr>
              <w:rPr>
                <w:rFonts w:cs="Arial"/>
                <w:szCs w:val="18"/>
                <w:shd w:val="clear" w:color="auto" w:fill="FFFFFF"/>
              </w:rPr>
            </w:pPr>
          </w:p>
        </w:tc>
      </w:tr>
      <w:tr w:rsidR="00E36F0E" w:rsidRPr="00C82768" w14:paraId="6BE0E60D"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28B12EF1"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shd w:val="clear" w:color="auto" w:fill="FFFFFF"/>
          </w:tcPr>
          <w:p w14:paraId="306288FA"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shd w:val="clear" w:color="auto" w:fill="FFFFFF"/>
          </w:tcPr>
          <w:p w14:paraId="4F2DA5DA"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shd w:val="clear" w:color="auto" w:fill="FFFFFF"/>
          </w:tcPr>
          <w:p w14:paraId="25407D87" w14:textId="77777777" w:rsidR="00E36F0E" w:rsidRPr="002A131D" w:rsidRDefault="00393DC0" w:rsidP="00E36F0E">
            <w:pPr>
              <w:spacing w:line="256" w:lineRule="auto"/>
              <w:rPr>
                <w:rFonts w:cs="Arial"/>
              </w:rPr>
            </w:pPr>
            <w:r w:rsidRPr="002A131D">
              <w:rPr>
                <w:rFonts w:cs="Arial"/>
              </w:rPr>
              <w:t>SDS</w:t>
            </w:r>
          </w:p>
        </w:tc>
        <w:tc>
          <w:tcPr>
            <w:tcW w:w="1158" w:type="dxa"/>
            <w:tcBorders>
              <w:top w:val="single" w:sz="4" w:space="0" w:color="auto"/>
              <w:left w:val="single" w:sz="4" w:space="0" w:color="auto"/>
              <w:bottom w:val="single" w:sz="4" w:space="0" w:color="auto"/>
              <w:right w:val="single" w:sz="4" w:space="0" w:color="auto"/>
            </w:tcBorders>
            <w:shd w:val="clear" w:color="auto" w:fill="FFFFFF"/>
          </w:tcPr>
          <w:p w14:paraId="361C7C02" w14:textId="77777777" w:rsidR="00E36F0E" w:rsidRPr="002A131D" w:rsidRDefault="00393DC0" w:rsidP="00E36F0E">
            <w:pPr>
              <w:spacing w:line="256" w:lineRule="auto"/>
              <w:rPr>
                <w:rFonts w:cs="Arial"/>
              </w:rPr>
            </w:pPr>
            <w:r w:rsidRPr="002A131D">
              <w:rPr>
                <w:rFonts w:cs="Arial"/>
              </w:rPr>
              <w:t>0x5</w:t>
            </w:r>
          </w:p>
        </w:tc>
        <w:tc>
          <w:tcPr>
            <w:tcW w:w="3271" w:type="dxa"/>
            <w:tcBorders>
              <w:top w:val="single" w:sz="4" w:space="0" w:color="auto"/>
              <w:left w:val="single" w:sz="4" w:space="0" w:color="auto"/>
              <w:bottom w:val="single" w:sz="4" w:space="0" w:color="auto"/>
              <w:right w:val="single" w:sz="4" w:space="0" w:color="auto"/>
            </w:tcBorders>
            <w:shd w:val="clear" w:color="auto" w:fill="FFFFFF"/>
          </w:tcPr>
          <w:p w14:paraId="7DCE3C01" w14:textId="77777777" w:rsidR="00E36F0E" w:rsidRPr="000D0D7F" w:rsidRDefault="00E36F0E" w:rsidP="00E36F0E">
            <w:pPr>
              <w:rPr>
                <w:rFonts w:cs="Arial"/>
                <w:szCs w:val="18"/>
                <w:shd w:val="clear" w:color="auto" w:fill="FFFFFF"/>
              </w:rPr>
            </w:pPr>
          </w:p>
        </w:tc>
      </w:tr>
      <w:tr w:rsidR="00E36F0E" w:rsidRPr="00C82768" w14:paraId="7783FE74"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2DE66BF2"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shd w:val="clear" w:color="auto" w:fill="FFFFFF"/>
          </w:tcPr>
          <w:p w14:paraId="7BC7FA0D"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shd w:val="clear" w:color="auto" w:fill="FFFFFF"/>
          </w:tcPr>
          <w:p w14:paraId="41D0CE71"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shd w:val="clear" w:color="auto" w:fill="FFFFFF"/>
          </w:tcPr>
          <w:p w14:paraId="028C9980" w14:textId="77777777" w:rsidR="00E36F0E" w:rsidRPr="002A131D" w:rsidRDefault="00393DC0" w:rsidP="00E36F0E">
            <w:pPr>
              <w:spacing w:line="256" w:lineRule="auto"/>
              <w:rPr>
                <w:rFonts w:cs="Arial"/>
              </w:rPr>
            </w:pPr>
            <w:r w:rsidRPr="002A131D">
              <w:rPr>
                <w:rFonts w:cs="Arial"/>
              </w:rPr>
              <w:t>ADSIM</w:t>
            </w:r>
          </w:p>
        </w:tc>
        <w:tc>
          <w:tcPr>
            <w:tcW w:w="1158" w:type="dxa"/>
            <w:tcBorders>
              <w:top w:val="single" w:sz="4" w:space="0" w:color="auto"/>
              <w:left w:val="single" w:sz="4" w:space="0" w:color="auto"/>
              <w:bottom w:val="single" w:sz="4" w:space="0" w:color="auto"/>
              <w:right w:val="single" w:sz="4" w:space="0" w:color="auto"/>
            </w:tcBorders>
            <w:shd w:val="clear" w:color="auto" w:fill="FFFFFF"/>
          </w:tcPr>
          <w:p w14:paraId="66E96BCF" w14:textId="77777777" w:rsidR="00E36F0E" w:rsidRPr="002A131D" w:rsidRDefault="00393DC0" w:rsidP="00E36F0E">
            <w:pPr>
              <w:spacing w:line="256" w:lineRule="auto"/>
              <w:rPr>
                <w:rFonts w:cs="Arial"/>
              </w:rPr>
            </w:pPr>
            <w:r w:rsidRPr="002A131D">
              <w:rPr>
                <w:rFonts w:cs="Arial"/>
              </w:rPr>
              <w:t>0x6</w:t>
            </w:r>
          </w:p>
        </w:tc>
        <w:tc>
          <w:tcPr>
            <w:tcW w:w="3271" w:type="dxa"/>
            <w:tcBorders>
              <w:top w:val="single" w:sz="4" w:space="0" w:color="auto"/>
              <w:left w:val="single" w:sz="4" w:space="0" w:color="auto"/>
              <w:bottom w:val="single" w:sz="4" w:space="0" w:color="auto"/>
              <w:right w:val="single" w:sz="4" w:space="0" w:color="auto"/>
            </w:tcBorders>
            <w:shd w:val="clear" w:color="auto" w:fill="FFFFFF"/>
          </w:tcPr>
          <w:p w14:paraId="23D9D9C4" w14:textId="77777777" w:rsidR="00E36F0E" w:rsidRPr="000D0D7F" w:rsidRDefault="00E36F0E" w:rsidP="00E36F0E">
            <w:pPr>
              <w:rPr>
                <w:rFonts w:cs="Arial"/>
                <w:szCs w:val="18"/>
                <w:shd w:val="clear" w:color="auto" w:fill="FFFFFF"/>
              </w:rPr>
            </w:pPr>
          </w:p>
        </w:tc>
      </w:tr>
      <w:tr w:rsidR="00E36F0E" w:rsidRPr="00C82768" w14:paraId="44AABF1E"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1DC5A892"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shd w:val="clear" w:color="auto" w:fill="FFFFFF"/>
          </w:tcPr>
          <w:p w14:paraId="42E0A967"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shd w:val="clear" w:color="auto" w:fill="FFFFFF"/>
          </w:tcPr>
          <w:p w14:paraId="3FCFAF62"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shd w:val="clear" w:color="auto" w:fill="FFFFFF"/>
          </w:tcPr>
          <w:p w14:paraId="1D8809B6" w14:textId="77777777" w:rsidR="00E36F0E" w:rsidRPr="002A131D" w:rsidRDefault="00393DC0" w:rsidP="00E36F0E">
            <w:pPr>
              <w:spacing w:line="256" w:lineRule="auto"/>
              <w:rPr>
                <w:rFonts w:cs="Arial"/>
              </w:rPr>
            </w:pPr>
            <w:r w:rsidRPr="002A131D">
              <w:rPr>
                <w:rFonts w:cs="Arial"/>
              </w:rPr>
              <w:t>DDSM</w:t>
            </w:r>
          </w:p>
        </w:tc>
        <w:tc>
          <w:tcPr>
            <w:tcW w:w="1158" w:type="dxa"/>
            <w:tcBorders>
              <w:top w:val="single" w:sz="4" w:space="0" w:color="auto"/>
              <w:left w:val="single" w:sz="4" w:space="0" w:color="auto"/>
              <w:bottom w:val="single" w:sz="4" w:space="0" w:color="auto"/>
              <w:right w:val="single" w:sz="4" w:space="0" w:color="auto"/>
            </w:tcBorders>
            <w:shd w:val="clear" w:color="auto" w:fill="FFFFFF"/>
          </w:tcPr>
          <w:p w14:paraId="06E94D0F" w14:textId="77777777" w:rsidR="00E36F0E" w:rsidRPr="002A131D" w:rsidRDefault="00393DC0" w:rsidP="00E36F0E">
            <w:pPr>
              <w:spacing w:line="256" w:lineRule="auto"/>
              <w:rPr>
                <w:rFonts w:cs="Arial"/>
              </w:rPr>
            </w:pPr>
            <w:r w:rsidRPr="002A131D">
              <w:rPr>
                <w:rFonts w:cs="Arial"/>
              </w:rPr>
              <w:t>0x7</w:t>
            </w:r>
          </w:p>
        </w:tc>
        <w:tc>
          <w:tcPr>
            <w:tcW w:w="3271" w:type="dxa"/>
            <w:tcBorders>
              <w:top w:val="single" w:sz="4" w:space="0" w:color="auto"/>
              <w:left w:val="single" w:sz="4" w:space="0" w:color="auto"/>
              <w:bottom w:val="single" w:sz="4" w:space="0" w:color="auto"/>
              <w:right w:val="single" w:sz="4" w:space="0" w:color="auto"/>
            </w:tcBorders>
            <w:shd w:val="clear" w:color="auto" w:fill="FFFFFF"/>
          </w:tcPr>
          <w:p w14:paraId="3F3DE5EE" w14:textId="77777777" w:rsidR="00E36F0E" w:rsidRPr="000D0D7F" w:rsidRDefault="00E36F0E" w:rsidP="00E36F0E">
            <w:pPr>
              <w:rPr>
                <w:rFonts w:cs="Arial"/>
                <w:szCs w:val="18"/>
                <w:shd w:val="clear" w:color="auto" w:fill="FFFFFF"/>
              </w:rPr>
            </w:pPr>
          </w:p>
        </w:tc>
      </w:tr>
      <w:tr w:rsidR="00E36F0E" w:rsidRPr="00C82768" w14:paraId="11B59CDB"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6572ABB3"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shd w:val="clear" w:color="auto" w:fill="FFFFFF"/>
          </w:tcPr>
          <w:p w14:paraId="7B31EF01"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shd w:val="clear" w:color="auto" w:fill="FFFFFF"/>
          </w:tcPr>
          <w:p w14:paraId="45AAF8AB"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shd w:val="clear" w:color="auto" w:fill="FFFFFF"/>
          </w:tcPr>
          <w:p w14:paraId="4B1282F9" w14:textId="77777777" w:rsidR="00E36F0E" w:rsidRPr="002A131D" w:rsidRDefault="00393DC0" w:rsidP="00E36F0E">
            <w:pPr>
              <w:spacing w:line="256" w:lineRule="auto"/>
              <w:rPr>
                <w:rFonts w:cs="Arial"/>
              </w:rPr>
            </w:pPr>
            <w:r w:rsidRPr="002A131D">
              <w:rPr>
                <w:rFonts w:cs="Arial"/>
              </w:rPr>
              <w:t>ADM</w:t>
            </w:r>
          </w:p>
        </w:tc>
        <w:tc>
          <w:tcPr>
            <w:tcW w:w="1158" w:type="dxa"/>
            <w:tcBorders>
              <w:top w:val="single" w:sz="4" w:space="0" w:color="auto"/>
              <w:left w:val="single" w:sz="4" w:space="0" w:color="auto"/>
              <w:bottom w:val="single" w:sz="4" w:space="0" w:color="auto"/>
              <w:right w:val="single" w:sz="4" w:space="0" w:color="auto"/>
            </w:tcBorders>
            <w:shd w:val="clear" w:color="auto" w:fill="FFFFFF"/>
          </w:tcPr>
          <w:p w14:paraId="203775E8" w14:textId="77777777" w:rsidR="00E36F0E" w:rsidRPr="002A131D" w:rsidRDefault="00393DC0" w:rsidP="00E36F0E">
            <w:pPr>
              <w:spacing w:line="256" w:lineRule="auto"/>
              <w:rPr>
                <w:rFonts w:cs="Arial"/>
              </w:rPr>
            </w:pPr>
            <w:r w:rsidRPr="002A131D">
              <w:rPr>
                <w:rFonts w:cs="Arial"/>
              </w:rPr>
              <w:t>0x8</w:t>
            </w:r>
          </w:p>
        </w:tc>
        <w:tc>
          <w:tcPr>
            <w:tcW w:w="3271" w:type="dxa"/>
            <w:tcBorders>
              <w:top w:val="single" w:sz="4" w:space="0" w:color="auto"/>
              <w:left w:val="single" w:sz="4" w:space="0" w:color="auto"/>
              <w:bottom w:val="single" w:sz="4" w:space="0" w:color="auto"/>
              <w:right w:val="single" w:sz="4" w:space="0" w:color="auto"/>
            </w:tcBorders>
            <w:shd w:val="clear" w:color="auto" w:fill="FFFFFF"/>
          </w:tcPr>
          <w:p w14:paraId="0AB30AE5" w14:textId="77777777" w:rsidR="00E36F0E" w:rsidRPr="000D0D7F" w:rsidRDefault="00E36F0E" w:rsidP="00E36F0E">
            <w:pPr>
              <w:rPr>
                <w:rFonts w:cs="Arial"/>
                <w:szCs w:val="18"/>
                <w:shd w:val="clear" w:color="auto" w:fill="FFFFFF"/>
              </w:rPr>
            </w:pPr>
          </w:p>
        </w:tc>
      </w:tr>
      <w:tr w:rsidR="00E36F0E" w:rsidRPr="00C82768" w14:paraId="3904B01E"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7F4F30BB"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shd w:val="clear" w:color="auto" w:fill="FFFFFF"/>
          </w:tcPr>
          <w:p w14:paraId="1C0D7876"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shd w:val="clear" w:color="auto" w:fill="FFFFFF"/>
          </w:tcPr>
          <w:p w14:paraId="4BD30A87"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shd w:val="clear" w:color="auto" w:fill="FFFFFF"/>
          </w:tcPr>
          <w:p w14:paraId="7A47B7B4" w14:textId="77777777" w:rsidR="00E36F0E" w:rsidRPr="002A131D" w:rsidRDefault="00393DC0" w:rsidP="00E36F0E">
            <w:pPr>
              <w:spacing w:line="256" w:lineRule="auto"/>
              <w:rPr>
                <w:rFonts w:cs="Arial"/>
              </w:rPr>
            </w:pPr>
            <w:r>
              <w:rPr>
                <w:rFonts w:cs="Arial"/>
              </w:rPr>
              <w:t>ESPM</w:t>
            </w:r>
          </w:p>
        </w:tc>
        <w:tc>
          <w:tcPr>
            <w:tcW w:w="1158" w:type="dxa"/>
            <w:tcBorders>
              <w:top w:val="single" w:sz="4" w:space="0" w:color="auto"/>
              <w:left w:val="single" w:sz="4" w:space="0" w:color="auto"/>
              <w:bottom w:val="single" w:sz="4" w:space="0" w:color="auto"/>
              <w:right w:val="single" w:sz="4" w:space="0" w:color="auto"/>
            </w:tcBorders>
            <w:shd w:val="clear" w:color="auto" w:fill="FFFFFF"/>
          </w:tcPr>
          <w:p w14:paraId="2C5F6C5A" w14:textId="77777777" w:rsidR="00E36F0E" w:rsidRPr="002A131D" w:rsidRDefault="00393DC0" w:rsidP="00E36F0E">
            <w:pPr>
              <w:spacing w:line="256" w:lineRule="auto"/>
              <w:rPr>
                <w:rFonts w:cs="Arial"/>
              </w:rPr>
            </w:pPr>
            <w:r>
              <w:rPr>
                <w:rFonts w:cs="Arial"/>
              </w:rPr>
              <w:t>0x9</w:t>
            </w:r>
          </w:p>
        </w:tc>
        <w:tc>
          <w:tcPr>
            <w:tcW w:w="3271" w:type="dxa"/>
            <w:tcBorders>
              <w:top w:val="single" w:sz="4" w:space="0" w:color="auto"/>
              <w:left w:val="single" w:sz="4" w:space="0" w:color="auto"/>
              <w:bottom w:val="single" w:sz="4" w:space="0" w:color="auto"/>
              <w:right w:val="single" w:sz="4" w:space="0" w:color="auto"/>
            </w:tcBorders>
            <w:shd w:val="clear" w:color="auto" w:fill="FFFFFF"/>
          </w:tcPr>
          <w:p w14:paraId="63CC8B31" w14:textId="77777777" w:rsidR="00E36F0E" w:rsidRPr="000D0D7F" w:rsidRDefault="00393DC0" w:rsidP="00E36F0E">
            <w:pPr>
              <w:rPr>
                <w:rFonts w:cs="Arial"/>
                <w:szCs w:val="18"/>
                <w:shd w:val="clear" w:color="auto" w:fill="FFFFFF"/>
              </w:rPr>
            </w:pPr>
            <w:r>
              <w:rPr>
                <w:rFonts w:cs="Arial"/>
              </w:rPr>
              <w:t>Applicable to AV vehicles</w:t>
            </w:r>
          </w:p>
        </w:tc>
      </w:tr>
      <w:tr w:rsidR="00E36F0E" w:rsidRPr="00C82768" w14:paraId="02678C67"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03E53629"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shd w:val="clear" w:color="auto" w:fill="FFFFFF"/>
          </w:tcPr>
          <w:p w14:paraId="0B5B6C69"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shd w:val="clear" w:color="auto" w:fill="FFFFFF"/>
          </w:tcPr>
          <w:p w14:paraId="4D5A9D62"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shd w:val="clear" w:color="auto" w:fill="FFFFFF"/>
          </w:tcPr>
          <w:p w14:paraId="28549D02" w14:textId="77777777" w:rsidR="00E36F0E" w:rsidRPr="002A131D" w:rsidRDefault="00393DC0" w:rsidP="00E36F0E">
            <w:pPr>
              <w:spacing w:line="256" w:lineRule="auto"/>
              <w:rPr>
                <w:rFonts w:cs="Arial"/>
              </w:rPr>
            </w:pPr>
            <w:r>
              <w:rPr>
                <w:rFonts w:cs="Arial"/>
              </w:rPr>
              <w:t>SDM</w:t>
            </w:r>
          </w:p>
        </w:tc>
        <w:tc>
          <w:tcPr>
            <w:tcW w:w="1158" w:type="dxa"/>
            <w:tcBorders>
              <w:top w:val="single" w:sz="4" w:space="0" w:color="auto"/>
              <w:left w:val="single" w:sz="4" w:space="0" w:color="auto"/>
              <w:bottom w:val="single" w:sz="4" w:space="0" w:color="auto"/>
              <w:right w:val="single" w:sz="4" w:space="0" w:color="auto"/>
            </w:tcBorders>
            <w:shd w:val="clear" w:color="auto" w:fill="FFFFFF"/>
          </w:tcPr>
          <w:p w14:paraId="5118187D" w14:textId="77777777" w:rsidR="00E36F0E" w:rsidRPr="002A131D" w:rsidRDefault="00393DC0" w:rsidP="00E36F0E">
            <w:pPr>
              <w:spacing w:line="256" w:lineRule="auto"/>
              <w:rPr>
                <w:rFonts w:cs="Arial"/>
              </w:rPr>
            </w:pPr>
            <w:r>
              <w:rPr>
                <w:rFonts w:cs="Arial"/>
              </w:rPr>
              <w:t>0x10</w:t>
            </w:r>
          </w:p>
        </w:tc>
        <w:tc>
          <w:tcPr>
            <w:tcW w:w="3271" w:type="dxa"/>
            <w:tcBorders>
              <w:top w:val="single" w:sz="4" w:space="0" w:color="auto"/>
              <w:left w:val="single" w:sz="4" w:space="0" w:color="auto"/>
              <w:bottom w:val="single" w:sz="4" w:space="0" w:color="auto"/>
              <w:right w:val="single" w:sz="4" w:space="0" w:color="auto"/>
            </w:tcBorders>
            <w:shd w:val="clear" w:color="auto" w:fill="FFFFFF"/>
          </w:tcPr>
          <w:p w14:paraId="2470472F" w14:textId="77777777" w:rsidR="00E36F0E" w:rsidRPr="000D0D7F" w:rsidRDefault="00393DC0" w:rsidP="00E36F0E">
            <w:pPr>
              <w:rPr>
                <w:rFonts w:cs="Arial"/>
                <w:szCs w:val="18"/>
                <w:shd w:val="clear" w:color="auto" w:fill="FFFFFF"/>
              </w:rPr>
            </w:pPr>
            <w:r>
              <w:rPr>
                <w:rFonts w:cs="Arial"/>
              </w:rPr>
              <w:t>Applicable to AV vehicles</w:t>
            </w:r>
          </w:p>
        </w:tc>
      </w:tr>
      <w:tr w:rsidR="00E36F0E" w:rsidRPr="00C82768" w14:paraId="7299CA33"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5981F2FB" w14:textId="77777777" w:rsidR="00E36F0E" w:rsidRPr="00C82768" w:rsidRDefault="00393DC0" w:rsidP="00E36F0E">
            <w:pPr>
              <w:jc w:val="center"/>
            </w:pPr>
            <w:r w:rsidRPr="00C82768">
              <w:t>R</w:t>
            </w:r>
          </w:p>
        </w:tc>
        <w:tc>
          <w:tcPr>
            <w:tcW w:w="2313" w:type="dxa"/>
            <w:gridSpan w:val="2"/>
            <w:tcBorders>
              <w:top w:val="single" w:sz="4" w:space="0" w:color="auto"/>
              <w:left w:val="single" w:sz="4" w:space="0" w:color="auto"/>
              <w:bottom w:val="single" w:sz="4" w:space="0" w:color="auto"/>
              <w:right w:val="single" w:sz="4" w:space="0" w:color="auto"/>
            </w:tcBorders>
            <w:shd w:val="clear" w:color="auto" w:fill="FFFFFF"/>
          </w:tcPr>
          <w:p w14:paraId="69535D6D" w14:textId="77777777" w:rsidR="00E36F0E" w:rsidRPr="00C82768" w:rsidRDefault="00393DC0" w:rsidP="00E36F0E">
            <w:r>
              <w:t>VlanRet</w:t>
            </w:r>
          </w:p>
        </w:tc>
        <w:tc>
          <w:tcPr>
            <w:tcW w:w="895" w:type="dxa"/>
            <w:tcBorders>
              <w:top w:val="single" w:sz="4" w:space="0" w:color="auto"/>
              <w:left w:val="single" w:sz="4" w:space="0" w:color="auto"/>
              <w:bottom w:val="single" w:sz="4" w:space="0" w:color="auto"/>
              <w:right w:val="single" w:sz="4" w:space="0" w:color="auto"/>
            </w:tcBorders>
            <w:shd w:val="clear" w:color="auto" w:fill="FFFFFF"/>
          </w:tcPr>
          <w:p w14:paraId="3E341210" w14:textId="77777777" w:rsidR="00E36F0E" w:rsidRPr="00C82768" w:rsidRDefault="00393DC0" w:rsidP="00E36F0E">
            <w:r>
              <w:t>Enum</w:t>
            </w:r>
          </w:p>
        </w:tc>
        <w:tc>
          <w:tcPr>
            <w:tcW w:w="1812" w:type="dxa"/>
            <w:tcBorders>
              <w:top w:val="single" w:sz="4" w:space="0" w:color="auto"/>
              <w:left w:val="single" w:sz="4" w:space="0" w:color="auto"/>
              <w:bottom w:val="single" w:sz="4" w:space="0" w:color="auto"/>
              <w:right w:val="single" w:sz="4" w:space="0" w:color="auto"/>
            </w:tcBorders>
            <w:shd w:val="clear" w:color="auto" w:fill="FFFFFF"/>
          </w:tcPr>
          <w:p w14:paraId="6EA5C621" w14:textId="77777777" w:rsidR="00E36F0E" w:rsidRPr="00C82768" w:rsidRDefault="00393DC0" w:rsidP="00E36F0E">
            <w:r w:rsidRPr="00C82768">
              <w:t>-</w:t>
            </w:r>
          </w:p>
        </w:tc>
        <w:tc>
          <w:tcPr>
            <w:tcW w:w="1158" w:type="dxa"/>
            <w:tcBorders>
              <w:top w:val="single" w:sz="4" w:space="0" w:color="auto"/>
              <w:left w:val="single" w:sz="4" w:space="0" w:color="auto"/>
              <w:bottom w:val="single" w:sz="4" w:space="0" w:color="auto"/>
              <w:right w:val="single" w:sz="4" w:space="0" w:color="auto"/>
            </w:tcBorders>
            <w:shd w:val="clear" w:color="auto" w:fill="FFFFFF"/>
          </w:tcPr>
          <w:p w14:paraId="68AEC36A" w14:textId="77777777" w:rsidR="00E36F0E" w:rsidRPr="00C82768" w:rsidRDefault="00393DC0" w:rsidP="00E36F0E">
            <w:r>
              <w:t>-</w:t>
            </w:r>
          </w:p>
        </w:tc>
        <w:tc>
          <w:tcPr>
            <w:tcW w:w="3271" w:type="dxa"/>
            <w:tcBorders>
              <w:top w:val="single" w:sz="4" w:space="0" w:color="auto"/>
              <w:left w:val="single" w:sz="4" w:space="0" w:color="auto"/>
              <w:bottom w:val="single" w:sz="4" w:space="0" w:color="auto"/>
              <w:right w:val="single" w:sz="4" w:space="0" w:color="auto"/>
            </w:tcBorders>
            <w:shd w:val="clear" w:color="auto" w:fill="FFFFFF"/>
          </w:tcPr>
          <w:p w14:paraId="138BBB36" w14:textId="77777777" w:rsidR="00E36F0E" w:rsidRPr="000D0D7F" w:rsidRDefault="00393DC0" w:rsidP="00E36F0E">
            <w:pPr>
              <w:rPr>
                <w:rFonts w:cs="Arial"/>
              </w:rPr>
            </w:pPr>
            <w:r w:rsidRPr="000D0D7F">
              <w:rPr>
                <w:rFonts w:cs="Arial"/>
                <w:shd w:val="clear" w:color="auto" w:fill="FFFFFF"/>
              </w:rPr>
              <w:t>Return code for command</w:t>
            </w:r>
          </w:p>
        </w:tc>
      </w:tr>
      <w:tr w:rsidR="00E36F0E" w:rsidRPr="00C82768" w14:paraId="55D0C0A3"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10EF0097"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shd w:val="clear" w:color="auto" w:fill="FFFFFF"/>
          </w:tcPr>
          <w:p w14:paraId="3BF65049"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shd w:val="clear" w:color="auto" w:fill="FFFFFF"/>
          </w:tcPr>
          <w:p w14:paraId="7372D988"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shd w:val="clear" w:color="auto" w:fill="FFFFFF"/>
          </w:tcPr>
          <w:p w14:paraId="18102E85" w14:textId="77777777" w:rsidR="00E36F0E" w:rsidRPr="00C82768" w:rsidRDefault="00393DC0" w:rsidP="00E36F0E">
            <w:r>
              <w:t>VLAN_ERROR</w:t>
            </w:r>
          </w:p>
        </w:tc>
        <w:tc>
          <w:tcPr>
            <w:tcW w:w="1158" w:type="dxa"/>
            <w:tcBorders>
              <w:top w:val="single" w:sz="4" w:space="0" w:color="auto"/>
              <w:left w:val="single" w:sz="4" w:space="0" w:color="auto"/>
              <w:bottom w:val="single" w:sz="4" w:space="0" w:color="auto"/>
              <w:right w:val="single" w:sz="4" w:space="0" w:color="auto"/>
            </w:tcBorders>
            <w:shd w:val="clear" w:color="auto" w:fill="FFFFFF"/>
          </w:tcPr>
          <w:p w14:paraId="3FD55E63" w14:textId="77777777" w:rsidR="00E36F0E" w:rsidRPr="00C82768" w:rsidRDefault="00393DC0" w:rsidP="00E36F0E">
            <w:r>
              <w:t>0x0</w:t>
            </w:r>
          </w:p>
        </w:tc>
        <w:tc>
          <w:tcPr>
            <w:tcW w:w="3271" w:type="dxa"/>
            <w:tcBorders>
              <w:top w:val="single" w:sz="4" w:space="0" w:color="auto"/>
              <w:left w:val="single" w:sz="4" w:space="0" w:color="auto"/>
              <w:bottom w:val="single" w:sz="4" w:space="0" w:color="auto"/>
              <w:right w:val="single" w:sz="4" w:space="0" w:color="auto"/>
            </w:tcBorders>
            <w:shd w:val="clear" w:color="auto" w:fill="FFFFFF"/>
          </w:tcPr>
          <w:p w14:paraId="7792CD09" w14:textId="77777777" w:rsidR="00E36F0E" w:rsidRPr="000D0D7F" w:rsidRDefault="00E36F0E" w:rsidP="00E36F0E">
            <w:pPr>
              <w:rPr>
                <w:rFonts w:cs="Arial"/>
              </w:rPr>
            </w:pPr>
          </w:p>
        </w:tc>
      </w:tr>
      <w:tr w:rsidR="00E36F0E" w:rsidRPr="00C82768" w14:paraId="2509A4A9" w14:textId="77777777" w:rsidTr="00506E2F">
        <w:trPr>
          <w:jc w:val="center"/>
        </w:trPr>
        <w:tc>
          <w:tcPr>
            <w:tcW w:w="626" w:type="dxa"/>
            <w:tcBorders>
              <w:top w:val="single" w:sz="4" w:space="0" w:color="auto"/>
              <w:left w:val="single" w:sz="4" w:space="0" w:color="auto"/>
              <w:bottom w:val="single" w:sz="4" w:space="0" w:color="auto"/>
              <w:right w:val="single" w:sz="4" w:space="0" w:color="auto"/>
            </w:tcBorders>
            <w:shd w:val="clear" w:color="auto" w:fill="FFFFFF"/>
          </w:tcPr>
          <w:p w14:paraId="447B1C7C" w14:textId="77777777" w:rsidR="00E36F0E" w:rsidRPr="00C82768" w:rsidRDefault="00E36F0E" w:rsidP="00E36F0E">
            <w:pPr>
              <w:jc w:val="center"/>
            </w:pPr>
          </w:p>
        </w:tc>
        <w:tc>
          <w:tcPr>
            <w:tcW w:w="2313" w:type="dxa"/>
            <w:gridSpan w:val="2"/>
            <w:tcBorders>
              <w:top w:val="single" w:sz="4" w:space="0" w:color="auto"/>
              <w:left w:val="single" w:sz="4" w:space="0" w:color="auto"/>
              <w:bottom w:val="single" w:sz="4" w:space="0" w:color="auto"/>
              <w:right w:val="single" w:sz="4" w:space="0" w:color="auto"/>
            </w:tcBorders>
            <w:shd w:val="clear" w:color="auto" w:fill="FFFFFF"/>
          </w:tcPr>
          <w:p w14:paraId="420090C5" w14:textId="77777777" w:rsidR="00E36F0E" w:rsidRDefault="00E36F0E" w:rsidP="00E36F0E"/>
        </w:tc>
        <w:tc>
          <w:tcPr>
            <w:tcW w:w="895" w:type="dxa"/>
            <w:tcBorders>
              <w:top w:val="single" w:sz="4" w:space="0" w:color="auto"/>
              <w:left w:val="single" w:sz="4" w:space="0" w:color="auto"/>
              <w:bottom w:val="single" w:sz="4" w:space="0" w:color="auto"/>
              <w:right w:val="single" w:sz="4" w:space="0" w:color="auto"/>
            </w:tcBorders>
            <w:shd w:val="clear" w:color="auto" w:fill="FFFFFF"/>
          </w:tcPr>
          <w:p w14:paraId="2ABEB999" w14:textId="77777777" w:rsidR="00E36F0E" w:rsidRDefault="00E36F0E" w:rsidP="00E36F0E"/>
        </w:tc>
        <w:tc>
          <w:tcPr>
            <w:tcW w:w="1812" w:type="dxa"/>
            <w:tcBorders>
              <w:top w:val="single" w:sz="4" w:space="0" w:color="auto"/>
              <w:left w:val="single" w:sz="4" w:space="0" w:color="auto"/>
              <w:bottom w:val="single" w:sz="4" w:space="0" w:color="auto"/>
              <w:right w:val="single" w:sz="4" w:space="0" w:color="auto"/>
            </w:tcBorders>
            <w:shd w:val="clear" w:color="auto" w:fill="FFFFFF"/>
          </w:tcPr>
          <w:p w14:paraId="71E2E8DD" w14:textId="77777777" w:rsidR="00E36F0E" w:rsidRPr="00C82768" w:rsidRDefault="00393DC0" w:rsidP="00E36F0E">
            <w:r>
              <w:t>VLAN_SUCCESS</w:t>
            </w:r>
          </w:p>
        </w:tc>
        <w:tc>
          <w:tcPr>
            <w:tcW w:w="1158" w:type="dxa"/>
            <w:tcBorders>
              <w:top w:val="single" w:sz="4" w:space="0" w:color="auto"/>
              <w:left w:val="single" w:sz="4" w:space="0" w:color="auto"/>
              <w:bottom w:val="single" w:sz="4" w:space="0" w:color="auto"/>
              <w:right w:val="single" w:sz="4" w:space="0" w:color="auto"/>
            </w:tcBorders>
            <w:shd w:val="clear" w:color="auto" w:fill="FFFFFF"/>
          </w:tcPr>
          <w:p w14:paraId="290C4EA9" w14:textId="77777777" w:rsidR="00E36F0E" w:rsidRPr="00C82768" w:rsidRDefault="00393DC0" w:rsidP="00E36F0E">
            <w:r>
              <w:t>0x1</w:t>
            </w:r>
          </w:p>
        </w:tc>
        <w:tc>
          <w:tcPr>
            <w:tcW w:w="3271" w:type="dxa"/>
            <w:tcBorders>
              <w:top w:val="single" w:sz="4" w:space="0" w:color="auto"/>
              <w:left w:val="single" w:sz="4" w:space="0" w:color="auto"/>
              <w:bottom w:val="single" w:sz="4" w:space="0" w:color="auto"/>
              <w:right w:val="single" w:sz="4" w:space="0" w:color="auto"/>
            </w:tcBorders>
            <w:shd w:val="clear" w:color="auto" w:fill="FFFFFF"/>
          </w:tcPr>
          <w:p w14:paraId="58328448" w14:textId="77777777" w:rsidR="00E36F0E" w:rsidRPr="000D0D7F" w:rsidRDefault="00E36F0E" w:rsidP="00E36F0E">
            <w:pPr>
              <w:rPr>
                <w:rFonts w:cs="Arial"/>
              </w:rPr>
            </w:pPr>
          </w:p>
        </w:tc>
      </w:tr>
    </w:tbl>
    <w:p w14:paraId="7DFEAD73" w14:textId="77777777" w:rsidR="00E36F0E" w:rsidRDefault="00E36F0E"/>
    <w:p w14:paraId="386A2A10" w14:textId="2B9A9D18" w:rsidR="00E36F0E" w:rsidRDefault="00393DC0" w:rsidP="00506E2F">
      <w:pPr>
        <w:pStyle w:val="Heading4"/>
      </w:pPr>
      <w:r w:rsidRPr="00B9479B">
        <w:t>MD-REQ-380263/A-VnmLinkNetwork</w:t>
      </w:r>
    </w:p>
    <w:p w14:paraId="31AF4026" w14:textId="77777777" w:rsidR="00E36F0E" w:rsidRPr="00804FBF"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to link a network to VLAN</w:t>
      </w:r>
      <w:r w:rsidRPr="00DF2AD3">
        <w:rPr>
          <w:rFonts w:cs="Arial"/>
        </w:rPr>
        <w:t xml:space="preserve">. </w:t>
      </w:r>
      <w:r>
        <w:rPr>
          <w:rFonts w:cs="Arial"/>
        </w:rPr>
        <w:t xml:space="preserve">WIR </w:t>
      </w:r>
      <w:r w:rsidRPr="00DF2AD3">
        <w:rPr>
          <w:rFonts w:cs="Arial"/>
        </w:rPr>
        <w:t>also uses this API for its response.</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53BF88BF"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2B3CBA30" w14:textId="77777777" w:rsidR="00E36F0E" w:rsidRPr="00C82768" w:rsidRDefault="00E36F0E" w:rsidP="00E36F0E">
            <w:pPr>
              <w:spacing w:line="256" w:lineRule="auto"/>
              <w:rPr>
                <w:sz w:val="8"/>
              </w:rPr>
            </w:pPr>
          </w:p>
        </w:tc>
      </w:tr>
      <w:tr w:rsidR="00E36F0E" w:rsidRPr="00C82768" w14:paraId="19A1EE82"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75EDE1E6"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42001E94" w14:textId="77777777" w:rsidR="00E36F0E" w:rsidRPr="00C82768" w:rsidRDefault="00393DC0" w:rsidP="00E36F0E">
            <w:pPr>
              <w:spacing w:line="256" w:lineRule="auto"/>
            </w:pPr>
            <w:r w:rsidRPr="00DA32BB">
              <w:t>One-Shot (</w:t>
            </w:r>
            <w:r>
              <w:t>A-Synch)</w:t>
            </w:r>
          </w:p>
        </w:tc>
      </w:tr>
      <w:tr w:rsidR="00E36F0E" w:rsidRPr="00C82768" w14:paraId="1A4CBA23"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7447A36D"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7B558142" w14:textId="77777777" w:rsidR="00E36F0E" w:rsidRPr="00C82768" w:rsidRDefault="00393DC0" w:rsidP="00E36F0E">
            <w:pPr>
              <w:spacing w:line="256" w:lineRule="auto"/>
            </w:pPr>
            <w:r w:rsidRPr="00C82768">
              <w:t>Default</w:t>
            </w:r>
          </w:p>
        </w:tc>
      </w:tr>
      <w:tr w:rsidR="00E36F0E" w:rsidRPr="00C82768" w14:paraId="69C3E854"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0C8D9F9E"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30312E24" w14:textId="77777777" w:rsidR="00E36F0E" w:rsidRPr="00C82768" w:rsidRDefault="00393DC0" w:rsidP="00E36F0E">
            <w:pPr>
              <w:spacing w:line="256" w:lineRule="auto"/>
            </w:pPr>
            <w:r w:rsidRPr="00C82768">
              <w:t>No</w:t>
            </w:r>
          </w:p>
        </w:tc>
      </w:tr>
      <w:tr w:rsidR="00E36F0E" w:rsidRPr="00C82768" w14:paraId="00A0DAC2"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1BB4C2C6" w14:textId="77777777" w:rsidR="00E36F0E" w:rsidRPr="00C82768" w:rsidRDefault="00E36F0E" w:rsidP="00E36F0E">
            <w:pPr>
              <w:spacing w:line="256" w:lineRule="auto"/>
              <w:rPr>
                <w:sz w:val="8"/>
              </w:rPr>
            </w:pPr>
          </w:p>
        </w:tc>
      </w:tr>
      <w:tr w:rsidR="00E36F0E" w:rsidRPr="00C82768" w14:paraId="2376DAE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35F4FA20"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122C7991"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4F4069BF"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5259575"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DE397E0"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F463547" w14:textId="77777777" w:rsidR="00E36F0E" w:rsidRPr="00C82768" w:rsidRDefault="00393DC0" w:rsidP="00E36F0E">
            <w:pPr>
              <w:rPr>
                <w:b/>
              </w:rPr>
            </w:pPr>
            <w:r w:rsidRPr="00C82768">
              <w:rPr>
                <w:b/>
              </w:rPr>
              <w:t>Description</w:t>
            </w:r>
          </w:p>
        </w:tc>
      </w:tr>
      <w:tr w:rsidR="00E36F0E" w:rsidRPr="00C82768" w14:paraId="235DC4DA"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21B7CDC5" w14:textId="77777777" w:rsidR="00E36F0E" w:rsidRPr="00C82768" w:rsidRDefault="00393DC0" w:rsidP="00E36F0E">
            <w:pPr>
              <w:rPr>
                <w:b/>
              </w:rPr>
            </w:pPr>
            <w:r w:rsidRPr="00C82768">
              <w:rPr>
                <w:b/>
              </w:rPr>
              <w:t>Request</w:t>
            </w:r>
          </w:p>
        </w:tc>
      </w:tr>
      <w:tr w:rsidR="00E36F0E" w:rsidRPr="00C82768" w14:paraId="0EBC14B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F55A135"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hideMark/>
          </w:tcPr>
          <w:p w14:paraId="73164910" w14:textId="77777777" w:rsidR="00E36F0E" w:rsidRPr="00C82768" w:rsidRDefault="00393DC0" w:rsidP="00E36F0E">
            <w:r>
              <w:t>pathId</w:t>
            </w:r>
          </w:p>
        </w:tc>
        <w:tc>
          <w:tcPr>
            <w:tcW w:w="900" w:type="dxa"/>
            <w:tcBorders>
              <w:top w:val="single" w:sz="4" w:space="0" w:color="auto"/>
              <w:left w:val="single" w:sz="4" w:space="0" w:color="auto"/>
              <w:bottom w:val="single" w:sz="4" w:space="0" w:color="auto"/>
              <w:right w:val="single" w:sz="4" w:space="0" w:color="auto"/>
            </w:tcBorders>
            <w:hideMark/>
          </w:tcPr>
          <w:p w14:paraId="38FDF0B6"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hideMark/>
          </w:tcPr>
          <w:p w14:paraId="01084060"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hideMark/>
          </w:tcPr>
          <w:p w14:paraId="349A5694" w14:textId="77777777" w:rsidR="00E36F0E" w:rsidRPr="000D0D7F"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hideMark/>
          </w:tcPr>
          <w:p w14:paraId="1FF82BFC" w14:textId="77777777" w:rsidR="00E36F0E" w:rsidRPr="000D0D7F" w:rsidRDefault="00393DC0" w:rsidP="00E36F0E">
            <w:pPr>
              <w:rPr>
                <w:rFonts w:cs="Arial"/>
              </w:rPr>
            </w:pPr>
            <w:r w:rsidRPr="000D0D7F">
              <w:rPr>
                <w:rFonts w:cs="Arial"/>
                <w:szCs w:val="18"/>
                <w:shd w:val="clear" w:color="auto" w:fill="FFFFFF"/>
              </w:rPr>
              <w:t>Path Id used internally by CM</w:t>
            </w:r>
          </w:p>
        </w:tc>
      </w:tr>
      <w:tr w:rsidR="00E36F0E" w:rsidRPr="00C82768" w14:paraId="7875B73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073681D"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466E0880" w14:textId="77777777" w:rsidR="00E36F0E" w:rsidRPr="00C82768" w:rsidRDefault="00393DC0" w:rsidP="00E36F0E">
            <w:r>
              <w:t>origEcu</w:t>
            </w:r>
          </w:p>
        </w:tc>
        <w:tc>
          <w:tcPr>
            <w:tcW w:w="900" w:type="dxa"/>
            <w:tcBorders>
              <w:top w:val="single" w:sz="4" w:space="0" w:color="auto"/>
              <w:left w:val="single" w:sz="4" w:space="0" w:color="auto"/>
              <w:bottom w:val="single" w:sz="4" w:space="0" w:color="auto"/>
              <w:right w:val="single" w:sz="4" w:space="0" w:color="auto"/>
            </w:tcBorders>
          </w:tcPr>
          <w:p w14:paraId="0648DE23"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347E8AB4"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759BF8C0" w14:textId="77777777" w:rsidR="00E36F0E" w:rsidRPr="00F1221C" w:rsidRDefault="00393DC0" w:rsidP="00E36F0E">
            <w:r w:rsidRPr="00F1221C">
              <w:t>Char Value:0-255</w:t>
            </w:r>
          </w:p>
          <w:p w14:paraId="7BA2C406" w14:textId="77777777" w:rsidR="00E36F0E" w:rsidRPr="000D0D7F"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2E471823" w14:textId="77777777" w:rsidR="00E36F0E" w:rsidRPr="000D0D7F" w:rsidRDefault="00393DC0" w:rsidP="00E36F0E">
            <w:pPr>
              <w:rPr>
                <w:rFonts w:cs="Arial"/>
              </w:rPr>
            </w:pPr>
            <w:r>
              <w:rPr>
                <w:rFonts w:cs="Arial"/>
                <w:szCs w:val="18"/>
                <w:shd w:val="clear" w:color="auto" w:fill="FFFFFF"/>
              </w:rPr>
              <w:t>Origination ECU enum in string format</w:t>
            </w:r>
          </w:p>
        </w:tc>
      </w:tr>
      <w:tr w:rsidR="00E36F0E" w:rsidRPr="00C82768" w14:paraId="241DA64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70314F8"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2C485353" w14:textId="77777777" w:rsidR="00E36F0E" w:rsidRPr="00C82768" w:rsidRDefault="00393DC0" w:rsidP="00E36F0E">
            <w:r>
              <w:t>ifaceEcu</w:t>
            </w:r>
          </w:p>
        </w:tc>
        <w:tc>
          <w:tcPr>
            <w:tcW w:w="900" w:type="dxa"/>
            <w:tcBorders>
              <w:top w:val="single" w:sz="4" w:space="0" w:color="auto"/>
              <w:left w:val="single" w:sz="4" w:space="0" w:color="auto"/>
              <w:bottom w:val="single" w:sz="4" w:space="0" w:color="auto"/>
              <w:right w:val="single" w:sz="4" w:space="0" w:color="auto"/>
            </w:tcBorders>
          </w:tcPr>
          <w:p w14:paraId="6DB159D6"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47D059E8"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1F15FA2A" w14:textId="77777777" w:rsidR="00E36F0E" w:rsidRPr="00F1221C" w:rsidRDefault="00393DC0" w:rsidP="00E36F0E">
            <w:r w:rsidRPr="00F1221C">
              <w:t>Char Value:0-255</w:t>
            </w:r>
          </w:p>
          <w:p w14:paraId="292AF1C7"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6F8A34EF" w14:textId="77777777" w:rsidR="00E36F0E" w:rsidRPr="000D0D7F" w:rsidRDefault="00393DC0" w:rsidP="00E36F0E">
            <w:pPr>
              <w:rPr>
                <w:rFonts w:cs="Arial"/>
              </w:rPr>
            </w:pPr>
            <w:r>
              <w:rPr>
                <w:rFonts w:cs="Arial"/>
                <w:szCs w:val="18"/>
                <w:shd w:val="clear" w:color="auto" w:fill="FFFFFF"/>
              </w:rPr>
              <w:t>Interface ECU enum in string format</w:t>
            </w:r>
          </w:p>
        </w:tc>
      </w:tr>
      <w:tr w:rsidR="00E36F0E" w:rsidRPr="00C82768" w14:paraId="5B29E0D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08058D8"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76DD1DA6" w14:textId="77777777" w:rsidR="00E36F0E" w:rsidRPr="00C82768" w:rsidRDefault="00393DC0" w:rsidP="00E36F0E">
            <w:r>
              <w:t>interfaceZero</w:t>
            </w:r>
          </w:p>
        </w:tc>
        <w:tc>
          <w:tcPr>
            <w:tcW w:w="900" w:type="dxa"/>
            <w:tcBorders>
              <w:top w:val="single" w:sz="4" w:space="0" w:color="auto"/>
              <w:left w:val="single" w:sz="4" w:space="0" w:color="auto"/>
              <w:bottom w:val="single" w:sz="4" w:space="0" w:color="auto"/>
              <w:right w:val="single" w:sz="4" w:space="0" w:color="auto"/>
            </w:tcBorders>
          </w:tcPr>
          <w:p w14:paraId="1BC75893"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499DCF33"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4622C286" w14:textId="77777777" w:rsidR="00E36F0E" w:rsidRPr="00F1221C" w:rsidRDefault="00393DC0" w:rsidP="00E36F0E">
            <w:r w:rsidRPr="00F1221C">
              <w:t>Char Value:0-255</w:t>
            </w:r>
          </w:p>
          <w:p w14:paraId="3E8D7734"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5422EEA4" w14:textId="77777777" w:rsidR="00E36F0E" w:rsidRPr="000D0D7F" w:rsidRDefault="00393DC0" w:rsidP="00E36F0E">
            <w:pPr>
              <w:rPr>
                <w:rFonts w:cs="Arial"/>
              </w:rPr>
            </w:pPr>
            <w:r>
              <w:rPr>
                <w:rFonts w:cs="Arial"/>
                <w:szCs w:val="18"/>
                <w:shd w:val="clear" w:color="auto" w:fill="FFFFFF"/>
              </w:rPr>
              <w:t>User’s provided interface name to be linked</w:t>
            </w:r>
          </w:p>
        </w:tc>
      </w:tr>
      <w:tr w:rsidR="00E36F0E" w:rsidRPr="00C82768" w14:paraId="3328A7D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0A495F0"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75190A9A" w14:textId="77777777" w:rsidR="00E36F0E" w:rsidRDefault="00393DC0" w:rsidP="00E36F0E">
            <w:r>
              <w:t>interfaceOne</w:t>
            </w:r>
          </w:p>
        </w:tc>
        <w:tc>
          <w:tcPr>
            <w:tcW w:w="900" w:type="dxa"/>
            <w:tcBorders>
              <w:top w:val="single" w:sz="4" w:space="0" w:color="auto"/>
              <w:left w:val="single" w:sz="4" w:space="0" w:color="auto"/>
              <w:bottom w:val="single" w:sz="4" w:space="0" w:color="auto"/>
              <w:right w:val="single" w:sz="4" w:space="0" w:color="auto"/>
            </w:tcBorders>
          </w:tcPr>
          <w:p w14:paraId="5CB89DDF"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318D4B74" w14:textId="77777777" w:rsidR="00E36F0E" w:rsidRPr="007C7F9D" w:rsidRDefault="00393DC0" w:rsidP="00E36F0E">
            <w:r w:rsidRPr="007C7F9D">
              <w:t>-</w:t>
            </w:r>
            <w:r>
              <w:t xml:space="preserve"> </w:t>
            </w:r>
          </w:p>
        </w:tc>
        <w:tc>
          <w:tcPr>
            <w:tcW w:w="1170" w:type="dxa"/>
            <w:tcBorders>
              <w:top w:val="single" w:sz="4" w:space="0" w:color="auto"/>
              <w:left w:val="single" w:sz="4" w:space="0" w:color="auto"/>
              <w:bottom w:val="single" w:sz="4" w:space="0" w:color="auto"/>
              <w:right w:val="single" w:sz="4" w:space="0" w:color="auto"/>
            </w:tcBorders>
          </w:tcPr>
          <w:p w14:paraId="14947A02" w14:textId="77777777" w:rsidR="00E36F0E" w:rsidRPr="00F1221C" w:rsidRDefault="00393DC0" w:rsidP="00E36F0E">
            <w:r w:rsidRPr="00F1221C">
              <w:t>Char Value:0-255</w:t>
            </w:r>
          </w:p>
          <w:p w14:paraId="1F19628A"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2BE60A5F" w14:textId="77777777" w:rsidR="00E36F0E" w:rsidRPr="000D0D7F" w:rsidRDefault="00393DC0" w:rsidP="00E36F0E">
            <w:pPr>
              <w:rPr>
                <w:rFonts w:cs="Arial"/>
                <w:szCs w:val="18"/>
                <w:shd w:val="clear" w:color="auto" w:fill="FFFFFF"/>
              </w:rPr>
            </w:pPr>
            <w:r>
              <w:rPr>
                <w:rFonts w:cs="Arial"/>
                <w:szCs w:val="18"/>
                <w:shd w:val="clear" w:color="auto" w:fill="FFFFFF"/>
              </w:rPr>
              <w:t>Network interface to be linked</w:t>
            </w:r>
          </w:p>
        </w:tc>
      </w:tr>
      <w:tr w:rsidR="00E36F0E" w:rsidRPr="00C82768" w14:paraId="06F379C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9BCC2D2"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198ABD98" w14:textId="77777777" w:rsidR="00E36F0E" w:rsidRDefault="00393DC0" w:rsidP="00E36F0E">
            <w:r>
              <w:t>ipAddr</w:t>
            </w:r>
          </w:p>
        </w:tc>
        <w:tc>
          <w:tcPr>
            <w:tcW w:w="900" w:type="dxa"/>
            <w:tcBorders>
              <w:top w:val="single" w:sz="4" w:space="0" w:color="auto"/>
              <w:left w:val="single" w:sz="4" w:space="0" w:color="auto"/>
              <w:bottom w:val="single" w:sz="4" w:space="0" w:color="auto"/>
              <w:right w:val="single" w:sz="4" w:space="0" w:color="auto"/>
            </w:tcBorders>
          </w:tcPr>
          <w:p w14:paraId="7A9838BF"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3CC5F0FF" w14:textId="77777777" w:rsidR="00E36F0E" w:rsidRPr="007C7F9D"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10BB38FC" w14:textId="77777777" w:rsidR="00E36F0E" w:rsidRPr="00F1221C" w:rsidRDefault="00393DC0" w:rsidP="00E36F0E">
            <w:r w:rsidRPr="00F1221C">
              <w:t>Char Value:0-255</w:t>
            </w:r>
          </w:p>
          <w:p w14:paraId="7985E6EC"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20F8E199" w14:textId="77777777" w:rsidR="00E36F0E" w:rsidRDefault="00393DC0" w:rsidP="00E36F0E">
            <w:pPr>
              <w:rPr>
                <w:rFonts w:cs="Arial"/>
                <w:szCs w:val="18"/>
                <w:shd w:val="clear" w:color="auto" w:fill="FFFFFF"/>
              </w:rPr>
            </w:pPr>
            <w:r>
              <w:rPr>
                <w:rFonts w:cs="Arial"/>
                <w:szCs w:val="18"/>
                <w:shd w:val="clear" w:color="auto" w:fill="FFFFFF"/>
              </w:rPr>
              <w:t>Gateway ip address associated with network interface</w:t>
            </w:r>
          </w:p>
        </w:tc>
      </w:tr>
      <w:tr w:rsidR="00E36F0E" w:rsidRPr="00C82768" w14:paraId="51508532"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4593C745" w14:textId="77777777" w:rsidR="00E36F0E" w:rsidRPr="00C82768" w:rsidRDefault="00393DC0" w:rsidP="00E36F0E">
            <w:r w:rsidRPr="00C82768">
              <w:rPr>
                <w:b/>
              </w:rPr>
              <w:t>Response</w:t>
            </w:r>
          </w:p>
        </w:tc>
      </w:tr>
      <w:tr w:rsidR="00E36F0E" w:rsidRPr="00C82768" w14:paraId="535EB1F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912B4EB" w14:textId="77777777" w:rsidR="00E36F0E" w:rsidRPr="00C82768" w:rsidRDefault="00393DC0" w:rsidP="00E36F0E">
            <w:pPr>
              <w:jc w:val="center"/>
            </w:pPr>
            <w:r w:rsidRPr="00C82768">
              <w:lastRenderedPageBreak/>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DB36878" w14:textId="77777777" w:rsidR="00E36F0E" w:rsidRPr="00C82768" w:rsidRDefault="00393DC0" w:rsidP="00E36F0E">
            <w:r>
              <w:t>pathId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6BBC046"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BCC20DC"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115732F" w14:textId="77777777" w:rsidR="00E36F0E" w:rsidRPr="000D0D7F"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EF0B50E" w14:textId="77777777" w:rsidR="00E36F0E" w:rsidRPr="000D0D7F" w:rsidRDefault="00393DC0" w:rsidP="00E36F0E">
            <w:pPr>
              <w:rPr>
                <w:rFonts w:cs="Arial"/>
                <w:szCs w:val="20"/>
              </w:rPr>
            </w:pPr>
            <w:r w:rsidRPr="000D0D7F">
              <w:rPr>
                <w:rFonts w:cs="Arial"/>
                <w:szCs w:val="20"/>
                <w:shd w:val="clear" w:color="auto" w:fill="FFFFFF"/>
              </w:rPr>
              <w:t>Path Id used internally by CM</w:t>
            </w:r>
          </w:p>
        </w:tc>
      </w:tr>
      <w:tr w:rsidR="00E36F0E" w:rsidRPr="00C82768" w14:paraId="53C5D0A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2DEA021"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1B209CC" w14:textId="77777777" w:rsidR="00E36F0E" w:rsidRDefault="00393DC0" w:rsidP="00E36F0E">
            <w:r>
              <w:t>origEcu</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62EC209"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AD68E76" w14:textId="77777777" w:rsidR="00E36F0E" w:rsidRPr="007C7F9D" w:rsidRDefault="00393DC0" w:rsidP="00E36F0E">
            <w:r w:rsidRPr="007C7F9D">
              <w:t>-</w:t>
            </w:r>
            <w:r>
              <w:t xml:space="preserve"> </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42431BD" w14:textId="77777777" w:rsidR="00E36F0E" w:rsidRPr="00F1221C" w:rsidRDefault="00393DC0" w:rsidP="00E36F0E">
            <w:r w:rsidRPr="00F1221C">
              <w:t>Char Value:0-255</w:t>
            </w:r>
          </w:p>
          <w:p w14:paraId="1B94F694" w14:textId="77777777" w:rsidR="00E36F0E" w:rsidRPr="000D0D7F"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CC45A37" w14:textId="77777777" w:rsidR="00E36F0E" w:rsidRPr="000D0D7F" w:rsidRDefault="00393DC0" w:rsidP="00E36F0E">
            <w:pPr>
              <w:rPr>
                <w:rFonts w:cs="Arial"/>
                <w:szCs w:val="20"/>
                <w:shd w:val="clear" w:color="auto" w:fill="FFFFFF"/>
              </w:rPr>
            </w:pPr>
            <w:r>
              <w:rPr>
                <w:rFonts w:cs="Arial"/>
                <w:szCs w:val="20"/>
                <w:shd w:val="clear" w:color="auto" w:fill="FFFFFF"/>
              </w:rPr>
              <w:t>Origination ECU enum in string format</w:t>
            </w:r>
          </w:p>
        </w:tc>
      </w:tr>
      <w:tr w:rsidR="00E36F0E" w:rsidRPr="00C82768" w14:paraId="3543BF5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6E1E331"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2D5B0D0" w14:textId="77777777" w:rsidR="00E36F0E" w:rsidRDefault="00393DC0" w:rsidP="00E36F0E">
            <w:r>
              <w:t>linkId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AECBF27"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76E1FB9" w14:textId="77777777" w:rsidR="00E36F0E" w:rsidRPr="007C7F9D" w:rsidRDefault="00393DC0" w:rsidP="00E36F0E">
            <w:r w:rsidRPr="007C7F9D">
              <w:t>-</w:t>
            </w:r>
            <w:r>
              <w:t xml:space="preserve"> </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6C3E3E8" w14:textId="77777777" w:rsidR="00E36F0E" w:rsidRPr="00F1221C" w:rsidRDefault="00393DC0" w:rsidP="00E36F0E">
            <w:r w:rsidRPr="00F1221C">
              <w:t>Char Value:0-255</w:t>
            </w:r>
          </w:p>
          <w:p w14:paraId="040B241C"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A74FE12" w14:textId="77777777" w:rsidR="00E36F0E" w:rsidRPr="000D0D7F" w:rsidRDefault="00393DC0" w:rsidP="00E36F0E">
            <w:pPr>
              <w:rPr>
                <w:rFonts w:cs="Arial"/>
                <w:szCs w:val="18"/>
                <w:shd w:val="clear" w:color="auto" w:fill="FFFFFF"/>
              </w:rPr>
            </w:pPr>
            <w:r>
              <w:rPr>
                <w:rFonts w:cs="Arial"/>
                <w:szCs w:val="18"/>
                <w:shd w:val="clear" w:color="auto" w:fill="FFFFFF"/>
              </w:rPr>
              <w:t>Unique link ID generated by Networking</w:t>
            </w:r>
          </w:p>
        </w:tc>
      </w:tr>
      <w:tr w:rsidR="00E36F0E" w:rsidRPr="00C82768" w14:paraId="5AE2FA2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31085C3"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BE847CF" w14:textId="77777777" w:rsidR="00E36F0E" w:rsidRPr="00C82768" w:rsidRDefault="00393DC0" w:rsidP="00E36F0E">
            <w:r>
              <w:t>VlanRet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9178BFF"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7627E2A"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88F0ADE" w14:textId="77777777" w:rsidR="00E36F0E" w:rsidRPr="00C82768"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2A0B8EC" w14:textId="77777777" w:rsidR="00E36F0E" w:rsidRPr="000D0D7F" w:rsidRDefault="00393DC0" w:rsidP="00E36F0E">
            <w:pPr>
              <w:rPr>
                <w:rFonts w:cs="Arial"/>
                <w:szCs w:val="20"/>
              </w:rPr>
            </w:pPr>
            <w:r w:rsidRPr="000D0D7F">
              <w:rPr>
                <w:rFonts w:cs="Arial"/>
                <w:szCs w:val="20"/>
                <w:shd w:val="clear" w:color="auto" w:fill="FFFFFF"/>
              </w:rPr>
              <w:t>Return code for command</w:t>
            </w:r>
          </w:p>
        </w:tc>
      </w:tr>
      <w:tr w:rsidR="00E36F0E" w:rsidRPr="00C82768" w14:paraId="595BA17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0A33110"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F9E019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BAEC77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B278F2D" w14:textId="77777777" w:rsidR="00E36F0E" w:rsidRPr="00C82768" w:rsidRDefault="00393DC0" w:rsidP="00E36F0E">
            <w:r>
              <w:t>VLAN_ERROR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7AC94DA" w14:textId="77777777" w:rsidR="00E36F0E" w:rsidRPr="00C82768"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2D7516D" w14:textId="77777777" w:rsidR="00E36F0E" w:rsidRPr="000D0D7F" w:rsidRDefault="00E36F0E" w:rsidP="00E36F0E">
            <w:pPr>
              <w:rPr>
                <w:rFonts w:cs="Arial"/>
                <w:szCs w:val="20"/>
              </w:rPr>
            </w:pPr>
          </w:p>
        </w:tc>
      </w:tr>
      <w:tr w:rsidR="00E36F0E" w:rsidRPr="00C82768" w14:paraId="40D7B45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B4DDDB2"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53EC77C"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477C76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22873DB" w14:textId="77777777" w:rsidR="00E36F0E" w:rsidRPr="00C82768" w:rsidRDefault="00393DC0" w:rsidP="00E36F0E">
            <w:r>
              <w:t>VLAN_SUCCESS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4F18B6D" w14:textId="77777777" w:rsidR="00E36F0E" w:rsidRPr="00C82768"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17E999C" w14:textId="77777777" w:rsidR="00E36F0E" w:rsidRPr="000D0D7F" w:rsidRDefault="00E36F0E" w:rsidP="00E36F0E">
            <w:pPr>
              <w:rPr>
                <w:rFonts w:cs="Arial"/>
                <w:szCs w:val="20"/>
              </w:rPr>
            </w:pPr>
          </w:p>
        </w:tc>
      </w:tr>
    </w:tbl>
    <w:p w14:paraId="11F64CF0" w14:textId="6200608A" w:rsidR="00E36F0E" w:rsidRDefault="00393DC0" w:rsidP="00506E2F">
      <w:pPr>
        <w:pStyle w:val="Heading4"/>
      </w:pPr>
      <w:r w:rsidRPr="00B9479B">
        <w:t>MD-REQ-380264/A-VnmUnlinkNetwork</w:t>
      </w:r>
    </w:p>
    <w:p w14:paraId="5D36CF45" w14:textId="77777777" w:rsidR="00E36F0E" w:rsidRPr="00804FBF" w:rsidRDefault="00393DC0" w:rsidP="00E36F0E">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to unlink a network to VLAN</w:t>
      </w:r>
      <w:r w:rsidRPr="00DF2AD3">
        <w:rPr>
          <w:rFonts w:cs="Arial"/>
        </w:rPr>
        <w:t xml:space="preserve">. </w:t>
      </w:r>
      <w:r>
        <w:rPr>
          <w:rFonts w:cs="Arial"/>
        </w:rPr>
        <w:t xml:space="preserve">WIR </w:t>
      </w:r>
      <w:r w:rsidRPr="00DF2AD3">
        <w:rPr>
          <w:rFonts w:cs="Arial"/>
        </w:rPr>
        <w:t>also uses this API for its response.</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7B698F05"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1ABA62B6" w14:textId="77777777" w:rsidR="00E36F0E" w:rsidRPr="00C82768" w:rsidRDefault="00E36F0E" w:rsidP="00E36F0E">
            <w:pPr>
              <w:spacing w:line="256" w:lineRule="auto"/>
              <w:rPr>
                <w:sz w:val="8"/>
              </w:rPr>
            </w:pPr>
          </w:p>
        </w:tc>
      </w:tr>
      <w:tr w:rsidR="00E36F0E" w:rsidRPr="00C82768" w14:paraId="37A7A112"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1BA0A7C8"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7D516BF5" w14:textId="77777777" w:rsidR="00E36F0E" w:rsidRPr="00C82768" w:rsidRDefault="00393DC0" w:rsidP="00E36F0E">
            <w:pPr>
              <w:spacing w:line="256" w:lineRule="auto"/>
            </w:pPr>
            <w:r w:rsidRPr="00DA32BB">
              <w:t>One-Shot (</w:t>
            </w:r>
            <w:r>
              <w:t>A-Synch)</w:t>
            </w:r>
          </w:p>
        </w:tc>
      </w:tr>
      <w:tr w:rsidR="00E36F0E" w:rsidRPr="00C82768" w14:paraId="01B5000A"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34DB0E2D"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52BB97A2" w14:textId="77777777" w:rsidR="00E36F0E" w:rsidRPr="00C82768" w:rsidRDefault="00393DC0" w:rsidP="00E36F0E">
            <w:pPr>
              <w:spacing w:line="256" w:lineRule="auto"/>
            </w:pPr>
            <w:r w:rsidRPr="00C82768">
              <w:t>Default</w:t>
            </w:r>
          </w:p>
        </w:tc>
      </w:tr>
      <w:tr w:rsidR="00E36F0E" w:rsidRPr="00C82768" w14:paraId="4185B0D2"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17CF3F79"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04C2D583" w14:textId="77777777" w:rsidR="00E36F0E" w:rsidRPr="00C82768" w:rsidRDefault="00393DC0" w:rsidP="00E36F0E">
            <w:pPr>
              <w:spacing w:line="256" w:lineRule="auto"/>
            </w:pPr>
            <w:r w:rsidRPr="00C82768">
              <w:t>No</w:t>
            </w:r>
          </w:p>
        </w:tc>
      </w:tr>
      <w:tr w:rsidR="00E36F0E" w:rsidRPr="00C82768" w14:paraId="03A918E1"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40DD44E7" w14:textId="77777777" w:rsidR="00E36F0E" w:rsidRPr="00C82768" w:rsidRDefault="00E36F0E" w:rsidP="00E36F0E">
            <w:pPr>
              <w:spacing w:line="256" w:lineRule="auto"/>
              <w:rPr>
                <w:sz w:val="8"/>
              </w:rPr>
            </w:pPr>
          </w:p>
        </w:tc>
      </w:tr>
      <w:tr w:rsidR="00E36F0E" w:rsidRPr="00C82768" w14:paraId="5929D39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092C23BE"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7D63E5BE"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7C71B34A"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0F81518"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84E1342"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645A724" w14:textId="77777777" w:rsidR="00E36F0E" w:rsidRPr="00C82768" w:rsidRDefault="00393DC0" w:rsidP="00E36F0E">
            <w:pPr>
              <w:rPr>
                <w:b/>
              </w:rPr>
            </w:pPr>
            <w:r w:rsidRPr="00C82768">
              <w:rPr>
                <w:b/>
              </w:rPr>
              <w:t>Description</w:t>
            </w:r>
          </w:p>
        </w:tc>
      </w:tr>
      <w:tr w:rsidR="00E36F0E" w:rsidRPr="00C82768" w14:paraId="08CD71F9"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34A71495" w14:textId="77777777" w:rsidR="00E36F0E" w:rsidRPr="00C82768" w:rsidRDefault="00393DC0" w:rsidP="00E36F0E">
            <w:pPr>
              <w:rPr>
                <w:b/>
              </w:rPr>
            </w:pPr>
            <w:r w:rsidRPr="00C82768">
              <w:rPr>
                <w:b/>
              </w:rPr>
              <w:t>Request</w:t>
            </w:r>
          </w:p>
        </w:tc>
      </w:tr>
      <w:tr w:rsidR="00E36F0E" w:rsidRPr="00C82768" w14:paraId="2CFBCE7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C9A08C4"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hideMark/>
          </w:tcPr>
          <w:p w14:paraId="4C4F2098" w14:textId="77777777" w:rsidR="00E36F0E" w:rsidRPr="00C82768" w:rsidRDefault="00393DC0" w:rsidP="00E36F0E">
            <w:r>
              <w:t>pathId</w:t>
            </w:r>
          </w:p>
        </w:tc>
        <w:tc>
          <w:tcPr>
            <w:tcW w:w="900" w:type="dxa"/>
            <w:tcBorders>
              <w:top w:val="single" w:sz="4" w:space="0" w:color="auto"/>
              <w:left w:val="single" w:sz="4" w:space="0" w:color="auto"/>
              <w:bottom w:val="single" w:sz="4" w:space="0" w:color="auto"/>
              <w:right w:val="single" w:sz="4" w:space="0" w:color="auto"/>
            </w:tcBorders>
            <w:hideMark/>
          </w:tcPr>
          <w:p w14:paraId="12A23572"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hideMark/>
          </w:tcPr>
          <w:p w14:paraId="73E9222A"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hideMark/>
          </w:tcPr>
          <w:p w14:paraId="51D09799" w14:textId="77777777" w:rsidR="00E36F0E" w:rsidRPr="000D0D7F"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hideMark/>
          </w:tcPr>
          <w:p w14:paraId="4A54A99D" w14:textId="77777777" w:rsidR="00E36F0E" w:rsidRPr="000D0D7F" w:rsidRDefault="00393DC0" w:rsidP="00E36F0E">
            <w:pPr>
              <w:rPr>
                <w:rFonts w:cs="Arial"/>
              </w:rPr>
            </w:pPr>
            <w:r w:rsidRPr="000D0D7F">
              <w:rPr>
                <w:rFonts w:cs="Arial"/>
                <w:szCs w:val="18"/>
                <w:shd w:val="clear" w:color="auto" w:fill="FFFFFF"/>
              </w:rPr>
              <w:t>Path Id used internally by CM</w:t>
            </w:r>
          </w:p>
        </w:tc>
      </w:tr>
      <w:tr w:rsidR="00E36F0E" w:rsidRPr="00C82768" w14:paraId="0A8B117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32D852C"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145ADB2E" w14:textId="77777777" w:rsidR="00E36F0E" w:rsidRPr="00C82768" w:rsidRDefault="00393DC0" w:rsidP="00E36F0E">
            <w:r>
              <w:t>origEcu</w:t>
            </w:r>
          </w:p>
        </w:tc>
        <w:tc>
          <w:tcPr>
            <w:tcW w:w="900" w:type="dxa"/>
            <w:tcBorders>
              <w:top w:val="single" w:sz="4" w:space="0" w:color="auto"/>
              <w:left w:val="single" w:sz="4" w:space="0" w:color="auto"/>
              <w:bottom w:val="single" w:sz="4" w:space="0" w:color="auto"/>
              <w:right w:val="single" w:sz="4" w:space="0" w:color="auto"/>
            </w:tcBorders>
          </w:tcPr>
          <w:p w14:paraId="7C97204A"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4CBEBA02"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4BF2B3C5" w14:textId="77777777" w:rsidR="00E36F0E" w:rsidRPr="00F1221C" w:rsidRDefault="00393DC0" w:rsidP="00E36F0E">
            <w:r w:rsidRPr="00F1221C">
              <w:t>Char Value:0-255</w:t>
            </w:r>
          </w:p>
          <w:p w14:paraId="38E76CA0" w14:textId="77777777" w:rsidR="00E36F0E" w:rsidRPr="000D0D7F"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213F0AB9" w14:textId="77777777" w:rsidR="00E36F0E" w:rsidRPr="000D0D7F" w:rsidRDefault="00393DC0" w:rsidP="00E36F0E">
            <w:pPr>
              <w:rPr>
                <w:rFonts w:cs="Arial"/>
              </w:rPr>
            </w:pPr>
            <w:r>
              <w:rPr>
                <w:rFonts w:cs="Arial"/>
                <w:szCs w:val="18"/>
                <w:shd w:val="clear" w:color="auto" w:fill="FFFFFF"/>
              </w:rPr>
              <w:t>Origination ECU enum in string format</w:t>
            </w:r>
          </w:p>
        </w:tc>
      </w:tr>
      <w:tr w:rsidR="00E36F0E" w:rsidRPr="00C82768" w14:paraId="3526DF0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4297C77"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1698953C" w14:textId="77777777" w:rsidR="00E36F0E" w:rsidRPr="00C82768" w:rsidRDefault="00393DC0" w:rsidP="00E36F0E">
            <w:r>
              <w:t>ifaceEcu</w:t>
            </w:r>
          </w:p>
        </w:tc>
        <w:tc>
          <w:tcPr>
            <w:tcW w:w="900" w:type="dxa"/>
            <w:tcBorders>
              <w:top w:val="single" w:sz="4" w:space="0" w:color="auto"/>
              <w:left w:val="single" w:sz="4" w:space="0" w:color="auto"/>
              <w:bottom w:val="single" w:sz="4" w:space="0" w:color="auto"/>
              <w:right w:val="single" w:sz="4" w:space="0" w:color="auto"/>
            </w:tcBorders>
          </w:tcPr>
          <w:p w14:paraId="76A1D484"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3962D539"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1F9ABC8F" w14:textId="77777777" w:rsidR="00E36F0E" w:rsidRPr="00F1221C" w:rsidRDefault="00393DC0" w:rsidP="00E36F0E">
            <w:r w:rsidRPr="00F1221C">
              <w:t>Char Value:0-255</w:t>
            </w:r>
          </w:p>
          <w:p w14:paraId="0E406D0E"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58A460EA" w14:textId="77777777" w:rsidR="00E36F0E" w:rsidRPr="000D0D7F" w:rsidRDefault="00393DC0" w:rsidP="00E36F0E">
            <w:pPr>
              <w:rPr>
                <w:rFonts w:cs="Arial"/>
              </w:rPr>
            </w:pPr>
            <w:r>
              <w:rPr>
                <w:rFonts w:cs="Arial"/>
                <w:szCs w:val="18"/>
                <w:shd w:val="clear" w:color="auto" w:fill="FFFFFF"/>
              </w:rPr>
              <w:t>Interface ECU enum in string format</w:t>
            </w:r>
          </w:p>
        </w:tc>
      </w:tr>
      <w:tr w:rsidR="00E36F0E" w:rsidRPr="00C82768" w14:paraId="3B16E2F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F45F5B7"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29F04AD8" w14:textId="77777777" w:rsidR="00E36F0E" w:rsidRDefault="00393DC0" w:rsidP="00E36F0E">
            <w:r>
              <w:t>linkId</w:t>
            </w:r>
          </w:p>
        </w:tc>
        <w:tc>
          <w:tcPr>
            <w:tcW w:w="900" w:type="dxa"/>
            <w:tcBorders>
              <w:top w:val="single" w:sz="4" w:space="0" w:color="auto"/>
              <w:left w:val="single" w:sz="4" w:space="0" w:color="auto"/>
              <w:bottom w:val="single" w:sz="4" w:space="0" w:color="auto"/>
              <w:right w:val="single" w:sz="4" w:space="0" w:color="auto"/>
            </w:tcBorders>
          </w:tcPr>
          <w:p w14:paraId="02740063"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373F871E" w14:textId="77777777" w:rsidR="00E36F0E" w:rsidRPr="007C7F9D" w:rsidRDefault="00393DC0" w:rsidP="00E36F0E">
            <w:r w:rsidRPr="007C7F9D">
              <w:t>-</w:t>
            </w:r>
            <w:r>
              <w:t xml:space="preserve"> </w:t>
            </w:r>
          </w:p>
        </w:tc>
        <w:tc>
          <w:tcPr>
            <w:tcW w:w="1170" w:type="dxa"/>
            <w:tcBorders>
              <w:top w:val="single" w:sz="4" w:space="0" w:color="auto"/>
              <w:left w:val="single" w:sz="4" w:space="0" w:color="auto"/>
              <w:bottom w:val="single" w:sz="4" w:space="0" w:color="auto"/>
              <w:right w:val="single" w:sz="4" w:space="0" w:color="auto"/>
            </w:tcBorders>
          </w:tcPr>
          <w:p w14:paraId="1B2F69BD" w14:textId="77777777" w:rsidR="00E36F0E" w:rsidRPr="00F1221C" w:rsidRDefault="00393DC0" w:rsidP="00E36F0E">
            <w:r w:rsidRPr="00F1221C">
              <w:t>Char Value:0-255</w:t>
            </w:r>
          </w:p>
          <w:p w14:paraId="04F827FE"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3F22F4D2" w14:textId="77777777" w:rsidR="00E36F0E" w:rsidRPr="000D0D7F" w:rsidRDefault="00393DC0" w:rsidP="00E36F0E">
            <w:pPr>
              <w:rPr>
                <w:rFonts w:cs="Arial"/>
                <w:szCs w:val="18"/>
                <w:shd w:val="clear" w:color="auto" w:fill="FFFFFF"/>
              </w:rPr>
            </w:pPr>
            <w:r>
              <w:rPr>
                <w:rFonts w:cs="Arial"/>
                <w:szCs w:val="18"/>
                <w:shd w:val="clear" w:color="auto" w:fill="FFFFFF"/>
              </w:rPr>
              <w:t>Unique link ID generated by Networking</w:t>
            </w:r>
          </w:p>
        </w:tc>
      </w:tr>
      <w:tr w:rsidR="00E36F0E" w:rsidRPr="00C82768" w14:paraId="2FC745C7"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780D42C4" w14:textId="77777777" w:rsidR="00E36F0E" w:rsidRPr="00C82768" w:rsidRDefault="00393DC0" w:rsidP="00E36F0E">
            <w:r w:rsidRPr="00C82768">
              <w:rPr>
                <w:b/>
              </w:rPr>
              <w:t>Response</w:t>
            </w:r>
          </w:p>
        </w:tc>
      </w:tr>
      <w:tr w:rsidR="00E36F0E" w:rsidRPr="00C82768" w14:paraId="4EEB613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ACC9E6A"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6E6080C" w14:textId="77777777" w:rsidR="00E36F0E" w:rsidRPr="00C82768" w:rsidRDefault="00393DC0" w:rsidP="00E36F0E">
            <w:r>
              <w:t>pathId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1CF8F66"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2BD0A22"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93A782C" w14:textId="77777777" w:rsidR="00E36F0E" w:rsidRPr="000D0D7F"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320DDD6" w14:textId="77777777" w:rsidR="00E36F0E" w:rsidRPr="000D0D7F" w:rsidRDefault="00393DC0" w:rsidP="00E36F0E">
            <w:pPr>
              <w:rPr>
                <w:rFonts w:cs="Arial"/>
                <w:szCs w:val="20"/>
              </w:rPr>
            </w:pPr>
            <w:r w:rsidRPr="000D0D7F">
              <w:rPr>
                <w:rFonts w:cs="Arial"/>
                <w:szCs w:val="20"/>
                <w:shd w:val="clear" w:color="auto" w:fill="FFFFFF"/>
              </w:rPr>
              <w:t>Path Id used internally by CM</w:t>
            </w:r>
          </w:p>
        </w:tc>
      </w:tr>
      <w:tr w:rsidR="00E36F0E" w:rsidRPr="00C82768" w14:paraId="48BEA47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6FE3CCC"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26F3D91" w14:textId="77777777" w:rsidR="00E36F0E" w:rsidRDefault="00393DC0" w:rsidP="00E36F0E">
            <w:r>
              <w:t>origEcu</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099CD41"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763E777" w14:textId="77777777" w:rsidR="00E36F0E" w:rsidRPr="007C7F9D" w:rsidRDefault="00393DC0" w:rsidP="00E36F0E">
            <w:r w:rsidRPr="007C7F9D">
              <w:t>-</w:t>
            </w:r>
            <w:r>
              <w:t xml:space="preserve"> </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EB3AA8E" w14:textId="77777777" w:rsidR="00E36F0E" w:rsidRPr="00F1221C" w:rsidRDefault="00393DC0" w:rsidP="00E36F0E">
            <w:r w:rsidRPr="00F1221C">
              <w:t>Char Value:0-255</w:t>
            </w:r>
          </w:p>
          <w:p w14:paraId="5DA2D9D5" w14:textId="77777777" w:rsidR="00E36F0E" w:rsidRPr="000D0D7F" w:rsidRDefault="00393DC0" w:rsidP="00E36F0E">
            <w:r w:rsidRPr="00F1221C">
              <w:lastRenderedPageBreak/>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B8BAED3" w14:textId="77777777" w:rsidR="00E36F0E" w:rsidRPr="000D0D7F" w:rsidRDefault="00393DC0" w:rsidP="00E36F0E">
            <w:pPr>
              <w:rPr>
                <w:rFonts w:cs="Arial"/>
                <w:szCs w:val="20"/>
                <w:shd w:val="clear" w:color="auto" w:fill="FFFFFF"/>
              </w:rPr>
            </w:pPr>
            <w:r>
              <w:rPr>
                <w:rFonts w:cs="Arial"/>
                <w:szCs w:val="20"/>
                <w:shd w:val="clear" w:color="auto" w:fill="FFFFFF"/>
              </w:rPr>
              <w:lastRenderedPageBreak/>
              <w:t>Origination ECU enum in string format</w:t>
            </w:r>
          </w:p>
        </w:tc>
      </w:tr>
      <w:tr w:rsidR="00E36F0E" w:rsidRPr="00C82768" w14:paraId="4C38DC1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4B7BAC6"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7852675" w14:textId="77777777" w:rsidR="00E36F0E" w:rsidRPr="00C82768" w:rsidRDefault="00393DC0" w:rsidP="00E36F0E">
            <w:r>
              <w:t>VlanRet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A2118E4"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2C4BA1F"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0250230" w14:textId="77777777" w:rsidR="00E36F0E" w:rsidRPr="00C82768"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6D1DDDA" w14:textId="77777777" w:rsidR="00E36F0E" w:rsidRPr="000D0D7F" w:rsidRDefault="00393DC0" w:rsidP="00E36F0E">
            <w:pPr>
              <w:rPr>
                <w:rFonts w:cs="Arial"/>
                <w:szCs w:val="20"/>
              </w:rPr>
            </w:pPr>
            <w:r w:rsidRPr="000D0D7F">
              <w:rPr>
                <w:rFonts w:cs="Arial"/>
                <w:szCs w:val="20"/>
                <w:shd w:val="clear" w:color="auto" w:fill="FFFFFF"/>
              </w:rPr>
              <w:t>Return code for command</w:t>
            </w:r>
          </w:p>
        </w:tc>
      </w:tr>
      <w:tr w:rsidR="00E36F0E" w:rsidRPr="00C82768" w14:paraId="3730D8B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C6168A1"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FF7BA6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DB62FE5"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1584C6B" w14:textId="77777777" w:rsidR="00E36F0E" w:rsidRPr="00C82768" w:rsidRDefault="00393DC0" w:rsidP="00E36F0E">
            <w:r>
              <w:t>VLAN_ERROR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37871C0" w14:textId="77777777" w:rsidR="00E36F0E" w:rsidRPr="00C82768"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EB09429" w14:textId="77777777" w:rsidR="00E36F0E" w:rsidRPr="000D0D7F" w:rsidRDefault="00E36F0E" w:rsidP="00E36F0E">
            <w:pPr>
              <w:rPr>
                <w:rFonts w:cs="Arial"/>
                <w:szCs w:val="20"/>
              </w:rPr>
            </w:pPr>
          </w:p>
        </w:tc>
      </w:tr>
      <w:tr w:rsidR="00E36F0E" w:rsidRPr="00C82768" w14:paraId="4FF9154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7F5B213"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7BD707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98FB4A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9136D4C" w14:textId="77777777" w:rsidR="00E36F0E" w:rsidRPr="00C82768" w:rsidRDefault="00393DC0" w:rsidP="00E36F0E">
            <w:r>
              <w:t>VLAN_SUCCESS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954E0A4" w14:textId="77777777" w:rsidR="00E36F0E" w:rsidRPr="00C82768"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83AB9DD" w14:textId="77777777" w:rsidR="00E36F0E" w:rsidRPr="000D0D7F" w:rsidRDefault="00E36F0E" w:rsidP="00E36F0E">
            <w:pPr>
              <w:rPr>
                <w:rFonts w:cs="Arial"/>
                <w:szCs w:val="20"/>
              </w:rPr>
            </w:pPr>
          </w:p>
        </w:tc>
      </w:tr>
    </w:tbl>
    <w:p w14:paraId="40D4F37C" w14:textId="4C306F20" w:rsidR="00E36F0E" w:rsidRDefault="00393DC0" w:rsidP="00506E2F">
      <w:pPr>
        <w:pStyle w:val="Heading4"/>
      </w:pPr>
      <w:r w:rsidRPr="00B9479B">
        <w:t>MD-REQ-380265/D-NetworkInterfaceAllocation</w:t>
      </w:r>
    </w:p>
    <w:p w14:paraId="0AF21DDD" w14:textId="77777777" w:rsidR="00E36F0E" w:rsidRPr="003407D1" w:rsidRDefault="00393DC0" w:rsidP="00E36F0E">
      <w:pPr>
        <w:rPr>
          <w:rFonts w:cs="Arial"/>
        </w:rPr>
      </w:pPr>
      <w:r w:rsidRPr="003407D1">
        <w:rPr>
          <w:rFonts w:cs="Arial"/>
        </w:rPr>
        <w:t>This API is used internally by WIRClient and WIRServer to request a new network interface. WIR also uses this API for its response. The response will return success or failure, actual interface is returned through NetworkInterfaceAllocationStatusInd.</w:t>
      </w:r>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890"/>
        <w:gridCol w:w="170"/>
        <w:gridCol w:w="910"/>
        <w:gridCol w:w="2160"/>
        <w:gridCol w:w="1440"/>
        <w:gridCol w:w="2070"/>
      </w:tblGrid>
      <w:tr w:rsidR="00E36F0E" w:rsidRPr="003407D1" w14:paraId="45A3D67D" w14:textId="77777777" w:rsidTr="00506E2F">
        <w:trPr>
          <w:jc w:val="center"/>
        </w:trPr>
        <w:tc>
          <w:tcPr>
            <w:tcW w:w="9265" w:type="dxa"/>
            <w:gridSpan w:val="7"/>
            <w:tcBorders>
              <w:top w:val="single" w:sz="4" w:space="0" w:color="auto"/>
              <w:left w:val="single" w:sz="4" w:space="0" w:color="auto"/>
              <w:bottom w:val="single" w:sz="4" w:space="0" w:color="auto"/>
              <w:right w:val="single" w:sz="4" w:space="0" w:color="auto"/>
            </w:tcBorders>
            <w:shd w:val="clear" w:color="auto" w:fill="808080"/>
          </w:tcPr>
          <w:p w14:paraId="057070CB" w14:textId="77777777" w:rsidR="00E36F0E" w:rsidRPr="003407D1" w:rsidRDefault="00E36F0E" w:rsidP="00E36F0E">
            <w:pPr>
              <w:spacing w:line="256" w:lineRule="auto"/>
              <w:rPr>
                <w:rFonts w:cs="Arial"/>
              </w:rPr>
            </w:pPr>
          </w:p>
        </w:tc>
      </w:tr>
      <w:tr w:rsidR="00E36F0E" w:rsidRPr="003407D1" w14:paraId="642A3361" w14:textId="77777777" w:rsidTr="00506E2F">
        <w:trPr>
          <w:jc w:val="center"/>
        </w:trPr>
        <w:tc>
          <w:tcPr>
            <w:tcW w:w="2685" w:type="dxa"/>
            <w:gridSpan w:val="3"/>
            <w:tcBorders>
              <w:top w:val="single" w:sz="4" w:space="0" w:color="auto"/>
              <w:left w:val="single" w:sz="4" w:space="0" w:color="auto"/>
              <w:bottom w:val="single" w:sz="4" w:space="0" w:color="auto"/>
              <w:right w:val="single" w:sz="4" w:space="0" w:color="auto"/>
            </w:tcBorders>
          </w:tcPr>
          <w:p w14:paraId="396862D6" w14:textId="77777777" w:rsidR="00E36F0E" w:rsidRPr="003407D1" w:rsidRDefault="00393DC0" w:rsidP="00E36F0E">
            <w:pPr>
              <w:spacing w:line="256" w:lineRule="auto"/>
              <w:jc w:val="right"/>
              <w:rPr>
                <w:rFonts w:cs="Arial"/>
              </w:rPr>
            </w:pPr>
            <w:r w:rsidRPr="003407D1">
              <w:rPr>
                <w:rFonts w:cs="Arial"/>
                <w:b/>
              </w:rPr>
              <w:t>Method Type</w:t>
            </w:r>
          </w:p>
        </w:tc>
        <w:tc>
          <w:tcPr>
            <w:tcW w:w="6580" w:type="dxa"/>
            <w:gridSpan w:val="4"/>
            <w:tcBorders>
              <w:top w:val="single" w:sz="4" w:space="0" w:color="auto"/>
              <w:left w:val="single" w:sz="4" w:space="0" w:color="auto"/>
              <w:bottom w:val="single" w:sz="4" w:space="0" w:color="auto"/>
              <w:right w:val="single" w:sz="4" w:space="0" w:color="auto"/>
            </w:tcBorders>
            <w:vAlign w:val="center"/>
            <w:hideMark/>
          </w:tcPr>
          <w:p w14:paraId="74A47505" w14:textId="77777777" w:rsidR="00E36F0E" w:rsidRPr="003407D1" w:rsidRDefault="00393DC0" w:rsidP="00E36F0E">
            <w:pPr>
              <w:spacing w:line="256" w:lineRule="auto"/>
              <w:rPr>
                <w:rFonts w:cs="Arial"/>
              </w:rPr>
            </w:pPr>
            <w:r w:rsidRPr="003407D1">
              <w:rPr>
                <w:rFonts w:cs="Arial"/>
              </w:rPr>
              <w:t>One-Shot (A-Synch)</w:t>
            </w:r>
          </w:p>
        </w:tc>
      </w:tr>
      <w:tr w:rsidR="00E36F0E" w:rsidRPr="003407D1" w14:paraId="36F0CDB0" w14:textId="77777777" w:rsidTr="00506E2F">
        <w:trPr>
          <w:jc w:val="center"/>
        </w:trPr>
        <w:tc>
          <w:tcPr>
            <w:tcW w:w="2685" w:type="dxa"/>
            <w:gridSpan w:val="3"/>
            <w:tcBorders>
              <w:top w:val="single" w:sz="4" w:space="0" w:color="auto"/>
              <w:left w:val="single" w:sz="4" w:space="0" w:color="auto"/>
              <w:bottom w:val="single" w:sz="4" w:space="0" w:color="auto"/>
              <w:right w:val="single" w:sz="4" w:space="0" w:color="auto"/>
            </w:tcBorders>
          </w:tcPr>
          <w:p w14:paraId="4202061A" w14:textId="77777777" w:rsidR="00E36F0E" w:rsidRPr="003407D1" w:rsidRDefault="00393DC0" w:rsidP="00E36F0E">
            <w:pPr>
              <w:spacing w:line="256" w:lineRule="auto"/>
              <w:jc w:val="right"/>
              <w:rPr>
                <w:rFonts w:cs="Arial"/>
              </w:rPr>
            </w:pPr>
            <w:r w:rsidRPr="003407D1">
              <w:rPr>
                <w:rFonts w:cs="Arial"/>
                <w:b/>
              </w:rPr>
              <w:t>QoS Level</w:t>
            </w:r>
          </w:p>
        </w:tc>
        <w:tc>
          <w:tcPr>
            <w:tcW w:w="6580" w:type="dxa"/>
            <w:gridSpan w:val="4"/>
            <w:tcBorders>
              <w:top w:val="single" w:sz="4" w:space="0" w:color="auto"/>
              <w:left w:val="single" w:sz="4" w:space="0" w:color="auto"/>
              <w:bottom w:val="single" w:sz="4" w:space="0" w:color="auto"/>
              <w:right w:val="single" w:sz="4" w:space="0" w:color="auto"/>
            </w:tcBorders>
            <w:vAlign w:val="center"/>
            <w:hideMark/>
          </w:tcPr>
          <w:p w14:paraId="62B0E291" w14:textId="77777777" w:rsidR="00E36F0E" w:rsidRPr="003407D1" w:rsidRDefault="00393DC0" w:rsidP="00E36F0E">
            <w:pPr>
              <w:spacing w:line="256" w:lineRule="auto"/>
              <w:rPr>
                <w:rFonts w:cs="Arial"/>
              </w:rPr>
            </w:pPr>
            <w:r w:rsidRPr="003407D1">
              <w:rPr>
                <w:rFonts w:cs="Arial"/>
              </w:rPr>
              <w:t>Default</w:t>
            </w:r>
          </w:p>
        </w:tc>
      </w:tr>
      <w:tr w:rsidR="00E36F0E" w:rsidRPr="003407D1" w14:paraId="54061887" w14:textId="77777777" w:rsidTr="00506E2F">
        <w:trPr>
          <w:jc w:val="center"/>
        </w:trPr>
        <w:tc>
          <w:tcPr>
            <w:tcW w:w="2685" w:type="dxa"/>
            <w:gridSpan w:val="3"/>
            <w:tcBorders>
              <w:top w:val="single" w:sz="4" w:space="0" w:color="auto"/>
              <w:left w:val="single" w:sz="4" w:space="0" w:color="auto"/>
              <w:bottom w:val="single" w:sz="4" w:space="0" w:color="auto"/>
              <w:right w:val="single" w:sz="4" w:space="0" w:color="auto"/>
            </w:tcBorders>
          </w:tcPr>
          <w:p w14:paraId="4F0F99D3" w14:textId="77777777" w:rsidR="00E36F0E" w:rsidRPr="003407D1" w:rsidRDefault="00393DC0" w:rsidP="00E36F0E">
            <w:pPr>
              <w:spacing w:line="256" w:lineRule="auto"/>
              <w:jc w:val="right"/>
              <w:rPr>
                <w:rFonts w:cs="Arial"/>
              </w:rPr>
            </w:pPr>
            <w:r w:rsidRPr="003407D1">
              <w:rPr>
                <w:rFonts w:cs="Arial"/>
                <w:b/>
              </w:rPr>
              <w:t>Retained</w:t>
            </w:r>
          </w:p>
        </w:tc>
        <w:tc>
          <w:tcPr>
            <w:tcW w:w="6580" w:type="dxa"/>
            <w:gridSpan w:val="4"/>
            <w:tcBorders>
              <w:top w:val="single" w:sz="4" w:space="0" w:color="auto"/>
              <w:left w:val="single" w:sz="4" w:space="0" w:color="auto"/>
              <w:bottom w:val="single" w:sz="4" w:space="0" w:color="auto"/>
              <w:right w:val="single" w:sz="4" w:space="0" w:color="auto"/>
            </w:tcBorders>
            <w:vAlign w:val="center"/>
            <w:hideMark/>
          </w:tcPr>
          <w:p w14:paraId="248D1908" w14:textId="77777777" w:rsidR="00E36F0E" w:rsidRPr="003407D1" w:rsidRDefault="00393DC0" w:rsidP="00E36F0E">
            <w:pPr>
              <w:spacing w:line="256" w:lineRule="auto"/>
              <w:rPr>
                <w:rFonts w:cs="Arial"/>
              </w:rPr>
            </w:pPr>
            <w:r w:rsidRPr="003407D1">
              <w:rPr>
                <w:rFonts w:cs="Arial"/>
              </w:rPr>
              <w:t>No</w:t>
            </w:r>
          </w:p>
        </w:tc>
      </w:tr>
      <w:tr w:rsidR="00E36F0E" w:rsidRPr="003407D1" w14:paraId="423B2E4A" w14:textId="77777777" w:rsidTr="00506E2F">
        <w:trPr>
          <w:trHeight w:val="70"/>
          <w:jc w:val="center"/>
        </w:trPr>
        <w:tc>
          <w:tcPr>
            <w:tcW w:w="9265" w:type="dxa"/>
            <w:gridSpan w:val="7"/>
            <w:tcBorders>
              <w:top w:val="single" w:sz="4" w:space="0" w:color="auto"/>
              <w:left w:val="single" w:sz="4" w:space="0" w:color="auto"/>
              <w:bottom w:val="single" w:sz="4" w:space="0" w:color="auto"/>
              <w:right w:val="single" w:sz="4" w:space="0" w:color="auto"/>
            </w:tcBorders>
            <w:shd w:val="clear" w:color="auto" w:fill="808080"/>
          </w:tcPr>
          <w:p w14:paraId="08E7DDF8" w14:textId="77777777" w:rsidR="00E36F0E" w:rsidRPr="003407D1" w:rsidRDefault="00E36F0E" w:rsidP="00E36F0E">
            <w:pPr>
              <w:spacing w:line="256" w:lineRule="auto"/>
              <w:rPr>
                <w:rFonts w:cs="Arial"/>
              </w:rPr>
            </w:pPr>
          </w:p>
        </w:tc>
      </w:tr>
      <w:tr w:rsidR="00E36F0E" w:rsidRPr="003407D1" w14:paraId="501B017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736B9363" w14:textId="77777777" w:rsidR="00E36F0E" w:rsidRPr="003407D1" w:rsidRDefault="00393DC0" w:rsidP="00E36F0E">
            <w:pPr>
              <w:jc w:val="center"/>
              <w:rPr>
                <w:rFonts w:cs="Arial"/>
                <w:b/>
              </w:rPr>
            </w:pPr>
            <w:r w:rsidRPr="003407D1">
              <w:rPr>
                <w:rFonts w:cs="Arial"/>
                <w:b/>
              </w:rPr>
              <w:t>R/O</w:t>
            </w:r>
          </w:p>
        </w:tc>
        <w:tc>
          <w:tcPr>
            <w:tcW w:w="189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1023A40" w14:textId="77777777" w:rsidR="00E36F0E" w:rsidRPr="003407D1" w:rsidRDefault="00393DC0" w:rsidP="00E36F0E">
            <w:pPr>
              <w:rPr>
                <w:rFonts w:cs="Arial"/>
                <w:b/>
              </w:rPr>
            </w:pPr>
            <w:r w:rsidRPr="003407D1">
              <w:rPr>
                <w:rFonts w:cs="Arial"/>
                <w:b/>
              </w:rPr>
              <w:t>Name</w:t>
            </w:r>
          </w:p>
        </w:tc>
        <w:tc>
          <w:tcPr>
            <w:tcW w:w="1080" w:type="dxa"/>
            <w:gridSpan w:val="2"/>
            <w:tcBorders>
              <w:top w:val="single" w:sz="4" w:space="0" w:color="auto"/>
              <w:left w:val="single" w:sz="4" w:space="0" w:color="auto"/>
              <w:bottom w:val="single" w:sz="4" w:space="0" w:color="auto"/>
              <w:right w:val="single" w:sz="4" w:space="0" w:color="auto"/>
            </w:tcBorders>
            <w:shd w:val="clear" w:color="auto" w:fill="A6A6A6"/>
            <w:hideMark/>
          </w:tcPr>
          <w:p w14:paraId="4D815156" w14:textId="77777777" w:rsidR="00E36F0E" w:rsidRPr="003407D1" w:rsidRDefault="00393DC0" w:rsidP="00E36F0E">
            <w:pPr>
              <w:rPr>
                <w:rFonts w:cs="Arial"/>
                <w:b/>
              </w:rPr>
            </w:pPr>
            <w:r w:rsidRPr="003407D1">
              <w:rPr>
                <w:rFonts w:cs="Arial"/>
                <w:b/>
              </w:rPr>
              <w:t>Type</w:t>
            </w:r>
          </w:p>
        </w:tc>
        <w:tc>
          <w:tcPr>
            <w:tcW w:w="216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51A30E6" w14:textId="77777777" w:rsidR="00E36F0E" w:rsidRPr="003407D1" w:rsidRDefault="00393DC0" w:rsidP="00E36F0E">
            <w:pPr>
              <w:rPr>
                <w:rFonts w:cs="Arial"/>
                <w:b/>
              </w:rPr>
            </w:pPr>
            <w:r w:rsidRPr="003407D1">
              <w:rPr>
                <w:rFonts w:cs="Arial"/>
                <w:b/>
              </w:rPr>
              <w:t>Literals</w:t>
            </w:r>
          </w:p>
        </w:tc>
        <w:tc>
          <w:tcPr>
            <w:tcW w:w="144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8D2D900" w14:textId="77777777" w:rsidR="00E36F0E" w:rsidRPr="003407D1" w:rsidRDefault="00393DC0" w:rsidP="00E36F0E">
            <w:pPr>
              <w:rPr>
                <w:rFonts w:cs="Arial"/>
                <w:b/>
              </w:rPr>
            </w:pPr>
            <w:r w:rsidRPr="003407D1">
              <w:rPr>
                <w:rFonts w:cs="Arial"/>
                <w:b/>
              </w:rPr>
              <w:t>Value</w:t>
            </w:r>
          </w:p>
        </w:tc>
        <w:tc>
          <w:tcPr>
            <w:tcW w:w="20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BDB88C7" w14:textId="77777777" w:rsidR="00E36F0E" w:rsidRPr="003407D1" w:rsidRDefault="00393DC0" w:rsidP="00E36F0E">
            <w:pPr>
              <w:rPr>
                <w:rFonts w:cs="Arial"/>
                <w:b/>
              </w:rPr>
            </w:pPr>
            <w:r w:rsidRPr="003407D1">
              <w:rPr>
                <w:rFonts w:cs="Arial"/>
                <w:b/>
              </w:rPr>
              <w:t>Description</w:t>
            </w:r>
          </w:p>
        </w:tc>
      </w:tr>
      <w:tr w:rsidR="00E36F0E" w:rsidRPr="003407D1" w14:paraId="25D576CC" w14:textId="77777777" w:rsidTr="00506E2F">
        <w:trPr>
          <w:jc w:val="center"/>
        </w:trPr>
        <w:tc>
          <w:tcPr>
            <w:tcW w:w="9265" w:type="dxa"/>
            <w:gridSpan w:val="7"/>
            <w:tcBorders>
              <w:top w:val="single" w:sz="4" w:space="0" w:color="auto"/>
              <w:left w:val="single" w:sz="4" w:space="0" w:color="auto"/>
              <w:bottom w:val="single" w:sz="4" w:space="0" w:color="auto"/>
              <w:right w:val="single" w:sz="4" w:space="0" w:color="auto"/>
            </w:tcBorders>
            <w:shd w:val="clear" w:color="auto" w:fill="D9D9D9"/>
          </w:tcPr>
          <w:p w14:paraId="37146E3A" w14:textId="77777777" w:rsidR="00E36F0E" w:rsidRPr="003407D1" w:rsidRDefault="00393DC0" w:rsidP="00E36F0E">
            <w:pPr>
              <w:rPr>
                <w:rFonts w:cs="Arial"/>
                <w:b/>
              </w:rPr>
            </w:pPr>
            <w:r w:rsidRPr="003407D1">
              <w:rPr>
                <w:rFonts w:cs="Arial"/>
                <w:b/>
              </w:rPr>
              <w:t>Request</w:t>
            </w:r>
          </w:p>
        </w:tc>
      </w:tr>
      <w:tr w:rsidR="00E36F0E" w:rsidRPr="003407D1" w14:paraId="0D19404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93B2DC7"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3E57F193" w14:textId="77777777" w:rsidR="00E36F0E" w:rsidRPr="003407D1" w:rsidRDefault="00393DC0" w:rsidP="00E36F0E">
            <w:pPr>
              <w:rPr>
                <w:rFonts w:cs="Arial"/>
              </w:rPr>
            </w:pPr>
            <w:r w:rsidRPr="003407D1">
              <w:rPr>
                <w:rFonts w:cs="Arial"/>
              </w:rPr>
              <w:t>appId</w:t>
            </w:r>
          </w:p>
        </w:tc>
        <w:tc>
          <w:tcPr>
            <w:tcW w:w="1080" w:type="dxa"/>
            <w:gridSpan w:val="2"/>
            <w:tcBorders>
              <w:top w:val="single" w:sz="4" w:space="0" w:color="auto"/>
              <w:left w:val="single" w:sz="4" w:space="0" w:color="auto"/>
              <w:bottom w:val="single" w:sz="4" w:space="0" w:color="auto"/>
              <w:right w:val="single" w:sz="4" w:space="0" w:color="auto"/>
            </w:tcBorders>
          </w:tcPr>
          <w:p w14:paraId="4EDB7CC7" w14:textId="77777777" w:rsidR="00E36F0E" w:rsidRPr="003407D1" w:rsidRDefault="00393DC0" w:rsidP="00E36F0E">
            <w:pPr>
              <w:rPr>
                <w:rFonts w:cs="Arial"/>
              </w:rPr>
            </w:pPr>
            <w:r w:rsidRPr="003407D1">
              <w:rPr>
                <w:rFonts w:cs="Arial"/>
              </w:rPr>
              <w:t>String</w:t>
            </w:r>
          </w:p>
        </w:tc>
        <w:tc>
          <w:tcPr>
            <w:tcW w:w="2160" w:type="dxa"/>
            <w:tcBorders>
              <w:top w:val="single" w:sz="4" w:space="0" w:color="auto"/>
              <w:left w:val="single" w:sz="4" w:space="0" w:color="auto"/>
              <w:bottom w:val="single" w:sz="4" w:space="0" w:color="auto"/>
              <w:right w:val="single" w:sz="4" w:space="0" w:color="auto"/>
            </w:tcBorders>
          </w:tcPr>
          <w:p w14:paraId="554EB91B"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48202058" w14:textId="77777777" w:rsidR="00E36F0E" w:rsidRPr="003407D1" w:rsidRDefault="00393DC0" w:rsidP="00E36F0E">
            <w:pPr>
              <w:rPr>
                <w:rFonts w:cs="Arial"/>
              </w:rPr>
            </w:pPr>
            <w:r w:rsidRPr="003407D1">
              <w:rPr>
                <w:rFonts w:cs="Arial"/>
              </w:rPr>
              <w:t>Char Value:0-255</w:t>
            </w:r>
          </w:p>
          <w:p w14:paraId="13859A27" w14:textId="77777777" w:rsidR="00E36F0E" w:rsidRPr="003407D1" w:rsidRDefault="00393DC0" w:rsidP="00E36F0E">
            <w:pPr>
              <w:rPr>
                <w:rFonts w:cs="Arial"/>
                <w:highlight w:val="yellow"/>
              </w:rPr>
            </w:pPr>
            <w:r w:rsidRPr="003407D1">
              <w:rPr>
                <w:rFonts w:cs="Arial"/>
              </w:rPr>
              <w:t>No String length limit</w:t>
            </w:r>
          </w:p>
        </w:tc>
        <w:tc>
          <w:tcPr>
            <w:tcW w:w="2070" w:type="dxa"/>
            <w:tcBorders>
              <w:top w:val="single" w:sz="4" w:space="0" w:color="auto"/>
              <w:left w:val="single" w:sz="4" w:space="0" w:color="auto"/>
              <w:bottom w:val="single" w:sz="4" w:space="0" w:color="auto"/>
              <w:right w:val="single" w:sz="4" w:space="0" w:color="auto"/>
            </w:tcBorders>
          </w:tcPr>
          <w:p w14:paraId="077776E7" w14:textId="77777777" w:rsidR="00E36F0E" w:rsidRPr="003407D1" w:rsidRDefault="00393DC0" w:rsidP="00E36F0E">
            <w:pPr>
              <w:rPr>
                <w:rFonts w:cs="Arial"/>
              </w:rPr>
            </w:pPr>
            <w:r w:rsidRPr="003407D1">
              <w:rPr>
                <w:rFonts w:cs="Arial"/>
              </w:rPr>
              <w:t>WIR Client AppId</w:t>
            </w:r>
          </w:p>
        </w:tc>
      </w:tr>
      <w:tr w:rsidR="00E36F0E" w:rsidRPr="003407D1" w14:paraId="7C7AF17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CC2CA44"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77D66592" w14:textId="77777777" w:rsidR="00E36F0E" w:rsidRPr="003407D1" w:rsidRDefault="00393DC0" w:rsidP="00E36F0E">
            <w:pPr>
              <w:rPr>
                <w:rFonts w:cs="Arial"/>
              </w:rPr>
            </w:pPr>
            <w:r w:rsidRPr="003407D1">
              <w:rPr>
                <w:rFonts w:cs="Arial"/>
              </w:rPr>
              <w:t>allocId</w:t>
            </w:r>
          </w:p>
        </w:tc>
        <w:tc>
          <w:tcPr>
            <w:tcW w:w="1080" w:type="dxa"/>
            <w:gridSpan w:val="2"/>
            <w:tcBorders>
              <w:top w:val="single" w:sz="4" w:space="0" w:color="auto"/>
              <w:left w:val="single" w:sz="4" w:space="0" w:color="auto"/>
              <w:bottom w:val="single" w:sz="4" w:space="0" w:color="auto"/>
              <w:right w:val="single" w:sz="4" w:space="0" w:color="auto"/>
            </w:tcBorders>
          </w:tcPr>
          <w:p w14:paraId="77038E31" w14:textId="77777777" w:rsidR="00E36F0E" w:rsidRPr="003407D1" w:rsidRDefault="00393DC0" w:rsidP="00E36F0E">
            <w:pPr>
              <w:rPr>
                <w:rFonts w:cs="Arial"/>
              </w:rPr>
            </w:pPr>
            <w:r w:rsidRPr="003407D1">
              <w:rPr>
                <w:rFonts w:cs="Arial"/>
              </w:rPr>
              <w:t>Int32</w:t>
            </w:r>
          </w:p>
        </w:tc>
        <w:tc>
          <w:tcPr>
            <w:tcW w:w="2160" w:type="dxa"/>
            <w:tcBorders>
              <w:top w:val="single" w:sz="4" w:space="0" w:color="auto"/>
              <w:left w:val="single" w:sz="4" w:space="0" w:color="auto"/>
              <w:bottom w:val="single" w:sz="4" w:space="0" w:color="auto"/>
              <w:right w:val="single" w:sz="4" w:space="0" w:color="auto"/>
            </w:tcBorders>
          </w:tcPr>
          <w:p w14:paraId="5E72ED41"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7A04AF66" w14:textId="77777777" w:rsidR="00E36F0E" w:rsidRPr="003407D1" w:rsidRDefault="00393DC0" w:rsidP="00E36F0E">
            <w:pPr>
              <w:rPr>
                <w:rFonts w:cs="Arial"/>
              </w:rPr>
            </w:pPr>
            <w:r w:rsidRPr="003407D1">
              <w:rPr>
                <w:rFonts w:cs="Arial"/>
              </w:rPr>
              <w:t>0-4294967295</w:t>
            </w:r>
          </w:p>
        </w:tc>
        <w:tc>
          <w:tcPr>
            <w:tcW w:w="2070" w:type="dxa"/>
            <w:tcBorders>
              <w:top w:val="single" w:sz="4" w:space="0" w:color="auto"/>
              <w:left w:val="single" w:sz="4" w:space="0" w:color="auto"/>
              <w:bottom w:val="single" w:sz="4" w:space="0" w:color="auto"/>
              <w:right w:val="single" w:sz="4" w:space="0" w:color="auto"/>
            </w:tcBorders>
          </w:tcPr>
          <w:p w14:paraId="20C9E5A0" w14:textId="77777777" w:rsidR="00E36F0E" w:rsidRPr="003407D1" w:rsidRDefault="00393DC0" w:rsidP="00E36F0E">
            <w:pPr>
              <w:rPr>
                <w:rFonts w:cs="Arial"/>
              </w:rPr>
            </w:pPr>
            <w:r w:rsidRPr="003407D1">
              <w:rPr>
                <w:rFonts w:cs="Arial"/>
              </w:rPr>
              <w:t>Allocation ID will be assigned by WIR</w:t>
            </w:r>
          </w:p>
        </w:tc>
      </w:tr>
      <w:tr w:rsidR="00E36F0E" w:rsidRPr="003407D1" w14:paraId="6C8954E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38EEB08"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6CDB4262" w14:textId="77777777" w:rsidR="00E36F0E" w:rsidRPr="003407D1" w:rsidRDefault="00393DC0" w:rsidP="00E36F0E">
            <w:pPr>
              <w:rPr>
                <w:rFonts w:cs="Arial"/>
              </w:rPr>
            </w:pPr>
            <w:r w:rsidRPr="003407D1">
              <w:rPr>
                <w:rFonts w:cs="Arial"/>
              </w:rPr>
              <w:t>IntentType</w:t>
            </w:r>
          </w:p>
        </w:tc>
        <w:tc>
          <w:tcPr>
            <w:tcW w:w="1080" w:type="dxa"/>
            <w:gridSpan w:val="2"/>
            <w:tcBorders>
              <w:top w:val="single" w:sz="4" w:space="0" w:color="auto"/>
              <w:left w:val="single" w:sz="4" w:space="0" w:color="auto"/>
              <w:bottom w:val="single" w:sz="4" w:space="0" w:color="auto"/>
              <w:right w:val="single" w:sz="4" w:space="0" w:color="auto"/>
            </w:tcBorders>
          </w:tcPr>
          <w:p w14:paraId="328E9773" w14:textId="77777777" w:rsidR="00E36F0E" w:rsidRPr="003407D1" w:rsidRDefault="00393DC0" w:rsidP="00E36F0E">
            <w:pPr>
              <w:rPr>
                <w:rFonts w:cs="Arial"/>
              </w:rPr>
            </w:pPr>
            <w:r w:rsidRPr="003407D1">
              <w:rPr>
                <w:rFonts w:cs="Arial"/>
              </w:rPr>
              <w:t>Enum</w:t>
            </w:r>
          </w:p>
        </w:tc>
        <w:tc>
          <w:tcPr>
            <w:tcW w:w="2160" w:type="dxa"/>
            <w:tcBorders>
              <w:top w:val="single" w:sz="4" w:space="0" w:color="auto"/>
              <w:left w:val="single" w:sz="4" w:space="0" w:color="auto"/>
              <w:bottom w:val="single" w:sz="4" w:space="0" w:color="auto"/>
              <w:right w:val="single" w:sz="4" w:space="0" w:color="auto"/>
            </w:tcBorders>
          </w:tcPr>
          <w:p w14:paraId="2354D558"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08895E26" w14:textId="77777777" w:rsidR="00E36F0E" w:rsidRPr="003407D1" w:rsidRDefault="00393DC0" w:rsidP="00E36F0E">
            <w:pPr>
              <w:rPr>
                <w:rFonts w:cs="Arial"/>
              </w:rPr>
            </w:pPr>
            <w:r w:rsidRPr="003407D1">
              <w:rPr>
                <w:rFonts w:cs="Arial"/>
              </w:rPr>
              <w:t>-</w:t>
            </w:r>
          </w:p>
        </w:tc>
        <w:tc>
          <w:tcPr>
            <w:tcW w:w="2070" w:type="dxa"/>
            <w:tcBorders>
              <w:top w:val="single" w:sz="4" w:space="0" w:color="auto"/>
              <w:left w:val="single" w:sz="4" w:space="0" w:color="auto"/>
              <w:bottom w:val="single" w:sz="4" w:space="0" w:color="auto"/>
              <w:right w:val="single" w:sz="4" w:space="0" w:color="auto"/>
            </w:tcBorders>
          </w:tcPr>
          <w:p w14:paraId="18ED8EBB" w14:textId="77777777" w:rsidR="00E36F0E" w:rsidRPr="003407D1" w:rsidRDefault="00393DC0" w:rsidP="00E36F0E">
            <w:pPr>
              <w:rPr>
                <w:rFonts w:cs="Arial"/>
                <w:highlight w:val="yellow"/>
              </w:rPr>
            </w:pPr>
            <w:r w:rsidRPr="003407D1">
              <w:rPr>
                <w:rFonts w:cs="Arial"/>
              </w:rPr>
              <w:t>Intent Type</w:t>
            </w:r>
          </w:p>
        </w:tc>
      </w:tr>
      <w:tr w:rsidR="00E36F0E" w:rsidRPr="003407D1" w14:paraId="5CB481A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B8A1760"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2BAF9D69"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0B368F67"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4728161E" w14:textId="77777777" w:rsidR="00E36F0E" w:rsidRPr="003407D1" w:rsidRDefault="00393DC0" w:rsidP="00E36F0E">
            <w:pPr>
              <w:rPr>
                <w:rFonts w:cs="Arial"/>
              </w:rPr>
            </w:pPr>
            <w:r w:rsidRPr="003407D1">
              <w:rPr>
                <w:rFonts w:cs="Arial"/>
              </w:rPr>
              <w:t>Foreground</w:t>
            </w:r>
          </w:p>
        </w:tc>
        <w:tc>
          <w:tcPr>
            <w:tcW w:w="1440" w:type="dxa"/>
            <w:tcBorders>
              <w:top w:val="single" w:sz="4" w:space="0" w:color="auto"/>
              <w:left w:val="single" w:sz="4" w:space="0" w:color="auto"/>
              <w:bottom w:val="single" w:sz="4" w:space="0" w:color="auto"/>
              <w:right w:val="single" w:sz="4" w:space="0" w:color="auto"/>
            </w:tcBorders>
          </w:tcPr>
          <w:p w14:paraId="67E56379" w14:textId="77777777" w:rsidR="00E36F0E" w:rsidRPr="003407D1" w:rsidRDefault="00393DC0" w:rsidP="00E36F0E">
            <w:pPr>
              <w:rPr>
                <w:rFonts w:cs="Arial"/>
              </w:rPr>
            </w:pPr>
            <w:r w:rsidRPr="003407D1">
              <w:rPr>
                <w:rFonts w:cs="Arial"/>
              </w:rPr>
              <w:t>0x0</w:t>
            </w:r>
          </w:p>
        </w:tc>
        <w:tc>
          <w:tcPr>
            <w:tcW w:w="2070" w:type="dxa"/>
            <w:tcBorders>
              <w:top w:val="single" w:sz="4" w:space="0" w:color="auto"/>
              <w:left w:val="single" w:sz="4" w:space="0" w:color="auto"/>
              <w:bottom w:val="single" w:sz="4" w:space="0" w:color="auto"/>
              <w:right w:val="single" w:sz="4" w:space="0" w:color="auto"/>
            </w:tcBorders>
          </w:tcPr>
          <w:p w14:paraId="66260C58" w14:textId="77777777" w:rsidR="00E36F0E" w:rsidRPr="003407D1" w:rsidRDefault="00E36F0E" w:rsidP="00E36F0E">
            <w:pPr>
              <w:rPr>
                <w:rFonts w:cs="Arial"/>
                <w:highlight w:val="yellow"/>
              </w:rPr>
            </w:pPr>
          </w:p>
        </w:tc>
      </w:tr>
      <w:tr w:rsidR="00E36F0E" w:rsidRPr="003407D1" w14:paraId="51A6B0A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3DFD7C4"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0D652EBB"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7DBE7C12"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0FAAAAF7" w14:textId="77777777" w:rsidR="00E36F0E" w:rsidRPr="003407D1" w:rsidRDefault="00393DC0" w:rsidP="00E36F0E">
            <w:pPr>
              <w:rPr>
                <w:rFonts w:cs="Arial"/>
              </w:rPr>
            </w:pPr>
            <w:r w:rsidRPr="003407D1">
              <w:rPr>
                <w:rFonts w:cs="Arial"/>
              </w:rPr>
              <w:t>Background_</w:t>
            </w:r>
          </w:p>
          <w:p w14:paraId="216D72EA" w14:textId="77777777" w:rsidR="00E36F0E" w:rsidRPr="003407D1" w:rsidRDefault="00393DC0" w:rsidP="00E36F0E">
            <w:pPr>
              <w:rPr>
                <w:rFonts w:cs="Arial"/>
              </w:rPr>
            </w:pPr>
            <w:r w:rsidRPr="003407D1">
              <w:rPr>
                <w:rFonts w:cs="Arial"/>
              </w:rPr>
              <w:t>BestEffort</w:t>
            </w:r>
          </w:p>
        </w:tc>
        <w:tc>
          <w:tcPr>
            <w:tcW w:w="1440" w:type="dxa"/>
            <w:tcBorders>
              <w:top w:val="single" w:sz="4" w:space="0" w:color="auto"/>
              <w:left w:val="single" w:sz="4" w:space="0" w:color="auto"/>
              <w:bottom w:val="single" w:sz="4" w:space="0" w:color="auto"/>
              <w:right w:val="single" w:sz="4" w:space="0" w:color="auto"/>
            </w:tcBorders>
          </w:tcPr>
          <w:p w14:paraId="7EDE42C9" w14:textId="77777777" w:rsidR="00E36F0E" w:rsidRPr="003407D1" w:rsidRDefault="00393DC0" w:rsidP="00E36F0E">
            <w:pPr>
              <w:rPr>
                <w:rFonts w:cs="Arial"/>
              </w:rPr>
            </w:pPr>
            <w:r w:rsidRPr="003407D1">
              <w:rPr>
                <w:rFonts w:cs="Arial"/>
              </w:rPr>
              <w:t>0x1</w:t>
            </w:r>
          </w:p>
        </w:tc>
        <w:tc>
          <w:tcPr>
            <w:tcW w:w="2070" w:type="dxa"/>
            <w:tcBorders>
              <w:top w:val="single" w:sz="4" w:space="0" w:color="auto"/>
              <w:left w:val="single" w:sz="4" w:space="0" w:color="auto"/>
              <w:bottom w:val="single" w:sz="4" w:space="0" w:color="auto"/>
              <w:right w:val="single" w:sz="4" w:space="0" w:color="auto"/>
            </w:tcBorders>
          </w:tcPr>
          <w:p w14:paraId="2FB519AC" w14:textId="77777777" w:rsidR="00E36F0E" w:rsidRPr="003407D1" w:rsidRDefault="00E36F0E" w:rsidP="00E36F0E">
            <w:pPr>
              <w:rPr>
                <w:rFonts w:cs="Arial"/>
                <w:highlight w:val="yellow"/>
              </w:rPr>
            </w:pPr>
          </w:p>
        </w:tc>
      </w:tr>
      <w:tr w:rsidR="00E36F0E" w:rsidRPr="003407D1" w14:paraId="141E747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2D4CAD9"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38768CD2"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370531A7"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5D4EAA95" w14:textId="77777777" w:rsidR="00E36F0E" w:rsidRPr="003407D1" w:rsidRDefault="00393DC0" w:rsidP="00E36F0E">
            <w:pPr>
              <w:rPr>
                <w:rFonts w:cs="Arial"/>
              </w:rPr>
            </w:pPr>
            <w:r w:rsidRPr="003407D1">
              <w:rPr>
                <w:rFonts w:cs="Arial"/>
              </w:rPr>
              <w:t>Background_</w:t>
            </w:r>
          </w:p>
          <w:p w14:paraId="2DF30AF2" w14:textId="77777777" w:rsidR="00E36F0E" w:rsidRPr="003407D1" w:rsidRDefault="00393DC0" w:rsidP="00E36F0E">
            <w:pPr>
              <w:rPr>
                <w:rFonts w:cs="Arial"/>
              </w:rPr>
            </w:pPr>
            <w:r w:rsidRPr="003407D1">
              <w:rPr>
                <w:rFonts w:cs="Arial"/>
              </w:rPr>
              <w:t>Guaranteed</w:t>
            </w:r>
          </w:p>
        </w:tc>
        <w:tc>
          <w:tcPr>
            <w:tcW w:w="1440" w:type="dxa"/>
            <w:tcBorders>
              <w:top w:val="single" w:sz="4" w:space="0" w:color="auto"/>
              <w:left w:val="single" w:sz="4" w:space="0" w:color="auto"/>
              <w:bottom w:val="single" w:sz="4" w:space="0" w:color="auto"/>
              <w:right w:val="single" w:sz="4" w:space="0" w:color="auto"/>
            </w:tcBorders>
          </w:tcPr>
          <w:p w14:paraId="5FF7A035" w14:textId="77777777" w:rsidR="00E36F0E" w:rsidRPr="003407D1" w:rsidRDefault="00393DC0" w:rsidP="00E36F0E">
            <w:pPr>
              <w:rPr>
                <w:rFonts w:cs="Arial"/>
              </w:rPr>
            </w:pPr>
            <w:r w:rsidRPr="003407D1">
              <w:rPr>
                <w:rFonts w:cs="Arial"/>
              </w:rPr>
              <w:t>0x2</w:t>
            </w:r>
          </w:p>
        </w:tc>
        <w:tc>
          <w:tcPr>
            <w:tcW w:w="2070" w:type="dxa"/>
            <w:tcBorders>
              <w:top w:val="single" w:sz="4" w:space="0" w:color="auto"/>
              <w:left w:val="single" w:sz="4" w:space="0" w:color="auto"/>
              <w:bottom w:val="single" w:sz="4" w:space="0" w:color="auto"/>
              <w:right w:val="single" w:sz="4" w:space="0" w:color="auto"/>
            </w:tcBorders>
          </w:tcPr>
          <w:p w14:paraId="39C9F73B" w14:textId="77777777" w:rsidR="00E36F0E" w:rsidRPr="003407D1" w:rsidRDefault="00E36F0E" w:rsidP="00E36F0E">
            <w:pPr>
              <w:rPr>
                <w:rFonts w:cs="Arial"/>
                <w:highlight w:val="yellow"/>
              </w:rPr>
            </w:pPr>
          </w:p>
        </w:tc>
      </w:tr>
      <w:tr w:rsidR="00E36F0E" w:rsidRPr="003407D1" w14:paraId="1C53CC4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F65DD01"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31DC53EB"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6C8C2F37"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58FC50CF" w14:textId="77777777" w:rsidR="00E36F0E" w:rsidRPr="003407D1" w:rsidRDefault="00393DC0" w:rsidP="00E36F0E">
            <w:pPr>
              <w:rPr>
                <w:rFonts w:cs="Arial"/>
              </w:rPr>
            </w:pPr>
            <w:r w:rsidRPr="003407D1">
              <w:rPr>
                <w:rFonts w:cs="Arial"/>
              </w:rPr>
              <w:t>Special</w:t>
            </w:r>
          </w:p>
        </w:tc>
        <w:tc>
          <w:tcPr>
            <w:tcW w:w="1440" w:type="dxa"/>
            <w:tcBorders>
              <w:top w:val="single" w:sz="4" w:space="0" w:color="auto"/>
              <w:left w:val="single" w:sz="4" w:space="0" w:color="auto"/>
              <w:bottom w:val="single" w:sz="4" w:space="0" w:color="auto"/>
              <w:right w:val="single" w:sz="4" w:space="0" w:color="auto"/>
            </w:tcBorders>
          </w:tcPr>
          <w:p w14:paraId="62B4EA8A" w14:textId="77777777" w:rsidR="00E36F0E" w:rsidRPr="003407D1" w:rsidRDefault="00393DC0" w:rsidP="00E36F0E">
            <w:pPr>
              <w:rPr>
                <w:rFonts w:cs="Arial"/>
              </w:rPr>
            </w:pPr>
            <w:r w:rsidRPr="003407D1">
              <w:rPr>
                <w:rFonts w:cs="Arial"/>
              </w:rPr>
              <w:t>0x3</w:t>
            </w:r>
          </w:p>
        </w:tc>
        <w:tc>
          <w:tcPr>
            <w:tcW w:w="2070" w:type="dxa"/>
            <w:tcBorders>
              <w:top w:val="single" w:sz="4" w:space="0" w:color="auto"/>
              <w:left w:val="single" w:sz="4" w:space="0" w:color="auto"/>
              <w:bottom w:val="single" w:sz="4" w:space="0" w:color="auto"/>
              <w:right w:val="single" w:sz="4" w:space="0" w:color="auto"/>
            </w:tcBorders>
          </w:tcPr>
          <w:p w14:paraId="5196AC10" w14:textId="77777777" w:rsidR="00E36F0E" w:rsidRPr="003407D1" w:rsidRDefault="00393DC0" w:rsidP="00E36F0E">
            <w:pPr>
              <w:spacing w:line="256" w:lineRule="auto"/>
              <w:rPr>
                <w:rFonts w:cs="Arial"/>
                <w:highlight w:val="yellow"/>
              </w:rPr>
            </w:pPr>
            <w:r w:rsidRPr="003407D1">
              <w:rPr>
                <w:rFonts w:cs="Arial"/>
              </w:rPr>
              <w:t>N/A</w:t>
            </w:r>
          </w:p>
        </w:tc>
      </w:tr>
      <w:tr w:rsidR="00E36F0E" w:rsidRPr="003407D1" w14:paraId="2DCF100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5D0EAA1"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4AC601B9"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293CEAE1"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210B76F5" w14:textId="77777777" w:rsidR="00E36F0E" w:rsidRPr="003407D1" w:rsidRDefault="00393DC0" w:rsidP="00E36F0E">
            <w:pPr>
              <w:rPr>
                <w:rFonts w:cs="Arial"/>
              </w:rPr>
            </w:pPr>
            <w:r w:rsidRPr="003407D1">
              <w:rPr>
                <w:rFonts w:cs="Arial"/>
              </w:rPr>
              <w:t>OffPeak</w:t>
            </w:r>
          </w:p>
        </w:tc>
        <w:tc>
          <w:tcPr>
            <w:tcW w:w="1440" w:type="dxa"/>
            <w:tcBorders>
              <w:top w:val="single" w:sz="4" w:space="0" w:color="auto"/>
              <w:left w:val="single" w:sz="4" w:space="0" w:color="auto"/>
              <w:bottom w:val="single" w:sz="4" w:space="0" w:color="auto"/>
              <w:right w:val="single" w:sz="4" w:space="0" w:color="auto"/>
            </w:tcBorders>
          </w:tcPr>
          <w:p w14:paraId="4FDF57D7" w14:textId="77777777" w:rsidR="00E36F0E" w:rsidRPr="003407D1" w:rsidRDefault="00393DC0" w:rsidP="00E36F0E">
            <w:pPr>
              <w:rPr>
                <w:rFonts w:cs="Arial"/>
              </w:rPr>
            </w:pPr>
            <w:r w:rsidRPr="003407D1">
              <w:rPr>
                <w:rFonts w:cs="Arial"/>
              </w:rPr>
              <w:t>0x4</w:t>
            </w:r>
          </w:p>
        </w:tc>
        <w:tc>
          <w:tcPr>
            <w:tcW w:w="2070" w:type="dxa"/>
            <w:tcBorders>
              <w:top w:val="single" w:sz="4" w:space="0" w:color="auto"/>
              <w:left w:val="single" w:sz="4" w:space="0" w:color="auto"/>
              <w:bottom w:val="single" w:sz="4" w:space="0" w:color="auto"/>
              <w:right w:val="single" w:sz="4" w:space="0" w:color="auto"/>
            </w:tcBorders>
          </w:tcPr>
          <w:p w14:paraId="4639ADD8" w14:textId="77777777" w:rsidR="00E36F0E" w:rsidRPr="003407D1" w:rsidRDefault="00393DC0" w:rsidP="00E36F0E">
            <w:pPr>
              <w:spacing w:line="256" w:lineRule="auto"/>
              <w:rPr>
                <w:rFonts w:cs="Arial"/>
                <w:highlight w:val="yellow"/>
              </w:rPr>
            </w:pPr>
            <w:r w:rsidRPr="003407D1">
              <w:rPr>
                <w:rFonts w:cs="Arial"/>
              </w:rPr>
              <w:t>N/A for AV vehicles</w:t>
            </w:r>
          </w:p>
        </w:tc>
      </w:tr>
      <w:tr w:rsidR="00E36F0E" w:rsidRPr="003407D1" w14:paraId="54B97E3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BA6F791"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4F746EC2"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40C9F6B2"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1F09EBEC" w14:textId="77777777" w:rsidR="00E36F0E" w:rsidRPr="003407D1" w:rsidRDefault="00393DC0" w:rsidP="00E36F0E">
            <w:pPr>
              <w:rPr>
                <w:rFonts w:cs="Arial"/>
              </w:rPr>
            </w:pPr>
            <w:r w:rsidRPr="003407D1">
              <w:rPr>
                <w:rFonts w:cs="Arial"/>
              </w:rPr>
              <w:t>LAN_Only</w:t>
            </w:r>
          </w:p>
        </w:tc>
        <w:tc>
          <w:tcPr>
            <w:tcW w:w="1440" w:type="dxa"/>
            <w:tcBorders>
              <w:top w:val="single" w:sz="4" w:space="0" w:color="auto"/>
              <w:left w:val="single" w:sz="4" w:space="0" w:color="auto"/>
              <w:bottom w:val="single" w:sz="4" w:space="0" w:color="auto"/>
              <w:right w:val="single" w:sz="4" w:space="0" w:color="auto"/>
            </w:tcBorders>
          </w:tcPr>
          <w:p w14:paraId="5AAC8DBB" w14:textId="77777777" w:rsidR="00E36F0E" w:rsidRPr="003407D1" w:rsidRDefault="00393DC0" w:rsidP="00E36F0E">
            <w:pPr>
              <w:rPr>
                <w:rFonts w:cs="Arial"/>
              </w:rPr>
            </w:pPr>
            <w:r w:rsidRPr="003407D1">
              <w:rPr>
                <w:rFonts w:cs="Arial"/>
              </w:rPr>
              <w:t>0x5</w:t>
            </w:r>
          </w:p>
        </w:tc>
        <w:tc>
          <w:tcPr>
            <w:tcW w:w="2070" w:type="dxa"/>
            <w:tcBorders>
              <w:top w:val="single" w:sz="4" w:space="0" w:color="auto"/>
              <w:left w:val="single" w:sz="4" w:space="0" w:color="auto"/>
              <w:bottom w:val="single" w:sz="4" w:space="0" w:color="auto"/>
              <w:right w:val="single" w:sz="4" w:space="0" w:color="auto"/>
            </w:tcBorders>
          </w:tcPr>
          <w:p w14:paraId="28C62656" w14:textId="77777777" w:rsidR="00E36F0E" w:rsidRPr="003407D1" w:rsidRDefault="00393DC0" w:rsidP="00E36F0E">
            <w:pPr>
              <w:spacing w:line="256" w:lineRule="auto"/>
              <w:rPr>
                <w:rFonts w:cs="Arial"/>
                <w:highlight w:val="yellow"/>
              </w:rPr>
            </w:pPr>
            <w:r w:rsidRPr="003407D1">
              <w:rPr>
                <w:rFonts w:cs="Arial"/>
              </w:rPr>
              <w:t>Applicable to AV vehicles Only</w:t>
            </w:r>
          </w:p>
        </w:tc>
      </w:tr>
      <w:tr w:rsidR="00E36F0E" w:rsidRPr="003407D1" w14:paraId="11F909E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B2B0C8B"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6D8D1C2A" w14:textId="77777777" w:rsidR="00E36F0E" w:rsidRPr="003407D1" w:rsidRDefault="00393DC0" w:rsidP="00E36F0E">
            <w:pPr>
              <w:rPr>
                <w:rFonts w:cs="Arial"/>
              </w:rPr>
            </w:pPr>
            <w:r w:rsidRPr="003407D1">
              <w:rPr>
                <w:rFonts w:cs="Arial"/>
              </w:rPr>
              <w:t>InterfaceType</w:t>
            </w:r>
          </w:p>
        </w:tc>
        <w:tc>
          <w:tcPr>
            <w:tcW w:w="1080" w:type="dxa"/>
            <w:gridSpan w:val="2"/>
            <w:tcBorders>
              <w:top w:val="single" w:sz="4" w:space="0" w:color="auto"/>
              <w:left w:val="single" w:sz="4" w:space="0" w:color="auto"/>
              <w:bottom w:val="single" w:sz="4" w:space="0" w:color="auto"/>
              <w:right w:val="single" w:sz="4" w:space="0" w:color="auto"/>
            </w:tcBorders>
          </w:tcPr>
          <w:p w14:paraId="597E7835" w14:textId="77777777" w:rsidR="00E36F0E" w:rsidRPr="003407D1" w:rsidRDefault="00393DC0" w:rsidP="00E36F0E">
            <w:pPr>
              <w:rPr>
                <w:rFonts w:cs="Arial"/>
              </w:rPr>
            </w:pPr>
            <w:r w:rsidRPr="003407D1">
              <w:rPr>
                <w:rFonts w:cs="Arial"/>
              </w:rPr>
              <w:t>Enum</w:t>
            </w:r>
          </w:p>
        </w:tc>
        <w:tc>
          <w:tcPr>
            <w:tcW w:w="2160" w:type="dxa"/>
            <w:tcBorders>
              <w:top w:val="single" w:sz="4" w:space="0" w:color="auto"/>
              <w:left w:val="single" w:sz="4" w:space="0" w:color="auto"/>
              <w:bottom w:val="single" w:sz="4" w:space="0" w:color="auto"/>
              <w:right w:val="single" w:sz="4" w:space="0" w:color="auto"/>
            </w:tcBorders>
          </w:tcPr>
          <w:p w14:paraId="63D67A52"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361F794D" w14:textId="77777777" w:rsidR="00E36F0E" w:rsidRPr="003407D1" w:rsidRDefault="00393DC0" w:rsidP="00E36F0E">
            <w:pPr>
              <w:rPr>
                <w:rFonts w:cs="Arial"/>
              </w:rPr>
            </w:pPr>
            <w:r w:rsidRPr="003407D1">
              <w:rPr>
                <w:rFonts w:cs="Arial"/>
              </w:rPr>
              <w:t>-</w:t>
            </w:r>
          </w:p>
        </w:tc>
        <w:tc>
          <w:tcPr>
            <w:tcW w:w="2070" w:type="dxa"/>
            <w:tcBorders>
              <w:top w:val="single" w:sz="4" w:space="0" w:color="auto"/>
              <w:left w:val="single" w:sz="4" w:space="0" w:color="auto"/>
              <w:bottom w:val="single" w:sz="4" w:space="0" w:color="auto"/>
              <w:right w:val="single" w:sz="4" w:space="0" w:color="auto"/>
            </w:tcBorders>
          </w:tcPr>
          <w:p w14:paraId="707D4CD2" w14:textId="77777777" w:rsidR="00E36F0E" w:rsidRPr="003407D1" w:rsidRDefault="00393DC0" w:rsidP="00E36F0E">
            <w:pPr>
              <w:rPr>
                <w:rFonts w:cs="Arial"/>
                <w:highlight w:val="yellow"/>
              </w:rPr>
            </w:pPr>
            <w:r w:rsidRPr="003407D1">
              <w:rPr>
                <w:rFonts w:cs="Arial"/>
              </w:rPr>
              <w:t>Interface Type</w:t>
            </w:r>
          </w:p>
        </w:tc>
      </w:tr>
      <w:tr w:rsidR="00E36F0E" w:rsidRPr="003407D1" w14:paraId="3C3916E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9FEA9D5"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59C616F6"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1F6BB941"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02AEBCF2" w14:textId="77777777" w:rsidR="00E36F0E" w:rsidRPr="003407D1" w:rsidRDefault="00393DC0" w:rsidP="00E36F0E">
            <w:pPr>
              <w:rPr>
                <w:rFonts w:cs="Arial"/>
              </w:rPr>
            </w:pPr>
            <w:r w:rsidRPr="003407D1">
              <w:rPr>
                <w:rFonts w:cs="Arial"/>
              </w:rPr>
              <w:t>None</w:t>
            </w:r>
          </w:p>
        </w:tc>
        <w:tc>
          <w:tcPr>
            <w:tcW w:w="1440" w:type="dxa"/>
            <w:tcBorders>
              <w:top w:val="single" w:sz="4" w:space="0" w:color="auto"/>
              <w:left w:val="single" w:sz="4" w:space="0" w:color="auto"/>
              <w:bottom w:val="single" w:sz="4" w:space="0" w:color="auto"/>
              <w:right w:val="single" w:sz="4" w:space="0" w:color="auto"/>
            </w:tcBorders>
          </w:tcPr>
          <w:p w14:paraId="04934A96" w14:textId="77777777" w:rsidR="00E36F0E" w:rsidRPr="003407D1" w:rsidRDefault="00393DC0" w:rsidP="00E36F0E">
            <w:pPr>
              <w:rPr>
                <w:rFonts w:cs="Arial"/>
              </w:rPr>
            </w:pPr>
            <w:r w:rsidRPr="003407D1">
              <w:rPr>
                <w:rFonts w:cs="Arial"/>
              </w:rPr>
              <w:t>0x0</w:t>
            </w:r>
          </w:p>
        </w:tc>
        <w:tc>
          <w:tcPr>
            <w:tcW w:w="2070" w:type="dxa"/>
            <w:tcBorders>
              <w:top w:val="single" w:sz="4" w:space="0" w:color="auto"/>
              <w:left w:val="single" w:sz="4" w:space="0" w:color="auto"/>
              <w:bottom w:val="single" w:sz="4" w:space="0" w:color="auto"/>
              <w:right w:val="single" w:sz="4" w:space="0" w:color="auto"/>
            </w:tcBorders>
          </w:tcPr>
          <w:p w14:paraId="21A11897" w14:textId="77777777" w:rsidR="00E36F0E" w:rsidRPr="003407D1" w:rsidRDefault="00E36F0E" w:rsidP="00E36F0E">
            <w:pPr>
              <w:rPr>
                <w:rFonts w:cs="Arial"/>
                <w:highlight w:val="yellow"/>
              </w:rPr>
            </w:pPr>
          </w:p>
        </w:tc>
      </w:tr>
      <w:tr w:rsidR="00E36F0E" w:rsidRPr="003407D1" w14:paraId="365C2A7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52FDC57"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4824DDE8"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4961E120"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4B066C47" w14:textId="77777777" w:rsidR="00E36F0E" w:rsidRPr="003407D1" w:rsidRDefault="00393DC0" w:rsidP="00E36F0E">
            <w:pPr>
              <w:rPr>
                <w:rFonts w:cs="Arial"/>
              </w:rPr>
            </w:pPr>
            <w:r w:rsidRPr="003407D1">
              <w:rPr>
                <w:rFonts w:cs="Arial"/>
              </w:rPr>
              <w:t>TcuCell</w:t>
            </w:r>
          </w:p>
        </w:tc>
        <w:tc>
          <w:tcPr>
            <w:tcW w:w="1440" w:type="dxa"/>
            <w:tcBorders>
              <w:top w:val="single" w:sz="4" w:space="0" w:color="auto"/>
              <w:left w:val="single" w:sz="4" w:space="0" w:color="auto"/>
              <w:bottom w:val="single" w:sz="4" w:space="0" w:color="auto"/>
              <w:right w:val="single" w:sz="4" w:space="0" w:color="auto"/>
            </w:tcBorders>
          </w:tcPr>
          <w:p w14:paraId="5074CFF6" w14:textId="77777777" w:rsidR="00E36F0E" w:rsidRPr="003407D1" w:rsidRDefault="00393DC0" w:rsidP="00E36F0E">
            <w:pPr>
              <w:rPr>
                <w:rFonts w:cs="Arial"/>
              </w:rPr>
            </w:pPr>
            <w:r w:rsidRPr="003407D1">
              <w:rPr>
                <w:rFonts w:cs="Arial"/>
              </w:rPr>
              <w:t>0x1</w:t>
            </w:r>
          </w:p>
        </w:tc>
        <w:tc>
          <w:tcPr>
            <w:tcW w:w="2070" w:type="dxa"/>
            <w:tcBorders>
              <w:top w:val="single" w:sz="4" w:space="0" w:color="auto"/>
              <w:left w:val="single" w:sz="4" w:space="0" w:color="auto"/>
              <w:bottom w:val="single" w:sz="4" w:space="0" w:color="auto"/>
              <w:right w:val="single" w:sz="4" w:space="0" w:color="auto"/>
            </w:tcBorders>
          </w:tcPr>
          <w:p w14:paraId="2C5AE6FC" w14:textId="77777777" w:rsidR="00E36F0E" w:rsidRPr="003407D1" w:rsidRDefault="00E36F0E" w:rsidP="00E36F0E">
            <w:pPr>
              <w:rPr>
                <w:rFonts w:cs="Arial"/>
                <w:highlight w:val="yellow"/>
              </w:rPr>
            </w:pPr>
          </w:p>
        </w:tc>
      </w:tr>
      <w:tr w:rsidR="00E36F0E" w:rsidRPr="003407D1" w14:paraId="48A72E7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8D6C831"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32CABDEB"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26E4AA1A"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2D5E7718" w14:textId="77777777" w:rsidR="00E36F0E" w:rsidRPr="003407D1" w:rsidRDefault="00393DC0" w:rsidP="00E36F0E">
            <w:pPr>
              <w:rPr>
                <w:rFonts w:cs="Arial"/>
              </w:rPr>
            </w:pPr>
            <w:r w:rsidRPr="003407D1">
              <w:rPr>
                <w:rFonts w:cs="Arial"/>
              </w:rPr>
              <w:t>TcuWifi</w:t>
            </w:r>
          </w:p>
        </w:tc>
        <w:tc>
          <w:tcPr>
            <w:tcW w:w="1440" w:type="dxa"/>
            <w:tcBorders>
              <w:top w:val="single" w:sz="4" w:space="0" w:color="auto"/>
              <w:left w:val="single" w:sz="4" w:space="0" w:color="auto"/>
              <w:bottom w:val="single" w:sz="4" w:space="0" w:color="auto"/>
              <w:right w:val="single" w:sz="4" w:space="0" w:color="auto"/>
            </w:tcBorders>
          </w:tcPr>
          <w:p w14:paraId="1C0BB0C8" w14:textId="77777777" w:rsidR="00E36F0E" w:rsidRPr="003407D1" w:rsidRDefault="00393DC0" w:rsidP="00E36F0E">
            <w:pPr>
              <w:rPr>
                <w:rFonts w:cs="Arial"/>
              </w:rPr>
            </w:pPr>
            <w:r w:rsidRPr="003407D1">
              <w:rPr>
                <w:rFonts w:cs="Arial"/>
              </w:rPr>
              <w:t>0x2</w:t>
            </w:r>
          </w:p>
        </w:tc>
        <w:tc>
          <w:tcPr>
            <w:tcW w:w="2070" w:type="dxa"/>
            <w:tcBorders>
              <w:top w:val="single" w:sz="4" w:space="0" w:color="auto"/>
              <w:left w:val="single" w:sz="4" w:space="0" w:color="auto"/>
              <w:bottom w:val="single" w:sz="4" w:space="0" w:color="auto"/>
              <w:right w:val="single" w:sz="4" w:space="0" w:color="auto"/>
            </w:tcBorders>
          </w:tcPr>
          <w:p w14:paraId="0789B310" w14:textId="77777777" w:rsidR="00E36F0E" w:rsidRPr="003407D1" w:rsidRDefault="00E36F0E" w:rsidP="00E36F0E">
            <w:pPr>
              <w:rPr>
                <w:rFonts w:cs="Arial"/>
                <w:highlight w:val="yellow"/>
              </w:rPr>
            </w:pPr>
          </w:p>
        </w:tc>
      </w:tr>
      <w:tr w:rsidR="00E36F0E" w:rsidRPr="003407D1" w14:paraId="4C2F53F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0ADD01D"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3715B650"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56FFE35E"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31C271DA" w14:textId="77777777" w:rsidR="00E36F0E" w:rsidRPr="003407D1" w:rsidRDefault="00393DC0" w:rsidP="00E36F0E">
            <w:pPr>
              <w:rPr>
                <w:rFonts w:cs="Arial"/>
              </w:rPr>
            </w:pPr>
            <w:r w:rsidRPr="003407D1">
              <w:rPr>
                <w:rFonts w:cs="Arial"/>
              </w:rPr>
              <w:t>SyncWifi</w:t>
            </w:r>
          </w:p>
        </w:tc>
        <w:tc>
          <w:tcPr>
            <w:tcW w:w="1440" w:type="dxa"/>
            <w:tcBorders>
              <w:top w:val="single" w:sz="4" w:space="0" w:color="auto"/>
              <w:left w:val="single" w:sz="4" w:space="0" w:color="auto"/>
              <w:bottom w:val="single" w:sz="4" w:space="0" w:color="auto"/>
              <w:right w:val="single" w:sz="4" w:space="0" w:color="auto"/>
            </w:tcBorders>
          </w:tcPr>
          <w:p w14:paraId="0B9696D5" w14:textId="77777777" w:rsidR="00E36F0E" w:rsidRPr="003407D1" w:rsidRDefault="00393DC0" w:rsidP="00E36F0E">
            <w:pPr>
              <w:rPr>
                <w:rFonts w:cs="Arial"/>
              </w:rPr>
            </w:pPr>
            <w:r w:rsidRPr="003407D1">
              <w:rPr>
                <w:rFonts w:cs="Arial"/>
              </w:rPr>
              <w:t>0x3</w:t>
            </w:r>
          </w:p>
        </w:tc>
        <w:tc>
          <w:tcPr>
            <w:tcW w:w="2070" w:type="dxa"/>
            <w:tcBorders>
              <w:top w:val="single" w:sz="4" w:space="0" w:color="auto"/>
              <w:left w:val="single" w:sz="4" w:space="0" w:color="auto"/>
              <w:bottom w:val="single" w:sz="4" w:space="0" w:color="auto"/>
              <w:right w:val="single" w:sz="4" w:space="0" w:color="auto"/>
            </w:tcBorders>
          </w:tcPr>
          <w:p w14:paraId="2B252CAB" w14:textId="77777777" w:rsidR="00E36F0E" w:rsidRPr="003407D1" w:rsidRDefault="00E36F0E" w:rsidP="00E36F0E">
            <w:pPr>
              <w:rPr>
                <w:rFonts w:cs="Arial"/>
                <w:highlight w:val="yellow"/>
              </w:rPr>
            </w:pPr>
          </w:p>
        </w:tc>
      </w:tr>
      <w:tr w:rsidR="00E36F0E" w:rsidRPr="003407D1" w14:paraId="090D79B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EB42AC1"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70D8FEA9"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4FAE7D59"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740BA528" w14:textId="77777777" w:rsidR="00E36F0E" w:rsidRPr="003407D1" w:rsidRDefault="00393DC0" w:rsidP="00E36F0E">
            <w:pPr>
              <w:rPr>
                <w:rFonts w:cs="Arial"/>
              </w:rPr>
            </w:pPr>
            <w:r w:rsidRPr="003407D1">
              <w:rPr>
                <w:rFonts w:cs="Arial"/>
              </w:rPr>
              <w:t>SyncApplink</w:t>
            </w:r>
          </w:p>
        </w:tc>
        <w:tc>
          <w:tcPr>
            <w:tcW w:w="1440" w:type="dxa"/>
            <w:tcBorders>
              <w:top w:val="single" w:sz="4" w:space="0" w:color="auto"/>
              <w:left w:val="single" w:sz="4" w:space="0" w:color="auto"/>
              <w:bottom w:val="single" w:sz="4" w:space="0" w:color="auto"/>
              <w:right w:val="single" w:sz="4" w:space="0" w:color="auto"/>
            </w:tcBorders>
          </w:tcPr>
          <w:p w14:paraId="7DCBE9F6" w14:textId="77777777" w:rsidR="00E36F0E" w:rsidRPr="003407D1" w:rsidRDefault="00393DC0" w:rsidP="00E36F0E">
            <w:pPr>
              <w:rPr>
                <w:rFonts w:cs="Arial"/>
              </w:rPr>
            </w:pPr>
            <w:r w:rsidRPr="003407D1">
              <w:rPr>
                <w:rFonts w:cs="Arial"/>
              </w:rPr>
              <w:t>0x4</w:t>
            </w:r>
          </w:p>
        </w:tc>
        <w:tc>
          <w:tcPr>
            <w:tcW w:w="2070" w:type="dxa"/>
            <w:tcBorders>
              <w:top w:val="single" w:sz="4" w:space="0" w:color="auto"/>
              <w:left w:val="single" w:sz="4" w:space="0" w:color="auto"/>
              <w:bottom w:val="single" w:sz="4" w:space="0" w:color="auto"/>
              <w:right w:val="single" w:sz="4" w:space="0" w:color="auto"/>
            </w:tcBorders>
          </w:tcPr>
          <w:p w14:paraId="12DB7B14" w14:textId="77777777" w:rsidR="00E36F0E" w:rsidRPr="003407D1" w:rsidRDefault="00393DC0" w:rsidP="00E36F0E">
            <w:pPr>
              <w:spacing w:line="256" w:lineRule="auto"/>
              <w:rPr>
                <w:rFonts w:cs="Arial"/>
                <w:highlight w:val="yellow"/>
              </w:rPr>
            </w:pPr>
            <w:r w:rsidRPr="003407D1">
              <w:rPr>
                <w:rFonts w:cs="Arial"/>
              </w:rPr>
              <w:t>Out of scope</w:t>
            </w:r>
          </w:p>
        </w:tc>
      </w:tr>
      <w:tr w:rsidR="00E36F0E" w:rsidRPr="003407D1" w14:paraId="59CAFB6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5035E4F"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4D45EE11"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0ECAD533"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1661C2E5" w14:textId="77777777" w:rsidR="00E36F0E" w:rsidRPr="003407D1" w:rsidRDefault="00393DC0" w:rsidP="00E36F0E">
            <w:pPr>
              <w:rPr>
                <w:rFonts w:cs="Arial"/>
              </w:rPr>
            </w:pPr>
            <w:r w:rsidRPr="003407D1">
              <w:rPr>
                <w:rFonts w:cs="Arial"/>
              </w:rPr>
              <w:t>TcubCell</w:t>
            </w:r>
          </w:p>
        </w:tc>
        <w:tc>
          <w:tcPr>
            <w:tcW w:w="1440" w:type="dxa"/>
            <w:tcBorders>
              <w:top w:val="single" w:sz="4" w:space="0" w:color="auto"/>
              <w:left w:val="single" w:sz="4" w:space="0" w:color="auto"/>
              <w:bottom w:val="single" w:sz="4" w:space="0" w:color="auto"/>
              <w:right w:val="single" w:sz="4" w:space="0" w:color="auto"/>
            </w:tcBorders>
          </w:tcPr>
          <w:p w14:paraId="3F7E9BF7" w14:textId="77777777" w:rsidR="00E36F0E" w:rsidRPr="003407D1" w:rsidRDefault="00393DC0" w:rsidP="00E36F0E">
            <w:pPr>
              <w:rPr>
                <w:rFonts w:cs="Arial"/>
              </w:rPr>
            </w:pPr>
            <w:r w:rsidRPr="003407D1">
              <w:rPr>
                <w:rFonts w:cs="Arial"/>
              </w:rPr>
              <w:t>0x5</w:t>
            </w:r>
          </w:p>
        </w:tc>
        <w:tc>
          <w:tcPr>
            <w:tcW w:w="2070" w:type="dxa"/>
            <w:tcBorders>
              <w:top w:val="single" w:sz="4" w:space="0" w:color="auto"/>
              <w:left w:val="single" w:sz="4" w:space="0" w:color="auto"/>
              <w:bottom w:val="single" w:sz="4" w:space="0" w:color="auto"/>
              <w:right w:val="single" w:sz="4" w:space="0" w:color="auto"/>
            </w:tcBorders>
          </w:tcPr>
          <w:p w14:paraId="77322539" w14:textId="77777777" w:rsidR="00E36F0E" w:rsidRPr="003407D1" w:rsidRDefault="00393DC0" w:rsidP="00E36F0E">
            <w:pPr>
              <w:spacing w:line="256" w:lineRule="auto"/>
              <w:rPr>
                <w:rFonts w:cs="Arial"/>
                <w:highlight w:val="yellow"/>
              </w:rPr>
            </w:pPr>
            <w:r w:rsidRPr="003407D1">
              <w:rPr>
                <w:rFonts w:cs="Arial"/>
              </w:rPr>
              <w:t>Applicable to AV vehicles Only</w:t>
            </w:r>
          </w:p>
        </w:tc>
      </w:tr>
      <w:tr w:rsidR="00E36F0E" w:rsidRPr="003407D1" w14:paraId="1366043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B1ACC38"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2E197695"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21E6FDBC"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35A0D357" w14:textId="77777777" w:rsidR="00E36F0E" w:rsidRPr="003407D1" w:rsidRDefault="00393DC0" w:rsidP="00E36F0E">
            <w:pPr>
              <w:rPr>
                <w:rFonts w:cs="Arial"/>
              </w:rPr>
            </w:pPr>
            <w:r w:rsidRPr="003407D1">
              <w:rPr>
                <w:rFonts w:cs="Arial"/>
              </w:rPr>
              <w:t>TcubWifi</w:t>
            </w:r>
          </w:p>
        </w:tc>
        <w:tc>
          <w:tcPr>
            <w:tcW w:w="1440" w:type="dxa"/>
            <w:tcBorders>
              <w:top w:val="single" w:sz="4" w:space="0" w:color="auto"/>
              <w:left w:val="single" w:sz="4" w:space="0" w:color="auto"/>
              <w:bottom w:val="single" w:sz="4" w:space="0" w:color="auto"/>
              <w:right w:val="single" w:sz="4" w:space="0" w:color="auto"/>
            </w:tcBorders>
          </w:tcPr>
          <w:p w14:paraId="75D8735D" w14:textId="77777777" w:rsidR="00E36F0E" w:rsidRPr="003407D1" w:rsidRDefault="00393DC0" w:rsidP="00E36F0E">
            <w:pPr>
              <w:rPr>
                <w:rFonts w:cs="Arial"/>
              </w:rPr>
            </w:pPr>
            <w:r w:rsidRPr="003407D1">
              <w:rPr>
                <w:rFonts w:cs="Arial"/>
              </w:rPr>
              <w:t>0x6</w:t>
            </w:r>
          </w:p>
        </w:tc>
        <w:tc>
          <w:tcPr>
            <w:tcW w:w="2070" w:type="dxa"/>
            <w:tcBorders>
              <w:top w:val="single" w:sz="4" w:space="0" w:color="auto"/>
              <w:left w:val="single" w:sz="4" w:space="0" w:color="auto"/>
              <w:bottom w:val="single" w:sz="4" w:space="0" w:color="auto"/>
              <w:right w:val="single" w:sz="4" w:space="0" w:color="auto"/>
            </w:tcBorders>
          </w:tcPr>
          <w:p w14:paraId="0BCEB0EC" w14:textId="77777777" w:rsidR="00E36F0E" w:rsidRPr="003407D1" w:rsidRDefault="00393DC0" w:rsidP="00E36F0E">
            <w:pPr>
              <w:spacing w:line="256" w:lineRule="auto"/>
              <w:rPr>
                <w:rFonts w:cs="Arial"/>
                <w:highlight w:val="yellow"/>
              </w:rPr>
            </w:pPr>
            <w:r w:rsidRPr="003407D1">
              <w:rPr>
                <w:rFonts w:cs="Arial"/>
              </w:rPr>
              <w:t>Applicable to AV vehicles Only</w:t>
            </w:r>
          </w:p>
        </w:tc>
      </w:tr>
      <w:tr w:rsidR="00E36F0E" w:rsidRPr="003407D1" w14:paraId="55675FA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BBC411E"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101AE9E7"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738BF9C3"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5BF9AC8B" w14:textId="77777777" w:rsidR="00E36F0E" w:rsidRPr="003407D1" w:rsidRDefault="00393DC0" w:rsidP="00E36F0E">
            <w:pPr>
              <w:rPr>
                <w:rFonts w:cs="Arial"/>
              </w:rPr>
            </w:pPr>
            <w:r w:rsidRPr="003407D1">
              <w:rPr>
                <w:rFonts w:cs="Arial"/>
              </w:rPr>
              <w:t>EspmLan</w:t>
            </w:r>
          </w:p>
        </w:tc>
        <w:tc>
          <w:tcPr>
            <w:tcW w:w="1440" w:type="dxa"/>
            <w:tcBorders>
              <w:top w:val="single" w:sz="4" w:space="0" w:color="auto"/>
              <w:left w:val="single" w:sz="4" w:space="0" w:color="auto"/>
              <w:bottom w:val="single" w:sz="4" w:space="0" w:color="auto"/>
              <w:right w:val="single" w:sz="4" w:space="0" w:color="auto"/>
            </w:tcBorders>
          </w:tcPr>
          <w:p w14:paraId="145D3055" w14:textId="77777777" w:rsidR="00E36F0E" w:rsidRPr="003407D1" w:rsidRDefault="00393DC0" w:rsidP="00E36F0E">
            <w:pPr>
              <w:rPr>
                <w:rFonts w:cs="Arial"/>
              </w:rPr>
            </w:pPr>
            <w:r w:rsidRPr="003407D1">
              <w:rPr>
                <w:rFonts w:cs="Arial"/>
              </w:rPr>
              <w:t>0x7</w:t>
            </w:r>
          </w:p>
        </w:tc>
        <w:tc>
          <w:tcPr>
            <w:tcW w:w="2070" w:type="dxa"/>
            <w:tcBorders>
              <w:top w:val="single" w:sz="4" w:space="0" w:color="auto"/>
              <w:left w:val="single" w:sz="4" w:space="0" w:color="auto"/>
              <w:bottom w:val="single" w:sz="4" w:space="0" w:color="auto"/>
              <w:right w:val="single" w:sz="4" w:space="0" w:color="auto"/>
            </w:tcBorders>
          </w:tcPr>
          <w:p w14:paraId="5613EC91" w14:textId="77777777" w:rsidR="00E36F0E" w:rsidRPr="003407D1" w:rsidRDefault="00393DC0" w:rsidP="00E36F0E">
            <w:pPr>
              <w:spacing w:line="256" w:lineRule="auto"/>
              <w:rPr>
                <w:rFonts w:cs="Arial"/>
                <w:highlight w:val="yellow"/>
              </w:rPr>
            </w:pPr>
            <w:r w:rsidRPr="003407D1">
              <w:rPr>
                <w:rFonts w:cs="Arial"/>
              </w:rPr>
              <w:t>Applicable to AV vehicles Only</w:t>
            </w:r>
          </w:p>
        </w:tc>
      </w:tr>
      <w:tr w:rsidR="00E36F0E" w:rsidRPr="003407D1" w14:paraId="6441CE1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9CD4F7F"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546FC66D"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5F1C3736"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587EF6DF" w14:textId="77777777" w:rsidR="00E36F0E" w:rsidRPr="003407D1" w:rsidRDefault="00393DC0" w:rsidP="00E36F0E">
            <w:pPr>
              <w:rPr>
                <w:rFonts w:cs="Arial"/>
              </w:rPr>
            </w:pPr>
            <w:r w:rsidRPr="003407D1">
              <w:rPr>
                <w:rFonts w:cs="Arial"/>
              </w:rPr>
              <w:t>DdsmLan</w:t>
            </w:r>
          </w:p>
        </w:tc>
        <w:tc>
          <w:tcPr>
            <w:tcW w:w="1440" w:type="dxa"/>
            <w:tcBorders>
              <w:top w:val="single" w:sz="4" w:space="0" w:color="auto"/>
              <w:left w:val="single" w:sz="4" w:space="0" w:color="auto"/>
              <w:bottom w:val="single" w:sz="4" w:space="0" w:color="auto"/>
              <w:right w:val="single" w:sz="4" w:space="0" w:color="auto"/>
            </w:tcBorders>
          </w:tcPr>
          <w:p w14:paraId="19D1A434" w14:textId="77777777" w:rsidR="00E36F0E" w:rsidRPr="003407D1" w:rsidRDefault="00393DC0" w:rsidP="00E36F0E">
            <w:pPr>
              <w:rPr>
                <w:rFonts w:cs="Arial"/>
              </w:rPr>
            </w:pPr>
            <w:r w:rsidRPr="003407D1">
              <w:rPr>
                <w:rFonts w:cs="Arial"/>
              </w:rPr>
              <w:t>0x8</w:t>
            </w:r>
          </w:p>
        </w:tc>
        <w:tc>
          <w:tcPr>
            <w:tcW w:w="2070" w:type="dxa"/>
            <w:tcBorders>
              <w:top w:val="single" w:sz="4" w:space="0" w:color="auto"/>
              <w:left w:val="single" w:sz="4" w:space="0" w:color="auto"/>
              <w:bottom w:val="single" w:sz="4" w:space="0" w:color="auto"/>
              <w:right w:val="single" w:sz="4" w:space="0" w:color="auto"/>
            </w:tcBorders>
          </w:tcPr>
          <w:p w14:paraId="1A95148B" w14:textId="77777777" w:rsidR="00E36F0E" w:rsidRPr="003407D1" w:rsidRDefault="00393DC0" w:rsidP="00E36F0E">
            <w:pPr>
              <w:rPr>
                <w:rFonts w:cs="Arial"/>
                <w:highlight w:val="yellow"/>
              </w:rPr>
            </w:pPr>
            <w:r w:rsidRPr="003407D1">
              <w:rPr>
                <w:rFonts w:cs="Arial"/>
              </w:rPr>
              <w:t>Applicable to AV vehicles Only</w:t>
            </w:r>
          </w:p>
        </w:tc>
      </w:tr>
      <w:tr w:rsidR="00E36F0E" w:rsidRPr="003407D1" w14:paraId="747EB81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B8B5D82"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3C8F1D51"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59648524"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00549252" w14:textId="77777777" w:rsidR="00E36F0E" w:rsidRPr="003407D1" w:rsidRDefault="00393DC0" w:rsidP="00E36F0E">
            <w:pPr>
              <w:rPr>
                <w:rFonts w:cs="Arial"/>
              </w:rPr>
            </w:pPr>
            <w:r w:rsidRPr="003407D1">
              <w:rPr>
                <w:rFonts w:cs="Arial"/>
              </w:rPr>
              <w:t>Error</w:t>
            </w:r>
          </w:p>
        </w:tc>
        <w:tc>
          <w:tcPr>
            <w:tcW w:w="1440" w:type="dxa"/>
            <w:tcBorders>
              <w:top w:val="single" w:sz="4" w:space="0" w:color="auto"/>
              <w:left w:val="single" w:sz="4" w:space="0" w:color="auto"/>
              <w:bottom w:val="single" w:sz="4" w:space="0" w:color="auto"/>
              <w:right w:val="single" w:sz="4" w:space="0" w:color="auto"/>
            </w:tcBorders>
          </w:tcPr>
          <w:p w14:paraId="477DF7E8" w14:textId="77777777" w:rsidR="00E36F0E" w:rsidRPr="003407D1" w:rsidRDefault="00393DC0" w:rsidP="00E36F0E">
            <w:pPr>
              <w:rPr>
                <w:rFonts w:cs="Arial"/>
              </w:rPr>
            </w:pPr>
            <w:r w:rsidRPr="003407D1">
              <w:rPr>
                <w:rFonts w:cs="Arial"/>
              </w:rPr>
              <w:t>0x9</w:t>
            </w:r>
          </w:p>
        </w:tc>
        <w:tc>
          <w:tcPr>
            <w:tcW w:w="2070" w:type="dxa"/>
            <w:tcBorders>
              <w:top w:val="single" w:sz="4" w:space="0" w:color="auto"/>
              <w:left w:val="single" w:sz="4" w:space="0" w:color="auto"/>
              <w:bottom w:val="single" w:sz="4" w:space="0" w:color="auto"/>
              <w:right w:val="single" w:sz="4" w:space="0" w:color="auto"/>
            </w:tcBorders>
          </w:tcPr>
          <w:p w14:paraId="469C47E3" w14:textId="77777777" w:rsidR="00E36F0E" w:rsidRPr="003407D1" w:rsidRDefault="00E36F0E" w:rsidP="00E36F0E">
            <w:pPr>
              <w:rPr>
                <w:rFonts w:cs="Arial"/>
                <w:highlight w:val="yellow"/>
              </w:rPr>
            </w:pPr>
          </w:p>
        </w:tc>
      </w:tr>
      <w:tr w:rsidR="00E36F0E" w:rsidRPr="003407D1" w14:paraId="2F09779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C682D88"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03A78DA8" w14:textId="77777777" w:rsidR="00E36F0E" w:rsidRPr="003407D1" w:rsidRDefault="00393DC0" w:rsidP="00E36F0E">
            <w:pPr>
              <w:rPr>
                <w:rFonts w:cs="Arial"/>
              </w:rPr>
            </w:pPr>
            <w:r w:rsidRPr="003407D1">
              <w:rPr>
                <w:rFonts w:cs="Arial"/>
              </w:rPr>
              <w:t>CellApnType</w:t>
            </w:r>
          </w:p>
        </w:tc>
        <w:tc>
          <w:tcPr>
            <w:tcW w:w="1080" w:type="dxa"/>
            <w:gridSpan w:val="2"/>
            <w:tcBorders>
              <w:top w:val="single" w:sz="4" w:space="0" w:color="auto"/>
              <w:left w:val="single" w:sz="4" w:space="0" w:color="auto"/>
              <w:bottom w:val="single" w:sz="4" w:space="0" w:color="auto"/>
              <w:right w:val="single" w:sz="4" w:space="0" w:color="auto"/>
            </w:tcBorders>
          </w:tcPr>
          <w:p w14:paraId="4DF211F0" w14:textId="77777777" w:rsidR="00E36F0E" w:rsidRPr="003407D1" w:rsidRDefault="00393DC0" w:rsidP="00E36F0E">
            <w:pPr>
              <w:rPr>
                <w:rFonts w:cs="Arial"/>
              </w:rPr>
            </w:pPr>
            <w:r w:rsidRPr="003407D1">
              <w:rPr>
                <w:rFonts w:cs="Arial"/>
              </w:rPr>
              <w:t>Enum</w:t>
            </w:r>
          </w:p>
        </w:tc>
        <w:tc>
          <w:tcPr>
            <w:tcW w:w="2160" w:type="dxa"/>
            <w:tcBorders>
              <w:top w:val="single" w:sz="4" w:space="0" w:color="auto"/>
              <w:left w:val="single" w:sz="4" w:space="0" w:color="auto"/>
              <w:bottom w:val="single" w:sz="4" w:space="0" w:color="auto"/>
              <w:right w:val="single" w:sz="4" w:space="0" w:color="auto"/>
            </w:tcBorders>
          </w:tcPr>
          <w:p w14:paraId="5AA70EF6"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55F5C6FC" w14:textId="77777777" w:rsidR="00E36F0E" w:rsidRPr="003407D1" w:rsidRDefault="00393DC0" w:rsidP="00E36F0E">
            <w:pPr>
              <w:rPr>
                <w:rFonts w:cs="Arial"/>
              </w:rPr>
            </w:pPr>
            <w:r w:rsidRPr="003407D1">
              <w:rPr>
                <w:rFonts w:cs="Arial"/>
              </w:rPr>
              <w:t>-</w:t>
            </w:r>
          </w:p>
        </w:tc>
        <w:tc>
          <w:tcPr>
            <w:tcW w:w="2070" w:type="dxa"/>
            <w:tcBorders>
              <w:top w:val="single" w:sz="4" w:space="0" w:color="auto"/>
              <w:left w:val="single" w:sz="4" w:space="0" w:color="auto"/>
              <w:bottom w:val="single" w:sz="4" w:space="0" w:color="auto"/>
              <w:right w:val="single" w:sz="4" w:space="0" w:color="auto"/>
            </w:tcBorders>
          </w:tcPr>
          <w:p w14:paraId="50DFA6A9" w14:textId="77777777" w:rsidR="00E36F0E" w:rsidRPr="003407D1" w:rsidRDefault="00393DC0" w:rsidP="00E36F0E">
            <w:pPr>
              <w:rPr>
                <w:rFonts w:cs="Arial"/>
                <w:highlight w:val="yellow"/>
              </w:rPr>
            </w:pPr>
            <w:r w:rsidRPr="003407D1">
              <w:rPr>
                <w:rFonts w:cs="Arial"/>
              </w:rPr>
              <w:t>Cellular APN Type</w:t>
            </w:r>
          </w:p>
        </w:tc>
      </w:tr>
      <w:tr w:rsidR="00E36F0E" w:rsidRPr="003407D1" w14:paraId="7EBEB41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93CA4CF"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468B5657"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6A7C29D6"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385DD59A" w14:textId="77777777" w:rsidR="00E36F0E" w:rsidRPr="003407D1" w:rsidRDefault="00393DC0" w:rsidP="00E36F0E">
            <w:pPr>
              <w:rPr>
                <w:rFonts w:cs="Arial"/>
              </w:rPr>
            </w:pPr>
            <w:r w:rsidRPr="003407D1">
              <w:rPr>
                <w:rFonts w:cs="Arial"/>
              </w:rPr>
              <w:t>Internet</w:t>
            </w:r>
          </w:p>
        </w:tc>
        <w:tc>
          <w:tcPr>
            <w:tcW w:w="1440" w:type="dxa"/>
            <w:tcBorders>
              <w:top w:val="single" w:sz="4" w:space="0" w:color="auto"/>
              <w:left w:val="single" w:sz="4" w:space="0" w:color="auto"/>
              <w:bottom w:val="single" w:sz="4" w:space="0" w:color="auto"/>
              <w:right w:val="single" w:sz="4" w:space="0" w:color="auto"/>
            </w:tcBorders>
          </w:tcPr>
          <w:p w14:paraId="02D84D24" w14:textId="77777777" w:rsidR="00E36F0E" w:rsidRPr="003407D1" w:rsidRDefault="00393DC0" w:rsidP="00E36F0E">
            <w:pPr>
              <w:rPr>
                <w:rFonts w:cs="Arial"/>
              </w:rPr>
            </w:pPr>
            <w:r w:rsidRPr="003407D1">
              <w:rPr>
                <w:rFonts w:cs="Arial"/>
              </w:rPr>
              <w:t>0x0</w:t>
            </w:r>
          </w:p>
        </w:tc>
        <w:tc>
          <w:tcPr>
            <w:tcW w:w="2070" w:type="dxa"/>
            <w:tcBorders>
              <w:top w:val="single" w:sz="4" w:space="0" w:color="auto"/>
              <w:left w:val="single" w:sz="4" w:space="0" w:color="auto"/>
              <w:bottom w:val="single" w:sz="4" w:space="0" w:color="auto"/>
              <w:right w:val="single" w:sz="4" w:space="0" w:color="auto"/>
            </w:tcBorders>
          </w:tcPr>
          <w:p w14:paraId="3F140989" w14:textId="77777777" w:rsidR="00E36F0E" w:rsidRPr="003407D1" w:rsidRDefault="00E36F0E" w:rsidP="00E36F0E">
            <w:pPr>
              <w:rPr>
                <w:rFonts w:cs="Arial"/>
                <w:highlight w:val="yellow"/>
              </w:rPr>
            </w:pPr>
          </w:p>
        </w:tc>
      </w:tr>
      <w:tr w:rsidR="00E36F0E" w:rsidRPr="003407D1" w14:paraId="3BA4826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5100011"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01DF760E"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74C09D85"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1C67FE7E" w14:textId="77777777" w:rsidR="00E36F0E" w:rsidRPr="003407D1" w:rsidRDefault="00393DC0" w:rsidP="00E36F0E">
            <w:pPr>
              <w:rPr>
                <w:rFonts w:cs="Arial"/>
              </w:rPr>
            </w:pPr>
            <w:r w:rsidRPr="003407D1">
              <w:rPr>
                <w:rFonts w:cs="Arial"/>
              </w:rPr>
              <w:t>Ford</w:t>
            </w:r>
          </w:p>
        </w:tc>
        <w:tc>
          <w:tcPr>
            <w:tcW w:w="1440" w:type="dxa"/>
            <w:tcBorders>
              <w:top w:val="single" w:sz="4" w:space="0" w:color="auto"/>
              <w:left w:val="single" w:sz="4" w:space="0" w:color="auto"/>
              <w:bottom w:val="single" w:sz="4" w:space="0" w:color="auto"/>
              <w:right w:val="single" w:sz="4" w:space="0" w:color="auto"/>
            </w:tcBorders>
          </w:tcPr>
          <w:p w14:paraId="5C9AE60A" w14:textId="77777777" w:rsidR="00E36F0E" w:rsidRPr="003407D1" w:rsidRDefault="00393DC0" w:rsidP="00E36F0E">
            <w:pPr>
              <w:rPr>
                <w:rFonts w:cs="Arial"/>
              </w:rPr>
            </w:pPr>
            <w:r w:rsidRPr="003407D1">
              <w:rPr>
                <w:rFonts w:cs="Arial"/>
              </w:rPr>
              <w:t>0x1</w:t>
            </w:r>
          </w:p>
        </w:tc>
        <w:tc>
          <w:tcPr>
            <w:tcW w:w="2070" w:type="dxa"/>
            <w:tcBorders>
              <w:top w:val="single" w:sz="4" w:space="0" w:color="auto"/>
              <w:left w:val="single" w:sz="4" w:space="0" w:color="auto"/>
              <w:bottom w:val="single" w:sz="4" w:space="0" w:color="auto"/>
              <w:right w:val="single" w:sz="4" w:space="0" w:color="auto"/>
            </w:tcBorders>
          </w:tcPr>
          <w:p w14:paraId="3D77E54D" w14:textId="77777777" w:rsidR="00E36F0E" w:rsidRPr="003407D1" w:rsidRDefault="00E36F0E" w:rsidP="00E36F0E">
            <w:pPr>
              <w:rPr>
                <w:rFonts w:cs="Arial"/>
                <w:highlight w:val="yellow"/>
              </w:rPr>
            </w:pPr>
          </w:p>
        </w:tc>
      </w:tr>
      <w:tr w:rsidR="00E36F0E" w:rsidRPr="003407D1" w14:paraId="1F4C676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12AA10D"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4B713315"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50C191C8"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2D0287BD" w14:textId="77777777" w:rsidR="00E36F0E" w:rsidRPr="003407D1" w:rsidRDefault="00393DC0" w:rsidP="00E36F0E">
            <w:pPr>
              <w:rPr>
                <w:rFonts w:cs="Arial"/>
              </w:rPr>
            </w:pPr>
            <w:r w:rsidRPr="003407D1">
              <w:rPr>
                <w:rFonts w:cs="Arial"/>
              </w:rPr>
              <w:t>Tethering</w:t>
            </w:r>
          </w:p>
        </w:tc>
        <w:tc>
          <w:tcPr>
            <w:tcW w:w="1440" w:type="dxa"/>
            <w:tcBorders>
              <w:top w:val="single" w:sz="4" w:space="0" w:color="auto"/>
              <w:left w:val="single" w:sz="4" w:space="0" w:color="auto"/>
              <w:bottom w:val="single" w:sz="4" w:space="0" w:color="auto"/>
              <w:right w:val="single" w:sz="4" w:space="0" w:color="auto"/>
            </w:tcBorders>
          </w:tcPr>
          <w:p w14:paraId="551E2E95" w14:textId="77777777" w:rsidR="00E36F0E" w:rsidRPr="003407D1" w:rsidRDefault="00393DC0" w:rsidP="00E36F0E">
            <w:pPr>
              <w:rPr>
                <w:rFonts w:cs="Arial"/>
              </w:rPr>
            </w:pPr>
            <w:r w:rsidRPr="003407D1">
              <w:rPr>
                <w:rFonts w:cs="Arial"/>
              </w:rPr>
              <w:t>0x2</w:t>
            </w:r>
          </w:p>
        </w:tc>
        <w:tc>
          <w:tcPr>
            <w:tcW w:w="2070" w:type="dxa"/>
            <w:tcBorders>
              <w:top w:val="single" w:sz="4" w:space="0" w:color="auto"/>
              <w:left w:val="single" w:sz="4" w:space="0" w:color="auto"/>
              <w:bottom w:val="single" w:sz="4" w:space="0" w:color="auto"/>
              <w:right w:val="single" w:sz="4" w:space="0" w:color="auto"/>
            </w:tcBorders>
          </w:tcPr>
          <w:p w14:paraId="01EDEA91" w14:textId="77777777" w:rsidR="00E36F0E" w:rsidRPr="003407D1" w:rsidRDefault="00E36F0E" w:rsidP="00E36F0E">
            <w:pPr>
              <w:rPr>
                <w:rFonts w:cs="Arial"/>
                <w:highlight w:val="yellow"/>
              </w:rPr>
            </w:pPr>
          </w:p>
        </w:tc>
      </w:tr>
      <w:tr w:rsidR="00E36F0E" w:rsidRPr="003407D1" w14:paraId="471007C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12708F9"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6190184A"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7000B4EF"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662A1DCC" w14:textId="77777777" w:rsidR="00E36F0E" w:rsidRPr="003407D1" w:rsidRDefault="00393DC0" w:rsidP="00E36F0E">
            <w:pPr>
              <w:rPr>
                <w:rFonts w:cs="Arial"/>
              </w:rPr>
            </w:pPr>
            <w:r w:rsidRPr="003407D1">
              <w:rPr>
                <w:rFonts w:cs="Arial"/>
              </w:rPr>
              <w:t>FOTA</w:t>
            </w:r>
          </w:p>
        </w:tc>
        <w:tc>
          <w:tcPr>
            <w:tcW w:w="1440" w:type="dxa"/>
            <w:tcBorders>
              <w:top w:val="single" w:sz="4" w:space="0" w:color="auto"/>
              <w:left w:val="single" w:sz="4" w:space="0" w:color="auto"/>
              <w:bottom w:val="single" w:sz="4" w:space="0" w:color="auto"/>
              <w:right w:val="single" w:sz="4" w:space="0" w:color="auto"/>
            </w:tcBorders>
          </w:tcPr>
          <w:p w14:paraId="78C60761" w14:textId="77777777" w:rsidR="00E36F0E" w:rsidRPr="003407D1" w:rsidRDefault="00393DC0" w:rsidP="00E36F0E">
            <w:pPr>
              <w:rPr>
                <w:rFonts w:cs="Arial"/>
              </w:rPr>
            </w:pPr>
            <w:r w:rsidRPr="003407D1">
              <w:rPr>
                <w:rFonts w:cs="Arial"/>
              </w:rPr>
              <w:t>0x3</w:t>
            </w:r>
          </w:p>
        </w:tc>
        <w:tc>
          <w:tcPr>
            <w:tcW w:w="2070" w:type="dxa"/>
            <w:tcBorders>
              <w:top w:val="single" w:sz="4" w:space="0" w:color="auto"/>
              <w:left w:val="single" w:sz="4" w:space="0" w:color="auto"/>
              <w:bottom w:val="single" w:sz="4" w:space="0" w:color="auto"/>
              <w:right w:val="single" w:sz="4" w:space="0" w:color="auto"/>
            </w:tcBorders>
          </w:tcPr>
          <w:p w14:paraId="60160022" w14:textId="77777777" w:rsidR="00E36F0E" w:rsidRPr="003407D1" w:rsidRDefault="00E36F0E" w:rsidP="00E36F0E">
            <w:pPr>
              <w:rPr>
                <w:rFonts w:cs="Arial"/>
                <w:highlight w:val="yellow"/>
              </w:rPr>
            </w:pPr>
          </w:p>
        </w:tc>
      </w:tr>
      <w:tr w:rsidR="00E36F0E" w:rsidRPr="003407D1" w14:paraId="7D24740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D06EE3A"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1DEE02DC"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4EF078F4"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7A5D09F8" w14:textId="77777777" w:rsidR="00E36F0E" w:rsidRPr="003407D1" w:rsidRDefault="00393DC0" w:rsidP="00E36F0E">
            <w:pPr>
              <w:rPr>
                <w:rFonts w:cs="Arial"/>
              </w:rPr>
            </w:pPr>
            <w:r w:rsidRPr="003407D1">
              <w:rPr>
                <w:rFonts w:cs="Arial"/>
              </w:rPr>
              <w:t>HTTP</w:t>
            </w:r>
          </w:p>
        </w:tc>
        <w:tc>
          <w:tcPr>
            <w:tcW w:w="1440" w:type="dxa"/>
            <w:tcBorders>
              <w:top w:val="single" w:sz="4" w:space="0" w:color="auto"/>
              <w:left w:val="single" w:sz="4" w:space="0" w:color="auto"/>
              <w:bottom w:val="single" w:sz="4" w:space="0" w:color="auto"/>
              <w:right w:val="single" w:sz="4" w:space="0" w:color="auto"/>
            </w:tcBorders>
          </w:tcPr>
          <w:p w14:paraId="5E546D6C" w14:textId="77777777" w:rsidR="00E36F0E" w:rsidRPr="003407D1" w:rsidRDefault="00393DC0" w:rsidP="00E36F0E">
            <w:pPr>
              <w:rPr>
                <w:rFonts w:cs="Arial"/>
              </w:rPr>
            </w:pPr>
            <w:r w:rsidRPr="003407D1">
              <w:rPr>
                <w:rFonts w:cs="Arial"/>
              </w:rPr>
              <w:t>0x4</w:t>
            </w:r>
          </w:p>
        </w:tc>
        <w:tc>
          <w:tcPr>
            <w:tcW w:w="2070" w:type="dxa"/>
            <w:tcBorders>
              <w:top w:val="single" w:sz="4" w:space="0" w:color="auto"/>
              <w:left w:val="single" w:sz="4" w:space="0" w:color="auto"/>
              <w:bottom w:val="single" w:sz="4" w:space="0" w:color="auto"/>
              <w:right w:val="single" w:sz="4" w:space="0" w:color="auto"/>
            </w:tcBorders>
          </w:tcPr>
          <w:p w14:paraId="67F6ABA9" w14:textId="77777777" w:rsidR="00E36F0E" w:rsidRPr="003407D1" w:rsidRDefault="00E36F0E" w:rsidP="00E36F0E">
            <w:pPr>
              <w:rPr>
                <w:rFonts w:cs="Arial"/>
                <w:highlight w:val="yellow"/>
              </w:rPr>
            </w:pPr>
          </w:p>
        </w:tc>
      </w:tr>
      <w:tr w:rsidR="00E36F0E" w:rsidRPr="003407D1" w14:paraId="0BFBBAC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A83C6CB" w14:textId="77777777" w:rsidR="00E36F0E" w:rsidRPr="003407D1" w:rsidRDefault="00393DC0" w:rsidP="00E36F0E">
            <w:pPr>
              <w:jc w:val="center"/>
              <w:rPr>
                <w:rFonts w:cs="Arial"/>
              </w:rPr>
            </w:pPr>
            <w:r w:rsidRPr="003407D1">
              <w:rPr>
                <w:rFonts w:cs="Arial"/>
              </w:rPr>
              <w:lastRenderedPageBreak/>
              <w:t>R</w:t>
            </w:r>
          </w:p>
        </w:tc>
        <w:tc>
          <w:tcPr>
            <w:tcW w:w="1890" w:type="dxa"/>
            <w:tcBorders>
              <w:top w:val="single" w:sz="4" w:space="0" w:color="auto"/>
              <w:left w:val="single" w:sz="4" w:space="0" w:color="auto"/>
              <w:bottom w:val="single" w:sz="4" w:space="0" w:color="auto"/>
              <w:right w:val="single" w:sz="4" w:space="0" w:color="auto"/>
            </w:tcBorders>
          </w:tcPr>
          <w:p w14:paraId="2C6E5800" w14:textId="77777777" w:rsidR="00E36F0E" w:rsidRPr="003407D1" w:rsidRDefault="00393DC0" w:rsidP="00E36F0E">
            <w:pPr>
              <w:rPr>
                <w:rFonts w:cs="Arial"/>
              </w:rPr>
            </w:pPr>
            <w:r w:rsidRPr="003407D1">
              <w:rPr>
                <w:rFonts w:cs="Arial"/>
              </w:rPr>
              <w:t>PriorityLevel</w:t>
            </w:r>
          </w:p>
        </w:tc>
        <w:tc>
          <w:tcPr>
            <w:tcW w:w="1080" w:type="dxa"/>
            <w:gridSpan w:val="2"/>
            <w:tcBorders>
              <w:top w:val="single" w:sz="4" w:space="0" w:color="auto"/>
              <w:left w:val="single" w:sz="4" w:space="0" w:color="auto"/>
              <w:bottom w:val="single" w:sz="4" w:space="0" w:color="auto"/>
              <w:right w:val="single" w:sz="4" w:space="0" w:color="auto"/>
            </w:tcBorders>
          </w:tcPr>
          <w:p w14:paraId="2032D464" w14:textId="77777777" w:rsidR="00E36F0E" w:rsidRPr="003407D1" w:rsidRDefault="00393DC0" w:rsidP="00E36F0E">
            <w:pPr>
              <w:rPr>
                <w:rFonts w:cs="Arial"/>
              </w:rPr>
            </w:pPr>
            <w:r w:rsidRPr="003407D1">
              <w:rPr>
                <w:rFonts w:cs="Arial"/>
              </w:rPr>
              <w:t>Enum</w:t>
            </w:r>
          </w:p>
        </w:tc>
        <w:tc>
          <w:tcPr>
            <w:tcW w:w="2160" w:type="dxa"/>
            <w:tcBorders>
              <w:top w:val="single" w:sz="4" w:space="0" w:color="auto"/>
              <w:left w:val="single" w:sz="4" w:space="0" w:color="auto"/>
              <w:bottom w:val="single" w:sz="4" w:space="0" w:color="auto"/>
              <w:right w:val="single" w:sz="4" w:space="0" w:color="auto"/>
            </w:tcBorders>
          </w:tcPr>
          <w:p w14:paraId="590AB261"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0A6A19F8" w14:textId="77777777" w:rsidR="00E36F0E" w:rsidRPr="003407D1" w:rsidRDefault="00393DC0" w:rsidP="00E36F0E">
            <w:pPr>
              <w:rPr>
                <w:rFonts w:cs="Arial"/>
              </w:rPr>
            </w:pPr>
            <w:r w:rsidRPr="003407D1">
              <w:rPr>
                <w:rFonts w:cs="Arial"/>
              </w:rPr>
              <w:t>-</w:t>
            </w:r>
          </w:p>
        </w:tc>
        <w:tc>
          <w:tcPr>
            <w:tcW w:w="2070" w:type="dxa"/>
            <w:tcBorders>
              <w:top w:val="single" w:sz="4" w:space="0" w:color="auto"/>
              <w:left w:val="single" w:sz="4" w:space="0" w:color="auto"/>
              <w:bottom w:val="single" w:sz="4" w:space="0" w:color="auto"/>
              <w:right w:val="single" w:sz="4" w:space="0" w:color="auto"/>
            </w:tcBorders>
          </w:tcPr>
          <w:p w14:paraId="2372F3B2" w14:textId="77777777" w:rsidR="00E36F0E" w:rsidRPr="003407D1" w:rsidRDefault="00393DC0" w:rsidP="00E36F0E">
            <w:pPr>
              <w:rPr>
                <w:rFonts w:cs="Arial"/>
                <w:highlight w:val="yellow"/>
              </w:rPr>
            </w:pPr>
            <w:r w:rsidRPr="003407D1">
              <w:rPr>
                <w:rFonts w:cs="Arial"/>
              </w:rPr>
              <w:t>Priority Level</w:t>
            </w:r>
          </w:p>
        </w:tc>
      </w:tr>
      <w:tr w:rsidR="00E36F0E" w:rsidRPr="003407D1" w14:paraId="147A631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338FFDE"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4CBCBB7E"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7F71B46D"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4823A9C4" w14:textId="77777777" w:rsidR="00E36F0E" w:rsidRPr="003407D1" w:rsidRDefault="00393DC0" w:rsidP="00E36F0E">
            <w:pPr>
              <w:rPr>
                <w:rFonts w:cs="Arial"/>
              </w:rPr>
            </w:pPr>
            <w:r w:rsidRPr="003407D1">
              <w:rPr>
                <w:rFonts w:cs="Arial"/>
              </w:rPr>
              <w:t>Priority 0</w:t>
            </w:r>
          </w:p>
        </w:tc>
        <w:tc>
          <w:tcPr>
            <w:tcW w:w="1440" w:type="dxa"/>
            <w:tcBorders>
              <w:top w:val="single" w:sz="4" w:space="0" w:color="auto"/>
              <w:left w:val="single" w:sz="4" w:space="0" w:color="auto"/>
              <w:bottom w:val="single" w:sz="4" w:space="0" w:color="auto"/>
              <w:right w:val="single" w:sz="4" w:space="0" w:color="auto"/>
            </w:tcBorders>
          </w:tcPr>
          <w:p w14:paraId="1B349AE6" w14:textId="77777777" w:rsidR="00E36F0E" w:rsidRPr="003407D1" w:rsidRDefault="00393DC0" w:rsidP="00E36F0E">
            <w:pPr>
              <w:rPr>
                <w:rFonts w:cs="Arial"/>
              </w:rPr>
            </w:pPr>
            <w:r w:rsidRPr="003407D1">
              <w:rPr>
                <w:rFonts w:cs="Arial"/>
              </w:rPr>
              <w:t>0x0</w:t>
            </w:r>
          </w:p>
        </w:tc>
        <w:tc>
          <w:tcPr>
            <w:tcW w:w="2070" w:type="dxa"/>
            <w:tcBorders>
              <w:top w:val="single" w:sz="4" w:space="0" w:color="auto"/>
              <w:left w:val="single" w:sz="4" w:space="0" w:color="auto"/>
              <w:bottom w:val="single" w:sz="4" w:space="0" w:color="auto"/>
              <w:right w:val="single" w:sz="4" w:space="0" w:color="auto"/>
            </w:tcBorders>
          </w:tcPr>
          <w:p w14:paraId="4C272319" w14:textId="77777777" w:rsidR="00E36F0E" w:rsidRPr="003407D1" w:rsidRDefault="00E36F0E" w:rsidP="00E36F0E">
            <w:pPr>
              <w:rPr>
                <w:rFonts w:cs="Arial"/>
                <w:highlight w:val="yellow"/>
              </w:rPr>
            </w:pPr>
          </w:p>
        </w:tc>
      </w:tr>
      <w:tr w:rsidR="00E36F0E" w:rsidRPr="003407D1" w14:paraId="184F7C1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638C14D"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3A5C6D2E"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06D55F1F"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42AEE0D5" w14:textId="77777777" w:rsidR="00E36F0E" w:rsidRPr="003407D1" w:rsidRDefault="00393DC0" w:rsidP="00E36F0E">
            <w:pPr>
              <w:rPr>
                <w:rFonts w:cs="Arial"/>
              </w:rPr>
            </w:pPr>
            <w:r w:rsidRPr="003407D1">
              <w:rPr>
                <w:rFonts w:cs="Arial"/>
              </w:rPr>
              <w:t>Priority 1</w:t>
            </w:r>
          </w:p>
        </w:tc>
        <w:tc>
          <w:tcPr>
            <w:tcW w:w="1440" w:type="dxa"/>
            <w:tcBorders>
              <w:top w:val="single" w:sz="4" w:space="0" w:color="auto"/>
              <w:left w:val="single" w:sz="4" w:space="0" w:color="auto"/>
              <w:bottom w:val="single" w:sz="4" w:space="0" w:color="auto"/>
              <w:right w:val="single" w:sz="4" w:space="0" w:color="auto"/>
            </w:tcBorders>
          </w:tcPr>
          <w:p w14:paraId="49F42A8A" w14:textId="77777777" w:rsidR="00E36F0E" w:rsidRPr="003407D1" w:rsidRDefault="00393DC0" w:rsidP="00E36F0E">
            <w:pPr>
              <w:rPr>
                <w:rFonts w:cs="Arial"/>
              </w:rPr>
            </w:pPr>
            <w:r w:rsidRPr="003407D1">
              <w:rPr>
                <w:rFonts w:cs="Arial"/>
              </w:rPr>
              <w:t>0x1</w:t>
            </w:r>
          </w:p>
        </w:tc>
        <w:tc>
          <w:tcPr>
            <w:tcW w:w="2070" w:type="dxa"/>
            <w:tcBorders>
              <w:top w:val="single" w:sz="4" w:space="0" w:color="auto"/>
              <w:left w:val="single" w:sz="4" w:space="0" w:color="auto"/>
              <w:bottom w:val="single" w:sz="4" w:space="0" w:color="auto"/>
              <w:right w:val="single" w:sz="4" w:space="0" w:color="auto"/>
            </w:tcBorders>
          </w:tcPr>
          <w:p w14:paraId="3710BDD6" w14:textId="77777777" w:rsidR="00E36F0E" w:rsidRPr="003407D1" w:rsidRDefault="00E36F0E" w:rsidP="00E36F0E">
            <w:pPr>
              <w:rPr>
                <w:rFonts w:cs="Arial"/>
                <w:highlight w:val="yellow"/>
              </w:rPr>
            </w:pPr>
          </w:p>
        </w:tc>
      </w:tr>
      <w:tr w:rsidR="00E36F0E" w:rsidRPr="003407D1" w14:paraId="2DCB76C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C57F417"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153BF49E"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38241835"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5BC175AE" w14:textId="77777777" w:rsidR="00E36F0E" w:rsidRPr="003407D1" w:rsidRDefault="00393DC0" w:rsidP="00E36F0E">
            <w:pPr>
              <w:rPr>
                <w:rFonts w:cs="Arial"/>
              </w:rPr>
            </w:pPr>
            <w:r w:rsidRPr="003407D1">
              <w:rPr>
                <w:rFonts w:cs="Arial"/>
              </w:rPr>
              <w:t>Priority 2</w:t>
            </w:r>
          </w:p>
        </w:tc>
        <w:tc>
          <w:tcPr>
            <w:tcW w:w="1440" w:type="dxa"/>
            <w:tcBorders>
              <w:top w:val="single" w:sz="4" w:space="0" w:color="auto"/>
              <w:left w:val="single" w:sz="4" w:space="0" w:color="auto"/>
              <w:bottom w:val="single" w:sz="4" w:space="0" w:color="auto"/>
              <w:right w:val="single" w:sz="4" w:space="0" w:color="auto"/>
            </w:tcBorders>
          </w:tcPr>
          <w:p w14:paraId="27CC788B" w14:textId="77777777" w:rsidR="00E36F0E" w:rsidRPr="003407D1" w:rsidRDefault="00393DC0" w:rsidP="00E36F0E">
            <w:pPr>
              <w:rPr>
                <w:rFonts w:cs="Arial"/>
              </w:rPr>
            </w:pPr>
            <w:r w:rsidRPr="003407D1">
              <w:rPr>
                <w:rFonts w:cs="Arial"/>
              </w:rPr>
              <w:t>0x2</w:t>
            </w:r>
          </w:p>
        </w:tc>
        <w:tc>
          <w:tcPr>
            <w:tcW w:w="2070" w:type="dxa"/>
            <w:tcBorders>
              <w:top w:val="single" w:sz="4" w:space="0" w:color="auto"/>
              <w:left w:val="single" w:sz="4" w:space="0" w:color="auto"/>
              <w:bottom w:val="single" w:sz="4" w:space="0" w:color="auto"/>
              <w:right w:val="single" w:sz="4" w:space="0" w:color="auto"/>
            </w:tcBorders>
          </w:tcPr>
          <w:p w14:paraId="6A392849" w14:textId="77777777" w:rsidR="00E36F0E" w:rsidRPr="003407D1" w:rsidRDefault="00E36F0E" w:rsidP="00E36F0E">
            <w:pPr>
              <w:rPr>
                <w:rFonts w:cs="Arial"/>
                <w:highlight w:val="yellow"/>
              </w:rPr>
            </w:pPr>
          </w:p>
        </w:tc>
      </w:tr>
      <w:tr w:rsidR="00E36F0E" w:rsidRPr="003407D1" w14:paraId="4DB7D18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198663D"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7E9729F8"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0831FA05"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00514D17" w14:textId="77777777" w:rsidR="00E36F0E" w:rsidRPr="003407D1" w:rsidRDefault="00393DC0" w:rsidP="00E36F0E">
            <w:pPr>
              <w:rPr>
                <w:rFonts w:cs="Arial"/>
              </w:rPr>
            </w:pPr>
            <w:r w:rsidRPr="003407D1">
              <w:rPr>
                <w:rFonts w:cs="Arial"/>
              </w:rPr>
              <w:t>Priority 3</w:t>
            </w:r>
          </w:p>
        </w:tc>
        <w:tc>
          <w:tcPr>
            <w:tcW w:w="1440" w:type="dxa"/>
            <w:tcBorders>
              <w:top w:val="single" w:sz="4" w:space="0" w:color="auto"/>
              <w:left w:val="single" w:sz="4" w:space="0" w:color="auto"/>
              <w:bottom w:val="single" w:sz="4" w:space="0" w:color="auto"/>
              <w:right w:val="single" w:sz="4" w:space="0" w:color="auto"/>
            </w:tcBorders>
          </w:tcPr>
          <w:p w14:paraId="4A071278" w14:textId="77777777" w:rsidR="00E36F0E" w:rsidRPr="003407D1" w:rsidRDefault="00393DC0" w:rsidP="00E36F0E">
            <w:pPr>
              <w:rPr>
                <w:rFonts w:cs="Arial"/>
              </w:rPr>
            </w:pPr>
            <w:r w:rsidRPr="003407D1">
              <w:rPr>
                <w:rFonts w:cs="Arial"/>
              </w:rPr>
              <w:t>0x3</w:t>
            </w:r>
          </w:p>
        </w:tc>
        <w:tc>
          <w:tcPr>
            <w:tcW w:w="2070" w:type="dxa"/>
            <w:tcBorders>
              <w:top w:val="single" w:sz="4" w:space="0" w:color="auto"/>
              <w:left w:val="single" w:sz="4" w:space="0" w:color="auto"/>
              <w:bottom w:val="single" w:sz="4" w:space="0" w:color="auto"/>
              <w:right w:val="single" w:sz="4" w:space="0" w:color="auto"/>
            </w:tcBorders>
          </w:tcPr>
          <w:p w14:paraId="0C5C5865" w14:textId="77777777" w:rsidR="00E36F0E" w:rsidRPr="003407D1" w:rsidRDefault="00E36F0E" w:rsidP="00E36F0E">
            <w:pPr>
              <w:rPr>
                <w:rFonts w:cs="Arial"/>
                <w:highlight w:val="yellow"/>
              </w:rPr>
            </w:pPr>
          </w:p>
        </w:tc>
      </w:tr>
      <w:tr w:rsidR="00E36F0E" w:rsidRPr="003407D1" w14:paraId="1CE4C17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FEE737A"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19D0C8B8"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79B0F390"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147CC869" w14:textId="77777777" w:rsidR="00E36F0E" w:rsidRPr="003407D1" w:rsidRDefault="00393DC0" w:rsidP="00E36F0E">
            <w:pPr>
              <w:rPr>
                <w:rFonts w:cs="Arial"/>
              </w:rPr>
            </w:pPr>
            <w:r w:rsidRPr="003407D1">
              <w:rPr>
                <w:rFonts w:cs="Arial"/>
              </w:rPr>
              <w:t>Priority 4</w:t>
            </w:r>
          </w:p>
        </w:tc>
        <w:tc>
          <w:tcPr>
            <w:tcW w:w="1440" w:type="dxa"/>
            <w:tcBorders>
              <w:top w:val="single" w:sz="4" w:space="0" w:color="auto"/>
              <w:left w:val="single" w:sz="4" w:space="0" w:color="auto"/>
              <w:bottom w:val="single" w:sz="4" w:space="0" w:color="auto"/>
              <w:right w:val="single" w:sz="4" w:space="0" w:color="auto"/>
            </w:tcBorders>
          </w:tcPr>
          <w:p w14:paraId="1221299B" w14:textId="77777777" w:rsidR="00E36F0E" w:rsidRPr="003407D1" w:rsidRDefault="00393DC0" w:rsidP="00E36F0E">
            <w:pPr>
              <w:rPr>
                <w:rFonts w:cs="Arial"/>
              </w:rPr>
            </w:pPr>
            <w:r w:rsidRPr="003407D1">
              <w:rPr>
                <w:rFonts w:cs="Arial"/>
              </w:rPr>
              <w:t>0x4</w:t>
            </w:r>
          </w:p>
        </w:tc>
        <w:tc>
          <w:tcPr>
            <w:tcW w:w="2070" w:type="dxa"/>
            <w:tcBorders>
              <w:top w:val="single" w:sz="4" w:space="0" w:color="auto"/>
              <w:left w:val="single" w:sz="4" w:space="0" w:color="auto"/>
              <w:bottom w:val="single" w:sz="4" w:space="0" w:color="auto"/>
              <w:right w:val="single" w:sz="4" w:space="0" w:color="auto"/>
            </w:tcBorders>
          </w:tcPr>
          <w:p w14:paraId="1D45E166" w14:textId="77777777" w:rsidR="00E36F0E" w:rsidRPr="003407D1" w:rsidRDefault="00E36F0E" w:rsidP="00E36F0E">
            <w:pPr>
              <w:rPr>
                <w:rFonts w:cs="Arial"/>
                <w:highlight w:val="yellow"/>
              </w:rPr>
            </w:pPr>
          </w:p>
        </w:tc>
      </w:tr>
      <w:tr w:rsidR="00E36F0E" w:rsidRPr="003407D1" w14:paraId="6E71F76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EDF1A5F"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20037911" w14:textId="77777777" w:rsidR="00E36F0E" w:rsidRPr="003407D1" w:rsidRDefault="00393DC0" w:rsidP="00E36F0E">
            <w:pPr>
              <w:rPr>
                <w:rFonts w:cs="Arial"/>
              </w:rPr>
            </w:pPr>
            <w:r w:rsidRPr="003407D1">
              <w:rPr>
                <w:rFonts w:cs="Arial"/>
              </w:rPr>
              <w:t>expiry</w:t>
            </w:r>
          </w:p>
        </w:tc>
        <w:tc>
          <w:tcPr>
            <w:tcW w:w="1080" w:type="dxa"/>
            <w:gridSpan w:val="2"/>
            <w:tcBorders>
              <w:top w:val="single" w:sz="4" w:space="0" w:color="auto"/>
              <w:left w:val="single" w:sz="4" w:space="0" w:color="auto"/>
              <w:bottom w:val="single" w:sz="4" w:space="0" w:color="auto"/>
              <w:right w:val="single" w:sz="4" w:space="0" w:color="auto"/>
            </w:tcBorders>
          </w:tcPr>
          <w:p w14:paraId="404850C0" w14:textId="77777777" w:rsidR="00E36F0E" w:rsidRPr="003407D1" w:rsidRDefault="00393DC0" w:rsidP="00E36F0E">
            <w:pPr>
              <w:rPr>
                <w:rFonts w:cs="Arial"/>
              </w:rPr>
            </w:pPr>
            <w:r w:rsidRPr="003407D1">
              <w:rPr>
                <w:rFonts w:cs="Arial"/>
              </w:rPr>
              <w:t>Int32</w:t>
            </w:r>
          </w:p>
        </w:tc>
        <w:tc>
          <w:tcPr>
            <w:tcW w:w="2160" w:type="dxa"/>
            <w:tcBorders>
              <w:top w:val="single" w:sz="4" w:space="0" w:color="auto"/>
              <w:left w:val="single" w:sz="4" w:space="0" w:color="auto"/>
              <w:bottom w:val="single" w:sz="4" w:space="0" w:color="auto"/>
              <w:right w:val="single" w:sz="4" w:space="0" w:color="auto"/>
            </w:tcBorders>
          </w:tcPr>
          <w:p w14:paraId="314EABD8"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32234BFF" w14:textId="77777777" w:rsidR="00E36F0E" w:rsidRPr="003407D1" w:rsidRDefault="00393DC0" w:rsidP="00E36F0E">
            <w:pPr>
              <w:rPr>
                <w:rFonts w:cs="Arial"/>
              </w:rPr>
            </w:pPr>
            <w:r w:rsidRPr="003407D1">
              <w:rPr>
                <w:rFonts w:cs="Arial"/>
              </w:rPr>
              <w:t>0-4294967295</w:t>
            </w:r>
          </w:p>
        </w:tc>
        <w:tc>
          <w:tcPr>
            <w:tcW w:w="2070" w:type="dxa"/>
            <w:tcBorders>
              <w:top w:val="single" w:sz="4" w:space="0" w:color="auto"/>
              <w:left w:val="single" w:sz="4" w:space="0" w:color="auto"/>
              <w:bottom w:val="single" w:sz="4" w:space="0" w:color="auto"/>
              <w:right w:val="single" w:sz="4" w:space="0" w:color="auto"/>
            </w:tcBorders>
          </w:tcPr>
          <w:p w14:paraId="0F2736E7" w14:textId="77777777" w:rsidR="00E36F0E" w:rsidRPr="003407D1" w:rsidRDefault="00393DC0" w:rsidP="00E36F0E">
            <w:pPr>
              <w:rPr>
                <w:rFonts w:cs="Arial"/>
              </w:rPr>
            </w:pPr>
            <w:r w:rsidRPr="003407D1">
              <w:rPr>
                <w:rFonts w:cs="Arial"/>
              </w:rPr>
              <w:t>Expiration timer</w:t>
            </w:r>
          </w:p>
        </w:tc>
      </w:tr>
      <w:tr w:rsidR="00E36F0E" w:rsidRPr="003407D1" w14:paraId="07E5CF2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52D5987"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57D0568D" w14:textId="77777777" w:rsidR="00E36F0E" w:rsidRPr="003407D1" w:rsidRDefault="00393DC0" w:rsidP="00E36F0E">
            <w:pPr>
              <w:rPr>
                <w:rFonts w:cs="Arial"/>
              </w:rPr>
            </w:pPr>
            <w:r w:rsidRPr="003407D1">
              <w:rPr>
                <w:rFonts w:cs="Arial"/>
              </w:rPr>
              <w:t>OffPeakFlag</w:t>
            </w:r>
          </w:p>
        </w:tc>
        <w:tc>
          <w:tcPr>
            <w:tcW w:w="1080" w:type="dxa"/>
            <w:gridSpan w:val="2"/>
            <w:tcBorders>
              <w:top w:val="single" w:sz="4" w:space="0" w:color="auto"/>
              <w:left w:val="single" w:sz="4" w:space="0" w:color="auto"/>
              <w:bottom w:val="single" w:sz="4" w:space="0" w:color="auto"/>
              <w:right w:val="single" w:sz="4" w:space="0" w:color="auto"/>
            </w:tcBorders>
          </w:tcPr>
          <w:p w14:paraId="6E953623" w14:textId="77777777" w:rsidR="00E36F0E" w:rsidRPr="003407D1" w:rsidRDefault="00393DC0" w:rsidP="00E36F0E">
            <w:pPr>
              <w:rPr>
                <w:rFonts w:cs="Arial"/>
              </w:rPr>
            </w:pPr>
            <w:r w:rsidRPr="003407D1">
              <w:rPr>
                <w:rFonts w:cs="Arial"/>
              </w:rPr>
              <w:t>Enum</w:t>
            </w:r>
          </w:p>
        </w:tc>
        <w:tc>
          <w:tcPr>
            <w:tcW w:w="2160" w:type="dxa"/>
            <w:tcBorders>
              <w:top w:val="single" w:sz="4" w:space="0" w:color="auto"/>
              <w:left w:val="single" w:sz="4" w:space="0" w:color="auto"/>
              <w:bottom w:val="single" w:sz="4" w:space="0" w:color="auto"/>
              <w:right w:val="single" w:sz="4" w:space="0" w:color="auto"/>
            </w:tcBorders>
          </w:tcPr>
          <w:p w14:paraId="6D4AD187"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6A5508C6" w14:textId="77777777" w:rsidR="00E36F0E" w:rsidRPr="003407D1" w:rsidRDefault="00393DC0" w:rsidP="00E36F0E">
            <w:pPr>
              <w:rPr>
                <w:rFonts w:cs="Arial"/>
              </w:rPr>
            </w:pPr>
            <w:r w:rsidRPr="003407D1">
              <w:rPr>
                <w:rFonts w:cs="Arial"/>
              </w:rPr>
              <w:t>-</w:t>
            </w:r>
          </w:p>
        </w:tc>
        <w:tc>
          <w:tcPr>
            <w:tcW w:w="2070" w:type="dxa"/>
            <w:tcBorders>
              <w:top w:val="single" w:sz="4" w:space="0" w:color="auto"/>
              <w:left w:val="single" w:sz="4" w:space="0" w:color="auto"/>
              <w:bottom w:val="single" w:sz="4" w:space="0" w:color="auto"/>
              <w:right w:val="single" w:sz="4" w:space="0" w:color="auto"/>
            </w:tcBorders>
          </w:tcPr>
          <w:p w14:paraId="5B3E80F3" w14:textId="77777777" w:rsidR="00E36F0E" w:rsidRPr="003407D1" w:rsidRDefault="00393DC0" w:rsidP="00E36F0E">
            <w:pPr>
              <w:rPr>
                <w:rFonts w:cs="Arial"/>
                <w:highlight w:val="yellow"/>
              </w:rPr>
            </w:pPr>
            <w:r w:rsidRPr="003407D1">
              <w:rPr>
                <w:rFonts w:cs="Arial"/>
              </w:rPr>
              <w:t>Offpeak flag. N/A for AV vehicles</w:t>
            </w:r>
          </w:p>
        </w:tc>
      </w:tr>
      <w:tr w:rsidR="00E36F0E" w:rsidRPr="003407D1" w14:paraId="3ADBA55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6481190"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65D67C5B"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706D8DFD"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35ED286F" w14:textId="77777777" w:rsidR="00E36F0E" w:rsidRPr="003407D1" w:rsidRDefault="00393DC0" w:rsidP="00E36F0E">
            <w:pPr>
              <w:rPr>
                <w:rFonts w:cs="Arial"/>
              </w:rPr>
            </w:pPr>
            <w:r w:rsidRPr="003407D1">
              <w:rPr>
                <w:rFonts w:cs="Arial"/>
              </w:rPr>
              <w:t>No</w:t>
            </w:r>
          </w:p>
        </w:tc>
        <w:tc>
          <w:tcPr>
            <w:tcW w:w="1440" w:type="dxa"/>
            <w:tcBorders>
              <w:top w:val="single" w:sz="4" w:space="0" w:color="auto"/>
              <w:left w:val="single" w:sz="4" w:space="0" w:color="auto"/>
              <w:bottom w:val="single" w:sz="4" w:space="0" w:color="auto"/>
              <w:right w:val="single" w:sz="4" w:space="0" w:color="auto"/>
            </w:tcBorders>
          </w:tcPr>
          <w:p w14:paraId="6634F82C" w14:textId="77777777" w:rsidR="00E36F0E" w:rsidRPr="003407D1" w:rsidRDefault="00393DC0" w:rsidP="00E36F0E">
            <w:pPr>
              <w:rPr>
                <w:rFonts w:cs="Arial"/>
              </w:rPr>
            </w:pPr>
            <w:r w:rsidRPr="003407D1">
              <w:rPr>
                <w:rFonts w:cs="Arial"/>
              </w:rPr>
              <w:t>0x0</w:t>
            </w:r>
          </w:p>
        </w:tc>
        <w:tc>
          <w:tcPr>
            <w:tcW w:w="2070" w:type="dxa"/>
            <w:tcBorders>
              <w:top w:val="single" w:sz="4" w:space="0" w:color="auto"/>
              <w:left w:val="single" w:sz="4" w:space="0" w:color="auto"/>
              <w:bottom w:val="single" w:sz="4" w:space="0" w:color="auto"/>
              <w:right w:val="single" w:sz="4" w:space="0" w:color="auto"/>
            </w:tcBorders>
          </w:tcPr>
          <w:p w14:paraId="1921A5A0" w14:textId="77777777" w:rsidR="00E36F0E" w:rsidRPr="003407D1" w:rsidRDefault="00E36F0E" w:rsidP="00E36F0E">
            <w:pPr>
              <w:rPr>
                <w:rFonts w:cs="Arial"/>
                <w:highlight w:val="yellow"/>
              </w:rPr>
            </w:pPr>
          </w:p>
        </w:tc>
      </w:tr>
      <w:tr w:rsidR="00E36F0E" w:rsidRPr="003407D1" w14:paraId="4E68813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762FFFB"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4C02FFF2"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2A21D6DC"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6F3C77A2" w14:textId="77777777" w:rsidR="00E36F0E" w:rsidRPr="003407D1" w:rsidRDefault="00393DC0" w:rsidP="00E36F0E">
            <w:pPr>
              <w:rPr>
                <w:rFonts w:cs="Arial"/>
              </w:rPr>
            </w:pPr>
            <w:r w:rsidRPr="003407D1">
              <w:rPr>
                <w:rFonts w:cs="Arial"/>
              </w:rPr>
              <w:t>Yes</w:t>
            </w:r>
          </w:p>
        </w:tc>
        <w:tc>
          <w:tcPr>
            <w:tcW w:w="1440" w:type="dxa"/>
            <w:tcBorders>
              <w:top w:val="single" w:sz="4" w:space="0" w:color="auto"/>
              <w:left w:val="single" w:sz="4" w:space="0" w:color="auto"/>
              <w:bottom w:val="single" w:sz="4" w:space="0" w:color="auto"/>
              <w:right w:val="single" w:sz="4" w:space="0" w:color="auto"/>
            </w:tcBorders>
          </w:tcPr>
          <w:p w14:paraId="7DC66727" w14:textId="77777777" w:rsidR="00E36F0E" w:rsidRPr="003407D1" w:rsidRDefault="00393DC0" w:rsidP="00E36F0E">
            <w:pPr>
              <w:rPr>
                <w:rFonts w:cs="Arial"/>
              </w:rPr>
            </w:pPr>
            <w:r w:rsidRPr="003407D1">
              <w:rPr>
                <w:rFonts w:cs="Arial"/>
              </w:rPr>
              <w:t>0x1</w:t>
            </w:r>
          </w:p>
        </w:tc>
        <w:tc>
          <w:tcPr>
            <w:tcW w:w="2070" w:type="dxa"/>
            <w:tcBorders>
              <w:top w:val="single" w:sz="4" w:space="0" w:color="auto"/>
              <w:left w:val="single" w:sz="4" w:space="0" w:color="auto"/>
              <w:bottom w:val="single" w:sz="4" w:space="0" w:color="auto"/>
              <w:right w:val="single" w:sz="4" w:space="0" w:color="auto"/>
            </w:tcBorders>
          </w:tcPr>
          <w:p w14:paraId="3F703330" w14:textId="77777777" w:rsidR="00E36F0E" w:rsidRPr="003407D1" w:rsidRDefault="00E36F0E" w:rsidP="00E36F0E">
            <w:pPr>
              <w:rPr>
                <w:rFonts w:cs="Arial"/>
                <w:highlight w:val="yellow"/>
              </w:rPr>
            </w:pPr>
          </w:p>
        </w:tc>
      </w:tr>
      <w:tr w:rsidR="00E36F0E" w:rsidRPr="003407D1" w14:paraId="363213C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A311CF4" w14:textId="77777777" w:rsidR="00E36F0E" w:rsidRPr="003407D1" w:rsidRDefault="00393DC0" w:rsidP="00E36F0E">
            <w:pPr>
              <w:spacing w:line="256" w:lineRule="auto"/>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6930828C" w14:textId="77777777" w:rsidR="00E36F0E" w:rsidRPr="003407D1" w:rsidRDefault="00393DC0" w:rsidP="00E36F0E">
            <w:pPr>
              <w:spacing w:line="256" w:lineRule="auto"/>
              <w:rPr>
                <w:rFonts w:cs="Arial"/>
              </w:rPr>
            </w:pPr>
            <w:r w:rsidRPr="003407D1">
              <w:rPr>
                <w:rFonts w:cs="Arial"/>
              </w:rPr>
              <w:t>CellularOnlyFlag</w:t>
            </w:r>
          </w:p>
        </w:tc>
        <w:tc>
          <w:tcPr>
            <w:tcW w:w="1080" w:type="dxa"/>
            <w:gridSpan w:val="2"/>
            <w:tcBorders>
              <w:top w:val="single" w:sz="4" w:space="0" w:color="auto"/>
              <w:left w:val="single" w:sz="4" w:space="0" w:color="auto"/>
              <w:bottom w:val="single" w:sz="4" w:space="0" w:color="auto"/>
              <w:right w:val="single" w:sz="4" w:space="0" w:color="auto"/>
            </w:tcBorders>
          </w:tcPr>
          <w:p w14:paraId="050D20C3" w14:textId="77777777" w:rsidR="00E36F0E" w:rsidRPr="003407D1" w:rsidRDefault="00393DC0" w:rsidP="00E36F0E">
            <w:pPr>
              <w:spacing w:line="256" w:lineRule="auto"/>
              <w:rPr>
                <w:rFonts w:cs="Arial"/>
              </w:rPr>
            </w:pPr>
            <w:r w:rsidRPr="003407D1">
              <w:rPr>
                <w:rFonts w:cs="Arial"/>
              </w:rPr>
              <w:t>Enum</w:t>
            </w:r>
          </w:p>
        </w:tc>
        <w:tc>
          <w:tcPr>
            <w:tcW w:w="2160" w:type="dxa"/>
            <w:tcBorders>
              <w:top w:val="single" w:sz="4" w:space="0" w:color="auto"/>
              <w:left w:val="single" w:sz="4" w:space="0" w:color="auto"/>
              <w:bottom w:val="single" w:sz="4" w:space="0" w:color="auto"/>
              <w:right w:val="single" w:sz="4" w:space="0" w:color="auto"/>
            </w:tcBorders>
          </w:tcPr>
          <w:p w14:paraId="63AE7B88" w14:textId="77777777" w:rsidR="00E36F0E" w:rsidRPr="003407D1" w:rsidRDefault="00393DC0" w:rsidP="00E36F0E">
            <w:pPr>
              <w:spacing w:line="256" w:lineRule="auto"/>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37C5EE11" w14:textId="77777777" w:rsidR="00E36F0E" w:rsidRPr="003407D1" w:rsidRDefault="00393DC0" w:rsidP="00E36F0E">
            <w:pPr>
              <w:spacing w:line="256" w:lineRule="auto"/>
              <w:rPr>
                <w:rFonts w:cs="Arial"/>
              </w:rPr>
            </w:pPr>
            <w:r w:rsidRPr="003407D1">
              <w:rPr>
                <w:rFonts w:cs="Arial"/>
              </w:rPr>
              <w:t>-</w:t>
            </w:r>
          </w:p>
        </w:tc>
        <w:tc>
          <w:tcPr>
            <w:tcW w:w="2070" w:type="dxa"/>
            <w:tcBorders>
              <w:top w:val="single" w:sz="4" w:space="0" w:color="auto"/>
              <w:left w:val="single" w:sz="4" w:space="0" w:color="auto"/>
              <w:bottom w:val="single" w:sz="4" w:space="0" w:color="auto"/>
              <w:right w:val="single" w:sz="4" w:space="0" w:color="auto"/>
            </w:tcBorders>
          </w:tcPr>
          <w:p w14:paraId="3F4ADDF7" w14:textId="77777777" w:rsidR="00E36F0E" w:rsidRPr="003407D1" w:rsidRDefault="00393DC0" w:rsidP="00E36F0E">
            <w:pPr>
              <w:spacing w:line="256" w:lineRule="auto"/>
              <w:rPr>
                <w:rFonts w:cs="Arial"/>
              </w:rPr>
            </w:pPr>
            <w:r w:rsidRPr="003407D1">
              <w:rPr>
                <w:rFonts w:cs="Arial"/>
              </w:rPr>
              <w:t>Cellular Only Flag</w:t>
            </w:r>
          </w:p>
        </w:tc>
      </w:tr>
      <w:tr w:rsidR="00E36F0E" w:rsidRPr="003407D1" w14:paraId="4A2893C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A2D012C" w14:textId="77777777" w:rsidR="00E36F0E" w:rsidRPr="003407D1" w:rsidRDefault="00E36F0E" w:rsidP="00E36F0E">
            <w:pPr>
              <w:spacing w:line="256" w:lineRule="auto"/>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6B92CCF3" w14:textId="77777777" w:rsidR="00E36F0E" w:rsidRPr="003407D1" w:rsidRDefault="00E36F0E" w:rsidP="00E36F0E">
            <w:pPr>
              <w:spacing w:line="256" w:lineRule="auto"/>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79CD698E" w14:textId="77777777" w:rsidR="00E36F0E" w:rsidRPr="003407D1" w:rsidRDefault="00E36F0E" w:rsidP="00E36F0E">
            <w:pPr>
              <w:spacing w:line="256" w:lineRule="auto"/>
              <w:rPr>
                <w:rFonts w:cs="Arial"/>
              </w:rPr>
            </w:pPr>
          </w:p>
        </w:tc>
        <w:tc>
          <w:tcPr>
            <w:tcW w:w="2160" w:type="dxa"/>
            <w:tcBorders>
              <w:top w:val="single" w:sz="4" w:space="0" w:color="auto"/>
              <w:left w:val="single" w:sz="4" w:space="0" w:color="auto"/>
              <w:bottom w:val="single" w:sz="4" w:space="0" w:color="auto"/>
              <w:right w:val="single" w:sz="4" w:space="0" w:color="auto"/>
            </w:tcBorders>
          </w:tcPr>
          <w:p w14:paraId="58576059" w14:textId="77777777" w:rsidR="00E36F0E" w:rsidRPr="003407D1" w:rsidRDefault="00393DC0" w:rsidP="00E36F0E">
            <w:pPr>
              <w:spacing w:line="256" w:lineRule="auto"/>
              <w:rPr>
                <w:rFonts w:cs="Arial"/>
              </w:rPr>
            </w:pPr>
            <w:r w:rsidRPr="003407D1">
              <w:rPr>
                <w:rFonts w:cs="Arial"/>
              </w:rPr>
              <w:t>No</w:t>
            </w:r>
          </w:p>
        </w:tc>
        <w:tc>
          <w:tcPr>
            <w:tcW w:w="1440" w:type="dxa"/>
            <w:tcBorders>
              <w:top w:val="single" w:sz="4" w:space="0" w:color="auto"/>
              <w:left w:val="single" w:sz="4" w:space="0" w:color="auto"/>
              <w:bottom w:val="single" w:sz="4" w:space="0" w:color="auto"/>
              <w:right w:val="single" w:sz="4" w:space="0" w:color="auto"/>
            </w:tcBorders>
          </w:tcPr>
          <w:p w14:paraId="2B182899" w14:textId="77777777" w:rsidR="00E36F0E" w:rsidRPr="003407D1" w:rsidRDefault="00393DC0" w:rsidP="00E36F0E">
            <w:pPr>
              <w:spacing w:line="256" w:lineRule="auto"/>
              <w:rPr>
                <w:rFonts w:cs="Arial"/>
              </w:rPr>
            </w:pPr>
            <w:r w:rsidRPr="003407D1">
              <w:rPr>
                <w:rFonts w:cs="Arial"/>
              </w:rPr>
              <w:t>0x0</w:t>
            </w:r>
          </w:p>
        </w:tc>
        <w:tc>
          <w:tcPr>
            <w:tcW w:w="2070" w:type="dxa"/>
            <w:tcBorders>
              <w:top w:val="single" w:sz="4" w:space="0" w:color="auto"/>
              <w:left w:val="single" w:sz="4" w:space="0" w:color="auto"/>
              <w:bottom w:val="single" w:sz="4" w:space="0" w:color="auto"/>
              <w:right w:val="single" w:sz="4" w:space="0" w:color="auto"/>
            </w:tcBorders>
          </w:tcPr>
          <w:p w14:paraId="58DA4F7F" w14:textId="77777777" w:rsidR="00E36F0E" w:rsidRPr="003407D1" w:rsidRDefault="00E36F0E" w:rsidP="00E36F0E">
            <w:pPr>
              <w:spacing w:line="256" w:lineRule="auto"/>
              <w:rPr>
                <w:rFonts w:cs="Arial"/>
              </w:rPr>
            </w:pPr>
          </w:p>
        </w:tc>
      </w:tr>
      <w:tr w:rsidR="00E36F0E" w:rsidRPr="003407D1" w14:paraId="4B42BD2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1BA0E91" w14:textId="77777777" w:rsidR="00E36F0E" w:rsidRPr="003407D1" w:rsidRDefault="00E36F0E" w:rsidP="00E36F0E">
            <w:pPr>
              <w:spacing w:line="256" w:lineRule="auto"/>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29CD78EA" w14:textId="77777777" w:rsidR="00E36F0E" w:rsidRPr="003407D1" w:rsidRDefault="00E36F0E" w:rsidP="00E36F0E">
            <w:pPr>
              <w:spacing w:line="256" w:lineRule="auto"/>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4AA4713D" w14:textId="77777777" w:rsidR="00E36F0E" w:rsidRPr="003407D1" w:rsidRDefault="00E36F0E" w:rsidP="00E36F0E">
            <w:pPr>
              <w:spacing w:line="256" w:lineRule="auto"/>
              <w:rPr>
                <w:rFonts w:cs="Arial"/>
              </w:rPr>
            </w:pPr>
          </w:p>
        </w:tc>
        <w:tc>
          <w:tcPr>
            <w:tcW w:w="2160" w:type="dxa"/>
            <w:tcBorders>
              <w:top w:val="single" w:sz="4" w:space="0" w:color="auto"/>
              <w:left w:val="single" w:sz="4" w:space="0" w:color="auto"/>
              <w:bottom w:val="single" w:sz="4" w:space="0" w:color="auto"/>
              <w:right w:val="single" w:sz="4" w:space="0" w:color="auto"/>
            </w:tcBorders>
          </w:tcPr>
          <w:p w14:paraId="21990EE6" w14:textId="77777777" w:rsidR="00E36F0E" w:rsidRPr="003407D1" w:rsidRDefault="00393DC0" w:rsidP="00E36F0E">
            <w:pPr>
              <w:spacing w:line="256" w:lineRule="auto"/>
              <w:rPr>
                <w:rFonts w:cs="Arial"/>
              </w:rPr>
            </w:pPr>
            <w:r w:rsidRPr="003407D1">
              <w:rPr>
                <w:rFonts w:cs="Arial"/>
              </w:rPr>
              <w:t>Yes</w:t>
            </w:r>
          </w:p>
        </w:tc>
        <w:tc>
          <w:tcPr>
            <w:tcW w:w="1440" w:type="dxa"/>
            <w:tcBorders>
              <w:top w:val="single" w:sz="4" w:space="0" w:color="auto"/>
              <w:left w:val="single" w:sz="4" w:space="0" w:color="auto"/>
              <w:bottom w:val="single" w:sz="4" w:space="0" w:color="auto"/>
              <w:right w:val="single" w:sz="4" w:space="0" w:color="auto"/>
            </w:tcBorders>
          </w:tcPr>
          <w:p w14:paraId="07DD49F3" w14:textId="77777777" w:rsidR="00E36F0E" w:rsidRPr="003407D1" w:rsidRDefault="00393DC0" w:rsidP="00E36F0E">
            <w:pPr>
              <w:spacing w:line="256" w:lineRule="auto"/>
              <w:rPr>
                <w:rFonts w:cs="Arial"/>
              </w:rPr>
            </w:pPr>
            <w:r w:rsidRPr="003407D1">
              <w:rPr>
                <w:rFonts w:cs="Arial"/>
              </w:rPr>
              <w:t>0x1</w:t>
            </w:r>
          </w:p>
        </w:tc>
        <w:tc>
          <w:tcPr>
            <w:tcW w:w="2070" w:type="dxa"/>
            <w:tcBorders>
              <w:top w:val="single" w:sz="4" w:space="0" w:color="auto"/>
              <w:left w:val="single" w:sz="4" w:space="0" w:color="auto"/>
              <w:bottom w:val="single" w:sz="4" w:space="0" w:color="auto"/>
              <w:right w:val="single" w:sz="4" w:space="0" w:color="auto"/>
            </w:tcBorders>
          </w:tcPr>
          <w:p w14:paraId="4F6AB230" w14:textId="77777777" w:rsidR="00E36F0E" w:rsidRPr="003407D1" w:rsidRDefault="00E36F0E" w:rsidP="00E36F0E">
            <w:pPr>
              <w:spacing w:line="256" w:lineRule="auto"/>
              <w:rPr>
                <w:rFonts w:cs="Arial"/>
              </w:rPr>
            </w:pPr>
          </w:p>
        </w:tc>
      </w:tr>
      <w:tr w:rsidR="00E36F0E" w:rsidRPr="003407D1" w14:paraId="6847E24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A5F08E2"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0AE4BB25" w14:textId="77777777" w:rsidR="00E36F0E" w:rsidRPr="003407D1" w:rsidRDefault="00393DC0" w:rsidP="00E36F0E">
            <w:pPr>
              <w:rPr>
                <w:rFonts w:cs="Arial"/>
              </w:rPr>
            </w:pPr>
            <w:r w:rsidRPr="003407D1">
              <w:rPr>
                <w:rFonts w:cs="Arial"/>
              </w:rPr>
              <w:t>WifiPreferredFlag</w:t>
            </w:r>
          </w:p>
        </w:tc>
        <w:tc>
          <w:tcPr>
            <w:tcW w:w="1080" w:type="dxa"/>
            <w:gridSpan w:val="2"/>
            <w:tcBorders>
              <w:top w:val="single" w:sz="4" w:space="0" w:color="auto"/>
              <w:left w:val="single" w:sz="4" w:space="0" w:color="auto"/>
              <w:bottom w:val="single" w:sz="4" w:space="0" w:color="auto"/>
              <w:right w:val="single" w:sz="4" w:space="0" w:color="auto"/>
            </w:tcBorders>
          </w:tcPr>
          <w:p w14:paraId="03EC2348" w14:textId="77777777" w:rsidR="00E36F0E" w:rsidRPr="003407D1" w:rsidRDefault="00393DC0" w:rsidP="00E36F0E">
            <w:pPr>
              <w:rPr>
                <w:rFonts w:cs="Arial"/>
              </w:rPr>
            </w:pPr>
            <w:r w:rsidRPr="003407D1">
              <w:rPr>
                <w:rFonts w:cs="Arial"/>
              </w:rPr>
              <w:t>Enum</w:t>
            </w:r>
          </w:p>
        </w:tc>
        <w:tc>
          <w:tcPr>
            <w:tcW w:w="2160" w:type="dxa"/>
            <w:tcBorders>
              <w:top w:val="single" w:sz="4" w:space="0" w:color="auto"/>
              <w:left w:val="single" w:sz="4" w:space="0" w:color="auto"/>
              <w:bottom w:val="single" w:sz="4" w:space="0" w:color="auto"/>
              <w:right w:val="single" w:sz="4" w:space="0" w:color="auto"/>
            </w:tcBorders>
          </w:tcPr>
          <w:p w14:paraId="15123469"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76715CE9" w14:textId="77777777" w:rsidR="00E36F0E" w:rsidRPr="003407D1" w:rsidRDefault="00393DC0" w:rsidP="00E36F0E">
            <w:pPr>
              <w:rPr>
                <w:rFonts w:cs="Arial"/>
              </w:rPr>
            </w:pPr>
            <w:r w:rsidRPr="003407D1">
              <w:rPr>
                <w:rFonts w:cs="Arial"/>
              </w:rPr>
              <w:t>-</w:t>
            </w:r>
          </w:p>
        </w:tc>
        <w:tc>
          <w:tcPr>
            <w:tcW w:w="2070" w:type="dxa"/>
            <w:tcBorders>
              <w:top w:val="single" w:sz="4" w:space="0" w:color="auto"/>
              <w:left w:val="single" w:sz="4" w:space="0" w:color="auto"/>
              <w:bottom w:val="single" w:sz="4" w:space="0" w:color="auto"/>
              <w:right w:val="single" w:sz="4" w:space="0" w:color="auto"/>
            </w:tcBorders>
          </w:tcPr>
          <w:p w14:paraId="76063C65" w14:textId="77777777" w:rsidR="00E36F0E" w:rsidRPr="003407D1" w:rsidRDefault="00393DC0" w:rsidP="00E36F0E">
            <w:pPr>
              <w:rPr>
                <w:rFonts w:cs="Arial"/>
                <w:highlight w:val="yellow"/>
              </w:rPr>
            </w:pPr>
            <w:r w:rsidRPr="003407D1">
              <w:rPr>
                <w:rFonts w:cs="Arial"/>
              </w:rPr>
              <w:t>Wifi preferred flag</w:t>
            </w:r>
          </w:p>
        </w:tc>
      </w:tr>
      <w:tr w:rsidR="00E36F0E" w:rsidRPr="003407D1" w14:paraId="72DAB64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8C1AEAB"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295691EA"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792895E5"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250B74DE" w14:textId="77777777" w:rsidR="00E36F0E" w:rsidRPr="003407D1" w:rsidRDefault="00393DC0" w:rsidP="00E36F0E">
            <w:pPr>
              <w:rPr>
                <w:rFonts w:cs="Arial"/>
              </w:rPr>
            </w:pPr>
            <w:r w:rsidRPr="003407D1">
              <w:rPr>
                <w:rFonts w:cs="Arial"/>
              </w:rPr>
              <w:t>No</w:t>
            </w:r>
          </w:p>
        </w:tc>
        <w:tc>
          <w:tcPr>
            <w:tcW w:w="1440" w:type="dxa"/>
            <w:tcBorders>
              <w:top w:val="single" w:sz="4" w:space="0" w:color="auto"/>
              <w:left w:val="single" w:sz="4" w:space="0" w:color="auto"/>
              <w:bottom w:val="single" w:sz="4" w:space="0" w:color="auto"/>
              <w:right w:val="single" w:sz="4" w:space="0" w:color="auto"/>
            </w:tcBorders>
          </w:tcPr>
          <w:p w14:paraId="438F3A18" w14:textId="77777777" w:rsidR="00E36F0E" w:rsidRPr="003407D1" w:rsidRDefault="00393DC0" w:rsidP="00E36F0E">
            <w:pPr>
              <w:rPr>
                <w:rFonts w:cs="Arial"/>
              </w:rPr>
            </w:pPr>
            <w:r w:rsidRPr="003407D1">
              <w:rPr>
                <w:rFonts w:cs="Arial"/>
              </w:rPr>
              <w:t>0x0</w:t>
            </w:r>
          </w:p>
        </w:tc>
        <w:tc>
          <w:tcPr>
            <w:tcW w:w="2070" w:type="dxa"/>
            <w:tcBorders>
              <w:top w:val="single" w:sz="4" w:space="0" w:color="auto"/>
              <w:left w:val="single" w:sz="4" w:space="0" w:color="auto"/>
              <w:bottom w:val="single" w:sz="4" w:space="0" w:color="auto"/>
              <w:right w:val="single" w:sz="4" w:space="0" w:color="auto"/>
            </w:tcBorders>
          </w:tcPr>
          <w:p w14:paraId="68B49590" w14:textId="77777777" w:rsidR="00E36F0E" w:rsidRPr="003407D1" w:rsidRDefault="00E36F0E" w:rsidP="00E36F0E">
            <w:pPr>
              <w:rPr>
                <w:rFonts w:cs="Arial"/>
                <w:highlight w:val="yellow"/>
              </w:rPr>
            </w:pPr>
          </w:p>
        </w:tc>
      </w:tr>
      <w:tr w:rsidR="00E36F0E" w:rsidRPr="003407D1" w14:paraId="18818E7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B8F1955"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4BCBA86C"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5F090934"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78B30526" w14:textId="77777777" w:rsidR="00E36F0E" w:rsidRPr="003407D1" w:rsidRDefault="00393DC0" w:rsidP="00E36F0E">
            <w:pPr>
              <w:rPr>
                <w:rFonts w:cs="Arial"/>
              </w:rPr>
            </w:pPr>
            <w:r w:rsidRPr="003407D1">
              <w:rPr>
                <w:rFonts w:cs="Arial"/>
              </w:rPr>
              <w:t>Yes</w:t>
            </w:r>
          </w:p>
        </w:tc>
        <w:tc>
          <w:tcPr>
            <w:tcW w:w="1440" w:type="dxa"/>
            <w:tcBorders>
              <w:top w:val="single" w:sz="4" w:space="0" w:color="auto"/>
              <w:left w:val="single" w:sz="4" w:space="0" w:color="auto"/>
              <w:bottom w:val="single" w:sz="4" w:space="0" w:color="auto"/>
              <w:right w:val="single" w:sz="4" w:space="0" w:color="auto"/>
            </w:tcBorders>
          </w:tcPr>
          <w:p w14:paraId="06D98D47" w14:textId="77777777" w:rsidR="00E36F0E" w:rsidRPr="003407D1" w:rsidRDefault="00393DC0" w:rsidP="00E36F0E">
            <w:pPr>
              <w:rPr>
                <w:rFonts w:cs="Arial"/>
              </w:rPr>
            </w:pPr>
            <w:r w:rsidRPr="003407D1">
              <w:rPr>
                <w:rFonts w:cs="Arial"/>
              </w:rPr>
              <w:t>0x1</w:t>
            </w:r>
          </w:p>
        </w:tc>
        <w:tc>
          <w:tcPr>
            <w:tcW w:w="2070" w:type="dxa"/>
            <w:tcBorders>
              <w:top w:val="single" w:sz="4" w:space="0" w:color="auto"/>
              <w:left w:val="single" w:sz="4" w:space="0" w:color="auto"/>
              <w:bottom w:val="single" w:sz="4" w:space="0" w:color="auto"/>
              <w:right w:val="single" w:sz="4" w:space="0" w:color="auto"/>
            </w:tcBorders>
          </w:tcPr>
          <w:p w14:paraId="630D83AE" w14:textId="77777777" w:rsidR="00E36F0E" w:rsidRPr="003407D1" w:rsidRDefault="00E36F0E" w:rsidP="00E36F0E">
            <w:pPr>
              <w:rPr>
                <w:rFonts w:cs="Arial"/>
                <w:highlight w:val="yellow"/>
              </w:rPr>
            </w:pPr>
          </w:p>
        </w:tc>
      </w:tr>
      <w:tr w:rsidR="00E36F0E" w:rsidRPr="003407D1" w14:paraId="54DF8E7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D43466B"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58F152E2" w14:textId="77777777" w:rsidR="00E36F0E" w:rsidRPr="003407D1" w:rsidRDefault="00393DC0" w:rsidP="00E36F0E">
            <w:pPr>
              <w:rPr>
                <w:rFonts w:cs="Arial"/>
              </w:rPr>
            </w:pPr>
            <w:r w:rsidRPr="003407D1">
              <w:rPr>
                <w:rFonts w:cs="Arial"/>
              </w:rPr>
              <w:t>ssid</w:t>
            </w:r>
          </w:p>
        </w:tc>
        <w:tc>
          <w:tcPr>
            <w:tcW w:w="1080" w:type="dxa"/>
            <w:gridSpan w:val="2"/>
            <w:tcBorders>
              <w:top w:val="single" w:sz="4" w:space="0" w:color="auto"/>
              <w:left w:val="single" w:sz="4" w:space="0" w:color="auto"/>
              <w:bottom w:val="single" w:sz="4" w:space="0" w:color="auto"/>
              <w:right w:val="single" w:sz="4" w:space="0" w:color="auto"/>
            </w:tcBorders>
          </w:tcPr>
          <w:p w14:paraId="3D05840A" w14:textId="77777777" w:rsidR="00E36F0E" w:rsidRPr="003407D1" w:rsidRDefault="00393DC0" w:rsidP="00E36F0E">
            <w:pPr>
              <w:rPr>
                <w:rFonts w:cs="Arial"/>
              </w:rPr>
            </w:pPr>
            <w:r w:rsidRPr="003407D1">
              <w:rPr>
                <w:rFonts w:cs="Arial"/>
              </w:rPr>
              <w:t>String</w:t>
            </w:r>
          </w:p>
        </w:tc>
        <w:tc>
          <w:tcPr>
            <w:tcW w:w="2160" w:type="dxa"/>
            <w:tcBorders>
              <w:top w:val="single" w:sz="4" w:space="0" w:color="auto"/>
              <w:left w:val="single" w:sz="4" w:space="0" w:color="auto"/>
              <w:bottom w:val="single" w:sz="4" w:space="0" w:color="auto"/>
              <w:right w:val="single" w:sz="4" w:space="0" w:color="auto"/>
            </w:tcBorders>
          </w:tcPr>
          <w:p w14:paraId="17A7489B" w14:textId="77777777" w:rsidR="00E36F0E" w:rsidRPr="003407D1" w:rsidRDefault="00393DC0" w:rsidP="00E36F0E">
            <w:pPr>
              <w:rPr>
                <w:rFonts w:cs="Arial"/>
              </w:rPr>
            </w:pPr>
            <w:r w:rsidRPr="003407D1">
              <w:rPr>
                <w:rFonts w:cs="Arial"/>
              </w:rPr>
              <w:t xml:space="preserve">- </w:t>
            </w:r>
          </w:p>
        </w:tc>
        <w:tc>
          <w:tcPr>
            <w:tcW w:w="1440" w:type="dxa"/>
            <w:tcBorders>
              <w:top w:val="single" w:sz="4" w:space="0" w:color="auto"/>
              <w:left w:val="single" w:sz="4" w:space="0" w:color="auto"/>
              <w:bottom w:val="single" w:sz="4" w:space="0" w:color="auto"/>
              <w:right w:val="single" w:sz="4" w:space="0" w:color="auto"/>
            </w:tcBorders>
          </w:tcPr>
          <w:p w14:paraId="0799150A" w14:textId="77777777" w:rsidR="00E36F0E" w:rsidRPr="003407D1" w:rsidRDefault="00393DC0" w:rsidP="00E36F0E">
            <w:pPr>
              <w:rPr>
                <w:rFonts w:cs="Arial"/>
              </w:rPr>
            </w:pPr>
            <w:r w:rsidRPr="003407D1">
              <w:rPr>
                <w:rFonts w:cs="Arial"/>
              </w:rPr>
              <w:t>Char Value:0-255</w:t>
            </w:r>
          </w:p>
          <w:p w14:paraId="16C8D2FD" w14:textId="77777777" w:rsidR="00E36F0E" w:rsidRPr="003407D1" w:rsidRDefault="00393DC0" w:rsidP="00E36F0E">
            <w:pPr>
              <w:rPr>
                <w:rFonts w:cs="Arial"/>
              </w:rPr>
            </w:pPr>
            <w:r w:rsidRPr="003407D1">
              <w:rPr>
                <w:rFonts w:cs="Arial"/>
              </w:rPr>
              <w:t>No String length limit</w:t>
            </w:r>
          </w:p>
        </w:tc>
        <w:tc>
          <w:tcPr>
            <w:tcW w:w="2070" w:type="dxa"/>
            <w:tcBorders>
              <w:top w:val="single" w:sz="4" w:space="0" w:color="auto"/>
              <w:left w:val="single" w:sz="4" w:space="0" w:color="auto"/>
              <w:bottom w:val="single" w:sz="4" w:space="0" w:color="auto"/>
              <w:right w:val="single" w:sz="4" w:space="0" w:color="auto"/>
            </w:tcBorders>
          </w:tcPr>
          <w:p w14:paraId="3152E9C9" w14:textId="77777777" w:rsidR="00E36F0E" w:rsidRPr="003407D1" w:rsidRDefault="00393DC0" w:rsidP="00E36F0E">
            <w:pPr>
              <w:rPr>
                <w:rFonts w:cs="Arial"/>
                <w:highlight w:val="yellow"/>
              </w:rPr>
            </w:pPr>
            <w:r w:rsidRPr="003407D1">
              <w:rPr>
                <w:rFonts w:cs="Arial"/>
              </w:rPr>
              <w:t>SSID of network</w:t>
            </w:r>
          </w:p>
        </w:tc>
      </w:tr>
      <w:tr w:rsidR="00E36F0E" w:rsidRPr="003407D1" w14:paraId="058F47A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F6A8D1C"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55B41F05" w14:textId="77777777" w:rsidR="00E36F0E" w:rsidRPr="003407D1" w:rsidRDefault="00393DC0" w:rsidP="00E36F0E">
            <w:pPr>
              <w:rPr>
                <w:rFonts w:cs="Arial"/>
              </w:rPr>
            </w:pPr>
            <w:r w:rsidRPr="003407D1">
              <w:rPr>
                <w:rFonts w:cs="Arial"/>
              </w:rPr>
              <w:t>bssid</w:t>
            </w:r>
          </w:p>
        </w:tc>
        <w:tc>
          <w:tcPr>
            <w:tcW w:w="1080" w:type="dxa"/>
            <w:gridSpan w:val="2"/>
            <w:tcBorders>
              <w:top w:val="single" w:sz="4" w:space="0" w:color="auto"/>
              <w:left w:val="single" w:sz="4" w:space="0" w:color="auto"/>
              <w:bottom w:val="single" w:sz="4" w:space="0" w:color="auto"/>
              <w:right w:val="single" w:sz="4" w:space="0" w:color="auto"/>
            </w:tcBorders>
          </w:tcPr>
          <w:p w14:paraId="7A16F754" w14:textId="77777777" w:rsidR="00E36F0E" w:rsidRPr="003407D1" w:rsidRDefault="00393DC0" w:rsidP="00E36F0E">
            <w:pPr>
              <w:rPr>
                <w:rFonts w:cs="Arial"/>
              </w:rPr>
            </w:pPr>
            <w:r w:rsidRPr="003407D1">
              <w:rPr>
                <w:rFonts w:cs="Arial"/>
              </w:rPr>
              <w:t>String</w:t>
            </w:r>
          </w:p>
        </w:tc>
        <w:tc>
          <w:tcPr>
            <w:tcW w:w="2160" w:type="dxa"/>
            <w:tcBorders>
              <w:top w:val="single" w:sz="4" w:space="0" w:color="auto"/>
              <w:left w:val="single" w:sz="4" w:space="0" w:color="auto"/>
              <w:bottom w:val="single" w:sz="4" w:space="0" w:color="auto"/>
              <w:right w:val="single" w:sz="4" w:space="0" w:color="auto"/>
            </w:tcBorders>
          </w:tcPr>
          <w:p w14:paraId="5E1B3CA9" w14:textId="77777777" w:rsidR="00E36F0E" w:rsidRPr="003407D1" w:rsidRDefault="00E36F0E" w:rsidP="00E36F0E">
            <w:pPr>
              <w:rPr>
                <w:rFonts w:cs="Arial"/>
              </w:rPr>
            </w:pPr>
          </w:p>
        </w:tc>
        <w:tc>
          <w:tcPr>
            <w:tcW w:w="1440" w:type="dxa"/>
            <w:tcBorders>
              <w:top w:val="single" w:sz="4" w:space="0" w:color="auto"/>
              <w:left w:val="single" w:sz="4" w:space="0" w:color="auto"/>
              <w:bottom w:val="single" w:sz="4" w:space="0" w:color="auto"/>
              <w:right w:val="single" w:sz="4" w:space="0" w:color="auto"/>
            </w:tcBorders>
          </w:tcPr>
          <w:p w14:paraId="55F31601" w14:textId="77777777" w:rsidR="00E36F0E" w:rsidRPr="003407D1" w:rsidRDefault="00393DC0" w:rsidP="00E36F0E">
            <w:pPr>
              <w:rPr>
                <w:rFonts w:cs="Arial"/>
              </w:rPr>
            </w:pPr>
            <w:r w:rsidRPr="003407D1">
              <w:rPr>
                <w:rFonts w:cs="Arial"/>
              </w:rPr>
              <w:t>Char Value:0-255</w:t>
            </w:r>
          </w:p>
          <w:p w14:paraId="69A012CE" w14:textId="77777777" w:rsidR="00E36F0E" w:rsidRPr="003407D1" w:rsidRDefault="00393DC0" w:rsidP="00E36F0E">
            <w:pPr>
              <w:rPr>
                <w:rFonts w:cs="Arial"/>
              </w:rPr>
            </w:pPr>
            <w:r w:rsidRPr="003407D1">
              <w:rPr>
                <w:rFonts w:cs="Arial"/>
              </w:rPr>
              <w:t>No String length limit</w:t>
            </w:r>
          </w:p>
        </w:tc>
        <w:tc>
          <w:tcPr>
            <w:tcW w:w="2070" w:type="dxa"/>
            <w:tcBorders>
              <w:top w:val="single" w:sz="4" w:space="0" w:color="auto"/>
              <w:left w:val="single" w:sz="4" w:space="0" w:color="auto"/>
              <w:bottom w:val="single" w:sz="4" w:space="0" w:color="auto"/>
              <w:right w:val="single" w:sz="4" w:space="0" w:color="auto"/>
            </w:tcBorders>
          </w:tcPr>
          <w:p w14:paraId="3CFE5F00" w14:textId="77777777" w:rsidR="00E36F0E" w:rsidRPr="003407D1" w:rsidRDefault="00393DC0" w:rsidP="00E36F0E">
            <w:pPr>
              <w:rPr>
                <w:rFonts w:cs="Arial"/>
                <w:highlight w:val="yellow"/>
              </w:rPr>
            </w:pPr>
            <w:r w:rsidRPr="003407D1">
              <w:rPr>
                <w:rFonts w:cs="Arial"/>
              </w:rPr>
              <w:t>Optional - BSSID of AP</w:t>
            </w:r>
          </w:p>
        </w:tc>
      </w:tr>
      <w:tr w:rsidR="00E36F0E" w:rsidRPr="003407D1" w14:paraId="6C84FAF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4BBFA60"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1A811DA1" w14:textId="77777777" w:rsidR="00E36F0E" w:rsidRPr="003407D1" w:rsidRDefault="00393DC0" w:rsidP="00E36F0E">
            <w:pPr>
              <w:rPr>
                <w:rFonts w:cs="Arial"/>
              </w:rPr>
            </w:pPr>
            <w:r w:rsidRPr="003407D1">
              <w:rPr>
                <w:rFonts w:cs="Arial"/>
              </w:rPr>
              <w:t>WlanChannel</w:t>
            </w:r>
          </w:p>
        </w:tc>
        <w:tc>
          <w:tcPr>
            <w:tcW w:w="1080" w:type="dxa"/>
            <w:gridSpan w:val="2"/>
            <w:tcBorders>
              <w:top w:val="single" w:sz="4" w:space="0" w:color="auto"/>
              <w:left w:val="single" w:sz="4" w:space="0" w:color="auto"/>
              <w:bottom w:val="single" w:sz="4" w:space="0" w:color="auto"/>
              <w:right w:val="single" w:sz="4" w:space="0" w:color="auto"/>
            </w:tcBorders>
          </w:tcPr>
          <w:p w14:paraId="665A5A6A" w14:textId="77777777" w:rsidR="00E36F0E" w:rsidRPr="003407D1" w:rsidRDefault="00393DC0" w:rsidP="00E36F0E">
            <w:pPr>
              <w:rPr>
                <w:rFonts w:cs="Arial"/>
              </w:rPr>
            </w:pPr>
            <w:r w:rsidRPr="003407D1">
              <w:rPr>
                <w:rFonts w:cs="Arial"/>
              </w:rPr>
              <w:t>Enum</w:t>
            </w:r>
          </w:p>
        </w:tc>
        <w:tc>
          <w:tcPr>
            <w:tcW w:w="2160" w:type="dxa"/>
            <w:tcBorders>
              <w:top w:val="single" w:sz="4" w:space="0" w:color="auto"/>
              <w:left w:val="single" w:sz="4" w:space="0" w:color="auto"/>
              <w:bottom w:val="single" w:sz="4" w:space="0" w:color="auto"/>
              <w:right w:val="single" w:sz="4" w:space="0" w:color="auto"/>
            </w:tcBorders>
          </w:tcPr>
          <w:p w14:paraId="334B85CD"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7358D586" w14:textId="77777777" w:rsidR="00E36F0E" w:rsidRPr="003407D1" w:rsidRDefault="00393DC0" w:rsidP="00E36F0E">
            <w:pPr>
              <w:rPr>
                <w:rFonts w:cs="Arial"/>
              </w:rPr>
            </w:pPr>
            <w:r w:rsidRPr="003407D1">
              <w:rPr>
                <w:rFonts w:cs="Arial"/>
              </w:rPr>
              <w:t>-</w:t>
            </w:r>
          </w:p>
        </w:tc>
        <w:tc>
          <w:tcPr>
            <w:tcW w:w="2070" w:type="dxa"/>
            <w:tcBorders>
              <w:top w:val="single" w:sz="4" w:space="0" w:color="auto"/>
              <w:left w:val="single" w:sz="4" w:space="0" w:color="auto"/>
              <w:bottom w:val="single" w:sz="4" w:space="0" w:color="auto"/>
              <w:right w:val="single" w:sz="4" w:space="0" w:color="auto"/>
            </w:tcBorders>
          </w:tcPr>
          <w:p w14:paraId="32045D88" w14:textId="77777777" w:rsidR="00E36F0E" w:rsidRPr="003407D1" w:rsidRDefault="00393DC0" w:rsidP="00E36F0E">
            <w:pPr>
              <w:rPr>
                <w:rFonts w:cs="Arial"/>
                <w:highlight w:val="yellow"/>
              </w:rPr>
            </w:pPr>
            <w:r w:rsidRPr="003407D1">
              <w:rPr>
                <w:rFonts w:cs="Arial"/>
              </w:rPr>
              <w:t>Optional - Channel of AP</w:t>
            </w:r>
          </w:p>
        </w:tc>
      </w:tr>
      <w:tr w:rsidR="00E36F0E" w:rsidRPr="003407D1" w14:paraId="38DDBAE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49C4698"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3A4D1B0C"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3B136F6E"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73A6A128" w14:textId="77777777" w:rsidR="00E36F0E" w:rsidRPr="003407D1" w:rsidRDefault="00393DC0" w:rsidP="00E36F0E">
            <w:pPr>
              <w:rPr>
                <w:rFonts w:cs="Arial"/>
              </w:rPr>
            </w:pPr>
            <w:r w:rsidRPr="003407D1">
              <w:rPr>
                <w:rFonts w:cs="Arial"/>
              </w:rPr>
              <w:t>Reserved</w:t>
            </w:r>
          </w:p>
        </w:tc>
        <w:tc>
          <w:tcPr>
            <w:tcW w:w="1440" w:type="dxa"/>
            <w:tcBorders>
              <w:top w:val="single" w:sz="4" w:space="0" w:color="auto"/>
              <w:left w:val="single" w:sz="4" w:space="0" w:color="auto"/>
              <w:bottom w:val="single" w:sz="4" w:space="0" w:color="auto"/>
              <w:right w:val="single" w:sz="4" w:space="0" w:color="auto"/>
            </w:tcBorders>
          </w:tcPr>
          <w:p w14:paraId="5A815F56" w14:textId="77777777" w:rsidR="00E36F0E" w:rsidRPr="003407D1" w:rsidRDefault="00393DC0" w:rsidP="00E36F0E">
            <w:pPr>
              <w:rPr>
                <w:rFonts w:cs="Arial"/>
              </w:rPr>
            </w:pPr>
            <w:r w:rsidRPr="003407D1">
              <w:rPr>
                <w:rFonts w:cs="Arial"/>
              </w:rPr>
              <w:t>0x00</w:t>
            </w:r>
          </w:p>
        </w:tc>
        <w:tc>
          <w:tcPr>
            <w:tcW w:w="2070" w:type="dxa"/>
            <w:tcBorders>
              <w:top w:val="single" w:sz="4" w:space="0" w:color="auto"/>
              <w:left w:val="single" w:sz="4" w:space="0" w:color="auto"/>
              <w:bottom w:val="single" w:sz="4" w:space="0" w:color="auto"/>
              <w:right w:val="single" w:sz="4" w:space="0" w:color="auto"/>
            </w:tcBorders>
          </w:tcPr>
          <w:p w14:paraId="30333DFC" w14:textId="77777777" w:rsidR="00E36F0E" w:rsidRPr="003407D1" w:rsidRDefault="00E36F0E" w:rsidP="00E36F0E">
            <w:pPr>
              <w:rPr>
                <w:rFonts w:cs="Arial"/>
                <w:highlight w:val="yellow"/>
              </w:rPr>
            </w:pPr>
          </w:p>
        </w:tc>
      </w:tr>
      <w:tr w:rsidR="00E36F0E" w:rsidRPr="003407D1" w14:paraId="247BA74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D58C96D"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42341E55"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647C8482"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17F46312" w14:textId="77777777" w:rsidR="00E36F0E" w:rsidRPr="003407D1" w:rsidRDefault="00393DC0" w:rsidP="00E36F0E">
            <w:pPr>
              <w:rPr>
                <w:rFonts w:cs="Arial"/>
              </w:rPr>
            </w:pPr>
            <w:r w:rsidRPr="003407D1">
              <w:rPr>
                <w:rFonts w:cs="Arial"/>
              </w:rPr>
              <w:t>WLAN_CH_1</w:t>
            </w:r>
          </w:p>
        </w:tc>
        <w:tc>
          <w:tcPr>
            <w:tcW w:w="1440" w:type="dxa"/>
            <w:tcBorders>
              <w:top w:val="single" w:sz="4" w:space="0" w:color="auto"/>
              <w:left w:val="single" w:sz="4" w:space="0" w:color="auto"/>
              <w:bottom w:val="single" w:sz="4" w:space="0" w:color="auto"/>
              <w:right w:val="single" w:sz="4" w:space="0" w:color="auto"/>
            </w:tcBorders>
          </w:tcPr>
          <w:p w14:paraId="158955F9" w14:textId="77777777" w:rsidR="00E36F0E" w:rsidRPr="003407D1" w:rsidRDefault="00393DC0" w:rsidP="00E36F0E">
            <w:pPr>
              <w:rPr>
                <w:rFonts w:cs="Arial"/>
              </w:rPr>
            </w:pPr>
            <w:r w:rsidRPr="003407D1">
              <w:rPr>
                <w:rFonts w:cs="Arial"/>
              </w:rPr>
              <w:t>0x01</w:t>
            </w:r>
          </w:p>
        </w:tc>
        <w:tc>
          <w:tcPr>
            <w:tcW w:w="2070" w:type="dxa"/>
            <w:tcBorders>
              <w:top w:val="single" w:sz="4" w:space="0" w:color="auto"/>
              <w:left w:val="single" w:sz="4" w:space="0" w:color="auto"/>
              <w:bottom w:val="single" w:sz="4" w:space="0" w:color="auto"/>
              <w:right w:val="single" w:sz="4" w:space="0" w:color="auto"/>
            </w:tcBorders>
          </w:tcPr>
          <w:p w14:paraId="50B40048" w14:textId="77777777" w:rsidR="00E36F0E" w:rsidRPr="003407D1" w:rsidRDefault="00E36F0E" w:rsidP="00E36F0E">
            <w:pPr>
              <w:rPr>
                <w:rFonts w:cs="Arial"/>
              </w:rPr>
            </w:pPr>
          </w:p>
        </w:tc>
      </w:tr>
      <w:tr w:rsidR="00E36F0E" w:rsidRPr="003407D1" w14:paraId="3CE20AF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6CDB99E"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0D56C648"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55017080"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3345CF1E" w14:textId="77777777" w:rsidR="00E36F0E" w:rsidRPr="003407D1" w:rsidRDefault="00393DC0" w:rsidP="00E36F0E">
            <w:pPr>
              <w:rPr>
                <w:rFonts w:cs="Arial"/>
              </w:rPr>
            </w:pPr>
            <w:r w:rsidRPr="003407D1">
              <w:rPr>
                <w:rFonts w:cs="Arial"/>
              </w:rPr>
              <w:t>WLAN_CH_2</w:t>
            </w:r>
          </w:p>
        </w:tc>
        <w:tc>
          <w:tcPr>
            <w:tcW w:w="1440" w:type="dxa"/>
            <w:tcBorders>
              <w:top w:val="single" w:sz="4" w:space="0" w:color="auto"/>
              <w:left w:val="single" w:sz="4" w:space="0" w:color="auto"/>
              <w:bottom w:val="single" w:sz="4" w:space="0" w:color="auto"/>
              <w:right w:val="single" w:sz="4" w:space="0" w:color="auto"/>
            </w:tcBorders>
          </w:tcPr>
          <w:p w14:paraId="18278BF7" w14:textId="77777777" w:rsidR="00E36F0E" w:rsidRPr="003407D1" w:rsidRDefault="00393DC0" w:rsidP="00E36F0E">
            <w:pPr>
              <w:rPr>
                <w:rFonts w:cs="Arial"/>
              </w:rPr>
            </w:pPr>
            <w:r w:rsidRPr="003407D1">
              <w:rPr>
                <w:rFonts w:cs="Arial"/>
              </w:rPr>
              <w:t>0x02</w:t>
            </w:r>
          </w:p>
        </w:tc>
        <w:tc>
          <w:tcPr>
            <w:tcW w:w="2070" w:type="dxa"/>
            <w:tcBorders>
              <w:top w:val="single" w:sz="4" w:space="0" w:color="auto"/>
              <w:left w:val="single" w:sz="4" w:space="0" w:color="auto"/>
              <w:bottom w:val="single" w:sz="4" w:space="0" w:color="auto"/>
              <w:right w:val="single" w:sz="4" w:space="0" w:color="auto"/>
            </w:tcBorders>
          </w:tcPr>
          <w:p w14:paraId="403142F2" w14:textId="77777777" w:rsidR="00E36F0E" w:rsidRPr="003407D1" w:rsidRDefault="00E36F0E" w:rsidP="00E36F0E">
            <w:pPr>
              <w:rPr>
                <w:rFonts w:cs="Arial"/>
              </w:rPr>
            </w:pPr>
          </w:p>
        </w:tc>
      </w:tr>
      <w:tr w:rsidR="00E36F0E" w:rsidRPr="003407D1" w14:paraId="43D82D6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6CA8EE6"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63D8F51B"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153FE7B3"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4FA87E2A" w14:textId="77777777" w:rsidR="00E36F0E" w:rsidRPr="003407D1" w:rsidRDefault="00393DC0" w:rsidP="00E36F0E">
            <w:pPr>
              <w:rPr>
                <w:rFonts w:cs="Arial"/>
              </w:rPr>
            </w:pPr>
            <w:r w:rsidRPr="003407D1">
              <w:rPr>
                <w:rFonts w:cs="Arial"/>
              </w:rPr>
              <w:t>WLAN_CH_3</w:t>
            </w:r>
          </w:p>
        </w:tc>
        <w:tc>
          <w:tcPr>
            <w:tcW w:w="1440" w:type="dxa"/>
            <w:tcBorders>
              <w:top w:val="single" w:sz="4" w:space="0" w:color="auto"/>
              <w:left w:val="single" w:sz="4" w:space="0" w:color="auto"/>
              <w:bottom w:val="single" w:sz="4" w:space="0" w:color="auto"/>
              <w:right w:val="single" w:sz="4" w:space="0" w:color="auto"/>
            </w:tcBorders>
          </w:tcPr>
          <w:p w14:paraId="0DFCFDAF" w14:textId="77777777" w:rsidR="00E36F0E" w:rsidRPr="003407D1" w:rsidRDefault="00393DC0" w:rsidP="00E36F0E">
            <w:pPr>
              <w:rPr>
                <w:rFonts w:cs="Arial"/>
              </w:rPr>
            </w:pPr>
            <w:r w:rsidRPr="003407D1">
              <w:rPr>
                <w:rFonts w:cs="Arial"/>
              </w:rPr>
              <w:t>0x03</w:t>
            </w:r>
          </w:p>
        </w:tc>
        <w:tc>
          <w:tcPr>
            <w:tcW w:w="2070" w:type="dxa"/>
            <w:tcBorders>
              <w:top w:val="single" w:sz="4" w:space="0" w:color="auto"/>
              <w:left w:val="single" w:sz="4" w:space="0" w:color="auto"/>
              <w:bottom w:val="single" w:sz="4" w:space="0" w:color="auto"/>
              <w:right w:val="single" w:sz="4" w:space="0" w:color="auto"/>
            </w:tcBorders>
          </w:tcPr>
          <w:p w14:paraId="3D9CCFAE" w14:textId="77777777" w:rsidR="00E36F0E" w:rsidRPr="003407D1" w:rsidRDefault="00E36F0E" w:rsidP="00E36F0E">
            <w:pPr>
              <w:rPr>
                <w:rFonts w:cs="Arial"/>
                <w:highlight w:val="yellow"/>
              </w:rPr>
            </w:pPr>
          </w:p>
        </w:tc>
      </w:tr>
      <w:tr w:rsidR="00E36F0E" w:rsidRPr="003407D1" w14:paraId="27660A3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7520D60"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01D7F09F"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5436C7F2"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54A173FE"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50EBC963" w14:textId="77777777" w:rsidR="00E36F0E" w:rsidRPr="003407D1" w:rsidRDefault="00393DC0" w:rsidP="00E36F0E">
            <w:pPr>
              <w:rPr>
                <w:rFonts w:cs="Arial"/>
              </w:rPr>
            </w:pPr>
            <w:r w:rsidRPr="003407D1">
              <w:rPr>
                <w:rFonts w:cs="Arial"/>
              </w:rPr>
              <w:t>…</w:t>
            </w:r>
          </w:p>
        </w:tc>
        <w:tc>
          <w:tcPr>
            <w:tcW w:w="2070" w:type="dxa"/>
            <w:tcBorders>
              <w:top w:val="single" w:sz="4" w:space="0" w:color="auto"/>
              <w:left w:val="single" w:sz="4" w:space="0" w:color="auto"/>
              <w:bottom w:val="single" w:sz="4" w:space="0" w:color="auto"/>
              <w:right w:val="single" w:sz="4" w:space="0" w:color="auto"/>
            </w:tcBorders>
          </w:tcPr>
          <w:p w14:paraId="0099CD4F" w14:textId="77777777" w:rsidR="00E36F0E" w:rsidRPr="003407D1" w:rsidRDefault="00E36F0E" w:rsidP="00E36F0E">
            <w:pPr>
              <w:rPr>
                <w:rFonts w:cs="Arial"/>
                <w:highlight w:val="yellow"/>
              </w:rPr>
            </w:pPr>
          </w:p>
        </w:tc>
      </w:tr>
      <w:tr w:rsidR="00E36F0E" w:rsidRPr="003407D1" w14:paraId="1335C7E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0A2DADE"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52B3316E"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3F7C22B0"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184B944E" w14:textId="77777777" w:rsidR="00E36F0E" w:rsidRPr="003407D1" w:rsidRDefault="00393DC0" w:rsidP="00E36F0E">
            <w:pPr>
              <w:rPr>
                <w:rFonts w:cs="Arial"/>
              </w:rPr>
            </w:pPr>
            <w:r w:rsidRPr="003407D1">
              <w:rPr>
                <w:rFonts w:cs="Arial"/>
              </w:rPr>
              <w:t>WLAN_CH_165</w:t>
            </w:r>
          </w:p>
        </w:tc>
        <w:tc>
          <w:tcPr>
            <w:tcW w:w="1440" w:type="dxa"/>
            <w:tcBorders>
              <w:top w:val="single" w:sz="4" w:space="0" w:color="auto"/>
              <w:left w:val="single" w:sz="4" w:space="0" w:color="auto"/>
              <w:bottom w:val="single" w:sz="4" w:space="0" w:color="auto"/>
              <w:right w:val="single" w:sz="4" w:space="0" w:color="auto"/>
            </w:tcBorders>
          </w:tcPr>
          <w:p w14:paraId="26852A10" w14:textId="77777777" w:rsidR="00E36F0E" w:rsidRPr="003407D1" w:rsidRDefault="00393DC0" w:rsidP="00E36F0E">
            <w:pPr>
              <w:rPr>
                <w:rFonts w:cs="Arial"/>
              </w:rPr>
            </w:pPr>
            <w:r w:rsidRPr="003407D1">
              <w:rPr>
                <w:rFonts w:cs="Arial"/>
              </w:rPr>
              <w:t>0xA5</w:t>
            </w:r>
          </w:p>
        </w:tc>
        <w:tc>
          <w:tcPr>
            <w:tcW w:w="2070" w:type="dxa"/>
            <w:tcBorders>
              <w:top w:val="single" w:sz="4" w:space="0" w:color="auto"/>
              <w:left w:val="single" w:sz="4" w:space="0" w:color="auto"/>
              <w:bottom w:val="single" w:sz="4" w:space="0" w:color="auto"/>
              <w:right w:val="single" w:sz="4" w:space="0" w:color="auto"/>
            </w:tcBorders>
          </w:tcPr>
          <w:p w14:paraId="5DAB645A" w14:textId="77777777" w:rsidR="00E36F0E" w:rsidRPr="003407D1" w:rsidRDefault="00E36F0E" w:rsidP="00E36F0E">
            <w:pPr>
              <w:rPr>
                <w:rFonts w:cs="Arial"/>
                <w:highlight w:val="yellow"/>
              </w:rPr>
            </w:pPr>
          </w:p>
        </w:tc>
      </w:tr>
      <w:tr w:rsidR="00E36F0E" w:rsidRPr="003407D1" w14:paraId="227DFB3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142E8C0"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4EE7BC94" w14:textId="77777777" w:rsidR="00E36F0E" w:rsidRPr="003407D1" w:rsidRDefault="00393DC0" w:rsidP="00E36F0E">
            <w:pPr>
              <w:rPr>
                <w:rFonts w:cs="Arial"/>
              </w:rPr>
            </w:pPr>
            <w:r w:rsidRPr="003407D1">
              <w:rPr>
                <w:rFonts w:cs="Arial"/>
              </w:rPr>
              <w:t>WlanSecurity</w:t>
            </w:r>
          </w:p>
        </w:tc>
        <w:tc>
          <w:tcPr>
            <w:tcW w:w="1080" w:type="dxa"/>
            <w:gridSpan w:val="2"/>
            <w:tcBorders>
              <w:top w:val="single" w:sz="4" w:space="0" w:color="auto"/>
              <w:left w:val="single" w:sz="4" w:space="0" w:color="auto"/>
              <w:bottom w:val="single" w:sz="4" w:space="0" w:color="auto"/>
              <w:right w:val="single" w:sz="4" w:space="0" w:color="auto"/>
            </w:tcBorders>
          </w:tcPr>
          <w:p w14:paraId="2B3A67C3" w14:textId="77777777" w:rsidR="00E36F0E" w:rsidRPr="003407D1" w:rsidRDefault="00393DC0" w:rsidP="00E36F0E">
            <w:pPr>
              <w:rPr>
                <w:rFonts w:cs="Arial"/>
              </w:rPr>
            </w:pPr>
            <w:r w:rsidRPr="003407D1">
              <w:rPr>
                <w:rFonts w:cs="Arial"/>
              </w:rPr>
              <w:t>Enum</w:t>
            </w:r>
          </w:p>
        </w:tc>
        <w:tc>
          <w:tcPr>
            <w:tcW w:w="2160" w:type="dxa"/>
            <w:tcBorders>
              <w:top w:val="single" w:sz="4" w:space="0" w:color="auto"/>
              <w:left w:val="single" w:sz="4" w:space="0" w:color="auto"/>
              <w:bottom w:val="single" w:sz="4" w:space="0" w:color="auto"/>
              <w:right w:val="single" w:sz="4" w:space="0" w:color="auto"/>
            </w:tcBorders>
          </w:tcPr>
          <w:p w14:paraId="7AAB7030"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1DFBE52A" w14:textId="77777777" w:rsidR="00E36F0E" w:rsidRPr="003407D1" w:rsidRDefault="00393DC0" w:rsidP="00E36F0E">
            <w:pPr>
              <w:rPr>
                <w:rFonts w:cs="Arial"/>
              </w:rPr>
            </w:pPr>
            <w:r w:rsidRPr="003407D1">
              <w:rPr>
                <w:rFonts w:cs="Arial"/>
              </w:rPr>
              <w:t>-</w:t>
            </w:r>
          </w:p>
        </w:tc>
        <w:tc>
          <w:tcPr>
            <w:tcW w:w="2070" w:type="dxa"/>
            <w:tcBorders>
              <w:top w:val="single" w:sz="4" w:space="0" w:color="auto"/>
              <w:left w:val="single" w:sz="4" w:space="0" w:color="auto"/>
              <w:bottom w:val="single" w:sz="4" w:space="0" w:color="auto"/>
              <w:right w:val="single" w:sz="4" w:space="0" w:color="auto"/>
            </w:tcBorders>
          </w:tcPr>
          <w:p w14:paraId="63933C52" w14:textId="77777777" w:rsidR="00E36F0E" w:rsidRPr="003407D1" w:rsidRDefault="00393DC0" w:rsidP="00E36F0E">
            <w:pPr>
              <w:rPr>
                <w:rFonts w:cs="Arial"/>
                <w:highlight w:val="yellow"/>
              </w:rPr>
            </w:pPr>
            <w:r w:rsidRPr="003407D1">
              <w:rPr>
                <w:rFonts w:cs="Arial"/>
              </w:rPr>
              <w:t>Security settings to use</w:t>
            </w:r>
          </w:p>
        </w:tc>
      </w:tr>
      <w:tr w:rsidR="00E36F0E" w:rsidRPr="003407D1" w14:paraId="73C20B7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61C511D"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1760AC57"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72C0412C"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54911E55" w14:textId="77777777" w:rsidR="00E36F0E" w:rsidRPr="003407D1" w:rsidRDefault="00393DC0" w:rsidP="00E36F0E">
            <w:pPr>
              <w:rPr>
                <w:rFonts w:cs="Arial"/>
              </w:rPr>
            </w:pPr>
            <w:r w:rsidRPr="003407D1">
              <w:rPr>
                <w:rFonts w:cs="Arial"/>
              </w:rPr>
              <w:t>Reserved</w:t>
            </w:r>
          </w:p>
        </w:tc>
        <w:tc>
          <w:tcPr>
            <w:tcW w:w="1440" w:type="dxa"/>
            <w:tcBorders>
              <w:top w:val="single" w:sz="4" w:space="0" w:color="auto"/>
              <w:left w:val="single" w:sz="4" w:space="0" w:color="auto"/>
              <w:bottom w:val="single" w:sz="4" w:space="0" w:color="auto"/>
              <w:right w:val="single" w:sz="4" w:space="0" w:color="auto"/>
            </w:tcBorders>
          </w:tcPr>
          <w:p w14:paraId="5E458BB4" w14:textId="77777777" w:rsidR="00E36F0E" w:rsidRPr="003407D1" w:rsidRDefault="00393DC0" w:rsidP="00E36F0E">
            <w:pPr>
              <w:rPr>
                <w:rFonts w:cs="Arial"/>
              </w:rPr>
            </w:pPr>
            <w:r w:rsidRPr="003407D1">
              <w:rPr>
                <w:rFonts w:cs="Arial"/>
              </w:rPr>
              <w:t>0x00</w:t>
            </w:r>
          </w:p>
        </w:tc>
        <w:tc>
          <w:tcPr>
            <w:tcW w:w="2070" w:type="dxa"/>
            <w:tcBorders>
              <w:top w:val="single" w:sz="4" w:space="0" w:color="auto"/>
              <w:left w:val="single" w:sz="4" w:space="0" w:color="auto"/>
              <w:bottom w:val="single" w:sz="4" w:space="0" w:color="auto"/>
              <w:right w:val="single" w:sz="4" w:space="0" w:color="auto"/>
            </w:tcBorders>
          </w:tcPr>
          <w:p w14:paraId="2D0D56A7" w14:textId="77777777" w:rsidR="00E36F0E" w:rsidRPr="003407D1" w:rsidRDefault="00E36F0E" w:rsidP="00E36F0E">
            <w:pPr>
              <w:rPr>
                <w:rFonts w:cs="Arial"/>
                <w:highlight w:val="yellow"/>
              </w:rPr>
            </w:pPr>
          </w:p>
        </w:tc>
      </w:tr>
      <w:tr w:rsidR="00E36F0E" w:rsidRPr="003407D1" w14:paraId="63A6613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63F13BF"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6CE56AB7"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383BD0B6"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69C2B50D" w14:textId="77777777" w:rsidR="00E36F0E" w:rsidRPr="003407D1" w:rsidRDefault="00393DC0" w:rsidP="00E36F0E">
            <w:pPr>
              <w:rPr>
                <w:rFonts w:cs="Arial"/>
              </w:rPr>
            </w:pPr>
            <w:r w:rsidRPr="003407D1">
              <w:rPr>
                <w:rFonts w:cs="Arial"/>
              </w:rPr>
              <w:t>Open</w:t>
            </w:r>
          </w:p>
        </w:tc>
        <w:tc>
          <w:tcPr>
            <w:tcW w:w="1440" w:type="dxa"/>
            <w:tcBorders>
              <w:top w:val="single" w:sz="4" w:space="0" w:color="auto"/>
              <w:left w:val="single" w:sz="4" w:space="0" w:color="auto"/>
              <w:bottom w:val="single" w:sz="4" w:space="0" w:color="auto"/>
              <w:right w:val="single" w:sz="4" w:space="0" w:color="auto"/>
            </w:tcBorders>
          </w:tcPr>
          <w:p w14:paraId="6DA892E1" w14:textId="77777777" w:rsidR="00E36F0E" w:rsidRPr="003407D1" w:rsidRDefault="00393DC0" w:rsidP="00E36F0E">
            <w:pPr>
              <w:rPr>
                <w:rFonts w:cs="Arial"/>
              </w:rPr>
            </w:pPr>
            <w:r w:rsidRPr="003407D1">
              <w:rPr>
                <w:rFonts w:cs="Arial"/>
              </w:rPr>
              <w:t>0x01</w:t>
            </w:r>
          </w:p>
        </w:tc>
        <w:tc>
          <w:tcPr>
            <w:tcW w:w="2070" w:type="dxa"/>
            <w:tcBorders>
              <w:top w:val="single" w:sz="4" w:space="0" w:color="auto"/>
              <w:left w:val="single" w:sz="4" w:space="0" w:color="auto"/>
              <w:bottom w:val="single" w:sz="4" w:space="0" w:color="auto"/>
              <w:right w:val="single" w:sz="4" w:space="0" w:color="auto"/>
            </w:tcBorders>
          </w:tcPr>
          <w:p w14:paraId="7717B5CD" w14:textId="77777777" w:rsidR="00E36F0E" w:rsidRPr="003407D1" w:rsidRDefault="00393DC0" w:rsidP="00E36F0E">
            <w:pPr>
              <w:rPr>
                <w:rFonts w:cs="Arial"/>
                <w:highlight w:val="yellow"/>
              </w:rPr>
            </w:pPr>
            <w:r w:rsidRPr="003407D1">
              <w:rPr>
                <w:rFonts w:cs="Arial"/>
              </w:rPr>
              <w:t>Open or no security</w:t>
            </w:r>
          </w:p>
        </w:tc>
      </w:tr>
      <w:tr w:rsidR="00E36F0E" w:rsidRPr="003407D1" w14:paraId="3DA56FB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0ED9DC2"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36C9D639"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782C0BC4"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4CCC594F" w14:textId="77777777" w:rsidR="00E36F0E" w:rsidRPr="003407D1" w:rsidRDefault="00393DC0" w:rsidP="00E36F0E">
            <w:pPr>
              <w:rPr>
                <w:rFonts w:cs="Arial"/>
              </w:rPr>
            </w:pPr>
            <w:r w:rsidRPr="003407D1">
              <w:rPr>
                <w:rFonts w:cs="Arial"/>
              </w:rPr>
              <w:t>WEP</w:t>
            </w:r>
          </w:p>
        </w:tc>
        <w:tc>
          <w:tcPr>
            <w:tcW w:w="1440" w:type="dxa"/>
            <w:tcBorders>
              <w:top w:val="single" w:sz="4" w:space="0" w:color="auto"/>
              <w:left w:val="single" w:sz="4" w:space="0" w:color="auto"/>
              <w:bottom w:val="single" w:sz="4" w:space="0" w:color="auto"/>
              <w:right w:val="single" w:sz="4" w:space="0" w:color="auto"/>
            </w:tcBorders>
          </w:tcPr>
          <w:p w14:paraId="568B1652" w14:textId="77777777" w:rsidR="00E36F0E" w:rsidRPr="003407D1" w:rsidRDefault="00393DC0" w:rsidP="00E36F0E">
            <w:pPr>
              <w:rPr>
                <w:rFonts w:cs="Arial"/>
              </w:rPr>
            </w:pPr>
            <w:r w:rsidRPr="003407D1">
              <w:rPr>
                <w:rFonts w:cs="Arial"/>
              </w:rPr>
              <w:t>0x02</w:t>
            </w:r>
          </w:p>
        </w:tc>
        <w:tc>
          <w:tcPr>
            <w:tcW w:w="2070" w:type="dxa"/>
            <w:tcBorders>
              <w:top w:val="single" w:sz="4" w:space="0" w:color="auto"/>
              <w:left w:val="single" w:sz="4" w:space="0" w:color="auto"/>
              <w:bottom w:val="single" w:sz="4" w:space="0" w:color="auto"/>
              <w:right w:val="single" w:sz="4" w:space="0" w:color="auto"/>
            </w:tcBorders>
          </w:tcPr>
          <w:p w14:paraId="30E433D6" w14:textId="77777777" w:rsidR="00E36F0E" w:rsidRPr="003407D1" w:rsidRDefault="00393DC0" w:rsidP="00E36F0E">
            <w:pPr>
              <w:rPr>
                <w:rFonts w:cs="Arial"/>
              </w:rPr>
            </w:pPr>
            <w:r w:rsidRPr="003407D1">
              <w:rPr>
                <w:rFonts w:cs="Arial"/>
              </w:rPr>
              <w:t>WEP</w:t>
            </w:r>
          </w:p>
        </w:tc>
      </w:tr>
      <w:tr w:rsidR="00E36F0E" w:rsidRPr="003407D1" w14:paraId="7A0AE38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EBC54B8"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6A0ACD04"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3B67F8CE"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1EC0D553" w14:textId="77777777" w:rsidR="00E36F0E" w:rsidRPr="003407D1" w:rsidRDefault="00393DC0" w:rsidP="00E36F0E">
            <w:pPr>
              <w:rPr>
                <w:rFonts w:cs="Arial"/>
              </w:rPr>
            </w:pPr>
            <w:r w:rsidRPr="003407D1">
              <w:rPr>
                <w:rFonts w:cs="Arial"/>
              </w:rPr>
              <w:t>WPS</w:t>
            </w:r>
          </w:p>
        </w:tc>
        <w:tc>
          <w:tcPr>
            <w:tcW w:w="1440" w:type="dxa"/>
            <w:tcBorders>
              <w:top w:val="single" w:sz="4" w:space="0" w:color="auto"/>
              <w:left w:val="single" w:sz="4" w:space="0" w:color="auto"/>
              <w:bottom w:val="single" w:sz="4" w:space="0" w:color="auto"/>
              <w:right w:val="single" w:sz="4" w:space="0" w:color="auto"/>
            </w:tcBorders>
          </w:tcPr>
          <w:p w14:paraId="66C48680" w14:textId="77777777" w:rsidR="00E36F0E" w:rsidRPr="003407D1" w:rsidRDefault="00393DC0" w:rsidP="00E36F0E">
            <w:pPr>
              <w:rPr>
                <w:rFonts w:cs="Arial"/>
              </w:rPr>
            </w:pPr>
            <w:r w:rsidRPr="003407D1">
              <w:rPr>
                <w:rFonts w:cs="Arial"/>
              </w:rPr>
              <w:t>0x03</w:t>
            </w:r>
          </w:p>
        </w:tc>
        <w:tc>
          <w:tcPr>
            <w:tcW w:w="2070" w:type="dxa"/>
            <w:tcBorders>
              <w:top w:val="single" w:sz="4" w:space="0" w:color="auto"/>
              <w:left w:val="single" w:sz="4" w:space="0" w:color="auto"/>
              <w:bottom w:val="single" w:sz="4" w:space="0" w:color="auto"/>
              <w:right w:val="single" w:sz="4" w:space="0" w:color="auto"/>
            </w:tcBorders>
          </w:tcPr>
          <w:p w14:paraId="1C68C2EE" w14:textId="77777777" w:rsidR="00E36F0E" w:rsidRPr="003407D1" w:rsidRDefault="00393DC0" w:rsidP="00E36F0E">
            <w:pPr>
              <w:rPr>
                <w:rFonts w:cs="Arial"/>
              </w:rPr>
            </w:pPr>
            <w:r w:rsidRPr="003407D1">
              <w:rPr>
                <w:rFonts w:cs="Arial"/>
              </w:rPr>
              <w:t>WPS (WiFi Protected Setup)</w:t>
            </w:r>
          </w:p>
        </w:tc>
      </w:tr>
      <w:tr w:rsidR="00E36F0E" w:rsidRPr="003407D1" w14:paraId="46A153F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EC86FD1"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3A766571"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6B1E6296"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07B8F9B9" w14:textId="77777777" w:rsidR="00E36F0E" w:rsidRPr="003407D1" w:rsidRDefault="00393DC0" w:rsidP="00E36F0E">
            <w:pPr>
              <w:rPr>
                <w:rFonts w:cs="Arial"/>
              </w:rPr>
            </w:pPr>
            <w:r w:rsidRPr="003407D1">
              <w:rPr>
                <w:rFonts w:cs="Arial"/>
              </w:rPr>
              <w:t>WPA_Personal</w:t>
            </w:r>
          </w:p>
        </w:tc>
        <w:tc>
          <w:tcPr>
            <w:tcW w:w="1440" w:type="dxa"/>
            <w:tcBorders>
              <w:top w:val="single" w:sz="4" w:space="0" w:color="auto"/>
              <w:left w:val="single" w:sz="4" w:space="0" w:color="auto"/>
              <w:bottom w:val="single" w:sz="4" w:space="0" w:color="auto"/>
              <w:right w:val="single" w:sz="4" w:space="0" w:color="auto"/>
            </w:tcBorders>
          </w:tcPr>
          <w:p w14:paraId="5E50F0F7" w14:textId="77777777" w:rsidR="00E36F0E" w:rsidRPr="003407D1" w:rsidRDefault="00393DC0" w:rsidP="00E36F0E">
            <w:pPr>
              <w:rPr>
                <w:rFonts w:cs="Arial"/>
              </w:rPr>
            </w:pPr>
            <w:r w:rsidRPr="003407D1">
              <w:rPr>
                <w:rFonts w:cs="Arial"/>
              </w:rPr>
              <w:t>0x04</w:t>
            </w:r>
          </w:p>
        </w:tc>
        <w:tc>
          <w:tcPr>
            <w:tcW w:w="2070" w:type="dxa"/>
            <w:tcBorders>
              <w:top w:val="single" w:sz="4" w:space="0" w:color="auto"/>
              <w:left w:val="single" w:sz="4" w:space="0" w:color="auto"/>
              <w:bottom w:val="single" w:sz="4" w:space="0" w:color="auto"/>
              <w:right w:val="single" w:sz="4" w:space="0" w:color="auto"/>
            </w:tcBorders>
          </w:tcPr>
          <w:p w14:paraId="62392DDD" w14:textId="77777777" w:rsidR="00E36F0E" w:rsidRPr="003407D1" w:rsidRDefault="00393DC0" w:rsidP="00E36F0E">
            <w:pPr>
              <w:rPr>
                <w:rFonts w:cs="Arial"/>
              </w:rPr>
            </w:pPr>
            <w:r w:rsidRPr="003407D1">
              <w:rPr>
                <w:rFonts w:cs="Arial"/>
              </w:rPr>
              <w:t>WPA/WPA2</w:t>
            </w:r>
            <w:r>
              <w:rPr>
                <w:rFonts w:cs="Arial"/>
              </w:rPr>
              <w:t>/WPA3</w:t>
            </w:r>
            <w:r w:rsidRPr="003407D1">
              <w:rPr>
                <w:rFonts w:cs="Arial"/>
              </w:rPr>
              <w:t xml:space="preserve"> Personal (passkey)</w:t>
            </w:r>
          </w:p>
        </w:tc>
      </w:tr>
      <w:tr w:rsidR="00E36F0E" w:rsidRPr="003407D1" w14:paraId="4188601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61F4562"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68B596D8"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1968B8EF"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618B61D8" w14:textId="77777777" w:rsidR="00E36F0E" w:rsidRPr="003407D1" w:rsidRDefault="00393DC0" w:rsidP="00E36F0E">
            <w:pPr>
              <w:rPr>
                <w:rFonts w:cs="Arial"/>
              </w:rPr>
            </w:pPr>
            <w:r w:rsidRPr="003407D1">
              <w:rPr>
                <w:rFonts w:cs="Arial"/>
              </w:rPr>
              <w:t>WPA_Enterprise</w:t>
            </w:r>
          </w:p>
        </w:tc>
        <w:tc>
          <w:tcPr>
            <w:tcW w:w="1440" w:type="dxa"/>
            <w:tcBorders>
              <w:top w:val="single" w:sz="4" w:space="0" w:color="auto"/>
              <w:left w:val="single" w:sz="4" w:space="0" w:color="auto"/>
              <w:bottom w:val="single" w:sz="4" w:space="0" w:color="auto"/>
              <w:right w:val="single" w:sz="4" w:space="0" w:color="auto"/>
            </w:tcBorders>
          </w:tcPr>
          <w:p w14:paraId="3B357E13" w14:textId="77777777" w:rsidR="00E36F0E" w:rsidRPr="003407D1" w:rsidRDefault="00393DC0" w:rsidP="00E36F0E">
            <w:pPr>
              <w:rPr>
                <w:rFonts w:cs="Arial"/>
              </w:rPr>
            </w:pPr>
            <w:r w:rsidRPr="003407D1">
              <w:rPr>
                <w:rFonts w:cs="Arial"/>
              </w:rPr>
              <w:t>0x05</w:t>
            </w:r>
          </w:p>
        </w:tc>
        <w:tc>
          <w:tcPr>
            <w:tcW w:w="2070" w:type="dxa"/>
            <w:tcBorders>
              <w:top w:val="single" w:sz="4" w:space="0" w:color="auto"/>
              <w:left w:val="single" w:sz="4" w:space="0" w:color="auto"/>
              <w:bottom w:val="single" w:sz="4" w:space="0" w:color="auto"/>
              <w:right w:val="single" w:sz="4" w:space="0" w:color="auto"/>
            </w:tcBorders>
          </w:tcPr>
          <w:p w14:paraId="0E327A3E" w14:textId="77777777" w:rsidR="00E36F0E" w:rsidRPr="003407D1" w:rsidRDefault="00393DC0" w:rsidP="00E36F0E">
            <w:pPr>
              <w:rPr>
                <w:rFonts w:cs="Arial"/>
              </w:rPr>
            </w:pPr>
            <w:r w:rsidRPr="003407D1">
              <w:rPr>
                <w:rFonts w:cs="Arial"/>
              </w:rPr>
              <w:t>WPA/WPA2</w:t>
            </w:r>
            <w:r>
              <w:rPr>
                <w:rFonts w:cs="Arial"/>
              </w:rPr>
              <w:t>/WPA3</w:t>
            </w:r>
            <w:r w:rsidRPr="003407D1">
              <w:rPr>
                <w:rFonts w:cs="Arial"/>
              </w:rPr>
              <w:t xml:space="preserve"> Enterprise (EAP-PEAP/EAP-TLS/etc) (not supported)</w:t>
            </w:r>
          </w:p>
        </w:tc>
      </w:tr>
      <w:tr w:rsidR="00E36F0E" w:rsidRPr="003407D1" w14:paraId="54F8F7D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7DBE5DE"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3A0E4B5E"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516E2732"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09E27F09" w14:textId="77777777" w:rsidR="00E36F0E" w:rsidRPr="003407D1" w:rsidRDefault="00393DC0" w:rsidP="00E36F0E">
            <w:pPr>
              <w:rPr>
                <w:rFonts w:cs="Arial"/>
              </w:rPr>
            </w:pPr>
            <w:r w:rsidRPr="003407D1">
              <w:rPr>
                <w:rFonts w:cs="Arial"/>
              </w:rPr>
              <w:t>MAX</w:t>
            </w:r>
          </w:p>
        </w:tc>
        <w:tc>
          <w:tcPr>
            <w:tcW w:w="1440" w:type="dxa"/>
            <w:tcBorders>
              <w:top w:val="single" w:sz="4" w:space="0" w:color="auto"/>
              <w:left w:val="single" w:sz="4" w:space="0" w:color="auto"/>
              <w:bottom w:val="single" w:sz="4" w:space="0" w:color="auto"/>
              <w:right w:val="single" w:sz="4" w:space="0" w:color="auto"/>
            </w:tcBorders>
          </w:tcPr>
          <w:p w14:paraId="513035E3" w14:textId="77777777" w:rsidR="00E36F0E" w:rsidRPr="003407D1" w:rsidRDefault="00393DC0" w:rsidP="00E36F0E">
            <w:pPr>
              <w:rPr>
                <w:rFonts w:cs="Arial"/>
              </w:rPr>
            </w:pPr>
            <w:r w:rsidRPr="003407D1">
              <w:rPr>
                <w:rFonts w:cs="Arial"/>
              </w:rPr>
              <w:t>0x06</w:t>
            </w:r>
          </w:p>
        </w:tc>
        <w:tc>
          <w:tcPr>
            <w:tcW w:w="2070" w:type="dxa"/>
            <w:tcBorders>
              <w:top w:val="single" w:sz="4" w:space="0" w:color="auto"/>
              <w:left w:val="single" w:sz="4" w:space="0" w:color="auto"/>
              <w:bottom w:val="single" w:sz="4" w:space="0" w:color="auto"/>
              <w:right w:val="single" w:sz="4" w:space="0" w:color="auto"/>
            </w:tcBorders>
          </w:tcPr>
          <w:p w14:paraId="41903974" w14:textId="77777777" w:rsidR="00E36F0E" w:rsidRPr="003407D1" w:rsidRDefault="00E36F0E" w:rsidP="00E36F0E">
            <w:pPr>
              <w:rPr>
                <w:rFonts w:cs="Arial"/>
              </w:rPr>
            </w:pPr>
          </w:p>
        </w:tc>
      </w:tr>
      <w:tr w:rsidR="00E36F0E" w:rsidRPr="003407D1" w14:paraId="557C634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E4A12F4" w14:textId="77777777" w:rsidR="00E36F0E" w:rsidRPr="003407D1" w:rsidRDefault="00393DC0" w:rsidP="00E36F0E">
            <w:pPr>
              <w:jc w:val="center"/>
              <w:rPr>
                <w:rFonts w:cs="Arial"/>
              </w:rPr>
            </w:pPr>
            <w:r w:rsidRPr="003407D1">
              <w:rPr>
                <w:rFonts w:cs="Arial"/>
              </w:rPr>
              <w:t xml:space="preserve">R </w:t>
            </w:r>
          </w:p>
        </w:tc>
        <w:tc>
          <w:tcPr>
            <w:tcW w:w="1890" w:type="dxa"/>
            <w:tcBorders>
              <w:top w:val="single" w:sz="4" w:space="0" w:color="auto"/>
              <w:left w:val="single" w:sz="4" w:space="0" w:color="auto"/>
              <w:bottom w:val="single" w:sz="4" w:space="0" w:color="auto"/>
              <w:right w:val="single" w:sz="4" w:space="0" w:color="auto"/>
            </w:tcBorders>
          </w:tcPr>
          <w:p w14:paraId="2AC61EE4" w14:textId="77777777" w:rsidR="00E36F0E" w:rsidRPr="003407D1" w:rsidRDefault="00393DC0" w:rsidP="00E36F0E">
            <w:pPr>
              <w:rPr>
                <w:rFonts w:cs="Arial"/>
              </w:rPr>
            </w:pPr>
            <w:r w:rsidRPr="003407D1">
              <w:rPr>
                <w:rFonts w:cs="Arial"/>
              </w:rPr>
              <w:t>WlanWepSecurity</w:t>
            </w:r>
          </w:p>
        </w:tc>
        <w:tc>
          <w:tcPr>
            <w:tcW w:w="1080" w:type="dxa"/>
            <w:gridSpan w:val="2"/>
            <w:tcBorders>
              <w:top w:val="single" w:sz="4" w:space="0" w:color="auto"/>
              <w:left w:val="single" w:sz="4" w:space="0" w:color="auto"/>
              <w:bottom w:val="single" w:sz="4" w:space="0" w:color="auto"/>
              <w:right w:val="single" w:sz="4" w:space="0" w:color="auto"/>
            </w:tcBorders>
          </w:tcPr>
          <w:p w14:paraId="0D9BDB3C"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2F364E6F" w14:textId="77777777" w:rsidR="00E36F0E" w:rsidRPr="003407D1" w:rsidRDefault="00E36F0E" w:rsidP="00E36F0E">
            <w:pPr>
              <w:rPr>
                <w:rFonts w:cs="Arial"/>
              </w:rPr>
            </w:pPr>
          </w:p>
        </w:tc>
        <w:tc>
          <w:tcPr>
            <w:tcW w:w="1440" w:type="dxa"/>
            <w:tcBorders>
              <w:top w:val="single" w:sz="4" w:space="0" w:color="auto"/>
              <w:left w:val="single" w:sz="4" w:space="0" w:color="auto"/>
              <w:bottom w:val="single" w:sz="4" w:space="0" w:color="auto"/>
              <w:right w:val="single" w:sz="4" w:space="0" w:color="auto"/>
            </w:tcBorders>
          </w:tcPr>
          <w:p w14:paraId="516BD6A8" w14:textId="77777777" w:rsidR="00E36F0E" w:rsidRPr="003407D1" w:rsidRDefault="00E36F0E" w:rsidP="00E36F0E">
            <w:pPr>
              <w:rPr>
                <w:rFonts w:cs="Arial"/>
              </w:rPr>
            </w:pPr>
          </w:p>
        </w:tc>
        <w:tc>
          <w:tcPr>
            <w:tcW w:w="2070" w:type="dxa"/>
            <w:tcBorders>
              <w:top w:val="single" w:sz="4" w:space="0" w:color="auto"/>
              <w:left w:val="single" w:sz="4" w:space="0" w:color="auto"/>
              <w:bottom w:val="single" w:sz="4" w:space="0" w:color="auto"/>
              <w:right w:val="single" w:sz="4" w:space="0" w:color="auto"/>
            </w:tcBorders>
          </w:tcPr>
          <w:p w14:paraId="3116DF2C" w14:textId="77777777" w:rsidR="00E36F0E" w:rsidRPr="003407D1" w:rsidRDefault="00393DC0" w:rsidP="00E36F0E">
            <w:pPr>
              <w:rPr>
                <w:rFonts w:cs="Arial"/>
                <w:highlight w:val="yellow"/>
              </w:rPr>
            </w:pPr>
            <w:r w:rsidRPr="003407D1">
              <w:rPr>
                <w:rFonts w:cs="Arial"/>
              </w:rPr>
              <w:t>WEP Settings</w:t>
            </w:r>
          </w:p>
        </w:tc>
      </w:tr>
      <w:tr w:rsidR="00E36F0E" w:rsidRPr="003407D1" w14:paraId="1953389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FF9F297"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52DC4320"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67080C46" w14:textId="77777777" w:rsidR="00E36F0E" w:rsidRPr="003407D1" w:rsidRDefault="00393DC0" w:rsidP="00E36F0E">
            <w:pPr>
              <w:rPr>
                <w:rFonts w:cs="Arial"/>
              </w:rPr>
            </w:pPr>
            <w:r w:rsidRPr="003407D1">
              <w:rPr>
                <w:rFonts w:cs="Arial"/>
              </w:rPr>
              <w:t>String</w:t>
            </w:r>
          </w:p>
        </w:tc>
        <w:tc>
          <w:tcPr>
            <w:tcW w:w="2160" w:type="dxa"/>
            <w:tcBorders>
              <w:top w:val="single" w:sz="4" w:space="0" w:color="auto"/>
              <w:left w:val="single" w:sz="4" w:space="0" w:color="auto"/>
              <w:bottom w:val="single" w:sz="4" w:space="0" w:color="auto"/>
              <w:right w:val="single" w:sz="4" w:space="0" w:color="auto"/>
            </w:tcBorders>
          </w:tcPr>
          <w:p w14:paraId="3ACBB79D" w14:textId="77777777" w:rsidR="00E36F0E" w:rsidRPr="003407D1" w:rsidRDefault="00393DC0" w:rsidP="00E36F0E">
            <w:pPr>
              <w:rPr>
                <w:rFonts w:cs="Arial"/>
              </w:rPr>
            </w:pPr>
            <w:r w:rsidRPr="003407D1">
              <w:rPr>
                <w:rFonts w:cs="Arial"/>
              </w:rPr>
              <w:t>Key</w:t>
            </w:r>
          </w:p>
        </w:tc>
        <w:tc>
          <w:tcPr>
            <w:tcW w:w="1440" w:type="dxa"/>
            <w:tcBorders>
              <w:top w:val="single" w:sz="4" w:space="0" w:color="auto"/>
              <w:left w:val="single" w:sz="4" w:space="0" w:color="auto"/>
              <w:bottom w:val="single" w:sz="4" w:space="0" w:color="auto"/>
              <w:right w:val="single" w:sz="4" w:space="0" w:color="auto"/>
            </w:tcBorders>
          </w:tcPr>
          <w:p w14:paraId="344FE83D" w14:textId="77777777" w:rsidR="00E36F0E" w:rsidRPr="003407D1" w:rsidRDefault="00393DC0" w:rsidP="00E36F0E">
            <w:pPr>
              <w:rPr>
                <w:rFonts w:cs="Arial"/>
              </w:rPr>
            </w:pPr>
            <w:r w:rsidRPr="003407D1">
              <w:rPr>
                <w:rFonts w:cs="Arial"/>
              </w:rPr>
              <w:t>Char Value:0-255</w:t>
            </w:r>
          </w:p>
          <w:p w14:paraId="788D3CB4" w14:textId="77777777" w:rsidR="00E36F0E" w:rsidRPr="003407D1" w:rsidRDefault="00393DC0" w:rsidP="00E36F0E">
            <w:pPr>
              <w:rPr>
                <w:rFonts w:cs="Arial"/>
              </w:rPr>
            </w:pPr>
            <w:r w:rsidRPr="003407D1">
              <w:rPr>
                <w:rFonts w:cs="Arial"/>
              </w:rPr>
              <w:t>No String length limit</w:t>
            </w:r>
          </w:p>
        </w:tc>
        <w:tc>
          <w:tcPr>
            <w:tcW w:w="2070" w:type="dxa"/>
            <w:tcBorders>
              <w:top w:val="single" w:sz="4" w:space="0" w:color="auto"/>
              <w:left w:val="single" w:sz="4" w:space="0" w:color="auto"/>
              <w:bottom w:val="single" w:sz="4" w:space="0" w:color="auto"/>
              <w:right w:val="single" w:sz="4" w:space="0" w:color="auto"/>
            </w:tcBorders>
          </w:tcPr>
          <w:p w14:paraId="5D5ECFB5" w14:textId="77777777" w:rsidR="00E36F0E" w:rsidRPr="003407D1" w:rsidRDefault="00E36F0E" w:rsidP="00E36F0E">
            <w:pPr>
              <w:rPr>
                <w:rFonts w:cs="Arial"/>
                <w:highlight w:val="yellow"/>
              </w:rPr>
            </w:pPr>
          </w:p>
        </w:tc>
      </w:tr>
      <w:tr w:rsidR="00E36F0E" w:rsidRPr="003407D1" w14:paraId="2651D19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8AE8033"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4978F6B9"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409DFB03" w14:textId="77777777" w:rsidR="00E36F0E" w:rsidRPr="003407D1" w:rsidRDefault="00393DC0" w:rsidP="00E36F0E">
            <w:pPr>
              <w:rPr>
                <w:rFonts w:cs="Arial"/>
              </w:rPr>
            </w:pPr>
            <w:r w:rsidRPr="003407D1">
              <w:rPr>
                <w:rFonts w:cs="Arial"/>
              </w:rPr>
              <w:t>Int32</w:t>
            </w:r>
          </w:p>
        </w:tc>
        <w:tc>
          <w:tcPr>
            <w:tcW w:w="2160" w:type="dxa"/>
            <w:tcBorders>
              <w:top w:val="single" w:sz="4" w:space="0" w:color="auto"/>
              <w:left w:val="single" w:sz="4" w:space="0" w:color="auto"/>
              <w:bottom w:val="single" w:sz="4" w:space="0" w:color="auto"/>
              <w:right w:val="single" w:sz="4" w:space="0" w:color="auto"/>
            </w:tcBorders>
          </w:tcPr>
          <w:p w14:paraId="07B379D6" w14:textId="77777777" w:rsidR="00E36F0E" w:rsidRPr="003407D1" w:rsidRDefault="00393DC0" w:rsidP="00E36F0E">
            <w:pPr>
              <w:rPr>
                <w:rFonts w:cs="Arial"/>
              </w:rPr>
            </w:pPr>
            <w:r w:rsidRPr="003407D1">
              <w:rPr>
                <w:rFonts w:cs="Arial"/>
              </w:rPr>
              <w:t>defaultKeyIndex</w:t>
            </w:r>
          </w:p>
        </w:tc>
        <w:tc>
          <w:tcPr>
            <w:tcW w:w="1440" w:type="dxa"/>
            <w:tcBorders>
              <w:top w:val="single" w:sz="4" w:space="0" w:color="auto"/>
              <w:left w:val="single" w:sz="4" w:space="0" w:color="auto"/>
              <w:bottom w:val="single" w:sz="4" w:space="0" w:color="auto"/>
              <w:right w:val="single" w:sz="4" w:space="0" w:color="auto"/>
            </w:tcBorders>
          </w:tcPr>
          <w:p w14:paraId="0B55AEC2" w14:textId="77777777" w:rsidR="00E36F0E" w:rsidRPr="003407D1" w:rsidRDefault="00393DC0" w:rsidP="00E36F0E">
            <w:pPr>
              <w:rPr>
                <w:rFonts w:cs="Arial"/>
              </w:rPr>
            </w:pPr>
            <w:r w:rsidRPr="003407D1">
              <w:rPr>
                <w:rFonts w:cs="Arial"/>
              </w:rPr>
              <w:t>0-4294967295</w:t>
            </w:r>
          </w:p>
        </w:tc>
        <w:tc>
          <w:tcPr>
            <w:tcW w:w="2070" w:type="dxa"/>
            <w:tcBorders>
              <w:top w:val="single" w:sz="4" w:space="0" w:color="auto"/>
              <w:left w:val="single" w:sz="4" w:space="0" w:color="auto"/>
              <w:bottom w:val="single" w:sz="4" w:space="0" w:color="auto"/>
              <w:right w:val="single" w:sz="4" w:space="0" w:color="auto"/>
            </w:tcBorders>
          </w:tcPr>
          <w:p w14:paraId="711DFBCD" w14:textId="77777777" w:rsidR="00E36F0E" w:rsidRPr="003407D1" w:rsidRDefault="00E36F0E" w:rsidP="00E36F0E">
            <w:pPr>
              <w:rPr>
                <w:rFonts w:cs="Arial"/>
                <w:highlight w:val="yellow"/>
              </w:rPr>
            </w:pPr>
          </w:p>
        </w:tc>
      </w:tr>
      <w:tr w:rsidR="00E36F0E" w:rsidRPr="003407D1" w14:paraId="51964D6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BE1AFAC"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0C1D26F7" w14:textId="77777777" w:rsidR="00E36F0E" w:rsidRPr="003407D1" w:rsidRDefault="00393DC0" w:rsidP="00E36F0E">
            <w:pPr>
              <w:rPr>
                <w:rFonts w:cs="Arial"/>
              </w:rPr>
            </w:pPr>
            <w:r w:rsidRPr="003407D1">
              <w:rPr>
                <w:rFonts w:cs="Arial"/>
              </w:rPr>
              <w:t>WlanWpsSecurity</w:t>
            </w:r>
          </w:p>
        </w:tc>
        <w:tc>
          <w:tcPr>
            <w:tcW w:w="1080" w:type="dxa"/>
            <w:gridSpan w:val="2"/>
            <w:tcBorders>
              <w:top w:val="single" w:sz="4" w:space="0" w:color="auto"/>
              <w:left w:val="single" w:sz="4" w:space="0" w:color="auto"/>
              <w:bottom w:val="single" w:sz="4" w:space="0" w:color="auto"/>
              <w:right w:val="single" w:sz="4" w:space="0" w:color="auto"/>
            </w:tcBorders>
          </w:tcPr>
          <w:p w14:paraId="556C7E29"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3E30E015" w14:textId="77777777" w:rsidR="00E36F0E" w:rsidRPr="003407D1" w:rsidRDefault="00E36F0E" w:rsidP="00E36F0E">
            <w:pPr>
              <w:rPr>
                <w:rFonts w:cs="Arial"/>
              </w:rPr>
            </w:pPr>
          </w:p>
        </w:tc>
        <w:tc>
          <w:tcPr>
            <w:tcW w:w="1440" w:type="dxa"/>
            <w:tcBorders>
              <w:top w:val="single" w:sz="4" w:space="0" w:color="auto"/>
              <w:left w:val="single" w:sz="4" w:space="0" w:color="auto"/>
              <w:bottom w:val="single" w:sz="4" w:space="0" w:color="auto"/>
              <w:right w:val="single" w:sz="4" w:space="0" w:color="auto"/>
            </w:tcBorders>
          </w:tcPr>
          <w:p w14:paraId="741162C3" w14:textId="77777777" w:rsidR="00E36F0E" w:rsidRPr="003407D1" w:rsidRDefault="00E36F0E" w:rsidP="00E36F0E">
            <w:pPr>
              <w:rPr>
                <w:rFonts w:cs="Arial"/>
              </w:rPr>
            </w:pPr>
          </w:p>
        </w:tc>
        <w:tc>
          <w:tcPr>
            <w:tcW w:w="2070" w:type="dxa"/>
            <w:tcBorders>
              <w:top w:val="single" w:sz="4" w:space="0" w:color="auto"/>
              <w:left w:val="single" w:sz="4" w:space="0" w:color="auto"/>
              <w:bottom w:val="single" w:sz="4" w:space="0" w:color="auto"/>
              <w:right w:val="single" w:sz="4" w:space="0" w:color="auto"/>
            </w:tcBorders>
          </w:tcPr>
          <w:p w14:paraId="5A06CA93" w14:textId="77777777" w:rsidR="00E36F0E" w:rsidRPr="003407D1" w:rsidRDefault="00393DC0" w:rsidP="00E36F0E">
            <w:pPr>
              <w:rPr>
                <w:rFonts w:cs="Arial"/>
                <w:highlight w:val="yellow"/>
              </w:rPr>
            </w:pPr>
            <w:r w:rsidRPr="003407D1">
              <w:rPr>
                <w:rFonts w:cs="Arial"/>
              </w:rPr>
              <w:t>WPS Settings</w:t>
            </w:r>
          </w:p>
        </w:tc>
      </w:tr>
      <w:tr w:rsidR="00E36F0E" w:rsidRPr="003407D1" w14:paraId="5757B10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E25619C"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4B1E5FAF"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67499763" w14:textId="77777777" w:rsidR="00E36F0E" w:rsidRPr="003407D1" w:rsidRDefault="00393DC0" w:rsidP="00E36F0E">
            <w:pPr>
              <w:rPr>
                <w:rFonts w:cs="Arial"/>
              </w:rPr>
            </w:pPr>
            <w:r w:rsidRPr="003407D1">
              <w:rPr>
                <w:rFonts w:cs="Arial"/>
              </w:rPr>
              <w:t>WlanWpsType</w:t>
            </w:r>
          </w:p>
        </w:tc>
        <w:tc>
          <w:tcPr>
            <w:tcW w:w="2160" w:type="dxa"/>
            <w:tcBorders>
              <w:top w:val="single" w:sz="4" w:space="0" w:color="auto"/>
              <w:left w:val="single" w:sz="4" w:space="0" w:color="auto"/>
              <w:bottom w:val="single" w:sz="4" w:space="0" w:color="auto"/>
              <w:right w:val="single" w:sz="4" w:space="0" w:color="auto"/>
            </w:tcBorders>
          </w:tcPr>
          <w:p w14:paraId="0D419080" w14:textId="77777777" w:rsidR="00E36F0E" w:rsidRPr="003407D1" w:rsidRDefault="00E36F0E" w:rsidP="00E36F0E">
            <w:pPr>
              <w:rPr>
                <w:rFonts w:cs="Arial"/>
              </w:rPr>
            </w:pPr>
          </w:p>
        </w:tc>
        <w:tc>
          <w:tcPr>
            <w:tcW w:w="1440" w:type="dxa"/>
            <w:tcBorders>
              <w:top w:val="single" w:sz="4" w:space="0" w:color="auto"/>
              <w:left w:val="single" w:sz="4" w:space="0" w:color="auto"/>
              <w:bottom w:val="single" w:sz="4" w:space="0" w:color="auto"/>
              <w:right w:val="single" w:sz="4" w:space="0" w:color="auto"/>
            </w:tcBorders>
          </w:tcPr>
          <w:p w14:paraId="275148AE" w14:textId="77777777" w:rsidR="00E36F0E" w:rsidRPr="003407D1" w:rsidRDefault="00E36F0E" w:rsidP="00E36F0E">
            <w:pPr>
              <w:rPr>
                <w:rFonts w:cs="Arial"/>
              </w:rPr>
            </w:pPr>
          </w:p>
        </w:tc>
        <w:tc>
          <w:tcPr>
            <w:tcW w:w="2070" w:type="dxa"/>
            <w:tcBorders>
              <w:top w:val="single" w:sz="4" w:space="0" w:color="auto"/>
              <w:left w:val="single" w:sz="4" w:space="0" w:color="auto"/>
              <w:bottom w:val="single" w:sz="4" w:space="0" w:color="auto"/>
              <w:right w:val="single" w:sz="4" w:space="0" w:color="auto"/>
            </w:tcBorders>
          </w:tcPr>
          <w:p w14:paraId="745E0E4E" w14:textId="77777777" w:rsidR="00E36F0E" w:rsidRPr="003407D1" w:rsidRDefault="00393DC0" w:rsidP="00E36F0E">
            <w:pPr>
              <w:rPr>
                <w:rFonts w:cs="Arial"/>
                <w:highlight w:val="yellow"/>
              </w:rPr>
            </w:pPr>
            <w:r w:rsidRPr="003407D1">
              <w:rPr>
                <w:rFonts w:cs="Arial"/>
              </w:rPr>
              <w:t>Type</w:t>
            </w:r>
          </w:p>
        </w:tc>
      </w:tr>
      <w:tr w:rsidR="00E36F0E" w:rsidRPr="003407D1" w14:paraId="57977CB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A2F72EB"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69589A9A"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0730021B" w14:textId="77777777" w:rsidR="00E36F0E" w:rsidRPr="003407D1" w:rsidRDefault="00393DC0" w:rsidP="00E36F0E">
            <w:pPr>
              <w:rPr>
                <w:rFonts w:cs="Arial"/>
              </w:rPr>
            </w:pPr>
            <w:r w:rsidRPr="003407D1">
              <w:rPr>
                <w:rFonts w:cs="Arial"/>
              </w:rPr>
              <w:t>String</w:t>
            </w:r>
          </w:p>
        </w:tc>
        <w:tc>
          <w:tcPr>
            <w:tcW w:w="2160" w:type="dxa"/>
            <w:tcBorders>
              <w:top w:val="single" w:sz="4" w:space="0" w:color="auto"/>
              <w:left w:val="single" w:sz="4" w:space="0" w:color="auto"/>
              <w:bottom w:val="single" w:sz="4" w:space="0" w:color="auto"/>
              <w:right w:val="single" w:sz="4" w:space="0" w:color="auto"/>
            </w:tcBorders>
          </w:tcPr>
          <w:p w14:paraId="57CD7876" w14:textId="77777777" w:rsidR="00E36F0E" w:rsidRPr="003407D1" w:rsidRDefault="00E36F0E" w:rsidP="00E36F0E">
            <w:pPr>
              <w:rPr>
                <w:rFonts w:cs="Arial"/>
              </w:rPr>
            </w:pPr>
          </w:p>
        </w:tc>
        <w:tc>
          <w:tcPr>
            <w:tcW w:w="1440" w:type="dxa"/>
            <w:tcBorders>
              <w:top w:val="single" w:sz="4" w:space="0" w:color="auto"/>
              <w:left w:val="single" w:sz="4" w:space="0" w:color="auto"/>
              <w:bottom w:val="single" w:sz="4" w:space="0" w:color="auto"/>
              <w:right w:val="single" w:sz="4" w:space="0" w:color="auto"/>
            </w:tcBorders>
          </w:tcPr>
          <w:p w14:paraId="0093189E" w14:textId="77777777" w:rsidR="00E36F0E" w:rsidRPr="003407D1" w:rsidRDefault="00393DC0" w:rsidP="00E36F0E">
            <w:pPr>
              <w:rPr>
                <w:rFonts w:cs="Arial"/>
              </w:rPr>
            </w:pPr>
            <w:r w:rsidRPr="003407D1">
              <w:rPr>
                <w:rFonts w:cs="Arial"/>
              </w:rPr>
              <w:t>Char Value:0-255</w:t>
            </w:r>
          </w:p>
          <w:p w14:paraId="26241F65" w14:textId="77777777" w:rsidR="00E36F0E" w:rsidRPr="003407D1" w:rsidRDefault="00393DC0" w:rsidP="00E36F0E">
            <w:pPr>
              <w:rPr>
                <w:rFonts w:cs="Arial"/>
              </w:rPr>
            </w:pPr>
            <w:r w:rsidRPr="003407D1">
              <w:rPr>
                <w:rFonts w:cs="Arial"/>
              </w:rPr>
              <w:t>No String length limit</w:t>
            </w:r>
          </w:p>
        </w:tc>
        <w:tc>
          <w:tcPr>
            <w:tcW w:w="2070" w:type="dxa"/>
            <w:tcBorders>
              <w:top w:val="single" w:sz="4" w:space="0" w:color="auto"/>
              <w:left w:val="single" w:sz="4" w:space="0" w:color="auto"/>
              <w:bottom w:val="single" w:sz="4" w:space="0" w:color="auto"/>
              <w:right w:val="single" w:sz="4" w:space="0" w:color="auto"/>
            </w:tcBorders>
          </w:tcPr>
          <w:p w14:paraId="52D52FCC" w14:textId="77777777" w:rsidR="00E36F0E" w:rsidRPr="003407D1" w:rsidRDefault="00393DC0" w:rsidP="00E36F0E">
            <w:pPr>
              <w:rPr>
                <w:rFonts w:cs="Arial"/>
                <w:highlight w:val="yellow"/>
              </w:rPr>
            </w:pPr>
            <w:r w:rsidRPr="003407D1">
              <w:rPr>
                <w:rFonts w:cs="Arial"/>
              </w:rPr>
              <w:t>Pin</w:t>
            </w:r>
          </w:p>
        </w:tc>
      </w:tr>
      <w:tr w:rsidR="00E36F0E" w:rsidRPr="003407D1" w14:paraId="32AD51C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99935BA"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35AEFCF5" w14:textId="77777777" w:rsidR="00E36F0E" w:rsidRPr="003407D1" w:rsidRDefault="00393DC0" w:rsidP="00E36F0E">
            <w:pPr>
              <w:rPr>
                <w:rFonts w:cs="Arial"/>
              </w:rPr>
            </w:pPr>
            <w:r w:rsidRPr="003407D1">
              <w:rPr>
                <w:rFonts w:cs="Arial"/>
              </w:rPr>
              <w:t>WlanWpaPersonalSecurity</w:t>
            </w:r>
          </w:p>
        </w:tc>
        <w:tc>
          <w:tcPr>
            <w:tcW w:w="1080" w:type="dxa"/>
            <w:gridSpan w:val="2"/>
            <w:tcBorders>
              <w:top w:val="single" w:sz="4" w:space="0" w:color="auto"/>
              <w:left w:val="single" w:sz="4" w:space="0" w:color="auto"/>
              <w:bottom w:val="single" w:sz="4" w:space="0" w:color="auto"/>
              <w:right w:val="single" w:sz="4" w:space="0" w:color="auto"/>
            </w:tcBorders>
          </w:tcPr>
          <w:p w14:paraId="152B1B6C" w14:textId="77777777" w:rsidR="00E36F0E" w:rsidRPr="003407D1" w:rsidRDefault="00393DC0" w:rsidP="00E36F0E">
            <w:pPr>
              <w:rPr>
                <w:rFonts w:cs="Arial"/>
              </w:rPr>
            </w:pPr>
            <w:r w:rsidRPr="003407D1">
              <w:rPr>
                <w:rFonts w:cs="Arial"/>
              </w:rPr>
              <w:t>String</w:t>
            </w:r>
          </w:p>
        </w:tc>
        <w:tc>
          <w:tcPr>
            <w:tcW w:w="2160" w:type="dxa"/>
            <w:tcBorders>
              <w:top w:val="single" w:sz="4" w:space="0" w:color="auto"/>
              <w:left w:val="single" w:sz="4" w:space="0" w:color="auto"/>
              <w:bottom w:val="single" w:sz="4" w:space="0" w:color="auto"/>
              <w:right w:val="single" w:sz="4" w:space="0" w:color="auto"/>
            </w:tcBorders>
          </w:tcPr>
          <w:p w14:paraId="31C7BE99" w14:textId="77777777" w:rsidR="00E36F0E" w:rsidRPr="003407D1" w:rsidRDefault="00E36F0E" w:rsidP="00E36F0E">
            <w:pPr>
              <w:rPr>
                <w:rFonts w:cs="Arial"/>
              </w:rPr>
            </w:pPr>
          </w:p>
        </w:tc>
        <w:tc>
          <w:tcPr>
            <w:tcW w:w="1440" w:type="dxa"/>
            <w:tcBorders>
              <w:top w:val="single" w:sz="4" w:space="0" w:color="auto"/>
              <w:left w:val="single" w:sz="4" w:space="0" w:color="auto"/>
              <w:bottom w:val="single" w:sz="4" w:space="0" w:color="auto"/>
              <w:right w:val="single" w:sz="4" w:space="0" w:color="auto"/>
            </w:tcBorders>
          </w:tcPr>
          <w:p w14:paraId="56E7CE8B" w14:textId="77777777" w:rsidR="00E36F0E" w:rsidRPr="003407D1" w:rsidRDefault="00393DC0" w:rsidP="00E36F0E">
            <w:pPr>
              <w:rPr>
                <w:rFonts w:cs="Arial"/>
              </w:rPr>
            </w:pPr>
            <w:r w:rsidRPr="003407D1">
              <w:rPr>
                <w:rFonts w:cs="Arial"/>
              </w:rPr>
              <w:t>Char Value:0-255</w:t>
            </w:r>
          </w:p>
          <w:p w14:paraId="15EB97F8" w14:textId="77777777" w:rsidR="00E36F0E" w:rsidRPr="003407D1" w:rsidRDefault="00393DC0" w:rsidP="00E36F0E">
            <w:pPr>
              <w:rPr>
                <w:rFonts w:cs="Arial"/>
              </w:rPr>
            </w:pPr>
            <w:r w:rsidRPr="003407D1">
              <w:rPr>
                <w:rFonts w:cs="Arial"/>
              </w:rPr>
              <w:t>No String length limit</w:t>
            </w:r>
          </w:p>
        </w:tc>
        <w:tc>
          <w:tcPr>
            <w:tcW w:w="2070" w:type="dxa"/>
            <w:tcBorders>
              <w:top w:val="single" w:sz="4" w:space="0" w:color="auto"/>
              <w:left w:val="single" w:sz="4" w:space="0" w:color="auto"/>
              <w:bottom w:val="single" w:sz="4" w:space="0" w:color="auto"/>
              <w:right w:val="single" w:sz="4" w:space="0" w:color="auto"/>
            </w:tcBorders>
          </w:tcPr>
          <w:p w14:paraId="0A31C709" w14:textId="77777777" w:rsidR="00E36F0E" w:rsidRPr="003407D1" w:rsidRDefault="00393DC0" w:rsidP="00E36F0E">
            <w:pPr>
              <w:rPr>
                <w:rFonts w:cs="Arial"/>
                <w:highlight w:val="yellow"/>
              </w:rPr>
            </w:pPr>
            <w:r w:rsidRPr="003407D1">
              <w:rPr>
                <w:rFonts w:cs="Arial"/>
              </w:rPr>
              <w:t>WPA/WPA2</w:t>
            </w:r>
            <w:r>
              <w:rPr>
                <w:rFonts w:cs="Arial"/>
              </w:rPr>
              <w:t>/WPA3</w:t>
            </w:r>
            <w:r w:rsidRPr="003407D1">
              <w:rPr>
                <w:rFonts w:cs="Arial"/>
              </w:rPr>
              <w:t>-Personal Settings - password</w:t>
            </w:r>
          </w:p>
        </w:tc>
      </w:tr>
      <w:tr w:rsidR="00E36F0E" w:rsidRPr="003407D1" w14:paraId="701F90F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E261668"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56365D96" w14:textId="77777777" w:rsidR="00E36F0E" w:rsidRPr="003407D1" w:rsidRDefault="00393DC0" w:rsidP="00E36F0E">
            <w:pPr>
              <w:rPr>
                <w:rFonts w:cs="Arial"/>
              </w:rPr>
            </w:pPr>
            <w:r w:rsidRPr="003407D1">
              <w:rPr>
                <w:rFonts w:cs="Arial"/>
              </w:rPr>
              <w:t>WlanPairwiseCipher</w:t>
            </w:r>
          </w:p>
        </w:tc>
        <w:tc>
          <w:tcPr>
            <w:tcW w:w="1080" w:type="dxa"/>
            <w:gridSpan w:val="2"/>
            <w:tcBorders>
              <w:top w:val="single" w:sz="4" w:space="0" w:color="auto"/>
              <w:left w:val="single" w:sz="4" w:space="0" w:color="auto"/>
              <w:bottom w:val="single" w:sz="4" w:space="0" w:color="auto"/>
              <w:right w:val="single" w:sz="4" w:space="0" w:color="auto"/>
            </w:tcBorders>
          </w:tcPr>
          <w:p w14:paraId="7EB11A1B" w14:textId="77777777" w:rsidR="00E36F0E" w:rsidRPr="003407D1" w:rsidRDefault="00393DC0" w:rsidP="00E36F0E">
            <w:pPr>
              <w:rPr>
                <w:rFonts w:cs="Arial"/>
              </w:rPr>
            </w:pPr>
            <w:r w:rsidRPr="003407D1">
              <w:rPr>
                <w:rFonts w:cs="Arial"/>
              </w:rPr>
              <w:t>Enum</w:t>
            </w:r>
          </w:p>
        </w:tc>
        <w:tc>
          <w:tcPr>
            <w:tcW w:w="2160" w:type="dxa"/>
            <w:tcBorders>
              <w:top w:val="single" w:sz="4" w:space="0" w:color="auto"/>
              <w:left w:val="single" w:sz="4" w:space="0" w:color="auto"/>
              <w:bottom w:val="single" w:sz="4" w:space="0" w:color="auto"/>
              <w:right w:val="single" w:sz="4" w:space="0" w:color="auto"/>
            </w:tcBorders>
          </w:tcPr>
          <w:p w14:paraId="6B437D1C"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17238C64" w14:textId="77777777" w:rsidR="00E36F0E" w:rsidRPr="003407D1" w:rsidRDefault="00393DC0" w:rsidP="00E36F0E">
            <w:pPr>
              <w:rPr>
                <w:rFonts w:cs="Arial"/>
              </w:rPr>
            </w:pPr>
            <w:r w:rsidRPr="003407D1">
              <w:rPr>
                <w:rFonts w:cs="Arial"/>
              </w:rPr>
              <w:t>-</w:t>
            </w:r>
          </w:p>
        </w:tc>
        <w:tc>
          <w:tcPr>
            <w:tcW w:w="2070" w:type="dxa"/>
            <w:tcBorders>
              <w:top w:val="single" w:sz="4" w:space="0" w:color="auto"/>
              <w:left w:val="single" w:sz="4" w:space="0" w:color="auto"/>
              <w:bottom w:val="single" w:sz="4" w:space="0" w:color="auto"/>
              <w:right w:val="single" w:sz="4" w:space="0" w:color="auto"/>
            </w:tcBorders>
          </w:tcPr>
          <w:p w14:paraId="49CD9D7D" w14:textId="77777777" w:rsidR="00E36F0E" w:rsidRPr="003407D1" w:rsidRDefault="00393DC0" w:rsidP="00E36F0E">
            <w:pPr>
              <w:rPr>
                <w:rFonts w:cs="Arial"/>
                <w:highlight w:val="yellow"/>
              </w:rPr>
            </w:pPr>
            <w:r w:rsidRPr="003407D1">
              <w:rPr>
                <w:rFonts w:cs="Arial"/>
              </w:rPr>
              <w:t>Pair cipher</w:t>
            </w:r>
          </w:p>
        </w:tc>
      </w:tr>
      <w:tr w:rsidR="00E36F0E" w:rsidRPr="003407D1" w14:paraId="10ED9C2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60A05D1"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498DD68D"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616CBED4"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23E1C287" w14:textId="77777777" w:rsidR="00E36F0E" w:rsidRPr="003407D1" w:rsidRDefault="00393DC0" w:rsidP="00E36F0E">
            <w:pPr>
              <w:rPr>
                <w:rFonts w:cs="Arial"/>
                <w:color w:val="000000"/>
              </w:rPr>
            </w:pPr>
            <w:r w:rsidRPr="003407D1">
              <w:rPr>
                <w:rFonts w:cs="Arial"/>
                <w:color w:val="000000"/>
              </w:rPr>
              <w:t>PAIR_MIN</w:t>
            </w:r>
          </w:p>
        </w:tc>
        <w:tc>
          <w:tcPr>
            <w:tcW w:w="1440" w:type="dxa"/>
            <w:tcBorders>
              <w:top w:val="single" w:sz="4" w:space="0" w:color="auto"/>
              <w:left w:val="single" w:sz="4" w:space="0" w:color="auto"/>
              <w:bottom w:val="single" w:sz="4" w:space="0" w:color="auto"/>
              <w:right w:val="single" w:sz="4" w:space="0" w:color="auto"/>
            </w:tcBorders>
          </w:tcPr>
          <w:p w14:paraId="26F08405" w14:textId="77777777" w:rsidR="00E36F0E" w:rsidRPr="003407D1" w:rsidRDefault="00393DC0" w:rsidP="00E36F0E">
            <w:pPr>
              <w:rPr>
                <w:rFonts w:cs="Arial"/>
              </w:rPr>
            </w:pPr>
            <w:r w:rsidRPr="003407D1">
              <w:rPr>
                <w:rFonts w:cs="Arial"/>
              </w:rPr>
              <w:t>0x0</w:t>
            </w:r>
          </w:p>
        </w:tc>
        <w:tc>
          <w:tcPr>
            <w:tcW w:w="2070" w:type="dxa"/>
            <w:tcBorders>
              <w:top w:val="single" w:sz="4" w:space="0" w:color="auto"/>
              <w:left w:val="single" w:sz="4" w:space="0" w:color="auto"/>
              <w:bottom w:val="single" w:sz="4" w:space="0" w:color="auto"/>
              <w:right w:val="single" w:sz="4" w:space="0" w:color="auto"/>
            </w:tcBorders>
          </w:tcPr>
          <w:p w14:paraId="74057886" w14:textId="77777777" w:rsidR="00E36F0E" w:rsidRPr="003407D1" w:rsidRDefault="00E36F0E" w:rsidP="00E36F0E">
            <w:pPr>
              <w:rPr>
                <w:rFonts w:cs="Arial"/>
                <w:highlight w:val="yellow"/>
              </w:rPr>
            </w:pPr>
          </w:p>
        </w:tc>
      </w:tr>
      <w:tr w:rsidR="00E36F0E" w:rsidRPr="003407D1" w14:paraId="596DC84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68D289E"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705BE6B3"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10AE4ECD"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0A11C600" w14:textId="77777777" w:rsidR="00E36F0E" w:rsidRPr="003407D1" w:rsidRDefault="00393DC0" w:rsidP="00E36F0E">
            <w:pPr>
              <w:rPr>
                <w:rFonts w:cs="Arial"/>
                <w:color w:val="000000"/>
              </w:rPr>
            </w:pPr>
            <w:r w:rsidRPr="003407D1">
              <w:rPr>
                <w:rFonts w:cs="Arial"/>
                <w:color w:val="000000"/>
              </w:rPr>
              <w:t>PAIR_NONE</w:t>
            </w:r>
          </w:p>
        </w:tc>
        <w:tc>
          <w:tcPr>
            <w:tcW w:w="1440" w:type="dxa"/>
            <w:tcBorders>
              <w:top w:val="single" w:sz="4" w:space="0" w:color="auto"/>
              <w:left w:val="single" w:sz="4" w:space="0" w:color="auto"/>
              <w:bottom w:val="single" w:sz="4" w:space="0" w:color="auto"/>
              <w:right w:val="single" w:sz="4" w:space="0" w:color="auto"/>
            </w:tcBorders>
          </w:tcPr>
          <w:p w14:paraId="66E591F7" w14:textId="77777777" w:rsidR="00E36F0E" w:rsidRPr="003407D1" w:rsidRDefault="00393DC0" w:rsidP="00E36F0E">
            <w:pPr>
              <w:rPr>
                <w:rFonts w:cs="Arial"/>
              </w:rPr>
            </w:pPr>
            <w:r w:rsidRPr="003407D1">
              <w:rPr>
                <w:rFonts w:cs="Arial"/>
              </w:rPr>
              <w:t>0x1</w:t>
            </w:r>
          </w:p>
        </w:tc>
        <w:tc>
          <w:tcPr>
            <w:tcW w:w="2070" w:type="dxa"/>
            <w:tcBorders>
              <w:top w:val="single" w:sz="4" w:space="0" w:color="auto"/>
              <w:left w:val="single" w:sz="4" w:space="0" w:color="auto"/>
              <w:bottom w:val="single" w:sz="4" w:space="0" w:color="auto"/>
              <w:right w:val="single" w:sz="4" w:space="0" w:color="auto"/>
            </w:tcBorders>
          </w:tcPr>
          <w:p w14:paraId="101D91C4" w14:textId="77777777" w:rsidR="00E36F0E" w:rsidRPr="003407D1" w:rsidRDefault="00393DC0" w:rsidP="00E36F0E">
            <w:pPr>
              <w:rPr>
                <w:rFonts w:cs="Arial"/>
              </w:rPr>
            </w:pPr>
            <w:r w:rsidRPr="003407D1">
              <w:rPr>
                <w:rFonts w:cs="Arial"/>
              </w:rPr>
              <w:t>None</w:t>
            </w:r>
          </w:p>
        </w:tc>
      </w:tr>
      <w:tr w:rsidR="00E36F0E" w:rsidRPr="003407D1" w14:paraId="57AF1A9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3A9D902"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05F713EC"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72C3F150"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620D8D2F" w14:textId="77777777" w:rsidR="00E36F0E" w:rsidRPr="003407D1" w:rsidRDefault="00393DC0" w:rsidP="00E36F0E">
            <w:pPr>
              <w:rPr>
                <w:rFonts w:cs="Arial"/>
                <w:color w:val="000000"/>
              </w:rPr>
            </w:pPr>
            <w:r w:rsidRPr="003407D1">
              <w:rPr>
                <w:rFonts w:cs="Arial"/>
                <w:color w:val="000000"/>
              </w:rPr>
              <w:t>PAIR_TKIP</w:t>
            </w:r>
          </w:p>
        </w:tc>
        <w:tc>
          <w:tcPr>
            <w:tcW w:w="1440" w:type="dxa"/>
            <w:tcBorders>
              <w:top w:val="single" w:sz="4" w:space="0" w:color="auto"/>
              <w:left w:val="single" w:sz="4" w:space="0" w:color="auto"/>
              <w:bottom w:val="single" w:sz="4" w:space="0" w:color="auto"/>
              <w:right w:val="single" w:sz="4" w:space="0" w:color="auto"/>
            </w:tcBorders>
          </w:tcPr>
          <w:p w14:paraId="3CEE3F7B" w14:textId="77777777" w:rsidR="00E36F0E" w:rsidRPr="003407D1" w:rsidRDefault="00393DC0" w:rsidP="00E36F0E">
            <w:pPr>
              <w:rPr>
                <w:rFonts w:cs="Arial"/>
              </w:rPr>
            </w:pPr>
            <w:r w:rsidRPr="003407D1">
              <w:rPr>
                <w:rFonts w:cs="Arial"/>
              </w:rPr>
              <w:t>0x2</w:t>
            </w:r>
          </w:p>
        </w:tc>
        <w:tc>
          <w:tcPr>
            <w:tcW w:w="2070" w:type="dxa"/>
            <w:tcBorders>
              <w:top w:val="single" w:sz="4" w:space="0" w:color="auto"/>
              <w:left w:val="single" w:sz="4" w:space="0" w:color="auto"/>
              <w:bottom w:val="single" w:sz="4" w:space="0" w:color="auto"/>
              <w:right w:val="single" w:sz="4" w:space="0" w:color="auto"/>
            </w:tcBorders>
          </w:tcPr>
          <w:p w14:paraId="1B0631BF" w14:textId="77777777" w:rsidR="00E36F0E" w:rsidRPr="003407D1" w:rsidRDefault="00393DC0" w:rsidP="00E36F0E">
            <w:pPr>
              <w:rPr>
                <w:rFonts w:cs="Arial"/>
              </w:rPr>
            </w:pPr>
            <w:r w:rsidRPr="003407D1">
              <w:rPr>
                <w:rFonts w:cs="Arial"/>
              </w:rPr>
              <w:t>TKIP</w:t>
            </w:r>
          </w:p>
        </w:tc>
      </w:tr>
      <w:tr w:rsidR="00E36F0E" w:rsidRPr="003407D1" w14:paraId="69FD6C2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39CFC02"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687CC60B"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15C694CD"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7E473929" w14:textId="77777777" w:rsidR="00E36F0E" w:rsidRPr="003407D1" w:rsidRDefault="00393DC0" w:rsidP="00E36F0E">
            <w:pPr>
              <w:rPr>
                <w:rFonts w:cs="Arial"/>
                <w:color w:val="000000"/>
              </w:rPr>
            </w:pPr>
            <w:r w:rsidRPr="003407D1">
              <w:rPr>
                <w:rFonts w:cs="Arial"/>
                <w:color w:val="000000"/>
              </w:rPr>
              <w:t>PAIR_CCMP</w:t>
            </w:r>
          </w:p>
        </w:tc>
        <w:tc>
          <w:tcPr>
            <w:tcW w:w="1440" w:type="dxa"/>
            <w:tcBorders>
              <w:top w:val="single" w:sz="4" w:space="0" w:color="auto"/>
              <w:left w:val="single" w:sz="4" w:space="0" w:color="auto"/>
              <w:bottom w:val="single" w:sz="4" w:space="0" w:color="auto"/>
              <w:right w:val="single" w:sz="4" w:space="0" w:color="auto"/>
            </w:tcBorders>
          </w:tcPr>
          <w:p w14:paraId="0D68DF0C" w14:textId="77777777" w:rsidR="00E36F0E" w:rsidRPr="003407D1" w:rsidRDefault="00393DC0" w:rsidP="00E36F0E">
            <w:pPr>
              <w:rPr>
                <w:rFonts w:cs="Arial"/>
              </w:rPr>
            </w:pPr>
            <w:r w:rsidRPr="003407D1">
              <w:rPr>
                <w:rFonts w:cs="Arial"/>
              </w:rPr>
              <w:t>0x3</w:t>
            </w:r>
          </w:p>
        </w:tc>
        <w:tc>
          <w:tcPr>
            <w:tcW w:w="2070" w:type="dxa"/>
            <w:tcBorders>
              <w:top w:val="single" w:sz="4" w:space="0" w:color="auto"/>
              <w:left w:val="single" w:sz="4" w:space="0" w:color="auto"/>
              <w:bottom w:val="single" w:sz="4" w:space="0" w:color="auto"/>
              <w:right w:val="single" w:sz="4" w:space="0" w:color="auto"/>
            </w:tcBorders>
          </w:tcPr>
          <w:p w14:paraId="0B417A4C" w14:textId="77777777" w:rsidR="00E36F0E" w:rsidRPr="003407D1" w:rsidRDefault="00393DC0" w:rsidP="00E36F0E">
            <w:pPr>
              <w:rPr>
                <w:rFonts w:cs="Arial"/>
              </w:rPr>
            </w:pPr>
            <w:r w:rsidRPr="003407D1">
              <w:rPr>
                <w:rFonts w:cs="Arial"/>
              </w:rPr>
              <w:t>CCMP/AES</w:t>
            </w:r>
          </w:p>
        </w:tc>
      </w:tr>
      <w:tr w:rsidR="00E36F0E" w:rsidRPr="003407D1" w14:paraId="55AD27E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A2B1D5D"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231242AB"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0E945159"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6B0171C9" w14:textId="77777777" w:rsidR="00E36F0E" w:rsidRPr="003407D1" w:rsidRDefault="00393DC0" w:rsidP="00E36F0E">
            <w:pPr>
              <w:rPr>
                <w:rFonts w:cs="Arial"/>
                <w:color w:val="000000"/>
              </w:rPr>
            </w:pPr>
            <w:r w:rsidRPr="003407D1">
              <w:rPr>
                <w:rFonts w:cs="Arial"/>
                <w:color w:val="000000"/>
              </w:rPr>
              <w:t>PAIR_TKIPCCMP</w:t>
            </w:r>
          </w:p>
        </w:tc>
        <w:tc>
          <w:tcPr>
            <w:tcW w:w="1440" w:type="dxa"/>
            <w:tcBorders>
              <w:top w:val="single" w:sz="4" w:space="0" w:color="auto"/>
              <w:left w:val="single" w:sz="4" w:space="0" w:color="auto"/>
              <w:bottom w:val="single" w:sz="4" w:space="0" w:color="auto"/>
              <w:right w:val="single" w:sz="4" w:space="0" w:color="auto"/>
            </w:tcBorders>
          </w:tcPr>
          <w:p w14:paraId="31771D8A" w14:textId="77777777" w:rsidR="00E36F0E" w:rsidRPr="003407D1" w:rsidRDefault="00393DC0" w:rsidP="00E36F0E">
            <w:pPr>
              <w:rPr>
                <w:rFonts w:cs="Arial"/>
              </w:rPr>
            </w:pPr>
            <w:r w:rsidRPr="003407D1">
              <w:rPr>
                <w:rFonts w:cs="Arial"/>
              </w:rPr>
              <w:t>0x4</w:t>
            </w:r>
          </w:p>
        </w:tc>
        <w:tc>
          <w:tcPr>
            <w:tcW w:w="2070" w:type="dxa"/>
            <w:tcBorders>
              <w:top w:val="single" w:sz="4" w:space="0" w:color="auto"/>
              <w:left w:val="single" w:sz="4" w:space="0" w:color="auto"/>
              <w:bottom w:val="single" w:sz="4" w:space="0" w:color="auto"/>
              <w:right w:val="single" w:sz="4" w:space="0" w:color="auto"/>
            </w:tcBorders>
          </w:tcPr>
          <w:p w14:paraId="41B4F1CD" w14:textId="77777777" w:rsidR="00E36F0E" w:rsidRPr="003407D1" w:rsidRDefault="00393DC0" w:rsidP="00E36F0E">
            <w:pPr>
              <w:rPr>
                <w:rFonts w:cs="Arial"/>
              </w:rPr>
            </w:pPr>
            <w:r w:rsidRPr="003407D1">
              <w:rPr>
                <w:rFonts w:cs="Arial"/>
              </w:rPr>
              <w:t>Mixmode – tkip or ccmp</w:t>
            </w:r>
          </w:p>
        </w:tc>
      </w:tr>
      <w:tr w:rsidR="00E36F0E" w:rsidRPr="003407D1" w14:paraId="7DD81D1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EE1A2DC"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6131C41C"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4D3D5F7B"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4684CE72" w14:textId="77777777" w:rsidR="00E36F0E" w:rsidRPr="003407D1" w:rsidRDefault="00393DC0" w:rsidP="00E36F0E">
            <w:pPr>
              <w:rPr>
                <w:rFonts w:cs="Arial"/>
                <w:color w:val="000000"/>
              </w:rPr>
            </w:pPr>
            <w:r w:rsidRPr="003407D1">
              <w:rPr>
                <w:rFonts w:cs="Arial"/>
                <w:color w:val="000000"/>
              </w:rPr>
              <w:t>PAIR_MAX</w:t>
            </w:r>
          </w:p>
        </w:tc>
        <w:tc>
          <w:tcPr>
            <w:tcW w:w="1440" w:type="dxa"/>
            <w:tcBorders>
              <w:top w:val="single" w:sz="4" w:space="0" w:color="auto"/>
              <w:left w:val="single" w:sz="4" w:space="0" w:color="auto"/>
              <w:bottom w:val="single" w:sz="4" w:space="0" w:color="auto"/>
              <w:right w:val="single" w:sz="4" w:space="0" w:color="auto"/>
            </w:tcBorders>
          </w:tcPr>
          <w:p w14:paraId="6FF0C04E" w14:textId="77777777" w:rsidR="00E36F0E" w:rsidRPr="003407D1" w:rsidRDefault="00393DC0" w:rsidP="00E36F0E">
            <w:pPr>
              <w:rPr>
                <w:rFonts w:cs="Arial"/>
              </w:rPr>
            </w:pPr>
            <w:r w:rsidRPr="003407D1">
              <w:rPr>
                <w:rFonts w:cs="Arial"/>
              </w:rPr>
              <w:t>0x5</w:t>
            </w:r>
          </w:p>
        </w:tc>
        <w:tc>
          <w:tcPr>
            <w:tcW w:w="2070" w:type="dxa"/>
            <w:tcBorders>
              <w:top w:val="single" w:sz="4" w:space="0" w:color="auto"/>
              <w:left w:val="single" w:sz="4" w:space="0" w:color="auto"/>
              <w:bottom w:val="single" w:sz="4" w:space="0" w:color="auto"/>
              <w:right w:val="single" w:sz="4" w:space="0" w:color="auto"/>
            </w:tcBorders>
          </w:tcPr>
          <w:p w14:paraId="020E68D3" w14:textId="77777777" w:rsidR="00E36F0E" w:rsidRPr="003407D1" w:rsidRDefault="00E36F0E" w:rsidP="00E36F0E">
            <w:pPr>
              <w:rPr>
                <w:rFonts w:cs="Arial"/>
                <w:highlight w:val="yellow"/>
              </w:rPr>
            </w:pPr>
          </w:p>
        </w:tc>
      </w:tr>
      <w:tr w:rsidR="00E36F0E" w:rsidRPr="003407D1" w14:paraId="0BBBC50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6E2307D"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0E6B107E" w14:textId="77777777" w:rsidR="00E36F0E" w:rsidRPr="003407D1" w:rsidRDefault="00393DC0" w:rsidP="00E36F0E">
            <w:pPr>
              <w:rPr>
                <w:rFonts w:cs="Arial"/>
              </w:rPr>
            </w:pPr>
            <w:r w:rsidRPr="003407D1">
              <w:rPr>
                <w:rFonts w:cs="Arial"/>
              </w:rPr>
              <w:t>WlanGroupCipher</w:t>
            </w:r>
          </w:p>
        </w:tc>
        <w:tc>
          <w:tcPr>
            <w:tcW w:w="1080" w:type="dxa"/>
            <w:gridSpan w:val="2"/>
            <w:tcBorders>
              <w:top w:val="single" w:sz="4" w:space="0" w:color="auto"/>
              <w:left w:val="single" w:sz="4" w:space="0" w:color="auto"/>
              <w:bottom w:val="single" w:sz="4" w:space="0" w:color="auto"/>
              <w:right w:val="single" w:sz="4" w:space="0" w:color="auto"/>
            </w:tcBorders>
          </w:tcPr>
          <w:p w14:paraId="3C646686" w14:textId="77777777" w:rsidR="00E36F0E" w:rsidRPr="003407D1" w:rsidRDefault="00393DC0" w:rsidP="00E36F0E">
            <w:pPr>
              <w:rPr>
                <w:rFonts w:cs="Arial"/>
              </w:rPr>
            </w:pPr>
            <w:r w:rsidRPr="003407D1">
              <w:rPr>
                <w:rFonts w:cs="Arial"/>
              </w:rPr>
              <w:t>Enum</w:t>
            </w:r>
          </w:p>
        </w:tc>
        <w:tc>
          <w:tcPr>
            <w:tcW w:w="2160" w:type="dxa"/>
            <w:tcBorders>
              <w:top w:val="single" w:sz="4" w:space="0" w:color="auto"/>
              <w:left w:val="single" w:sz="4" w:space="0" w:color="auto"/>
              <w:bottom w:val="single" w:sz="4" w:space="0" w:color="auto"/>
              <w:right w:val="single" w:sz="4" w:space="0" w:color="auto"/>
            </w:tcBorders>
          </w:tcPr>
          <w:p w14:paraId="72BDF7B8"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7CD55443" w14:textId="77777777" w:rsidR="00E36F0E" w:rsidRPr="003407D1" w:rsidRDefault="00393DC0" w:rsidP="00E36F0E">
            <w:pPr>
              <w:rPr>
                <w:rFonts w:cs="Arial"/>
              </w:rPr>
            </w:pPr>
            <w:r w:rsidRPr="003407D1">
              <w:rPr>
                <w:rFonts w:cs="Arial"/>
              </w:rPr>
              <w:t>-</w:t>
            </w:r>
          </w:p>
        </w:tc>
        <w:tc>
          <w:tcPr>
            <w:tcW w:w="2070" w:type="dxa"/>
            <w:tcBorders>
              <w:top w:val="single" w:sz="4" w:space="0" w:color="auto"/>
              <w:left w:val="single" w:sz="4" w:space="0" w:color="auto"/>
              <w:bottom w:val="single" w:sz="4" w:space="0" w:color="auto"/>
              <w:right w:val="single" w:sz="4" w:space="0" w:color="auto"/>
            </w:tcBorders>
          </w:tcPr>
          <w:p w14:paraId="1F0E8973" w14:textId="77777777" w:rsidR="00E36F0E" w:rsidRPr="003407D1" w:rsidRDefault="00393DC0" w:rsidP="00E36F0E">
            <w:pPr>
              <w:rPr>
                <w:rFonts w:cs="Arial"/>
                <w:highlight w:val="yellow"/>
              </w:rPr>
            </w:pPr>
            <w:r w:rsidRPr="003407D1">
              <w:rPr>
                <w:rFonts w:cs="Arial"/>
              </w:rPr>
              <w:t>Group cipher</w:t>
            </w:r>
          </w:p>
        </w:tc>
      </w:tr>
      <w:tr w:rsidR="00E36F0E" w:rsidRPr="003407D1" w14:paraId="742D549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D82D651"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5F64B86A"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3603B64A"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4775116B" w14:textId="77777777" w:rsidR="00E36F0E" w:rsidRPr="003407D1" w:rsidRDefault="00393DC0" w:rsidP="00E36F0E">
            <w:pPr>
              <w:rPr>
                <w:rFonts w:cs="Arial"/>
                <w:color w:val="000000"/>
              </w:rPr>
            </w:pPr>
            <w:r w:rsidRPr="003407D1">
              <w:rPr>
                <w:rFonts w:cs="Arial"/>
                <w:color w:val="000000"/>
              </w:rPr>
              <w:t>GROUP_MIN</w:t>
            </w:r>
          </w:p>
        </w:tc>
        <w:tc>
          <w:tcPr>
            <w:tcW w:w="1440" w:type="dxa"/>
            <w:tcBorders>
              <w:top w:val="single" w:sz="4" w:space="0" w:color="auto"/>
              <w:left w:val="single" w:sz="4" w:space="0" w:color="auto"/>
              <w:bottom w:val="single" w:sz="4" w:space="0" w:color="auto"/>
              <w:right w:val="single" w:sz="4" w:space="0" w:color="auto"/>
            </w:tcBorders>
          </w:tcPr>
          <w:p w14:paraId="712A1C38" w14:textId="77777777" w:rsidR="00E36F0E" w:rsidRPr="003407D1" w:rsidRDefault="00393DC0" w:rsidP="00E36F0E">
            <w:pPr>
              <w:rPr>
                <w:rFonts w:cs="Arial"/>
              </w:rPr>
            </w:pPr>
            <w:r w:rsidRPr="003407D1">
              <w:rPr>
                <w:rFonts w:cs="Arial"/>
              </w:rPr>
              <w:t>0x0</w:t>
            </w:r>
          </w:p>
        </w:tc>
        <w:tc>
          <w:tcPr>
            <w:tcW w:w="2070" w:type="dxa"/>
            <w:tcBorders>
              <w:top w:val="single" w:sz="4" w:space="0" w:color="auto"/>
              <w:left w:val="single" w:sz="4" w:space="0" w:color="auto"/>
              <w:bottom w:val="single" w:sz="4" w:space="0" w:color="auto"/>
              <w:right w:val="single" w:sz="4" w:space="0" w:color="auto"/>
            </w:tcBorders>
          </w:tcPr>
          <w:p w14:paraId="77899530" w14:textId="77777777" w:rsidR="00E36F0E" w:rsidRPr="003407D1" w:rsidRDefault="00E36F0E" w:rsidP="00E36F0E">
            <w:pPr>
              <w:rPr>
                <w:rFonts w:cs="Arial"/>
                <w:highlight w:val="yellow"/>
              </w:rPr>
            </w:pPr>
          </w:p>
        </w:tc>
      </w:tr>
      <w:tr w:rsidR="00E36F0E" w:rsidRPr="003407D1" w14:paraId="573B23E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A12EBF7"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12F324BF"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14D567D7"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59FD5C46" w14:textId="77777777" w:rsidR="00E36F0E" w:rsidRPr="003407D1" w:rsidRDefault="00393DC0" w:rsidP="00E36F0E">
            <w:pPr>
              <w:rPr>
                <w:rFonts w:cs="Arial"/>
                <w:color w:val="000000"/>
              </w:rPr>
            </w:pPr>
            <w:r w:rsidRPr="003407D1">
              <w:rPr>
                <w:rFonts w:cs="Arial"/>
                <w:color w:val="000000"/>
              </w:rPr>
              <w:t>GROUP_NONE</w:t>
            </w:r>
          </w:p>
        </w:tc>
        <w:tc>
          <w:tcPr>
            <w:tcW w:w="1440" w:type="dxa"/>
            <w:tcBorders>
              <w:top w:val="single" w:sz="4" w:space="0" w:color="auto"/>
              <w:left w:val="single" w:sz="4" w:space="0" w:color="auto"/>
              <w:bottom w:val="single" w:sz="4" w:space="0" w:color="auto"/>
              <w:right w:val="single" w:sz="4" w:space="0" w:color="auto"/>
            </w:tcBorders>
          </w:tcPr>
          <w:p w14:paraId="67C9D9F8" w14:textId="77777777" w:rsidR="00E36F0E" w:rsidRPr="003407D1" w:rsidRDefault="00393DC0" w:rsidP="00E36F0E">
            <w:pPr>
              <w:rPr>
                <w:rFonts w:cs="Arial"/>
              </w:rPr>
            </w:pPr>
            <w:r w:rsidRPr="003407D1">
              <w:rPr>
                <w:rFonts w:cs="Arial"/>
              </w:rPr>
              <w:t>0x1</w:t>
            </w:r>
          </w:p>
        </w:tc>
        <w:tc>
          <w:tcPr>
            <w:tcW w:w="2070" w:type="dxa"/>
            <w:tcBorders>
              <w:top w:val="single" w:sz="4" w:space="0" w:color="auto"/>
              <w:left w:val="single" w:sz="4" w:space="0" w:color="auto"/>
              <w:bottom w:val="single" w:sz="4" w:space="0" w:color="auto"/>
              <w:right w:val="single" w:sz="4" w:space="0" w:color="auto"/>
            </w:tcBorders>
          </w:tcPr>
          <w:p w14:paraId="45BBF88D" w14:textId="77777777" w:rsidR="00E36F0E" w:rsidRPr="003407D1" w:rsidRDefault="00393DC0" w:rsidP="00E36F0E">
            <w:pPr>
              <w:rPr>
                <w:rFonts w:cs="Arial"/>
              </w:rPr>
            </w:pPr>
            <w:r w:rsidRPr="003407D1">
              <w:rPr>
                <w:rFonts w:cs="Arial"/>
              </w:rPr>
              <w:t>None</w:t>
            </w:r>
          </w:p>
        </w:tc>
      </w:tr>
      <w:tr w:rsidR="00E36F0E" w:rsidRPr="003407D1" w14:paraId="4D71A96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2DDE164"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651C65D5"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0D7B988A"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599798C8" w14:textId="77777777" w:rsidR="00E36F0E" w:rsidRPr="003407D1" w:rsidRDefault="00393DC0" w:rsidP="00E36F0E">
            <w:pPr>
              <w:rPr>
                <w:rFonts w:cs="Arial"/>
                <w:color w:val="000000"/>
              </w:rPr>
            </w:pPr>
            <w:r w:rsidRPr="003407D1">
              <w:rPr>
                <w:rFonts w:cs="Arial"/>
                <w:color w:val="000000"/>
              </w:rPr>
              <w:t>GROUP_TKIP</w:t>
            </w:r>
          </w:p>
        </w:tc>
        <w:tc>
          <w:tcPr>
            <w:tcW w:w="1440" w:type="dxa"/>
            <w:tcBorders>
              <w:top w:val="single" w:sz="4" w:space="0" w:color="auto"/>
              <w:left w:val="single" w:sz="4" w:space="0" w:color="auto"/>
              <w:bottom w:val="single" w:sz="4" w:space="0" w:color="auto"/>
              <w:right w:val="single" w:sz="4" w:space="0" w:color="auto"/>
            </w:tcBorders>
          </w:tcPr>
          <w:p w14:paraId="27CD28C5" w14:textId="77777777" w:rsidR="00E36F0E" w:rsidRPr="003407D1" w:rsidRDefault="00393DC0" w:rsidP="00E36F0E">
            <w:pPr>
              <w:rPr>
                <w:rFonts w:cs="Arial"/>
              </w:rPr>
            </w:pPr>
            <w:r w:rsidRPr="003407D1">
              <w:rPr>
                <w:rFonts w:cs="Arial"/>
              </w:rPr>
              <w:t>0x2</w:t>
            </w:r>
          </w:p>
        </w:tc>
        <w:tc>
          <w:tcPr>
            <w:tcW w:w="2070" w:type="dxa"/>
            <w:tcBorders>
              <w:top w:val="single" w:sz="4" w:space="0" w:color="auto"/>
              <w:left w:val="single" w:sz="4" w:space="0" w:color="auto"/>
              <w:bottom w:val="single" w:sz="4" w:space="0" w:color="auto"/>
              <w:right w:val="single" w:sz="4" w:space="0" w:color="auto"/>
            </w:tcBorders>
          </w:tcPr>
          <w:p w14:paraId="04A1C791" w14:textId="77777777" w:rsidR="00E36F0E" w:rsidRPr="003407D1" w:rsidRDefault="00393DC0" w:rsidP="00E36F0E">
            <w:pPr>
              <w:rPr>
                <w:rFonts w:cs="Arial"/>
              </w:rPr>
            </w:pPr>
            <w:r w:rsidRPr="003407D1">
              <w:rPr>
                <w:rFonts w:cs="Arial"/>
              </w:rPr>
              <w:t>TKIP</w:t>
            </w:r>
          </w:p>
        </w:tc>
      </w:tr>
      <w:tr w:rsidR="00E36F0E" w:rsidRPr="003407D1" w14:paraId="7A51F6A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C7D3A00"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0B26DA76"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6C9786C7"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0C1A7D0D" w14:textId="77777777" w:rsidR="00E36F0E" w:rsidRPr="003407D1" w:rsidRDefault="00393DC0" w:rsidP="00E36F0E">
            <w:pPr>
              <w:rPr>
                <w:rFonts w:cs="Arial"/>
                <w:color w:val="000000"/>
              </w:rPr>
            </w:pPr>
            <w:r w:rsidRPr="003407D1">
              <w:rPr>
                <w:rFonts w:cs="Arial"/>
                <w:color w:val="000000"/>
              </w:rPr>
              <w:t>GROUP_CCMP</w:t>
            </w:r>
          </w:p>
        </w:tc>
        <w:tc>
          <w:tcPr>
            <w:tcW w:w="1440" w:type="dxa"/>
            <w:tcBorders>
              <w:top w:val="single" w:sz="4" w:space="0" w:color="auto"/>
              <w:left w:val="single" w:sz="4" w:space="0" w:color="auto"/>
              <w:bottom w:val="single" w:sz="4" w:space="0" w:color="auto"/>
              <w:right w:val="single" w:sz="4" w:space="0" w:color="auto"/>
            </w:tcBorders>
          </w:tcPr>
          <w:p w14:paraId="6F3C1FD4" w14:textId="77777777" w:rsidR="00E36F0E" w:rsidRPr="003407D1" w:rsidRDefault="00393DC0" w:rsidP="00E36F0E">
            <w:pPr>
              <w:rPr>
                <w:rFonts w:cs="Arial"/>
              </w:rPr>
            </w:pPr>
            <w:r w:rsidRPr="003407D1">
              <w:rPr>
                <w:rFonts w:cs="Arial"/>
              </w:rPr>
              <w:t>0x3</w:t>
            </w:r>
          </w:p>
        </w:tc>
        <w:tc>
          <w:tcPr>
            <w:tcW w:w="2070" w:type="dxa"/>
            <w:tcBorders>
              <w:top w:val="single" w:sz="4" w:space="0" w:color="auto"/>
              <w:left w:val="single" w:sz="4" w:space="0" w:color="auto"/>
              <w:bottom w:val="single" w:sz="4" w:space="0" w:color="auto"/>
              <w:right w:val="single" w:sz="4" w:space="0" w:color="auto"/>
            </w:tcBorders>
          </w:tcPr>
          <w:p w14:paraId="709E0C7C" w14:textId="77777777" w:rsidR="00E36F0E" w:rsidRPr="003407D1" w:rsidRDefault="00393DC0" w:rsidP="00E36F0E">
            <w:pPr>
              <w:rPr>
                <w:rFonts w:cs="Arial"/>
              </w:rPr>
            </w:pPr>
            <w:r w:rsidRPr="003407D1">
              <w:rPr>
                <w:rFonts w:cs="Arial"/>
              </w:rPr>
              <w:t>CCMP/AES</w:t>
            </w:r>
          </w:p>
        </w:tc>
      </w:tr>
      <w:tr w:rsidR="00E36F0E" w:rsidRPr="003407D1" w14:paraId="5A45C71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56FECB0"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21D7E033"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71C0CA35"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0C1A509D" w14:textId="77777777" w:rsidR="00E36F0E" w:rsidRPr="003407D1" w:rsidRDefault="00393DC0" w:rsidP="00E36F0E">
            <w:pPr>
              <w:rPr>
                <w:rFonts w:cs="Arial"/>
                <w:color w:val="000000"/>
              </w:rPr>
            </w:pPr>
            <w:r w:rsidRPr="003407D1">
              <w:rPr>
                <w:rFonts w:cs="Arial"/>
                <w:color w:val="000000"/>
              </w:rPr>
              <w:t>GROUP_TKIPCCMP</w:t>
            </w:r>
          </w:p>
        </w:tc>
        <w:tc>
          <w:tcPr>
            <w:tcW w:w="1440" w:type="dxa"/>
            <w:tcBorders>
              <w:top w:val="single" w:sz="4" w:space="0" w:color="auto"/>
              <w:left w:val="single" w:sz="4" w:space="0" w:color="auto"/>
              <w:bottom w:val="single" w:sz="4" w:space="0" w:color="auto"/>
              <w:right w:val="single" w:sz="4" w:space="0" w:color="auto"/>
            </w:tcBorders>
          </w:tcPr>
          <w:p w14:paraId="6893462A" w14:textId="77777777" w:rsidR="00E36F0E" w:rsidRPr="003407D1" w:rsidRDefault="00393DC0" w:rsidP="00E36F0E">
            <w:pPr>
              <w:rPr>
                <w:rFonts w:cs="Arial"/>
              </w:rPr>
            </w:pPr>
            <w:r w:rsidRPr="003407D1">
              <w:rPr>
                <w:rFonts w:cs="Arial"/>
              </w:rPr>
              <w:t>0x4</w:t>
            </w:r>
          </w:p>
        </w:tc>
        <w:tc>
          <w:tcPr>
            <w:tcW w:w="2070" w:type="dxa"/>
            <w:tcBorders>
              <w:top w:val="single" w:sz="4" w:space="0" w:color="auto"/>
              <w:left w:val="single" w:sz="4" w:space="0" w:color="auto"/>
              <w:bottom w:val="single" w:sz="4" w:space="0" w:color="auto"/>
              <w:right w:val="single" w:sz="4" w:space="0" w:color="auto"/>
            </w:tcBorders>
          </w:tcPr>
          <w:p w14:paraId="74F79CC2" w14:textId="77777777" w:rsidR="00E36F0E" w:rsidRPr="003407D1" w:rsidRDefault="00393DC0" w:rsidP="00E36F0E">
            <w:pPr>
              <w:rPr>
                <w:rFonts w:cs="Arial"/>
              </w:rPr>
            </w:pPr>
            <w:r w:rsidRPr="003407D1">
              <w:rPr>
                <w:rFonts w:cs="Arial"/>
              </w:rPr>
              <w:t>Mixmode – tkip or ccmp</w:t>
            </w:r>
          </w:p>
        </w:tc>
      </w:tr>
      <w:tr w:rsidR="00E36F0E" w:rsidRPr="003407D1" w14:paraId="4E70EB3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1F2DC79"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1D00ED1E"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47956599"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49678648" w14:textId="77777777" w:rsidR="00E36F0E" w:rsidRPr="003407D1" w:rsidRDefault="00393DC0" w:rsidP="00E36F0E">
            <w:pPr>
              <w:rPr>
                <w:rFonts w:cs="Arial"/>
                <w:color w:val="000000"/>
              </w:rPr>
            </w:pPr>
            <w:r w:rsidRPr="003407D1">
              <w:rPr>
                <w:rFonts w:cs="Arial"/>
                <w:color w:val="000000"/>
              </w:rPr>
              <w:t>GROUP_MAX</w:t>
            </w:r>
          </w:p>
        </w:tc>
        <w:tc>
          <w:tcPr>
            <w:tcW w:w="1440" w:type="dxa"/>
            <w:tcBorders>
              <w:top w:val="single" w:sz="4" w:space="0" w:color="auto"/>
              <w:left w:val="single" w:sz="4" w:space="0" w:color="auto"/>
              <w:bottom w:val="single" w:sz="4" w:space="0" w:color="auto"/>
              <w:right w:val="single" w:sz="4" w:space="0" w:color="auto"/>
            </w:tcBorders>
          </w:tcPr>
          <w:p w14:paraId="239760FC" w14:textId="77777777" w:rsidR="00E36F0E" w:rsidRPr="003407D1" w:rsidRDefault="00393DC0" w:rsidP="00E36F0E">
            <w:pPr>
              <w:rPr>
                <w:rFonts w:cs="Arial"/>
              </w:rPr>
            </w:pPr>
            <w:r w:rsidRPr="003407D1">
              <w:rPr>
                <w:rFonts w:cs="Arial"/>
              </w:rPr>
              <w:t>0x5</w:t>
            </w:r>
          </w:p>
        </w:tc>
        <w:tc>
          <w:tcPr>
            <w:tcW w:w="2070" w:type="dxa"/>
            <w:tcBorders>
              <w:top w:val="single" w:sz="4" w:space="0" w:color="auto"/>
              <w:left w:val="single" w:sz="4" w:space="0" w:color="auto"/>
              <w:bottom w:val="single" w:sz="4" w:space="0" w:color="auto"/>
              <w:right w:val="single" w:sz="4" w:space="0" w:color="auto"/>
            </w:tcBorders>
          </w:tcPr>
          <w:p w14:paraId="01705B73" w14:textId="77777777" w:rsidR="00E36F0E" w:rsidRPr="003407D1" w:rsidRDefault="00E36F0E" w:rsidP="00E36F0E">
            <w:pPr>
              <w:rPr>
                <w:rFonts w:cs="Arial"/>
                <w:highlight w:val="yellow"/>
              </w:rPr>
            </w:pPr>
          </w:p>
        </w:tc>
      </w:tr>
      <w:tr w:rsidR="00E36F0E" w:rsidRPr="003407D1" w14:paraId="594B35A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CFCB622"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65E42625" w14:textId="77777777" w:rsidR="00E36F0E" w:rsidRPr="003407D1" w:rsidRDefault="00393DC0" w:rsidP="00E36F0E">
            <w:pPr>
              <w:rPr>
                <w:rFonts w:cs="Arial"/>
              </w:rPr>
            </w:pPr>
            <w:r w:rsidRPr="003407D1">
              <w:rPr>
                <w:rFonts w:cs="Arial"/>
              </w:rPr>
              <w:t>WlanWpaEnterprise</w:t>
            </w:r>
          </w:p>
        </w:tc>
        <w:tc>
          <w:tcPr>
            <w:tcW w:w="1080" w:type="dxa"/>
            <w:gridSpan w:val="2"/>
            <w:tcBorders>
              <w:top w:val="single" w:sz="4" w:space="0" w:color="auto"/>
              <w:left w:val="single" w:sz="4" w:space="0" w:color="auto"/>
              <w:bottom w:val="single" w:sz="4" w:space="0" w:color="auto"/>
              <w:right w:val="single" w:sz="4" w:space="0" w:color="auto"/>
            </w:tcBorders>
          </w:tcPr>
          <w:p w14:paraId="7C983394" w14:textId="77777777" w:rsidR="00E36F0E" w:rsidRPr="003407D1" w:rsidRDefault="00393DC0" w:rsidP="00E36F0E">
            <w:pPr>
              <w:rPr>
                <w:rFonts w:cs="Arial"/>
              </w:rPr>
            </w:pPr>
            <w:r w:rsidRPr="003407D1">
              <w:rPr>
                <w:rFonts w:cs="Arial"/>
              </w:rPr>
              <w:t>TBD</w:t>
            </w:r>
          </w:p>
        </w:tc>
        <w:tc>
          <w:tcPr>
            <w:tcW w:w="2160" w:type="dxa"/>
            <w:tcBorders>
              <w:top w:val="single" w:sz="4" w:space="0" w:color="auto"/>
              <w:left w:val="single" w:sz="4" w:space="0" w:color="auto"/>
              <w:bottom w:val="single" w:sz="4" w:space="0" w:color="auto"/>
              <w:right w:val="single" w:sz="4" w:space="0" w:color="auto"/>
            </w:tcBorders>
          </w:tcPr>
          <w:p w14:paraId="75FFA24F"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6B02A01E" w14:textId="77777777" w:rsidR="00E36F0E" w:rsidRPr="003407D1" w:rsidRDefault="00393DC0" w:rsidP="00E36F0E">
            <w:pPr>
              <w:rPr>
                <w:rFonts w:cs="Arial"/>
              </w:rPr>
            </w:pPr>
            <w:r w:rsidRPr="003407D1">
              <w:rPr>
                <w:rFonts w:cs="Arial"/>
              </w:rPr>
              <w:t>-</w:t>
            </w:r>
          </w:p>
        </w:tc>
        <w:tc>
          <w:tcPr>
            <w:tcW w:w="2070" w:type="dxa"/>
            <w:tcBorders>
              <w:top w:val="single" w:sz="4" w:space="0" w:color="auto"/>
              <w:left w:val="single" w:sz="4" w:space="0" w:color="auto"/>
              <w:bottom w:val="single" w:sz="4" w:space="0" w:color="auto"/>
              <w:right w:val="single" w:sz="4" w:space="0" w:color="auto"/>
            </w:tcBorders>
          </w:tcPr>
          <w:p w14:paraId="5EC57CA2" w14:textId="77777777" w:rsidR="00E36F0E" w:rsidRPr="003407D1" w:rsidRDefault="00393DC0" w:rsidP="00E36F0E">
            <w:pPr>
              <w:rPr>
                <w:rFonts w:cs="Arial"/>
                <w:highlight w:val="yellow"/>
              </w:rPr>
            </w:pPr>
            <w:r w:rsidRPr="003407D1">
              <w:rPr>
                <w:rFonts w:cs="Arial"/>
              </w:rPr>
              <w:t>TBD</w:t>
            </w:r>
          </w:p>
        </w:tc>
      </w:tr>
      <w:tr w:rsidR="00E36F0E" w:rsidRPr="003407D1" w14:paraId="2F04EFB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5574474"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6FE9F3B9" w14:textId="77777777" w:rsidR="00E36F0E" w:rsidRPr="003407D1" w:rsidRDefault="00393DC0" w:rsidP="00E36F0E">
            <w:pPr>
              <w:rPr>
                <w:rFonts w:cs="Arial"/>
              </w:rPr>
            </w:pPr>
            <w:r w:rsidRPr="003407D1">
              <w:rPr>
                <w:rFonts w:cs="Arial"/>
              </w:rPr>
              <w:t>WlanIpv4AddrType</w:t>
            </w:r>
          </w:p>
        </w:tc>
        <w:tc>
          <w:tcPr>
            <w:tcW w:w="1080" w:type="dxa"/>
            <w:gridSpan w:val="2"/>
            <w:tcBorders>
              <w:top w:val="single" w:sz="4" w:space="0" w:color="auto"/>
              <w:left w:val="single" w:sz="4" w:space="0" w:color="auto"/>
              <w:bottom w:val="single" w:sz="4" w:space="0" w:color="auto"/>
              <w:right w:val="single" w:sz="4" w:space="0" w:color="auto"/>
            </w:tcBorders>
          </w:tcPr>
          <w:p w14:paraId="7D37FB63" w14:textId="77777777" w:rsidR="00E36F0E" w:rsidRPr="003407D1" w:rsidRDefault="00393DC0" w:rsidP="00E36F0E">
            <w:pPr>
              <w:rPr>
                <w:rFonts w:cs="Arial"/>
              </w:rPr>
            </w:pPr>
            <w:r w:rsidRPr="003407D1">
              <w:rPr>
                <w:rFonts w:cs="Arial"/>
              </w:rPr>
              <w:t>Enum</w:t>
            </w:r>
          </w:p>
        </w:tc>
        <w:tc>
          <w:tcPr>
            <w:tcW w:w="2160" w:type="dxa"/>
            <w:tcBorders>
              <w:top w:val="single" w:sz="4" w:space="0" w:color="auto"/>
              <w:left w:val="single" w:sz="4" w:space="0" w:color="auto"/>
              <w:bottom w:val="single" w:sz="4" w:space="0" w:color="auto"/>
              <w:right w:val="single" w:sz="4" w:space="0" w:color="auto"/>
            </w:tcBorders>
          </w:tcPr>
          <w:p w14:paraId="67B3F67B"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7E03ADB6" w14:textId="77777777" w:rsidR="00E36F0E" w:rsidRPr="003407D1" w:rsidRDefault="00393DC0" w:rsidP="00E36F0E">
            <w:pPr>
              <w:rPr>
                <w:rFonts w:cs="Arial"/>
              </w:rPr>
            </w:pPr>
            <w:r w:rsidRPr="003407D1">
              <w:rPr>
                <w:rFonts w:cs="Arial"/>
              </w:rPr>
              <w:t>-</w:t>
            </w:r>
          </w:p>
        </w:tc>
        <w:tc>
          <w:tcPr>
            <w:tcW w:w="2070" w:type="dxa"/>
            <w:tcBorders>
              <w:top w:val="single" w:sz="4" w:space="0" w:color="auto"/>
              <w:left w:val="single" w:sz="4" w:space="0" w:color="auto"/>
              <w:bottom w:val="single" w:sz="4" w:space="0" w:color="auto"/>
              <w:right w:val="single" w:sz="4" w:space="0" w:color="auto"/>
            </w:tcBorders>
          </w:tcPr>
          <w:p w14:paraId="6E2C27EF" w14:textId="77777777" w:rsidR="00E36F0E" w:rsidRPr="003407D1" w:rsidRDefault="00E36F0E" w:rsidP="00E36F0E">
            <w:pPr>
              <w:rPr>
                <w:rFonts w:cs="Arial"/>
                <w:highlight w:val="yellow"/>
              </w:rPr>
            </w:pPr>
          </w:p>
        </w:tc>
      </w:tr>
      <w:tr w:rsidR="00E36F0E" w:rsidRPr="003407D1" w14:paraId="573CBA6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B6DFF7F"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75EFA32B"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0553A887"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7574F8EA" w14:textId="77777777" w:rsidR="00E36F0E" w:rsidRPr="003407D1" w:rsidRDefault="00393DC0" w:rsidP="00E36F0E">
            <w:pPr>
              <w:rPr>
                <w:rFonts w:cs="Arial"/>
                <w:color w:val="000000"/>
              </w:rPr>
            </w:pPr>
            <w:r w:rsidRPr="003407D1">
              <w:rPr>
                <w:rFonts w:cs="Arial"/>
                <w:color w:val="000000"/>
              </w:rPr>
              <w:t>WLAN_IPV4_ADDR_MIN</w:t>
            </w:r>
          </w:p>
        </w:tc>
        <w:tc>
          <w:tcPr>
            <w:tcW w:w="1440" w:type="dxa"/>
            <w:tcBorders>
              <w:top w:val="single" w:sz="4" w:space="0" w:color="auto"/>
              <w:left w:val="single" w:sz="4" w:space="0" w:color="auto"/>
              <w:bottom w:val="single" w:sz="4" w:space="0" w:color="auto"/>
              <w:right w:val="single" w:sz="4" w:space="0" w:color="auto"/>
            </w:tcBorders>
          </w:tcPr>
          <w:p w14:paraId="237E19DA" w14:textId="77777777" w:rsidR="00E36F0E" w:rsidRPr="003407D1" w:rsidRDefault="00393DC0" w:rsidP="00E36F0E">
            <w:pPr>
              <w:rPr>
                <w:rFonts w:cs="Arial"/>
              </w:rPr>
            </w:pPr>
            <w:r w:rsidRPr="003407D1">
              <w:rPr>
                <w:rFonts w:cs="Arial"/>
              </w:rPr>
              <w:t>0x0</w:t>
            </w:r>
          </w:p>
        </w:tc>
        <w:tc>
          <w:tcPr>
            <w:tcW w:w="2070" w:type="dxa"/>
            <w:tcBorders>
              <w:top w:val="single" w:sz="4" w:space="0" w:color="auto"/>
              <w:left w:val="single" w:sz="4" w:space="0" w:color="auto"/>
              <w:bottom w:val="single" w:sz="4" w:space="0" w:color="auto"/>
              <w:right w:val="single" w:sz="4" w:space="0" w:color="auto"/>
            </w:tcBorders>
          </w:tcPr>
          <w:p w14:paraId="37B288F4" w14:textId="77777777" w:rsidR="00E36F0E" w:rsidRPr="003407D1" w:rsidRDefault="00E36F0E" w:rsidP="00E36F0E">
            <w:pPr>
              <w:rPr>
                <w:rFonts w:cs="Arial"/>
                <w:highlight w:val="yellow"/>
              </w:rPr>
            </w:pPr>
          </w:p>
        </w:tc>
      </w:tr>
      <w:tr w:rsidR="00E36F0E" w:rsidRPr="003407D1" w14:paraId="18B9922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FC8D3DE"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6674D78B"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2B7DDEEB"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16DD94AC" w14:textId="77777777" w:rsidR="00E36F0E" w:rsidRPr="003407D1" w:rsidRDefault="00393DC0" w:rsidP="00E36F0E">
            <w:pPr>
              <w:rPr>
                <w:rFonts w:cs="Arial"/>
                <w:color w:val="000000"/>
              </w:rPr>
            </w:pPr>
            <w:r w:rsidRPr="003407D1">
              <w:rPr>
                <w:rFonts w:cs="Arial"/>
                <w:color w:val="000000"/>
              </w:rPr>
              <w:t>WLAN_IPV4_ADDR_NONE</w:t>
            </w:r>
          </w:p>
        </w:tc>
        <w:tc>
          <w:tcPr>
            <w:tcW w:w="1440" w:type="dxa"/>
            <w:tcBorders>
              <w:top w:val="single" w:sz="4" w:space="0" w:color="auto"/>
              <w:left w:val="single" w:sz="4" w:space="0" w:color="auto"/>
              <w:bottom w:val="single" w:sz="4" w:space="0" w:color="auto"/>
              <w:right w:val="single" w:sz="4" w:space="0" w:color="auto"/>
            </w:tcBorders>
          </w:tcPr>
          <w:p w14:paraId="4D9D3FE8" w14:textId="77777777" w:rsidR="00E36F0E" w:rsidRPr="003407D1" w:rsidRDefault="00393DC0" w:rsidP="00E36F0E">
            <w:pPr>
              <w:rPr>
                <w:rFonts w:cs="Arial"/>
              </w:rPr>
            </w:pPr>
            <w:r w:rsidRPr="003407D1">
              <w:rPr>
                <w:rFonts w:cs="Arial"/>
              </w:rPr>
              <w:t>0x1</w:t>
            </w:r>
          </w:p>
        </w:tc>
        <w:tc>
          <w:tcPr>
            <w:tcW w:w="2070" w:type="dxa"/>
            <w:tcBorders>
              <w:top w:val="single" w:sz="4" w:space="0" w:color="auto"/>
              <w:left w:val="single" w:sz="4" w:space="0" w:color="auto"/>
              <w:bottom w:val="single" w:sz="4" w:space="0" w:color="auto"/>
              <w:right w:val="single" w:sz="4" w:space="0" w:color="auto"/>
            </w:tcBorders>
          </w:tcPr>
          <w:p w14:paraId="24A994AE" w14:textId="77777777" w:rsidR="00E36F0E" w:rsidRPr="003407D1" w:rsidRDefault="00393DC0" w:rsidP="00E36F0E">
            <w:pPr>
              <w:rPr>
                <w:rFonts w:cs="Arial"/>
                <w:color w:val="000000"/>
              </w:rPr>
            </w:pPr>
            <w:r w:rsidRPr="003407D1">
              <w:rPr>
                <w:rFonts w:cs="Arial"/>
                <w:color w:val="000000"/>
              </w:rPr>
              <w:t>No IPv4 Addressing is used</w:t>
            </w:r>
          </w:p>
        </w:tc>
      </w:tr>
      <w:tr w:rsidR="00E36F0E" w:rsidRPr="003407D1" w14:paraId="7D146A2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229C6AE"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37B7BE21"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1F05C551"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3B6F7949" w14:textId="77777777" w:rsidR="00E36F0E" w:rsidRPr="003407D1" w:rsidRDefault="00393DC0" w:rsidP="00E36F0E">
            <w:pPr>
              <w:rPr>
                <w:rFonts w:cs="Arial"/>
                <w:color w:val="000000"/>
              </w:rPr>
            </w:pPr>
            <w:r w:rsidRPr="003407D1">
              <w:rPr>
                <w:rFonts w:cs="Arial"/>
                <w:color w:val="000000"/>
              </w:rPr>
              <w:t>WLAN_IPV4_ADDR_STATIC</w:t>
            </w:r>
          </w:p>
        </w:tc>
        <w:tc>
          <w:tcPr>
            <w:tcW w:w="1440" w:type="dxa"/>
            <w:tcBorders>
              <w:top w:val="single" w:sz="4" w:space="0" w:color="auto"/>
              <w:left w:val="single" w:sz="4" w:space="0" w:color="auto"/>
              <w:bottom w:val="single" w:sz="4" w:space="0" w:color="auto"/>
              <w:right w:val="single" w:sz="4" w:space="0" w:color="auto"/>
            </w:tcBorders>
          </w:tcPr>
          <w:p w14:paraId="3E8CBC96" w14:textId="77777777" w:rsidR="00E36F0E" w:rsidRPr="003407D1" w:rsidRDefault="00393DC0" w:rsidP="00E36F0E">
            <w:pPr>
              <w:rPr>
                <w:rFonts w:cs="Arial"/>
              </w:rPr>
            </w:pPr>
            <w:r w:rsidRPr="003407D1">
              <w:rPr>
                <w:rFonts w:cs="Arial"/>
              </w:rPr>
              <w:t>0x2</w:t>
            </w:r>
          </w:p>
        </w:tc>
        <w:tc>
          <w:tcPr>
            <w:tcW w:w="2070" w:type="dxa"/>
            <w:tcBorders>
              <w:top w:val="single" w:sz="4" w:space="0" w:color="auto"/>
              <w:left w:val="single" w:sz="4" w:space="0" w:color="auto"/>
              <w:bottom w:val="single" w:sz="4" w:space="0" w:color="auto"/>
              <w:right w:val="single" w:sz="4" w:space="0" w:color="auto"/>
            </w:tcBorders>
          </w:tcPr>
          <w:p w14:paraId="382BA2E1" w14:textId="77777777" w:rsidR="00E36F0E" w:rsidRPr="003407D1" w:rsidRDefault="00393DC0" w:rsidP="00E36F0E">
            <w:pPr>
              <w:rPr>
                <w:rFonts w:cs="Arial"/>
                <w:color w:val="000000"/>
              </w:rPr>
            </w:pPr>
            <w:r w:rsidRPr="003407D1">
              <w:rPr>
                <w:rFonts w:cs="Arial"/>
                <w:color w:val="000000"/>
              </w:rPr>
              <w:t>Static IPv4 Address</w:t>
            </w:r>
          </w:p>
        </w:tc>
      </w:tr>
      <w:tr w:rsidR="00E36F0E" w:rsidRPr="003407D1" w14:paraId="1E0C30E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33940E6"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167B6C3B"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17F3E183"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021F1C69" w14:textId="77777777" w:rsidR="00E36F0E" w:rsidRPr="003407D1" w:rsidRDefault="00393DC0" w:rsidP="00E36F0E">
            <w:pPr>
              <w:rPr>
                <w:rFonts w:cs="Arial"/>
                <w:color w:val="000000"/>
              </w:rPr>
            </w:pPr>
            <w:r w:rsidRPr="003407D1">
              <w:rPr>
                <w:rFonts w:cs="Arial"/>
                <w:color w:val="000000"/>
              </w:rPr>
              <w:t>WLAN_IPV4_ADDR_DHCP_CLIENT</w:t>
            </w:r>
          </w:p>
        </w:tc>
        <w:tc>
          <w:tcPr>
            <w:tcW w:w="1440" w:type="dxa"/>
            <w:tcBorders>
              <w:top w:val="single" w:sz="4" w:space="0" w:color="auto"/>
              <w:left w:val="single" w:sz="4" w:space="0" w:color="auto"/>
              <w:bottom w:val="single" w:sz="4" w:space="0" w:color="auto"/>
              <w:right w:val="single" w:sz="4" w:space="0" w:color="auto"/>
            </w:tcBorders>
          </w:tcPr>
          <w:p w14:paraId="7E9195FF" w14:textId="77777777" w:rsidR="00E36F0E" w:rsidRPr="003407D1" w:rsidRDefault="00393DC0" w:rsidP="00E36F0E">
            <w:pPr>
              <w:rPr>
                <w:rFonts w:cs="Arial"/>
              </w:rPr>
            </w:pPr>
            <w:r w:rsidRPr="003407D1">
              <w:rPr>
                <w:rFonts w:cs="Arial"/>
              </w:rPr>
              <w:t>0x3</w:t>
            </w:r>
          </w:p>
        </w:tc>
        <w:tc>
          <w:tcPr>
            <w:tcW w:w="2070" w:type="dxa"/>
            <w:tcBorders>
              <w:top w:val="single" w:sz="4" w:space="0" w:color="auto"/>
              <w:left w:val="single" w:sz="4" w:space="0" w:color="auto"/>
              <w:bottom w:val="single" w:sz="4" w:space="0" w:color="auto"/>
              <w:right w:val="single" w:sz="4" w:space="0" w:color="auto"/>
            </w:tcBorders>
          </w:tcPr>
          <w:p w14:paraId="32345E23" w14:textId="77777777" w:rsidR="00E36F0E" w:rsidRPr="003407D1" w:rsidRDefault="00393DC0" w:rsidP="00E36F0E">
            <w:pPr>
              <w:rPr>
                <w:rFonts w:cs="Arial"/>
                <w:color w:val="000000"/>
              </w:rPr>
            </w:pPr>
            <w:r w:rsidRPr="003407D1">
              <w:rPr>
                <w:rFonts w:cs="Arial"/>
                <w:color w:val="000000"/>
              </w:rPr>
              <w:t>DHCP Client IPv4 Address</w:t>
            </w:r>
          </w:p>
        </w:tc>
      </w:tr>
      <w:tr w:rsidR="00E36F0E" w:rsidRPr="003407D1" w14:paraId="401A310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4BD76CB"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03833845"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5C125F78"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47E56578" w14:textId="77777777" w:rsidR="00E36F0E" w:rsidRPr="003407D1" w:rsidRDefault="00393DC0" w:rsidP="00E36F0E">
            <w:pPr>
              <w:rPr>
                <w:rFonts w:cs="Arial"/>
                <w:color w:val="000000"/>
              </w:rPr>
            </w:pPr>
            <w:r w:rsidRPr="003407D1">
              <w:rPr>
                <w:rFonts w:cs="Arial"/>
                <w:color w:val="000000"/>
              </w:rPr>
              <w:t>WLAN_IPV4_ADDR_DHCP_SERVER</w:t>
            </w:r>
          </w:p>
        </w:tc>
        <w:tc>
          <w:tcPr>
            <w:tcW w:w="1440" w:type="dxa"/>
            <w:tcBorders>
              <w:top w:val="single" w:sz="4" w:space="0" w:color="auto"/>
              <w:left w:val="single" w:sz="4" w:space="0" w:color="auto"/>
              <w:bottom w:val="single" w:sz="4" w:space="0" w:color="auto"/>
              <w:right w:val="single" w:sz="4" w:space="0" w:color="auto"/>
            </w:tcBorders>
          </w:tcPr>
          <w:p w14:paraId="4672957E" w14:textId="77777777" w:rsidR="00E36F0E" w:rsidRPr="003407D1" w:rsidRDefault="00393DC0" w:rsidP="00E36F0E">
            <w:pPr>
              <w:rPr>
                <w:rFonts w:cs="Arial"/>
              </w:rPr>
            </w:pPr>
            <w:r w:rsidRPr="003407D1">
              <w:rPr>
                <w:rFonts w:cs="Arial"/>
              </w:rPr>
              <w:t>0x4</w:t>
            </w:r>
          </w:p>
        </w:tc>
        <w:tc>
          <w:tcPr>
            <w:tcW w:w="2070" w:type="dxa"/>
            <w:tcBorders>
              <w:top w:val="single" w:sz="4" w:space="0" w:color="auto"/>
              <w:left w:val="single" w:sz="4" w:space="0" w:color="auto"/>
              <w:bottom w:val="single" w:sz="4" w:space="0" w:color="auto"/>
              <w:right w:val="single" w:sz="4" w:space="0" w:color="auto"/>
            </w:tcBorders>
          </w:tcPr>
          <w:p w14:paraId="34DDE801" w14:textId="77777777" w:rsidR="00E36F0E" w:rsidRPr="003407D1" w:rsidRDefault="00393DC0" w:rsidP="00E36F0E">
            <w:pPr>
              <w:rPr>
                <w:rFonts w:cs="Arial"/>
                <w:color w:val="000000"/>
              </w:rPr>
            </w:pPr>
            <w:r w:rsidRPr="003407D1">
              <w:rPr>
                <w:rFonts w:cs="Arial"/>
                <w:color w:val="000000"/>
              </w:rPr>
              <w:t>DHCP Server IPv4 Address</w:t>
            </w:r>
          </w:p>
        </w:tc>
      </w:tr>
      <w:tr w:rsidR="00E36F0E" w:rsidRPr="003407D1" w14:paraId="0C746C7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7D88C86"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5993D17C"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16D875F7"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09323823" w14:textId="77777777" w:rsidR="00E36F0E" w:rsidRPr="003407D1" w:rsidRDefault="00393DC0" w:rsidP="00E36F0E">
            <w:pPr>
              <w:rPr>
                <w:rFonts w:cs="Arial"/>
                <w:color w:val="000000"/>
              </w:rPr>
            </w:pPr>
            <w:r w:rsidRPr="003407D1">
              <w:rPr>
                <w:rFonts w:cs="Arial"/>
                <w:color w:val="000000"/>
              </w:rPr>
              <w:t>WLAN_IPV4_ADDR_MAX</w:t>
            </w:r>
          </w:p>
        </w:tc>
        <w:tc>
          <w:tcPr>
            <w:tcW w:w="1440" w:type="dxa"/>
            <w:tcBorders>
              <w:top w:val="single" w:sz="4" w:space="0" w:color="auto"/>
              <w:left w:val="single" w:sz="4" w:space="0" w:color="auto"/>
              <w:bottom w:val="single" w:sz="4" w:space="0" w:color="auto"/>
              <w:right w:val="single" w:sz="4" w:space="0" w:color="auto"/>
            </w:tcBorders>
          </w:tcPr>
          <w:p w14:paraId="66A03B0E" w14:textId="77777777" w:rsidR="00E36F0E" w:rsidRPr="003407D1" w:rsidRDefault="00393DC0" w:rsidP="00E36F0E">
            <w:pPr>
              <w:rPr>
                <w:rFonts w:cs="Arial"/>
              </w:rPr>
            </w:pPr>
            <w:r w:rsidRPr="003407D1">
              <w:rPr>
                <w:rFonts w:cs="Arial"/>
              </w:rPr>
              <w:t>0x5</w:t>
            </w:r>
          </w:p>
        </w:tc>
        <w:tc>
          <w:tcPr>
            <w:tcW w:w="2070" w:type="dxa"/>
            <w:tcBorders>
              <w:top w:val="single" w:sz="4" w:space="0" w:color="auto"/>
              <w:left w:val="single" w:sz="4" w:space="0" w:color="auto"/>
              <w:bottom w:val="single" w:sz="4" w:space="0" w:color="auto"/>
              <w:right w:val="single" w:sz="4" w:space="0" w:color="auto"/>
            </w:tcBorders>
          </w:tcPr>
          <w:p w14:paraId="2C066599" w14:textId="77777777" w:rsidR="00E36F0E" w:rsidRPr="003407D1" w:rsidRDefault="00E36F0E" w:rsidP="00E36F0E">
            <w:pPr>
              <w:rPr>
                <w:rFonts w:cs="Arial"/>
                <w:highlight w:val="yellow"/>
              </w:rPr>
            </w:pPr>
          </w:p>
        </w:tc>
      </w:tr>
      <w:tr w:rsidR="00E36F0E" w:rsidRPr="003407D1" w14:paraId="68DB4EA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970AD99"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22C0A72B" w14:textId="77777777" w:rsidR="00E36F0E" w:rsidRPr="003407D1" w:rsidRDefault="00393DC0" w:rsidP="00E36F0E">
            <w:pPr>
              <w:rPr>
                <w:rFonts w:cs="Arial"/>
              </w:rPr>
            </w:pPr>
            <w:r w:rsidRPr="003407D1">
              <w:rPr>
                <w:rFonts w:cs="Arial"/>
              </w:rPr>
              <w:t>WlanIpv4Addr</w:t>
            </w:r>
          </w:p>
        </w:tc>
        <w:tc>
          <w:tcPr>
            <w:tcW w:w="1080" w:type="dxa"/>
            <w:gridSpan w:val="2"/>
            <w:tcBorders>
              <w:top w:val="single" w:sz="4" w:space="0" w:color="auto"/>
              <w:left w:val="single" w:sz="4" w:space="0" w:color="auto"/>
              <w:bottom w:val="single" w:sz="4" w:space="0" w:color="auto"/>
              <w:right w:val="single" w:sz="4" w:space="0" w:color="auto"/>
            </w:tcBorders>
          </w:tcPr>
          <w:p w14:paraId="53D9D544" w14:textId="77777777" w:rsidR="00E36F0E" w:rsidRPr="003407D1" w:rsidRDefault="00393DC0" w:rsidP="00E36F0E">
            <w:pPr>
              <w:rPr>
                <w:rFonts w:cs="Arial"/>
              </w:rPr>
            </w:pPr>
            <w:r w:rsidRPr="003407D1">
              <w:rPr>
                <w:rFonts w:cs="Arial"/>
              </w:rPr>
              <w:t>-</w:t>
            </w:r>
          </w:p>
        </w:tc>
        <w:tc>
          <w:tcPr>
            <w:tcW w:w="2160" w:type="dxa"/>
            <w:tcBorders>
              <w:top w:val="single" w:sz="4" w:space="0" w:color="auto"/>
              <w:left w:val="single" w:sz="4" w:space="0" w:color="auto"/>
              <w:bottom w:val="single" w:sz="4" w:space="0" w:color="auto"/>
              <w:right w:val="single" w:sz="4" w:space="0" w:color="auto"/>
            </w:tcBorders>
          </w:tcPr>
          <w:p w14:paraId="66D777D4"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731CEFF5" w14:textId="77777777" w:rsidR="00E36F0E" w:rsidRPr="003407D1" w:rsidRDefault="00393DC0" w:rsidP="00E36F0E">
            <w:pPr>
              <w:rPr>
                <w:rFonts w:cs="Arial"/>
              </w:rPr>
            </w:pPr>
            <w:r w:rsidRPr="003407D1">
              <w:rPr>
                <w:rFonts w:cs="Arial"/>
              </w:rPr>
              <w:t>-</w:t>
            </w:r>
          </w:p>
        </w:tc>
        <w:tc>
          <w:tcPr>
            <w:tcW w:w="2070" w:type="dxa"/>
            <w:tcBorders>
              <w:top w:val="single" w:sz="4" w:space="0" w:color="auto"/>
              <w:left w:val="single" w:sz="4" w:space="0" w:color="auto"/>
              <w:bottom w:val="single" w:sz="4" w:space="0" w:color="auto"/>
              <w:right w:val="single" w:sz="4" w:space="0" w:color="auto"/>
            </w:tcBorders>
          </w:tcPr>
          <w:p w14:paraId="382E7215" w14:textId="77777777" w:rsidR="00E36F0E" w:rsidRPr="003407D1" w:rsidRDefault="00E36F0E" w:rsidP="00E36F0E">
            <w:pPr>
              <w:rPr>
                <w:rFonts w:cs="Arial"/>
                <w:highlight w:val="yellow"/>
              </w:rPr>
            </w:pPr>
          </w:p>
        </w:tc>
      </w:tr>
      <w:tr w:rsidR="00E36F0E" w:rsidRPr="003407D1" w14:paraId="2F188BE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064E091"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7907DF3B"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3E0BE25B" w14:textId="77777777" w:rsidR="00E36F0E" w:rsidRPr="003407D1" w:rsidRDefault="00393DC0" w:rsidP="00E36F0E">
            <w:pPr>
              <w:rPr>
                <w:rFonts w:cs="Arial"/>
              </w:rPr>
            </w:pPr>
            <w:r w:rsidRPr="003407D1">
              <w:rPr>
                <w:rFonts w:cs="Arial"/>
              </w:rPr>
              <w:t>String</w:t>
            </w:r>
          </w:p>
        </w:tc>
        <w:tc>
          <w:tcPr>
            <w:tcW w:w="2160" w:type="dxa"/>
            <w:tcBorders>
              <w:top w:val="single" w:sz="4" w:space="0" w:color="auto"/>
              <w:left w:val="single" w:sz="4" w:space="0" w:color="auto"/>
              <w:bottom w:val="single" w:sz="4" w:space="0" w:color="auto"/>
              <w:right w:val="single" w:sz="4" w:space="0" w:color="auto"/>
            </w:tcBorders>
          </w:tcPr>
          <w:p w14:paraId="68F783B7" w14:textId="77777777" w:rsidR="00E36F0E" w:rsidRPr="003407D1" w:rsidRDefault="00393DC0" w:rsidP="00E36F0E">
            <w:pPr>
              <w:rPr>
                <w:rFonts w:cs="Arial"/>
              </w:rPr>
            </w:pPr>
            <w:r w:rsidRPr="003407D1">
              <w:rPr>
                <w:rFonts w:cs="Arial"/>
              </w:rPr>
              <w:t>Ip</w:t>
            </w:r>
          </w:p>
        </w:tc>
        <w:tc>
          <w:tcPr>
            <w:tcW w:w="1440" w:type="dxa"/>
            <w:tcBorders>
              <w:top w:val="single" w:sz="4" w:space="0" w:color="auto"/>
              <w:left w:val="single" w:sz="4" w:space="0" w:color="auto"/>
              <w:bottom w:val="single" w:sz="4" w:space="0" w:color="auto"/>
              <w:right w:val="single" w:sz="4" w:space="0" w:color="auto"/>
            </w:tcBorders>
          </w:tcPr>
          <w:p w14:paraId="7A84E855" w14:textId="77777777" w:rsidR="00E36F0E" w:rsidRPr="003407D1" w:rsidRDefault="00393DC0" w:rsidP="00E36F0E">
            <w:pPr>
              <w:rPr>
                <w:rFonts w:cs="Arial"/>
              </w:rPr>
            </w:pPr>
            <w:r w:rsidRPr="003407D1">
              <w:rPr>
                <w:rFonts w:cs="Arial"/>
              </w:rPr>
              <w:t>Char Value:0-255</w:t>
            </w:r>
          </w:p>
          <w:p w14:paraId="57D1F173" w14:textId="77777777" w:rsidR="00E36F0E" w:rsidRPr="003407D1" w:rsidRDefault="00393DC0" w:rsidP="00E36F0E">
            <w:pPr>
              <w:rPr>
                <w:rFonts w:cs="Arial"/>
              </w:rPr>
            </w:pPr>
            <w:r w:rsidRPr="003407D1">
              <w:rPr>
                <w:rFonts w:cs="Arial"/>
              </w:rPr>
              <w:t>No String length limit</w:t>
            </w:r>
          </w:p>
        </w:tc>
        <w:tc>
          <w:tcPr>
            <w:tcW w:w="2070" w:type="dxa"/>
            <w:tcBorders>
              <w:top w:val="single" w:sz="4" w:space="0" w:color="auto"/>
              <w:left w:val="single" w:sz="4" w:space="0" w:color="auto"/>
              <w:bottom w:val="single" w:sz="4" w:space="0" w:color="auto"/>
              <w:right w:val="single" w:sz="4" w:space="0" w:color="auto"/>
            </w:tcBorders>
          </w:tcPr>
          <w:p w14:paraId="2C28AA43" w14:textId="77777777" w:rsidR="00E36F0E" w:rsidRPr="003407D1" w:rsidRDefault="00393DC0" w:rsidP="00E36F0E">
            <w:pPr>
              <w:rPr>
                <w:rFonts w:cs="Arial"/>
                <w:color w:val="000000"/>
              </w:rPr>
            </w:pPr>
            <w:r w:rsidRPr="003407D1">
              <w:rPr>
                <w:rFonts w:cs="Arial"/>
                <w:color w:val="000000"/>
              </w:rPr>
              <w:t>IP address of current connection</w:t>
            </w:r>
          </w:p>
        </w:tc>
      </w:tr>
      <w:tr w:rsidR="00E36F0E" w:rsidRPr="003407D1" w14:paraId="4966C40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BBB11C6"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32A5CD5F"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1DC47354" w14:textId="77777777" w:rsidR="00E36F0E" w:rsidRPr="003407D1" w:rsidRDefault="00393DC0" w:rsidP="00E36F0E">
            <w:pPr>
              <w:rPr>
                <w:rFonts w:cs="Arial"/>
              </w:rPr>
            </w:pPr>
            <w:r w:rsidRPr="003407D1">
              <w:rPr>
                <w:rFonts w:cs="Arial"/>
              </w:rPr>
              <w:t>String</w:t>
            </w:r>
          </w:p>
        </w:tc>
        <w:tc>
          <w:tcPr>
            <w:tcW w:w="2160" w:type="dxa"/>
            <w:tcBorders>
              <w:top w:val="single" w:sz="4" w:space="0" w:color="auto"/>
              <w:left w:val="single" w:sz="4" w:space="0" w:color="auto"/>
              <w:bottom w:val="single" w:sz="4" w:space="0" w:color="auto"/>
              <w:right w:val="single" w:sz="4" w:space="0" w:color="auto"/>
            </w:tcBorders>
          </w:tcPr>
          <w:p w14:paraId="148931BD" w14:textId="77777777" w:rsidR="00E36F0E" w:rsidRPr="003407D1" w:rsidRDefault="00393DC0" w:rsidP="00E36F0E">
            <w:pPr>
              <w:rPr>
                <w:rFonts w:cs="Arial"/>
              </w:rPr>
            </w:pPr>
            <w:r w:rsidRPr="003407D1">
              <w:rPr>
                <w:rFonts w:cs="Arial"/>
              </w:rPr>
              <w:t>Netmask</w:t>
            </w:r>
          </w:p>
        </w:tc>
        <w:tc>
          <w:tcPr>
            <w:tcW w:w="1440" w:type="dxa"/>
            <w:tcBorders>
              <w:top w:val="single" w:sz="4" w:space="0" w:color="auto"/>
              <w:left w:val="single" w:sz="4" w:space="0" w:color="auto"/>
              <w:bottom w:val="single" w:sz="4" w:space="0" w:color="auto"/>
              <w:right w:val="single" w:sz="4" w:space="0" w:color="auto"/>
            </w:tcBorders>
          </w:tcPr>
          <w:p w14:paraId="6E45D96D" w14:textId="77777777" w:rsidR="00E36F0E" w:rsidRPr="003407D1" w:rsidRDefault="00393DC0" w:rsidP="00E36F0E">
            <w:pPr>
              <w:rPr>
                <w:rFonts w:cs="Arial"/>
              </w:rPr>
            </w:pPr>
            <w:r w:rsidRPr="003407D1">
              <w:rPr>
                <w:rFonts w:cs="Arial"/>
              </w:rPr>
              <w:t>Char Value:0-255</w:t>
            </w:r>
          </w:p>
          <w:p w14:paraId="08B32C87" w14:textId="77777777" w:rsidR="00E36F0E" w:rsidRPr="003407D1" w:rsidRDefault="00393DC0" w:rsidP="00E36F0E">
            <w:pPr>
              <w:rPr>
                <w:rFonts w:cs="Arial"/>
              </w:rPr>
            </w:pPr>
            <w:r w:rsidRPr="003407D1">
              <w:rPr>
                <w:rFonts w:cs="Arial"/>
              </w:rPr>
              <w:t>No String length limit</w:t>
            </w:r>
          </w:p>
        </w:tc>
        <w:tc>
          <w:tcPr>
            <w:tcW w:w="2070" w:type="dxa"/>
            <w:tcBorders>
              <w:top w:val="single" w:sz="4" w:space="0" w:color="auto"/>
              <w:left w:val="single" w:sz="4" w:space="0" w:color="auto"/>
              <w:bottom w:val="single" w:sz="4" w:space="0" w:color="auto"/>
              <w:right w:val="single" w:sz="4" w:space="0" w:color="auto"/>
            </w:tcBorders>
          </w:tcPr>
          <w:p w14:paraId="5CBFE952" w14:textId="77777777" w:rsidR="00E36F0E" w:rsidRPr="003407D1" w:rsidRDefault="00393DC0" w:rsidP="00E36F0E">
            <w:pPr>
              <w:rPr>
                <w:rFonts w:cs="Arial"/>
                <w:color w:val="000000"/>
              </w:rPr>
            </w:pPr>
            <w:r w:rsidRPr="003407D1">
              <w:rPr>
                <w:rFonts w:cs="Arial"/>
                <w:color w:val="000000"/>
              </w:rPr>
              <w:t>Netmask of current connection</w:t>
            </w:r>
          </w:p>
        </w:tc>
      </w:tr>
      <w:tr w:rsidR="00E36F0E" w:rsidRPr="003407D1" w14:paraId="41CD080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67C420E"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67FEB4F4"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3170D261" w14:textId="77777777" w:rsidR="00E36F0E" w:rsidRPr="003407D1" w:rsidRDefault="00393DC0" w:rsidP="00E36F0E">
            <w:pPr>
              <w:rPr>
                <w:rFonts w:cs="Arial"/>
              </w:rPr>
            </w:pPr>
            <w:r w:rsidRPr="003407D1">
              <w:rPr>
                <w:rFonts w:cs="Arial"/>
              </w:rPr>
              <w:t>String</w:t>
            </w:r>
          </w:p>
        </w:tc>
        <w:tc>
          <w:tcPr>
            <w:tcW w:w="2160" w:type="dxa"/>
            <w:tcBorders>
              <w:top w:val="single" w:sz="4" w:space="0" w:color="auto"/>
              <w:left w:val="single" w:sz="4" w:space="0" w:color="auto"/>
              <w:bottom w:val="single" w:sz="4" w:space="0" w:color="auto"/>
              <w:right w:val="single" w:sz="4" w:space="0" w:color="auto"/>
            </w:tcBorders>
          </w:tcPr>
          <w:p w14:paraId="50438FA1" w14:textId="77777777" w:rsidR="00E36F0E" w:rsidRPr="003407D1" w:rsidRDefault="00393DC0" w:rsidP="00E36F0E">
            <w:pPr>
              <w:rPr>
                <w:rFonts w:cs="Arial"/>
              </w:rPr>
            </w:pPr>
            <w:r w:rsidRPr="003407D1">
              <w:rPr>
                <w:rFonts w:cs="Arial"/>
              </w:rPr>
              <w:t>Gateway</w:t>
            </w:r>
          </w:p>
        </w:tc>
        <w:tc>
          <w:tcPr>
            <w:tcW w:w="1440" w:type="dxa"/>
            <w:tcBorders>
              <w:top w:val="single" w:sz="4" w:space="0" w:color="auto"/>
              <w:left w:val="single" w:sz="4" w:space="0" w:color="auto"/>
              <w:bottom w:val="single" w:sz="4" w:space="0" w:color="auto"/>
              <w:right w:val="single" w:sz="4" w:space="0" w:color="auto"/>
            </w:tcBorders>
          </w:tcPr>
          <w:p w14:paraId="4AE9FCC3" w14:textId="77777777" w:rsidR="00E36F0E" w:rsidRPr="003407D1" w:rsidRDefault="00393DC0" w:rsidP="00E36F0E">
            <w:pPr>
              <w:rPr>
                <w:rFonts w:cs="Arial"/>
              </w:rPr>
            </w:pPr>
            <w:r w:rsidRPr="003407D1">
              <w:rPr>
                <w:rFonts w:cs="Arial"/>
              </w:rPr>
              <w:t>Char Value:0-255</w:t>
            </w:r>
          </w:p>
          <w:p w14:paraId="0D92A68D" w14:textId="77777777" w:rsidR="00E36F0E" w:rsidRPr="003407D1" w:rsidRDefault="00393DC0" w:rsidP="00E36F0E">
            <w:pPr>
              <w:rPr>
                <w:rFonts w:cs="Arial"/>
              </w:rPr>
            </w:pPr>
            <w:r w:rsidRPr="003407D1">
              <w:rPr>
                <w:rFonts w:cs="Arial"/>
              </w:rPr>
              <w:t>No String length limit</w:t>
            </w:r>
          </w:p>
        </w:tc>
        <w:tc>
          <w:tcPr>
            <w:tcW w:w="2070" w:type="dxa"/>
            <w:tcBorders>
              <w:top w:val="single" w:sz="4" w:space="0" w:color="auto"/>
              <w:left w:val="single" w:sz="4" w:space="0" w:color="auto"/>
              <w:bottom w:val="single" w:sz="4" w:space="0" w:color="auto"/>
              <w:right w:val="single" w:sz="4" w:space="0" w:color="auto"/>
            </w:tcBorders>
          </w:tcPr>
          <w:p w14:paraId="4E0C1D4E" w14:textId="77777777" w:rsidR="00E36F0E" w:rsidRPr="003407D1" w:rsidRDefault="00393DC0" w:rsidP="00E36F0E">
            <w:pPr>
              <w:rPr>
                <w:rFonts w:cs="Arial"/>
                <w:color w:val="000000"/>
              </w:rPr>
            </w:pPr>
            <w:r w:rsidRPr="003407D1">
              <w:rPr>
                <w:rFonts w:cs="Arial"/>
                <w:color w:val="000000"/>
              </w:rPr>
              <w:t>default gateway of current connection</w:t>
            </w:r>
          </w:p>
        </w:tc>
      </w:tr>
      <w:tr w:rsidR="00E36F0E" w:rsidRPr="003407D1" w14:paraId="47C50BD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1B92A49"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6798327F"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54D61544" w14:textId="77777777" w:rsidR="00E36F0E" w:rsidRPr="003407D1" w:rsidRDefault="00393DC0" w:rsidP="00E36F0E">
            <w:pPr>
              <w:rPr>
                <w:rFonts w:cs="Arial"/>
              </w:rPr>
            </w:pPr>
            <w:r w:rsidRPr="003407D1">
              <w:rPr>
                <w:rFonts w:cs="Arial"/>
              </w:rPr>
              <w:t>String</w:t>
            </w:r>
          </w:p>
        </w:tc>
        <w:tc>
          <w:tcPr>
            <w:tcW w:w="2160" w:type="dxa"/>
            <w:tcBorders>
              <w:top w:val="single" w:sz="4" w:space="0" w:color="auto"/>
              <w:left w:val="single" w:sz="4" w:space="0" w:color="auto"/>
              <w:bottom w:val="single" w:sz="4" w:space="0" w:color="auto"/>
              <w:right w:val="single" w:sz="4" w:space="0" w:color="auto"/>
            </w:tcBorders>
          </w:tcPr>
          <w:p w14:paraId="33FAB775" w14:textId="77777777" w:rsidR="00E36F0E" w:rsidRPr="003407D1" w:rsidRDefault="00393DC0" w:rsidP="00E36F0E">
            <w:pPr>
              <w:rPr>
                <w:rFonts w:cs="Arial"/>
              </w:rPr>
            </w:pPr>
            <w:r w:rsidRPr="003407D1">
              <w:rPr>
                <w:rFonts w:cs="Arial"/>
              </w:rPr>
              <w:t>dnsPref</w:t>
            </w:r>
          </w:p>
        </w:tc>
        <w:tc>
          <w:tcPr>
            <w:tcW w:w="1440" w:type="dxa"/>
            <w:tcBorders>
              <w:top w:val="single" w:sz="4" w:space="0" w:color="auto"/>
              <w:left w:val="single" w:sz="4" w:space="0" w:color="auto"/>
              <w:bottom w:val="single" w:sz="4" w:space="0" w:color="auto"/>
              <w:right w:val="single" w:sz="4" w:space="0" w:color="auto"/>
            </w:tcBorders>
          </w:tcPr>
          <w:p w14:paraId="345CD09B" w14:textId="77777777" w:rsidR="00E36F0E" w:rsidRPr="003407D1" w:rsidRDefault="00393DC0" w:rsidP="00E36F0E">
            <w:pPr>
              <w:rPr>
                <w:rFonts w:cs="Arial"/>
              </w:rPr>
            </w:pPr>
            <w:r w:rsidRPr="003407D1">
              <w:rPr>
                <w:rFonts w:cs="Arial"/>
              </w:rPr>
              <w:t>Char Value:0-255</w:t>
            </w:r>
          </w:p>
          <w:p w14:paraId="67BBA0A0" w14:textId="77777777" w:rsidR="00E36F0E" w:rsidRPr="003407D1" w:rsidRDefault="00393DC0" w:rsidP="00E36F0E">
            <w:pPr>
              <w:rPr>
                <w:rFonts w:cs="Arial"/>
              </w:rPr>
            </w:pPr>
            <w:r w:rsidRPr="003407D1">
              <w:rPr>
                <w:rFonts w:cs="Arial"/>
              </w:rPr>
              <w:t>No String length limit</w:t>
            </w:r>
          </w:p>
        </w:tc>
        <w:tc>
          <w:tcPr>
            <w:tcW w:w="2070" w:type="dxa"/>
            <w:tcBorders>
              <w:top w:val="single" w:sz="4" w:space="0" w:color="auto"/>
              <w:left w:val="single" w:sz="4" w:space="0" w:color="auto"/>
              <w:bottom w:val="single" w:sz="4" w:space="0" w:color="auto"/>
              <w:right w:val="single" w:sz="4" w:space="0" w:color="auto"/>
            </w:tcBorders>
          </w:tcPr>
          <w:p w14:paraId="240DFD8F" w14:textId="77777777" w:rsidR="00E36F0E" w:rsidRPr="003407D1" w:rsidRDefault="00393DC0" w:rsidP="00E36F0E">
            <w:pPr>
              <w:rPr>
                <w:rFonts w:cs="Arial"/>
                <w:color w:val="000000"/>
              </w:rPr>
            </w:pPr>
            <w:r w:rsidRPr="003407D1">
              <w:rPr>
                <w:rFonts w:cs="Arial"/>
                <w:color w:val="000000"/>
              </w:rPr>
              <w:t>Preferred DNS server</w:t>
            </w:r>
          </w:p>
        </w:tc>
      </w:tr>
      <w:tr w:rsidR="00E36F0E" w:rsidRPr="003407D1" w14:paraId="738C592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D6466CF"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3FC91161"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1FAC8B95" w14:textId="77777777" w:rsidR="00E36F0E" w:rsidRPr="003407D1" w:rsidRDefault="00393DC0" w:rsidP="00E36F0E">
            <w:pPr>
              <w:rPr>
                <w:rFonts w:cs="Arial"/>
              </w:rPr>
            </w:pPr>
            <w:r w:rsidRPr="003407D1">
              <w:rPr>
                <w:rFonts w:cs="Arial"/>
              </w:rPr>
              <w:t>String</w:t>
            </w:r>
          </w:p>
        </w:tc>
        <w:tc>
          <w:tcPr>
            <w:tcW w:w="2160" w:type="dxa"/>
            <w:tcBorders>
              <w:top w:val="single" w:sz="4" w:space="0" w:color="auto"/>
              <w:left w:val="single" w:sz="4" w:space="0" w:color="auto"/>
              <w:bottom w:val="single" w:sz="4" w:space="0" w:color="auto"/>
              <w:right w:val="single" w:sz="4" w:space="0" w:color="auto"/>
            </w:tcBorders>
          </w:tcPr>
          <w:p w14:paraId="3973A8B3" w14:textId="77777777" w:rsidR="00E36F0E" w:rsidRPr="003407D1" w:rsidRDefault="00393DC0" w:rsidP="00E36F0E">
            <w:pPr>
              <w:rPr>
                <w:rFonts w:cs="Arial"/>
              </w:rPr>
            </w:pPr>
            <w:r w:rsidRPr="003407D1">
              <w:rPr>
                <w:rFonts w:cs="Arial"/>
              </w:rPr>
              <w:t>dnsAlt</w:t>
            </w:r>
          </w:p>
        </w:tc>
        <w:tc>
          <w:tcPr>
            <w:tcW w:w="1440" w:type="dxa"/>
            <w:tcBorders>
              <w:top w:val="single" w:sz="4" w:space="0" w:color="auto"/>
              <w:left w:val="single" w:sz="4" w:space="0" w:color="auto"/>
              <w:bottom w:val="single" w:sz="4" w:space="0" w:color="auto"/>
              <w:right w:val="single" w:sz="4" w:space="0" w:color="auto"/>
            </w:tcBorders>
          </w:tcPr>
          <w:p w14:paraId="251B9F24" w14:textId="77777777" w:rsidR="00E36F0E" w:rsidRPr="003407D1" w:rsidRDefault="00393DC0" w:rsidP="00E36F0E">
            <w:pPr>
              <w:rPr>
                <w:rFonts w:cs="Arial"/>
              </w:rPr>
            </w:pPr>
            <w:r w:rsidRPr="003407D1">
              <w:rPr>
                <w:rFonts w:cs="Arial"/>
              </w:rPr>
              <w:t>Char Value:0-255</w:t>
            </w:r>
          </w:p>
          <w:p w14:paraId="2FB4DFD3" w14:textId="77777777" w:rsidR="00E36F0E" w:rsidRPr="003407D1" w:rsidRDefault="00393DC0" w:rsidP="00E36F0E">
            <w:pPr>
              <w:rPr>
                <w:rFonts w:cs="Arial"/>
              </w:rPr>
            </w:pPr>
            <w:r w:rsidRPr="003407D1">
              <w:rPr>
                <w:rFonts w:cs="Arial"/>
              </w:rPr>
              <w:t>No String length limit</w:t>
            </w:r>
          </w:p>
        </w:tc>
        <w:tc>
          <w:tcPr>
            <w:tcW w:w="2070" w:type="dxa"/>
            <w:tcBorders>
              <w:top w:val="single" w:sz="4" w:space="0" w:color="auto"/>
              <w:left w:val="single" w:sz="4" w:space="0" w:color="auto"/>
              <w:bottom w:val="single" w:sz="4" w:space="0" w:color="auto"/>
              <w:right w:val="single" w:sz="4" w:space="0" w:color="auto"/>
            </w:tcBorders>
          </w:tcPr>
          <w:p w14:paraId="48FB80E3" w14:textId="77777777" w:rsidR="00E36F0E" w:rsidRPr="003407D1" w:rsidRDefault="00393DC0" w:rsidP="00E36F0E">
            <w:pPr>
              <w:rPr>
                <w:rFonts w:cs="Arial"/>
                <w:color w:val="000000"/>
              </w:rPr>
            </w:pPr>
            <w:r w:rsidRPr="003407D1">
              <w:rPr>
                <w:rFonts w:cs="Arial"/>
                <w:color w:val="000000"/>
              </w:rPr>
              <w:t>Secondary DNS server</w:t>
            </w:r>
          </w:p>
        </w:tc>
      </w:tr>
      <w:tr w:rsidR="00E36F0E" w:rsidRPr="003407D1" w14:paraId="57BAA30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A4450EE"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59E1A3BC" w14:textId="77777777" w:rsidR="00E36F0E" w:rsidRPr="003407D1" w:rsidRDefault="00393DC0" w:rsidP="00E36F0E">
            <w:pPr>
              <w:rPr>
                <w:rFonts w:cs="Arial"/>
              </w:rPr>
            </w:pPr>
            <w:r w:rsidRPr="003407D1">
              <w:rPr>
                <w:rFonts w:cs="Arial"/>
              </w:rPr>
              <w:t>WlanIpv6AddrType</w:t>
            </w:r>
          </w:p>
        </w:tc>
        <w:tc>
          <w:tcPr>
            <w:tcW w:w="1080" w:type="dxa"/>
            <w:gridSpan w:val="2"/>
            <w:tcBorders>
              <w:top w:val="single" w:sz="4" w:space="0" w:color="auto"/>
              <w:left w:val="single" w:sz="4" w:space="0" w:color="auto"/>
              <w:bottom w:val="single" w:sz="4" w:space="0" w:color="auto"/>
              <w:right w:val="single" w:sz="4" w:space="0" w:color="auto"/>
            </w:tcBorders>
          </w:tcPr>
          <w:p w14:paraId="40534501" w14:textId="77777777" w:rsidR="00E36F0E" w:rsidRPr="003407D1" w:rsidRDefault="00393DC0" w:rsidP="00E36F0E">
            <w:pPr>
              <w:rPr>
                <w:rFonts w:cs="Arial"/>
              </w:rPr>
            </w:pPr>
            <w:r w:rsidRPr="003407D1">
              <w:rPr>
                <w:rFonts w:cs="Arial"/>
              </w:rPr>
              <w:t>Enum</w:t>
            </w:r>
          </w:p>
        </w:tc>
        <w:tc>
          <w:tcPr>
            <w:tcW w:w="2160" w:type="dxa"/>
            <w:tcBorders>
              <w:top w:val="single" w:sz="4" w:space="0" w:color="auto"/>
              <w:left w:val="single" w:sz="4" w:space="0" w:color="auto"/>
              <w:bottom w:val="single" w:sz="4" w:space="0" w:color="auto"/>
              <w:right w:val="single" w:sz="4" w:space="0" w:color="auto"/>
            </w:tcBorders>
          </w:tcPr>
          <w:p w14:paraId="558B0BCE"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5250D2E0" w14:textId="77777777" w:rsidR="00E36F0E" w:rsidRPr="003407D1" w:rsidRDefault="00393DC0" w:rsidP="00E36F0E">
            <w:pPr>
              <w:rPr>
                <w:rFonts w:cs="Arial"/>
              </w:rPr>
            </w:pPr>
            <w:r w:rsidRPr="003407D1">
              <w:rPr>
                <w:rFonts w:cs="Arial"/>
              </w:rPr>
              <w:t>-</w:t>
            </w:r>
          </w:p>
        </w:tc>
        <w:tc>
          <w:tcPr>
            <w:tcW w:w="2070" w:type="dxa"/>
            <w:tcBorders>
              <w:top w:val="single" w:sz="4" w:space="0" w:color="auto"/>
              <w:left w:val="single" w:sz="4" w:space="0" w:color="auto"/>
              <w:bottom w:val="single" w:sz="4" w:space="0" w:color="auto"/>
              <w:right w:val="single" w:sz="4" w:space="0" w:color="auto"/>
            </w:tcBorders>
          </w:tcPr>
          <w:p w14:paraId="01B6AA94" w14:textId="77777777" w:rsidR="00E36F0E" w:rsidRPr="003407D1" w:rsidRDefault="00E36F0E" w:rsidP="00E36F0E">
            <w:pPr>
              <w:rPr>
                <w:rFonts w:cs="Arial"/>
                <w:highlight w:val="yellow"/>
              </w:rPr>
            </w:pPr>
          </w:p>
        </w:tc>
      </w:tr>
      <w:tr w:rsidR="00E36F0E" w:rsidRPr="003407D1" w14:paraId="2312E91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E0CB396"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385257E3"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4A026380"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58AFFCA4" w14:textId="77777777" w:rsidR="00E36F0E" w:rsidRPr="003407D1" w:rsidRDefault="00393DC0" w:rsidP="00E36F0E">
            <w:pPr>
              <w:rPr>
                <w:rFonts w:cs="Arial"/>
                <w:color w:val="000000"/>
              </w:rPr>
            </w:pPr>
            <w:r w:rsidRPr="003407D1">
              <w:rPr>
                <w:rFonts w:cs="Arial"/>
                <w:color w:val="000000"/>
              </w:rPr>
              <w:t>WLAN_IPV6_ADDR_MIN</w:t>
            </w:r>
          </w:p>
        </w:tc>
        <w:tc>
          <w:tcPr>
            <w:tcW w:w="1440" w:type="dxa"/>
            <w:tcBorders>
              <w:top w:val="single" w:sz="4" w:space="0" w:color="auto"/>
              <w:left w:val="single" w:sz="4" w:space="0" w:color="auto"/>
              <w:bottom w:val="single" w:sz="4" w:space="0" w:color="auto"/>
              <w:right w:val="single" w:sz="4" w:space="0" w:color="auto"/>
            </w:tcBorders>
          </w:tcPr>
          <w:p w14:paraId="727C02EE" w14:textId="77777777" w:rsidR="00E36F0E" w:rsidRPr="003407D1" w:rsidRDefault="00393DC0" w:rsidP="00E36F0E">
            <w:pPr>
              <w:rPr>
                <w:rFonts w:cs="Arial"/>
              </w:rPr>
            </w:pPr>
            <w:r w:rsidRPr="003407D1">
              <w:rPr>
                <w:rFonts w:cs="Arial"/>
              </w:rPr>
              <w:t>0x0</w:t>
            </w:r>
          </w:p>
        </w:tc>
        <w:tc>
          <w:tcPr>
            <w:tcW w:w="2070" w:type="dxa"/>
            <w:tcBorders>
              <w:top w:val="single" w:sz="4" w:space="0" w:color="auto"/>
              <w:left w:val="single" w:sz="4" w:space="0" w:color="auto"/>
              <w:bottom w:val="single" w:sz="4" w:space="0" w:color="auto"/>
              <w:right w:val="single" w:sz="4" w:space="0" w:color="auto"/>
            </w:tcBorders>
          </w:tcPr>
          <w:p w14:paraId="1A895F1F" w14:textId="77777777" w:rsidR="00E36F0E" w:rsidRPr="003407D1" w:rsidRDefault="00E36F0E" w:rsidP="00E36F0E">
            <w:pPr>
              <w:rPr>
                <w:rFonts w:cs="Arial"/>
                <w:highlight w:val="yellow"/>
              </w:rPr>
            </w:pPr>
          </w:p>
        </w:tc>
      </w:tr>
      <w:tr w:rsidR="00E36F0E" w:rsidRPr="003407D1" w14:paraId="60B1DA3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7845C50"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1BD63DCF"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050DF263"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03187EAF" w14:textId="77777777" w:rsidR="00E36F0E" w:rsidRPr="003407D1" w:rsidRDefault="00393DC0" w:rsidP="00E36F0E">
            <w:pPr>
              <w:rPr>
                <w:rFonts w:cs="Arial"/>
                <w:color w:val="000000"/>
              </w:rPr>
            </w:pPr>
            <w:r w:rsidRPr="003407D1">
              <w:rPr>
                <w:rFonts w:cs="Arial"/>
                <w:color w:val="000000"/>
              </w:rPr>
              <w:t>WLAN_IPV6_ADDR_NONE</w:t>
            </w:r>
          </w:p>
        </w:tc>
        <w:tc>
          <w:tcPr>
            <w:tcW w:w="1440" w:type="dxa"/>
            <w:tcBorders>
              <w:top w:val="single" w:sz="4" w:space="0" w:color="auto"/>
              <w:left w:val="single" w:sz="4" w:space="0" w:color="auto"/>
              <w:bottom w:val="single" w:sz="4" w:space="0" w:color="auto"/>
              <w:right w:val="single" w:sz="4" w:space="0" w:color="auto"/>
            </w:tcBorders>
          </w:tcPr>
          <w:p w14:paraId="5DC0B452" w14:textId="77777777" w:rsidR="00E36F0E" w:rsidRPr="003407D1" w:rsidRDefault="00393DC0" w:rsidP="00E36F0E">
            <w:pPr>
              <w:rPr>
                <w:rFonts w:cs="Arial"/>
              </w:rPr>
            </w:pPr>
            <w:r w:rsidRPr="003407D1">
              <w:rPr>
                <w:rFonts w:cs="Arial"/>
              </w:rPr>
              <w:t>0x1</w:t>
            </w:r>
          </w:p>
        </w:tc>
        <w:tc>
          <w:tcPr>
            <w:tcW w:w="2070" w:type="dxa"/>
            <w:tcBorders>
              <w:top w:val="single" w:sz="4" w:space="0" w:color="auto"/>
              <w:left w:val="single" w:sz="4" w:space="0" w:color="auto"/>
              <w:bottom w:val="single" w:sz="4" w:space="0" w:color="auto"/>
              <w:right w:val="single" w:sz="4" w:space="0" w:color="auto"/>
            </w:tcBorders>
          </w:tcPr>
          <w:p w14:paraId="44D2A933" w14:textId="77777777" w:rsidR="00E36F0E" w:rsidRPr="003407D1" w:rsidRDefault="00393DC0" w:rsidP="00E36F0E">
            <w:pPr>
              <w:rPr>
                <w:rFonts w:cs="Arial"/>
                <w:color w:val="000000"/>
              </w:rPr>
            </w:pPr>
            <w:r w:rsidRPr="003407D1">
              <w:rPr>
                <w:rFonts w:cs="Arial"/>
                <w:color w:val="000000"/>
              </w:rPr>
              <w:t>No IPv6 Addressing is used</w:t>
            </w:r>
          </w:p>
        </w:tc>
      </w:tr>
      <w:tr w:rsidR="00E36F0E" w:rsidRPr="003407D1" w14:paraId="63AA6A1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20DAE9A"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01F00106"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6F63E3B2"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66231D6C" w14:textId="77777777" w:rsidR="00E36F0E" w:rsidRPr="003407D1" w:rsidRDefault="00393DC0" w:rsidP="00E36F0E">
            <w:pPr>
              <w:rPr>
                <w:rFonts w:cs="Arial"/>
                <w:color w:val="000000"/>
              </w:rPr>
            </w:pPr>
            <w:r w:rsidRPr="003407D1">
              <w:rPr>
                <w:rFonts w:cs="Arial"/>
                <w:color w:val="000000"/>
              </w:rPr>
              <w:t>WLAN_IPV6_ADDR_STATIC</w:t>
            </w:r>
          </w:p>
        </w:tc>
        <w:tc>
          <w:tcPr>
            <w:tcW w:w="1440" w:type="dxa"/>
            <w:tcBorders>
              <w:top w:val="single" w:sz="4" w:space="0" w:color="auto"/>
              <w:left w:val="single" w:sz="4" w:space="0" w:color="auto"/>
              <w:bottom w:val="single" w:sz="4" w:space="0" w:color="auto"/>
              <w:right w:val="single" w:sz="4" w:space="0" w:color="auto"/>
            </w:tcBorders>
          </w:tcPr>
          <w:p w14:paraId="6C2CAF71" w14:textId="77777777" w:rsidR="00E36F0E" w:rsidRPr="003407D1" w:rsidRDefault="00393DC0" w:rsidP="00E36F0E">
            <w:pPr>
              <w:rPr>
                <w:rFonts w:cs="Arial"/>
              </w:rPr>
            </w:pPr>
            <w:r w:rsidRPr="003407D1">
              <w:rPr>
                <w:rFonts w:cs="Arial"/>
              </w:rPr>
              <w:t>0x2</w:t>
            </w:r>
          </w:p>
        </w:tc>
        <w:tc>
          <w:tcPr>
            <w:tcW w:w="2070" w:type="dxa"/>
            <w:tcBorders>
              <w:top w:val="single" w:sz="4" w:space="0" w:color="auto"/>
              <w:left w:val="single" w:sz="4" w:space="0" w:color="auto"/>
              <w:bottom w:val="single" w:sz="4" w:space="0" w:color="auto"/>
              <w:right w:val="single" w:sz="4" w:space="0" w:color="auto"/>
            </w:tcBorders>
          </w:tcPr>
          <w:p w14:paraId="095381E2" w14:textId="77777777" w:rsidR="00E36F0E" w:rsidRPr="003407D1" w:rsidRDefault="00393DC0" w:rsidP="00E36F0E">
            <w:pPr>
              <w:rPr>
                <w:rFonts w:cs="Arial"/>
                <w:color w:val="000000"/>
              </w:rPr>
            </w:pPr>
            <w:r w:rsidRPr="003407D1">
              <w:rPr>
                <w:rFonts w:cs="Arial"/>
                <w:color w:val="000000"/>
              </w:rPr>
              <w:t>Static IPv6 Address</w:t>
            </w:r>
          </w:p>
        </w:tc>
      </w:tr>
      <w:tr w:rsidR="00E36F0E" w:rsidRPr="003407D1" w14:paraId="056423E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BB47D33"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7633D1A2"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3CFE3853"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7FC3A762" w14:textId="77777777" w:rsidR="00E36F0E" w:rsidRPr="003407D1" w:rsidRDefault="00393DC0" w:rsidP="00E36F0E">
            <w:pPr>
              <w:rPr>
                <w:rFonts w:cs="Arial"/>
                <w:color w:val="000000"/>
              </w:rPr>
            </w:pPr>
            <w:r w:rsidRPr="003407D1">
              <w:rPr>
                <w:rFonts w:cs="Arial"/>
                <w:color w:val="000000"/>
              </w:rPr>
              <w:t>WLAN_IPV6_ADDR_MAX</w:t>
            </w:r>
          </w:p>
        </w:tc>
        <w:tc>
          <w:tcPr>
            <w:tcW w:w="1440" w:type="dxa"/>
            <w:tcBorders>
              <w:top w:val="single" w:sz="4" w:space="0" w:color="auto"/>
              <w:left w:val="single" w:sz="4" w:space="0" w:color="auto"/>
              <w:bottom w:val="single" w:sz="4" w:space="0" w:color="auto"/>
              <w:right w:val="single" w:sz="4" w:space="0" w:color="auto"/>
            </w:tcBorders>
          </w:tcPr>
          <w:p w14:paraId="0FF955A3" w14:textId="77777777" w:rsidR="00E36F0E" w:rsidRPr="003407D1" w:rsidRDefault="00393DC0" w:rsidP="00E36F0E">
            <w:pPr>
              <w:rPr>
                <w:rFonts w:cs="Arial"/>
              </w:rPr>
            </w:pPr>
            <w:r w:rsidRPr="003407D1">
              <w:rPr>
                <w:rFonts w:cs="Arial"/>
              </w:rPr>
              <w:t>0x3</w:t>
            </w:r>
          </w:p>
        </w:tc>
        <w:tc>
          <w:tcPr>
            <w:tcW w:w="2070" w:type="dxa"/>
            <w:tcBorders>
              <w:top w:val="single" w:sz="4" w:space="0" w:color="auto"/>
              <w:left w:val="single" w:sz="4" w:space="0" w:color="auto"/>
              <w:bottom w:val="single" w:sz="4" w:space="0" w:color="auto"/>
              <w:right w:val="single" w:sz="4" w:space="0" w:color="auto"/>
            </w:tcBorders>
          </w:tcPr>
          <w:p w14:paraId="6B570B94" w14:textId="77777777" w:rsidR="00E36F0E" w:rsidRPr="003407D1" w:rsidRDefault="00E36F0E" w:rsidP="00E36F0E">
            <w:pPr>
              <w:rPr>
                <w:rFonts w:cs="Arial"/>
                <w:highlight w:val="yellow"/>
              </w:rPr>
            </w:pPr>
          </w:p>
        </w:tc>
      </w:tr>
      <w:tr w:rsidR="00E36F0E" w:rsidRPr="003407D1" w14:paraId="720AD91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DC22790"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4C74A690" w14:textId="77777777" w:rsidR="00E36F0E" w:rsidRPr="003407D1" w:rsidRDefault="00393DC0" w:rsidP="00E36F0E">
            <w:pPr>
              <w:rPr>
                <w:rFonts w:cs="Arial"/>
              </w:rPr>
            </w:pPr>
            <w:r w:rsidRPr="003407D1">
              <w:rPr>
                <w:rFonts w:cs="Arial"/>
              </w:rPr>
              <w:t>WlanIpv6Addr</w:t>
            </w:r>
          </w:p>
        </w:tc>
        <w:tc>
          <w:tcPr>
            <w:tcW w:w="1080" w:type="dxa"/>
            <w:gridSpan w:val="2"/>
            <w:tcBorders>
              <w:top w:val="single" w:sz="4" w:space="0" w:color="auto"/>
              <w:left w:val="single" w:sz="4" w:space="0" w:color="auto"/>
              <w:bottom w:val="single" w:sz="4" w:space="0" w:color="auto"/>
              <w:right w:val="single" w:sz="4" w:space="0" w:color="auto"/>
            </w:tcBorders>
          </w:tcPr>
          <w:p w14:paraId="3226C7D7" w14:textId="77777777" w:rsidR="00E36F0E" w:rsidRPr="003407D1" w:rsidRDefault="00393DC0" w:rsidP="00E36F0E">
            <w:pPr>
              <w:rPr>
                <w:rFonts w:cs="Arial"/>
              </w:rPr>
            </w:pPr>
            <w:r w:rsidRPr="003407D1">
              <w:rPr>
                <w:rFonts w:cs="Arial"/>
              </w:rPr>
              <w:t>TBD</w:t>
            </w:r>
          </w:p>
        </w:tc>
        <w:tc>
          <w:tcPr>
            <w:tcW w:w="2160" w:type="dxa"/>
            <w:tcBorders>
              <w:top w:val="single" w:sz="4" w:space="0" w:color="auto"/>
              <w:left w:val="single" w:sz="4" w:space="0" w:color="auto"/>
              <w:bottom w:val="single" w:sz="4" w:space="0" w:color="auto"/>
              <w:right w:val="single" w:sz="4" w:space="0" w:color="auto"/>
            </w:tcBorders>
          </w:tcPr>
          <w:p w14:paraId="14CD61AB"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26289971" w14:textId="77777777" w:rsidR="00E36F0E" w:rsidRPr="003407D1" w:rsidRDefault="00393DC0" w:rsidP="00E36F0E">
            <w:pPr>
              <w:rPr>
                <w:rFonts w:cs="Arial"/>
              </w:rPr>
            </w:pPr>
            <w:r w:rsidRPr="003407D1">
              <w:rPr>
                <w:rFonts w:cs="Arial"/>
              </w:rPr>
              <w:t>-</w:t>
            </w:r>
          </w:p>
        </w:tc>
        <w:tc>
          <w:tcPr>
            <w:tcW w:w="2070" w:type="dxa"/>
            <w:tcBorders>
              <w:top w:val="single" w:sz="4" w:space="0" w:color="auto"/>
              <w:left w:val="single" w:sz="4" w:space="0" w:color="auto"/>
              <w:bottom w:val="single" w:sz="4" w:space="0" w:color="auto"/>
              <w:right w:val="single" w:sz="4" w:space="0" w:color="auto"/>
            </w:tcBorders>
          </w:tcPr>
          <w:p w14:paraId="7E933FFD" w14:textId="77777777" w:rsidR="00E36F0E" w:rsidRPr="003407D1" w:rsidRDefault="00393DC0" w:rsidP="00E36F0E">
            <w:pPr>
              <w:rPr>
                <w:rFonts w:cs="Arial"/>
                <w:highlight w:val="yellow"/>
              </w:rPr>
            </w:pPr>
            <w:r w:rsidRPr="003407D1">
              <w:rPr>
                <w:rFonts w:cs="Arial"/>
              </w:rPr>
              <w:t>TBD</w:t>
            </w:r>
          </w:p>
        </w:tc>
      </w:tr>
      <w:tr w:rsidR="00E36F0E" w:rsidRPr="003407D1" w14:paraId="6AE60A9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5378E97"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5F661018" w14:textId="77777777" w:rsidR="00E36F0E" w:rsidRPr="003407D1" w:rsidRDefault="00393DC0" w:rsidP="00E36F0E">
            <w:pPr>
              <w:rPr>
                <w:rFonts w:cs="Arial"/>
              </w:rPr>
            </w:pPr>
            <w:r w:rsidRPr="003407D1">
              <w:rPr>
                <w:rFonts w:cs="Arial"/>
              </w:rPr>
              <w:t>ExclusiveUse</w:t>
            </w:r>
          </w:p>
        </w:tc>
        <w:tc>
          <w:tcPr>
            <w:tcW w:w="1080" w:type="dxa"/>
            <w:gridSpan w:val="2"/>
            <w:tcBorders>
              <w:top w:val="single" w:sz="4" w:space="0" w:color="auto"/>
              <w:left w:val="single" w:sz="4" w:space="0" w:color="auto"/>
              <w:bottom w:val="single" w:sz="4" w:space="0" w:color="auto"/>
              <w:right w:val="single" w:sz="4" w:space="0" w:color="auto"/>
            </w:tcBorders>
          </w:tcPr>
          <w:p w14:paraId="69844F5E" w14:textId="77777777" w:rsidR="00E36F0E" w:rsidRPr="003407D1" w:rsidRDefault="00393DC0" w:rsidP="00E36F0E">
            <w:pPr>
              <w:rPr>
                <w:rFonts w:cs="Arial"/>
              </w:rPr>
            </w:pPr>
            <w:r w:rsidRPr="003407D1">
              <w:rPr>
                <w:rFonts w:cs="Arial"/>
              </w:rPr>
              <w:t>Boolean</w:t>
            </w:r>
          </w:p>
        </w:tc>
        <w:tc>
          <w:tcPr>
            <w:tcW w:w="2160" w:type="dxa"/>
            <w:tcBorders>
              <w:top w:val="single" w:sz="4" w:space="0" w:color="auto"/>
              <w:left w:val="single" w:sz="4" w:space="0" w:color="auto"/>
              <w:bottom w:val="single" w:sz="4" w:space="0" w:color="auto"/>
              <w:right w:val="single" w:sz="4" w:space="0" w:color="auto"/>
            </w:tcBorders>
          </w:tcPr>
          <w:p w14:paraId="13E5C382"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708A1D74" w14:textId="77777777" w:rsidR="00E36F0E" w:rsidRPr="003407D1" w:rsidRDefault="00393DC0" w:rsidP="00E36F0E">
            <w:pPr>
              <w:rPr>
                <w:rFonts w:cs="Arial"/>
              </w:rPr>
            </w:pPr>
            <w:r w:rsidRPr="003407D1">
              <w:rPr>
                <w:rFonts w:cs="Arial"/>
              </w:rPr>
              <w:t>0/1</w:t>
            </w:r>
          </w:p>
        </w:tc>
        <w:tc>
          <w:tcPr>
            <w:tcW w:w="2070" w:type="dxa"/>
            <w:tcBorders>
              <w:top w:val="single" w:sz="4" w:space="0" w:color="auto"/>
              <w:left w:val="single" w:sz="4" w:space="0" w:color="auto"/>
              <w:bottom w:val="single" w:sz="4" w:space="0" w:color="auto"/>
              <w:right w:val="single" w:sz="4" w:space="0" w:color="auto"/>
            </w:tcBorders>
          </w:tcPr>
          <w:p w14:paraId="7D98D310" w14:textId="77777777" w:rsidR="00E36F0E" w:rsidRPr="003407D1" w:rsidRDefault="00393DC0" w:rsidP="00E36F0E">
            <w:pPr>
              <w:rPr>
                <w:rFonts w:cs="Arial"/>
                <w:highlight w:val="yellow"/>
              </w:rPr>
            </w:pPr>
            <w:r w:rsidRPr="003407D1">
              <w:rPr>
                <w:rFonts w:cs="Arial"/>
              </w:rPr>
              <w:t>Exclusive to WIR Client</w:t>
            </w:r>
          </w:p>
        </w:tc>
      </w:tr>
      <w:tr w:rsidR="00E36F0E" w:rsidRPr="003407D1" w14:paraId="2458E04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6322857"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1D425C76" w14:textId="77777777" w:rsidR="00E36F0E" w:rsidRPr="003407D1" w:rsidRDefault="00393DC0" w:rsidP="00E36F0E">
            <w:pPr>
              <w:rPr>
                <w:rFonts w:cs="Arial"/>
              </w:rPr>
            </w:pPr>
            <w:r w:rsidRPr="003407D1">
              <w:rPr>
                <w:rFonts w:cs="Arial"/>
              </w:rPr>
              <w:t>WlanProfileSource</w:t>
            </w:r>
          </w:p>
        </w:tc>
        <w:tc>
          <w:tcPr>
            <w:tcW w:w="1080" w:type="dxa"/>
            <w:gridSpan w:val="2"/>
            <w:tcBorders>
              <w:top w:val="single" w:sz="4" w:space="0" w:color="auto"/>
              <w:left w:val="single" w:sz="4" w:space="0" w:color="auto"/>
              <w:bottom w:val="single" w:sz="4" w:space="0" w:color="auto"/>
              <w:right w:val="single" w:sz="4" w:space="0" w:color="auto"/>
            </w:tcBorders>
          </w:tcPr>
          <w:p w14:paraId="15E1DFF4" w14:textId="77777777" w:rsidR="00E36F0E" w:rsidRPr="003407D1" w:rsidRDefault="00393DC0" w:rsidP="00E36F0E">
            <w:pPr>
              <w:rPr>
                <w:rFonts w:cs="Arial"/>
              </w:rPr>
            </w:pPr>
            <w:r w:rsidRPr="003407D1">
              <w:rPr>
                <w:rFonts w:cs="Arial"/>
              </w:rPr>
              <w:t>Enum</w:t>
            </w:r>
          </w:p>
        </w:tc>
        <w:tc>
          <w:tcPr>
            <w:tcW w:w="2160" w:type="dxa"/>
            <w:tcBorders>
              <w:top w:val="single" w:sz="4" w:space="0" w:color="auto"/>
              <w:left w:val="single" w:sz="4" w:space="0" w:color="auto"/>
              <w:bottom w:val="single" w:sz="4" w:space="0" w:color="auto"/>
              <w:right w:val="single" w:sz="4" w:space="0" w:color="auto"/>
            </w:tcBorders>
          </w:tcPr>
          <w:p w14:paraId="15595940"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1FC1BC47" w14:textId="77777777" w:rsidR="00E36F0E" w:rsidRPr="003407D1" w:rsidRDefault="00393DC0" w:rsidP="00E36F0E">
            <w:pPr>
              <w:rPr>
                <w:rFonts w:cs="Arial"/>
              </w:rPr>
            </w:pPr>
            <w:r w:rsidRPr="003407D1">
              <w:rPr>
                <w:rFonts w:cs="Arial"/>
              </w:rPr>
              <w:t>-</w:t>
            </w:r>
          </w:p>
        </w:tc>
        <w:tc>
          <w:tcPr>
            <w:tcW w:w="2070" w:type="dxa"/>
            <w:tcBorders>
              <w:top w:val="single" w:sz="4" w:space="0" w:color="auto"/>
              <w:left w:val="single" w:sz="4" w:space="0" w:color="auto"/>
              <w:bottom w:val="single" w:sz="4" w:space="0" w:color="auto"/>
              <w:right w:val="single" w:sz="4" w:space="0" w:color="auto"/>
            </w:tcBorders>
          </w:tcPr>
          <w:p w14:paraId="6660A2F8" w14:textId="77777777" w:rsidR="00E36F0E" w:rsidRPr="003407D1" w:rsidRDefault="00393DC0" w:rsidP="00E36F0E">
            <w:pPr>
              <w:rPr>
                <w:rFonts w:cs="Arial"/>
                <w:highlight w:val="yellow"/>
              </w:rPr>
            </w:pPr>
            <w:r w:rsidRPr="003407D1">
              <w:rPr>
                <w:rFonts w:cs="Arial"/>
              </w:rPr>
              <w:t>Origin of the profile</w:t>
            </w:r>
          </w:p>
        </w:tc>
      </w:tr>
      <w:tr w:rsidR="00E36F0E" w:rsidRPr="003407D1" w14:paraId="08853F9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0A0077E"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164C1324"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7F86FF8D"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7906C7C2" w14:textId="77777777" w:rsidR="00E36F0E" w:rsidRPr="003407D1" w:rsidRDefault="00393DC0" w:rsidP="00E36F0E">
            <w:pPr>
              <w:rPr>
                <w:rFonts w:cs="Arial"/>
                <w:color w:val="000000"/>
              </w:rPr>
            </w:pPr>
            <w:r w:rsidRPr="003407D1">
              <w:rPr>
                <w:rFonts w:cs="Arial"/>
                <w:color w:val="000000"/>
              </w:rPr>
              <w:t>PROFSRC_DEFAULT</w:t>
            </w:r>
          </w:p>
        </w:tc>
        <w:tc>
          <w:tcPr>
            <w:tcW w:w="1440" w:type="dxa"/>
            <w:tcBorders>
              <w:top w:val="single" w:sz="4" w:space="0" w:color="auto"/>
              <w:left w:val="single" w:sz="4" w:space="0" w:color="auto"/>
              <w:bottom w:val="single" w:sz="4" w:space="0" w:color="auto"/>
              <w:right w:val="single" w:sz="4" w:space="0" w:color="auto"/>
            </w:tcBorders>
          </w:tcPr>
          <w:p w14:paraId="142A458E" w14:textId="77777777" w:rsidR="00E36F0E" w:rsidRPr="003407D1" w:rsidRDefault="00393DC0" w:rsidP="00E36F0E">
            <w:pPr>
              <w:rPr>
                <w:rFonts w:cs="Arial"/>
              </w:rPr>
            </w:pPr>
            <w:r w:rsidRPr="003407D1">
              <w:rPr>
                <w:rFonts w:cs="Arial"/>
              </w:rPr>
              <w:t>0x0</w:t>
            </w:r>
          </w:p>
        </w:tc>
        <w:tc>
          <w:tcPr>
            <w:tcW w:w="2070" w:type="dxa"/>
            <w:tcBorders>
              <w:top w:val="single" w:sz="4" w:space="0" w:color="auto"/>
              <w:left w:val="single" w:sz="4" w:space="0" w:color="auto"/>
              <w:bottom w:val="single" w:sz="4" w:space="0" w:color="auto"/>
              <w:right w:val="single" w:sz="4" w:space="0" w:color="auto"/>
            </w:tcBorders>
          </w:tcPr>
          <w:p w14:paraId="34BB179A" w14:textId="77777777" w:rsidR="00E36F0E" w:rsidRPr="003407D1" w:rsidRDefault="00393DC0" w:rsidP="00E36F0E">
            <w:pPr>
              <w:rPr>
                <w:rFonts w:cs="Arial"/>
                <w:color w:val="000000"/>
              </w:rPr>
            </w:pPr>
            <w:r w:rsidRPr="003407D1">
              <w:rPr>
                <w:rFonts w:cs="Arial"/>
                <w:color w:val="000000"/>
              </w:rPr>
              <w:t>Default internal</w:t>
            </w:r>
          </w:p>
        </w:tc>
      </w:tr>
      <w:tr w:rsidR="00E36F0E" w:rsidRPr="003407D1" w14:paraId="1D1B99E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AE48898"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2C593724"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75A526BC"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5BCBDF26" w14:textId="77777777" w:rsidR="00E36F0E" w:rsidRPr="003407D1" w:rsidRDefault="00393DC0" w:rsidP="00E36F0E">
            <w:pPr>
              <w:rPr>
                <w:rFonts w:cs="Arial"/>
                <w:color w:val="000000"/>
              </w:rPr>
            </w:pPr>
            <w:r w:rsidRPr="003407D1">
              <w:rPr>
                <w:rFonts w:cs="Arial"/>
                <w:color w:val="000000"/>
              </w:rPr>
              <w:t>PROFSRC_HMI</w:t>
            </w:r>
          </w:p>
        </w:tc>
        <w:tc>
          <w:tcPr>
            <w:tcW w:w="1440" w:type="dxa"/>
            <w:tcBorders>
              <w:top w:val="single" w:sz="4" w:space="0" w:color="auto"/>
              <w:left w:val="single" w:sz="4" w:space="0" w:color="auto"/>
              <w:bottom w:val="single" w:sz="4" w:space="0" w:color="auto"/>
              <w:right w:val="single" w:sz="4" w:space="0" w:color="auto"/>
            </w:tcBorders>
          </w:tcPr>
          <w:p w14:paraId="373CA187" w14:textId="77777777" w:rsidR="00E36F0E" w:rsidRPr="003407D1" w:rsidRDefault="00393DC0" w:rsidP="00E36F0E">
            <w:pPr>
              <w:rPr>
                <w:rFonts w:cs="Arial"/>
              </w:rPr>
            </w:pPr>
            <w:r w:rsidRPr="003407D1">
              <w:rPr>
                <w:rFonts w:cs="Arial"/>
              </w:rPr>
              <w:t>0x1</w:t>
            </w:r>
          </w:p>
        </w:tc>
        <w:tc>
          <w:tcPr>
            <w:tcW w:w="2070" w:type="dxa"/>
            <w:tcBorders>
              <w:top w:val="single" w:sz="4" w:space="0" w:color="auto"/>
              <w:left w:val="single" w:sz="4" w:space="0" w:color="auto"/>
              <w:bottom w:val="single" w:sz="4" w:space="0" w:color="auto"/>
              <w:right w:val="single" w:sz="4" w:space="0" w:color="auto"/>
            </w:tcBorders>
          </w:tcPr>
          <w:p w14:paraId="2C0D8106" w14:textId="77777777" w:rsidR="00E36F0E" w:rsidRPr="003407D1" w:rsidRDefault="00393DC0" w:rsidP="00E36F0E">
            <w:pPr>
              <w:rPr>
                <w:rFonts w:cs="Arial"/>
                <w:color w:val="000000"/>
              </w:rPr>
            </w:pPr>
            <w:r w:rsidRPr="003407D1">
              <w:rPr>
                <w:rFonts w:cs="Arial"/>
                <w:color w:val="000000"/>
              </w:rPr>
              <w:t>HMI/User configured</w:t>
            </w:r>
          </w:p>
        </w:tc>
      </w:tr>
      <w:tr w:rsidR="00E36F0E" w:rsidRPr="003407D1" w14:paraId="41963B0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6EADFEB"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3B9D2764"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16FD0C2F"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04C92D49" w14:textId="77777777" w:rsidR="00E36F0E" w:rsidRPr="003407D1" w:rsidRDefault="00393DC0" w:rsidP="00E36F0E">
            <w:pPr>
              <w:rPr>
                <w:rFonts w:cs="Arial"/>
                <w:color w:val="000000"/>
              </w:rPr>
            </w:pPr>
            <w:r w:rsidRPr="003407D1">
              <w:rPr>
                <w:rFonts w:cs="Arial"/>
                <w:color w:val="000000"/>
              </w:rPr>
              <w:t>PROFSRC_CLOUD</w:t>
            </w:r>
          </w:p>
        </w:tc>
        <w:tc>
          <w:tcPr>
            <w:tcW w:w="1440" w:type="dxa"/>
            <w:tcBorders>
              <w:top w:val="single" w:sz="4" w:space="0" w:color="auto"/>
              <w:left w:val="single" w:sz="4" w:space="0" w:color="auto"/>
              <w:bottom w:val="single" w:sz="4" w:space="0" w:color="auto"/>
              <w:right w:val="single" w:sz="4" w:space="0" w:color="auto"/>
            </w:tcBorders>
          </w:tcPr>
          <w:p w14:paraId="34DB0490" w14:textId="77777777" w:rsidR="00E36F0E" w:rsidRPr="003407D1" w:rsidRDefault="00393DC0" w:rsidP="00E36F0E">
            <w:pPr>
              <w:rPr>
                <w:rFonts w:cs="Arial"/>
              </w:rPr>
            </w:pPr>
            <w:r w:rsidRPr="003407D1">
              <w:rPr>
                <w:rFonts w:cs="Arial"/>
              </w:rPr>
              <w:t>0x2</w:t>
            </w:r>
          </w:p>
        </w:tc>
        <w:tc>
          <w:tcPr>
            <w:tcW w:w="2070" w:type="dxa"/>
            <w:tcBorders>
              <w:top w:val="single" w:sz="4" w:space="0" w:color="auto"/>
              <w:left w:val="single" w:sz="4" w:space="0" w:color="auto"/>
              <w:bottom w:val="single" w:sz="4" w:space="0" w:color="auto"/>
              <w:right w:val="single" w:sz="4" w:space="0" w:color="auto"/>
            </w:tcBorders>
          </w:tcPr>
          <w:p w14:paraId="514AE73F" w14:textId="77777777" w:rsidR="00E36F0E" w:rsidRPr="003407D1" w:rsidRDefault="00393DC0" w:rsidP="00E36F0E">
            <w:pPr>
              <w:rPr>
                <w:rFonts w:cs="Arial"/>
                <w:color w:val="000000"/>
              </w:rPr>
            </w:pPr>
            <w:r w:rsidRPr="003407D1">
              <w:rPr>
                <w:rFonts w:cs="Arial"/>
                <w:color w:val="000000"/>
              </w:rPr>
              <w:t>Cloud pushed</w:t>
            </w:r>
          </w:p>
        </w:tc>
      </w:tr>
      <w:tr w:rsidR="00E36F0E" w:rsidRPr="003407D1" w14:paraId="0E32D11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B640910"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07BC6C27"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628DD6A1"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766FBCBF" w14:textId="77777777" w:rsidR="00E36F0E" w:rsidRPr="003407D1" w:rsidRDefault="00393DC0" w:rsidP="00E36F0E">
            <w:pPr>
              <w:rPr>
                <w:rFonts w:cs="Arial"/>
                <w:color w:val="000000"/>
              </w:rPr>
            </w:pPr>
            <w:r w:rsidRPr="003407D1">
              <w:rPr>
                <w:rFonts w:cs="Arial"/>
                <w:color w:val="000000"/>
              </w:rPr>
              <w:t>PROFSRC_SPECIAL</w:t>
            </w:r>
          </w:p>
        </w:tc>
        <w:tc>
          <w:tcPr>
            <w:tcW w:w="1440" w:type="dxa"/>
            <w:tcBorders>
              <w:top w:val="single" w:sz="4" w:space="0" w:color="auto"/>
              <w:left w:val="single" w:sz="4" w:space="0" w:color="auto"/>
              <w:bottom w:val="single" w:sz="4" w:space="0" w:color="auto"/>
              <w:right w:val="single" w:sz="4" w:space="0" w:color="auto"/>
            </w:tcBorders>
          </w:tcPr>
          <w:p w14:paraId="37A8D88F" w14:textId="77777777" w:rsidR="00E36F0E" w:rsidRPr="003407D1" w:rsidRDefault="00393DC0" w:rsidP="00E36F0E">
            <w:pPr>
              <w:rPr>
                <w:rFonts w:cs="Arial"/>
              </w:rPr>
            </w:pPr>
            <w:r w:rsidRPr="003407D1">
              <w:rPr>
                <w:rFonts w:cs="Arial"/>
              </w:rPr>
              <w:t>0x3</w:t>
            </w:r>
          </w:p>
        </w:tc>
        <w:tc>
          <w:tcPr>
            <w:tcW w:w="2070" w:type="dxa"/>
            <w:tcBorders>
              <w:top w:val="single" w:sz="4" w:space="0" w:color="auto"/>
              <w:left w:val="single" w:sz="4" w:space="0" w:color="auto"/>
              <w:bottom w:val="single" w:sz="4" w:space="0" w:color="auto"/>
              <w:right w:val="single" w:sz="4" w:space="0" w:color="auto"/>
            </w:tcBorders>
          </w:tcPr>
          <w:p w14:paraId="6388B273" w14:textId="77777777" w:rsidR="00E36F0E" w:rsidRPr="003407D1" w:rsidRDefault="00393DC0" w:rsidP="00E36F0E">
            <w:pPr>
              <w:rPr>
                <w:rFonts w:cs="Arial"/>
                <w:color w:val="000000"/>
              </w:rPr>
            </w:pPr>
            <w:r w:rsidRPr="003407D1">
              <w:rPr>
                <w:rFonts w:cs="Arial"/>
                <w:color w:val="000000"/>
              </w:rPr>
              <w:t>Special Intent</w:t>
            </w:r>
          </w:p>
        </w:tc>
      </w:tr>
      <w:tr w:rsidR="00E36F0E" w:rsidRPr="003407D1" w14:paraId="1B800A7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E8BA3F0"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tcPr>
          <w:p w14:paraId="5E1D0674"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tcPr>
          <w:p w14:paraId="1A8D68EF"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tcPr>
          <w:p w14:paraId="3DFF55AB" w14:textId="77777777" w:rsidR="00E36F0E" w:rsidRPr="003407D1" w:rsidRDefault="00393DC0" w:rsidP="00E36F0E">
            <w:pPr>
              <w:rPr>
                <w:rFonts w:cs="Arial"/>
                <w:color w:val="000000"/>
              </w:rPr>
            </w:pPr>
            <w:r w:rsidRPr="003407D1">
              <w:rPr>
                <w:rFonts w:cs="Arial"/>
                <w:color w:val="000000"/>
              </w:rPr>
              <w:t>PROFSRC_PROV</w:t>
            </w:r>
          </w:p>
        </w:tc>
        <w:tc>
          <w:tcPr>
            <w:tcW w:w="1440" w:type="dxa"/>
            <w:tcBorders>
              <w:top w:val="single" w:sz="4" w:space="0" w:color="auto"/>
              <w:left w:val="single" w:sz="4" w:space="0" w:color="auto"/>
              <w:bottom w:val="single" w:sz="4" w:space="0" w:color="auto"/>
              <w:right w:val="single" w:sz="4" w:space="0" w:color="auto"/>
            </w:tcBorders>
          </w:tcPr>
          <w:p w14:paraId="0786477C" w14:textId="77777777" w:rsidR="00E36F0E" w:rsidRPr="003407D1" w:rsidRDefault="00393DC0" w:rsidP="00E36F0E">
            <w:pPr>
              <w:rPr>
                <w:rFonts w:cs="Arial"/>
              </w:rPr>
            </w:pPr>
            <w:r w:rsidRPr="003407D1">
              <w:rPr>
                <w:rFonts w:cs="Arial"/>
              </w:rPr>
              <w:t>0x4</w:t>
            </w:r>
          </w:p>
        </w:tc>
        <w:tc>
          <w:tcPr>
            <w:tcW w:w="2070" w:type="dxa"/>
            <w:tcBorders>
              <w:top w:val="single" w:sz="4" w:space="0" w:color="auto"/>
              <w:left w:val="single" w:sz="4" w:space="0" w:color="auto"/>
              <w:bottom w:val="single" w:sz="4" w:space="0" w:color="auto"/>
              <w:right w:val="single" w:sz="4" w:space="0" w:color="auto"/>
            </w:tcBorders>
          </w:tcPr>
          <w:p w14:paraId="457102AA" w14:textId="77777777" w:rsidR="00E36F0E" w:rsidRPr="003407D1" w:rsidRDefault="00393DC0" w:rsidP="00E36F0E">
            <w:pPr>
              <w:rPr>
                <w:rFonts w:cs="Arial"/>
                <w:color w:val="000000"/>
              </w:rPr>
            </w:pPr>
            <w:r w:rsidRPr="003407D1">
              <w:rPr>
                <w:rFonts w:cs="Arial"/>
                <w:color w:val="000000"/>
              </w:rPr>
              <w:t>EOL provisioned</w:t>
            </w:r>
          </w:p>
        </w:tc>
      </w:tr>
      <w:tr w:rsidR="00E36F0E" w:rsidRPr="003407D1" w14:paraId="5B021F9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A1DBDB0"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0202CF99" w14:textId="77777777" w:rsidR="00E36F0E" w:rsidRPr="003407D1" w:rsidRDefault="00393DC0" w:rsidP="00E36F0E">
            <w:pPr>
              <w:rPr>
                <w:rFonts w:cs="Arial"/>
              </w:rPr>
            </w:pPr>
            <w:r w:rsidRPr="003407D1">
              <w:rPr>
                <w:rFonts w:cs="Arial"/>
              </w:rPr>
              <w:t>timestamp</w:t>
            </w:r>
          </w:p>
        </w:tc>
        <w:tc>
          <w:tcPr>
            <w:tcW w:w="1080" w:type="dxa"/>
            <w:gridSpan w:val="2"/>
            <w:tcBorders>
              <w:top w:val="single" w:sz="4" w:space="0" w:color="auto"/>
              <w:left w:val="single" w:sz="4" w:space="0" w:color="auto"/>
              <w:bottom w:val="single" w:sz="4" w:space="0" w:color="auto"/>
              <w:right w:val="single" w:sz="4" w:space="0" w:color="auto"/>
            </w:tcBorders>
          </w:tcPr>
          <w:p w14:paraId="40E2DF13" w14:textId="77777777" w:rsidR="00E36F0E" w:rsidRPr="003407D1" w:rsidRDefault="00393DC0" w:rsidP="00E36F0E">
            <w:pPr>
              <w:rPr>
                <w:rFonts w:cs="Arial"/>
              </w:rPr>
            </w:pPr>
            <w:r w:rsidRPr="003407D1">
              <w:rPr>
                <w:rFonts w:cs="Arial"/>
              </w:rPr>
              <w:t>Int64</w:t>
            </w:r>
          </w:p>
        </w:tc>
        <w:tc>
          <w:tcPr>
            <w:tcW w:w="2160" w:type="dxa"/>
            <w:tcBorders>
              <w:top w:val="single" w:sz="4" w:space="0" w:color="auto"/>
              <w:left w:val="single" w:sz="4" w:space="0" w:color="auto"/>
              <w:bottom w:val="single" w:sz="4" w:space="0" w:color="auto"/>
              <w:right w:val="single" w:sz="4" w:space="0" w:color="auto"/>
            </w:tcBorders>
          </w:tcPr>
          <w:p w14:paraId="5A94A21C"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131C0496" w14:textId="77777777" w:rsidR="00E36F0E" w:rsidRPr="003407D1" w:rsidRDefault="00393DC0" w:rsidP="00E36F0E">
            <w:pPr>
              <w:rPr>
                <w:rFonts w:cs="Arial"/>
              </w:rPr>
            </w:pPr>
            <w:r w:rsidRPr="003407D1">
              <w:rPr>
                <w:rFonts w:cs="Arial"/>
              </w:rPr>
              <w:t>0-18446744073709551615</w:t>
            </w:r>
          </w:p>
        </w:tc>
        <w:tc>
          <w:tcPr>
            <w:tcW w:w="2070" w:type="dxa"/>
            <w:tcBorders>
              <w:top w:val="single" w:sz="4" w:space="0" w:color="auto"/>
              <w:left w:val="single" w:sz="4" w:space="0" w:color="auto"/>
              <w:bottom w:val="single" w:sz="4" w:space="0" w:color="auto"/>
              <w:right w:val="single" w:sz="4" w:space="0" w:color="auto"/>
            </w:tcBorders>
          </w:tcPr>
          <w:p w14:paraId="34E89DFF" w14:textId="77777777" w:rsidR="00E36F0E" w:rsidRPr="003407D1" w:rsidRDefault="00393DC0" w:rsidP="00E36F0E">
            <w:pPr>
              <w:rPr>
                <w:rFonts w:cs="Arial"/>
                <w:highlight w:val="yellow"/>
              </w:rPr>
            </w:pPr>
            <w:r w:rsidRPr="003407D1">
              <w:rPr>
                <w:rFonts w:cs="Arial"/>
              </w:rPr>
              <w:t>Last known time stamp</w:t>
            </w:r>
          </w:p>
        </w:tc>
      </w:tr>
      <w:tr w:rsidR="00E36F0E" w:rsidRPr="003407D1" w14:paraId="4F9F257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B83E462"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0DDD8AB3" w14:textId="77777777" w:rsidR="00E36F0E" w:rsidRPr="003407D1" w:rsidRDefault="00393DC0" w:rsidP="00E36F0E">
            <w:pPr>
              <w:rPr>
                <w:rFonts w:cs="Arial"/>
              </w:rPr>
            </w:pPr>
            <w:r w:rsidRPr="003407D1">
              <w:rPr>
                <w:rFonts w:cs="Arial"/>
              </w:rPr>
              <w:t>hidden</w:t>
            </w:r>
          </w:p>
        </w:tc>
        <w:tc>
          <w:tcPr>
            <w:tcW w:w="1080" w:type="dxa"/>
            <w:gridSpan w:val="2"/>
            <w:tcBorders>
              <w:top w:val="single" w:sz="4" w:space="0" w:color="auto"/>
              <w:left w:val="single" w:sz="4" w:space="0" w:color="auto"/>
              <w:bottom w:val="single" w:sz="4" w:space="0" w:color="auto"/>
              <w:right w:val="single" w:sz="4" w:space="0" w:color="auto"/>
            </w:tcBorders>
          </w:tcPr>
          <w:p w14:paraId="071EBBB0" w14:textId="77777777" w:rsidR="00E36F0E" w:rsidRPr="003407D1" w:rsidRDefault="00393DC0" w:rsidP="00E36F0E">
            <w:pPr>
              <w:rPr>
                <w:rFonts w:cs="Arial"/>
              </w:rPr>
            </w:pPr>
            <w:r w:rsidRPr="003407D1">
              <w:rPr>
                <w:rFonts w:cs="Arial"/>
              </w:rPr>
              <w:t>Boolean</w:t>
            </w:r>
          </w:p>
        </w:tc>
        <w:tc>
          <w:tcPr>
            <w:tcW w:w="2160" w:type="dxa"/>
            <w:tcBorders>
              <w:top w:val="single" w:sz="4" w:space="0" w:color="auto"/>
              <w:left w:val="single" w:sz="4" w:space="0" w:color="auto"/>
              <w:bottom w:val="single" w:sz="4" w:space="0" w:color="auto"/>
              <w:right w:val="single" w:sz="4" w:space="0" w:color="auto"/>
            </w:tcBorders>
          </w:tcPr>
          <w:p w14:paraId="41130D6E"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12F6FB2C" w14:textId="77777777" w:rsidR="00E36F0E" w:rsidRPr="003407D1" w:rsidRDefault="00393DC0" w:rsidP="00E36F0E">
            <w:pPr>
              <w:rPr>
                <w:rFonts w:cs="Arial"/>
              </w:rPr>
            </w:pPr>
            <w:r w:rsidRPr="003407D1">
              <w:rPr>
                <w:rFonts w:cs="Arial"/>
              </w:rPr>
              <w:t>0/1</w:t>
            </w:r>
          </w:p>
        </w:tc>
        <w:tc>
          <w:tcPr>
            <w:tcW w:w="2070" w:type="dxa"/>
            <w:tcBorders>
              <w:top w:val="single" w:sz="4" w:space="0" w:color="auto"/>
              <w:left w:val="single" w:sz="4" w:space="0" w:color="auto"/>
              <w:bottom w:val="single" w:sz="4" w:space="0" w:color="auto"/>
              <w:right w:val="single" w:sz="4" w:space="0" w:color="auto"/>
            </w:tcBorders>
          </w:tcPr>
          <w:p w14:paraId="280E8208" w14:textId="77777777" w:rsidR="00E36F0E" w:rsidRPr="003407D1" w:rsidRDefault="00393DC0" w:rsidP="00E36F0E">
            <w:pPr>
              <w:rPr>
                <w:rFonts w:cs="Arial"/>
                <w:highlight w:val="yellow"/>
              </w:rPr>
            </w:pPr>
            <w:r w:rsidRPr="003407D1">
              <w:rPr>
                <w:rFonts w:cs="Arial"/>
              </w:rPr>
              <w:t>Hidden AP</w:t>
            </w:r>
          </w:p>
        </w:tc>
      </w:tr>
      <w:tr w:rsidR="00E36F0E" w:rsidRPr="003407D1" w14:paraId="5D2FDC4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76D987B"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327F7463" w14:textId="77777777" w:rsidR="00E36F0E" w:rsidRPr="003407D1" w:rsidRDefault="00393DC0" w:rsidP="00E36F0E">
            <w:pPr>
              <w:rPr>
                <w:rFonts w:cs="Arial"/>
              </w:rPr>
            </w:pPr>
            <w:r w:rsidRPr="003407D1">
              <w:rPr>
                <w:rFonts w:cs="Arial"/>
              </w:rPr>
              <w:t>IfaceNametoLink</w:t>
            </w:r>
          </w:p>
        </w:tc>
        <w:tc>
          <w:tcPr>
            <w:tcW w:w="1080" w:type="dxa"/>
            <w:gridSpan w:val="2"/>
            <w:tcBorders>
              <w:top w:val="single" w:sz="4" w:space="0" w:color="auto"/>
              <w:left w:val="single" w:sz="4" w:space="0" w:color="auto"/>
              <w:bottom w:val="single" w:sz="4" w:space="0" w:color="auto"/>
              <w:right w:val="single" w:sz="4" w:space="0" w:color="auto"/>
            </w:tcBorders>
          </w:tcPr>
          <w:p w14:paraId="5EA0BB4D" w14:textId="77777777" w:rsidR="00E36F0E" w:rsidRPr="003407D1" w:rsidRDefault="00393DC0" w:rsidP="00E36F0E">
            <w:pPr>
              <w:rPr>
                <w:rFonts w:cs="Arial"/>
              </w:rPr>
            </w:pPr>
            <w:r w:rsidRPr="003407D1">
              <w:rPr>
                <w:rFonts w:cs="Arial"/>
              </w:rPr>
              <w:t>String</w:t>
            </w:r>
          </w:p>
        </w:tc>
        <w:tc>
          <w:tcPr>
            <w:tcW w:w="2160" w:type="dxa"/>
            <w:tcBorders>
              <w:top w:val="single" w:sz="4" w:space="0" w:color="auto"/>
              <w:left w:val="single" w:sz="4" w:space="0" w:color="auto"/>
              <w:bottom w:val="single" w:sz="4" w:space="0" w:color="auto"/>
              <w:right w:val="single" w:sz="4" w:space="0" w:color="auto"/>
            </w:tcBorders>
          </w:tcPr>
          <w:p w14:paraId="573E61CC"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0F3AAD5F" w14:textId="77777777" w:rsidR="00E36F0E" w:rsidRPr="003407D1" w:rsidRDefault="00393DC0" w:rsidP="00E36F0E">
            <w:pPr>
              <w:rPr>
                <w:rFonts w:cs="Arial"/>
              </w:rPr>
            </w:pPr>
            <w:r w:rsidRPr="003407D1">
              <w:rPr>
                <w:rFonts w:cs="Arial"/>
              </w:rPr>
              <w:t>Char Value:0-255</w:t>
            </w:r>
          </w:p>
          <w:p w14:paraId="5919DC51" w14:textId="77777777" w:rsidR="00E36F0E" w:rsidRPr="003407D1" w:rsidRDefault="00393DC0" w:rsidP="00E36F0E">
            <w:pPr>
              <w:rPr>
                <w:rFonts w:cs="Arial"/>
              </w:rPr>
            </w:pPr>
            <w:r w:rsidRPr="003407D1">
              <w:rPr>
                <w:rFonts w:cs="Arial"/>
              </w:rPr>
              <w:t>No String length limit</w:t>
            </w:r>
          </w:p>
        </w:tc>
        <w:tc>
          <w:tcPr>
            <w:tcW w:w="2070" w:type="dxa"/>
            <w:tcBorders>
              <w:top w:val="single" w:sz="4" w:space="0" w:color="auto"/>
              <w:left w:val="single" w:sz="4" w:space="0" w:color="auto"/>
              <w:bottom w:val="single" w:sz="4" w:space="0" w:color="auto"/>
              <w:right w:val="single" w:sz="4" w:space="0" w:color="auto"/>
            </w:tcBorders>
          </w:tcPr>
          <w:p w14:paraId="50260237" w14:textId="77777777" w:rsidR="00E36F0E" w:rsidRPr="003407D1" w:rsidRDefault="00393DC0" w:rsidP="00E36F0E">
            <w:pPr>
              <w:rPr>
                <w:rFonts w:cs="Arial"/>
                <w:highlight w:val="yellow"/>
              </w:rPr>
            </w:pPr>
            <w:r w:rsidRPr="003407D1">
              <w:rPr>
                <w:rFonts w:cs="Arial"/>
              </w:rPr>
              <w:t>AP SSID</w:t>
            </w:r>
          </w:p>
        </w:tc>
      </w:tr>
      <w:tr w:rsidR="00E36F0E" w:rsidRPr="003407D1" w14:paraId="582EC2D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hideMark/>
          </w:tcPr>
          <w:p w14:paraId="1023A4DC" w14:textId="77777777" w:rsidR="00E36F0E" w:rsidRPr="003407D1" w:rsidRDefault="00393DC0" w:rsidP="00E36F0E">
            <w:pPr>
              <w:spacing w:line="256" w:lineRule="auto"/>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hideMark/>
          </w:tcPr>
          <w:p w14:paraId="42783D73" w14:textId="77777777" w:rsidR="00E36F0E" w:rsidRPr="003407D1" w:rsidRDefault="00393DC0" w:rsidP="00E36F0E">
            <w:pPr>
              <w:spacing w:line="256" w:lineRule="auto"/>
              <w:rPr>
                <w:rFonts w:cs="Arial"/>
              </w:rPr>
            </w:pPr>
            <w:r w:rsidRPr="003407D1">
              <w:rPr>
                <w:rFonts w:cs="Arial"/>
              </w:rPr>
              <w:t>data_size</w:t>
            </w:r>
          </w:p>
        </w:tc>
        <w:tc>
          <w:tcPr>
            <w:tcW w:w="1080" w:type="dxa"/>
            <w:gridSpan w:val="2"/>
            <w:tcBorders>
              <w:top w:val="single" w:sz="4" w:space="0" w:color="auto"/>
              <w:left w:val="single" w:sz="4" w:space="0" w:color="auto"/>
              <w:bottom w:val="single" w:sz="4" w:space="0" w:color="auto"/>
              <w:right w:val="single" w:sz="4" w:space="0" w:color="auto"/>
            </w:tcBorders>
            <w:hideMark/>
          </w:tcPr>
          <w:p w14:paraId="19DA4117" w14:textId="77777777" w:rsidR="00E36F0E" w:rsidRPr="003407D1" w:rsidRDefault="00393DC0" w:rsidP="00E36F0E">
            <w:pPr>
              <w:spacing w:line="256" w:lineRule="auto"/>
              <w:rPr>
                <w:rFonts w:cs="Arial"/>
              </w:rPr>
            </w:pPr>
            <w:r w:rsidRPr="003407D1">
              <w:rPr>
                <w:rFonts w:cs="Arial"/>
              </w:rPr>
              <w:t>Int32</w:t>
            </w:r>
          </w:p>
        </w:tc>
        <w:tc>
          <w:tcPr>
            <w:tcW w:w="2160" w:type="dxa"/>
            <w:tcBorders>
              <w:top w:val="single" w:sz="4" w:space="0" w:color="auto"/>
              <w:left w:val="single" w:sz="4" w:space="0" w:color="auto"/>
              <w:bottom w:val="single" w:sz="4" w:space="0" w:color="auto"/>
              <w:right w:val="single" w:sz="4" w:space="0" w:color="auto"/>
            </w:tcBorders>
            <w:hideMark/>
          </w:tcPr>
          <w:p w14:paraId="64FFE0CD" w14:textId="77777777" w:rsidR="00E36F0E" w:rsidRPr="003407D1" w:rsidRDefault="00393DC0" w:rsidP="00E36F0E">
            <w:pPr>
              <w:spacing w:line="256" w:lineRule="auto"/>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hideMark/>
          </w:tcPr>
          <w:p w14:paraId="47600352" w14:textId="77777777" w:rsidR="00E36F0E" w:rsidRPr="003407D1" w:rsidRDefault="00393DC0" w:rsidP="00E36F0E">
            <w:pPr>
              <w:spacing w:line="256" w:lineRule="auto"/>
              <w:rPr>
                <w:rFonts w:cs="Arial"/>
              </w:rPr>
            </w:pPr>
            <w:r w:rsidRPr="003407D1">
              <w:rPr>
                <w:rFonts w:cs="Arial"/>
              </w:rPr>
              <w:t>0-4294967295</w:t>
            </w:r>
          </w:p>
        </w:tc>
        <w:tc>
          <w:tcPr>
            <w:tcW w:w="2070" w:type="dxa"/>
            <w:tcBorders>
              <w:top w:val="single" w:sz="4" w:space="0" w:color="auto"/>
              <w:left w:val="single" w:sz="4" w:space="0" w:color="auto"/>
              <w:bottom w:val="single" w:sz="4" w:space="0" w:color="auto"/>
              <w:right w:val="single" w:sz="4" w:space="0" w:color="auto"/>
            </w:tcBorders>
            <w:hideMark/>
          </w:tcPr>
          <w:p w14:paraId="496C3B61" w14:textId="77777777" w:rsidR="00E36F0E" w:rsidRPr="003407D1" w:rsidRDefault="00393DC0" w:rsidP="00E36F0E">
            <w:pPr>
              <w:spacing w:line="254" w:lineRule="auto"/>
              <w:rPr>
                <w:rFonts w:cs="Arial"/>
              </w:rPr>
            </w:pPr>
            <w:r w:rsidRPr="003407D1">
              <w:rPr>
                <w:rFonts w:cs="Arial"/>
              </w:rPr>
              <w:t>Data size, if applicable. Applicable to AV vehicles Only</w:t>
            </w:r>
          </w:p>
        </w:tc>
      </w:tr>
      <w:tr w:rsidR="00E36F0E" w:rsidRPr="003407D1" w14:paraId="412D75A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4F69532"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52C64AC6" w14:textId="77777777" w:rsidR="00E36F0E" w:rsidRPr="003407D1" w:rsidRDefault="00393DC0" w:rsidP="00E36F0E">
            <w:pPr>
              <w:rPr>
                <w:rFonts w:cs="Arial"/>
              </w:rPr>
            </w:pPr>
            <w:r w:rsidRPr="003407D1">
              <w:rPr>
                <w:rFonts w:cs="Arial"/>
              </w:rPr>
              <w:t>Bw_downlink</w:t>
            </w:r>
          </w:p>
        </w:tc>
        <w:tc>
          <w:tcPr>
            <w:tcW w:w="1080" w:type="dxa"/>
            <w:gridSpan w:val="2"/>
            <w:tcBorders>
              <w:top w:val="single" w:sz="4" w:space="0" w:color="auto"/>
              <w:left w:val="single" w:sz="4" w:space="0" w:color="auto"/>
              <w:bottom w:val="single" w:sz="4" w:space="0" w:color="auto"/>
              <w:right w:val="single" w:sz="4" w:space="0" w:color="auto"/>
            </w:tcBorders>
          </w:tcPr>
          <w:p w14:paraId="1C2F5CD5" w14:textId="77777777" w:rsidR="00E36F0E" w:rsidRPr="003407D1" w:rsidRDefault="00393DC0" w:rsidP="00E36F0E">
            <w:pPr>
              <w:rPr>
                <w:rFonts w:cs="Arial"/>
              </w:rPr>
            </w:pPr>
            <w:r w:rsidRPr="003407D1">
              <w:rPr>
                <w:rFonts w:cs="Arial"/>
              </w:rPr>
              <w:t>Int32</w:t>
            </w:r>
          </w:p>
        </w:tc>
        <w:tc>
          <w:tcPr>
            <w:tcW w:w="2160" w:type="dxa"/>
            <w:tcBorders>
              <w:top w:val="single" w:sz="4" w:space="0" w:color="auto"/>
              <w:left w:val="single" w:sz="4" w:space="0" w:color="auto"/>
              <w:bottom w:val="single" w:sz="4" w:space="0" w:color="auto"/>
              <w:right w:val="single" w:sz="4" w:space="0" w:color="auto"/>
            </w:tcBorders>
          </w:tcPr>
          <w:p w14:paraId="6009151E"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577C1383" w14:textId="77777777" w:rsidR="00E36F0E" w:rsidRPr="003407D1" w:rsidRDefault="00393DC0" w:rsidP="00E36F0E">
            <w:pPr>
              <w:rPr>
                <w:rFonts w:cs="Arial"/>
              </w:rPr>
            </w:pPr>
            <w:r w:rsidRPr="003407D1">
              <w:rPr>
                <w:rFonts w:cs="Arial"/>
              </w:rPr>
              <w:t>0-4294967295</w:t>
            </w:r>
          </w:p>
        </w:tc>
        <w:tc>
          <w:tcPr>
            <w:tcW w:w="2070" w:type="dxa"/>
            <w:tcBorders>
              <w:top w:val="single" w:sz="4" w:space="0" w:color="auto"/>
              <w:left w:val="single" w:sz="4" w:space="0" w:color="auto"/>
              <w:bottom w:val="single" w:sz="4" w:space="0" w:color="auto"/>
              <w:right w:val="single" w:sz="4" w:space="0" w:color="auto"/>
            </w:tcBorders>
          </w:tcPr>
          <w:p w14:paraId="4E056CD8" w14:textId="77777777" w:rsidR="00E36F0E" w:rsidRPr="003407D1" w:rsidRDefault="00393DC0" w:rsidP="00E36F0E">
            <w:pPr>
              <w:spacing w:line="256" w:lineRule="auto"/>
              <w:rPr>
                <w:rFonts w:cs="Arial"/>
              </w:rPr>
            </w:pPr>
            <w:r w:rsidRPr="003407D1">
              <w:rPr>
                <w:rFonts w:cs="Arial"/>
              </w:rPr>
              <w:t>Application required downlink bandwidth. Applicable to AV vehicles Only</w:t>
            </w:r>
          </w:p>
        </w:tc>
      </w:tr>
      <w:tr w:rsidR="00E36F0E" w:rsidRPr="003407D1" w14:paraId="3D6FAB6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8078A0C"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tcPr>
          <w:p w14:paraId="2447A3EF" w14:textId="77777777" w:rsidR="00E36F0E" w:rsidRPr="003407D1" w:rsidRDefault="00393DC0" w:rsidP="00E36F0E">
            <w:pPr>
              <w:rPr>
                <w:rFonts w:cs="Arial"/>
              </w:rPr>
            </w:pPr>
            <w:r w:rsidRPr="003407D1">
              <w:rPr>
                <w:rFonts w:cs="Arial"/>
              </w:rPr>
              <w:t>Bw_uplink</w:t>
            </w:r>
          </w:p>
        </w:tc>
        <w:tc>
          <w:tcPr>
            <w:tcW w:w="1080" w:type="dxa"/>
            <w:gridSpan w:val="2"/>
            <w:tcBorders>
              <w:top w:val="single" w:sz="4" w:space="0" w:color="auto"/>
              <w:left w:val="single" w:sz="4" w:space="0" w:color="auto"/>
              <w:bottom w:val="single" w:sz="4" w:space="0" w:color="auto"/>
              <w:right w:val="single" w:sz="4" w:space="0" w:color="auto"/>
            </w:tcBorders>
          </w:tcPr>
          <w:p w14:paraId="6B68DCCA" w14:textId="77777777" w:rsidR="00E36F0E" w:rsidRPr="003407D1" w:rsidRDefault="00393DC0" w:rsidP="00E36F0E">
            <w:pPr>
              <w:rPr>
                <w:rFonts w:cs="Arial"/>
              </w:rPr>
            </w:pPr>
            <w:r w:rsidRPr="003407D1">
              <w:rPr>
                <w:rFonts w:cs="Arial"/>
              </w:rPr>
              <w:t>Int32</w:t>
            </w:r>
          </w:p>
        </w:tc>
        <w:tc>
          <w:tcPr>
            <w:tcW w:w="2160" w:type="dxa"/>
            <w:tcBorders>
              <w:top w:val="single" w:sz="4" w:space="0" w:color="auto"/>
              <w:left w:val="single" w:sz="4" w:space="0" w:color="auto"/>
              <w:bottom w:val="single" w:sz="4" w:space="0" w:color="auto"/>
              <w:right w:val="single" w:sz="4" w:space="0" w:color="auto"/>
            </w:tcBorders>
          </w:tcPr>
          <w:p w14:paraId="30EB30D6"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49BD5A88" w14:textId="77777777" w:rsidR="00E36F0E" w:rsidRPr="003407D1" w:rsidRDefault="00393DC0" w:rsidP="00E36F0E">
            <w:pPr>
              <w:rPr>
                <w:rFonts w:cs="Arial"/>
              </w:rPr>
            </w:pPr>
            <w:r w:rsidRPr="003407D1">
              <w:rPr>
                <w:rFonts w:cs="Arial"/>
              </w:rPr>
              <w:t>0-4294967295</w:t>
            </w:r>
          </w:p>
        </w:tc>
        <w:tc>
          <w:tcPr>
            <w:tcW w:w="2070" w:type="dxa"/>
            <w:tcBorders>
              <w:top w:val="single" w:sz="4" w:space="0" w:color="auto"/>
              <w:left w:val="single" w:sz="4" w:space="0" w:color="auto"/>
              <w:bottom w:val="single" w:sz="4" w:space="0" w:color="auto"/>
              <w:right w:val="single" w:sz="4" w:space="0" w:color="auto"/>
            </w:tcBorders>
          </w:tcPr>
          <w:p w14:paraId="0046F69E" w14:textId="77777777" w:rsidR="00E36F0E" w:rsidRPr="003407D1" w:rsidRDefault="00393DC0" w:rsidP="00E36F0E">
            <w:pPr>
              <w:spacing w:line="256" w:lineRule="auto"/>
              <w:rPr>
                <w:rFonts w:cs="Arial"/>
              </w:rPr>
            </w:pPr>
            <w:r w:rsidRPr="003407D1">
              <w:rPr>
                <w:rFonts w:cs="Arial"/>
              </w:rPr>
              <w:t>Application required uplink bandwidth. Applicable to AV vehicles Only</w:t>
            </w:r>
          </w:p>
        </w:tc>
      </w:tr>
      <w:tr w:rsidR="00E36F0E" w:rsidRPr="003407D1" w14:paraId="5C194D90" w14:textId="77777777" w:rsidTr="00506E2F">
        <w:trPr>
          <w:jc w:val="center"/>
        </w:trPr>
        <w:tc>
          <w:tcPr>
            <w:tcW w:w="9265" w:type="dxa"/>
            <w:gridSpan w:val="7"/>
            <w:tcBorders>
              <w:top w:val="single" w:sz="4" w:space="0" w:color="auto"/>
              <w:left w:val="single" w:sz="4" w:space="0" w:color="auto"/>
              <w:bottom w:val="single" w:sz="4" w:space="0" w:color="auto"/>
              <w:right w:val="single" w:sz="4" w:space="0" w:color="auto"/>
            </w:tcBorders>
            <w:shd w:val="clear" w:color="auto" w:fill="D9D9D9"/>
          </w:tcPr>
          <w:p w14:paraId="000F0AAD" w14:textId="77777777" w:rsidR="00E36F0E" w:rsidRPr="003407D1" w:rsidRDefault="00393DC0" w:rsidP="00E36F0E">
            <w:pPr>
              <w:rPr>
                <w:rFonts w:cs="Arial"/>
              </w:rPr>
            </w:pPr>
            <w:r w:rsidRPr="003407D1">
              <w:rPr>
                <w:rFonts w:cs="Arial"/>
                <w:b/>
              </w:rPr>
              <w:t>Response</w:t>
            </w:r>
          </w:p>
        </w:tc>
      </w:tr>
      <w:tr w:rsidR="00E36F0E" w:rsidRPr="003407D1" w14:paraId="697A983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1C1686D"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shd w:val="clear" w:color="auto" w:fill="FFFFFF"/>
          </w:tcPr>
          <w:p w14:paraId="03D00048" w14:textId="77777777" w:rsidR="00E36F0E" w:rsidRPr="003407D1" w:rsidRDefault="00393DC0" w:rsidP="00E36F0E">
            <w:pPr>
              <w:rPr>
                <w:rFonts w:cs="Arial"/>
              </w:rPr>
            </w:pPr>
            <w:r w:rsidRPr="003407D1">
              <w:rPr>
                <w:rFonts w:cs="Arial"/>
              </w:rPr>
              <w:t>appId</w:t>
            </w:r>
          </w:p>
        </w:tc>
        <w:tc>
          <w:tcPr>
            <w:tcW w:w="1080" w:type="dxa"/>
            <w:gridSpan w:val="2"/>
            <w:tcBorders>
              <w:top w:val="single" w:sz="4" w:space="0" w:color="auto"/>
              <w:left w:val="single" w:sz="4" w:space="0" w:color="auto"/>
              <w:bottom w:val="single" w:sz="4" w:space="0" w:color="auto"/>
              <w:right w:val="single" w:sz="4" w:space="0" w:color="auto"/>
            </w:tcBorders>
            <w:shd w:val="clear" w:color="auto" w:fill="FFFFFF"/>
          </w:tcPr>
          <w:p w14:paraId="5DA78619" w14:textId="77777777" w:rsidR="00E36F0E" w:rsidRPr="003407D1" w:rsidRDefault="00393DC0" w:rsidP="00E36F0E">
            <w:pPr>
              <w:rPr>
                <w:rFonts w:cs="Arial"/>
              </w:rPr>
            </w:pPr>
            <w:r w:rsidRPr="003407D1">
              <w:rPr>
                <w:rFonts w:cs="Arial"/>
              </w:rPr>
              <w:t>String</w:t>
            </w:r>
          </w:p>
        </w:tc>
        <w:tc>
          <w:tcPr>
            <w:tcW w:w="2160" w:type="dxa"/>
            <w:tcBorders>
              <w:top w:val="single" w:sz="4" w:space="0" w:color="auto"/>
              <w:left w:val="single" w:sz="4" w:space="0" w:color="auto"/>
              <w:bottom w:val="single" w:sz="4" w:space="0" w:color="auto"/>
              <w:right w:val="single" w:sz="4" w:space="0" w:color="auto"/>
            </w:tcBorders>
            <w:shd w:val="clear" w:color="auto" w:fill="FFFFFF"/>
          </w:tcPr>
          <w:p w14:paraId="7ED052E8"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190988B7" w14:textId="77777777" w:rsidR="00E36F0E" w:rsidRPr="003407D1" w:rsidRDefault="00393DC0" w:rsidP="00E36F0E">
            <w:pPr>
              <w:rPr>
                <w:rFonts w:cs="Arial"/>
              </w:rPr>
            </w:pPr>
            <w:r w:rsidRPr="003407D1">
              <w:rPr>
                <w:rFonts w:cs="Arial"/>
              </w:rPr>
              <w:t>Char Value:0-255</w:t>
            </w:r>
          </w:p>
          <w:p w14:paraId="1DCEA6D4" w14:textId="77777777" w:rsidR="00E36F0E" w:rsidRPr="003407D1" w:rsidRDefault="00393DC0" w:rsidP="00E36F0E">
            <w:pPr>
              <w:rPr>
                <w:rFonts w:cs="Arial"/>
                <w:highlight w:val="yellow"/>
              </w:rPr>
            </w:pPr>
            <w:r w:rsidRPr="003407D1">
              <w:rPr>
                <w:rFonts w:cs="Arial"/>
              </w:rPr>
              <w:t>No String length limit</w:t>
            </w:r>
          </w:p>
        </w:tc>
        <w:tc>
          <w:tcPr>
            <w:tcW w:w="2070" w:type="dxa"/>
            <w:tcBorders>
              <w:top w:val="single" w:sz="4" w:space="0" w:color="auto"/>
              <w:left w:val="single" w:sz="4" w:space="0" w:color="auto"/>
              <w:bottom w:val="single" w:sz="4" w:space="0" w:color="auto"/>
              <w:right w:val="single" w:sz="4" w:space="0" w:color="auto"/>
            </w:tcBorders>
            <w:shd w:val="clear" w:color="auto" w:fill="FFFFFF"/>
          </w:tcPr>
          <w:p w14:paraId="1BE2DE65" w14:textId="77777777" w:rsidR="00E36F0E" w:rsidRPr="003407D1" w:rsidRDefault="00393DC0" w:rsidP="00E36F0E">
            <w:pPr>
              <w:rPr>
                <w:rFonts w:cs="Arial"/>
              </w:rPr>
            </w:pPr>
            <w:r w:rsidRPr="003407D1">
              <w:rPr>
                <w:rFonts w:cs="Arial"/>
              </w:rPr>
              <w:t>WIR Client AppId</w:t>
            </w:r>
          </w:p>
        </w:tc>
      </w:tr>
      <w:tr w:rsidR="00E36F0E" w:rsidRPr="003407D1" w14:paraId="6EB4432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F2D5EED"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shd w:val="clear" w:color="auto" w:fill="FFFFFF"/>
          </w:tcPr>
          <w:p w14:paraId="2A9F7CBF" w14:textId="77777777" w:rsidR="00E36F0E" w:rsidRPr="003407D1" w:rsidRDefault="00393DC0" w:rsidP="00E36F0E">
            <w:pPr>
              <w:rPr>
                <w:rFonts w:cs="Arial"/>
              </w:rPr>
            </w:pPr>
            <w:r w:rsidRPr="003407D1">
              <w:rPr>
                <w:rFonts w:cs="Arial"/>
              </w:rPr>
              <w:t>allocId</w:t>
            </w:r>
          </w:p>
        </w:tc>
        <w:tc>
          <w:tcPr>
            <w:tcW w:w="1080" w:type="dxa"/>
            <w:gridSpan w:val="2"/>
            <w:tcBorders>
              <w:top w:val="single" w:sz="4" w:space="0" w:color="auto"/>
              <w:left w:val="single" w:sz="4" w:space="0" w:color="auto"/>
              <w:bottom w:val="single" w:sz="4" w:space="0" w:color="auto"/>
              <w:right w:val="single" w:sz="4" w:space="0" w:color="auto"/>
            </w:tcBorders>
            <w:shd w:val="clear" w:color="auto" w:fill="FFFFFF"/>
          </w:tcPr>
          <w:p w14:paraId="43816C46" w14:textId="77777777" w:rsidR="00E36F0E" w:rsidRPr="003407D1" w:rsidRDefault="00393DC0" w:rsidP="00E36F0E">
            <w:pPr>
              <w:rPr>
                <w:rFonts w:cs="Arial"/>
              </w:rPr>
            </w:pPr>
            <w:r w:rsidRPr="003407D1">
              <w:rPr>
                <w:rFonts w:cs="Arial"/>
              </w:rPr>
              <w:t>Int32</w:t>
            </w:r>
          </w:p>
        </w:tc>
        <w:tc>
          <w:tcPr>
            <w:tcW w:w="2160" w:type="dxa"/>
            <w:tcBorders>
              <w:top w:val="single" w:sz="4" w:space="0" w:color="auto"/>
              <w:left w:val="single" w:sz="4" w:space="0" w:color="auto"/>
              <w:bottom w:val="single" w:sz="4" w:space="0" w:color="auto"/>
              <w:right w:val="single" w:sz="4" w:space="0" w:color="auto"/>
            </w:tcBorders>
            <w:shd w:val="clear" w:color="auto" w:fill="FFFFFF"/>
          </w:tcPr>
          <w:p w14:paraId="57239ECE"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0C903BD3" w14:textId="77777777" w:rsidR="00E36F0E" w:rsidRPr="003407D1" w:rsidRDefault="00393DC0" w:rsidP="00E36F0E">
            <w:pPr>
              <w:rPr>
                <w:rFonts w:cs="Arial"/>
              </w:rPr>
            </w:pPr>
            <w:r w:rsidRPr="003407D1">
              <w:rPr>
                <w:rFonts w:cs="Arial"/>
              </w:rPr>
              <w:t>0-4294967295</w:t>
            </w:r>
          </w:p>
        </w:tc>
        <w:tc>
          <w:tcPr>
            <w:tcW w:w="2070" w:type="dxa"/>
            <w:tcBorders>
              <w:top w:val="single" w:sz="4" w:space="0" w:color="auto"/>
              <w:left w:val="single" w:sz="4" w:space="0" w:color="auto"/>
              <w:bottom w:val="single" w:sz="4" w:space="0" w:color="auto"/>
              <w:right w:val="single" w:sz="4" w:space="0" w:color="auto"/>
            </w:tcBorders>
            <w:shd w:val="clear" w:color="auto" w:fill="FFFFFF"/>
          </w:tcPr>
          <w:p w14:paraId="1453D237" w14:textId="77777777" w:rsidR="00E36F0E" w:rsidRPr="003407D1" w:rsidRDefault="00393DC0" w:rsidP="00E36F0E">
            <w:pPr>
              <w:rPr>
                <w:rFonts w:cs="Arial"/>
              </w:rPr>
            </w:pPr>
            <w:r w:rsidRPr="003407D1">
              <w:rPr>
                <w:rFonts w:cs="Arial"/>
              </w:rPr>
              <w:t>Allocation ID will be assigned by WIR</w:t>
            </w:r>
          </w:p>
        </w:tc>
      </w:tr>
      <w:tr w:rsidR="00E36F0E" w:rsidRPr="003407D1" w14:paraId="0046FF1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481DBDC" w14:textId="77777777" w:rsidR="00E36F0E" w:rsidRPr="003407D1" w:rsidRDefault="00393DC0" w:rsidP="00E36F0E">
            <w:pPr>
              <w:jc w:val="center"/>
              <w:rPr>
                <w:rFonts w:cs="Arial"/>
              </w:rPr>
            </w:pPr>
            <w:r w:rsidRPr="003407D1">
              <w:rPr>
                <w:rFonts w:cs="Arial"/>
              </w:rPr>
              <w:t>R</w:t>
            </w:r>
          </w:p>
        </w:tc>
        <w:tc>
          <w:tcPr>
            <w:tcW w:w="1890" w:type="dxa"/>
            <w:tcBorders>
              <w:top w:val="single" w:sz="4" w:space="0" w:color="auto"/>
              <w:left w:val="single" w:sz="4" w:space="0" w:color="auto"/>
              <w:bottom w:val="single" w:sz="4" w:space="0" w:color="auto"/>
              <w:right w:val="single" w:sz="4" w:space="0" w:color="auto"/>
            </w:tcBorders>
            <w:shd w:val="clear" w:color="auto" w:fill="FFFFFF"/>
          </w:tcPr>
          <w:p w14:paraId="54DC378D" w14:textId="77777777" w:rsidR="00E36F0E" w:rsidRPr="003407D1" w:rsidRDefault="00393DC0" w:rsidP="00E36F0E">
            <w:pPr>
              <w:rPr>
                <w:rFonts w:cs="Arial"/>
              </w:rPr>
            </w:pPr>
            <w:r w:rsidRPr="003407D1">
              <w:rPr>
                <w:rFonts w:cs="Arial"/>
              </w:rPr>
              <w:t>WirRet</w:t>
            </w:r>
          </w:p>
        </w:tc>
        <w:tc>
          <w:tcPr>
            <w:tcW w:w="1080" w:type="dxa"/>
            <w:gridSpan w:val="2"/>
            <w:tcBorders>
              <w:top w:val="single" w:sz="4" w:space="0" w:color="auto"/>
              <w:left w:val="single" w:sz="4" w:space="0" w:color="auto"/>
              <w:bottom w:val="single" w:sz="4" w:space="0" w:color="auto"/>
              <w:right w:val="single" w:sz="4" w:space="0" w:color="auto"/>
            </w:tcBorders>
            <w:shd w:val="clear" w:color="auto" w:fill="FFFFFF"/>
          </w:tcPr>
          <w:p w14:paraId="1F4BF1A5" w14:textId="77777777" w:rsidR="00E36F0E" w:rsidRPr="003407D1" w:rsidRDefault="00393DC0" w:rsidP="00E36F0E">
            <w:pPr>
              <w:rPr>
                <w:rFonts w:cs="Arial"/>
              </w:rPr>
            </w:pPr>
            <w:r w:rsidRPr="003407D1">
              <w:rPr>
                <w:rFonts w:cs="Arial"/>
              </w:rPr>
              <w:t>Enum</w:t>
            </w:r>
          </w:p>
        </w:tc>
        <w:tc>
          <w:tcPr>
            <w:tcW w:w="2160" w:type="dxa"/>
            <w:tcBorders>
              <w:top w:val="single" w:sz="4" w:space="0" w:color="auto"/>
              <w:left w:val="single" w:sz="4" w:space="0" w:color="auto"/>
              <w:bottom w:val="single" w:sz="4" w:space="0" w:color="auto"/>
              <w:right w:val="single" w:sz="4" w:space="0" w:color="auto"/>
            </w:tcBorders>
            <w:shd w:val="clear" w:color="auto" w:fill="FFFFFF"/>
          </w:tcPr>
          <w:p w14:paraId="3F81FD1D" w14:textId="77777777" w:rsidR="00E36F0E" w:rsidRPr="003407D1" w:rsidRDefault="00393DC0" w:rsidP="00E36F0E">
            <w:pPr>
              <w:rPr>
                <w:rFonts w:cs="Arial"/>
              </w:rPr>
            </w:pPr>
            <w:r w:rsidRPr="003407D1">
              <w:rPr>
                <w:rFonts w:cs="Arial"/>
              </w:rPr>
              <w:t>-</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78D827E2" w14:textId="77777777" w:rsidR="00E36F0E" w:rsidRPr="003407D1" w:rsidRDefault="00393DC0" w:rsidP="00E36F0E">
            <w:pPr>
              <w:rPr>
                <w:rFonts w:cs="Arial"/>
              </w:rPr>
            </w:pPr>
            <w:r w:rsidRPr="003407D1">
              <w:rPr>
                <w:rFonts w:cs="Arial"/>
              </w:rPr>
              <w:t>-</w:t>
            </w:r>
          </w:p>
        </w:tc>
        <w:tc>
          <w:tcPr>
            <w:tcW w:w="2070" w:type="dxa"/>
            <w:tcBorders>
              <w:top w:val="single" w:sz="4" w:space="0" w:color="auto"/>
              <w:left w:val="single" w:sz="4" w:space="0" w:color="auto"/>
              <w:bottom w:val="single" w:sz="4" w:space="0" w:color="auto"/>
              <w:right w:val="single" w:sz="4" w:space="0" w:color="auto"/>
            </w:tcBorders>
            <w:shd w:val="clear" w:color="auto" w:fill="FFFFFF"/>
          </w:tcPr>
          <w:p w14:paraId="177F0DF4" w14:textId="77777777" w:rsidR="00E36F0E" w:rsidRPr="003407D1" w:rsidRDefault="00393DC0" w:rsidP="00E36F0E">
            <w:pPr>
              <w:rPr>
                <w:rFonts w:cs="Arial"/>
                <w:highlight w:val="yellow"/>
              </w:rPr>
            </w:pPr>
            <w:r w:rsidRPr="003407D1">
              <w:rPr>
                <w:rFonts w:cs="Arial"/>
              </w:rPr>
              <w:t>Return Command</w:t>
            </w:r>
          </w:p>
        </w:tc>
      </w:tr>
      <w:tr w:rsidR="00E36F0E" w:rsidRPr="003407D1" w14:paraId="3D1849C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EB3F635"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shd w:val="clear" w:color="auto" w:fill="FFFFFF"/>
          </w:tcPr>
          <w:p w14:paraId="18F93097"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shd w:val="clear" w:color="auto" w:fill="FFFFFF"/>
          </w:tcPr>
          <w:p w14:paraId="2AC9D0D9"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shd w:val="clear" w:color="auto" w:fill="FFFFFF"/>
          </w:tcPr>
          <w:p w14:paraId="1B5DCCF5" w14:textId="77777777" w:rsidR="00E36F0E" w:rsidRPr="003407D1" w:rsidRDefault="00393DC0" w:rsidP="00E36F0E">
            <w:pPr>
              <w:rPr>
                <w:rFonts w:cs="Arial"/>
              </w:rPr>
            </w:pPr>
            <w:r w:rsidRPr="003407D1">
              <w:rPr>
                <w:rFonts w:cs="Arial"/>
              </w:rPr>
              <w:t>WIR_ERROR</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788C885A" w14:textId="77777777" w:rsidR="00E36F0E" w:rsidRPr="003407D1" w:rsidRDefault="00393DC0" w:rsidP="00E36F0E">
            <w:pPr>
              <w:rPr>
                <w:rFonts w:cs="Arial"/>
              </w:rPr>
            </w:pPr>
            <w:r w:rsidRPr="003407D1">
              <w:rPr>
                <w:rFonts w:cs="Arial"/>
              </w:rPr>
              <w:t>0x0</w:t>
            </w:r>
          </w:p>
        </w:tc>
        <w:tc>
          <w:tcPr>
            <w:tcW w:w="2070" w:type="dxa"/>
            <w:tcBorders>
              <w:top w:val="single" w:sz="4" w:space="0" w:color="auto"/>
              <w:left w:val="single" w:sz="4" w:space="0" w:color="auto"/>
              <w:bottom w:val="single" w:sz="4" w:space="0" w:color="auto"/>
              <w:right w:val="single" w:sz="4" w:space="0" w:color="auto"/>
            </w:tcBorders>
            <w:shd w:val="clear" w:color="auto" w:fill="FFFFFF"/>
          </w:tcPr>
          <w:p w14:paraId="4257CB1F" w14:textId="77777777" w:rsidR="00E36F0E" w:rsidRPr="003407D1" w:rsidRDefault="00393DC0" w:rsidP="00E36F0E">
            <w:pPr>
              <w:rPr>
                <w:rFonts w:cs="Arial"/>
              </w:rPr>
            </w:pPr>
            <w:r w:rsidRPr="003407D1">
              <w:rPr>
                <w:rFonts w:cs="Arial"/>
              </w:rPr>
              <w:t>Error/Failure</w:t>
            </w:r>
          </w:p>
        </w:tc>
      </w:tr>
      <w:tr w:rsidR="00E36F0E" w:rsidRPr="003407D1" w14:paraId="4CA4AB8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7D3A8F1" w14:textId="77777777" w:rsidR="00E36F0E" w:rsidRPr="003407D1" w:rsidRDefault="00E36F0E" w:rsidP="00E36F0E">
            <w:pPr>
              <w:jc w:val="center"/>
              <w:rPr>
                <w:rFonts w:cs="Arial"/>
              </w:rPr>
            </w:pPr>
          </w:p>
        </w:tc>
        <w:tc>
          <w:tcPr>
            <w:tcW w:w="1890" w:type="dxa"/>
            <w:tcBorders>
              <w:top w:val="single" w:sz="4" w:space="0" w:color="auto"/>
              <w:left w:val="single" w:sz="4" w:space="0" w:color="auto"/>
              <w:bottom w:val="single" w:sz="4" w:space="0" w:color="auto"/>
              <w:right w:val="single" w:sz="4" w:space="0" w:color="auto"/>
            </w:tcBorders>
            <w:shd w:val="clear" w:color="auto" w:fill="FFFFFF"/>
          </w:tcPr>
          <w:p w14:paraId="3E05083B" w14:textId="77777777" w:rsidR="00E36F0E" w:rsidRPr="003407D1" w:rsidRDefault="00E36F0E" w:rsidP="00E36F0E">
            <w:pPr>
              <w:rPr>
                <w:rFonts w:cs="Arial"/>
              </w:rPr>
            </w:pPr>
          </w:p>
        </w:tc>
        <w:tc>
          <w:tcPr>
            <w:tcW w:w="1080" w:type="dxa"/>
            <w:gridSpan w:val="2"/>
            <w:tcBorders>
              <w:top w:val="single" w:sz="4" w:space="0" w:color="auto"/>
              <w:left w:val="single" w:sz="4" w:space="0" w:color="auto"/>
              <w:bottom w:val="single" w:sz="4" w:space="0" w:color="auto"/>
              <w:right w:val="single" w:sz="4" w:space="0" w:color="auto"/>
            </w:tcBorders>
            <w:shd w:val="clear" w:color="auto" w:fill="FFFFFF"/>
          </w:tcPr>
          <w:p w14:paraId="6219A1BD" w14:textId="77777777" w:rsidR="00E36F0E" w:rsidRPr="003407D1" w:rsidRDefault="00E36F0E" w:rsidP="00E36F0E">
            <w:pPr>
              <w:rPr>
                <w:rFonts w:cs="Arial"/>
              </w:rPr>
            </w:pPr>
          </w:p>
        </w:tc>
        <w:tc>
          <w:tcPr>
            <w:tcW w:w="2160" w:type="dxa"/>
            <w:tcBorders>
              <w:top w:val="single" w:sz="4" w:space="0" w:color="auto"/>
              <w:left w:val="single" w:sz="4" w:space="0" w:color="auto"/>
              <w:bottom w:val="single" w:sz="4" w:space="0" w:color="auto"/>
              <w:right w:val="single" w:sz="4" w:space="0" w:color="auto"/>
            </w:tcBorders>
            <w:shd w:val="clear" w:color="auto" w:fill="FFFFFF"/>
          </w:tcPr>
          <w:p w14:paraId="0C5EB57E" w14:textId="77777777" w:rsidR="00E36F0E" w:rsidRPr="003407D1" w:rsidRDefault="00393DC0" w:rsidP="00E36F0E">
            <w:pPr>
              <w:rPr>
                <w:rFonts w:cs="Arial"/>
              </w:rPr>
            </w:pPr>
            <w:r w:rsidRPr="003407D1">
              <w:rPr>
                <w:rFonts w:cs="Arial"/>
              </w:rPr>
              <w:t>WIR_SUCCESS</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2865507B" w14:textId="77777777" w:rsidR="00E36F0E" w:rsidRPr="003407D1" w:rsidRDefault="00393DC0" w:rsidP="00E36F0E">
            <w:pPr>
              <w:rPr>
                <w:rFonts w:cs="Arial"/>
              </w:rPr>
            </w:pPr>
            <w:r w:rsidRPr="003407D1">
              <w:rPr>
                <w:rFonts w:cs="Arial"/>
              </w:rPr>
              <w:t>0x1</w:t>
            </w:r>
          </w:p>
        </w:tc>
        <w:tc>
          <w:tcPr>
            <w:tcW w:w="2070" w:type="dxa"/>
            <w:tcBorders>
              <w:top w:val="single" w:sz="4" w:space="0" w:color="auto"/>
              <w:left w:val="single" w:sz="4" w:space="0" w:color="auto"/>
              <w:bottom w:val="single" w:sz="4" w:space="0" w:color="auto"/>
              <w:right w:val="single" w:sz="4" w:space="0" w:color="auto"/>
            </w:tcBorders>
            <w:shd w:val="clear" w:color="auto" w:fill="FFFFFF"/>
          </w:tcPr>
          <w:p w14:paraId="51CD50E1" w14:textId="77777777" w:rsidR="00E36F0E" w:rsidRPr="003407D1" w:rsidRDefault="00393DC0" w:rsidP="00E36F0E">
            <w:pPr>
              <w:rPr>
                <w:rFonts w:cs="Arial"/>
              </w:rPr>
            </w:pPr>
            <w:r w:rsidRPr="003407D1">
              <w:rPr>
                <w:rFonts w:cs="Arial"/>
              </w:rPr>
              <w:t>Success</w:t>
            </w:r>
          </w:p>
        </w:tc>
      </w:tr>
    </w:tbl>
    <w:p w14:paraId="6455CB3C" w14:textId="77777777" w:rsidR="00E36F0E" w:rsidRPr="003407D1" w:rsidRDefault="00E36F0E">
      <w:pPr>
        <w:rPr>
          <w:rFonts w:cs="Arial"/>
        </w:rPr>
      </w:pPr>
    </w:p>
    <w:p w14:paraId="4AA0A59D" w14:textId="74617A81" w:rsidR="00E36F0E" w:rsidRDefault="00393DC0" w:rsidP="00506E2F">
      <w:pPr>
        <w:pStyle w:val="Heading4"/>
      </w:pPr>
      <w:r w:rsidRPr="00B9479B">
        <w:t>MD-REQ-380266/A-NetworkInterfaceRelease</w:t>
      </w:r>
    </w:p>
    <w:p w14:paraId="2B164A5C" w14:textId="77777777" w:rsidR="00E36F0E" w:rsidRPr="00491233"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a network interface release</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62D99DE5"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112F68F1" w14:textId="77777777" w:rsidR="00E36F0E" w:rsidRPr="00C82768" w:rsidRDefault="00E36F0E" w:rsidP="00E36F0E">
            <w:pPr>
              <w:spacing w:line="256" w:lineRule="auto"/>
              <w:rPr>
                <w:sz w:val="8"/>
              </w:rPr>
            </w:pPr>
          </w:p>
        </w:tc>
      </w:tr>
      <w:tr w:rsidR="00E36F0E" w:rsidRPr="00C82768" w14:paraId="0F200DEC"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518B4ACF"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67C1C143" w14:textId="77777777" w:rsidR="00E36F0E" w:rsidRPr="00C82768" w:rsidRDefault="00393DC0" w:rsidP="00E36F0E">
            <w:pPr>
              <w:spacing w:line="256" w:lineRule="auto"/>
            </w:pPr>
            <w:r w:rsidRPr="00DA32BB">
              <w:t>One-Shot (</w:t>
            </w:r>
            <w:r>
              <w:t>A-Synch)</w:t>
            </w:r>
          </w:p>
        </w:tc>
      </w:tr>
      <w:tr w:rsidR="00E36F0E" w:rsidRPr="00C82768" w14:paraId="745073F7"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5BC2BD65"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58E8C167" w14:textId="77777777" w:rsidR="00E36F0E" w:rsidRPr="00C82768" w:rsidRDefault="00393DC0" w:rsidP="00E36F0E">
            <w:pPr>
              <w:spacing w:line="256" w:lineRule="auto"/>
            </w:pPr>
            <w:r w:rsidRPr="00C82768">
              <w:t>Default</w:t>
            </w:r>
          </w:p>
        </w:tc>
      </w:tr>
      <w:tr w:rsidR="00E36F0E" w:rsidRPr="00C82768" w14:paraId="2798FFDE"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4D7DCBFB"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6E0742C2" w14:textId="77777777" w:rsidR="00E36F0E" w:rsidRPr="00C82768" w:rsidRDefault="00393DC0" w:rsidP="00E36F0E">
            <w:pPr>
              <w:spacing w:line="256" w:lineRule="auto"/>
            </w:pPr>
            <w:r w:rsidRPr="00C82768">
              <w:t>No</w:t>
            </w:r>
          </w:p>
        </w:tc>
      </w:tr>
      <w:tr w:rsidR="00E36F0E" w:rsidRPr="00C82768" w14:paraId="1E253C31"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339CB700" w14:textId="77777777" w:rsidR="00E36F0E" w:rsidRPr="00C82768" w:rsidRDefault="00E36F0E" w:rsidP="00E36F0E">
            <w:pPr>
              <w:spacing w:line="256" w:lineRule="auto"/>
              <w:rPr>
                <w:sz w:val="8"/>
              </w:rPr>
            </w:pPr>
          </w:p>
        </w:tc>
      </w:tr>
      <w:tr w:rsidR="00E36F0E" w:rsidRPr="00C82768" w14:paraId="3B8C203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1582D854"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57B1CEA7"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5B51C916"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B9C4AD3"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5EF67D4"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C6F0E80" w14:textId="77777777" w:rsidR="00E36F0E" w:rsidRPr="00C82768" w:rsidRDefault="00393DC0" w:rsidP="00E36F0E">
            <w:pPr>
              <w:rPr>
                <w:b/>
              </w:rPr>
            </w:pPr>
            <w:r w:rsidRPr="00C82768">
              <w:rPr>
                <w:b/>
              </w:rPr>
              <w:t>Description</w:t>
            </w:r>
          </w:p>
        </w:tc>
      </w:tr>
      <w:tr w:rsidR="00E36F0E" w:rsidRPr="00C82768" w14:paraId="2407F173"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09BC9E0C" w14:textId="77777777" w:rsidR="00E36F0E" w:rsidRPr="00C82768" w:rsidRDefault="00393DC0" w:rsidP="00E36F0E">
            <w:pPr>
              <w:rPr>
                <w:b/>
              </w:rPr>
            </w:pPr>
            <w:r w:rsidRPr="00C82768">
              <w:rPr>
                <w:b/>
              </w:rPr>
              <w:t>Request</w:t>
            </w:r>
          </w:p>
        </w:tc>
      </w:tr>
      <w:tr w:rsidR="00E36F0E" w:rsidRPr="00C82768" w14:paraId="40DA6C9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FC6A05E"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62031CF3"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tcPr>
          <w:p w14:paraId="2C7A7836"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tcPr>
          <w:p w14:paraId="7162729A"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68D3669E" w14:textId="77777777" w:rsidR="00E36F0E" w:rsidRPr="00F1221C" w:rsidRDefault="00393DC0" w:rsidP="00E36F0E">
            <w:r w:rsidRPr="00F1221C">
              <w:t>Char Value:0-255</w:t>
            </w:r>
          </w:p>
          <w:p w14:paraId="1114B22A"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6203A4E9" w14:textId="77777777" w:rsidR="00E36F0E" w:rsidRPr="00C82768" w:rsidRDefault="00393DC0" w:rsidP="00E36F0E">
            <w:r>
              <w:t>WIR Client AppId</w:t>
            </w:r>
          </w:p>
        </w:tc>
      </w:tr>
      <w:tr w:rsidR="00E36F0E" w:rsidRPr="00C82768" w14:paraId="3B90BAF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683BC10"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56D26CEE" w14:textId="77777777" w:rsidR="00E36F0E" w:rsidRPr="00C82768" w:rsidRDefault="00393DC0" w:rsidP="00E36F0E">
            <w:r>
              <w:t>allocId</w:t>
            </w:r>
          </w:p>
        </w:tc>
        <w:tc>
          <w:tcPr>
            <w:tcW w:w="900" w:type="dxa"/>
            <w:tcBorders>
              <w:top w:val="single" w:sz="4" w:space="0" w:color="auto"/>
              <w:left w:val="single" w:sz="4" w:space="0" w:color="auto"/>
              <w:bottom w:val="single" w:sz="4" w:space="0" w:color="auto"/>
              <w:right w:val="single" w:sz="4" w:space="0" w:color="auto"/>
            </w:tcBorders>
          </w:tcPr>
          <w:p w14:paraId="61A9CC5D"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tcPr>
          <w:p w14:paraId="4A11E6D3"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2BD0FABB" w14:textId="77777777" w:rsidR="00E36F0E" w:rsidRPr="00C82768"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tcPr>
          <w:p w14:paraId="0B2F95C1" w14:textId="77777777" w:rsidR="00E36F0E" w:rsidRPr="00C82768" w:rsidRDefault="00393DC0" w:rsidP="00E36F0E">
            <w:r>
              <w:t>Allocation ID will be assigned by WIR</w:t>
            </w:r>
          </w:p>
        </w:tc>
      </w:tr>
      <w:tr w:rsidR="00E36F0E" w:rsidRPr="00C82768" w14:paraId="4DB338A2"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3A619C3A" w14:textId="77777777" w:rsidR="00E36F0E" w:rsidRPr="00C82768" w:rsidRDefault="00393DC0" w:rsidP="00E36F0E">
            <w:r w:rsidRPr="00C82768">
              <w:rPr>
                <w:b/>
              </w:rPr>
              <w:t>Response</w:t>
            </w:r>
          </w:p>
        </w:tc>
      </w:tr>
      <w:tr w:rsidR="00E36F0E" w:rsidRPr="00C82768" w14:paraId="6EB4F43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F907757"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43F324E"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7798AD0"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CCF3B68"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526E98F" w14:textId="77777777" w:rsidR="00E36F0E" w:rsidRPr="00F1221C" w:rsidRDefault="00393DC0" w:rsidP="00E36F0E">
            <w:r w:rsidRPr="00F1221C">
              <w:t>Char Value:0-255</w:t>
            </w:r>
          </w:p>
          <w:p w14:paraId="20DAF8A1"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B80FEA0" w14:textId="77777777" w:rsidR="00E36F0E" w:rsidRPr="00C82768" w:rsidRDefault="00393DC0" w:rsidP="00E36F0E">
            <w:r>
              <w:t>WIR Client AppId</w:t>
            </w:r>
          </w:p>
        </w:tc>
      </w:tr>
      <w:tr w:rsidR="00E36F0E" w:rsidRPr="00C82768" w14:paraId="1485062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F092B95"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DD9D211" w14:textId="77777777" w:rsidR="00E36F0E" w:rsidRPr="00C82768" w:rsidRDefault="00393DC0" w:rsidP="00E36F0E">
            <w:r>
              <w:t>allocId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85C8EF8"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1E5B429"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43D4A4F" w14:textId="77777777" w:rsidR="00E36F0E" w:rsidRPr="00C82768"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E588221" w14:textId="77777777" w:rsidR="00E36F0E" w:rsidRPr="00C82768" w:rsidRDefault="00393DC0" w:rsidP="00E36F0E">
            <w:r>
              <w:t>Allocation ID will be assigned by WIR</w:t>
            </w:r>
          </w:p>
        </w:tc>
      </w:tr>
      <w:tr w:rsidR="00E36F0E" w:rsidRPr="00C82768" w14:paraId="0E2B318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E48E72B"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DD94BE3" w14:textId="77777777" w:rsidR="00E36F0E" w:rsidRDefault="00393DC0" w:rsidP="00E36F0E">
            <w:r>
              <w:t>WirRet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441398D"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549BA41"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87B15F8"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506BA70" w14:textId="77777777" w:rsidR="00E36F0E" w:rsidRPr="0052707D" w:rsidRDefault="00393DC0" w:rsidP="00E36F0E">
            <w:pPr>
              <w:rPr>
                <w:highlight w:val="yellow"/>
              </w:rPr>
            </w:pPr>
            <w:r>
              <w:t>Return Command</w:t>
            </w:r>
          </w:p>
        </w:tc>
      </w:tr>
      <w:tr w:rsidR="00E36F0E" w:rsidRPr="00C82768" w14:paraId="6F048A7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A17F5E4"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440EA3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967321F"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6FADB28" w14:textId="77777777" w:rsidR="00E36F0E" w:rsidRPr="00C82768" w:rsidRDefault="00393DC0" w:rsidP="00E36F0E">
            <w:r>
              <w:t>WIR_ERROR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0B645CD"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BA0B31F" w14:textId="77777777" w:rsidR="00E36F0E" w:rsidRPr="007162BF" w:rsidRDefault="00393DC0" w:rsidP="00E36F0E">
            <w:r w:rsidRPr="007162BF">
              <w:t>Error/Failure</w:t>
            </w:r>
          </w:p>
        </w:tc>
      </w:tr>
      <w:tr w:rsidR="00E36F0E" w:rsidRPr="00C82768" w14:paraId="133E611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C401D9E"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2BD06F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8C055DF"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5AB0B53" w14:textId="77777777" w:rsidR="00E36F0E" w:rsidRPr="00C82768" w:rsidRDefault="00393DC0" w:rsidP="00E36F0E">
            <w:r>
              <w:t>WIR_SUCCESS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DDE5BA7"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66EC9BD" w14:textId="77777777" w:rsidR="00E36F0E" w:rsidRPr="007162BF" w:rsidRDefault="00393DC0" w:rsidP="00E36F0E">
            <w:r w:rsidRPr="007162BF">
              <w:t>Success</w:t>
            </w:r>
          </w:p>
        </w:tc>
      </w:tr>
    </w:tbl>
    <w:p w14:paraId="055C2B64" w14:textId="1C35B4E5" w:rsidR="00E36F0E" w:rsidRDefault="00393DC0" w:rsidP="00506E2F">
      <w:pPr>
        <w:pStyle w:val="Heading4"/>
      </w:pPr>
      <w:r w:rsidRPr="00B9479B">
        <w:t>MD-REQ-380270/A-WIRClientRegisterInd</w:t>
      </w:r>
    </w:p>
    <w:p w14:paraId="644E7DA8" w14:textId="77777777" w:rsidR="00E36F0E" w:rsidRPr="007D4A76" w:rsidRDefault="00393DC0" w:rsidP="00E36F0E">
      <w:pPr>
        <w:rPr>
          <w:rFonts w:cs="Arial"/>
        </w:rPr>
      </w:pPr>
      <w:r w:rsidRPr="00DF2AD3">
        <w:rPr>
          <w:rFonts w:cs="Arial"/>
        </w:rPr>
        <w:t>This API is used</w:t>
      </w:r>
      <w:r>
        <w:rPr>
          <w:rFonts w:cs="Arial"/>
        </w:rPr>
        <w:t xml:space="preserve"> internally by WIRClient and WIRServer to register a WIRClient.</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150AA155"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32377830" w14:textId="77777777" w:rsidR="00E36F0E" w:rsidRPr="00C82768" w:rsidRDefault="00E36F0E" w:rsidP="00E36F0E">
            <w:pPr>
              <w:spacing w:line="256" w:lineRule="auto"/>
              <w:rPr>
                <w:sz w:val="8"/>
              </w:rPr>
            </w:pPr>
          </w:p>
        </w:tc>
      </w:tr>
      <w:tr w:rsidR="00E36F0E" w:rsidRPr="00C82768" w14:paraId="20B6BEB8"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53DBEFD4"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378C6977" w14:textId="77777777" w:rsidR="00E36F0E" w:rsidRPr="00C82768" w:rsidRDefault="00393DC0" w:rsidP="00E36F0E">
            <w:pPr>
              <w:spacing w:line="256" w:lineRule="auto"/>
            </w:pPr>
            <w:r w:rsidRPr="004E037C">
              <w:t>OnChange</w:t>
            </w:r>
          </w:p>
        </w:tc>
      </w:tr>
      <w:tr w:rsidR="00E36F0E" w:rsidRPr="00C82768" w14:paraId="464E262A"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1DBF4D12"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4EFC762B" w14:textId="77777777" w:rsidR="00E36F0E" w:rsidRPr="00C82768" w:rsidRDefault="00393DC0" w:rsidP="00E36F0E">
            <w:pPr>
              <w:spacing w:line="256" w:lineRule="auto"/>
            </w:pPr>
            <w:r w:rsidRPr="00C82768">
              <w:t>Default</w:t>
            </w:r>
          </w:p>
        </w:tc>
      </w:tr>
      <w:tr w:rsidR="00E36F0E" w:rsidRPr="00C82768" w14:paraId="693C71FB"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3F1AEB3B"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06BF0556" w14:textId="77777777" w:rsidR="00E36F0E" w:rsidRPr="00C82768" w:rsidRDefault="00393DC0" w:rsidP="00E36F0E">
            <w:pPr>
              <w:spacing w:line="256" w:lineRule="auto"/>
            </w:pPr>
            <w:r w:rsidRPr="00C82768">
              <w:t>No</w:t>
            </w:r>
          </w:p>
        </w:tc>
      </w:tr>
      <w:tr w:rsidR="00E36F0E" w:rsidRPr="00C82768" w14:paraId="0CCB7F5E"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4EED9DCC" w14:textId="77777777" w:rsidR="00E36F0E" w:rsidRPr="00C82768" w:rsidRDefault="00E36F0E" w:rsidP="00E36F0E">
            <w:pPr>
              <w:spacing w:line="256" w:lineRule="auto"/>
              <w:rPr>
                <w:sz w:val="8"/>
              </w:rPr>
            </w:pPr>
          </w:p>
        </w:tc>
      </w:tr>
      <w:tr w:rsidR="00E36F0E" w:rsidRPr="00C82768" w14:paraId="5906F6D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75E1EDF8"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77734577"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1C3CE889"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7B17E73"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F4CE1D6"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380A356" w14:textId="77777777" w:rsidR="00E36F0E" w:rsidRPr="00C82768" w:rsidRDefault="00393DC0" w:rsidP="00E36F0E">
            <w:pPr>
              <w:rPr>
                <w:b/>
              </w:rPr>
            </w:pPr>
            <w:r w:rsidRPr="00C82768">
              <w:rPr>
                <w:b/>
              </w:rPr>
              <w:t>Description</w:t>
            </w:r>
          </w:p>
        </w:tc>
      </w:tr>
      <w:tr w:rsidR="00E36F0E" w:rsidRPr="00C82768" w14:paraId="53560051"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7B38F683" w14:textId="77777777" w:rsidR="00E36F0E" w:rsidRPr="00C82768" w:rsidRDefault="00393DC0" w:rsidP="00E36F0E">
            <w:pPr>
              <w:rPr>
                <w:b/>
              </w:rPr>
            </w:pPr>
            <w:r w:rsidRPr="00C82768">
              <w:rPr>
                <w:b/>
              </w:rPr>
              <w:t>Request</w:t>
            </w:r>
          </w:p>
        </w:tc>
      </w:tr>
      <w:tr w:rsidR="00E36F0E" w:rsidRPr="00C82768" w14:paraId="260508D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556FFAA" w14:textId="77777777" w:rsidR="00E36F0E" w:rsidRPr="00C82768" w:rsidRDefault="00393DC0" w:rsidP="00E36F0E">
            <w:pPr>
              <w:jc w:val="center"/>
            </w:pPr>
            <w:r>
              <w:t>-</w:t>
            </w:r>
          </w:p>
        </w:tc>
        <w:tc>
          <w:tcPr>
            <w:tcW w:w="2353" w:type="dxa"/>
            <w:gridSpan w:val="2"/>
            <w:tcBorders>
              <w:top w:val="single" w:sz="4" w:space="0" w:color="auto"/>
              <w:left w:val="single" w:sz="4" w:space="0" w:color="auto"/>
              <w:bottom w:val="single" w:sz="4" w:space="0" w:color="auto"/>
              <w:right w:val="single" w:sz="4" w:space="0" w:color="auto"/>
            </w:tcBorders>
          </w:tcPr>
          <w:p w14:paraId="159AE73D" w14:textId="77777777" w:rsidR="00E36F0E" w:rsidRDefault="00393DC0" w:rsidP="00E36F0E">
            <w:r>
              <w:t>-</w:t>
            </w:r>
          </w:p>
        </w:tc>
        <w:tc>
          <w:tcPr>
            <w:tcW w:w="900" w:type="dxa"/>
            <w:tcBorders>
              <w:top w:val="single" w:sz="4" w:space="0" w:color="auto"/>
              <w:left w:val="single" w:sz="4" w:space="0" w:color="auto"/>
              <w:bottom w:val="single" w:sz="4" w:space="0" w:color="auto"/>
              <w:right w:val="single" w:sz="4" w:space="0" w:color="auto"/>
            </w:tcBorders>
          </w:tcPr>
          <w:p w14:paraId="72A5D7C3" w14:textId="77777777" w:rsidR="00E36F0E" w:rsidRPr="00C82768" w:rsidRDefault="00393DC0" w:rsidP="00E36F0E">
            <w:r>
              <w:t>-</w:t>
            </w:r>
          </w:p>
        </w:tc>
        <w:tc>
          <w:tcPr>
            <w:tcW w:w="1697" w:type="dxa"/>
            <w:tcBorders>
              <w:top w:val="single" w:sz="4" w:space="0" w:color="auto"/>
              <w:left w:val="single" w:sz="4" w:space="0" w:color="auto"/>
              <w:bottom w:val="single" w:sz="4" w:space="0" w:color="auto"/>
              <w:right w:val="single" w:sz="4" w:space="0" w:color="auto"/>
            </w:tcBorders>
          </w:tcPr>
          <w:p w14:paraId="5F53546A"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1ADA5B06"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45E2B9F7" w14:textId="77777777" w:rsidR="00E36F0E" w:rsidRPr="0052707D" w:rsidRDefault="00393DC0" w:rsidP="00E36F0E">
            <w:pPr>
              <w:rPr>
                <w:highlight w:val="yellow"/>
              </w:rPr>
            </w:pPr>
            <w:r w:rsidRPr="00314169">
              <w:t>N/A</w:t>
            </w:r>
          </w:p>
        </w:tc>
      </w:tr>
      <w:tr w:rsidR="00E36F0E" w:rsidRPr="00C82768" w14:paraId="23B225B9"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2A308D86" w14:textId="77777777" w:rsidR="00E36F0E" w:rsidRPr="00C82768" w:rsidRDefault="00393DC0" w:rsidP="00E36F0E">
            <w:r w:rsidRPr="00C82768">
              <w:rPr>
                <w:b/>
              </w:rPr>
              <w:t>Response</w:t>
            </w:r>
          </w:p>
        </w:tc>
      </w:tr>
      <w:tr w:rsidR="00E36F0E" w:rsidRPr="00C82768" w14:paraId="1E821FB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45DEE19"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283D7ED"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6FF6455"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EB8E46C"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61FF162" w14:textId="77777777" w:rsidR="00E36F0E" w:rsidRPr="00F1221C" w:rsidRDefault="00393DC0" w:rsidP="00E36F0E">
            <w:r w:rsidRPr="00F1221C">
              <w:t>Char Value:0-255</w:t>
            </w:r>
          </w:p>
          <w:p w14:paraId="627BF0AD"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7CCFFE7" w14:textId="77777777" w:rsidR="00E36F0E" w:rsidRPr="00C82768" w:rsidRDefault="00393DC0" w:rsidP="00E36F0E">
            <w:r>
              <w:t>WIR Client AppId</w:t>
            </w:r>
          </w:p>
        </w:tc>
      </w:tr>
    </w:tbl>
    <w:p w14:paraId="26DA98A2" w14:textId="11DDABE3" w:rsidR="00E36F0E" w:rsidRDefault="00393DC0" w:rsidP="00506E2F">
      <w:pPr>
        <w:pStyle w:val="Heading4"/>
      </w:pPr>
      <w:r w:rsidRPr="00B9479B">
        <w:t>MD-REQ-380271/A-WIRClientDeregisterInd</w:t>
      </w:r>
    </w:p>
    <w:p w14:paraId="42DEF6C5" w14:textId="77777777" w:rsidR="00E36F0E" w:rsidRPr="007D4A76" w:rsidRDefault="00393DC0" w:rsidP="00E36F0E">
      <w:pPr>
        <w:rPr>
          <w:rFonts w:cs="Arial"/>
        </w:rPr>
      </w:pPr>
      <w:r w:rsidRPr="00DF2AD3">
        <w:rPr>
          <w:rFonts w:cs="Arial"/>
        </w:rPr>
        <w:t>This API is used</w:t>
      </w:r>
      <w:r>
        <w:rPr>
          <w:rFonts w:cs="Arial"/>
        </w:rPr>
        <w:t xml:space="preserve"> internally by WIRClient and WIRServer to deregister a WIRClient.</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6B84423A"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7EADC5A5" w14:textId="77777777" w:rsidR="00E36F0E" w:rsidRPr="00C82768" w:rsidRDefault="00E36F0E" w:rsidP="00E36F0E">
            <w:pPr>
              <w:spacing w:line="256" w:lineRule="auto"/>
              <w:rPr>
                <w:sz w:val="8"/>
              </w:rPr>
            </w:pPr>
          </w:p>
        </w:tc>
      </w:tr>
      <w:tr w:rsidR="00E36F0E" w:rsidRPr="00C82768" w14:paraId="6D803310"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4BED8B81"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730DA502" w14:textId="77777777" w:rsidR="00E36F0E" w:rsidRPr="00C82768" w:rsidRDefault="00393DC0" w:rsidP="00E36F0E">
            <w:pPr>
              <w:spacing w:line="256" w:lineRule="auto"/>
            </w:pPr>
            <w:r w:rsidRPr="004E037C">
              <w:t>OnChange</w:t>
            </w:r>
          </w:p>
        </w:tc>
      </w:tr>
      <w:tr w:rsidR="00E36F0E" w:rsidRPr="00C82768" w14:paraId="5B90A780"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6A33D808"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61F3A869" w14:textId="77777777" w:rsidR="00E36F0E" w:rsidRPr="00C82768" w:rsidRDefault="00393DC0" w:rsidP="00E36F0E">
            <w:pPr>
              <w:spacing w:line="256" w:lineRule="auto"/>
            </w:pPr>
            <w:r w:rsidRPr="00C82768">
              <w:t>Default</w:t>
            </w:r>
          </w:p>
        </w:tc>
      </w:tr>
      <w:tr w:rsidR="00E36F0E" w:rsidRPr="00C82768" w14:paraId="44FCFB46"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5776ADCB" w14:textId="77777777" w:rsidR="00E36F0E" w:rsidRPr="00C82768" w:rsidRDefault="00393DC0" w:rsidP="00E36F0E">
            <w:pPr>
              <w:spacing w:line="256" w:lineRule="auto"/>
              <w:jc w:val="right"/>
            </w:pPr>
            <w:r w:rsidRPr="00C82768">
              <w:rPr>
                <w:b/>
              </w:rPr>
              <w:lastRenderedPageBreak/>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7EF62BD8" w14:textId="77777777" w:rsidR="00E36F0E" w:rsidRPr="00C82768" w:rsidRDefault="00393DC0" w:rsidP="00E36F0E">
            <w:pPr>
              <w:spacing w:line="256" w:lineRule="auto"/>
            </w:pPr>
            <w:r w:rsidRPr="00C82768">
              <w:t>No</w:t>
            </w:r>
          </w:p>
        </w:tc>
      </w:tr>
      <w:tr w:rsidR="00E36F0E" w:rsidRPr="00C82768" w14:paraId="1E49584B"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3840855F" w14:textId="77777777" w:rsidR="00E36F0E" w:rsidRPr="00C82768" w:rsidRDefault="00E36F0E" w:rsidP="00E36F0E">
            <w:pPr>
              <w:spacing w:line="256" w:lineRule="auto"/>
              <w:rPr>
                <w:sz w:val="8"/>
              </w:rPr>
            </w:pPr>
          </w:p>
        </w:tc>
      </w:tr>
      <w:tr w:rsidR="00E36F0E" w:rsidRPr="00C82768" w14:paraId="248BA83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7ECCF35C"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17A10084"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169D979B"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6CDCC02"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0183322"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B6E60FE" w14:textId="77777777" w:rsidR="00E36F0E" w:rsidRPr="00C82768" w:rsidRDefault="00393DC0" w:rsidP="00E36F0E">
            <w:pPr>
              <w:rPr>
                <w:b/>
              </w:rPr>
            </w:pPr>
            <w:r w:rsidRPr="00C82768">
              <w:rPr>
                <w:b/>
              </w:rPr>
              <w:t>Description</w:t>
            </w:r>
          </w:p>
        </w:tc>
      </w:tr>
      <w:tr w:rsidR="00E36F0E" w:rsidRPr="00C82768" w14:paraId="641DB010"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1CC246AA" w14:textId="77777777" w:rsidR="00E36F0E" w:rsidRPr="00C82768" w:rsidRDefault="00393DC0" w:rsidP="00E36F0E">
            <w:pPr>
              <w:rPr>
                <w:b/>
              </w:rPr>
            </w:pPr>
            <w:r w:rsidRPr="00C82768">
              <w:rPr>
                <w:b/>
              </w:rPr>
              <w:t>Request</w:t>
            </w:r>
          </w:p>
        </w:tc>
      </w:tr>
      <w:tr w:rsidR="00E36F0E" w:rsidRPr="00C82768" w14:paraId="704B35F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1F83A84" w14:textId="77777777" w:rsidR="00E36F0E" w:rsidRPr="00C82768" w:rsidRDefault="00393DC0" w:rsidP="00E36F0E">
            <w:pPr>
              <w:jc w:val="center"/>
            </w:pPr>
            <w:r>
              <w:t>-</w:t>
            </w:r>
          </w:p>
        </w:tc>
        <w:tc>
          <w:tcPr>
            <w:tcW w:w="2353" w:type="dxa"/>
            <w:gridSpan w:val="2"/>
            <w:tcBorders>
              <w:top w:val="single" w:sz="4" w:space="0" w:color="auto"/>
              <w:left w:val="single" w:sz="4" w:space="0" w:color="auto"/>
              <w:bottom w:val="single" w:sz="4" w:space="0" w:color="auto"/>
              <w:right w:val="single" w:sz="4" w:space="0" w:color="auto"/>
            </w:tcBorders>
          </w:tcPr>
          <w:p w14:paraId="0AE9B897" w14:textId="77777777" w:rsidR="00E36F0E" w:rsidRDefault="00393DC0" w:rsidP="00E36F0E">
            <w:r>
              <w:t>-</w:t>
            </w:r>
          </w:p>
        </w:tc>
        <w:tc>
          <w:tcPr>
            <w:tcW w:w="900" w:type="dxa"/>
            <w:tcBorders>
              <w:top w:val="single" w:sz="4" w:space="0" w:color="auto"/>
              <w:left w:val="single" w:sz="4" w:space="0" w:color="auto"/>
              <w:bottom w:val="single" w:sz="4" w:space="0" w:color="auto"/>
              <w:right w:val="single" w:sz="4" w:space="0" w:color="auto"/>
            </w:tcBorders>
          </w:tcPr>
          <w:p w14:paraId="435B3C24" w14:textId="77777777" w:rsidR="00E36F0E" w:rsidRPr="00C82768" w:rsidRDefault="00393DC0" w:rsidP="00E36F0E">
            <w:r>
              <w:t>-</w:t>
            </w:r>
          </w:p>
        </w:tc>
        <w:tc>
          <w:tcPr>
            <w:tcW w:w="1697" w:type="dxa"/>
            <w:tcBorders>
              <w:top w:val="single" w:sz="4" w:space="0" w:color="auto"/>
              <w:left w:val="single" w:sz="4" w:space="0" w:color="auto"/>
              <w:bottom w:val="single" w:sz="4" w:space="0" w:color="auto"/>
              <w:right w:val="single" w:sz="4" w:space="0" w:color="auto"/>
            </w:tcBorders>
          </w:tcPr>
          <w:p w14:paraId="1E1F0F44"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2899638B"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1F8C9C0C" w14:textId="77777777" w:rsidR="00E36F0E" w:rsidRPr="0052707D" w:rsidRDefault="00393DC0" w:rsidP="00E36F0E">
            <w:pPr>
              <w:rPr>
                <w:highlight w:val="yellow"/>
              </w:rPr>
            </w:pPr>
            <w:r w:rsidRPr="00314169">
              <w:t>N/A</w:t>
            </w:r>
          </w:p>
        </w:tc>
      </w:tr>
      <w:tr w:rsidR="00E36F0E" w:rsidRPr="00C82768" w14:paraId="0A02CD37"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106190F5" w14:textId="77777777" w:rsidR="00E36F0E" w:rsidRPr="00C82768" w:rsidRDefault="00393DC0" w:rsidP="00E36F0E">
            <w:r w:rsidRPr="00C82768">
              <w:rPr>
                <w:b/>
              </w:rPr>
              <w:t>Response</w:t>
            </w:r>
          </w:p>
        </w:tc>
      </w:tr>
      <w:tr w:rsidR="00E36F0E" w:rsidRPr="00C82768" w14:paraId="7563BFC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8877207"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F2E2F1C"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9D24AB1"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3885C83"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152033A" w14:textId="77777777" w:rsidR="00E36F0E" w:rsidRPr="00F1221C" w:rsidRDefault="00393DC0" w:rsidP="00E36F0E">
            <w:r w:rsidRPr="00F1221C">
              <w:t>Char Value:0-255</w:t>
            </w:r>
          </w:p>
          <w:p w14:paraId="5252A8CD"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822AD6B" w14:textId="77777777" w:rsidR="00E36F0E" w:rsidRPr="00C82768" w:rsidRDefault="00393DC0" w:rsidP="00E36F0E">
            <w:r>
              <w:t>WIR Client AppId</w:t>
            </w:r>
          </w:p>
        </w:tc>
      </w:tr>
    </w:tbl>
    <w:p w14:paraId="3B700C15" w14:textId="2CC616EC" w:rsidR="00E36F0E" w:rsidRDefault="00393DC0" w:rsidP="00506E2F">
      <w:pPr>
        <w:pStyle w:val="Heading4"/>
      </w:pPr>
      <w:r w:rsidRPr="00B9479B">
        <w:t>MD-REQ-380272/A-WebViewDisplay</w:t>
      </w:r>
    </w:p>
    <w:p w14:paraId="26368C6F" w14:textId="77777777" w:rsidR="00E36F0E" w:rsidRPr="007D4A76"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WEB View display</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0C059B9A"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15B641C3" w14:textId="77777777" w:rsidR="00E36F0E" w:rsidRPr="00C82768" w:rsidRDefault="00E36F0E" w:rsidP="00E36F0E">
            <w:pPr>
              <w:spacing w:line="256" w:lineRule="auto"/>
              <w:rPr>
                <w:sz w:val="8"/>
              </w:rPr>
            </w:pPr>
          </w:p>
        </w:tc>
      </w:tr>
      <w:tr w:rsidR="00E36F0E" w:rsidRPr="00C82768" w14:paraId="040FA3A9"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4E2F1A8B"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001A17CC" w14:textId="77777777" w:rsidR="00E36F0E" w:rsidRPr="00C82768" w:rsidRDefault="00393DC0" w:rsidP="00E36F0E">
            <w:pPr>
              <w:spacing w:line="256" w:lineRule="auto"/>
            </w:pPr>
            <w:r w:rsidRPr="00DA32BB">
              <w:t>One-Shot (</w:t>
            </w:r>
            <w:r>
              <w:t>A-Synch)</w:t>
            </w:r>
          </w:p>
        </w:tc>
      </w:tr>
      <w:tr w:rsidR="00E36F0E" w:rsidRPr="00C82768" w14:paraId="0CF2C413"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670646DC"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76D96489" w14:textId="77777777" w:rsidR="00E36F0E" w:rsidRPr="00C82768" w:rsidRDefault="00393DC0" w:rsidP="00E36F0E">
            <w:pPr>
              <w:spacing w:line="256" w:lineRule="auto"/>
            </w:pPr>
            <w:r w:rsidRPr="00C82768">
              <w:t>Default</w:t>
            </w:r>
          </w:p>
        </w:tc>
      </w:tr>
      <w:tr w:rsidR="00E36F0E" w:rsidRPr="00C82768" w14:paraId="30E91EC8"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5858BA62"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5EF32541" w14:textId="77777777" w:rsidR="00E36F0E" w:rsidRPr="00C82768" w:rsidRDefault="00393DC0" w:rsidP="00E36F0E">
            <w:pPr>
              <w:spacing w:line="256" w:lineRule="auto"/>
            </w:pPr>
            <w:r w:rsidRPr="00C82768">
              <w:t>No</w:t>
            </w:r>
          </w:p>
        </w:tc>
      </w:tr>
      <w:tr w:rsidR="00E36F0E" w:rsidRPr="00C82768" w14:paraId="388D175F"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7A4EB545" w14:textId="77777777" w:rsidR="00E36F0E" w:rsidRPr="00C82768" w:rsidRDefault="00E36F0E" w:rsidP="00E36F0E">
            <w:pPr>
              <w:spacing w:line="256" w:lineRule="auto"/>
              <w:rPr>
                <w:sz w:val="8"/>
              </w:rPr>
            </w:pPr>
          </w:p>
        </w:tc>
      </w:tr>
      <w:tr w:rsidR="00E36F0E" w:rsidRPr="00C82768" w14:paraId="2DD91B4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17C6625E"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30B8753C"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2F764468"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72B19CD"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B89CD5F"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098B809" w14:textId="77777777" w:rsidR="00E36F0E" w:rsidRPr="00C82768" w:rsidRDefault="00393DC0" w:rsidP="00E36F0E">
            <w:pPr>
              <w:rPr>
                <w:b/>
              </w:rPr>
            </w:pPr>
            <w:r w:rsidRPr="00C82768">
              <w:rPr>
                <w:b/>
              </w:rPr>
              <w:t>Description</w:t>
            </w:r>
          </w:p>
        </w:tc>
      </w:tr>
      <w:tr w:rsidR="00E36F0E" w:rsidRPr="00C82768" w14:paraId="73C22A1C"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7CF8E6FB" w14:textId="77777777" w:rsidR="00E36F0E" w:rsidRPr="00C82768" w:rsidRDefault="00393DC0" w:rsidP="00E36F0E">
            <w:pPr>
              <w:rPr>
                <w:b/>
              </w:rPr>
            </w:pPr>
            <w:r w:rsidRPr="00C82768">
              <w:rPr>
                <w:b/>
              </w:rPr>
              <w:t>Request</w:t>
            </w:r>
          </w:p>
        </w:tc>
      </w:tr>
      <w:tr w:rsidR="00E36F0E" w:rsidRPr="00C82768" w14:paraId="5D9DB00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AD668FB"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0E866C48"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tcPr>
          <w:p w14:paraId="55F4CCD0"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tcPr>
          <w:p w14:paraId="2B622C6B"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704ECB14" w14:textId="77777777" w:rsidR="00E36F0E" w:rsidRPr="00F1221C" w:rsidRDefault="00393DC0" w:rsidP="00E36F0E">
            <w:r w:rsidRPr="00F1221C">
              <w:t>Char Value:0-255</w:t>
            </w:r>
          </w:p>
          <w:p w14:paraId="19D19FAD"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19E7686C" w14:textId="77777777" w:rsidR="00E36F0E" w:rsidRPr="00C82768" w:rsidRDefault="00393DC0" w:rsidP="00E36F0E">
            <w:r>
              <w:t>WIR Client AppId</w:t>
            </w:r>
          </w:p>
        </w:tc>
      </w:tr>
      <w:tr w:rsidR="00E36F0E" w:rsidRPr="00C82768" w14:paraId="01DF0CF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576F09C"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3EF95202" w14:textId="77777777" w:rsidR="00E36F0E" w:rsidRPr="00C82768" w:rsidRDefault="00393DC0" w:rsidP="00E36F0E">
            <w:r>
              <w:t>ipAddr</w:t>
            </w:r>
          </w:p>
        </w:tc>
        <w:tc>
          <w:tcPr>
            <w:tcW w:w="900" w:type="dxa"/>
            <w:tcBorders>
              <w:top w:val="single" w:sz="4" w:space="0" w:color="auto"/>
              <w:left w:val="single" w:sz="4" w:space="0" w:color="auto"/>
              <w:bottom w:val="single" w:sz="4" w:space="0" w:color="auto"/>
              <w:right w:val="single" w:sz="4" w:space="0" w:color="auto"/>
            </w:tcBorders>
          </w:tcPr>
          <w:p w14:paraId="7DCBFF8C"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1617A27C"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23C13602" w14:textId="77777777" w:rsidR="00E36F0E" w:rsidRPr="00F1221C" w:rsidRDefault="00393DC0" w:rsidP="00E36F0E">
            <w:r w:rsidRPr="00F1221C">
              <w:t>Char Value:0-255</w:t>
            </w:r>
          </w:p>
          <w:p w14:paraId="46419EBA" w14:textId="77777777" w:rsidR="00E36F0E" w:rsidRPr="00C82768"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5E7321A8" w14:textId="77777777" w:rsidR="00E36F0E" w:rsidRPr="00C82768" w:rsidRDefault="00393DC0" w:rsidP="00E36F0E">
            <w:r>
              <w:t>IP address to be used for connection</w:t>
            </w:r>
          </w:p>
        </w:tc>
      </w:tr>
      <w:tr w:rsidR="00E36F0E" w:rsidRPr="00C82768" w14:paraId="76A2357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5002408"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517346BC" w14:textId="77777777" w:rsidR="00E36F0E" w:rsidRDefault="00393DC0" w:rsidP="00E36F0E">
            <w:r>
              <w:t>uri</w:t>
            </w:r>
          </w:p>
        </w:tc>
        <w:tc>
          <w:tcPr>
            <w:tcW w:w="900" w:type="dxa"/>
            <w:tcBorders>
              <w:top w:val="single" w:sz="4" w:space="0" w:color="auto"/>
              <w:left w:val="single" w:sz="4" w:space="0" w:color="auto"/>
              <w:bottom w:val="single" w:sz="4" w:space="0" w:color="auto"/>
              <w:right w:val="single" w:sz="4" w:space="0" w:color="auto"/>
            </w:tcBorders>
          </w:tcPr>
          <w:p w14:paraId="4E6D867E"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5ACD74B3"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1702EA92" w14:textId="77777777" w:rsidR="00E36F0E" w:rsidRPr="00F1221C" w:rsidRDefault="00393DC0" w:rsidP="00E36F0E">
            <w:r w:rsidRPr="00F1221C">
              <w:t>Char Value:0-255</w:t>
            </w:r>
          </w:p>
          <w:p w14:paraId="65ED99F6" w14:textId="77777777" w:rsidR="00E36F0E" w:rsidRPr="00C82768"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673851AD" w14:textId="77777777" w:rsidR="00E36F0E" w:rsidRDefault="00393DC0" w:rsidP="00E36F0E">
            <w:r>
              <w:t>WEB page URI</w:t>
            </w:r>
          </w:p>
        </w:tc>
      </w:tr>
      <w:tr w:rsidR="00E36F0E" w:rsidRPr="00C82768" w14:paraId="1241FF97"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47EAB581" w14:textId="77777777" w:rsidR="00E36F0E" w:rsidRPr="00C82768" w:rsidRDefault="00393DC0" w:rsidP="00E36F0E">
            <w:r w:rsidRPr="00C82768">
              <w:rPr>
                <w:b/>
              </w:rPr>
              <w:t>Response</w:t>
            </w:r>
          </w:p>
        </w:tc>
      </w:tr>
      <w:tr w:rsidR="00E36F0E" w:rsidRPr="00C82768" w14:paraId="5D91020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8F702A6"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72D5607"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149F519"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D4CC6E1"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57676E3" w14:textId="77777777" w:rsidR="00E36F0E" w:rsidRPr="00F1221C" w:rsidRDefault="00393DC0" w:rsidP="00E36F0E">
            <w:r w:rsidRPr="00F1221C">
              <w:t>Char Value:0-255</w:t>
            </w:r>
          </w:p>
          <w:p w14:paraId="6CBBB170"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79300C2" w14:textId="77777777" w:rsidR="00E36F0E" w:rsidRPr="00C82768" w:rsidRDefault="00393DC0" w:rsidP="00E36F0E">
            <w:r>
              <w:t>WIR Client AppId</w:t>
            </w:r>
          </w:p>
        </w:tc>
      </w:tr>
      <w:tr w:rsidR="00E36F0E" w:rsidRPr="00C82768" w14:paraId="641732E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F084BAC"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C4BB9A3" w14:textId="77777777" w:rsidR="00E36F0E" w:rsidRDefault="00393DC0" w:rsidP="00E36F0E">
            <w:r>
              <w:t>WirRet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01D65E1"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2DA1D0A"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498DA3B"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6F8DBDC" w14:textId="77777777" w:rsidR="00E36F0E" w:rsidRPr="0052707D" w:rsidRDefault="00393DC0" w:rsidP="00E36F0E">
            <w:pPr>
              <w:rPr>
                <w:highlight w:val="yellow"/>
              </w:rPr>
            </w:pPr>
            <w:r>
              <w:t>Return Command</w:t>
            </w:r>
          </w:p>
        </w:tc>
      </w:tr>
      <w:tr w:rsidR="00E36F0E" w:rsidRPr="00C82768" w14:paraId="71BDE57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908B9A8"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EC757E6"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083BB52"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8B5E513" w14:textId="77777777" w:rsidR="00E36F0E" w:rsidRPr="00C82768" w:rsidRDefault="00393DC0" w:rsidP="00E36F0E">
            <w:r>
              <w:t>WIR_ERROR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521CACA"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C6D8CC2" w14:textId="77777777" w:rsidR="00E36F0E" w:rsidRPr="007162BF" w:rsidRDefault="00393DC0" w:rsidP="00E36F0E">
            <w:r w:rsidRPr="007162BF">
              <w:t>Error/Failure</w:t>
            </w:r>
          </w:p>
        </w:tc>
      </w:tr>
      <w:tr w:rsidR="00E36F0E" w:rsidRPr="00C82768" w14:paraId="380AA10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D18CACB"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B28890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D1D2BEE"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32B1C42" w14:textId="77777777" w:rsidR="00E36F0E" w:rsidRPr="00C82768" w:rsidRDefault="00393DC0" w:rsidP="00E36F0E">
            <w:r>
              <w:t>WIR_SUCCESS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7E7DECD"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55B3B9C" w14:textId="77777777" w:rsidR="00E36F0E" w:rsidRPr="007162BF" w:rsidRDefault="00393DC0" w:rsidP="00E36F0E">
            <w:r w:rsidRPr="007162BF">
              <w:t>Success</w:t>
            </w:r>
          </w:p>
        </w:tc>
      </w:tr>
    </w:tbl>
    <w:p w14:paraId="57B70DB6" w14:textId="73D844BC" w:rsidR="00E36F0E" w:rsidRDefault="00393DC0" w:rsidP="00506E2F">
      <w:pPr>
        <w:pStyle w:val="Heading4"/>
      </w:pPr>
      <w:r w:rsidRPr="00B9479B">
        <w:t>MD-REQ-380273/B-HeartBeat</w:t>
      </w:r>
    </w:p>
    <w:p w14:paraId="2520F020" w14:textId="77777777" w:rsidR="00E36F0E" w:rsidRPr="00B7679B"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 xml:space="preserve">WIRClient and WIRServer to report a heartbeat message. </w:t>
      </w:r>
      <w:bookmarkStart w:id="15" w:name="_Hlk36572443"/>
      <w:r>
        <w:rPr>
          <w:rFonts w:cs="Arial"/>
        </w:rPr>
        <w:t>Initial type heartbeat is a one-shot message and regular type heartbeat occurs every 20 seconds while interface is provided.</w:t>
      </w:r>
      <w:bookmarkEnd w:id="15"/>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337"/>
        <w:gridCol w:w="1350"/>
        <w:gridCol w:w="3510"/>
      </w:tblGrid>
      <w:tr w:rsidR="00E36F0E" w:rsidRPr="00C82768" w14:paraId="12B0FA58"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7BA8B83D" w14:textId="77777777" w:rsidR="00E36F0E" w:rsidRPr="00C82768" w:rsidRDefault="00E36F0E" w:rsidP="00E36F0E">
            <w:pPr>
              <w:spacing w:line="256" w:lineRule="auto"/>
              <w:rPr>
                <w:sz w:val="8"/>
              </w:rPr>
            </w:pPr>
          </w:p>
        </w:tc>
      </w:tr>
      <w:tr w:rsidR="00E36F0E" w:rsidRPr="00C82768" w14:paraId="7C655BF0"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2A80B0F3"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26112FD9" w14:textId="77777777" w:rsidR="00E36F0E" w:rsidRPr="00C82768" w:rsidRDefault="00393DC0" w:rsidP="00E36F0E">
            <w:pPr>
              <w:spacing w:line="256" w:lineRule="auto"/>
            </w:pPr>
            <w:r>
              <w:t>OnChange</w:t>
            </w:r>
          </w:p>
        </w:tc>
      </w:tr>
      <w:tr w:rsidR="00E36F0E" w:rsidRPr="00C82768" w14:paraId="0947F929"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57850AA9"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25F6D4A1" w14:textId="77777777" w:rsidR="00E36F0E" w:rsidRPr="00C82768" w:rsidRDefault="00393DC0" w:rsidP="00E36F0E">
            <w:pPr>
              <w:spacing w:line="256" w:lineRule="auto"/>
            </w:pPr>
            <w:r w:rsidRPr="00C82768">
              <w:t>Default</w:t>
            </w:r>
          </w:p>
        </w:tc>
      </w:tr>
      <w:tr w:rsidR="00E36F0E" w:rsidRPr="00C82768" w14:paraId="6EF1353F"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292E571D"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71D0B65E" w14:textId="77777777" w:rsidR="00E36F0E" w:rsidRPr="00C82768" w:rsidRDefault="00393DC0" w:rsidP="00E36F0E">
            <w:pPr>
              <w:spacing w:line="256" w:lineRule="auto"/>
            </w:pPr>
            <w:r w:rsidRPr="00C82768">
              <w:t>No</w:t>
            </w:r>
          </w:p>
        </w:tc>
      </w:tr>
      <w:tr w:rsidR="00E36F0E" w:rsidRPr="00C82768" w14:paraId="0152F02D"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3694B0E4" w14:textId="77777777" w:rsidR="00E36F0E" w:rsidRPr="00C82768" w:rsidRDefault="00E36F0E" w:rsidP="00E36F0E">
            <w:pPr>
              <w:spacing w:line="256" w:lineRule="auto"/>
              <w:rPr>
                <w:sz w:val="8"/>
              </w:rPr>
            </w:pPr>
          </w:p>
        </w:tc>
      </w:tr>
      <w:tr w:rsidR="00E36F0E" w:rsidRPr="00C82768" w14:paraId="2636146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65D49D8D"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28AD14B3"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12FFDA3E" w14:textId="77777777" w:rsidR="00E36F0E" w:rsidRPr="00C82768" w:rsidRDefault="00393DC0" w:rsidP="00E36F0E">
            <w:pPr>
              <w:rPr>
                <w:b/>
              </w:rPr>
            </w:pPr>
            <w:r w:rsidRPr="00C82768">
              <w:rPr>
                <w:b/>
              </w:rPr>
              <w:t>Type</w:t>
            </w:r>
          </w:p>
        </w:tc>
        <w:tc>
          <w:tcPr>
            <w:tcW w:w="133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C642D60" w14:textId="77777777" w:rsidR="00E36F0E" w:rsidRPr="00C82768" w:rsidRDefault="00393DC0" w:rsidP="00E36F0E">
            <w:pPr>
              <w:rPr>
                <w:b/>
              </w:rPr>
            </w:pPr>
            <w:r w:rsidRPr="00C82768">
              <w:rPr>
                <w:b/>
              </w:rPr>
              <w:t>Literals</w:t>
            </w:r>
          </w:p>
        </w:tc>
        <w:tc>
          <w:tcPr>
            <w:tcW w:w="135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A2DA633" w14:textId="77777777" w:rsidR="00E36F0E" w:rsidRPr="00C82768" w:rsidRDefault="00393DC0" w:rsidP="00E36F0E">
            <w:pPr>
              <w:rPr>
                <w:b/>
              </w:rPr>
            </w:pPr>
            <w:r w:rsidRPr="00C82768">
              <w:rPr>
                <w:b/>
              </w:rPr>
              <w:t>Value</w:t>
            </w:r>
          </w:p>
        </w:tc>
        <w:tc>
          <w:tcPr>
            <w:tcW w:w="351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44DC2C7" w14:textId="77777777" w:rsidR="00E36F0E" w:rsidRPr="00C82768" w:rsidRDefault="00393DC0" w:rsidP="00E36F0E">
            <w:pPr>
              <w:rPr>
                <w:b/>
              </w:rPr>
            </w:pPr>
            <w:r w:rsidRPr="00C82768">
              <w:rPr>
                <w:b/>
              </w:rPr>
              <w:t>Description</w:t>
            </w:r>
          </w:p>
        </w:tc>
      </w:tr>
      <w:tr w:rsidR="00E36F0E" w:rsidRPr="00C82768" w14:paraId="56AD8F7B"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03B876AD" w14:textId="77777777" w:rsidR="00E36F0E" w:rsidRPr="00C82768" w:rsidRDefault="00393DC0" w:rsidP="00E36F0E">
            <w:pPr>
              <w:rPr>
                <w:b/>
              </w:rPr>
            </w:pPr>
            <w:r w:rsidRPr="00C82768">
              <w:rPr>
                <w:b/>
              </w:rPr>
              <w:t>Request</w:t>
            </w:r>
          </w:p>
        </w:tc>
      </w:tr>
      <w:tr w:rsidR="00E36F0E" w:rsidRPr="00C82768" w14:paraId="1CF926C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B664A35" w14:textId="77777777" w:rsidR="00E36F0E" w:rsidRPr="00C82768" w:rsidRDefault="00393DC0" w:rsidP="00E36F0E">
            <w:pPr>
              <w:jc w:val="center"/>
            </w:pPr>
            <w:r>
              <w:t>-</w:t>
            </w:r>
          </w:p>
        </w:tc>
        <w:tc>
          <w:tcPr>
            <w:tcW w:w="2353" w:type="dxa"/>
            <w:gridSpan w:val="2"/>
            <w:tcBorders>
              <w:top w:val="single" w:sz="4" w:space="0" w:color="auto"/>
              <w:left w:val="single" w:sz="4" w:space="0" w:color="auto"/>
              <w:bottom w:val="single" w:sz="4" w:space="0" w:color="auto"/>
              <w:right w:val="single" w:sz="4" w:space="0" w:color="auto"/>
            </w:tcBorders>
            <w:hideMark/>
          </w:tcPr>
          <w:p w14:paraId="7E39BC00" w14:textId="77777777" w:rsidR="00E36F0E" w:rsidRPr="00C82768" w:rsidRDefault="00393DC0" w:rsidP="00E36F0E">
            <w:r>
              <w:t>-</w:t>
            </w:r>
          </w:p>
        </w:tc>
        <w:tc>
          <w:tcPr>
            <w:tcW w:w="900" w:type="dxa"/>
            <w:tcBorders>
              <w:top w:val="single" w:sz="4" w:space="0" w:color="auto"/>
              <w:left w:val="single" w:sz="4" w:space="0" w:color="auto"/>
              <w:bottom w:val="single" w:sz="4" w:space="0" w:color="auto"/>
              <w:right w:val="single" w:sz="4" w:space="0" w:color="auto"/>
            </w:tcBorders>
            <w:hideMark/>
          </w:tcPr>
          <w:p w14:paraId="07EE49A9" w14:textId="77777777" w:rsidR="00E36F0E" w:rsidRPr="00C82768" w:rsidRDefault="00393DC0" w:rsidP="00E36F0E">
            <w:r>
              <w:t>-</w:t>
            </w:r>
          </w:p>
        </w:tc>
        <w:tc>
          <w:tcPr>
            <w:tcW w:w="1337" w:type="dxa"/>
            <w:tcBorders>
              <w:top w:val="single" w:sz="4" w:space="0" w:color="auto"/>
              <w:left w:val="single" w:sz="4" w:space="0" w:color="auto"/>
              <w:bottom w:val="single" w:sz="4" w:space="0" w:color="auto"/>
              <w:right w:val="single" w:sz="4" w:space="0" w:color="auto"/>
            </w:tcBorders>
            <w:hideMark/>
          </w:tcPr>
          <w:p w14:paraId="5B8C7D08" w14:textId="77777777" w:rsidR="00E36F0E" w:rsidRPr="00C82768" w:rsidRDefault="00393DC0" w:rsidP="00E36F0E">
            <w:r>
              <w:t>-</w:t>
            </w:r>
          </w:p>
        </w:tc>
        <w:tc>
          <w:tcPr>
            <w:tcW w:w="1350" w:type="dxa"/>
            <w:tcBorders>
              <w:top w:val="single" w:sz="4" w:space="0" w:color="auto"/>
              <w:left w:val="single" w:sz="4" w:space="0" w:color="auto"/>
              <w:bottom w:val="single" w:sz="4" w:space="0" w:color="auto"/>
              <w:right w:val="single" w:sz="4" w:space="0" w:color="auto"/>
            </w:tcBorders>
            <w:hideMark/>
          </w:tcPr>
          <w:p w14:paraId="37A5954A" w14:textId="77777777" w:rsidR="00E36F0E" w:rsidRPr="00C82768" w:rsidRDefault="00393DC0" w:rsidP="00E36F0E">
            <w:r>
              <w:t>-</w:t>
            </w:r>
          </w:p>
        </w:tc>
        <w:tc>
          <w:tcPr>
            <w:tcW w:w="3510" w:type="dxa"/>
            <w:tcBorders>
              <w:top w:val="single" w:sz="4" w:space="0" w:color="auto"/>
              <w:left w:val="single" w:sz="4" w:space="0" w:color="auto"/>
              <w:bottom w:val="single" w:sz="4" w:space="0" w:color="auto"/>
              <w:right w:val="single" w:sz="4" w:space="0" w:color="auto"/>
            </w:tcBorders>
            <w:hideMark/>
          </w:tcPr>
          <w:p w14:paraId="665D1B9C" w14:textId="77777777" w:rsidR="00E36F0E" w:rsidRPr="00C82768" w:rsidRDefault="00393DC0" w:rsidP="00E36F0E">
            <w:r>
              <w:t>N/A</w:t>
            </w:r>
          </w:p>
        </w:tc>
      </w:tr>
      <w:tr w:rsidR="00E36F0E" w:rsidRPr="00C82768" w14:paraId="06AB76FB"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1D52A5B3" w14:textId="77777777" w:rsidR="00E36F0E" w:rsidRPr="00C82768" w:rsidRDefault="00393DC0" w:rsidP="00E36F0E">
            <w:r w:rsidRPr="00C82768">
              <w:rPr>
                <w:b/>
              </w:rPr>
              <w:t>Response</w:t>
            </w:r>
          </w:p>
        </w:tc>
      </w:tr>
      <w:tr w:rsidR="00E36F0E" w:rsidRPr="00C82768" w14:paraId="3935BE4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B004270"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401B8EC" w14:textId="77777777" w:rsidR="00E36F0E" w:rsidRPr="00C82768" w:rsidRDefault="00393DC0" w:rsidP="00E36F0E">
            <w:r>
              <w:t>hbMsg</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12027D9" w14:textId="77777777" w:rsidR="00E36F0E" w:rsidRPr="00C82768" w:rsidRDefault="00393DC0" w:rsidP="00E36F0E">
            <w:r w:rsidRPr="00C82768">
              <w:t>String</w:t>
            </w:r>
          </w:p>
        </w:tc>
        <w:tc>
          <w:tcPr>
            <w:tcW w:w="1337" w:type="dxa"/>
            <w:tcBorders>
              <w:top w:val="single" w:sz="4" w:space="0" w:color="auto"/>
              <w:left w:val="single" w:sz="4" w:space="0" w:color="auto"/>
              <w:bottom w:val="single" w:sz="4" w:space="0" w:color="auto"/>
              <w:right w:val="single" w:sz="4" w:space="0" w:color="auto"/>
            </w:tcBorders>
            <w:shd w:val="clear" w:color="auto" w:fill="FFFFFF"/>
          </w:tcPr>
          <w:p w14:paraId="29A5A22D" w14:textId="77777777" w:rsidR="00E36F0E" w:rsidRPr="00C82768" w:rsidRDefault="00393DC0" w:rsidP="00E36F0E">
            <w:r w:rsidRPr="00C82768">
              <w:t>-</w:t>
            </w:r>
          </w:p>
        </w:tc>
        <w:tc>
          <w:tcPr>
            <w:tcW w:w="1350" w:type="dxa"/>
            <w:tcBorders>
              <w:top w:val="single" w:sz="4" w:space="0" w:color="auto"/>
              <w:left w:val="single" w:sz="4" w:space="0" w:color="auto"/>
              <w:bottom w:val="single" w:sz="4" w:space="0" w:color="auto"/>
              <w:right w:val="single" w:sz="4" w:space="0" w:color="auto"/>
            </w:tcBorders>
            <w:shd w:val="clear" w:color="auto" w:fill="FFFFFF"/>
          </w:tcPr>
          <w:p w14:paraId="524B52DE" w14:textId="77777777" w:rsidR="00E36F0E" w:rsidRPr="00C82768" w:rsidRDefault="00E36F0E" w:rsidP="00E36F0E"/>
        </w:tc>
        <w:tc>
          <w:tcPr>
            <w:tcW w:w="3510" w:type="dxa"/>
            <w:tcBorders>
              <w:top w:val="single" w:sz="4" w:space="0" w:color="auto"/>
              <w:left w:val="single" w:sz="4" w:space="0" w:color="auto"/>
              <w:bottom w:val="single" w:sz="4" w:space="0" w:color="auto"/>
              <w:right w:val="single" w:sz="4" w:space="0" w:color="auto"/>
            </w:tcBorders>
            <w:shd w:val="clear" w:color="auto" w:fill="FFFFFF"/>
          </w:tcPr>
          <w:p w14:paraId="2EB6E32B" w14:textId="77777777" w:rsidR="00E36F0E" w:rsidRPr="00C82768" w:rsidRDefault="00393DC0" w:rsidP="00E36F0E">
            <w:r>
              <w:t>Payload with a message string</w:t>
            </w:r>
          </w:p>
        </w:tc>
      </w:tr>
      <w:tr w:rsidR="00E36F0E" w:rsidRPr="00C82768" w14:paraId="57EDB76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DD101C8"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63E2FA5" w14:textId="77777777" w:rsidR="00E36F0E" w:rsidRDefault="00393DC0" w:rsidP="00E36F0E">
            <w:r>
              <w:t>HeartBeatType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AB6AC8E" w14:textId="77777777" w:rsidR="00E36F0E" w:rsidRPr="00C82768" w:rsidRDefault="00393DC0" w:rsidP="00E36F0E">
            <w:r>
              <w:t>Enum</w:t>
            </w:r>
          </w:p>
        </w:tc>
        <w:tc>
          <w:tcPr>
            <w:tcW w:w="1337" w:type="dxa"/>
            <w:tcBorders>
              <w:top w:val="single" w:sz="4" w:space="0" w:color="auto"/>
              <w:left w:val="single" w:sz="4" w:space="0" w:color="auto"/>
              <w:bottom w:val="single" w:sz="4" w:space="0" w:color="auto"/>
              <w:right w:val="single" w:sz="4" w:space="0" w:color="auto"/>
            </w:tcBorders>
            <w:shd w:val="clear" w:color="auto" w:fill="FFFFFF"/>
          </w:tcPr>
          <w:p w14:paraId="1D066E5F" w14:textId="77777777" w:rsidR="00E36F0E" w:rsidRPr="00C82768" w:rsidRDefault="00393DC0" w:rsidP="00E36F0E">
            <w:r>
              <w:t>-</w:t>
            </w:r>
          </w:p>
        </w:tc>
        <w:tc>
          <w:tcPr>
            <w:tcW w:w="1350" w:type="dxa"/>
            <w:tcBorders>
              <w:top w:val="single" w:sz="4" w:space="0" w:color="auto"/>
              <w:left w:val="single" w:sz="4" w:space="0" w:color="auto"/>
              <w:bottom w:val="single" w:sz="4" w:space="0" w:color="auto"/>
              <w:right w:val="single" w:sz="4" w:space="0" w:color="auto"/>
            </w:tcBorders>
            <w:shd w:val="clear" w:color="auto" w:fill="FFFFFF"/>
          </w:tcPr>
          <w:p w14:paraId="1AC5017D" w14:textId="77777777" w:rsidR="00E36F0E" w:rsidRDefault="00393DC0" w:rsidP="00E36F0E">
            <w:r>
              <w:t>-</w:t>
            </w:r>
          </w:p>
        </w:tc>
        <w:tc>
          <w:tcPr>
            <w:tcW w:w="3510" w:type="dxa"/>
            <w:tcBorders>
              <w:top w:val="single" w:sz="4" w:space="0" w:color="auto"/>
              <w:left w:val="single" w:sz="4" w:space="0" w:color="auto"/>
              <w:bottom w:val="single" w:sz="4" w:space="0" w:color="auto"/>
              <w:right w:val="single" w:sz="4" w:space="0" w:color="auto"/>
            </w:tcBorders>
            <w:shd w:val="clear" w:color="auto" w:fill="FFFFFF"/>
          </w:tcPr>
          <w:p w14:paraId="12D6DD1F" w14:textId="77777777" w:rsidR="00E36F0E" w:rsidRDefault="00393DC0" w:rsidP="00E36F0E">
            <w:r>
              <w:t>HeartBeat event type</w:t>
            </w:r>
          </w:p>
        </w:tc>
      </w:tr>
      <w:tr w:rsidR="00E36F0E" w:rsidRPr="00C82768" w14:paraId="4589FBD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5A15BF5"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A519DAC"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81A96E5" w14:textId="77777777" w:rsidR="00E36F0E" w:rsidRPr="00C82768" w:rsidRDefault="00E36F0E" w:rsidP="00E36F0E"/>
        </w:tc>
        <w:tc>
          <w:tcPr>
            <w:tcW w:w="1337" w:type="dxa"/>
            <w:tcBorders>
              <w:top w:val="single" w:sz="4" w:space="0" w:color="auto"/>
              <w:left w:val="single" w:sz="4" w:space="0" w:color="auto"/>
              <w:bottom w:val="single" w:sz="4" w:space="0" w:color="auto"/>
              <w:right w:val="single" w:sz="4" w:space="0" w:color="auto"/>
            </w:tcBorders>
            <w:shd w:val="clear" w:color="auto" w:fill="FFFFFF"/>
          </w:tcPr>
          <w:p w14:paraId="4F1B86A3" w14:textId="77777777" w:rsidR="00E36F0E" w:rsidRPr="00C82768" w:rsidRDefault="00393DC0" w:rsidP="00E36F0E">
            <w:r>
              <w:t>HB_INITIAL</w:t>
            </w:r>
          </w:p>
        </w:tc>
        <w:tc>
          <w:tcPr>
            <w:tcW w:w="1350" w:type="dxa"/>
            <w:tcBorders>
              <w:top w:val="single" w:sz="4" w:space="0" w:color="auto"/>
              <w:left w:val="single" w:sz="4" w:space="0" w:color="auto"/>
              <w:bottom w:val="single" w:sz="4" w:space="0" w:color="auto"/>
              <w:right w:val="single" w:sz="4" w:space="0" w:color="auto"/>
            </w:tcBorders>
            <w:shd w:val="clear" w:color="auto" w:fill="FFFFFF"/>
          </w:tcPr>
          <w:p w14:paraId="6E0904F0" w14:textId="77777777" w:rsidR="00E36F0E" w:rsidRPr="00C82768" w:rsidRDefault="00393DC0" w:rsidP="00E36F0E">
            <w:r>
              <w:t>0x0</w:t>
            </w:r>
          </w:p>
        </w:tc>
        <w:tc>
          <w:tcPr>
            <w:tcW w:w="3510" w:type="dxa"/>
            <w:tcBorders>
              <w:top w:val="single" w:sz="4" w:space="0" w:color="auto"/>
              <w:left w:val="single" w:sz="4" w:space="0" w:color="auto"/>
              <w:bottom w:val="single" w:sz="4" w:space="0" w:color="auto"/>
              <w:right w:val="single" w:sz="4" w:space="0" w:color="auto"/>
            </w:tcBorders>
            <w:shd w:val="clear" w:color="auto" w:fill="FFFFFF"/>
          </w:tcPr>
          <w:p w14:paraId="6B0F5057" w14:textId="77777777" w:rsidR="00E36F0E" w:rsidRDefault="00393DC0" w:rsidP="00E36F0E">
            <w:r>
              <w:t>Initial HeartBeat Type</w:t>
            </w:r>
          </w:p>
        </w:tc>
      </w:tr>
      <w:tr w:rsidR="00E36F0E" w:rsidRPr="00C82768" w14:paraId="6D51BB4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98F1FAD"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2BF0F01"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6AF8D6D" w14:textId="77777777" w:rsidR="00E36F0E" w:rsidRPr="00C82768" w:rsidRDefault="00E36F0E" w:rsidP="00E36F0E"/>
        </w:tc>
        <w:tc>
          <w:tcPr>
            <w:tcW w:w="1337" w:type="dxa"/>
            <w:tcBorders>
              <w:top w:val="single" w:sz="4" w:space="0" w:color="auto"/>
              <w:left w:val="single" w:sz="4" w:space="0" w:color="auto"/>
              <w:bottom w:val="single" w:sz="4" w:space="0" w:color="auto"/>
              <w:right w:val="single" w:sz="4" w:space="0" w:color="auto"/>
            </w:tcBorders>
            <w:shd w:val="clear" w:color="auto" w:fill="FFFFFF"/>
          </w:tcPr>
          <w:p w14:paraId="27D1764D" w14:textId="77777777" w:rsidR="00E36F0E" w:rsidRPr="00C82768" w:rsidRDefault="00393DC0" w:rsidP="00E36F0E">
            <w:r>
              <w:t>HB_REGULAR</w:t>
            </w:r>
          </w:p>
        </w:tc>
        <w:tc>
          <w:tcPr>
            <w:tcW w:w="1350" w:type="dxa"/>
            <w:tcBorders>
              <w:top w:val="single" w:sz="4" w:space="0" w:color="auto"/>
              <w:left w:val="single" w:sz="4" w:space="0" w:color="auto"/>
              <w:bottom w:val="single" w:sz="4" w:space="0" w:color="auto"/>
              <w:right w:val="single" w:sz="4" w:space="0" w:color="auto"/>
            </w:tcBorders>
            <w:shd w:val="clear" w:color="auto" w:fill="FFFFFF"/>
          </w:tcPr>
          <w:p w14:paraId="29B42A70" w14:textId="77777777" w:rsidR="00E36F0E" w:rsidRPr="00C82768" w:rsidRDefault="00393DC0" w:rsidP="00E36F0E">
            <w:r>
              <w:t>0x1</w:t>
            </w:r>
          </w:p>
        </w:tc>
        <w:tc>
          <w:tcPr>
            <w:tcW w:w="3510" w:type="dxa"/>
            <w:tcBorders>
              <w:top w:val="single" w:sz="4" w:space="0" w:color="auto"/>
              <w:left w:val="single" w:sz="4" w:space="0" w:color="auto"/>
              <w:bottom w:val="single" w:sz="4" w:space="0" w:color="auto"/>
              <w:right w:val="single" w:sz="4" w:space="0" w:color="auto"/>
            </w:tcBorders>
            <w:shd w:val="clear" w:color="auto" w:fill="FFFFFF"/>
          </w:tcPr>
          <w:p w14:paraId="7FCCC295" w14:textId="77777777" w:rsidR="00E36F0E" w:rsidRDefault="00393DC0" w:rsidP="00E36F0E">
            <w:r>
              <w:t>Regular Heartbeat Type</w:t>
            </w:r>
          </w:p>
        </w:tc>
      </w:tr>
      <w:tr w:rsidR="00E36F0E" w:rsidRPr="00C82768" w14:paraId="28609D5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38B4579"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0F51E54" w14:textId="77777777" w:rsidR="00E36F0E" w:rsidRDefault="00393DC0" w:rsidP="00E36F0E">
            <w:r>
              <w:t>hbIndex</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6996199" w14:textId="77777777" w:rsidR="00E36F0E" w:rsidRPr="00C82768" w:rsidRDefault="00393DC0" w:rsidP="00E36F0E">
            <w:r>
              <w:t>Int32</w:t>
            </w:r>
          </w:p>
        </w:tc>
        <w:tc>
          <w:tcPr>
            <w:tcW w:w="1337" w:type="dxa"/>
            <w:tcBorders>
              <w:top w:val="single" w:sz="4" w:space="0" w:color="auto"/>
              <w:left w:val="single" w:sz="4" w:space="0" w:color="auto"/>
              <w:bottom w:val="single" w:sz="4" w:space="0" w:color="auto"/>
              <w:right w:val="single" w:sz="4" w:space="0" w:color="auto"/>
            </w:tcBorders>
            <w:shd w:val="clear" w:color="auto" w:fill="FFFFFF"/>
          </w:tcPr>
          <w:p w14:paraId="1541DF56" w14:textId="77777777" w:rsidR="00E36F0E" w:rsidRPr="00C82768" w:rsidRDefault="00393DC0" w:rsidP="00E36F0E">
            <w:r>
              <w:t>-</w:t>
            </w:r>
          </w:p>
        </w:tc>
        <w:tc>
          <w:tcPr>
            <w:tcW w:w="1350" w:type="dxa"/>
            <w:tcBorders>
              <w:top w:val="single" w:sz="4" w:space="0" w:color="auto"/>
              <w:left w:val="single" w:sz="4" w:space="0" w:color="auto"/>
              <w:bottom w:val="single" w:sz="4" w:space="0" w:color="auto"/>
              <w:right w:val="single" w:sz="4" w:space="0" w:color="auto"/>
            </w:tcBorders>
            <w:shd w:val="clear" w:color="auto" w:fill="FFFFFF"/>
          </w:tcPr>
          <w:p w14:paraId="1B2194ED" w14:textId="77777777" w:rsidR="00E36F0E" w:rsidRPr="00C82768" w:rsidRDefault="00393DC0" w:rsidP="00E36F0E">
            <w:r>
              <w:t>0-4294967295</w:t>
            </w:r>
          </w:p>
        </w:tc>
        <w:tc>
          <w:tcPr>
            <w:tcW w:w="3510" w:type="dxa"/>
            <w:tcBorders>
              <w:top w:val="single" w:sz="4" w:space="0" w:color="auto"/>
              <w:left w:val="single" w:sz="4" w:space="0" w:color="auto"/>
              <w:bottom w:val="single" w:sz="4" w:space="0" w:color="auto"/>
              <w:right w:val="single" w:sz="4" w:space="0" w:color="auto"/>
            </w:tcBorders>
            <w:shd w:val="clear" w:color="auto" w:fill="FFFFFF"/>
          </w:tcPr>
          <w:p w14:paraId="725B01CA" w14:textId="77777777" w:rsidR="00E36F0E" w:rsidRDefault="00393DC0" w:rsidP="00E36F0E">
            <w:r>
              <w:t>HeartBeat event index</w:t>
            </w:r>
          </w:p>
        </w:tc>
      </w:tr>
      <w:tr w:rsidR="00E36F0E" w:rsidRPr="00C82768" w14:paraId="4521957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D80EF4B"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668DE2B" w14:textId="77777777" w:rsidR="00E36F0E" w:rsidRDefault="00393DC0" w:rsidP="00E36F0E">
            <w:r>
              <w:t>hbTimer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020143A" w14:textId="77777777" w:rsidR="00E36F0E" w:rsidRPr="00C82768" w:rsidRDefault="00393DC0" w:rsidP="00E36F0E">
            <w:r>
              <w:t>Int32</w:t>
            </w:r>
          </w:p>
        </w:tc>
        <w:tc>
          <w:tcPr>
            <w:tcW w:w="1337" w:type="dxa"/>
            <w:tcBorders>
              <w:top w:val="single" w:sz="4" w:space="0" w:color="auto"/>
              <w:left w:val="single" w:sz="4" w:space="0" w:color="auto"/>
              <w:bottom w:val="single" w:sz="4" w:space="0" w:color="auto"/>
              <w:right w:val="single" w:sz="4" w:space="0" w:color="auto"/>
            </w:tcBorders>
            <w:shd w:val="clear" w:color="auto" w:fill="FFFFFF"/>
          </w:tcPr>
          <w:p w14:paraId="59B4D19B" w14:textId="77777777" w:rsidR="00E36F0E" w:rsidRPr="00C82768" w:rsidRDefault="00393DC0" w:rsidP="00E36F0E">
            <w:r>
              <w:t>-</w:t>
            </w:r>
          </w:p>
        </w:tc>
        <w:tc>
          <w:tcPr>
            <w:tcW w:w="1350" w:type="dxa"/>
            <w:tcBorders>
              <w:top w:val="single" w:sz="4" w:space="0" w:color="auto"/>
              <w:left w:val="single" w:sz="4" w:space="0" w:color="auto"/>
              <w:bottom w:val="single" w:sz="4" w:space="0" w:color="auto"/>
              <w:right w:val="single" w:sz="4" w:space="0" w:color="auto"/>
            </w:tcBorders>
            <w:shd w:val="clear" w:color="auto" w:fill="FFFFFF"/>
          </w:tcPr>
          <w:p w14:paraId="08DA0DAA" w14:textId="77777777" w:rsidR="00E36F0E" w:rsidRPr="00C82768" w:rsidRDefault="00393DC0" w:rsidP="00E36F0E">
            <w:r>
              <w:t>0-4294967295</w:t>
            </w:r>
          </w:p>
        </w:tc>
        <w:tc>
          <w:tcPr>
            <w:tcW w:w="3510" w:type="dxa"/>
            <w:tcBorders>
              <w:top w:val="single" w:sz="4" w:space="0" w:color="auto"/>
              <w:left w:val="single" w:sz="4" w:space="0" w:color="auto"/>
              <w:bottom w:val="single" w:sz="4" w:space="0" w:color="auto"/>
              <w:right w:val="single" w:sz="4" w:space="0" w:color="auto"/>
            </w:tcBorders>
            <w:shd w:val="clear" w:color="auto" w:fill="FFFFFF"/>
          </w:tcPr>
          <w:p w14:paraId="304AEAE1" w14:textId="77777777" w:rsidR="00E36F0E" w:rsidRDefault="00393DC0" w:rsidP="00E36F0E">
            <w:r>
              <w:t>HeartBeat event timer duration provided by ECG</w:t>
            </w:r>
          </w:p>
        </w:tc>
      </w:tr>
    </w:tbl>
    <w:p w14:paraId="346F4335" w14:textId="77777777" w:rsidR="00E36F0E" w:rsidRDefault="00E36F0E"/>
    <w:p w14:paraId="5839A530" w14:textId="6E2E9C62" w:rsidR="00E36F0E" w:rsidRDefault="00393DC0" w:rsidP="00506E2F">
      <w:pPr>
        <w:pStyle w:val="Heading4"/>
      </w:pPr>
      <w:r w:rsidRPr="00B9479B">
        <w:t>MD-REQ-380274/C-Policy</w:t>
      </w:r>
    </w:p>
    <w:p w14:paraId="5CFAA019" w14:textId="77777777" w:rsidR="00E36F0E" w:rsidRPr="005F2720" w:rsidRDefault="00393DC0" w:rsidP="00E36F0E">
      <w:pPr>
        <w:rPr>
          <w:rFonts w:cs="Arial"/>
        </w:rPr>
      </w:pPr>
      <w:r w:rsidRPr="005F2720">
        <w:rPr>
          <w:rFonts w:cs="Arial"/>
        </w:rPr>
        <w:t xml:space="preserve">This API is used internally by WIRClient and WIRServer to request a network policy for an application. WIR also uses this API for its response.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287"/>
        <w:gridCol w:w="560"/>
        <w:gridCol w:w="883"/>
        <w:gridCol w:w="2598"/>
        <w:gridCol w:w="1436"/>
        <w:gridCol w:w="2686"/>
      </w:tblGrid>
      <w:tr w:rsidR="00E36F0E" w:rsidRPr="005F2720" w14:paraId="5141754D"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15DCC36A" w14:textId="77777777" w:rsidR="00E36F0E" w:rsidRPr="005F2720" w:rsidRDefault="00E36F0E" w:rsidP="00E36F0E">
            <w:pPr>
              <w:spacing w:line="256" w:lineRule="auto"/>
              <w:rPr>
                <w:rFonts w:cs="Arial"/>
              </w:rPr>
            </w:pPr>
          </w:p>
        </w:tc>
      </w:tr>
      <w:tr w:rsidR="00E36F0E" w:rsidRPr="005F2720" w14:paraId="1B640308" w14:textId="77777777" w:rsidTr="00506E2F">
        <w:trPr>
          <w:jc w:val="center"/>
        </w:trPr>
        <w:tc>
          <w:tcPr>
            <w:tcW w:w="1912" w:type="dxa"/>
            <w:gridSpan w:val="2"/>
            <w:tcBorders>
              <w:top w:val="single" w:sz="4" w:space="0" w:color="auto"/>
              <w:left w:val="single" w:sz="4" w:space="0" w:color="auto"/>
              <w:bottom w:val="single" w:sz="4" w:space="0" w:color="auto"/>
              <w:right w:val="single" w:sz="4" w:space="0" w:color="auto"/>
            </w:tcBorders>
          </w:tcPr>
          <w:p w14:paraId="573DE2DD" w14:textId="77777777" w:rsidR="00E36F0E" w:rsidRPr="005F2720" w:rsidRDefault="00393DC0" w:rsidP="00E36F0E">
            <w:pPr>
              <w:spacing w:line="256" w:lineRule="auto"/>
              <w:jc w:val="right"/>
              <w:rPr>
                <w:rFonts w:cs="Arial"/>
              </w:rPr>
            </w:pPr>
            <w:r w:rsidRPr="005F2720">
              <w:rPr>
                <w:rFonts w:cs="Arial"/>
                <w:b/>
              </w:rPr>
              <w:t>Method Type</w:t>
            </w:r>
          </w:p>
        </w:tc>
        <w:tc>
          <w:tcPr>
            <w:tcW w:w="8163" w:type="dxa"/>
            <w:gridSpan w:val="5"/>
            <w:tcBorders>
              <w:top w:val="single" w:sz="4" w:space="0" w:color="auto"/>
              <w:left w:val="single" w:sz="4" w:space="0" w:color="auto"/>
              <w:bottom w:val="single" w:sz="4" w:space="0" w:color="auto"/>
              <w:right w:val="single" w:sz="4" w:space="0" w:color="auto"/>
            </w:tcBorders>
            <w:vAlign w:val="center"/>
            <w:hideMark/>
          </w:tcPr>
          <w:p w14:paraId="7C351498" w14:textId="77777777" w:rsidR="00E36F0E" w:rsidRPr="005F2720" w:rsidRDefault="00393DC0" w:rsidP="00E36F0E">
            <w:pPr>
              <w:spacing w:line="256" w:lineRule="auto"/>
              <w:rPr>
                <w:rFonts w:cs="Arial"/>
              </w:rPr>
            </w:pPr>
            <w:r w:rsidRPr="005F2720">
              <w:rPr>
                <w:rFonts w:cs="Arial"/>
              </w:rPr>
              <w:t>One-Shot (A-Synch)</w:t>
            </w:r>
          </w:p>
        </w:tc>
      </w:tr>
      <w:tr w:rsidR="00E36F0E" w:rsidRPr="005F2720" w14:paraId="7EF527E3" w14:textId="77777777" w:rsidTr="00506E2F">
        <w:trPr>
          <w:jc w:val="center"/>
        </w:trPr>
        <w:tc>
          <w:tcPr>
            <w:tcW w:w="1912" w:type="dxa"/>
            <w:gridSpan w:val="2"/>
            <w:tcBorders>
              <w:top w:val="single" w:sz="4" w:space="0" w:color="auto"/>
              <w:left w:val="single" w:sz="4" w:space="0" w:color="auto"/>
              <w:bottom w:val="single" w:sz="4" w:space="0" w:color="auto"/>
              <w:right w:val="single" w:sz="4" w:space="0" w:color="auto"/>
            </w:tcBorders>
          </w:tcPr>
          <w:p w14:paraId="66D50E77" w14:textId="77777777" w:rsidR="00E36F0E" w:rsidRPr="005F2720" w:rsidRDefault="00393DC0" w:rsidP="00E36F0E">
            <w:pPr>
              <w:spacing w:line="256" w:lineRule="auto"/>
              <w:jc w:val="right"/>
              <w:rPr>
                <w:rFonts w:cs="Arial"/>
              </w:rPr>
            </w:pPr>
            <w:r w:rsidRPr="005F2720">
              <w:rPr>
                <w:rFonts w:cs="Arial"/>
                <w:b/>
              </w:rPr>
              <w:t>QoS Level</w:t>
            </w:r>
          </w:p>
        </w:tc>
        <w:tc>
          <w:tcPr>
            <w:tcW w:w="8163" w:type="dxa"/>
            <w:gridSpan w:val="5"/>
            <w:tcBorders>
              <w:top w:val="single" w:sz="4" w:space="0" w:color="auto"/>
              <w:left w:val="single" w:sz="4" w:space="0" w:color="auto"/>
              <w:bottom w:val="single" w:sz="4" w:space="0" w:color="auto"/>
              <w:right w:val="single" w:sz="4" w:space="0" w:color="auto"/>
            </w:tcBorders>
            <w:vAlign w:val="center"/>
            <w:hideMark/>
          </w:tcPr>
          <w:p w14:paraId="1698CCCA" w14:textId="77777777" w:rsidR="00E36F0E" w:rsidRPr="005F2720" w:rsidRDefault="00393DC0" w:rsidP="00E36F0E">
            <w:pPr>
              <w:spacing w:line="256" w:lineRule="auto"/>
              <w:rPr>
                <w:rFonts w:cs="Arial"/>
              </w:rPr>
            </w:pPr>
            <w:r w:rsidRPr="005F2720">
              <w:rPr>
                <w:rFonts w:cs="Arial"/>
              </w:rPr>
              <w:t>Default</w:t>
            </w:r>
          </w:p>
        </w:tc>
      </w:tr>
      <w:tr w:rsidR="00E36F0E" w:rsidRPr="005F2720" w14:paraId="104E1767" w14:textId="77777777" w:rsidTr="00506E2F">
        <w:trPr>
          <w:jc w:val="center"/>
        </w:trPr>
        <w:tc>
          <w:tcPr>
            <w:tcW w:w="1912" w:type="dxa"/>
            <w:gridSpan w:val="2"/>
            <w:tcBorders>
              <w:top w:val="single" w:sz="4" w:space="0" w:color="auto"/>
              <w:left w:val="single" w:sz="4" w:space="0" w:color="auto"/>
              <w:bottom w:val="single" w:sz="4" w:space="0" w:color="auto"/>
              <w:right w:val="single" w:sz="4" w:space="0" w:color="auto"/>
            </w:tcBorders>
          </w:tcPr>
          <w:p w14:paraId="1E082CBF" w14:textId="77777777" w:rsidR="00E36F0E" w:rsidRPr="005F2720" w:rsidRDefault="00393DC0" w:rsidP="00E36F0E">
            <w:pPr>
              <w:spacing w:line="256" w:lineRule="auto"/>
              <w:jc w:val="right"/>
              <w:rPr>
                <w:rFonts w:cs="Arial"/>
              </w:rPr>
            </w:pPr>
            <w:r w:rsidRPr="005F2720">
              <w:rPr>
                <w:rFonts w:cs="Arial"/>
                <w:b/>
              </w:rPr>
              <w:t>Retained</w:t>
            </w:r>
          </w:p>
        </w:tc>
        <w:tc>
          <w:tcPr>
            <w:tcW w:w="8163" w:type="dxa"/>
            <w:gridSpan w:val="5"/>
            <w:tcBorders>
              <w:top w:val="single" w:sz="4" w:space="0" w:color="auto"/>
              <w:left w:val="single" w:sz="4" w:space="0" w:color="auto"/>
              <w:bottom w:val="single" w:sz="4" w:space="0" w:color="auto"/>
              <w:right w:val="single" w:sz="4" w:space="0" w:color="auto"/>
            </w:tcBorders>
            <w:vAlign w:val="center"/>
            <w:hideMark/>
          </w:tcPr>
          <w:p w14:paraId="3AA969D6" w14:textId="77777777" w:rsidR="00E36F0E" w:rsidRPr="005F2720" w:rsidRDefault="00393DC0" w:rsidP="00E36F0E">
            <w:pPr>
              <w:spacing w:line="256" w:lineRule="auto"/>
              <w:rPr>
                <w:rFonts w:cs="Arial"/>
              </w:rPr>
            </w:pPr>
            <w:r w:rsidRPr="005F2720">
              <w:rPr>
                <w:rFonts w:cs="Arial"/>
              </w:rPr>
              <w:t>No</w:t>
            </w:r>
          </w:p>
        </w:tc>
      </w:tr>
      <w:tr w:rsidR="00E36F0E" w:rsidRPr="005F2720" w14:paraId="409036EA"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1EE48A09" w14:textId="77777777" w:rsidR="00E36F0E" w:rsidRPr="005F2720" w:rsidRDefault="00E36F0E" w:rsidP="00E36F0E">
            <w:pPr>
              <w:spacing w:line="256" w:lineRule="auto"/>
              <w:rPr>
                <w:rFonts w:cs="Arial"/>
              </w:rPr>
            </w:pPr>
          </w:p>
        </w:tc>
      </w:tr>
      <w:tr w:rsidR="00E36F0E" w:rsidRPr="005F2720" w14:paraId="1D9F436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779778F5" w14:textId="77777777" w:rsidR="00E36F0E" w:rsidRPr="005F2720" w:rsidRDefault="00393DC0" w:rsidP="00E36F0E">
            <w:pPr>
              <w:jc w:val="center"/>
              <w:rPr>
                <w:rFonts w:cs="Arial"/>
                <w:b/>
              </w:rPr>
            </w:pPr>
            <w:r w:rsidRPr="005F2720">
              <w:rPr>
                <w:rFonts w:cs="Arial"/>
                <w:b/>
              </w:rPr>
              <w:t>R/O</w:t>
            </w:r>
          </w:p>
        </w:tc>
        <w:tc>
          <w:tcPr>
            <w:tcW w:w="1847"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090859ED" w14:textId="77777777" w:rsidR="00E36F0E" w:rsidRPr="005F2720" w:rsidRDefault="00393DC0" w:rsidP="00E36F0E">
            <w:pPr>
              <w:rPr>
                <w:rFonts w:cs="Arial"/>
                <w:b/>
              </w:rPr>
            </w:pPr>
            <w:r w:rsidRPr="005F2720">
              <w:rPr>
                <w:rFonts w:cs="Arial"/>
                <w:b/>
              </w:rPr>
              <w:t>Name</w:t>
            </w:r>
          </w:p>
        </w:tc>
        <w:tc>
          <w:tcPr>
            <w:tcW w:w="883" w:type="dxa"/>
            <w:tcBorders>
              <w:top w:val="single" w:sz="4" w:space="0" w:color="auto"/>
              <w:left w:val="single" w:sz="4" w:space="0" w:color="auto"/>
              <w:bottom w:val="single" w:sz="4" w:space="0" w:color="auto"/>
              <w:right w:val="single" w:sz="4" w:space="0" w:color="auto"/>
            </w:tcBorders>
            <w:shd w:val="clear" w:color="auto" w:fill="A6A6A6"/>
            <w:hideMark/>
          </w:tcPr>
          <w:p w14:paraId="206E8396" w14:textId="77777777" w:rsidR="00E36F0E" w:rsidRPr="005F2720" w:rsidRDefault="00393DC0" w:rsidP="00E36F0E">
            <w:pPr>
              <w:rPr>
                <w:rFonts w:cs="Arial"/>
                <w:b/>
              </w:rPr>
            </w:pPr>
            <w:r w:rsidRPr="005F2720">
              <w:rPr>
                <w:rFonts w:cs="Arial"/>
                <w:b/>
              </w:rPr>
              <w:t>Type</w:t>
            </w:r>
          </w:p>
        </w:tc>
        <w:tc>
          <w:tcPr>
            <w:tcW w:w="2598"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ABAC498" w14:textId="77777777" w:rsidR="00E36F0E" w:rsidRPr="005F2720" w:rsidRDefault="00393DC0" w:rsidP="00E36F0E">
            <w:pPr>
              <w:rPr>
                <w:rFonts w:cs="Arial"/>
                <w:b/>
              </w:rPr>
            </w:pPr>
            <w:r w:rsidRPr="005F2720">
              <w:rPr>
                <w:rFonts w:cs="Arial"/>
                <w:b/>
              </w:rPr>
              <w:t>Literals</w:t>
            </w:r>
          </w:p>
        </w:tc>
        <w:tc>
          <w:tcPr>
            <w:tcW w:w="1436"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A14D069" w14:textId="77777777" w:rsidR="00E36F0E" w:rsidRPr="005F2720" w:rsidRDefault="00393DC0" w:rsidP="00E36F0E">
            <w:pPr>
              <w:rPr>
                <w:rFonts w:cs="Arial"/>
                <w:b/>
              </w:rPr>
            </w:pPr>
            <w:r w:rsidRPr="005F2720">
              <w:rPr>
                <w:rFonts w:cs="Arial"/>
                <w:b/>
              </w:rPr>
              <w:t>Value</w:t>
            </w:r>
          </w:p>
        </w:tc>
        <w:tc>
          <w:tcPr>
            <w:tcW w:w="2686"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B8C3A25" w14:textId="77777777" w:rsidR="00E36F0E" w:rsidRPr="005F2720" w:rsidRDefault="00393DC0" w:rsidP="00E36F0E">
            <w:pPr>
              <w:rPr>
                <w:rFonts w:cs="Arial"/>
                <w:b/>
              </w:rPr>
            </w:pPr>
            <w:r w:rsidRPr="005F2720">
              <w:rPr>
                <w:rFonts w:cs="Arial"/>
                <w:b/>
              </w:rPr>
              <w:t>Description</w:t>
            </w:r>
          </w:p>
        </w:tc>
      </w:tr>
      <w:tr w:rsidR="00E36F0E" w:rsidRPr="005F2720" w14:paraId="237B2011"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01EAB053" w14:textId="77777777" w:rsidR="00E36F0E" w:rsidRPr="005F2720" w:rsidRDefault="00393DC0" w:rsidP="00E36F0E">
            <w:pPr>
              <w:rPr>
                <w:rFonts w:cs="Arial"/>
                <w:b/>
              </w:rPr>
            </w:pPr>
            <w:r w:rsidRPr="005F2720">
              <w:rPr>
                <w:rFonts w:cs="Arial"/>
                <w:b/>
              </w:rPr>
              <w:t>Request</w:t>
            </w:r>
          </w:p>
        </w:tc>
      </w:tr>
      <w:tr w:rsidR="00E36F0E" w:rsidRPr="005F2720" w14:paraId="4F1A668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58A03B2" w14:textId="77777777" w:rsidR="00E36F0E" w:rsidRPr="005F2720" w:rsidRDefault="00393DC0" w:rsidP="00E36F0E">
            <w:pPr>
              <w:jc w:val="center"/>
              <w:rPr>
                <w:rFonts w:cs="Arial"/>
              </w:rPr>
            </w:pPr>
            <w:r w:rsidRPr="005F2720">
              <w:rPr>
                <w:rFonts w:cs="Arial"/>
              </w:rPr>
              <w:t>R</w:t>
            </w:r>
          </w:p>
        </w:tc>
        <w:tc>
          <w:tcPr>
            <w:tcW w:w="1847" w:type="dxa"/>
            <w:gridSpan w:val="2"/>
            <w:tcBorders>
              <w:top w:val="single" w:sz="4" w:space="0" w:color="auto"/>
              <w:left w:val="single" w:sz="4" w:space="0" w:color="auto"/>
              <w:bottom w:val="single" w:sz="4" w:space="0" w:color="auto"/>
              <w:right w:val="single" w:sz="4" w:space="0" w:color="auto"/>
            </w:tcBorders>
          </w:tcPr>
          <w:p w14:paraId="5ABC9423" w14:textId="77777777" w:rsidR="00E36F0E" w:rsidRPr="005F2720" w:rsidRDefault="00393DC0" w:rsidP="00E36F0E">
            <w:pPr>
              <w:rPr>
                <w:rFonts w:cs="Arial"/>
              </w:rPr>
            </w:pPr>
            <w:r w:rsidRPr="005F2720">
              <w:rPr>
                <w:rFonts w:cs="Arial"/>
              </w:rPr>
              <w:t>appId</w:t>
            </w:r>
          </w:p>
        </w:tc>
        <w:tc>
          <w:tcPr>
            <w:tcW w:w="883" w:type="dxa"/>
            <w:tcBorders>
              <w:top w:val="single" w:sz="4" w:space="0" w:color="auto"/>
              <w:left w:val="single" w:sz="4" w:space="0" w:color="auto"/>
              <w:bottom w:val="single" w:sz="4" w:space="0" w:color="auto"/>
              <w:right w:val="single" w:sz="4" w:space="0" w:color="auto"/>
            </w:tcBorders>
          </w:tcPr>
          <w:p w14:paraId="0F8BDFB4" w14:textId="77777777" w:rsidR="00E36F0E" w:rsidRPr="005F2720" w:rsidRDefault="00393DC0" w:rsidP="00E36F0E">
            <w:pPr>
              <w:rPr>
                <w:rFonts w:cs="Arial"/>
              </w:rPr>
            </w:pPr>
            <w:r w:rsidRPr="005F2720">
              <w:rPr>
                <w:rFonts w:cs="Arial"/>
              </w:rPr>
              <w:t>String</w:t>
            </w:r>
          </w:p>
        </w:tc>
        <w:tc>
          <w:tcPr>
            <w:tcW w:w="2598" w:type="dxa"/>
            <w:tcBorders>
              <w:top w:val="single" w:sz="4" w:space="0" w:color="auto"/>
              <w:left w:val="single" w:sz="4" w:space="0" w:color="auto"/>
              <w:bottom w:val="single" w:sz="4" w:space="0" w:color="auto"/>
              <w:right w:val="single" w:sz="4" w:space="0" w:color="auto"/>
            </w:tcBorders>
          </w:tcPr>
          <w:p w14:paraId="0411BFD4" w14:textId="77777777" w:rsidR="00E36F0E" w:rsidRPr="005F2720" w:rsidRDefault="00393DC0" w:rsidP="00E36F0E">
            <w:pPr>
              <w:rPr>
                <w:rFonts w:cs="Arial"/>
              </w:rPr>
            </w:pPr>
            <w:r w:rsidRPr="005F2720">
              <w:rPr>
                <w:rFonts w:cs="Arial"/>
              </w:rPr>
              <w:t>-</w:t>
            </w:r>
          </w:p>
        </w:tc>
        <w:tc>
          <w:tcPr>
            <w:tcW w:w="1436" w:type="dxa"/>
            <w:tcBorders>
              <w:top w:val="single" w:sz="4" w:space="0" w:color="auto"/>
              <w:left w:val="single" w:sz="4" w:space="0" w:color="auto"/>
              <w:bottom w:val="single" w:sz="4" w:space="0" w:color="auto"/>
              <w:right w:val="single" w:sz="4" w:space="0" w:color="auto"/>
            </w:tcBorders>
          </w:tcPr>
          <w:p w14:paraId="37F8EDC6" w14:textId="77777777" w:rsidR="00E36F0E" w:rsidRPr="005F2720" w:rsidRDefault="00393DC0" w:rsidP="00E36F0E">
            <w:pPr>
              <w:rPr>
                <w:rFonts w:cs="Arial"/>
              </w:rPr>
            </w:pPr>
            <w:r w:rsidRPr="005F2720">
              <w:rPr>
                <w:rFonts w:cs="Arial"/>
              </w:rPr>
              <w:t>Char Value:0-255</w:t>
            </w:r>
          </w:p>
          <w:p w14:paraId="63C6A2E3" w14:textId="77777777" w:rsidR="00E36F0E" w:rsidRPr="005F2720" w:rsidRDefault="00393DC0" w:rsidP="00E36F0E">
            <w:pPr>
              <w:rPr>
                <w:rFonts w:cs="Arial"/>
                <w:highlight w:val="yellow"/>
              </w:rPr>
            </w:pPr>
            <w:r w:rsidRPr="005F2720">
              <w:rPr>
                <w:rFonts w:cs="Arial"/>
              </w:rPr>
              <w:t>No String length limit</w:t>
            </w:r>
          </w:p>
        </w:tc>
        <w:tc>
          <w:tcPr>
            <w:tcW w:w="2686" w:type="dxa"/>
            <w:tcBorders>
              <w:top w:val="single" w:sz="4" w:space="0" w:color="auto"/>
              <w:left w:val="single" w:sz="4" w:space="0" w:color="auto"/>
              <w:bottom w:val="single" w:sz="4" w:space="0" w:color="auto"/>
              <w:right w:val="single" w:sz="4" w:space="0" w:color="auto"/>
            </w:tcBorders>
          </w:tcPr>
          <w:p w14:paraId="5663D620" w14:textId="77777777" w:rsidR="00E36F0E" w:rsidRPr="005F2720" w:rsidRDefault="00393DC0" w:rsidP="00E36F0E">
            <w:pPr>
              <w:rPr>
                <w:rFonts w:cs="Arial"/>
              </w:rPr>
            </w:pPr>
            <w:r w:rsidRPr="005F2720">
              <w:rPr>
                <w:rFonts w:cs="Arial"/>
              </w:rPr>
              <w:t>WIR Client AppId</w:t>
            </w:r>
          </w:p>
        </w:tc>
      </w:tr>
      <w:tr w:rsidR="00E36F0E" w:rsidRPr="005F2720" w14:paraId="1F0B75D4"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42DC789A" w14:textId="77777777" w:rsidR="00E36F0E" w:rsidRPr="005F2720" w:rsidRDefault="00393DC0" w:rsidP="00E36F0E">
            <w:pPr>
              <w:rPr>
                <w:rFonts w:cs="Arial"/>
              </w:rPr>
            </w:pPr>
            <w:r w:rsidRPr="005F2720">
              <w:rPr>
                <w:rFonts w:cs="Arial"/>
                <w:b/>
              </w:rPr>
              <w:t>Response</w:t>
            </w:r>
          </w:p>
        </w:tc>
      </w:tr>
      <w:tr w:rsidR="00E36F0E" w:rsidRPr="005F2720" w14:paraId="15A04D4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5B3FD3E" w14:textId="77777777" w:rsidR="00E36F0E" w:rsidRPr="005F2720" w:rsidRDefault="00393DC0" w:rsidP="00E36F0E">
            <w:pPr>
              <w:jc w:val="center"/>
              <w:rPr>
                <w:rFonts w:cs="Arial"/>
              </w:rPr>
            </w:pPr>
            <w:r w:rsidRPr="005F2720">
              <w:rPr>
                <w:rFonts w:cs="Arial"/>
              </w:rPr>
              <w:t>R</w:t>
            </w:r>
          </w:p>
        </w:tc>
        <w:tc>
          <w:tcPr>
            <w:tcW w:w="1847" w:type="dxa"/>
            <w:gridSpan w:val="2"/>
            <w:tcBorders>
              <w:top w:val="single" w:sz="4" w:space="0" w:color="auto"/>
              <w:left w:val="single" w:sz="4" w:space="0" w:color="auto"/>
              <w:bottom w:val="single" w:sz="4" w:space="0" w:color="auto"/>
              <w:right w:val="single" w:sz="4" w:space="0" w:color="auto"/>
            </w:tcBorders>
            <w:shd w:val="clear" w:color="auto" w:fill="FFFFFF"/>
          </w:tcPr>
          <w:p w14:paraId="3506E1FB" w14:textId="77777777" w:rsidR="00E36F0E" w:rsidRPr="005F2720" w:rsidRDefault="00393DC0" w:rsidP="00E36F0E">
            <w:pPr>
              <w:rPr>
                <w:rFonts w:cs="Arial"/>
              </w:rPr>
            </w:pPr>
            <w:r w:rsidRPr="005F2720">
              <w:rPr>
                <w:rFonts w:cs="Arial"/>
              </w:rPr>
              <w:t>CtrlRet</w:t>
            </w:r>
          </w:p>
        </w:tc>
        <w:tc>
          <w:tcPr>
            <w:tcW w:w="883" w:type="dxa"/>
            <w:tcBorders>
              <w:top w:val="single" w:sz="4" w:space="0" w:color="auto"/>
              <w:left w:val="single" w:sz="4" w:space="0" w:color="auto"/>
              <w:bottom w:val="single" w:sz="4" w:space="0" w:color="auto"/>
              <w:right w:val="single" w:sz="4" w:space="0" w:color="auto"/>
            </w:tcBorders>
            <w:shd w:val="clear" w:color="auto" w:fill="FFFFFF"/>
          </w:tcPr>
          <w:p w14:paraId="64182556" w14:textId="77777777" w:rsidR="00E36F0E" w:rsidRPr="005F2720" w:rsidRDefault="00393DC0" w:rsidP="00E36F0E">
            <w:pPr>
              <w:rPr>
                <w:rFonts w:cs="Arial"/>
              </w:rPr>
            </w:pPr>
            <w:r w:rsidRPr="005F2720">
              <w:rPr>
                <w:rFonts w:cs="Arial"/>
              </w:rPr>
              <w:t>Enum</w:t>
            </w: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0D5D3534" w14:textId="77777777" w:rsidR="00E36F0E" w:rsidRPr="005F2720" w:rsidRDefault="00393DC0" w:rsidP="00E36F0E">
            <w:pPr>
              <w:rPr>
                <w:rFonts w:cs="Arial"/>
              </w:rPr>
            </w:pPr>
            <w:r w:rsidRPr="005F2720">
              <w:rPr>
                <w:rFonts w:cs="Arial"/>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4BCEC104" w14:textId="77777777" w:rsidR="00E36F0E" w:rsidRPr="005F2720" w:rsidRDefault="00393DC0" w:rsidP="00E36F0E">
            <w:pPr>
              <w:rPr>
                <w:rFonts w:cs="Arial"/>
              </w:rPr>
            </w:pPr>
            <w:r w:rsidRPr="005F2720">
              <w:rPr>
                <w:rFonts w:cs="Arial"/>
              </w:rPr>
              <w:t>-</w:t>
            </w:r>
          </w:p>
        </w:tc>
        <w:tc>
          <w:tcPr>
            <w:tcW w:w="2686" w:type="dxa"/>
            <w:tcBorders>
              <w:top w:val="single" w:sz="4" w:space="0" w:color="auto"/>
              <w:left w:val="single" w:sz="4" w:space="0" w:color="auto"/>
              <w:bottom w:val="single" w:sz="4" w:space="0" w:color="auto"/>
              <w:right w:val="single" w:sz="4" w:space="0" w:color="auto"/>
            </w:tcBorders>
            <w:shd w:val="clear" w:color="auto" w:fill="FFFFFF"/>
          </w:tcPr>
          <w:p w14:paraId="55CF87F9" w14:textId="77777777" w:rsidR="00E36F0E" w:rsidRPr="005F2720" w:rsidRDefault="00E36F0E" w:rsidP="00E36F0E">
            <w:pPr>
              <w:rPr>
                <w:rFonts w:cs="Arial"/>
              </w:rPr>
            </w:pPr>
          </w:p>
        </w:tc>
      </w:tr>
      <w:tr w:rsidR="00E36F0E" w:rsidRPr="005F2720" w14:paraId="3624E7C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1C14CE6" w14:textId="77777777" w:rsidR="00E36F0E" w:rsidRPr="005F2720" w:rsidRDefault="00E36F0E" w:rsidP="00E36F0E">
            <w:pPr>
              <w:jc w:val="center"/>
              <w:rPr>
                <w:rFonts w:cs="Arial"/>
              </w:rPr>
            </w:pPr>
          </w:p>
        </w:tc>
        <w:tc>
          <w:tcPr>
            <w:tcW w:w="1847" w:type="dxa"/>
            <w:gridSpan w:val="2"/>
            <w:tcBorders>
              <w:top w:val="single" w:sz="4" w:space="0" w:color="auto"/>
              <w:left w:val="single" w:sz="4" w:space="0" w:color="auto"/>
              <w:bottom w:val="single" w:sz="4" w:space="0" w:color="auto"/>
              <w:right w:val="single" w:sz="4" w:space="0" w:color="auto"/>
            </w:tcBorders>
            <w:shd w:val="clear" w:color="auto" w:fill="FFFFFF"/>
          </w:tcPr>
          <w:p w14:paraId="2FAFDE8F" w14:textId="77777777" w:rsidR="00E36F0E" w:rsidRPr="005F2720" w:rsidRDefault="00E36F0E" w:rsidP="00E36F0E">
            <w:pPr>
              <w:rPr>
                <w:rFonts w:cs="Arial"/>
              </w:rPr>
            </w:pPr>
          </w:p>
        </w:tc>
        <w:tc>
          <w:tcPr>
            <w:tcW w:w="883" w:type="dxa"/>
            <w:tcBorders>
              <w:top w:val="single" w:sz="4" w:space="0" w:color="auto"/>
              <w:left w:val="single" w:sz="4" w:space="0" w:color="auto"/>
              <w:bottom w:val="single" w:sz="4" w:space="0" w:color="auto"/>
              <w:right w:val="single" w:sz="4" w:space="0" w:color="auto"/>
            </w:tcBorders>
            <w:shd w:val="clear" w:color="auto" w:fill="FFFFFF"/>
          </w:tcPr>
          <w:p w14:paraId="08F9E6F9" w14:textId="77777777" w:rsidR="00E36F0E" w:rsidRPr="005F2720"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761E9BD2" w14:textId="77777777" w:rsidR="00E36F0E" w:rsidRPr="005F2720" w:rsidRDefault="00393DC0" w:rsidP="00E36F0E">
            <w:pPr>
              <w:rPr>
                <w:rFonts w:cs="Arial"/>
              </w:rPr>
            </w:pPr>
            <w:r w:rsidRPr="005F2720">
              <w:rPr>
                <w:rFonts w:cs="Arial"/>
              </w:rPr>
              <w:t>CTRL_ERROR</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0F4CBE6E" w14:textId="77777777" w:rsidR="00E36F0E" w:rsidRPr="005F2720" w:rsidRDefault="00393DC0" w:rsidP="00E36F0E">
            <w:pPr>
              <w:rPr>
                <w:rFonts w:cs="Arial"/>
              </w:rPr>
            </w:pPr>
            <w:r w:rsidRPr="005F2720">
              <w:rPr>
                <w:rFonts w:cs="Arial"/>
              </w:rPr>
              <w:t>0x0</w:t>
            </w:r>
          </w:p>
        </w:tc>
        <w:tc>
          <w:tcPr>
            <w:tcW w:w="2686" w:type="dxa"/>
            <w:tcBorders>
              <w:top w:val="single" w:sz="4" w:space="0" w:color="auto"/>
              <w:left w:val="single" w:sz="4" w:space="0" w:color="auto"/>
              <w:bottom w:val="single" w:sz="4" w:space="0" w:color="auto"/>
              <w:right w:val="single" w:sz="4" w:space="0" w:color="auto"/>
            </w:tcBorders>
            <w:shd w:val="clear" w:color="auto" w:fill="FFFFFF"/>
          </w:tcPr>
          <w:p w14:paraId="0E322E3F" w14:textId="77777777" w:rsidR="00E36F0E" w:rsidRPr="005F2720" w:rsidRDefault="00393DC0" w:rsidP="00E36F0E">
            <w:pPr>
              <w:rPr>
                <w:rFonts w:cs="Arial"/>
              </w:rPr>
            </w:pPr>
            <w:r w:rsidRPr="005F2720">
              <w:rPr>
                <w:rFonts w:cs="Arial"/>
              </w:rPr>
              <w:t>Error/Failure</w:t>
            </w:r>
          </w:p>
        </w:tc>
      </w:tr>
      <w:tr w:rsidR="00E36F0E" w:rsidRPr="005F2720" w14:paraId="39D1932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0DC7C4F" w14:textId="77777777" w:rsidR="00E36F0E" w:rsidRPr="005F2720" w:rsidRDefault="00E36F0E" w:rsidP="00E36F0E">
            <w:pPr>
              <w:jc w:val="center"/>
              <w:rPr>
                <w:rFonts w:cs="Arial"/>
              </w:rPr>
            </w:pPr>
          </w:p>
        </w:tc>
        <w:tc>
          <w:tcPr>
            <w:tcW w:w="1847" w:type="dxa"/>
            <w:gridSpan w:val="2"/>
            <w:tcBorders>
              <w:top w:val="single" w:sz="4" w:space="0" w:color="auto"/>
              <w:left w:val="single" w:sz="4" w:space="0" w:color="auto"/>
              <w:bottom w:val="single" w:sz="4" w:space="0" w:color="auto"/>
              <w:right w:val="single" w:sz="4" w:space="0" w:color="auto"/>
            </w:tcBorders>
            <w:shd w:val="clear" w:color="auto" w:fill="FFFFFF"/>
          </w:tcPr>
          <w:p w14:paraId="6599B352" w14:textId="77777777" w:rsidR="00E36F0E" w:rsidRPr="005F2720" w:rsidRDefault="00E36F0E" w:rsidP="00E36F0E">
            <w:pPr>
              <w:rPr>
                <w:rFonts w:cs="Arial"/>
              </w:rPr>
            </w:pPr>
          </w:p>
        </w:tc>
        <w:tc>
          <w:tcPr>
            <w:tcW w:w="883" w:type="dxa"/>
            <w:tcBorders>
              <w:top w:val="single" w:sz="4" w:space="0" w:color="auto"/>
              <w:left w:val="single" w:sz="4" w:space="0" w:color="auto"/>
              <w:bottom w:val="single" w:sz="4" w:space="0" w:color="auto"/>
              <w:right w:val="single" w:sz="4" w:space="0" w:color="auto"/>
            </w:tcBorders>
            <w:shd w:val="clear" w:color="auto" w:fill="FFFFFF"/>
          </w:tcPr>
          <w:p w14:paraId="54813BB6" w14:textId="77777777" w:rsidR="00E36F0E" w:rsidRPr="005F2720"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7CDC96AC" w14:textId="77777777" w:rsidR="00E36F0E" w:rsidRPr="005F2720" w:rsidRDefault="00393DC0" w:rsidP="00E36F0E">
            <w:pPr>
              <w:rPr>
                <w:rFonts w:cs="Arial"/>
              </w:rPr>
            </w:pPr>
            <w:r w:rsidRPr="005F2720">
              <w:rPr>
                <w:rFonts w:cs="Arial"/>
              </w:rPr>
              <w:t>CTRL_SUCCESS</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358D315B" w14:textId="77777777" w:rsidR="00E36F0E" w:rsidRPr="005F2720" w:rsidRDefault="00393DC0" w:rsidP="00E36F0E">
            <w:pPr>
              <w:rPr>
                <w:rFonts w:cs="Arial"/>
              </w:rPr>
            </w:pPr>
            <w:r w:rsidRPr="005F2720">
              <w:rPr>
                <w:rFonts w:cs="Arial"/>
              </w:rPr>
              <w:t>0x1</w:t>
            </w:r>
          </w:p>
        </w:tc>
        <w:tc>
          <w:tcPr>
            <w:tcW w:w="2686" w:type="dxa"/>
            <w:tcBorders>
              <w:top w:val="single" w:sz="4" w:space="0" w:color="auto"/>
              <w:left w:val="single" w:sz="4" w:space="0" w:color="auto"/>
              <w:bottom w:val="single" w:sz="4" w:space="0" w:color="auto"/>
              <w:right w:val="single" w:sz="4" w:space="0" w:color="auto"/>
            </w:tcBorders>
            <w:shd w:val="clear" w:color="auto" w:fill="FFFFFF"/>
          </w:tcPr>
          <w:p w14:paraId="04AB470E" w14:textId="77777777" w:rsidR="00E36F0E" w:rsidRPr="005F2720" w:rsidRDefault="00393DC0" w:rsidP="00E36F0E">
            <w:pPr>
              <w:rPr>
                <w:rFonts w:cs="Arial"/>
              </w:rPr>
            </w:pPr>
            <w:r w:rsidRPr="005F2720">
              <w:rPr>
                <w:rFonts w:cs="Arial"/>
              </w:rPr>
              <w:t>Success</w:t>
            </w:r>
          </w:p>
        </w:tc>
      </w:tr>
      <w:tr w:rsidR="00E36F0E" w:rsidRPr="005F2720" w14:paraId="2D04774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806A89E" w14:textId="77777777" w:rsidR="00E36F0E" w:rsidRPr="005F2720" w:rsidRDefault="00393DC0" w:rsidP="00E36F0E">
            <w:pPr>
              <w:jc w:val="center"/>
              <w:rPr>
                <w:rFonts w:cs="Arial"/>
              </w:rPr>
            </w:pPr>
            <w:r w:rsidRPr="005F2720">
              <w:rPr>
                <w:rFonts w:cs="Arial"/>
              </w:rPr>
              <w:t>R</w:t>
            </w:r>
          </w:p>
        </w:tc>
        <w:tc>
          <w:tcPr>
            <w:tcW w:w="1847" w:type="dxa"/>
            <w:gridSpan w:val="2"/>
            <w:tcBorders>
              <w:top w:val="single" w:sz="4" w:space="0" w:color="auto"/>
              <w:left w:val="single" w:sz="4" w:space="0" w:color="auto"/>
              <w:bottom w:val="single" w:sz="4" w:space="0" w:color="auto"/>
              <w:right w:val="single" w:sz="4" w:space="0" w:color="auto"/>
            </w:tcBorders>
            <w:shd w:val="clear" w:color="auto" w:fill="FFFFFF"/>
          </w:tcPr>
          <w:p w14:paraId="727F7562" w14:textId="77777777" w:rsidR="00E36F0E" w:rsidRPr="005F2720" w:rsidRDefault="00393DC0" w:rsidP="00E36F0E">
            <w:pPr>
              <w:rPr>
                <w:rFonts w:cs="Arial"/>
              </w:rPr>
            </w:pPr>
            <w:r w:rsidRPr="005F2720">
              <w:rPr>
                <w:rFonts w:cs="Arial"/>
              </w:rPr>
              <w:t>appId</w:t>
            </w:r>
          </w:p>
        </w:tc>
        <w:tc>
          <w:tcPr>
            <w:tcW w:w="883" w:type="dxa"/>
            <w:tcBorders>
              <w:top w:val="single" w:sz="4" w:space="0" w:color="auto"/>
              <w:left w:val="single" w:sz="4" w:space="0" w:color="auto"/>
              <w:bottom w:val="single" w:sz="4" w:space="0" w:color="auto"/>
              <w:right w:val="single" w:sz="4" w:space="0" w:color="auto"/>
            </w:tcBorders>
            <w:shd w:val="clear" w:color="auto" w:fill="FFFFFF"/>
          </w:tcPr>
          <w:p w14:paraId="1EC73574" w14:textId="77777777" w:rsidR="00E36F0E" w:rsidRPr="005F2720" w:rsidRDefault="00393DC0" w:rsidP="00E36F0E">
            <w:pPr>
              <w:rPr>
                <w:rFonts w:cs="Arial"/>
              </w:rPr>
            </w:pPr>
            <w:r w:rsidRPr="005F2720">
              <w:rPr>
                <w:rFonts w:cs="Arial"/>
              </w:rPr>
              <w:t>String</w:t>
            </w: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5B5A5890" w14:textId="77777777" w:rsidR="00E36F0E" w:rsidRPr="005F2720" w:rsidRDefault="00393DC0" w:rsidP="00E36F0E">
            <w:pPr>
              <w:rPr>
                <w:rFonts w:cs="Arial"/>
              </w:rPr>
            </w:pPr>
            <w:r w:rsidRPr="005F2720">
              <w:rPr>
                <w:rFonts w:cs="Arial"/>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340479B5" w14:textId="77777777" w:rsidR="00E36F0E" w:rsidRPr="005F2720" w:rsidRDefault="00393DC0" w:rsidP="00E36F0E">
            <w:pPr>
              <w:rPr>
                <w:rFonts w:cs="Arial"/>
              </w:rPr>
            </w:pPr>
            <w:r w:rsidRPr="005F2720">
              <w:rPr>
                <w:rFonts w:cs="Arial"/>
              </w:rPr>
              <w:t>Char Value:0-255</w:t>
            </w:r>
          </w:p>
          <w:p w14:paraId="2ABDF616" w14:textId="77777777" w:rsidR="00E36F0E" w:rsidRPr="005F2720" w:rsidRDefault="00393DC0" w:rsidP="00E36F0E">
            <w:pPr>
              <w:rPr>
                <w:rFonts w:cs="Arial"/>
                <w:highlight w:val="yellow"/>
              </w:rPr>
            </w:pPr>
            <w:r w:rsidRPr="005F2720">
              <w:rPr>
                <w:rFonts w:cs="Arial"/>
              </w:rPr>
              <w:t>No String length limit</w:t>
            </w:r>
          </w:p>
        </w:tc>
        <w:tc>
          <w:tcPr>
            <w:tcW w:w="2686" w:type="dxa"/>
            <w:tcBorders>
              <w:top w:val="single" w:sz="4" w:space="0" w:color="auto"/>
              <w:left w:val="single" w:sz="4" w:space="0" w:color="auto"/>
              <w:bottom w:val="single" w:sz="4" w:space="0" w:color="auto"/>
              <w:right w:val="single" w:sz="4" w:space="0" w:color="auto"/>
            </w:tcBorders>
            <w:shd w:val="clear" w:color="auto" w:fill="FFFFFF"/>
          </w:tcPr>
          <w:p w14:paraId="549681F5" w14:textId="77777777" w:rsidR="00E36F0E" w:rsidRPr="005F2720" w:rsidRDefault="00393DC0" w:rsidP="00E36F0E">
            <w:pPr>
              <w:rPr>
                <w:rFonts w:cs="Arial"/>
              </w:rPr>
            </w:pPr>
            <w:r w:rsidRPr="005F2720">
              <w:rPr>
                <w:rFonts w:cs="Arial"/>
              </w:rPr>
              <w:t>WIR Client AppId</w:t>
            </w:r>
          </w:p>
        </w:tc>
      </w:tr>
      <w:tr w:rsidR="00E36F0E" w:rsidRPr="005F2720" w14:paraId="4D305E5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F60F8D9" w14:textId="77777777" w:rsidR="00E36F0E" w:rsidRPr="005F2720" w:rsidRDefault="00393DC0" w:rsidP="00E36F0E">
            <w:pPr>
              <w:jc w:val="center"/>
              <w:rPr>
                <w:rFonts w:cs="Arial"/>
              </w:rPr>
            </w:pPr>
            <w:r w:rsidRPr="005F2720">
              <w:rPr>
                <w:rFonts w:cs="Arial"/>
              </w:rPr>
              <w:t>R</w:t>
            </w:r>
          </w:p>
        </w:tc>
        <w:tc>
          <w:tcPr>
            <w:tcW w:w="1847" w:type="dxa"/>
            <w:gridSpan w:val="2"/>
            <w:tcBorders>
              <w:top w:val="single" w:sz="4" w:space="0" w:color="auto"/>
              <w:left w:val="single" w:sz="4" w:space="0" w:color="auto"/>
              <w:bottom w:val="single" w:sz="4" w:space="0" w:color="auto"/>
              <w:right w:val="single" w:sz="4" w:space="0" w:color="auto"/>
            </w:tcBorders>
            <w:shd w:val="clear" w:color="auto" w:fill="FFFFFF"/>
          </w:tcPr>
          <w:p w14:paraId="663761B0" w14:textId="77777777" w:rsidR="00E36F0E" w:rsidRPr="005F2720" w:rsidRDefault="00393DC0" w:rsidP="00E36F0E">
            <w:pPr>
              <w:rPr>
                <w:rFonts w:cs="Arial"/>
              </w:rPr>
            </w:pPr>
            <w:r w:rsidRPr="005F2720">
              <w:rPr>
                <w:rFonts w:cs="Arial"/>
              </w:rPr>
              <w:t>Policy</w:t>
            </w:r>
          </w:p>
        </w:tc>
        <w:tc>
          <w:tcPr>
            <w:tcW w:w="883" w:type="dxa"/>
            <w:tcBorders>
              <w:top w:val="single" w:sz="4" w:space="0" w:color="auto"/>
              <w:left w:val="single" w:sz="4" w:space="0" w:color="auto"/>
              <w:bottom w:val="single" w:sz="4" w:space="0" w:color="auto"/>
              <w:right w:val="single" w:sz="4" w:space="0" w:color="auto"/>
            </w:tcBorders>
            <w:shd w:val="clear" w:color="auto" w:fill="FFFFFF"/>
          </w:tcPr>
          <w:p w14:paraId="75AB9A5D" w14:textId="77777777" w:rsidR="00E36F0E" w:rsidRPr="005F2720" w:rsidRDefault="00393DC0" w:rsidP="00E36F0E">
            <w:pPr>
              <w:rPr>
                <w:rFonts w:cs="Arial"/>
              </w:rPr>
            </w:pPr>
            <w:r w:rsidRPr="005F2720">
              <w:rPr>
                <w:rFonts w:cs="Arial"/>
              </w:rPr>
              <w:t>Int32</w:t>
            </w: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534DE489" w14:textId="77777777" w:rsidR="00E36F0E" w:rsidRPr="005F2720" w:rsidRDefault="00393DC0" w:rsidP="00E36F0E">
            <w:pPr>
              <w:rPr>
                <w:rFonts w:cs="Arial"/>
              </w:rPr>
            </w:pPr>
            <w:r w:rsidRPr="005F2720">
              <w:rPr>
                <w:rFonts w:cs="Arial"/>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E453442" w14:textId="77777777" w:rsidR="00E36F0E" w:rsidRPr="005F2720" w:rsidRDefault="00393DC0" w:rsidP="00E36F0E">
            <w:pPr>
              <w:rPr>
                <w:rFonts w:cs="Arial"/>
              </w:rPr>
            </w:pPr>
            <w:r w:rsidRPr="005F2720">
              <w:rPr>
                <w:rFonts w:cs="Arial"/>
              </w:rPr>
              <w:t>0-4294967295</w:t>
            </w:r>
          </w:p>
        </w:tc>
        <w:tc>
          <w:tcPr>
            <w:tcW w:w="2686" w:type="dxa"/>
            <w:tcBorders>
              <w:top w:val="single" w:sz="4" w:space="0" w:color="auto"/>
              <w:left w:val="single" w:sz="4" w:space="0" w:color="auto"/>
              <w:bottom w:val="single" w:sz="4" w:space="0" w:color="auto"/>
              <w:right w:val="single" w:sz="4" w:space="0" w:color="auto"/>
            </w:tcBorders>
            <w:shd w:val="clear" w:color="auto" w:fill="FFFFFF"/>
          </w:tcPr>
          <w:p w14:paraId="6FF2B5AB" w14:textId="77777777" w:rsidR="00E36F0E" w:rsidRPr="005F2720" w:rsidRDefault="00393DC0" w:rsidP="00E36F0E">
            <w:pPr>
              <w:rPr>
                <w:rFonts w:cs="Arial"/>
                <w:highlight w:val="yellow"/>
              </w:rPr>
            </w:pPr>
            <w:r w:rsidRPr="005F2720">
              <w:rPr>
                <w:rFonts w:cs="Arial"/>
              </w:rPr>
              <w:t>Network policy, bit flag</w:t>
            </w:r>
          </w:p>
        </w:tc>
      </w:tr>
      <w:tr w:rsidR="00E36F0E" w:rsidRPr="005F2720" w14:paraId="5212817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39F8412" w14:textId="77777777" w:rsidR="00E36F0E" w:rsidRPr="005F2720" w:rsidRDefault="00E36F0E" w:rsidP="00E36F0E">
            <w:pPr>
              <w:jc w:val="center"/>
              <w:rPr>
                <w:rFonts w:cs="Arial"/>
              </w:rPr>
            </w:pPr>
          </w:p>
        </w:tc>
        <w:tc>
          <w:tcPr>
            <w:tcW w:w="1847" w:type="dxa"/>
            <w:gridSpan w:val="2"/>
            <w:tcBorders>
              <w:top w:val="single" w:sz="4" w:space="0" w:color="auto"/>
              <w:left w:val="single" w:sz="4" w:space="0" w:color="auto"/>
              <w:bottom w:val="single" w:sz="4" w:space="0" w:color="auto"/>
              <w:right w:val="single" w:sz="4" w:space="0" w:color="auto"/>
            </w:tcBorders>
            <w:shd w:val="clear" w:color="auto" w:fill="FFFFFF"/>
          </w:tcPr>
          <w:p w14:paraId="299A924A" w14:textId="77777777" w:rsidR="00E36F0E" w:rsidRPr="005F2720" w:rsidRDefault="00E36F0E" w:rsidP="00E36F0E">
            <w:pPr>
              <w:rPr>
                <w:rFonts w:cs="Arial"/>
              </w:rPr>
            </w:pPr>
          </w:p>
        </w:tc>
        <w:tc>
          <w:tcPr>
            <w:tcW w:w="883" w:type="dxa"/>
            <w:tcBorders>
              <w:top w:val="single" w:sz="4" w:space="0" w:color="auto"/>
              <w:left w:val="single" w:sz="4" w:space="0" w:color="auto"/>
              <w:bottom w:val="single" w:sz="4" w:space="0" w:color="auto"/>
              <w:right w:val="single" w:sz="4" w:space="0" w:color="auto"/>
            </w:tcBorders>
            <w:shd w:val="clear" w:color="auto" w:fill="FFFFFF"/>
          </w:tcPr>
          <w:p w14:paraId="29EADC01" w14:textId="77777777" w:rsidR="00E36F0E" w:rsidRPr="005F2720"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3206D1E7" w14:textId="77777777" w:rsidR="00E36F0E" w:rsidRPr="005F2720" w:rsidRDefault="00393DC0" w:rsidP="00E36F0E">
            <w:pPr>
              <w:rPr>
                <w:rFonts w:cs="Arial"/>
              </w:rPr>
            </w:pPr>
            <w:r w:rsidRPr="005F2720">
              <w:rPr>
                <w:rFonts w:cs="Arial"/>
              </w:rPr>
              <w:t>TCU_CELLULAR_APN1</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4AAF65F5" w14:textId="77777777" w:rsidR="00E36F0E" w:rsidRPr="005F2720" w:rsidRDefault="00393DC0" w:rsidP="00E36F0E">
            <w:pPr>
              <w:rPr>
                <w:rFonts w:cs="Arial"/>
              </w:rPr>
            </w:pPr>
            <w:r w:rsidRPr="005F2720">
              <w:rPr>
                <w:rFonts w:cs="Arial"/>
              </w:rPr>
              <w:t>0x0001</w:t>
            </w:r>
          </w:p>
        </w:tc>
        <w:tc>
          <w:tcPr>
            <w:tcW w:w="2686" w:type="dxa"/>
            <w:tcBorders>
              <w:top w:val="single" w:sz="4" w:space="0" w:color="auto"/>
              <w:left w:val="single" w:sz="4" w:space="0" w:color="auto"/>
              <w:bottom w:val="single" w:sz="4" w:space="0" w:color="auto"/>
              <w:right w:val="single" w:sz="4" w:space="0" w:color="auto"/>
            </w:tcBorders>
            <w:shd w:val="clear" w:color="auto" w:fill="FFFFFF"/>
          </w:tcPr>
          <w:p w14:paraId="45E73614" w14:textId="77777777" w:rsidR="00E36F0E" w:rsidRPr="005F2720" w:rsidRDefault="00E36F0E" w:rsidP="00E36F0E">
            <w:pPr>
              <w:rPr>
                <w:rFonts w:cs="Arial"/>
              </w:rPr>
            </w:pPr>
          </w:p>
        </w:tc>
      </w:tr>
      <w:tr w:rsidR="00E36F0E" w:rsidRPr="005F2720" w14:paraId="1F287F0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AFCC6A3" w14:textId="77777777" w:rsidR="00E36F0E" w:rsidRPr="005F2720" w:rsidRDefault="00E36F0E" w:rsidP="00E36F0E">
            <w:pPr>
              <w:jc w:val="center"/>
              <w:rPr>
                <w:rFonts w:cs="Arial"/>
              </w:rPr>
            </w:pPr>
          </w:p>
        </w:tc>
        <w:tc>
          <w:tcPr>
            <w:tcW w:w="1847" w:type="dxa"/>
            <w:gridSpan w:val="2"/>
            <w:tcBorders>
              <w:top w:val="single" w:sz="4" w:space="0" w:color="auto"/>
              <w:left w:val="single" w:sz="4" w:space="0" w:color="auto"/>
              <w:bottom w:val="single" w:sz="4" w:space="0" w:color="auto"/>
              <w:right w:val="single" w:sz="4" w:space="0" w:color="auto"/>
            </w:tcBorders>
            <w:shd w:val="clear" w:color="auto" w:fill="FFFFFF"/>
          </w:tcPr>
          <w:p w14:paraId="3E5D14FC" w14:textId="77777777" w:rsidR="00E36F0E" w:rsidRPr="005F2720" w:rsidRDefault="00E36F0E" w:rsidP="00E36F0E">
            <w:pPr>
              <w:rPr>
                <w:rFonts w:cs="Arial"/>
              </w:rPr>
            </w:pPr>
          </w:p>
        </w:tc>
        <w:tc>
          <w:tcPr>
            <w:tcW w:w="883" w:type="dxa"/>
            <w:tcBorders>
              <w:top w:val="single" w:sz="4" w:space="0" w:color="auto"/>
              <w:left w:val="single" w:sz="4" w:space="0" w:color="auto"/>
              <w:bottom w:val="single" w:sz="4" w:space="0" w:color="auto"/>
              <w:right w:val="single" w:sz="4" w:space="0" w:color="auto"/>
            </w:tcBorders>
            <w:shd w:val="clear" w:color="auto" w:fill="FFFFFF"/>
          </w:tcPr>
          <w:p w14:paraId="13FAE31D" w14:textId="77777777" w:rsidR="00E36F0E" w:rsidRPr="005F2720"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1AE781AA" w14:textId="77777777" w:rsidR="00E36F0E" w:rsidRPr="005F2720" w:rsidRDefault="00393DC0" w:rsidP="00E36F0E">
            <w:pPr>
              <w:rPr>
                <w:rFonts w:cs="Arial"/>
              </w:rPr>
            </w:pPr>
            <w:r w:rsidRPr="005F2720">
              <w:rPr>
                <w:rFonts w:cs="Arial"/>
              </w:rPr>
              <w:t>WIFI</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3E661E17" w14:textId="77777777" w:rsidR="00E36F0E" w:rsidRPr="005F2720" w:rsidRDefault="00393DC0" w:rsidP="00E36F0E">
            <w:pPr>
              <w:rPr>
                <w:rFonts w:cs="Arial"/>
              </w:rPr>
            </w:pPr>
            <w:r w:rsidRPr="005F2720">
              <w:rPr>
                <w:rFonts w:cs="Arial"/>
              </w:rPr>
              <w:t>0x0002</w:t>
            </w:r>
          </w:p>
        </w:tc>
        <w:tc>
          <w:tcPr>
            <w:tcW w:w="2686" w:type="dxa"/>
            <w:tcBorders>
              <w:top w:val="single" w:sz="4" w:space="0" w:color="auto"/>
              <w:left w:val="single" w:sz="4" w:space="0" w:color="auto"/>
              <w:bottom w:val="single" w:sz="4" w:space="0" w:color="auto"/>
              <w:right w:val="single" w:sz="4" w:space="0" w:color="auto"/>
            </w:tcBorders>
            <w:shd w:val="clear" w:color="auto" w:fill="FFFFFF"/>
          </w:tcPr>
          <w:p w14:paraId="6E9D2F32" w14:textId="77777777" w:rsidR="00E36F0E" w:rsidRPr="005F2720" w:rsidRDefault="00E36F0E" w:rsidP="00E36F0E">
            <w:pPr>
              <w:rPr>
                <w:rFonts w:cs="Arial"/>
              </w:rPr>
            </w:pPr>
          </w:p>
        </w:tc>
      </w:tr>
      <w:tr w:rsidR="00E36F0E" w:rsidRPr="005F2720" w14:paraId="15FBC97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F9D54A7" w14:textId="77777777" w:rsidR="00E36F0E" w:rsidRPr="005F2720" w:rsidRDefault="00E36F0E" w:rsidP="00E36F0E">
            <w:pPr>
              <w:jc w:val="center"/>
              <w:rPr>
                <w:rFonts w:cs="Arial"/>
              </w:rPr>
            </w:pPr>
          </w:p>
        </w:tc>
        <w:tc>
          <w:tcPr>
            <w:tcW w:w="1847" w:type="dxa"/>
            <w:gridSpan w:val="2"/>
            <w:tcBorders>
              <w:top w:val="single" w:sz="4" w:space="0" w:color="auto"/>
              <w:left w:val="single" w:sz="4" w:space="0" w:color="auto"/>
              <w:bottom w:val="single" w:sz="4" w:space="0" w:color="auto"/>
              <w:right w:val="single" w:sz="4" w:space="0" w:color="auto"/>
            </w:tcBorders>
            <w:shd w:val="clear" w:color="auto" w:fill="FFFFFF"/>
          </w:tcPr>
          <w:p w14:paraId="01C57E36" w14:textId="77777777" w:rsidR="00E36F0E" w:rsidRPr="005F2720" w:rsidRDefault="00E36F0E" w:rsidP="00E36F0E">
            <w:pPr>
              <w:rPr>
                <w:rFonts w:cs="Arial"/>
              </w:rPr>
            </w:pPr>
          </w:p>
        </w:tc>
        <w:tc>
          <w:tcPr>
            <w:tcW w:w="883" w:type="dxa"/>
            <w:tcBorders>
              <w:top w:val="single" w:sz="4" w:space="0" w:color="auto"/>
              <w:left w:val="single" w:sz="4" w:space="0" w:color="auto"/>
              <w:bottom w:val="single" w:sz="4" w:space="0" w:color="auto"/>
              <w:right w:val="single" w:sz="4" w:space="0" w:color="auto"/>
            </w:tcBorders>
            <w:shd w:val="clear" w:color="auto" w:fill="FFFFFF"/>
          </w:tcPr>
          <w:p w14:paraId="108794B1" w14:textId="77777777" w:rsidR="00E36F0E" w:rsidRPr="005F2720"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3C601130" w14:textId="77777777" w:rsidR="00E36F0E" w:rsidRPr="005F2720" w:rsidRDefault="00393DC0" w:rsidP="00E36F0E">
            <w:pPr>
              <w:rPr>
                <w:rFonts w:cs="Arial"/>
              </w:rPr>
            </w:pPr>
            <w:r w:rsidRPr="005F2720">
              <w:rPr>
                <w:rFonts w:cs="Arial"/>
              </w:rPr>
              <w:t>TCU_CELLULAR_APN2</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4C802279" w14:textId="77777777" w:rsidR="00E36F0E" w:rsidRPr="005F2720" w:rsidRDefault="00393DC0" w:rsidP="00E36F0E">
            <w:pPr>
              <w:rPr>
                <w:rFonts w:cs="Arial"/>
              </w:rPr>
            </w:pPr>
            <w:r w:rsidRPr="005F2720">
              <w:rPr>
                <w:rFonts w:cs="Arial"/>
              </w:rPr>
              <w:t>0x0004</w:t>
            </w:r>
          </w:p>
        </w:tc>
        <w:tc>
          <w:tcPr>
            <w:tcW w:w="2686" w:type="dxa"/>
            <w:tcBorders>
              <w:top w:val="single" w:sz="4" w:space="0" w:color="auto"/>
              <w:left w:val="single" w:sz="4" w:space="0" w:color="auto"/>
              <w:bottom w:val="single" w:sz="4" w:space="0" w:color="auto"/>
              <w:right w:val="single" w:sz="4" w:space="0" w:color="auto"/>
            </w:tcBorders>
            <w:shd w:val="clear" w:color="auto" w:fill="FFFFFF"/>
          </w:tcPr>
          <w:p w14:paraId="6AB75319" w14:textId="77777777" w:rsidR="00E36F0E" w:rsidRPr="005F2720" w:rsidRDefault="00E36F0E" w:rsidP="00E36F0E">
            <w:pPr>
              <w:rPr>
                <w:rFonts w:cs="Arial"/>
              </w:rPr>
            </w:pPr>
          </w:p>
        </w:tc>
      </w:tr>
      <w:tr w:rsidR="00E36F0E" w:rsidRPr="005F2720" w14:paraId="59E3D93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76BA1FB" w14:textId="77777777" w:rsidR="00E36F0E" w:rsidRPr="005F2720" w:rsidRDefault="00E36F0E" w:rsidP="00E36F0E">
            <w:pPr>
              <w:jc w:val="center"/>
              <w:rPr>
                <w:rFonts w:cs="Arial"/>
              </w:rPr>
            </w:pPr>
          </w:p>
        </w:tc>
        <w:tc>
          <w:tcPr>
            <w:tcW w:w="1847" w:type="dxa"/>
            <w:gridSpan w:val="2"/>
            <w:tcBorders>
              <w:top w:val="single" w:sz="4" w:space="0" w:color="auto"/>
              <w:left w:val="single" w:sz="4" w:space="0" w:color="auto"/>
              <w:bottom w:val="single" w:sz="4" w:space="0" w:color="auto"/>
              <w:right w:val="single" w:sz="4" w:space="0" w:color="auto"/>
            </w:tcBorders>
            <w:shd w:val="clear" w:color="auto" w:fill="FFFFFF"/>
          </w:tcPr>
          <w:p w14:paraId="77320148" w14:textId="77777777" w:rsidR="00E36F0E" w:rsidRPr="005F2720" w:rsidRDefault="00E36F0E" w:rsidP="00E36F0E">
            <w:pPr>
              <w:rPr>
                <w:rFonts w:cs="Arial"/>
              </w:rPr>
            </w:pPr>
          </w:p>
        </w:tc>
        <w:tc>
          <w:tcPr>
            <w:tcW w:w="883" w:type="dxa"/>
            <w:tcBorders>
              <w:top w:val="single" w:sz="4" w:space="0" w:color="auto"/>
              <w:left w:val="single" w:sz="4" w:space="0" w:color="auto"/>
              <w:bottom w:val="single" w:sz="4" w:space="0" w:color="auto"/>
              <w:right w:val="single" w:sz="4" w:space="0" w:color="auto"/>
            </w:tcBorders>
            <w:shd w:val="clear" w:color="auto" w:fill="FFFFFF"/>
          </w:tcPr>
          <w:p w14:paraId="546824F6" w14:textId="77777777" w:rsidR="00E36F0E" w:rsidRPr="005F2720"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3A5ECA4F" w14:textId="77777777" w:rsidR="00E36F0E" w:rsidRPr="005F2720" w:rsidRDefault="00393DC0" w:rsidP="00E36F0E">
            <w:pPr>
              <w:rPr>
                <w:rFonts w:cs="Arial"/>
              </w:rPr>
            </w:pPr>
            <w:r w:rsidRPr="005F2720">
              <w:rPr>
                <w:rFonts w:cs="Arial"/>
              </w:rPr>
              <w:t>DNS_RPZ_EXCEPTION</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184037A" w14:textId="77777777" w:rsidR="00E36F0E" w:rsidRPr="005F2720" w:rsidRDefault="00393DC0" w:rsidP="00E36F0E">
            <w:pPr>
              <w:rPr>
                <w:rFonts w:cs="Arial"/>
              </w:rPr>
            </w:pPr>
            <w:r w:rsidRPr="005F2720">
              <w:rPr>
                <w:rFonts w:cs="Arial"/>
              </w:rPr>
              <w:t>0x0008</w:t>
            </w:r>
          </w:p>
        </w:tc>
        <w:tc>
          <w:tcPr>
            <w:tcW w:w="2686" w:type="dxa"/>
            <w:tcBorders>
              <w:top w:val="single" w:sz="4" w:space="0" w:color="auto"/>
              <w:left w:val="single" w:sz="4" w:space="0" w:color="auto"/>
              <w:bottom w:val="single" w:sz="4" w:space="0" w:color="auto"/>
              <w:right w:val="single" w:sz="4" w:space="0" w:color="auto"/>
            </w:tcBorders>
            <w:shd w:val="clear" w:color="auto" w:fill="FFFFFF"/>
          </w:tcPr>
          <w:p w14:paraId="208643CD" w14:textId="77777777" w:rsidR="00E36F0E" w:rsidRPr="005F2720" w:rsidRDefault="00E36F0E" w:rsidP="00E36F0E">
            <w:pPr>
              <w:rPr>
                <w:rFonts w:cs="Arial"/>
              </w:rPr>
            </w:pPr>
          </w:p>
        </w:tc>
      </w:tr>
      <w:tr w:rsidR="00E36F0E" w:rsidRPr="005F2720" w14:paraId="7C7AA65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5106F8B" w14:textId="77777777" w:rsidR="00E36F0E" w:rsidRPr="005F2720" w:rsidRDefault="00E36F0E" w:rsidP="00E36F0E">
            <w:pPr>
              <w:jc w:val="center"/>
              <w:rPr>
                <w:rFonts w:cs="Arial"/>
              </w:rPr>
            </w:pPr>
          </w:p>
        </w:tc>
        <w:tc>
          <w:tcPr>
            <w:tcW w:w="1847" w:type="dxa"/>
            <w:gridSpan w:val="2"/>
            <w:tcBorders>
              <w:top w:val="single" w:sz="4" w:space="0" w:color="auto"/>
              <w:left w:val="single" w:sz="4" w:space="0" w:color="auto"/>
              <w:bottom w:val="single" w:sz="4" w:space="0" w:color="auto"/>
              <w:right w:val="single" w:sz="4" w:space="0" w:color="auto"/>
            </w:tcBorders>
            <w:shd w:val="clear" w:color="auto" w:fill="FFFFFF"/>
          </w:tcPr>
          <w:p w14:paraId="3293DE32" w14:textId="77777777" w:rsidR="00E36F0E" w:rsidRPr="005F2720" w:rsidRDefault="00E36F0E" w:rsidP="00E36F0E">
            <w:pPr>
              <w:rPr>
                <w:rFonts w:cs="Arial"/>
              </w:rPr>
            </w:pPr>
          </w:p>
        </w:tc>
        <w:tc>
          <w:tcPr>
            <w:tcW w:w="883" w:type="dxa"/>
            <w:tcBorders>
              <w:top w:val="single" w:sz="4" w:space="0" w:color="auto"/>
              <w:left w:val="single" w:sz="4" w:space="0" w:color="auto"/>
              <w:bottom w:val="single" w:sz="4" w:space="0" w:color="auto"/>
              <w:right w:val="single" w:sz="4" w:space="0" w:color="auto"/>
            </w:tcBorders>
            <w:shd w:val="clear" w:color="auto" w:fill="FFFFFF"/>
          </w:tcPr>
          <w:p w14:paraId="6DBFEE91" w14:textId="77777777" w:rsidR="00E36F0E" w:rsidRPr="005F2720"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773018AC" w14:textId="77777777" w:rsidR="00E36F0E" w:rsidRPr="005F2720" w:rsidRDefault="00393DC0" w:rsidP="00E36F0E">
            <w:pPr>
              <w:rPr>
                <w:rFonts w:cs="Arial"/>
              </w:rPr>
            </w:pPr>
            <w:r w:rsidRPr="005F2720">
              <w:rPr>
                <w:rFonts w:cs="Arial"/>
              </w:rPr>
              <w:t>ESPM_LAN</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0B2F8330" w14:textId="77777777" w:rsidR="00E36F0E" w:rsidRPr="005F2720" w:rsidRDefault="00393DC0" w:rsidP="00E36F0E">
            <w:pPr>
              <w:rPr>
                <w:rFonts w:cs="Arial"/>
              </w:rPr>
            </w:pPr>
            <w:r w:rsidRPr="005F2720">
              <w:rPr>
                <w:rFonts w:cs="Arial"/>
              </w:rPr>
              <w:t>0x0010</w:t>
            </w:r>
          </w:p>
        </w:tc>
        <w:tc>
          <w:tcPr>
            <w:tcW w:w="2686" w:type="dxa"/>
            <w:tcBorders>
              <w:top w:val="single" w:sz="4" w:space="0" w:color="auto"/>
              <w:left w:val="single" w:sz="4" w:space="0" w:color="auto"/>
              <w:bottom w:val="single" w:sz="4" w:space="0" w:color="auto"/>
              <w:right w:val="single" w:sz="4" w:space="0" w:color="auto"/>
            </w:tcBorders>
            <w:shd w:val="clear" w:color="auto" w:fill="FFFFFF"/>
          </w:tcPr>
          <w:p w14:paraId="38C86FED" w14:textId="77777777" w:rsidR="00E36F0E" w:rsidRPr="005F2720" w:rsidRDefault="00393DC0" w:rsidP="00E36F0E">
            <w:pPr>
              <w:spacing w:line="256" w:lineRule="auto"/>
              <w:rPr>
                <w:rFonts w:cs="Arial"/>
              </w:rPr>
            </w:pPr>
            <w:r w:rsidRPr="005F2720">
              <w:rPr>
                <w:rFonts w:cs="Arial"/>
              </w:rPr>
              <w:t>Applicable to AV vehicles Only</w:t>
            </w:r>
          </w:p>
        </w:tc>
      </w:tr>
      <w:tr w:rsidR="00E36F0E" w:rsidRPr="005F2720" w14:paraId="4564859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84D6B19" w14:textId="77777777" w:rsidR="00E36F0E" w:rsidRPr="005F2720" w:rsidRDefault="00E36F0E" w:rsidP="00E36F0E">
            <w:pPr>
              <w:jc w:val="center"/>
              <w:rPr>
                <w:rFonts w:cs="Arial"/>
              </w:rPr>
            </w:pPr>
          </w:p>
        </w:tc>
        <w:tc>
          <w:tcPr>
            <w:tcW w:w="1847" w:type="dxa"/>
            <w:gridSpan w:val="2"/>
            <w:tcBorders>
              <w:top w:val="single" w:sz="4" w:space="0" w:color="auto"/>
              <w:left w:val="single" w:sz="4" w:space="0" w:color="auto"/>
              <w:bottom w:val="single" w:sz="4" w:space="0" w:color="auto"/>
              <w:right w:val="single" w:sz="4" w:space="0" w:color="auto"/>
            </w:tcBorders>
            <w:shd w:val="clear" w:color="auto" w:fill="FFFFFF"/>
          </w:tcPr>
          <w:p w14:paraId="1D1256CE" w14:textId="77777777" w:rsidR="00E36F0E" w:rsidRPr="005F2720" w:rsidRDefault="00E36F0E" w:rsidP="00E36F0E">
            <w:pPr>
              <w:rPr>
                <w:rFonts w:cs="Arial"/>
              </w:rPr>
            </w:pPr>
          </w:p>
        </w:tc>
        <w:tc>
          <w:tcPr>
            <w:tcW w:w="883" w:type="dxa"/>
            <w:tcBorders>
              <w:top w:val="single" w:sz="4" w:space="0" w:color="auto"/>
              <w:left w:val="single" w:sz="4" w:space="0" w:color="auto"/>
              <w:bottom w:val="single" w:sz="4" w:space="0" w:color="auto"/>
              <w:right w:val="single" w:sz="4" w:space="0" w:color="auto"/>
            </w:tcBorders>
            <w:shd w:val="clear" w:color="auto" w:fill="FFFFFF"/>
          </w:tcPr>
          <w:p w14:paraId="6398E391" w14:textId="77777777" w:rsidR="00E36F0E" w:rsidRPr="005F2720"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7B5F1D7F" w14:textId="77777777" w:rsidR="00E36F0E" w:rsidRPr="005F2720" w:rsidRDefault="00393DC0" w:rsidP="00E36F0E">
            <w:pPr>
              <w:rPr>
                <w:rFonts w:cs="Arial"/>
              </w:rPr>
            </w:pPr>
            <w:r w:rsidRPr="005F2720">
              <w:rPr>
                <w:rFonts w:cs="Arial"/>
              </w:rPr>
              <w:t>DDSM_LAN</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0AFB7997" w14:textId="77777777" w:rsidR="00E36F0E" w:rsidRPr="005F2720" w:rsidRDefault="00393DC0" w:rsidP="00E36F0E">
            <w:pPr>
              <w:rPr>
                <w:rFonts w:cs="Arial"/>
              </w:rPr>
            </w:pPr>
            <w:r w:rsidRPr="005F2720">
              <w:rPr>
                <w:rFonts w:cs="Arial"/>
              </w:rPr>
              <w:t>0x0020</w:t>
            </w:r>
          </w:p>
        </w:tc>
        <w:tc>
          <w:tcPr>
            <w:tcW w:w="2686" w:type="dxa"/>
            <w:tcBorders>
              <w:top w:val="single" w:sz="4" w:space="0" w:color="auto"/>
              <w:left w:val="single" w:sz="4" w:space="0" w:color="auto"/>
              <w:bottom w:val="single" w:sz="4" w:space="0" w:color="auto"/>
              <w:right w:val="single" w:sz="4" w:space="0" w:color="auto"/>
            </w:tcBorders>
            <w:shd w:val="clear" w:color="auto" w:fill="FFFFFF"/>
          </w:tcPr>
          <w:p w14:paraId="6C74516C" w14:textId="77777777" w:rsidR="00E36F0E" w:rsidRPr="005F2720" w:rsidRDefault="00393DC0" w:rsidP="00E36F0E">
            <w:pPr>
              <w:spacing w:line="256" w:lineRule="auto"/>
              <w:rPr>
                <w:rFonts w:cs="Arial"/>
              </w:rPr>
            </w:pPr>
            <w:r w:rsidRPr="005F2720">
              <w:rPr>
                <w:rFonts w:cs="Arial"/>
              </w:rPr>
              <w:t>Applicable to AV vehicles Only</w:t>
            </w:r>
          </w:p>
        </w:tc>
      </w:tr>
      <w:tr w:rsidR="00E36F0E" w:rsidRPr="005F2720" w14:paraId="47F40D5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C658DF4" w14:textId="77777777" w:rsidR="00E36F0E" w:rsidRPr="005F2720" w:rsidRDefault="00E36F0E" w:rsidP="00E36F0E">
            <w:pPr>
              <w:jc w:val="center"/>
              <w:rPr>
                <w:rFonts w:cs="Arial"/>
              </w:rPr>
            </w:pPr>
          </w:p>
        </w:tc>
        <w:tc>
          <w:tcPr>
            <w:tcW w:w="1847" w:type="dxa"/>
            <w:gridSpan w:val="2"/>
            <w:tcBorders>
              <w:top w:val="single" w:sz="4" w:space="0" w:color="auto"/>
              <w:left w:val="single" w:sz="4" w:space="0" w:color="auto"/>
              <w:bottom w:val="single" w:sz="4" w:space="0" w:color="auto"/>
              <w:right w:val="single" w:sz="4" w:space="0" w:color="auto"/>
            </w:tcBorders>
            <w:shd w:val="clear" w:color="auto" w:fill="FFFFFF"/>
          </w:tcPr>
          <w:p w14:paraId="1F03A7E7" w14:textId="77777777" w:rsidR="00E36F0E" w:rsidRPr="005F2720" w:rsidRDefault="00E36F0E" w:rsidP="00E36F0E">
            <w:pPr>
              <w:rPr>
                <w:rFonts w:cs="Arial"/>
              </w:rPr>
            </w:pPr>
          </w:p>
        </w:tc>
        <w:tc>
          <w:tcPr>
            <w:tcW w:w="883" w:type="dxa"/>
            <w:tcBorders>
              <w:top w:val="single" w:sz="4" w:space="0" w:color="auto"/>
              <w:left w:val="single" w:sz="4" w:space="0" w:color="auto"/>
              <w:bottom w:val="single" w:sz="4" w:space="0" w:color="auto"/>
              <w:right w:val="single" w:sz="4" w:space="0" w:color="auto"/>
            </w:tcBorders>
            <w:shd w:val="clear" w:color="auto" w:fill="FFFFFF"/>
          </w:tcPr>
          <w:p w14:paraId="6A4D0FB9" w14:textId="77777777" w:rsidR="00E36F0E" w:rsidRPr="005F2720"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29611F00" w14:textId="77777777" w:rsidR="00E36F0E" w:rsidRPr="005F2720" w:rsidRDefault="00393DC0" w:rsidP="00E36F0E">
            <w:pPr>
              <w:rPr>
                <w:rFonts w:cs="Arial"/>
              </w:rPr>
            </w:pPr>
            <w:r w:rsidRPr="005F2720">
              <w:rPr>
                <w:rFonts w:cs="Arial"/>
              </w:rPr>
              <w:t>OFF_PEAK</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0DEF00F8" w14:textId="77777777" w:rsidR="00E36F0E" w:rsidRPr="005F2720" w:rsidRDefault="00393DC0" w:rsidP="00E36F0E">
            <w:pPr>
              <w:rPr>
                <w:rFonts w:cs="Arial"/>
              </w:rPr>
            </w:pPr>
            <w:r w:rsidRPr="005F2720">
              <w:rPr>
                <w:rFonts w:cs="Arial"/>
              </w:rPr>
              <w:t>0x0040</w:t>
            </w:r>
          </w:p>
        </w:tc>
        <w:tc>
          <w:tcPr>
            <w:tcW w:w="2686" w:type="dxa"/>
            <w:tcBorders>
              <w:top w:val="single" w:sz="4" w:space="0" w:color="auto"/>
              <w:left w:val="single" w:sz="4" w:space="0" w:color="auto"/>
              <w:bottom w:val="single" w:sz="4" w:space="0" w:color="auto"/>
              <w:right w:val="single" w:sz="4" w:space="0" w:color="auto"/>
            </w:tcBorders>
            <w:shd w:val="clear" w:color="auto" w:fill="FFFFFF"/>
          </w:tcPr>
          <w:p w14:paraId="2504E5E3" w14:textId="77777777" w:rsidR="00E36F0E" w:rsidRPr="005F2720" w:rsidRDefault="00393DC0" w:rsidP="00E36F0E">
            <w:pPr>
              <w:rPr>
                <w:rFonts w:cs="Arial"/>
              </w:rPr>
            </w:pPr>
            <w:r w:rsidRPr="005F2720">
              <w:rPr>
                <w:rFonts w:cs="Arial"/>
              </w:rPr>
              <w:t>N/A</w:t>
            </w:r>
          </w:p>
        </w:tc>
      </w:tr>
      <w:tr w:rsidR="00E36F0E" w:rsidRPr="005F2720" w14:paraId="1DB7C82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8B1385E" w14:textId="77777777" w:rsidR="00E36F0E" w:rsidRPr="005F2720" w:rsidRDefault="00E36F0E" w:rsidP="00E36F0E">
            <w:pPr>
              <w:jc w:val="center"/>
              <w:rPr>
                <w:rFonts w:cs="Arial"/>
              </w:rPr>
            </w:pPr>
          </w:p>
        </w:tc>
        <w:tc>
          <w:tcPr>
            <w:tcW w:w="1847" w:type="dxa"/>
            <w:gridSpan w:val="2"/>
            <w:tcBorders>
              <w:top w:val="single" w:sz="4" w:space="0" w:color="auto"/>
              <w:left w:val="single" w:sz="4" w:space="0" w:color="auto"/>
              <w:bottom w:val="single" w:sz="4" w:space="0" w:color="auto"/>
              <w:right w:val="single" w:sz="4" w:space="0" w:color="auto"/>
            </w:tcBorders>
            <w:shd w:val="clear" w:color="auto" w:fill="FFFFFF"/>
          </w:tcPr>
          <w:p w14:paraId="41CC65F6" w14:textId="77777777" w:rsidR="00E36F0E" w:rsidRPr="005F2720" w:rsidRDefault="00E36F0E" w:rsidP="00E36F0E">
            <w:pPr>
              <w:rPr>
                <w:rFonts w:cs="Arial"/>
              </w:rPr>
            </w:pPr>
          </w:p>
        </w:tc>
        <w:tc>
          <w:tcPr>
            <w:tcW w:w="883" w:type="dxa"/>
            <w:tcBorders>
              <w:top w:val="single" w:sz="4" w:space="0" w:color="auto"/>
              <w:left w:val="single" w:sz="4" w:space="0" w:color="auto"/>
              <w:bottom w:val="single" w:sz="4" w:space="0" w:color="auto"/>
              <w:right w:val="single" w:sz="4" w:space="0" w:color="auto"/>
            </w:tcBorders>
            <w:shd w:val="clear" w:color="auto" w:fill="FFFFFF"/>
          </w:tcPr>
          <w:p w14:paraId="597052ED" w14:textId="77777777" w:rsidR="00E36F0E" w:rsidRPr="005F2720"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452A2FA8" w14:textId="77777777" w:rsidR="00E36F0E" w:rsidRPr="005F2720" w:rsidRDefault="00393DC0" w:rsidP="00E36F0E">
            <w:pPr>
              <w:rPr>
                <w:rFonts w:cs="Arial"/>
              </w:rPr>
            </w:pPr>
            <w:r w:rsidRPr="005F2720">
              <w:rPr>
                <w:rFonts w:cs="Arial"/>
              </w:rPr>
              <w:t>RESERVED</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7E730689" w14:textId="77777777" w:rsidR="00E36F0E" w:rsidRPr="005F2720" w:rsidRDefault="00393DC0" w:rsidP="00E36F0E">
            <w:pPr>
              <w:rPr>
                <w:rFonts w:cs="Arial"/>
              </w:rPr>
            </w:pPr>
            <w:r w:rsidRPr="005F2720">
              <w:rPr>
                <w:rFonts w:cs="Arial"/>
              </w:rPr>
              <w:t>0x0080</w:t>
            </w:r>
          </w:p>
        </w:tc>
        <w:tc>
          <w:tcPr>
            <w:tcW w:w="2686" w:type="dxa"/>
            <w:tcBorders>
              <w:top w:val="single" w:sz="4" w:space="0" w:color="auto"/>
              <w:left w:val="single" w:sz="4" w:space="0" w:color="auto"/>
              <w:bottom w:val="single" w:sz="4" w:space="0" w:color="auto"/>
              <w:right w:val="single" w:sz="4" w:space="0" w:color="auto"/>
            </w:tcBorders>
            <w:shd w:val="clear" w:color="auto" w:fill="FFFFFF"/>
          </w:tcPr>
          <w:p w14:paraId="1DCEB30D" w14:textId="77777777" w:rsidR="00E36F0E" w:rsidRPr="005F2720" w:rsidRDefault="00E36F0E" w:rsidP="00E36F0E">
            <w:pPr>
              <w:rPr>
                <w:rFonts w:cs="Arial"/>
              </w:rPr>
            </w:pPr>
          </w:p>
        </w:tc>
      </w:tr>
      <w:tr w:rsidR="00E36F0E" w:rsidRPr="005F2720" w14:paraId="4AFF4BE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E8720A5" w14:textId="77777777" w:rsidR="00E36F0E" w:rsidRPr="005F2720" w:rsidRDefault="00E36F0E" w:rsidP="00E36F0E">
            <w:pPr>
              <w:jc w:val="center"/>
              <w:rPr>
                <w:rFonts w:cs="Arial"/>
              </w:rPr>
            </w:pPr>
          </w:p>
        </w:tc>
        <w:tc>
          <w:tcPr>
            <w:tcW w:w="1847" w:type="dxa"/>
            <w:gridSpan w:val="2"/>
            <w:tcBorders>
              <w:top w:val="single" w:sz="4" w:space="0" w:color="auto"/>
              <w:left w:val="single" w:sz="4" w:space="0" w:color="auto"/>
              <w:bottom w:val="single" w:sz="4" w:space="0" w:color="auto"/>
              <w:right w:val="single" w:sz="4" w:space="0" w:color="auto"/>
            </w:tcBorders>
            <w:shd w:val="clear" w:color="auto" w:fill="FFFFFF"/>
          </w:tcPr>
          <w:p w14:paraId="10FC198F" w14:textId="77777777" w:rsidR="00E36F0E" w:rsidRPr="005F2720" w:rsidRDefault="00E36F0E" w:rsidP="00E36F0E">
            <w:pPr>
              <w:rPr>
                <w:rFonts w:cs="Arial"/>
              </w:rPr>
            </w:pPr>
          </w:p>
        </w:tc>
        <w:tc>
          <w:tcPr>
            <w:tcW w:w="883" w:type="dxa"/>
            <w:tcBorders>
              <w:top w:val="single" w:sz="4" w:space="0" w:color="auto"/>
              <w:left w:val="single" w:sz="4" w:space="0" w:color="auto"/>
              <w:bottom w:val="single" w:sz="4" w:space="0" w:color="auto"/>
              <w:right w:val="single" w:sz="4" w:space="0" w:color="auto"/>
            </w:tcBorders>
            <w:shd w:val="clear" w:color="auto" w:fill="FFFFFF"/>
          </w:tcPr>
          <w:p w14:paraId="326D3E98" w14:textId="77777777" w:rsidR="00E36F0E" w:rsidRPr="005F2720"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2407172D" w14:textId="77777777" w:rsidR="00E36F0E" w:rsidRPr="005F2720" w:rsidRDefault="00393DC0" w:rsidP="00E36F0E">
            <w:pPr>
              <w:rPr>
                <w:rFonts w:cs="Arial"/>
              </w:rPr>
            </w:pPr>
            <w:r w:rsidRPr="005F2720">
              <w:rPr>
                <w:rFonts w:cs="Arial"/>
              </w:rPr>
              <w:t>RESERVED</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3F10D78A" w14:textId="77777777" w:rsidR="00E36F0E" w:rsidRPr="005F2720" w:rsidRDefault="00393DC0" w:rsidP="00E36F0E">
            <w:pPr>
              <w:rPr>
                <w:rFonts w:cs="Arial"/>
              </w:rPr>
            </w:pPr>
            <w:r w:rsidRPr="005F2720">
              <w:rPr>
                <w:rFonts w:cs="Arial"/>
              </w:rPr>
              <w:t>0x0100</w:t>
            </w:r>
          </w:p>
        </w:tc>
        <w:tc>
          <w:tcPr>
            <w:tcW w:w="2686" w:type="dxa"/>
            <w:tcBorders>
              <w:top w:val="single" w:sz="4" w:space="0" w:color="auto"/>
              <w:left w:val="single" w:sz="4" w:space="0" w:color="auto"/>
              <w:bottom w:val="single" w:sz="4" w:space="0" w:color="auto"/>
              <w:right w:val="single" w:sz="4" w:space="0" w:color="auto"/>
            </w:tcBorders>
            <w:shd w:val="clear" w:color="auto" w:fill="FFFFFF"/>
          </w:tcPr>
          <w:p w14:paraId="042999D6" w14:textId="77777777" w:rsidR="00E36F0E" w:rsidRPr="005F2720" w:rsidRDefault="00E36F0E" w:rsidP="00E36F0E">
            <w:pPr>
              <w:rPr>
                <w:rFonts w:cs="Arial"/>
              </w:rPr>
            </w:pPr>
          </w:p>
        </w:tc>
      </w:tr>
      <w:tr w:rsidR="00E36F0E" w:rsidRPr="005F2720" w14:paraId="6107D7A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F0FE0B8" w14:textId="77777777" w:rsidR="00E36F0E" w:rsidRPr="005F2720" w:rsidRDefault="00E36F0E" w:rsidP="00E36F0E">
            <w:pPr>
              <w:jc w:val="center"/>
              <w:rPr>
                <w:rFonts w:cs="Arial"/>
              </w:rPr>
            </w:pPr>
          </w:p>
        </w:tc>
        <w:tc>
          <w:tcPr>
            <w:tcW w:w="1847" w:type="dxa"/>
            <w:gridSpan w:val="2"/>
            <w:tcBorders>
              <w:top w:val="single" w:sz="4" w:space="0" w:color="auto"/>
              <w:left w:val="single" w:sz="4" w:space="0" w:color="auto"/>
              <w:bottom w:val="single" w:sz="4" w:space="0" w:color="auto"/>
              <w:right w:val="single" w:sz="4" w:space="0" w:color="auto"/>
            </w:tcBorders>
            <w:shd w:val="clear" w:color="auto" w:fill="FFFFFF"/>
          </w:tcPr>
          <w:p w14:paraId="5F2CB9B9" w14:textId="77777777" w:rsidR="00E36F0E" w:rsidRPr="005F2720" w:rsidRDefault="00E36F0E" w:rsidP="00E36F0E">
            <w:pPr>
              <w:rPr>
                <w:rFonts w:cs="Arial"/>
              </w:rPr>
            </w:pPr>
          </w:p>
        </w:tc>
        <w:tc>
          <w:tcPr>
            <w:tcW w:w="883" w:type="dxa"/>
            <w:tcBorders>
              <w:top w:val="single" w:sz="4" w:space="0" w:color="auto"/>
              <w:left w:val="single" w:sz="4" w:space="0" w:color="auto"/>
              <w:bottom w:val="single" w:sz="4" w:space="0" w:color="auto"/>
              <w:right w:val="single" w:sz="4" w:space="0" w:color="auto"/>
            </w:tcBorders>
            <w:shd w:val="clear" w:color="auto" w:fill="FFFFFF"/>
          </w:tcPr>
          <w:p w14:paraId="51DDE7F7" w14:textId="77777777" w:rsidR="00E36F0E" w:rsidRPr="005F2720"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4918CEF0" w14:textId="77777777" w:rsidR="00E36F0E" w:rsidRPr="005F2720" w:rsidRDefault="00393DC0" w:rsidP="00E36F0E">
            <w:pPr>
              <w:rPr>
                <w:rFonts w:cs="Arial"/>
              </w:rPr>
            </w:pPr>
            <w:r w:rsidRPr="005F2720">
              <w:rPr>
                <w:rFonts w:cs="Arial"/>
              </w:rPr>
              <w:t>FACTORY_WIFI</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57C7AFB8" w14:textId="77777777" w:rsidR="00E36F0E" w:rsidRPr="005F2720" w:rsidRDefault="00393DC0" w:rsidP="00E36F0E">
            <w:pPr>
              <w:rPr>
                <w:rFonts w:cs="Arial"/>
              </w:rPr>
            </w:pPr>
            <w:r w:rsidRPr="005F2720">
              <w:rPr>
                <w:rFonts w:cs="Arial"/>
              </w:rPr>
              <w:t>0x0200</w:t>
            </w:r>
          </w:p>
        </w:tc>
        <w:tc>
          <w:tcPr>
            <w:tcW w:w="2686" w:type="dxa"/>
            <w:tcBorders>
              <w:top w:val="single" w:sz="4" w:space="0" w:color="auto"/>
              <w:left w:val="single" w:sz="4" w:space="0" w:color="auto"/>
              <w:bottom w:val="single" w:sz="4" w:space="0" w:color="auto"/>
              <w:right w:val="single" w:sz="4" w:space="0" w:color="auto"/>
            </w:tcBorders>
            <w:shd w:val="clear" w:color="auto" w:fill="FFFFFF"/>
          </w:tcPr>
          <w:p w14:paraId="22ACFA37" w14:textId="77777777" w:rsidR="00E36F0E" w:rsidRPr="005F2720" w:rsidRDefault="00E36F0E" w:rsidP="00E36F0E">
            <w:pPr>
              <w:rPr>
                <w:rFonts w:cs="Arial"/>
              </w:rPr>
            </w:pPr>
          </w:p>
        </w:tc>
      </w:tr>
      <w:tr w:rsidR="00E36F0E" w:rsidRPr="005F2720" w14:paraId="56ECB23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4EA4E43" w14:textId="77777777" w:rsidR="00E36F0E" w:rsidRPr="005F2720" w:rsidRDefault="00E36F0E" w:rsidP="00E36F0E">
            <w:pPr>
              <w:jc w:val="center"/>
              <w:rPr>
                <w:rFonts w:cs="Arial"/>
              </w:rPr>
            </w:pPr>
          </w:p>
        </w:tc>
        <w:tc>
          <w:tcPr>
            <w:tcW w:w="1847" w:type="dxa"/>
            <w:gridSpan w:val="2"/>
            <w:tcBorders>
              <w:top w:val="single" w:sz="4" w:space="0" w:color="auto"/>
              <w:left w:val="single" w:sz="4" w:space="0" w:color="auto"/>
              <w:bottom w:val="single" w:sz="4" w:space="0" w:color="auto"/>
              <w:right w:val="single" w:sz="4" w:space="0" w:color="auto"/>
            </w:tcBorders>
            <w:shd w:val="clear" w:color="auto" w:fill="FFFFFF"/>
          </w:tcPr>
          <w:p w14:paraId="2BC91338" w14:textId="77777777" w:rsidR="00E36F0E" w:rsidRPr="005F2720" w:rsidRDefault="00E36F0E" w:rsidP="00E36F0E">
            <w:pPr>
              <w:rPr>
                <w:rFonts w:cs="Arial"/>
              </w:rPr>
            </w:pPr>
          </w:p>
        </w:tc>
        <w:tc>
          <w:tcPr>
            <w:tcW w:w="883" w:type="dxa"/>
            <w:tcBorders>
              <w:top w:val="single" w:sz="4" w:space="0" w:color="auto"/>
              <w:left w:val="single" w:sz="4" w:space="0" w:color="auto"/>
              <w:bottom w:val="single" w:sz="4" w:space="0" w:color="auto"/>
              <w:right w:val="single" w:sz="4" w:space="0" w:color="auto"/>
            </w:tcBorders>
            <w:shd w:val="clear" w:color="auto" w:fill="FFFFFF"/>
          </w:tcPr>
          <w:p w14:paraId="5BF30BA1" w14:textId="77777777" w:rsidR="00E36F0E" w:rsidRPr="005F2720"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161219D9" w14:textId="77777777" w:rsidR="00E36F0E" w:rsidRPr="005F2720" w:rsidRDefault="00393DC0" w:rsidP="00E36F0E">
            <w:pPr>
              <w:rPr>
                <w:rFonts w:cs="Arial"/>
              </w:rPr>
            </w:pPr>
            <w:r w:rsidRPr="005F2720">
              <w:rPr>
                <w:rFonts w:cs="Arial"/>
              </w:rPr>
              <w:t>TCU_B_CELLULAR_APN1</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4F76650F" w14:textId="77777777" w:rsidR="00E36F0E" w:rsidRPr="005F2720" w:rsidRDefault="00393DC0" w:rsidP="00E36F0E">
            <w:pPr>
              <w:rPr>
                <w:rFonts w:cs="Arial"/>
              </w:rPr>
            </w:pPr>
            <w:r w:rsidRPr="005F2720">
              <w:rPr>
                <w:rFonts w:cs="Arial"/>
              </w:rPr>
              <w:t>0x0400</w:t>
            </w:r>
          </w:p>
        </w:tc>
        <w:tc>
          <w:tcPr>
            <w:tcW w:w="2686" w:type="dxa"/>
            <w:tcBorders>
              <w:top w:val="single" w:sz="4" w:space="0" w:color="auto"/>
              <w:left w:val="single" w:sz="4" w:space="0" w:color="auto"/>
              <w:bottom w:val="single" w:sz="4" w:space="0" w:color="auto"/>
              <w:right w:val="single" w:sz="4" w:space="0" w:color="auto"/>
            </w:tcBorders>
            <w:shd w:val="clear" w:color="auto" w:fill="FFFFFF"/>
          </w:tcPr>
          <w:p w14:paraId="0C0FD861" w14:textId="77777777" w:rsidR="00E36F0E" w:rsidRPr="005F2720" w:rsidRDefault="00393DC0" w:rsidP="00E36F0E">
            <w:pPr>
              <w:rPr>
                <w:rFonts w:cs="Arial"/>
              </w:rPr>
            </w:pPr>
            <w:r w:rsidRPr="005F2720">
              <w:rPr>
                <w:rFonts w:cs="Arial"/>
              </w:rPr>
              <w:t>Applicable to AV vehicles Only</w:t>
            </w:r>
          </w:p>
        </w:tc>
      </w:tr>
      <w:tr w:rsidR="00E36F0E" w:rsidRPr="005F2720" w14:paraId="049A2EF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17EC66B" w14:textId="77777777" w:rsidR="00E36F0E" w:rsidRPr="005F2720" w:rsidRDefault="00E36F0E" w:rsidP="00E36F0E">
            <w:pPr>
              <w:jc w:val="center"/>
              <w:rPr>
                <w:rFonts w:cs="Arial"/>
              </w:rPr>
            </w:pPr>
          </w:p>
        </w:tc>
        <w:tc>
          <w:tcPr>
            <w:tcW w:w="1847" w:type="dxa"/>
            <w:gridSpan w:val="2"/>
            <w:tcBorders>
              <w:top w:val="single" w:sz="4" w:space="0" w:color="auto"/>
              <w:left w:val="single" w:sz="4" w:space="0" w:color="auto"/>
              <w:bottom w:val="single" w:sz="4" w:space="0" w:color="auto"/>
              <w:right w:val="single" w:sz="4" w:space="0" w:color="auto"/>
            </w:tcBorders>
            <w:shd w:val="clear" w:color="auto" w:fill="FFFFFF"/>
          </w:tcPr>
          <w:p w14:paraId="078EE52B" w14:textId="77777777" w:rsidR="00E36F0E" w:rsidRPr="005F2720" w:rsidRDefault="00E36F0E" w:rsidP="00E36F0E">
            <w:pPr>
              <w:rPr>
                <w:rFonts w:cs="Arial"/>
              </w:rPr>
            </w:pPr>
          </w:p>
        </w:tc>
        <w:tc>
          <w:tcPr>
            <w:tcW w:w="883" w:type="dxa"/>
            <w:tcBorders>
              <w:top w:val="single" w:sz="4" w:space="0" w:color="auto"/>
              <w:left w:val="single" w:sz="4" w:space="0" w:color="auto"/>
              <w:bottom w:val="single" w:sz="4" w:space="0" w:color="auto"/>
              <w:right w:val="single" w:sz="4" w:space="0" w:color="auto"/>
            </w:tcBorders>
            <w:shd w:val="clear" w:color="auto" w:fill="FFFFFF"/>
          </w:tcPr>
          <w:p w14:paraId="0FFA647C" w14:textId="77777777" w:rsidR="00E36F0E" w:rsidRPr="005F2720"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13EDB5ED" w14:textId="77777777" w:rsidR="00E36F0E" w:rsidRPr="005F2720" w:rsidRDefault="00393DC0" w:rsidP="00E36F0E">
            <w:pPr>
              <w:rPr>
                <w:rFonts w:cs="Arial"/>
              </w:rPr>
            </w:pPr>
            <w:r w:rsidRPr="005F2720">
              <w:rPr>
                <w:rFonts w:cs="Arial"/>
              </w:rPr>
              <w:t>TCU_B_CELLULAR_APN2</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21690683" w14:textId="77777777" w:rsidR="00E36F0E" w:rsidRPr="005F2720" w:rsidRDefault="00393DC0" w:rsidP="00E36F0E">
            <w:pPr>
              <w:rPr>
                <w:rFonts w:cs="Arial"/>
              </w:rPr>
            </w:pPr>
            <w:r w:rsidRPr="005F2720">
              <w:rPr>
                <w:rFonts w:cs="Arial"/>
              </w:rPr>
              <w:t>0x0800</w:t>
            </w:r>
          </w:p>
        </w:tc>
        <w:tc>
          <w:tcPr>
            <w:tcW w:w="2686" w:type="dxa"/>
            <w:tcBorders>
              <w:top w:val="single" w:sz="4" w:space="0" w:color="auto"/>
              <w:left w:val="single" w:sz="4" w:space="0" w:color="auto"/>
              <w:bottom w:val="single" w:sz="4" w:space="0" w:color="auto"/>
              <w:right w:val="single" w:sz="4" w:space="0" w:color="auto"/>
            </w:tcBorders>
            <w:shd w:val="clear" w:color="auto" w:fill="FFFFFF"/>
          </w:tcPr>
          <w:p w14:paraId="552B9905" w14:textId="77777777" w:rsidR="00E36F0E" w:rsidRPr="005F2720" w:rsidRDefault="00393DC0" w:rsidP="00E36F0E">
            <w:pPr>
              <w:rPr>
                <w:rFonts w:cs="Arial"/>
              </w:rPr>
            </w:pPr>
            <w:r w:rsidRPr="005F2720">
              <w:rPr>
                <w:rFonts w:cs="Arial"/>
              </w:rPr>
              <w:t>Applicable to AV vehicles Only</w:t>
            </w:r>
          </w:p>
        </w:tc>
      </w:tr>
      <w:tr w:rsidR="00E36F0E" w:rsidRPr="005F2720" w14:paraId="37404C9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A083430" w14:textId="77777777" w:rsidR="00E36F0E" w:rsidRPr="005F2720" w:rsidRDefault="00E36F0E" w:rsidP="00E36F0E">
            <w:pPr>
              <w:jc w:val="center"/>
              <w:rPr>
                <w:rFonts w:cs="Arial"/>
              </w:rPr>
            </w:pPr>
          </w:p>
        </w:tc>
        <w:tc>
          <w:tcPr>
            <w:tcW w:w="1847" w:type="dxa"/>
            <w:gridSpan w:val="2"/>
            <w:tcBorders>
              <w:top w:val="single" w:sz="4" w:space="0" w:color="auto"/>
              <w:left w:val="single" w:sz="4" w:space="0" w:color="auto"/>
              <w:bottom w:val="single" w:sz="4" w:space="0" w:color="auto"/>
              <w:right w:val="single" w:sz="4" w:space="0" w:color="auto"/>
            </w:tcBorders>
            <w:shd w:val="clear" w:color="auto" w:fill="FFFFFF"/>
          </w:tcPr>
          <w:p w14:paraId="17C6DE58" w14:textId="77777777" w:rsidR="00E36F0E" w:rsidRPr="005F2720" w:rsidRDefault="00E36F0E" w:rsidP="00E36F0E">
            <w:pPr>
              <w:rPr>
                <w:rFonts w:cs="Arial"/>
              </w:rPr>
            </w:pPr>
          </w:p>
        </w:tc>
        <w:tc>
          <w:tcPr>
            <w:tcW w:w="883" w:type="dxa"/>
            <w:tcBorders>
              <w:top w:val="single" w:sz="4" w:space="0" w:color="auto"/>
              <w:left w:val="single" w:sz="4" w:space="0" w:color="auto"/>
              <w:bottom w:val="single" w:sz="4" w:space="0" w:color="auto"/>
              <w:right w:val="single" w:sz="4" w:space="0" w:color="auto"/>
            </w:tcBorders>
            <w:shd w:val="clear" w:color="auto" w:fill="FFFFFF"/>
          </w:tcPr>
          <w:p w14:paraId="434CA5B1" w14:textId="77777777" w:rsidR="00E36F0E" w:rsidRPr="005F2720"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6E7D5B54" w14:textId="77777777" w:rsidR="00E36F0E" w:rsidRPr="005F2720" w:rsidRDefault="00393DC0" w:rsidP="00E36F0E">
            <w:pPr>
              <w:rPr>
                <w:rFonts w:cs="Arial"/>
              </w:rPr>
            </w:pPr>
            <w:r w:rsidRPr="005F2720">
              <w:rPr>
                <w:rFonts w:cs="Arial"/>
              </w:rPr>
              <w:t>WIFI_CONNECTION_CHANGE_REPORT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5A259229" w14:textId="77777777" w:rsidR="00E36F0E" w:rsidRPr="005F2720" w:rsidRDefault="00393DC0" w:rsidP="00E36F0E">
            <w:pPr>
              <w:rPr>
                <w:rFonts w:cs="Arial"/>
              </w:rPr>
            </w:pPr>
            <w:r w:rsidRPr="005F2720">
              <w:rPr>
                <w:rFonts w:cs="Arial"/>
              </w:rPr>
              <w:t>0x1000</w:t>
            </w:r>
          </w:p>
        </w:tc>
        <w:tc>
          <w:tcPr>
            <w:tcW w:w="2686" w:type="dxa"/>
            <w:tcBorders>
              <w:top w:val="single" w:sz="4" w:space="0" w:color="auto"/>
              <w:left w:val="single" w:sz="4" w:space="0" w:color="auto"/>
              <w:bottom w:val="single" w:sz="4" w:space="0" w:color="auto"/>
              <w:right w:val="single" w:sz="4" w:space="0" w:color="auto"/>
            </w:tcBorders>
            <w:shd w:val="clear" w:color="auto" w:fill="FFFFFF"/>
          </w:tcPr>
          <w:p w14:paraId="6E65176B" w14:textId="77777777" w:rsidR="00E36F0E" w:rsidRPr="005F2720" w:rsidRDefault="00E36F0E" w:rsidP="00E36F0E">
            <w:pPr>
              <w:rPr>
                <w:rFonts w:cs="Arial"/>
              </w:rPr>
            </w:pPr>
          </w:p>
        </w:tc>
      </w:tr>
      <w:tr w:rsidR="00E36F0E" w:rsidRPr="005F2720" w14:paraId="772C0D6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8C84734" w14:textId="77777777" w:rsidR="00E36F0E" w:rsidRPr="005F2720" w:rsidRDefault="00E36F0E" w:rsidP="00E36F0E">
            <w:pPr>
              <w:jc w:val="center"/>
              <w:rPr>
                <w:rFonts w:cs="Arial"/>
              </w:rPr>
            </w:pPr>
          </w:p>
        </w:tc>
        <w:tc>
          <w:tcPr>
            <w:tcW w:w="1847" w:type="dxa"/>
            <w:gridSpan w:val="2"/>
            <w:tcBorders>
              <w:top w:val="single" w:sz="4" w:space="0" w:color="auto"/>
              <w:left w:val="single" w:sz="4" w:space="0" w:color="auto"/>
              <w:bottom w:val="single" w:sz="4" w:space="0" w:color="auto"/>
              <w:right w:val="single" w:sz="4" w:space="0" w:color="auto"/>
            </w:tcBorders>
            <w:shd w:val="clear" w:color="auto" w:fill="FFFFFF"/>
          </w:tcPr>
          <w:p w14:paraId="76606EC1" w14:textId="77777777" w:rsidR="00E36F0E" w:rsidRPr="005F2720" w:rsidRDefault="00E36F0E" w:rsidP="00E36F0E">
            <w:pPr>
              <w:rPr>
                <w:rFonts w:cs="Arial"/>
              </w:rPr>
            </w:pPr>
          </w:p>
        </w:tc>
        <w:tc>
          <w:tcPr>
            <w:tcW w:w="883" w:type="dxa"/>
            <w:tcBorders>
              <w:top w:val="single" w:sz="4" w:space="0" w:color="auto"/>
              <w:left w:val="single" w:sz="4" w:space="0" w:color="auto"/>
              <w:bottom w:val="single" w:sz="4" w:space="0" w:color="auto"/>
              <w:right w:val="single" w:sz="4" w:space="0" w:color="auto"/>
            </w:tcBorders>
            <w:shd w:val="clear" w:color="auto" w:fill="FFFFFF"/>
          </w:tcPr>
          <w:p w14:paraId="6C85CC49" w14:textId="77777777" w:rsidR="00E36F0E" w:rsidRPr="005F2720"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63FAF531" w14:textId="77777777" w:rsidR="00E36F0E" w:rsidRPr="005F2720" w:rsidRDefault="00393DC0" w:rsidP="00E36F0E">
            <w:pPr>
              <w:rPr>
                <w:rFonts w:cs="Arial"/>
              </w:rPr>
            </w:pPr>
            <w:r w:rsidRPr="005F2720">
              <w:rPr>
                <w:rFonts w:cs="Arial"/>
              </w:rPr>
              <w:t>SYSTEM_APP</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2D9D4F90" w14:textId="77777777" w:rsidR="00E36F0E" w:rsidRPr="005F2720" w:rsidRDefault="00393DC0" w:rsidP="00E36F0E">
            <w:pPr>
              <w:rPr>
                <w:rFonts w:cs="Arial"/>
              </w:rPr>
            </w:pPr>
            <w:r w:rsidRPr="005F2720">
              <w:rPr>
                <w:rFonts w:cs="Arial"/>
              </w:rPr>
              <w:t>0x2000</w:t>
            </w:r>
          </w:p>
        </w:tc>
        <w:tc>
          <w:tcPr>
            <w:tcW w:w="2686" w:type="dxa"/>
            <w:tcBorders>
              <w:top w:val="single" w:sz="4" w:space="0" w:color="auto"/>
              <w:left w:val="single" w:sz="4" w:space="0" w:color="auto"/>
              <w:bottom w:val="single" w:sz="4" w:space="0" w:color="auto"/>
              <w:right w:val="single" w:sz="4" w:space="0" w:color="auto"/>
            </w:tcBorders>
            <w:shd w:val="clear" w:color="auto" w:fill="FFFFFF"/>
          </w:tcPr>
          <w:p w14:paraId="07021D55" w14:textId="77777777" w:rsidR="00E36F0E" w:rsidRPr="005F2720" w:rsidRDefault="00E36F0E" w:rsidP="00E36F0E">
            <w:pPr>
              <w:rPr>
                <w:rFonts w:cs="Arial"/>
              </w:rPr>
            </w:pPr>
          </w:p>
        </w:tc>
      </w:tr>
      <w:tr w:rsidR="00E36F0E" w:rsidRPr="005F2720" w14:paraId="1ED51B7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00C4712" w14:textId="77777777" w:rsidR="00E36F0E" w:rsidRPr="005F2720" w:rsidRDefault="00E36F0E" w:rsidP="00E36F0E">
            <w:pPr>
              <w:jc w:val="center"/>
              <w:rPr>
                <w:rFonts w:cs="Arial"/>
              </w:rPr>
            </w:pPr>
          </w:p>
        </w:tc>
        <w:tc>
          <w:tcPr>
            <w:tcW w:w="1847" w:type="dxa"/>
            <w:gridSpan w:val="2"/>
            <w:tcBorders>
              <w:top w:val="single" w:sz="4" w:space="0" w:color="auto"/>
              <w:left w:val="single" w:sz="4" w:space="0" w:color="auto"/>
              <w:bottom w:val="single" w:sz="4" w:space="0" w:color="auto"/>
              <w:right w:val="single" w:sz="4" w:space="0" w:color="auto"/>
            </w:tcBorders>
            <w:shd w:val="clear" w:color="auto" w:fill="FFFFFF"/>
          </w:tcPr>
          <w:p w14:paraId="220F5F2C" w14:textId="77777777" w:rsidR="00E36F0E" w:rsidRPr="005F2720" w:rsidRDefault="00E36F0E" w:rsidP="00E36F0E">
            <w:pPr>
              <w:rPr>
                <w:rFonts w:cs="Arial"/>
              </w:rPr>
            </w:pPr>
          </w:p>
        </w:tc>
        <w:tc>
          <w:tcPr>
            <w:tcW w:w="883" w:type="dxa"/>
            <w:tcBorders>
              <w:top w:val="single" w:sz="4" w:space="0" w:color="auto"/>
              <w:left w:val="single" w:sz="4" w:space="0" w:color="auto"/>
              <w:bottom w:val="single" w:sz="4" w:space="0" w:color="auto"/>
              <w:right w:val="single" w:sz="4" w:space="0" w:color="auto"/>
            </w:tcBorders>
            <w:shd w:val="clear" w:color="auto" w:fill="FFFFFF"/>
          </w:tcPr>
          <w:p w14:paraId="42C2E889" w14:textId="77777777" w:rsidR="00E36F0E" w:rsidRPr="005F2720"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4A5FA989" w14:textId="77777777" w:rsidR="00E36F0E" w:rsidRPr="005F2720" w:rsidRDefault="00393DC0" w:rsidP="00E36F0E">
            <w:pPr>
              <w:rPr>
                <w:rFonts w:cs="Arial"/>
              </w:rPr>
            </w:pPr>
            <w:r w:rsidRPr="005F2720">
              <w:rPr>
                <w:rFonts w:cs="Arial"/>
              </w:rPr>
              <w:t>RESERVED</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52F7B779" w14:textId="77777777" w:rsidR="00E36F0E" w:rsidRPr="005F2720" w:rsidRDefault="00393DC0" w:rsidP="00E36F0E">
            <w:pPr>
              <w:rPr>
                <w:rFonts w:cs="Arial"/>
              </w:rPr>
            </w:pPr>
            <w:r w:rsidRPr="005F2720">
              <w:rPr>
                <w:rFonts w:cs="Arial"/>
              </w:rPr>
              <w:t>0x4000</w:t>
            </w:r>
          </w:p>
        </w:tc>
        <w:tc>
          <w:tcPr>
            <w:tcW w:w="2686" w:type="dxa"/>
            <w:tcBorders>
              <w:top w:val="single" w:sz="4" w:space="0" w:color="auto"/>
              <w:left w:val="single" w:sz="4" w:space="0" w:color="auto"/>
              <w:bottom w:val="single" w:sz="4" w:space="0" w:color="auto"/>
              <w:right w:val="single" w:sz="4" w:space="0" w:color="auto"/>
            </w:tcBorders>
            <w:shd w:val="clear" w:color="auto" w:fill="FFFFFF"/>
          </w:tcPr>
          <w:p w14:paraId="04467A79" w14:textId="77777777" w:rsidR="00E36F0E" w:rsidRPr="005F2720" w:rsidRDefault="00E36F0E" w:rsidP="00E36F0E">
            <w:pPr>
              <w:rPr>
                <w:rFonts w:cs="Arial"/>
              </w:rPr>
            </w:pPr>
          </w:p>
        </w:tc>
      </w:tr>
      <w:tr w:rsidR="00E36F0E" w:rsidRPr="005F2720" w14:paraId="43EF4E0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08AB3B0" w14:textId="77777777" w:rsidR="00E36F0E" w:rsidRPr="005F2720" w:rsidRDefault="00E36F0E" w:rsidP="00E36F0E">
            <w:pPr>
              <w:jc w:val="center"/>
              <w:rPr>
                <w:rFonts w:cs="Arial"/>
              </w:rPr>
            </w:pPr>
          </w:p>
        </w:tc>
        <w:tc>
          <w:tcPr>
            <w:tcW w:w="1847" w:type="dxa"/>
            <w:gridSpan w:val="2"/>
            <w:tcBorders>
              <w:top w:val="single" w:sz="4" w:space="0" w:color="auto"/>
              <w:left w:val="single" w:sz="4" w:space="0" w:color="auto"/>
              <w:bottom w:val="single" w:sz="4" w:space="0" w:color="auto"/>
              <w:right w:val="single" w:sz="4" w:space="0" w:color="auto"/>
            </w:tcBorders>
            <w:shd w:val="clear" w:color="auto" w:fill="FFFFFF"/>
          </w:tcPr>
          <w:p w14:paraId="141C4786" w14:textId="77777777" w:rsidR="00E36F0E" w:rsidRPr="005F2720" w:rsidRDefault="00E36F0E" w:rsidP="00E36F0E">
            <w:pPr>
              <w:rPr>
                <w:rFonts w:cs="Arial"/>
              </w:rPr>
            </w:pPr>
          </w:p>
        </w:tc>
        <w:tc>
          <w:tcPr>
            <w:tcW w:w="883" w:type="dxa"/>
            <w:tcBorders>
              <w:top w:val="single" w:sz="4" w:space="0" w:color="auto"/>
              <w:left w:val="single" w:sz="4" w:space="0" w:color="auto"/>
              <w:bottom w:val="single" w:sz="4" w:space="0" w:color="auto"/>
              <w:right w:val="single" w:sz="4" w:space="0" w:color="auto"/>
            </w:tcBorders>
            <w:shd w:val="clear" w:color="auto" w:fill="FFFFFF"/>
          </w:tcPr>
          <w:p w14:paraId="1BF09867" w14:textId="77777777" w:rsidR="00E36F0E" w:rsidRPr="005F2720" w:rsidRDefault="00E36F0E" w:rsidP="00E36F0E">
            <w:pPr>
              <w:rPr>
                <w:rFonts w:cs="Arial"/>
              </w:rPr>
            </w:pPr>
          </w:p>
        </w:tc>
        <w:tc>
          <w:tcPr>
            <w:tcW w:w="2598" w:type="dxa"/>
            <w:tcBorders>
              <w:top w:val="single" w:sz="4" w:space="0" w:color="auto"/>
              <w:left w:val="single" w:sz="4" w:space="0" w:color="auto"/>
              <w:bottom w:val="single" w:sz="4" w:space="0" w:color="auto"/>
              <w:right w:val="single" w:sz="4" w:space="0" w:color="auto"/>
            </w:tcBorders>
            <w:shd w:val="clear" w:color="auto" w:fill="FFFFFF"/>
          </w:tcPr>
          <w:p w14:paraId="78136E26" w14:textId="77777777" w:rsidR="00E36F0E" w:rsidRPr="005F2720" w:rsidRDefault="00393DC0" w:rsidP="00E36F0E">
            <w:pPr>
              <w:rPr>
                <w:rFonts w:cs="Arial"/>
              </w:rPr>
            </w:pPr>
            <w:r w:rsidRPr="005F2720">
              <w:rPr>
                <w:rFonts w:cs="Arial"/>
              </w:rPr>
              <w:t>RESERVED</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1C7593A1" w14:textId="77777777" w:rsidR="00E36F0E" w:rsidRPr="005F2720" w:rsidRDefault="00393DC0" w:rsidP="00E36F0E">
            <w:pPr>
              <w:rPr>
                <w:rFonts w:cs="Arial"/>
              </w:rPr>
            </w:pPr>
            <w:r w:rsidRPr="005F2720">
              <w:rPr>
                <w:rFonts w:cs="Arial"/>
              </w:rPr>
              <w:t>0x8000</w:t>
            </w:r>
          </w:p>
        </w:tc>
        <w:tc>
          <w:tcPr>
            <w:tcW w:w="2686" w:type="dxa"/>
            <w:tcBorders>
              <w:top w:val="single" w:sz="4" w:space="0" w:color="auto"/>
              <w:left w:val="single" w:sz="4" w:space="0" w:color="auto"/>
              <w:bottom w:val="single" w:sz="4" w:space="0" w:color="auto"/>
              <w:right w:val="single" w:sz="4" w:space="0" w:color="auto"/>
            </w:tcBorders>
            <w:shd w:val="clear" w:color="auto" w:fill="FFFFFF"/>
          </w:tcPr>
          <w:p w14:paraId="65AD49A6" w14:textId="77777777" w:rsidR="00E36F0E" w:rsidRPr="005F2720" w:rsidRDefault="00E36F0E" w:rsidP="00E36F0E">
            <w:pPr>
              <w:rPr>
                <w:rFonts w:cs="Arial"/>
              </w:rPr>
            </w:pPr>
          </w:p>
        </w:tc>
      </w:tr>
    </w:tbl>
    <w:p w14:paraId="4E924660" w14:textId="77777777" w:rsidR="00E36F0E" w:rsidRPr="005F2720" w:rsidRDefault="00E36F0E">
      <w:pPr>
        <w:rPr>
          <w:rFonts w:cs="Arial"/>
        </w:rPr>
      </w:pPr>
    </w:p>
    <w:p w14:paraId="58BB5EC2" w14:textId="5E077608" w:rsidR="00E36F0E" w:rsidRDefault="00393DC0" w:rsidP="00506E2F">
      <w:pPr>
        <w:pStyle w:val="Heading4"/>
      </w:pPr>
      <w:r w:rsidRPr="00B9479B">
        <w:t>MD-REQ-380279/A-Enable</w:t>
      </w:r>
    </w:p>
    <w:p w14:paraId="5406BD49" w14:textId="77777777" w:rsidR="00E36F0E" w:rsidRPr="00310BB2"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enabling WLAN</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73574205"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219885F1" w14:textId="77777777" w:rsidR="00E36F0E" w:rsidRPr="00C82768" w:rsidRDefault="00E36F0E" w:rsidP="00E36F0E">
            <w:pPr>
              <w:spacing w:line="256" w:lineRule="auto"/>
              <w:rPr>
                <w:sz w:val="8"/>
              </w:rPr>
            </w:pPr>
          </w:p>
        </w:tc>
      </w:tr>
      <w:tr w:rsidR="00E36F0E" w:rsidRPr="00C82768" w14:paraId="09880444"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758CA0FD"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2F090EC2" w14:textId="77777777" w:rsidR="00E36F0E" w:rsidRPr="00C82768" w:rsidRDefault="00393DC0" w:rsidP="00E36F0E">
            <w:pPr>
              <w:spacing w:line="256" w:lineRule="auto"/>
            </w:pPr>
            <w:r w:rsidRPr="00DA32BB">
              <w:t>One-Shot (</w:t>
            </w:r>
            <w:r>
              <w:t>A-Synch)</w:t>
            </w:r>
          </w:p>
        </w:tc>
      </w:tr>
      <w:tr w:rsidR="00E36F0E" w:rsidRPr="00C82768" w14:paraId="5227B474"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42186BBC"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3DE9ECA1" w14:textId="77777777" w:rsidR="00E36F0E" w:rsidRPr="00C82768" w:rsidRDefault="00393DC0" w:rsidP="00E36F0E">
            <w:pPr>
              <w:spacing w:line="256" w:lineRule="auto"/>
            </w:pPr>
            <w:r w:rsidRPr="00C82768">
              <w:t>Default</w:t>
            </w:r>
          </w:p>
        </w:tc>
      </w:tr>
      <w:tr w:rsidR="00E36F0E" w:rsidRPr="00C82768" w14:paraId="5C2D962C"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5842A96B"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106A6190" w14:textId="77777777" w:rsidR="00E36F0E" w:rsidRPr="00C82768" w:rsidRDefault="00393DC0" w:rsidP="00E36F0E">
            <w:pPr>
              <w:spacing w:line="256" w:lineRule="auto"/>
            </w:pPr>
            <w:r w:rsidRPr="00C82768">
              <w:t>No</w:t>
            </w:r>
          </w:p>
        </w:tc>
      </w:tr>
      <w:tr w:rsidR="00E36F0E" w:rsidRPr="00C82768" w14:paraId="4520E81C"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5BE6ED0D" w14:textId="77777777" w:rsidR="00E36F0E" w:rsidRPr="00C82768" w:rsidRDefault="00E36F0E" w:rsidP="00E36F0E">
            <w:pPr>
              <w:spacing w:line="256" w:lineRule="auto"/>
              <w:rPr>
                <w:sz w:val="8"/>
              </w:rPr>
            </w:pPr>
          </w:p>
        </w:tc>
      </w:tr>
      <w:tr w:rsidR="00E36F0E" w:rsidRPr="00C82768" w14:paraId="7C8F699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1A755297"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21EE2B39"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48FCDE4E"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7E943CF"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ADB1E23"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31FF890" w14:textId="77777777" w:rsidR="00E36F0E" w:rsidRPr="00C82768" w:rsidRDefault="00393DC0" w:rsidP="00E36F0E">
            <w:pPr>
              <w:rPr>
                <w:b/>
              </w:rPr>
            </w:pPr>
            <w:r w:rsidRPr="00C82768">
              <w:rPr>
                <w:b/>
              </w:rPr>
              <w:t>Description</w:t>
            </w:r>
          </w:p>
        </w:tc>
      </w:tr>
      <w:tr w:rsidR="00E36F0E" w:rsidRPr="00C82768" w14:paraId="53DD2B28"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24D3291E" w14:textId="77777777" w:rsidR="00E36F0E" w:rsidRPr="00C82768" w:rsidRDefault="00393DC0" w:rsidP="00E36F0E">
            <w:pPr>
              <w:rPr>
                <w:b/>
              </w:rPr>
            </w:pPr>
            <w:r w:rsidRPr="00C82768">
              <w:rPr>
                <w:b/>
              </w:rPr>
              <w:t>Request</w:t>
            </w:r>
          </w:p>
        </w:tc>
      </w:tr>
      <w:tr w:rsidR="00E36F0E" w:rsidRPr="00C82768" w14:paraId="7489463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6CD6D67"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71EAFA62"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tcPr>
          <w:p w14:paraId="5E946601"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tcPr>
          <w:p w14:paraId="7E1A1D7C"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4AEA182E" w14:textId="77777777" w:rsidR="00E36F0E" w:rsidRPr="00F1221C" w:rsidRDefault="00393DC0" w:rsidP="00E36F0E">
            <w:r w:rsidRPr="00F1221C">
              <w:t>Char Value:0-255</w:t>
            </w:r>
          </w:p>
          <w:p w14:paraId="11AE798D"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6D79CBB8" w14:textId="77777777" w:rsidR="00E36F0E" w:rsidRPr="00C82768" w:rsidRDefault="00393DC0" w:rsidP="00E36F0E">
            <w:r>
              <w:t>Requesting app ID</w:t>
            </w:r>
          </w:p>
        </w:tc>
      </w:tr>
      <w:tr w:rsidR="00E36F0E" w:rsidRPr="00C82768" w14:paraId="1ABA5985"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51573C8A" w14:textId="77777777" w:rsidR="00E36F0E" w:rsidRPr="00C82768" w:rsidRDefault="00393DC0" w:rsidP="00E36F0E">
            <w:r w:rsidRPr="00C82768">
              <w:rPr>
                <w:b/>
              </w:rPr>
              <w:t>Response</w:t>
            </w:r>
          </w:p>
        </w:tc>
      </w:tr>
      <w:tr w:rsidR="00E36F0E" w:rsidRPr="00C82768" w14:paraId="1FE55BF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A08FF8E"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640EC49"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3B5968B"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85D2D29"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99A4F7E" w14:textId="77777777" w:rsidR="00E36F0E" w:rsidRPr="00F1221C" w:rsidRDefault="00393DC0" w:rsidP="00E36F0E">
            <w:r w:rsidRPr="00F1221C">
              <w:t>Char Value:0-255</w:t>
            </w:r>
          </w:p>
          <w:p w14:paraId="4FE86732"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1CBBB83" w14:textId="77777777" w:rsidR="00E36F0E" w:rsidRPr="00C82768" w:rsidRDefault="00393DC0" w:rsidP="00E36F0E">
            <w:r>
              <w:t>Requesting app ID</w:t>
            </w:r>
          </w:p>
        </w:tc>
      </w:tr>
      <w:tr w:rsidR="00E36F0E" w:rsidRPr="00C82768" w14:paraId="01C87C4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D060898"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B847E58" w14:textId="77777777" w:rsidR="00E36F0E" w:rsidRDefault="00393DC0" w:rsidP="00E36F0E">
            <w:r>
              <w:t>HmiRet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4EFC89E"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DF01649"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E93D3E7"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834EF2D" w14:textId="77777777" w:rsidR="00E36F0E" w:rsidRDefault="00E36F0E" w:rsidP="00E36F0E"/>
        </w:tc>
      </w:tr>
      <w:tr w:rsidR="00E36F0E" w:rsidRPr="00C82768" w14:paraId="0444B4B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35444A1"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2D974A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B5C58C3"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0C63B4F" w14:textId="77777777" w:rsidR="00E36F0E" w:rsidRPr="00C82768" w:rsidRDefault="00393DC0" w:rsidP="00E36F0E">
            <w:r>
              <w:t>HMI_ERROR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FDE12F3" w14:textId="77777777" w:rsidR="00E36F0E" w:rsidRPr="008127A4"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589D888" w14:textId="77777777" w:rsidR="00E36F0E" w:rsidRDefault="00393DC0" w:rsidP="00E36F0E">
            <w:r>
              <w:t>Error/Failure</w:t>
            </w:r>
          </w:p>
        </w:tc>
      </w:tr>
      <w:tr w:rsidR="00E36F0E" w:rsidRPr="00C82768" w14:paraId="7A9CD50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AD6C6F9"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C9C1226"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A7137E4"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479D183" w14:textId="77777777" w:rsidR="00E36F0E" w:rsidRPr="00C82768" w:rsidRDefault="00393DC0" w:rsidP="00E36F0E">
            <w:r>
              <w:t>HMI_SUCCESS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0676475" w14:textId="77777777" w:rsidR="00E36F0E" w:rsidRPr="008127A4"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985BC7C" w14:textId="77777777" w:rsidR="00E36F0E" w:rsidRDefault="00393DC0" w:rsidP="00E36F0E">
            <w:r>
              <w:t>Success</w:t>
            </w:r>
          </w:p>
        </w:tc>
      </w:tr>
    </w:tbl>
    <w:p w14:paraId="365D6777" w14:textId="64A69753" w:rsidR="00E36F0E" w:rsidRDefault="00393DC0" w:rsidP="00506E2F">
      <w:pPr>
        <w:pStyle w:val="Heading4"/>
      </w:pPr>
      <w:r w:rsidRPr="00B9479B">
        <w:t>MD-REQ-380280/A-Disable</w:t>
      </w:r>
    </w:p>
    <w:p w14:paraId="01678C84" w14:textId="77777777" w:rsidR="00E36F0E" w:rsidRPr="00310BB2"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disabling WLAN</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48704D29"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7C8654CE" w14:textId="77777777" w:rsidR="00E36F0E" w:rsidRPr="00C82768" w:rsidRDefault="00E36F0E" w:rsidP="00E36F0E">
            <w:pPr>
              <w:spacing w:line="256" w:lineRule="auto"/>
              <w:rPr>
                <w:sz w:val="8"/>
              </w:rPr>
            </w:pPr>
          </w:p>
        </w:tc>
      </w:tr>
      <w:tr w:rsidR="00E36F0E" w:rsidRPr="00C82768" w14:paraId="28939CA4"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174CF9AF"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7F13759A" w14:textId="77777777" w:rsidR="00E36F0E" w:rsidRPr="00C82768" w:rsidRDefault="00393DC0" w:rsidP="00E36F0E">
            <w:pPr>
              <w:spacing w:line="256" w:lineRule="auto"/>
            </w:pPr>
            <w:r w:rsidRPr="00DA32BB">
              <w:t>One-Shot (</w:t>
            </w:r>
            <w:r>
              <w:t>A-Synch)</w:t>
            </w:r>
          </w:p>
        </w:tc>
      </w:tr>
      <w:tr w:rsidR="00E36F0E" w:rsidRPr="00C82768" w14:paraId="5BFC9382"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41ED179E"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3FAFF2A6" w14:textId="77777777" w:rsidR="00E36F0E" w:rsidRPr="00C82768" w:rsidRDefault="00393DC0" w:rsidP="00E36F0E">
            <w:pPr>
              <w:spacing w:line="256" w:lineRule="auto"/>
            </w:pPr>
            <w:r w:rsidRPr="00C82768">
              <w:t>Default</w:t>
            </w:r>
          </w:p>
        </w:tc>
      </w:tr>
      <w:tr w:rsidR="00E36F0E" w:rsidRPr="00C82768" w14:paraId="2CAACB4F"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03B3CDD4"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23EBEB33" w14:textId="77777777" w:rsidR="00E36F0E" w:rsidRPr="00C82768" w:rsidRDefault="00393DC0" w:rsidP="00E36F0E">
            <w:pPr>
              <w:spacing w:line="256" w:lineRule="auto"/>
            </w:pPr>
            <w:r w:rsidRPr="00C82768">
              <w:t>No</w:t>
            </w:r>
          </w:p>
        </w:tc>
      </w:tr>
      <w:tr w:rsidR="00E36F0E" w:rsidRPr="00C82768" w14:paraId="3C431207"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2F466FFD" w14:textId="77777777" w:rsidR="00E36F0E" w:rsidRPr="00C82768" w:rsidRDefault="00E36F0E" w:rsidP="00E36F0E">
            <w:pPr>
              <w:spacing w:line="256" w:lineRule="auto"/>
              <w:rPr>
                <w:sz w:val="8"/>
              </w:rPr>
            </w:pPr>
          </w:p>
        </w:tc>
      </w:tr>
      <w:tr w:rsidR="00E36F0E" w:rsidRPr="00C82768" w14:paraId="33DC6BB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74177D91"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44391A83"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5DBAF0B9"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7B1E0F1"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E0F616E"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F1997AC" w14:textId="77777777" w:rsidR="00E36F0E" w:rsidRPr="00C82768" w:rsidRDefault="00393DC0" w:rsidP="00E36F0E">
            <w:pPr>
              <w:rPr>
                <w:b/>
              </w:rPr>
            </w:pPr>
            <w:r w:rsidRPr="00C82768">
              <w:rPr>
                <w:b/>
              </w:rPr>
              <w:t>Description</w:t>
            </w:r>
          </w:p>
        </w:tc>
      </w:tr>
      <w:tr w:rsidR="00E36F0E" w:rsidRPr="00C82768" w14:paraId="5DB49EC8"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2A1E0BBA" w14:textId="77777777" w:rsidR="00E36F0E" w:rsidRPr="00C82768" w:rsidRDefault="00393DC0" w:rsidP="00E36F0E">
            <w:pPr>
              <w:rPr>
                <w:b/>
              </w:rPr>
            </w:pPr>
            <w:r w:rsidRPr="00C82768">
              <w:rPr>
                <w:b/>
              </w:rPr>
              <w:t>Request</w:t>
            </w:r>
          </w:p>
        </w:tc>
      </w:tr>
      <w:tr w:rsidR="00E36F0E" w:rsidRPr="00C82768" w14:paraId="68179A8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53C520B"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262465B6"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tcPr>
          <w:p w14:paraId="5D5EB861"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tcPr>
          <w:p w14:paraId="15D44319"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0B1ED21A" w14:textId="77777777" w:rsidR="00E36F0E" w:rsidRPr="00F1221C" w:rsidRDefault="00393DC0" w:rsidP="00E36F0E">
            <w:r w:rsidRPr="00F1221C">
              <w:t>Char Value:0-255</w:t>
            </w:r>
          </w:p>
          <w:p w14:paraId="386EF5E1"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13DB88B1" w14:textId="77777777" w:rsidR="00E36F0E" w:rsidRPr="00C82768" w:rsidRDefault="00393DC0" w:rsidP="00E36F0E">
            <w:r>
              <w:t>Requesting app ID</w:t>
            </w:r>
          </w:p>
        </w:tc>
      </w:tr>
      <w:tr w:rsidR="00E36F0E" w:rsidRPr="00C82768" w14:paraId="509D5DBA"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6C8F4D82" w14:textId="77777777" w:rsidR="00E36F0E" w:rsidRPr="00C82768" w:rsidRDefault="00393DC0" w:rsidP="00E36F0E">
            <w:r w:rsidRPr="00C82768">
              <w:rPr>
                <w:b/>
              </w:rPr>
              <w:t>Response</w:t>
            </w:r>
          </w:p>
        </w:tc>
      </w:tr>
      <w:tr w:rsidR="00E36F0E" w:rsidRPr="00C82768" w14:paraId="7197DF5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02178D2"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F24D85E"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38D8450"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719B5B3"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05C5631" w14:textId="77777777" w:rsidR="00E36F0E" w:rsidRPr="00F1221C" w:rsidRDefault="00393DC0" w:rsidP="00E36F0E">
            <w:r w:rsidRPr="00F1221C">
              <w:t>Char Value:0-255</w:t>
            </w:r>
          </w:p>
          <w:p w14:paraId="7163582F"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B3B00BC" w14:textId="77777777" w:rsidR="00E36F0E" w:rsidRPr="00C82768" w:rsidRDefault="00393DC0" w:rsidP="00E36F0E">
            <w:r>
              <w:t>Requesting app ID</w:t>
            </w:r>
          </w:p>
        </w:tc>
      </w:tr>
      <w:tr w:rsidR="00E36F0E" w:rsidRPr="00C82768" w14:paraId="6015951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A5F4160"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35BF1FD" w14:textId="77777777" w:rsidR="00E36F0E" w:rsidRDefault="00393DC0" w:rsidP="00E36F0E">
            <w:r>
              <w:t>HmiRet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95F6940"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C559D22"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B79F5DF"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0DA41A7" w14:textId="77777777" w:rsidR="00E36F0E" w:rsidRDefault="00E36F0E" w:rsidP="00E36F0E"/>
        </w:tc>
      </w:tr>
      <w:tr w:rsidR="00E36F0E" w:rsidRPr="00C82768" w14:paraId="0B2965E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7062D29"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2FF5D8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9B2EF03"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0881512" w14:textId="77777777" w:rsidR="00E36F0E" w:rsidRPr="00C82768" w:rsidRDefault="00393DC0" w:rsidP="00E36F0E">
            <w:r>
              <w:t>HMI_ERROR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F9D08E2" w14:textId="77777777" w:rsidR="00E36F0E" w:rsidRPr="008127A4"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66AD2E5" w14:textId="77777777" w:rsidR="00E36F0E" w:rsidRDefault="00393DC0" w:rsidP="00E36F0E">
            <w:r>
              <w:t>Error/Failure</w:t>
            </w:r>
          </w:p>
        </w:tc>
      </w:tr>
      <w:tr w:rsidR="00E36F0E" w:rsidRPr="00C82768" w14:paraId="2115CC9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E36DFB4"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A30CA3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CCB7BCD"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55921B2" w14:textId="77777777" w:rsidR="00E36F0E" w:rsidRPr="00C82768" w:rsidRDefault="00393DC0" w:rsidP="00E36F0E">
            <w:r>
              <w:t>HMI_SUCCESS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76E6250" w14:textId="77777777" w:rsidR="00E36F0E" w:rsidRPr="008127A4"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0BE56D5" w14:textId="77777777" w:rsidR="00E36F0E" w:rsidRDefault="00393DC0" w:rsidP="00E36F0E">
            <w:r>
              <w:t>Success</w:t>
            </w:r>
          </w:p>
        </w:tc>
      </w:tr>
    </w:tbl>
    <w:p w14:paraId="161A09FA" w14:textId="6490B2A3" w:rsidR="00E36F0E" w:rsidRDefault="00393DC0" w:rsidP="00506E2F">
      <w:pPr>
        <w:pStyle w:val="Heading4"/>
      </w:pPr>
      <w:r w:rsidRPr="00B9479B">
        <w:lastRenderedPageBreak/>
        <w:t>MD-REQ-380281/B-ScanApimAPs</w:t>
      </w:r>
    </w:p>
    <w:p w14:paraId="3CB6F956" w14:textId="77777777" w:rsidR="00E36F0E" w:rsidRPr="00310BB2"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a scan of available APs</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4DF0618F"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528831EE" w14:textId="77777777" w:rsidR="00E36F0E" w:rsidRPr="00C82768" w:rsidRDefault="00E36F0E" w:rsidP="00E36F0E">
            <w:pPr>
              <w:spacing w:line="256" w:lineRule="auto"/>
              <w:rPr>
                <w:sz w:val="8"/>
              </w:rPr>
            </w:pPr>
          </w:p>
        </w:tc>
      </w:tr>
      <w:tr w:rsidR="00E36F0E" w:rsidRPr="00C82768" w14:paraId="0589F61C"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19DB8C95"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16ACFD9C" w14:textId="77777777" w:rsidR="00E36F0E" w:rsidRPr="00C82768" w:rsidRDefault="00393DC0" w:rsidP="00E36F0E">
            <w:pPr>
              <w:spacing w:line="256" w:lineRule="auto"/>
            </w:pPr>
            <w:r w:rsidRPr="00DA32BB">
              <w:t>One-Shot (</w:t>
            </w:r>
            <w:r>
              <w:t>A-Synch)</w:t>
            </w:r>
          </w:p>
        </w:tc>
      </w:tr>
      <w:tr w:rsidR="00E36F0E" w:rsidRPr="00C82768" w14:paraId="77F16A47"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18B338A3"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2E907BFD" w14:textId="77777777" w:rsidR="00E36F0E" w:rsidRPr="00C82768" w:rsidRDefault="00393DC0" w:rsidP="00E36F0E">
            <w:pPr>
              <w:spacing w:line="256" w:lineRule="auto"/>
            </w:pPr>
            <w:r w:rsidRPr="00C82768">
              <w:t>Default</w:t>
            </w:r>
          </w:p>
        </w:tc>
      </w:tr>
      <w:tr w:rsidR="00E36F0E" w:rsidRPr="00C82768" w14:paraId="6F1DF24E"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0387300A"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744AA80D" w14:textId="77777777" w:rsidR="00E36F0E" w:rsidRPr="00C82768" w:rsidRDefault="00393DC0" w:rsidP="00E36F0E">
            <w:pPr>
              <w:spacing w:line="256" w:lineRule="auto"/>
            </w:pPr>
            <w:r w:rsidRPr="00C82768">
              <w:t>No</w:t>
            </w:r>
          </w:p>
        </w:tc>
      </w:tr>
      <w:tr w:rsidR="00E36F0E" w:rsidRPr="00C82768" w14:paraId="04D0F89C"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6AE596A4" w14:textId="77777777" w:rsidR="00E36F0E" w:rsidRPr="00C82768" w:rsidRDefault="00E36F0E" w:rsidP="00E36F0E">
            <w:pPr>
              <w:spacing w:line="256" w:lineRule="auto"/>
              <w:rPr>
                <w:sz w:val="8"/>
              </w:rPr>
            </w:pPr>
          </w:p>
        </w:tc>
      </w:tr>
      <w:tr w:rsidR="00E36F0E" w:rsidRPr="00C82768" w14:paraId="261524C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5FDE22DB"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67EC0F83"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661BFA44"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A5CEF33"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A5151F7"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CC253C9" w14:textId="77777777" w:rsidR="00E36F0E" w:rsidRPr="00C82768" w:rsidRDefault="00393DC0" w:rsidP="00E36F0E">
            <w:pPr>
              <w:rPr>
                <w:b/>
              </w:rPr>
            </w:pPr>
            <w:r w:rsidRPr="00C82768">
              <w:rPr>
                <w:b/>
              </w:rPr>
              <w:t>Description</w:t>
            </w:r>
          </w:p>
        </w:tc>
      </w:tr>
      <w:tr w:rsidR="00E36F0E" w:rsidRPr="00C82768" w14:paraId="543B4964"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1431C410" w14:textId="77777777" w:rsidR="00E36F0E" w:rsidRPr="00C82768" w:rsidRDefault="00393DC0" w:rsidP="00E36F0E">
            <w:pPr>
              <w:rPr>
                <w:b/>
              </w:rPr>
            </w:pPr>
            <w:r w:rsidRPr="00C82768">
              <w:rPr>
                <w:b/>
              </w:rPr>
              <w:t>Request</w:t>
            </w:r>
          </w:p>
        </w:tc>
      </w:tr>
      <w:tr w:rsidR="00E36F0E" w:rsidRPr="00C82768" w14:paraId="4F29B14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17B6849"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765C5BA8"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tcPr>
          <w:p w14:paraId="50354381"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tcPr>
          <w:p w14:paraId="266B7A77"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0445EF77" w14:textId="77777777" w:rsidR="00E36F0E" w:rsidRPr="00F1221C" w:rsidRDefault="00393DC0" w:rsidP="00E36F0E">
            <w:r w:rsidRPr="00F1221C">
              <w:t>Char Value:0-255</w:t>
            </w:r>
          </w:p>
          <w:p w14:paraId="0A005F9B"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4B6079B3" w14:textId="77777777" w:rsidR="00E36F0E" w:rsidRPr="00C82768" w:rsidRDefault="00393DC0" w:rsidP="00E36F0E">
            <w:r>
              <w:t>Requesting app ID</w:t>
            </w:r>
          </w:p>
        </w:tc>
      </w:tr>
      <w:tr w:rsidR="00E36F0E" w:rsidRPr="00C82768" w14:paraId="1150BFA9"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0D83B8AF" w14:textId="77777777" w:rsidR="00E36F0E" w:rsidRPr="00C82768" w:rsidRDefault="00393DC0" w:rsidP="00E36F0E">
            <w:r w:rsidRPr="00C82768">
              <w:rPr>
                <w:b/>
              </w:rPr>
              <w:t>Response</w:t>
            </w:r>
          </w:p>
        </w:tc>
      </w:tr>
      <w:tr w:rsidR="00E36F0E" w:rsidRPr="00C82768" w14:paraId="327E082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1D55EB4"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19F14F4"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EF3AE41"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570D6BE"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4EB1CC7" w14:textId="77777777" w:rsidR="00E36F0E" w:rsidRPr="00F1221C" w:rsidRDefault="00393DC0" w:rsidP="00E36F0E">
            <w:r w:rsidRPr="00F1221C">
              <w:t>Char Value:0-255</w:t>
            </w:r>
          </w:p>
          <w:p w14:paraId="1ABBCB66"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176B803" w14:textId="77777777" w:rsidR="00E36F0E" w:rsidRPr="00C82768" w:rsidRDefault="00393DC0" w:rsidP="00E36F0E">
            <w:r>
              <w:t>Requesting app ID</w:t>
            </w:r>
          </w:p>
        </w:tc>
      </w:tr>
      <w:tr w:rsidR="00E36F0E" w:rsidRPr="00C82768" w14:paraId="692B447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80BC1CC"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6166BB9" w14:textId="77777777" w:rsidR="00E36F0E" w:rsidRDefault="00393DC0" w:rsidP="00E36F0E">
            <w:r>
              <w:t>HmiRet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52F9664"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DA92950"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DA29145"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0ABC82D" w14:textId="77777777" w:rsidR="00E36F0E" w:rsidRDefault="00E36F0E" w:rsidP="00E36F0E"/>
        </w:tc>
      </w:tr>
      <w:tr w:rsidR="00E36F0E" w:rsidRPr="00C82768" w14:paraId="51CBA1E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BEE1BBD"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8AAF654"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1B8D819"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B46F9EA" w14:textId="77777777" w:rsidR="00E36F0E" w:rsidRPr="00C82768" w:rsidRDefault="00393DC0" w:rsidP="00E36F0E">
            <w:r>
              <w:t>HMI_ERROR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CEE871B" w14:textId="77777777" w:rsidR="00E36F0E" w:rsidRPr="008127A4"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5C215D1" w14:textId="77777777" w:rsidR="00E36F0E" w:rsidRDefault="00393DC0" w:rsidP="00E36F0E">
            <w:r>
              <w:t>Error/Failure</w:t>
            </w:r>
          </w:p>
        </w:tc>
      </w:tr>
      <w:tr w:rsidR="00E36F0E" w:rsidRPr="00C82768" w14:paraId="02D7D54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C0F16DA"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9EC6D4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E2A2772"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2381FA5" w14:textId="77777777" w:rsidR="00E36F0E" w:rsidRPr="00C82768" w:rsidRDefault="00393DC0" w:rsidP="00E36F0E">
            <w:r>
              <w:t>HMI_SUCCESS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E22F7F9" w14:textId="77777777" w:rsidR="00E36F0E" w:rsidRPr="008127A4"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E8FEF30" w14:textId="77777777" w:rsidR="00E36F0E" w:rsidRDefault="00393DC0" w:rsidP="00E36F0E">
            <w:r>
              <w:t>Success</w:t>
            </w:r>
          </w:p>
        </w:tc>
      </w:tr>
      <w:tr w:rsidR="00E36F0E" w:rsidRPr="00C82768" w14:paraId="7C92DA0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D1E2AFC"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963DABD" w14:textId="77777777" w:rsidR="00E36F0E" w:rsidRDefault="00393DC0" w:rsidP="00E36F0E">
            <w:r>
              <w:t>ifId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6CB89A9"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96CDBC1"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0376044" w14:textId="77777777" w:rsidR="00E36F0E"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774F2C9" w14:textId="77777777" w:rsidR="00E36F0E" w:rsidRDefault="00393DC0" w:rsidP="00E36F0E">
            <w:r>
              <w:t>Interface ID</w:t>
            </w:r>
          </w:p>
        </w:tc>
      </w:tr>
      <w:tr w:rsidR="00E36F0E" w:rsidRPr="00C82768" w14:paraId="76C4F88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8C2B2DB"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0544882" w14:textId="77777777" w:rsidR="00E36F0E" w:rsidRDefault="00393DC0" w:rsidP="00E36F0E">
            <w:r>
              <w:t>scanId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C6E91F8" w14:textId="77777777" w:rsidR="00E36F0E" w:rsidRPr="00C82768" w:rsidRDefault="00393DC0" w:rsidP="00E36F0E">
            <w:r>
              <w:t>Int64</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8E2C2C4"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E56B3B8" w14:textId="77777777" w:rsidR="00E36F0E" w:rsidRDefault="00393DC0" w:rsidP="00E36F0E">
            <w:r>
              <w:t>0-18446744073709551615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F395D82" w14:textId="77777777" w:rsidR="00E36F0E" w:rsidRDefault="00393DC0" w:rsidP="00E36F0E">
            <w:r>
              <w:t>ID value used to track scans</w:t>
            </w:r>
          </w:p>
        </w:tc>
      </w:tr>
      <w:tr w:rsidR="00E36F0E" w:rsidRPr="00C82768" w14:paraId="09F74F7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D7F24A3"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1AD7A14" w14:textId="77777777" w:rsidR="00E36F0E" w:rsidRDefault="00393DC0" w:rsidP="00E36F0E">
            <w:r>
              <w:t>passive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731044B" w14:textId="77777777" w:rsidR="00E36F0E" w:rsidRPr="00C82768"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E7E7F79"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5ED10B6"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2A6E218" w14:textId="77777777" w:rsidR="00E36F0E" w:rsidRDefault="00393DC0" w:rsidP="00E36F0E">
            <w:pPr>
              <w:rPr>
                <w:rFonts w:cs="Arial"/>
                <w:color w:val="000000"/>
              </w:rPr>
            </w:pPr>
            <w:r>
              <w:rPr>
                <w:rFonts w:cs="Arial"/>
                <w:color w:val="000000"/>
              </w:rPr>
              <w:t>true = passive scan (no pkts tx'd), false = active scan</w:t>
            </w:r>
          </w:p>
          <w:p w14:paraId="173C939B" w14:textId="77777777" w:rsidR="00E36F0E" w:rsidRDefault="00E36F0E" w:rsidP="00E36F0E"/>
        </w:tc>
      </w:tr>
      <w:tr w:rsidR="00E36F0E" w:rsidRPr="00C82768" w14:paraId="4FCCE21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FB05DDF"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C0E2574" w14:textId="77777777" w:rsidR="00E36F0E" w:rsidRDefault="00393DC0" w:rsidP="00E36F0E">
            <w:r w:rsidRPr="00DA43D2">
              <w:t>WlanChannel</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5BFAD48"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5676A57"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B675483"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621F551" w14:textId="77777777" w:rsidR="00E36F0E" w:rsidRPr="0052707D" w:rsidRDefault="00393DC0" w:rsidP="00E36F0E">
            <w:pPr>
              <w:rPr>
                <w:highlight w:val="yellow"/>
              </w:rPr>
            </w:pPr>
            <w:r>
              <w:t>Channel</w:t>
            </w:r>
            <w:r w:rsidRPr="007164A2">
              <w:t xml:space="preserve"> of AP</w:t>
            </w:r>
          </w:p>
        </w:tc>
      </w:tr>
      <w:tr w:rsidR="00E36F0E" w:rsidRPr="00C82768" w14:paraId="40430BE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20A7901"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6D0DD6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5C986B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F410479" w14:textId="77777777" w:rsidR="00E36F0E" w:rsidRDefault="00393DC0" w:rsidP="00E36F0E">
            <w:r>
              <w:t>Reserved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C557D96" w14:textId="77777777" w:rsidR="00E36F0E" w:rsidRDefault="00393DC0" w:rsidP="00E36F0E">
            <w:r>
              <w:t>0x00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6BF9EFC" w14:textId="77777777" w:rsidR="00E36F0E" w:rsidRPr="0052707D" w:rsidRDefault="00E36F0E" w:rsidP="00E36F0E">
            <w:pPr>
              <w:rPr>
                <w:highlight w:val="yellow"/>
              </w:rPr>
            </w:pPr>
          </w:p>
        </w:tc>
      </w:tr>
      <w:tr w:rsidR="00E36F0E" w:rsidRPr="00C82768" w14:paraId="46F602C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72D6FE4"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52A7424"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8B65BA6"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6E6CF96" w14:textId="77777777" w:rsidR="00E36F0E" w:rsidRPr="00C82768" w:rsidRDefault="00393DC0" w:rsidP="00E36F0E">
            <w:r>
              <w:t>WLAN_CH_1</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FB696FE" w14:textId="77777777" w:rsidR="00E36F0E" w:rsidRPr="00C82768" w:rsidRDefault="00393DC0" w:rsidP="00E36F0E">
            <w:r>
              <w:t>0x01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ACB5E85" w14:textId="77777777" w:rsidR="00E36F0E" w:rsidRPr="00C82768" w:rsidRDefault="00E36F0E" w:rsidP="00E36F0E"/>
        </w:tc>
      </w:tr>
      <w:tr w:rsidR="00E36F0E" w:rsidRPr="00C82768" w14:paraId="2E71D08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6D4C2A3"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B3BD237"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0FC4A25"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9B52FD4" w14:textId="77777777" w:rsidR="00E36F0E" w:rsidRPr="00C82768" w:rsidRDefault="00393DC0" w:rsidP="00E36F0E">
            <w:r>
              <w:t>WLAN_CH_2</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6F8AF4E" w14:textId="77777777" w:rsidR="00E36F0E" w:rsidRPr="00C82768" w:rsidRDefault="00393DC0" w:rsidP="00E36F0E">
            <w:r>
              <w:t>0x02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D6A34A1" w14:textId="77777777" w:rsidR="00E36F0E" w:rsidRPr="00C82768" w:rsidRDefault="00E36F0E" w:rsidP="00E36F0E"/>
        </w:tc>
      </w:tr>
      <w:tr w:rsidR="00E36F0E" w:rsidRPr="00C82768" w14:paraId="77A4CC2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F5A25F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07004F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47A8DF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CA3D161" w14:textId="77777777" w:rsidR="00E36F0E" w:rsidRPr="00C82768" w:rsidRDefault="00393DC0" w:rsidP="00E36F0E">
            <w:r>
              <w:t>WLAN_CH_3</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3A461FC" w14:textId="77777777" w:rsidR="00E36F0E" w:rsidRDefault="00393DC0" w:rsidP="00E36F0E">
            <w:r>
              <w:t>0x03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44FE22E" w14:textId="77777777" w:rsidR="00E36F0E" w:rsidRPr="00D70130" w:rsidRDefault="00E36F0E" w:rsidP="00E36F0E">
            <w:pPr>
              <w:rPr>
                <w:highlight w:val="yellow"/>
              </w:rPr>
            </w:pPr>
          </w:p>
        </w:tc>
      </w:tr>
      <w:tr w:rsidR="00E36F0E" w:rsidRPr="00C82768" w14:paraId="3A5BAC7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83A203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8F36CB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D9DCCC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9C56ED1"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6392C42"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A639BC5" w14:textId="77777777" w:rsidR="00E36F0E" w:rsidRPr="00D70130" w:rsidRDefault="00E36F0E" w:rsidP="00E36F0E">
            <w:pPr>
              <w:rPr>
                <w:highlight w:val="yellow"/>
              </w:rPr>
            </w:pPr>
          </w:p>
        </w:tc>
      </w:tr>
      <w:tr w:rsidR="00E36F0E" w:rsidRPr="00C82768" w14:paraId="2AB003F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9F3E0D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C04835F"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430BE5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D03AA03" w14:textId="77777777" w:rsidR="00E36F0E" w:rsidRDefault="00393DC0" w:rsidP="00E36F0E">
            <w:r>
              <w:t>WLAN_CH_165</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09DFFB8" w14:textId="77777777" w:rsidR="00E36F0E" w:rsidRDefault="00393DC0" w:rsidP="00E36F0E">
            <w:r>
              <w:t>0xA5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8680C62" w14:textId="77777777" w:rsidR="00E36F0E" w:rsidRPr="0052707D" w:rsidRDefault="00E36F0E" w:rsidP="00E36F0E">
            <w:pPr>
              <w:rPr>
                <w:highlight w:val="yellow"/>
              </w:rPr>
            </w:pPr>
          </w:p>
        </w:tc>
      </w:tr>
      <w:tr w:rsidR="00E36F0E" w:rsidRPr="00C82768" w14:paraId="65DC979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D93DD16"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C957918" w14:textId="77777777" w:rsidR="00E36F0E" w:rsidRDefault="00393DC0" w:rsidP="00E36F0E">
            <w:r>
              <w:t>ssid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D538155"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7957E35"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D179969" w14:textId="77777777" w:rsidR="00E36F0E" w:rsidRPr="00F1221C" w:rsidRDefault="00393DC0" w:rsidP="00E36F0E">
            <w:r w:rsidRPr="00F1221C">
              <w:t>Char Value:0-255</w:t>
            </w:r>
          </w:p>
          <w:p w14:paraId="1D65290A"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CE41A95" w14:textId="77777777" w:rsidR="00E36F0E" w:rsidRPr="0052707D" w:rsidRDefault="00393DC0" w:rsidP="00E36F0E">
            <w:pPr>
              <w:rPr>
                <w:highlight w:val="yellow"/>
              </w:rPr>
            </w:pPr>
            <w:r w:rsidRPr="0003706A">
              <w:t>list of SSIDs to specifically scan for. Used to scan for hidden networks. "passive" will be ignored as a</w:t>
            </w:r>
            <w:r>
              <w:t>n</w:t>
            </w:r>
            <w:r w:rsidRPr="0003706A">
              <w:t xml:space="preserve"> active scan is required</w:t>
            </w:r>
          </w:p>
        </w:tc>
      </w:tr>
      <w:tr w:rsidR="00E36F0E" w:rsidRPr="00C82768" w14:paraId="278B2D5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AAFCD40"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561EAD7" w14:textId="77777777" w:rsidR="00E36F0E" w:rsidRDefault="00393DC0" w:rsidP="00E36F0E">
            <w:r>
              <w:t>Count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87B04BC" w14:textId="77777777" w:rsidR="00E36F0E"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27176D6"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5E8E814" w14:textId="77777777" w:rsidR="00E36F0E"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31C162A" w14:textId="77777777" w:rsidR="00E36F0E" w:rsidRPr="0052707D" w:rsidRDefault="00393DC0" w:rsidP="00E36F0E">
            <w:pPr>
              <w:rPr>
                <w:highlight w:val="yellow"/>
              </w:rPr>
            </w:pPr>
            <w:r w:rsidRPr="0003706A">
              <w:t>Number of APs found</w:t>
            </w:r>
          </w:p>
        </w:tc>
      </w:tr>
      <w:tr w:rsidR="00E36F0E" w:rsidRPr="00C82768" w14:paraId="7690E97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158160A"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B523B86" w14:textId="77777777" w:rsidR="00E36F0E" w:rsidRDefault="00393DC0" w:rsidP="00E36F0E">
            <w:r>
              <w:t>ssid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CC25EDE"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7BE46A9"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9A99D56" w14:textId="77777777" w:rsidR="00E36F0E" w:rsidRPr="00F1221C" w:rsidRDefault="00393DC0" w:rsidP="00E36F0E">
            <w:r w:rsidRPr="00F1221C">
              <w:t>Char Value:0-255</w:t>
            </w:r>
          </w:p>
          <w:p w14:paraId="1B059ADA"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1124FEC" w14:textId="77777777" w:rsidR="00E36F0E" w:rsidRPr="0052707D" w:rsidRDefault="00393DC0" w:rsidP="00E36F0E">
            <w:pPr>
              <w:rPr>
                <w:highlight w:val="yellow"/>
              </w:rPr>
            </w:pPr>
            <w:r w:rsidRPr="0003706A">
              <w:t>SSID</w:t>
            </w:r>
            <w:r>
              <w:t xml:space="preserve"> – scan result</w:t>
            </w:r>
          </w:p>
        </w:tc>
      </w:tr>
      <w:tr w:rsidR="00E36F0E" w:rsidRPr="00C82768" w14:paraId="2CD89C1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058BD04" w14:textId="77777777" w:rsidR="00E36F0E" w:rsidRDefault="00393DC0" w:rsidP="00E36F0E">
            <w:pPr>
              <w:jc w:val="center"/>
            </w:pPr>
            <w:r>
              <w:lastRenderedPageBreak/>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7580D01" w14:textId="77777777" w:rsidR="00E36F0E" w:rsidRDefault="00393DC0" w:rsidP="00E36F0E">
            <w:r>
              <w:t>bssid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7F7D54C"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9BEC111"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60177B4" w14:textId="77777777" w:rsidR="00E36F0E" w:rsidRPr="00F1221C" w:rsidRDefault="00393DC0" w:rsidP="00E36F0E">
            <w:r w:rsidRPr="00F1221C">
              <w:t>Char Value:0-255</w:t>
            </w:r>
          </w:p>
          <w:p w14:paraId="5159F5A7"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331E987" w14:textId="77777777" w:rsidR="00E36F0E" w:rsidRPr="0003706A" w:rsidRDefault="00393DC0" w:rsidP="00E36F0E">
            <w:r>
              <w:t>MAC address of AP – scan result</w:t>
            </w:r>
          </w:p>
        </w:tc>
      </w:tr>
      <w:tr w:rsidR="00E36F0E" w:rsidRPr="00C82768" w14:paraId="2C578FD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CE7D840"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55FCFD7" w14:textId="77777777" w:rsidR="00E36F0E" w:rsidRDefault="00393DC0" w:rsidP="00E36F0E">
            <w:r w:rsidRPr="00DA43D2">
              <w:t>WlanChannel</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7B5349C"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DB025C8"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9A62CB8"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70E581F" w14:textId="77777777" w:rsidR="00E36F0E" w:rsidRPr="0052707D" w:rsidRDefault="00393DC0" w:rsidP="00E36F0E">
            <w:pPr>
              <w:rPr>
                <w:highlight w:val="yellow"/>
              </w:rPr>
            </w:pPr>
            <w:r>
              <w:t>Channel</w:t>
            </w:r>
            <w:r w:rsidRPr="007164A2">
              <w:t xml:space="preserve"> of AP</w:t>
            </w:r>
            <w:r>
              <w:t xml:space="preserve"> – scan result</w:t>
            </w:r>
          </w:p>
        </w:tc>
      </w:tr>
      <w:tr w:rsidR="00E36F0E" w:rsidRPr="00C82768" w14:paraId="7412E12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6358771"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E99C235"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BBC420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03DA0B1" w14:textId="77777777" w:rsidR="00E36F0E" w:rsidRDefault="00393DC0" w:rsidP="00E36F0E">
            <w:r>
              <w:t>Reserved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74A8F34" w14:textId="77777777" w:rsidR="00E36F0E" w:rsidRDefault="00393DC0" w:rsidP="00E36F0E">
            <w:r>
              <w:t>0x00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2647CC1" w14:textId="77777777" w:rsidR="00E36F0E" w:rsidRPr="0052707D" w:rsidRDefault="00E36F0E" w:rsidP="00E36F0E">
            <w:pPr>
              <w:rPr>
                <w:highlight w:val="yellow"/>
              </w:rPr>
            </w:pPr>
          </w:p>
        </w:tc>
      </w:tr>
      <w:tr w:rsidR="00E36F0E" w:rsidRPr="00C82768" w14:paraId="0A1A14B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354D510"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87E8155"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8346E65"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E7C14B3" w14:textId="77777777" w:rsidR="00E36F0E" w:rsidRPr="00C82768" w:rsidRDefault="00393DC0" w:rsidP="00E36F0E">
            <w:r>
              <w:t>WLAN_CH_1</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932E21B" w14:textId="77777777" w:rsidR="00E36F0E" w:rsidRPr="00C82768" w:rsidRDefault="00393DC0" w:rsidP="00E36F0E">
            <w:r>
              <w:t>0x01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018FFCB" w14:textId="77777777" w:rsidR="00E36F0E" w:rsidRPr="00C82768" w:rsidRDefault="00E36F0E" w:rsidP="00E36F0E"/>
        </w:tc>
      </w:tr>
      <w:tr w:rsidR="00E36F0E" w:rsidRPr="00C82768" w14:paraId="30EA475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599A7FE"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2CE8A4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89A7DF6"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9DF0F7E" w14:textId="77777777" w:rsidR="00E36F0E" w:rsidRPr="00C82768" w:rsidRDefault="00393DC0" w:rsidP="00E36F0E">
            <w:r>
              <w:t>WLAN_CH_2</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D625FC3" w14:textId="77777777" w:rsidR="00E36F0E" w:rsidRPr="00C82768" w:rsidRDefault="00393DC0" w:rsidP="00E36F0E">
            <w:r>
              <w:t>0x02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200B9F2" w14:textId="77777777" w:rsidR="00E36F0E" w:rsidRPr="00C82768" w:rsidRDefault="00E36F0E" w:rsidP="00E36F0E"/>
        </w:tc>
      </w:tr>
      <w:tr w:rsidR="00E36F0E" w:rsidRPr="00C82768" w14:paraId="64E3DA0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6C09B7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6182407"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72B028D"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80DA52D" w14:textId="77777777" w:rsidR="00E36F0E" w:rsidRPr="00C82768" w:rsidRDefault="00393DC0" w:rsidP="00E36F0E">
            <w:r>
              <w:t>WLAN_CH_3</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E8693E6" w14:textId="77777777" w:rsidR="00E36F0E" w:rsidRDefault="00393DC0" w:rsidP="00E36F0E">
            <w:r>
              <w:t>0x03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BE4D59F" w14:textId="77777777" w:rsidR="00E36F0E" w:rsidRPr="00D70130" w:rsidRDefault="00E36F0E" w:rsidP="00E36F0E">
            <w:pPr>
              <w:rPr>
                <w:highlight w:val="yellow"/>
              </w:rPr>
            </w:pPr>
          </w:p>
        </w:tc>
      </w:tr>
      <w:tr w:rsidR="00E36F0E" w:rsidRPr="00C82768" w14:paraId="29C3566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42F166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D7B568A"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FB3E64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3959B8B"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D7CD8FF"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99D7CA2" w14:textId="77777777" w:rsidR="00E36F0E" w:rsidRPr="00D70130" w:rsidRDefault="00E36F0E" w:rsidP="00E36F0E">
            <w:pPr>
              <w:rPr>
                <w:highlight w:val="yellow"/>
              </w:rPr>
            </w:pPr>
          </w:p>
        </w:tc>
      </w:tr>
      <w:tr w:rsidR="00E36F0E" w:rsidRPr="00C82768" w14:paraId="75EB6F2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5D76BF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454B5F1"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0D4E3F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23B9ACF" w14:textId="77777777" w:rsidR="00E36F0E" w:rsidRDefault="00393DC0" w:rsidP="00E36F0E">
            <w:r>
              <w:t>WLAN_CH_165</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3AEC3B4" w14:textId="77777777" w:rsidR="00E36F0E" w:rsidRDefault="00393DC0" w:rsidP="00E36F0E">
            <w:r>
              <w:t>0xA5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2969553" w14:textId="77777777" w:rsidR="00E36F0E" w:rsidRPr="0052707D" w:rsidRDefault="00E36F0E" w:rsidP="00E36F0E">
            <w:pPr>
              <w:rPr>
                <w:highlight w:val="yellow"/>
              </w:rPr>
            </w:pPr>
          </w:p>
        </w:tc>
      </w:tr>
      <w:tr w:rsidR="00E36F0E" w:rsidRPr="00C82768" w14:paraId="557EAFD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4155CB3"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2923E55" w14:textId="77777777" w:rsidR="00E36F0E" w:rsidRDefault="00393DC0" w:rsidP="00E36F0E">
            <w:r>
              <w:t>Wlan Bandwidth</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F6E0DA8"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C0ECA83"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E7BCD51"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E80926F" w14:textId="77777777" w:rsidR="00E36F0E" w:rsidRPr="00D70130" w:rsidRDefault="00E36F0E" w:rsidP="00E36F0E">
            <w:pPr>
              <w:rPr>
                <w:highlight w:val="yellow"/>
              </w:rPr>
            </w:pPr>
          </w:p>
        </w:tc>
      </w:tr>
      <w:tr w:rsidR="00E36F0E" w:rsidRPr="00C82768" w14:paraId="22A6F8C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82C031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B7FC0E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F194532"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7808E19" w14:textId="77777777" w:rsidR="00E36F0E" w:rsidRDefault="00393DC0" w:rsidP="00E36F0E">
            <w:pPr>
              <w:rPr>
                <w:rFonts w:cs="Arial"/>
                <w:color w:val="000000"/>
              </w:rPr>
            </w:pPr>
            <w:r>
              <w:rPr>
                <w:rFonts w:cs="Arial"/>
                <w:color w:val="000000"/>
              </w:rPr>
              <w:t>WLAN_BW_MIN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9D7FD2B" w14:textId="77777777" w:rsidR="00E36F0E" w:rsidRDefault="00393DC0" w:rsidP="00E36F0E">
            <w:pPr>
              <w:rPr>
                <w:rFonts w:cs="Arial"/>
                <w:color w:val="000000"/>
              </w:rPr>
            </w:pPr>
            <w:r>
              <w:rPr>
                <w:rFonts w:cs="Arial"/>
                <w:color w:val="000000"/>
              </w:rP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E183B48" w14:textId="77777777" w:rsidR="00E36F0E" w:rsidRDefault="00393DC0" w:rsidP="00E36F0E">
            <w:pPr>
              <w:rPr>
                <w:rFonts w:cs="Arial"/>
                <w:color w:val="000000"/>
              </w:rPr>
            </w:pPr>
            <w:r>
              <w:rPr>
                <w:rFonts w:cs="Arial"/>
                <w:color w:val="000000"/>
              </w:rPr>
              <w:t> </w:t>
            </w:r>
          </w:p>
        </w:tc>
      </w:tr>
      <w:tr w:rsidR="00E36F0E" w:rsidRPr="00C82768" w14:paraId="7E33D99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AA27F9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704F45B"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41F2BB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ADBD69A" w14:textId="77777777" w:rsidR="00E36F0E" w:rsidRDefault="00393DC0" w:rsidP="00E36F0E">
            <w:pPr>
              <w:rPr>
                <w:rFonts w:cs="Arial"/>
                <w:color w:val="000000"/>
              </w:rPr>
            </w:pPr>
            <w:r>
              <w:rPr>
                <w:rFonts w:cs="Arial"/>
                <w:color w:val="000000"/>
              </w:rPr>
              <w:t>WLAN_BW_MHZ20</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EC4BFB7" w14:textId="77777777" w:rsidR="00E36F0E" w:rsidRDefault="00393DC0" w:rsidP="00E36F0E">
            <w:pPr>
              <w:rPr>
                <w:rFonts w:cs="Arial"/>
                <w:color w:val="000000"/>
              </w:rPr>
            </w:pPr>
            <w:r>
              <w:rPr>
                <w:rFonts w:cs="Arial"/>
                <w:color w:val="000000"/>
              </w:rP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CFBAD4B" w14:textId="77777777" w:rsidR="00E36F0E" w:rsidRDefault="00393DC0" w:rsidP="00E36F0E">
            <w:pPr>
              <w:rPr>
                <w:rFonts w:cs="Arial"/>
                <w:color w:val="000000"/>
              </w:rPr>
            </w:pPr>
            <w:r>
              <w:rPr>
                <w:rFonts w:cs="Arial"/>
                <w:color w:val="000000"/>
              </w:rPr>
              <w:t>20MHz channel</w:t>
            </w:r>
          </w:p>
        </w:tc>
      </w:tr>
      <w:tr w:rsidR="00E36F0E" w:rsidRPr="00C82768" w14:paraId="54FDF3F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62FF47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8C2351A"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D7BDEF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4249BBE" w14:textId="77777777" w:rsidR="00E36F0E" w:rsidRDefault="00393DC0" w:rsidP="00E36F0E">
            <w:pPr>
              <w:rPr>
                <w:rFonts w:cs="Arial"/>
                <w:color w:val="000000"/>
              </w:rPr>
            </w:pPr>
            <w:r>
              <w:rPr>
                <w:rFonts w:cs="Arial"/>
                <w:color w:val="000000"/>
              </w:rPr>
              <w:t>WLAN_BW_MHZ40</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B7799EB" w14:textId="77777777" w:rsidR="00E36F0E" w:rsidRDefault="00393DC0" w:rsidP="00E36F0E">
            <w:pPr>
              <w:rPr>
                <w:rFonts w:cs="Arial"/>
                <w:color w:val="000000"/>
              </w:rPr>
            </w:pPr>
            <w:r>
              <w:rPr>
                <w:rFonts w:cs="Arial"/>
                <w:color w:val="000000"/>
              </w:rP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658BAAA" w14:textId="77777777" w:rsidR="00E36F0E" w:rsidRDefault="00393DC0" w:rsidP="00E36F0E">
            <w:pPr>
              <w:rPr>
                <w:rFonts w:cs="Arial"/>
                <w:color w:val="000000"/>
              </w:rPr>
            </w:pPr>
            <w:r>
              <w:rPr>
                <w:rFonts w:cs="Arial"/>
                <w:color w:val="000000"/>
              </w:rPr>
              <w:t>40MHz channel; must use 11n/11ac.  Few devices support on 2.4Ghz</w:t>
            </w:r>
          </w:p>
        </w:tc>
      </w:tr>
      <w:tr w:rsidR="00E36F0E" w:rsidRPr="00C82768" w14:paraId="0453C78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D85D76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2A63204"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CD96685"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B3ED674" w14:textId="77777777" w:rsidR="00E36F0E" w:rsidRDefault="00393DC0" w:rsidP="00E36F0E">
            <w:pPr>
              <w:rPr>
                <w:rFonts w:cs="Arial"/>
                <w:color w:val="000000"/>
              </w:rPr>
            </w:pPr>
            <w:r>
              <w:rPr>
                <w:rFonts w:cs="Arial"/>
                <w:color w:val="000000"/>
              </w:rPr>
              <w:t>WLAN_BW_MHZ80</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4B624B1" w14:textId="77777777" w:rsidR="00E36F0E" w:rsidRDefault="00393DC0" w:rsidP="00E36F0E">
            <w:pPr>
              <w:rPr>
                <w:rFonts w:cs="Arial"/>
                <w:color w:val="000000"/>
              </w:rPr>
            </w:pPr>
            <w:r>
              <w:rPr>
                <w:rFonts w:cs="Arial"/>
                <w:color w:val="000000"/>
              </w:rP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AAA5A37" w14:textId="77777777" w:rsidR="00E36F0E" w:rsidRDefault="00393DC0" w:rsidP="00E36F0E">
            <w:pPr>
              <w:rPr>
                <w:rFonts w:cs="Arial"/>
                <w:color w:val="000000"/>
              </w:rPr>
            </w:pPr>
            <w:r>
              <w:rPr>
                <w:rFonts w:cs="Arial"/>
                <w:color w:val="000000"/>
              </w:rPr>
              <w:t>80MHz channel; must use 11ac</w:t>
            </w:r>
          </w:p>
        </w:tc>
      </w:tr>
      <w:tr w:rsidR="00E36F0E" w:rsidRPr="00C82768" w14:paraId="077DE93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D1932F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AC53A25"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B54866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4B57CC7" w14:textId="77777777" w:rsidR="00E36F0E" w:rsidRDefault="00393DC0" w:rsidP="00E36F0E">
            <w:pPr>
              <w:rPr>
                <w:rFonts w:cs="Arial"/>
                <w:color w:val="000000"/>
              </w:rPr>
            </w:pPr>
            <w:r>
              <w:rPr>
                <w:rFonts w:cs="Arial"/>
                <w:color w:val="000000"/>
              </w:rPr>
              <w:t>WLAN_BW_MHZ8080</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180CA31" w14:textId="77777777" w:rsidR="00E36F0E" w:rsidRDefault="00393DC0" w:rsidP="00E36F0E">
            <w:pPr>
              <w:rPr>
                <w:rFonts w:cs="Arial"/>
                <w:color w:val="000000"/>
              </w:rPr>
            </w:pPr>
            <w:r>
              <w:rPr>
                <w:rFonts w:cs="Arial"/>
                <w:color w:val="000000"/>
              </w:rP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4D982DB" w14:textId="77777777" w:rsidR="00E36F0E" w:rsidRDefault="00393DC0" w:rsidP="00E36F0E">
            <w:pPr>
              <w:rPr>
                <w:rFonts w:cs="Arial"/>
                <w:color w:val="000000"/>
              </w:rPr>
            </w:pPr>
            <w:r>
              <w:rPr>
                <w:rFonts w:cs="Arial"/>
                <w:color w:val="000000"/>
              </w:rPr>
              <w:t>80-80MHz, 2 non-contiguous 80MHz; must use 11ac</w:t>
            </w:r>
          </w:p>
        </w:tc>
      </w:tr>
      <w:tr w:rsidR="00E36F0E" w:rsidRPr="00C82768" w14:paraId="4E2DEBD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468E523"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72B106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A2060E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73388CB" w14:textId="77777777" w:rsidR="00E36F0E" w:rsidRDefault="00393DC0" w:rsidP="00E36F0E">
            <w:pPr>
              <w:rPr>
                <w:rFonts w:cs="Arial"/>
                <w:color w:val="000000"/>
              </w:rPr>
            </w:pPr>
            <w:r>
              <w:rPr>
                <w:rFonts w:cs="Arial"/>
                <w:color w:val="000000"/>
              </w:rPr>
              <w:t>WLAN_BW_MHZ160</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F1390A9" w14:textId="77777777" w:rsidR="00E36F0E" w:rsidRDefault="00393DC0" w:rsidP="00E36F0E">
            <w:pPr>
              <w:rPr>
                <w:rFonts w:cs="Arial"/>
                <w:color w:val="000000"/>
              </w:rPr>
            </w:pPr>
            <w:r>
              <w:rPr>
                <w:rFonts w:cs="Arial"/>
                <w:color w:val="000000"/>
              </w:rPr>
              <w:t>0x5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CA19716" w14:textId="77777777" w:rsidR="00E36F0E" w:rsidRDefault="00393DC0" w:rsidP="00E36F0E">
            <w:pPr>
              <w:rPr>
                <w:rFonts w:cs="Arial"/>
                <w:color w:val="000000"/>
              </w:rPr>
            </w:pPr>
            <w:r>
              <w:rPr>
                <w:rFonts w:cs="Arial"/>
                <w:color w:val="000000"/>
              </w:rPr>
              <w:t>160MHz channel; must 11ac</w:t>
            </w:r>
          </w:p>
        </w:tc>
      </w:tr>
      <w:tr w:rsidR="00E36F0E" w:rsidRPr="00C82768" w14:paraId="6452D77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2BDE143"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977A3BA"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DD0EEF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36D2046" w14:textId="77777777" w:rsidR="00E36F0E" w:rsidRDefault="00393DC0" w:rsidP="00E36F0E">
            <w:pPr>
              <w:rPr>
                <w:rFonts w:cs="Arial"/>
                <w:color w:val="000000"/>
              </w:rPr>
            </w:pPr>
            <w:r>
              <w:rPr>
                <w:rFonts w:cs="Arial"/>
                <w:color w:val="000000"/>
              </w:rPr>
              <w:t>WLAN_BW_MAX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C7BF864" w14:textId="77777777" w:rsidR="00E36F0E" w:rsidRDefault="00393DC0" w:rsidP="00E36F0E">
            <w:pPr>
              <w:rPr>
                <w:rFonts w:cs="Arial"/>
                <w:color w:val="000000"/>
              </w:rPr>
            </w:pPr>
            <w:r>
              <w:rPr>
                <w:rFonts w:cs="Arial"/>
                <w:color w:val="000000"/>
              </w:rPr>
              <w:t>0x6</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AF501CD" w14:textId="77777777" w:rsidR="00E36F0E" w:rsidRDefault="00393DC0" w:rsidP="00E36F0E">
            <w:pPr>
              <w:rPr>
                <w:rFonts w:cs="Arial"/>
                <w:color w:val="000000"/>
              </w:rPr>
            </w:pPr>
            <w:r>
              <w:rPr>
                <w:rFonts w:cs="Arial"/>
                <w:color w:val="000000"/>
              </w:rPr>
              <w:t> </w:t>
            </w:r>
          </w:p>
        </w:tc>
      </w:tr>
      <w:tr w:rsidR="00E36F0E" w:rsidRPr="00C82768" w14:paraId="301750F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9218ADC"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6D8F974" w14:textId="77777777" w:rsidR="00E36F0E" w:rsidRDefault="00393DC0" w:rsidP="00E36F0E">
            <w:r>
              <w:t>rssi</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CE6C7AE" w14:textId="77777777" w:rsidR="00E36F0E" w:rsidRDefault="00393DC0" w:rsidP="00E36F0E">
            <w:r>
              <w:t xml:space="preserve">Int32 </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C8757D2"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F40E5A3" w14:textId="77777777" w:rsidR="00E36F0E"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7B66997" w14:textId="77777777" w:rsidR="00E36F0E" w:rsidRDefault="00393DC0" w:rsidP="00E36F0E">
            <w:pPr>
              <w:rPr>
                <w:rFonts w:cs="Arial"/>
                <w:color w:val="000000"/>
              </w:rPr>
            </w:pPr>
            <w:r>
              <w:rPr>
                <w:rFonts w:cs="Arial"/>
                <w:color w:val="000000"/>
              </w:rPr>
              <w:t>RSSI of beacon/probe response</w:t>
            </w:r>
          </w:p>
          <w:p w14:paraId="5BFDBBB7" w14:textId="77777777" w:rsidR="00E36F0E" w:rsidRPr="00D70130" w:rsidRDefault="00E36F0E" w:rsidP="00E36F0E">
            <w:pPr>
              <w:rPr>
                <w:highlight w:val="yellow"/>
              </w:rPr>
            </w:pPr>
          </w:p>
        </w:tc>
      </w:tr>
      <w:tr w:rsidR="00E36F0E" w:rsidRPr="00C82768" w14:paraId="71E41BC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98A0CBE"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01795EA" w14:textId="77777777" w:rsidR="00E36F0E" w:rsidRDefault="00393DC0" w:rsidP="00E36F0E">
            <w:r w:rsidRPr="00DA43D2">
              <w:t>WlanSecurity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3DEF105"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AD143CD"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922FA65"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DECD640" w14:textId="77777777" w:rsidR="00E36F0E" w:rsidRPr="0052707D" w:rsidRDefault="00393DC0" w:rsidP="00E36F0E">
            <w:pPr>
              <w:rPr>
                <w:highlight w:val="yellow"/>
              </w:rPr>
            </w:pPr>
            <w:r>
              <w:t>Security settings of scan results</w:t>
            </w:r>
          </w:p>
        </w:tc>
      </w:tr>
      <w:tr w:rsidR="00E36F0E" w:rsidRPr="00C82768" w14:paraId="30E3DD2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709B864"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AF3C925"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5784AB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2D7F446" w14:textId="77777777" w:rsidR="00E36F0E" w:rsidRDefault="00393DC0" w:rsidP="00E36F0E">
            <w:r>
              <w:t>Reserved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1C30370" w14:textId="77777777" w:rsidR="00E36F0E" w:rsidRDefault="00393DC0" w:rsidP="00E36F0E">
            <w:r>
              <w:t>0x00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167A9A4" w14:textId="77777777" w:rsidR="00E36F0E" w:rsidRPr="0052707D" w:rsidRDefault="00E36F0E" w:rsidP="00E36F0E">
            <w:pPr>
              <w:rPr>
                <w:highlight w:val="yellow"/>
              </w:rPr>
            </w:pPr>
          </w:p>
        </w:tc>
      </w:tr>
      <w:tr w:rsidR="00E36F0E" w:rsidRPr="00C82768" w14:paraId="66FD6D5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0A73233"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93DA7FF"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D629077"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94D1339" w14:textId="77777777" w:rsidR="00E36F0E" w:rsidRPr="00C82768" w:rsidRDefault="00393DC0" w:rsidP="00E36F0E">
            <w:r>
              <w:t>Open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CE7646D" w14:textId="77777777" w:rsidR="00E36F0E" w:rsidRPr="00C82768" w:rsidRDefault="00393DC0" w:rsidP="00E36F0E">
            <w:r>
              <w:t>0x01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40460AB" w14:textId="77777777" w:rsidR="00E36F0E" w:rsidRPr="0052707D" w:rsidRDefault="00393DC0" w:rsidP="00E36F0E">
            <w:pPr>
              <w:rPr>
                <w:highlight w:val="yellow"/>
              </w:rPr>
            </w:pPr>
            <w:r w:rsidRPr="007164A2">
              <w:t>Open or no security</w:t>
            </w:r>
          </w:p>
        </w:tc>
      </w:tr>
      <w:tr w:rsidR="00E36F0E" w:rsidRPr="00C82768" w14:paraId="4380EBF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35982B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BF7AE72"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7EC25B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96F3F83" w14:textId="77777777" w:rsidR="00E36F0E" w:rsidRPr="00C82768" w:rsidRDefault="00393DC0" w:rsidP="00E36F0E">
            <w:r>
              <w:t>WEP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BE44541" w14:textId="77777777" w:rsidR="00E36F0E" w:rsidRPr="00C82768" w:rsidRDefault="00393DC0" w:rsidP="00E36F0E">
            <w:r>
              <w:t>0x02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F419F15" w14:textId="77777777" w:rsidR="00E36F0E" w:rsidRPr="007164A2" w:rsidRDefault="00393DC0" w:rsidP="00E36F0E">
            <w:r>
              <w:t>WEP</w:t>
            </w:r>
          </w:p>
        </w:tc>
      </w:tr>
      <w:tr w:rsidR="00E36F0E" w:rsidRPr="00C82768" w14:paraId="01D0710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3E9BFB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96BDC63"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9F2C22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10FBD5E" w14:textId="77777777" w:rsidR="00E36F0E" w:rsidRDefault="00393DC0" w:rsidP="00E36F0E">
            <w:r>
              <w:t>WPS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3E09F82" w14:textId="77777777" w:rsidR="00E36F0E" w:rsidRDefault="00393DC0" w:rsidP="00E36F0E">
            <w:r>
              <w:t>0x03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B540855" w14:textId="77777777" w:rsidR="00E36F0E" w:rsidRPr="007164A2" w:rsidRDefault="00393DC0" w:rsidP="00E36F0E">
            <w:r>
              <w:t>WPS (WiFi Protected Setup)</w:t>
            </w:r>
          </w:p>
        </w:tc>
      </w:tr>
      <w:tr w:rsidR="00E36F0E" w:rsidRPr="00C82768" w14:paraId="64196DE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48C222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F08315A"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85A371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8004EB0" w14:textId="77777777" w:rsidR="00E36F0E" w:rsidRPr="00C82768" w:rsidRDefault="00393DC0" w:rsidP="00E36F0E">
            <w:r>
              <w:t>WPA_Personal</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ED78DFA" w14:textId="77777777" w:rsidR="00E36F0E" w:rsidRDefault="00393DC0" w:rsidP="00E36F0E">
            <w:r>
              <w:t>0x04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E6E9A12" w14:textId="77777777" w:rsidR="00E36F0E" w:rsidRPr="007164A2" w:rsidRDefault="00393DC0" w:rsidP="00E36F0E">
            <w:r>
              <w:t>WPA/WPA2/WPA3 Personal (passkey)</w:t>
            </w:r>
          </w:p>
        </w:tc>
      </w:tr>
      <w:tr w:rsidR="00E36F0E" w:rsidRPr="00C82768" w14:paraId="26149F0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E99BD5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B026417"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5C68EE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D646DB5" w14:textId="77777777" w:rsidR="00E36F0E" w:rsidRDefault="00393DC0" w:rsidP="00E36F0E">
            <w:r>
              <w:t>WPA_Enterprise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0D1B164" w14:textId="77777777" w:rsidR="00E36F0E" w:rsidRDefault="00393DC0" w:rsidP="00E36F0E">
            <w:r>
              <w:t>0x05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78F0DE3" w14:textId="77777777" w:rsidR="00E36F0E" w:rsidRPr="007164A2" w:rsidRDefault="00393DC0" w:rsidP="00E36F0E">
            <w:r>
              <w:t>WPA/WPA2/WPA3 Enterprise (EAP-PEAP/EAP-TLS/etc) (not supported)</w:t>
            </w:r>
          </w:p>
        </w:tc>
      </w:tr>
      <w:tr w:rsidR="00E36F0E" w:rsidRPr="00C82768" w14:paraId="25DC62D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0256FB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73A89DB"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BC76502"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B7AECC6" w14:textId="77777777" w:rsidR="00E36F0E" w:rsidRDefault="00393DC0" w:rsidP="00E36F0E">
            <w:r>
              <w:t>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5DA22C1" w14:textId="77777777" w:rsidR="00E36F0E" w:rsidRDefault="00393DC0" w:rsidP="00E36F0E">
            <w:r>
              <w:t>0x06</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C73E9C8" w14:textId="77777777" w:rsidR="00E36F0E" w:rsidRPr="007164A2" w:rsidRDefault="00E36F0E" w:rsidP="00E36F0E"/>
        </w:tc>
      </w:tr>
      <w:tr w:rsidR="00E36F0E" w:rsidRPr="00C82768" w14:paraId="277FBD0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2C7B881"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2FDF8C5" w14:textId="77777777" w:rsidR="00E36F0E" w:rsidRDefault="00393DC0" w:rsidP="00E36F0E">
            <w:r>
              <w:t>isWpsSupported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43D511E"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F5DC48A"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B49B767"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60DB905" w14:textId="77777777" w:rsidR="00E36F0E" w:rsidRPr="0003706A" w:rsidRDefault="00393DC0" w:rsidP="00E36F0E">
            <w:pPr>
              <w:rPr>
                <w:rFonts w:cs="Arial"/>
                <w:color w:val="000000"/>
              </w:rPr>
            </w:pPr>
            <w:r>
              <w:rPr>
                <w:rFonts w:cs="Arial"/>
                <w:color w:val="000000"/>
              </w:rPr>
              <w:t>does AP support WPS</w:t>
            </w:r>
          </w:p>
        </w:tc>
      </w:tr>
      <w:tr w:rsidR="00E36F0E" w:rsidRPr="00C82768" w14:paraId="601A8C8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A845318"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174A279" w14:textId="77777777" w:rsidR="00E36F0E" w:rsidRDefault="00393DC0" w:rsidP="00E36F0E">
            <w:r>
              <w:t>isEssSupported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289E53C"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F2BEA38"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2C51B64"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EB8BC40" w14:textId="77777777" w:rsidR="00E36F0E" w:rsidRPr="0003706A" w:rsidRDefault="00393DC0" w:rsidP="00E36F0E">
            <w:pPr>
              <w:rPr>
                <w:rFonts w:cs="Arial"/>
                <w:color w:val="000000"/>
              </w:rPr>
            </w:pPr>
            <w:r>
              <w:rPr>
                <w:rFonts w:cs="Arial"/>
                <w:color w:val="000000"/>
              </w:rPr>
              <w:t>is AP part of an Extended Service Set</w:t>
            </w:r>
          </w:p>
        </w:tc>
      </w:tr>
      <w:tr w:rsidR="00E36F0E" w:rsidRPr="00C82768" w14:paraId="184790A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58E40D4"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D59F5C8" w14:textId="77777777" w:rsidR="00E36F0E" w:rsidRDefault="00393DC0" w:rsidP="00E36F0E">
            <w:r>
              <w:t>ipV4Addr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F36E1BC"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77EA84F"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10BD5B1" w14:textId="77777777" w:rsidR="00E36F0E" w:rsidRPr="00F1221C" w:rsidRDefault="00393DC0" w:rsidP="00E36F0E">
            <w:r w:rsidRPr="00F1221C">
              <w:t>Char Value:0-255</w:t>
            </w:r>
          </w:p>
          <w:p w14:paraId="3E11857F"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13B3AB2" w14:textId="77777777" w:rsidR="00E36F0E" w:rsidRPr="00D70130" w:rsidRDefault="00393DC0" w:rsidP="00E36F0E">
            <w:pPr>
              <w:rPr>
                <w:highlight w:val="yellow"/>
              </w:rPr>
            </w:pPr>
            <w:r w:rsidRPr="0003706A">
              <w:t>IPv4 address</w:t>
            </w:r>
          </w:p>
        </w:tc>
      </w:tr>
      <w:tr w:rsidR="00E36F0E" w:rsidRPr="00C82768" w14:paraId="2FC3AEA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C848C1E"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40018A3" w14:textId="77777777" w:rsidR="00E36F0E" w:rsidRDefault="00393DC0" w:rsidP="00E36F0E">
            <w:r>
              <w:t>netmask</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2BE18D5"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1CB6144"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25F6F42" w14:textId="77777777" w:rsidR="00E36F0E" w:rsidRPr="00F1221C" w:rsidRDefault="00393DC0" w:rsidP="00E36F0E">
            <w:r w:rsidRPr="00F1221C">
              <w:t>Char Value:0-255</w:t>
            </w:r>
          </w:p>
          <w:p w14:paraId="423BECB3" w14:textId="77777777" w:rsidR="00E36F0E" w:rsidRPr="004012D3" w:rsidRDefault="00393DC0" w:rsidP="00E36F0E">
            <w:pPr>
              <w:rPr>
                <w:highlight w:val="yellow"/>
              </w:rPr>
            </w:pPr>
            <w:r w:rsidRPr="00F1221C">
              <w:lastRenderedPageBreak/>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FF471F0" w14:textId="77777777" w:rsidR="00E36F0E" w:rsidRPr="004012D3" w:rsidRDefault="00393DC0" w:rsidP="00E36F0E">
            <w:pPr>
              <w:rPr>
                <w:highlight w:val="yellow"/>
              </w:rPr>
            </w:pPr>
            <w:r w:rsidRPr="004012D3">
              <w:lastRenderedPageBreak/>
              <w:t>Net mask</w:t>
            </w:r>
          </w:p>
        </w:tc>
      </w:tr>
      <w:tr w:rsidR="00E36F0E" w:rsidRPr="00C82768" w14:paraId="74842E9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110D5F4"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DECA078" w14:textId="77777777" w:rsidR="00E36F0E" w:rsidRDefault="00393DC0" w:rsidP="00E36F0E">
            <w:r>
              <w:t>connected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9D50996"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CDDBDBE"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1C524C6"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320986B" w14:textId="77777777" w:rsidR="00E36F0E" w:rsidRPr="0003706A" w:rsidRDefault="00393DC0" w:rsidP="00E36F0E">
            <w:pPr>
              <w:rPr>
                <w:rFonts w:cs="Arial"/>
                <w:color w:val="000000"/>
              </w:rPr>
            </w:pPr>
            <w:r>
              <w:rPr>
                <w:rFonts w:cs="Arial"/>
                <w:color w:val="000000"/>
              </w:rPr>
              <w:t>connected to AP</w:t>
            </w:r>
          </w:p>
        </w:tc>
      </w:tr>
      <w:tr w:rsidR="00E36F0E" w:rsidRPr="00C82768" w14:paraId="1BFC43F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DFB4785"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BF380DF" w14:textId="77777777" w:rsidR="00E36F0E" w:rsidRDefault="00393DC0" w:rsidP="00E36F0E">
            <w:r>
              <w:t>prevConnected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7A3D6C2"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372B21B"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227A9A7"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6A41841" w14:textId="77777777" w:rsidR="00E36F0E" w:rsidRDefault="00393DC0" w:rsidP="00E36F0E">
            <w:pPr>
              <w:rPr>
                <w:rFonts w:cs="Arial"/>
                <w:color w:val="000000"/>
              </w:rPr>
            </w:pPr>
            <w:r>
              <w:rPr>
                <w:rFonts w:cs="Arial"/>
                <w:color w:val="000000"/>
              </w:rPr>
              <w:t>Previously connected AP</w:t>
            </w:r>
          </w:p>
          <w:p w14:paraId="30432C03" w14:textId="77777777" w:rsidR="00E36F0E" w:rsidRPr="0003706A" w:rsidRDefault="00E36F0E" w:rsidP="00E36F0E">
            <w:pPr>
              <w:rPr>
                <w:rFonts w:cs="Arial"/>
                <w:color w:val="000000"/>
              </w:rPr>
            </w:pPr>
          </w:p>
        </w:tc>
      </w:tr>
      <w:tr w:rsidR="00E36F0E" w:rsidRPr="00C82768" w14:paraId="3B19060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7C8ECAB"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22C38F5" w14:textId="77777777" w:rsidR="00E36F0E" w:rsidRDefault="00393DC0" w:rsidP="00E36F0E">
            <w:r>
              <w:t>isHidden</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591EADD"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9EC14A7"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0E10184"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303FD4B" w14:textId="77777777" w:rsidR="00E36F0E" w:rsidRPr="0003706A" w:rsidRDefault="00393DC0" w:rsidP="00E36F0E">
            <w:pPr>
              <w:rPr>
                <w:rFonts w:cs="Arial"/>
                <w:color w:val="000000"/>
              </w:rPr>
            </w:pPr>
            <w:r>
              <w:rPr>
                <w:rFonts w:cs="Arial"/>
                <w:color w:val="000000"/>
              </w:rPr>
              <w:t>Hidden AP</w:t>
            </w:r>
          </w:p>
        </w:tc>
      </w:tr>
      <w:tr w:rsidR="00E36F0E" w:rsidRPr="00C82768" w14:paraId="24DA562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A083372"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7AA8983" w14:textId="77777777" w:rsidR="00E36F0E" w:rsidRDefault="00393DC0" w:rsidP="00E36F0E">
            <w:r>
              <w:t>WifiConnectionType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46A2C0D"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828B0D0"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C13D6FA"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02B3698" w14:textId="77777777" w:rsidR="00E36F0E" w:rsidRPr="0003706A" w:rsidRDefault="00E36F0E" w:rsidP="00E36F0E">
            <w:pPr>
              <w:rPr>
                <w:rFonts w:cs="Arial"/>
                <w:color w:val="000000"/>
              </w:rPr>
            </w:pPr>
          </w:p>
        </w:tc>
      </w:tr>
      <w:tr w:rsidR="00E36F0E" w:rsidRPr="00C82768" w14:paraId="76A906F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7274C4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9A688F9"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4E1AD5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0C3F098" w14:textId="77777777" w:rsidR="00E36F0E" w:rsidRDefault="00393DC0" w:rsidP="00E36F0E">
            <w:pPr>
              <w:rPr>
                <w:rFonts w:cs="Arial"/>
                <w:color w:val="000000"/>
              </w:rPr>
            </w:pPr>
            <w:r>
              <w:rPr>
                <w:rFonts w:cs="Arial"/>
                <w:color w:val="000000"/>
              </w:rPr>
              <w:t>CONNECTION_TYPE_PIN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7F1D914" w14:textId="77777777" w:rsidR="00E36F0E" w:rsidRDefault="00393DC0" w:rsidP="00E36F0E">
            <w:pPr>
              <w:rPr>
                <w:rFonts w:cs="Arial"/>
                <w:color w:val="000000"/>
              </w:rPr>
            </w:pPr>
            <w:r>
              <w:rPr>
                <w:rFonts w:cs="Arial"/>
                <w:color w:val="000000"/>
              </w:rP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4219048" w14:textId="77777777" w:rsidR="00E36F0E" w:rsidRDefault="00393DC0" w:rsidP="00E36F0E">
            <w:pPr>
              <w:rPr>
                <w:rFonts w:cs="Arial"/>
                <w:color w:val="000000"/>
              </w:rPr>
            </w:pPr>
            <w:r>
              <w:rPr>
                <w:rFonts w:cs="Arial"/>
                <w:color w:val="000000"/>
              </w:rPr>
              <w:t>PIN</w:t>
            </w:r>
          </w:p>
        </w:tc>
      </w:tr>
      <w:tr w:rsidR="00E36F0E" w:rsidRPr="00C82768" w14:paraId="74C274A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D7C8E9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E77098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7B45AC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D0A5D20" w14:textId="77777777" w:rsidR="00E36F0E" w:rsidRDefault="00393DC0" w:rsidP="00E36F0E">
            <w:pPr>
              <w:rPr>
                <w:rFonts w:cs="Arial"/>
                <w:color w:val="000000"/>
              </w:rPr>
            </w:pPr>
            <w:r>
              <w:rPr>
                <w:rFonts w:cs="Arial"/>
                <w:color w:val="000000"/>
              </w:rPr>
              <w:t>CONNECTION_TYPE_WPS_PIN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1A38BAF" w14:textId="77777777" w:rsidR="00E36F0E" w:rsidRDefault="00393DC0" w:rsidP="00E36F0E">
            <w:pPr>
              <w:rPr>
                <w:rFonts w:cs="Arial"/>
                <w:color w:val="000000"/>
              </w:rPr>
            </w:pPr>
            <w:r>
              <w:rPr>
                <w:rFonts w:cs="Arial"/>
                <w:color w:val="000000"/>
              </w:rP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A32AA78" w14:textId="77777777" w:rsidR="00E36F0E" w:rsidRDefault="00393DC0" w:rsidP="00E36F0E">
            <w:pPr>
              <w:rPr>
                <w:rFonts w:cs="Arial"/>
                <w:color w:val="000000"/>
              </w:rPr>
            </w:pPr>
            <w:r>
              <w:rPr>
                <w:rFonts w:cs="Arial"/>
                <w:color w:val="000000"/>
              </w:rPr>
              <w:t>WPS (Wi-Fi Protected Setup) PIN</w:t>
            </w:r>
          </w:p>
        </w:tc>
      </w:tr>
      <w:tr w:rsidR="00E36F0E" w:rsidRPr="00C82768" w14:paraId="041D946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3028B0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39B78E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E7A4A6D"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486120A" w14:textId="77777777" w:rsidR="00E36F0E" w:rsidRDefault="00393DC0" w:rsidP="00E36F0E">
            <w:pPr>
              <w:rPr>
                <w:rFonts w:cs="Arial"/>
                <w:color w:val="000000"/>
              </w:rPr>
            </w:pPr>
            <w:r>
              <w:rPr>
                <w:rFonts w:cs="Arial"/>
                <w:color w:val="000000"/>
              </w:rPr>
              <w:t>CONNECTION_TYPE_WPS_PBC</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66EC653" w14:textId="77777777" w:rsidR="00E36F0E" w:rsidRDefault="00393DC0" w:rsidP="00E36F0E">
            <w:pPr>
              <w:rPr>
                <w:rFonts w:cs="Arial"/>
                <w:color w:val="000000"/>
              </w:rPr>
            </w:pPr>
            <w:r>
              <w:rPr>
                <w:rFonts w:cs="Arial"/>
                <w:color w:val="000000"/>
              </w:rP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2BB3CF0" w14:textId="77777777" w:rsidR="00E36F0E" w:rsidRDefault="00393DC0" w:rsidP="00E36F0E">
            <w:pPr>
              <w:rPr>
                <w:rFonts w:cs="Arial"/>
                <w:color w:val="000000"/>
              </w:rPr>
            </w:pPr>
            <w:r>
              <w:rPr>
                <w:rFonts w:cs="Arial"/>
                <w:color w:val="000000"/>
              </w:rPr>
              <w:t>WPS Push Button Control</w:t>
            </w:r>
          </w:p>
        </w:tc>
      </w:tr>
      <w:tr w:rsidR="00E36F0E" w:rsidRPr="00C82768" w14:paraId="4B8A389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DD3561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F9A70F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2EBBD9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8D452B8" w14:textId="77777777" w:rsidR="00E36F0E" w:rsidRDefault="00393DC0" w:rsidP="00E36F0E">
            <w:pPr>
              <w:rPr>
                <w:rFonts w:cs="Arial"/>
                <w:color w:val="000000"/>
              </w:rPr>
            </w:pPr>
            <w:r>
              <w:rPr>
                <w:rFonts w:cs="Arial"/>
                <w:color w:val="000000"/>
              </w:rPr>
              <w:t>CONNECTION_TYPE_OPEN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4763E07" w14:textId="77777777" w:rsidR="00E36F0E" w:rsidRDefault="00393DC0" w:rsidP="00E36F0E">
            <w:pPr>
              <w:rPr>
                <w:rFonts w:cs="Arial"/>
                <w:color w:val="000000"/>
              </w:rPr>
            </w:pPr>
            <w:r>
              <w:rPr>
                <w:rFonts w:cs="Arial"/>
                <w:color w:val="000000"/>
              </w:rP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7365C93" w14:textId="77777777" w:rsidR="00E36F0E" w:rsidRDefault="00393DC0" w:rsidP="00E36F0E">
            <w:pPr>
              <w:rPr>
                <w:rFonts w:cs="Arial"/>
                <w:color w:val="000000"/>
              </w:rPr>
            </w:pPr>
            <w:r>
              <w:rPr>
                <w:rFonts w:cs="Arial"/>
                <w:color w:val="000000"/>
              </w:rPr>
              <w:t>Open WiFi</w:t>
            </w:r>
          </w:p>
        </w:tc>
      </w:tr>
      <w:tr w:rsidR="00E36F0E" w:rsidRPr="00C82768" w14:paraId="5A3836B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0A8B8E4"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3C9CEBB"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00CB5D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2A91E78" w14:textId="77777777" w:rsidR="00E36F0E" w:rsidRDefault="00393DC0" w:rsidP="00E36F0E">
            <w:pPr>
              <w:rPr>
                <w:rFonts w:cs="Arial"/>
                <w:color w:val="000000"/>
              </w:rPr>
            </w:pPr>
            <w:r>
              <w:rPr>
                <w:rFonts w:cs="Arial"/>
                <w:color w:val="000000"/>
              </w:rPr>
              <w:t>CONNECTION_TYPE_HIDDEN_SECURE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D02DD3B" w14:textId="77777777" w:rsidR="00E36F0E" w:rsidRDefault="00393DC0" w:rsidP="00E36F0E">
            <w:pPr>
              <w:rPr>
                <w:rFonts w:cs="Arial"/>
                <w:color w:val="000000"/>
              </w:rPr>
            </w:pPr>
            <w:r>
              <w:rPr>
                <w:rFonts w:cs="Arial"/>
                <w:color w:val="000000"/>
              </w:rP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1EDC8AC" w14:textId="77777777" w:rsidR="00E36F0E" w:rsidRDefault="00393DC0" w:rsidP="00E36F0E">
            <w:pPr>
              <w:rPr>
                <w:rFonts w:cs="Arial"/>
                <w:color w:val="000000"/>
              </w:rPr>
            </w:pPr>
            <w:r>
              <w:rPr>
                <w:rFonts w:cs="Arial"/>
                <w:color w:val="000000"/>
              </w:rPr>
              <w:t>Hidden + security, SSID is not broadcasted</w:t>
            </w:r>
          </w:p>
        </w:tc>
      </w:tr>
      <w:tr w:rsidR="00E36F0E" w:rsidRPr="00C82768" w14:paraId="2BFBFC7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997E83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3B468BD"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B22DD9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39B0BBF" w14:textId="77777777" w:rsidR="00E36F0E" w:rsidRDefault="00393DC0" w:rsidP="00E36F0E">
            <w:pPr>
              <w:rPr>
                <w:rFonts w:cs="Arial"/>
                <w:color w:val="000000"/>
              </w:rPr>
            </w:pPr>
            <w:r>
              <w:rPr>
                <w:rFonts w:cs="Arial"/>
                <w:color w:val="000000"/>
              </w:rPr>
              <w:t>CONNECTION_TYPE_HIDDEN_OPEN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E1E72D4" w14:textId="77777777" w:rsidR="00E36F0E" w:rsidRDefault="00393DC0" w:rsidP="00E36F0E">
            <w:pPr>
              <w:rPr>
                <w:rFonts w:cs="Arial"/>
                <w:color w:val="000000"/>
              </w:rPr>
            </w:pPr>
            <w:r>
              <w:rPr>
                <w:rFonts w:cs="Arial"/>
                <w:color w:val="000000"/>
              </w:rPr>
              <w:t>0x5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128240D" w14:textId="77777777" w:rsidR="00E36F0E" w:rsidRDefault="00393DC0" w:rsidP="00E36F0E">
            <w:pPr>
              <w:rPr>
                <w:rFonts w:cs="Arial"/>
                <w:color w:val="000000"/>
              </w:rPr>
            </w:pPr>
            <w:r>
              <w:rPr>
                <w:rFonts w:cs="Arial"/>
                <w:color w:val="000000"/>
              </w:rPr>
              <w:t>Hidden + open, SSID is not broadcasted</w:t>
            </w:r>
          </w:p>
        </w:tc>
      </w:tr>
      <w:tr w:rsidR="00E36F0E" w:rsidRPr="00C82768" w14:paraId="26500FB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D1015F2"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D26ED22" w14:textId="77777777" w:rsidR="00E36F0E" w:rsidRDefault="00393DC0" w:rsidP="00E36F0E">
            <w:r>
              <w:t>EWifiConnectionStatus</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96413E3"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F5B998B"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81E5E88"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01D7CF9" w14:textId="77777777" w:rsidR="00E36F0E" w:rsidRPr="0003706A" w:rsidRDefault="00E36F0E" w:rsidP="00E36F0E">
            <w:pPr>
              <w:rPr>
                <w:rFonts w:cs="Arial"/>
                <w:color w:val="000000"/>
              </w:rPr>
            </w:pPr>
          </w:p>
        </w:tc>
      </w:tr>
      <w:tr w:rsidR="00E36F0E" w:rsidRPr="00C82768" w14:paraId="10BD363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87775E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9F244DB"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E4852A8"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797F3B6" w14:textId="77777777" w:rsidR="00E36F0E" w:rsidRDefault="00393DC0" w:rsidP="00E36F0E">
            <w:pPr>
              <w:rPr>
                <w:rFonts w:cs="Arial"/>
                <w:color w:val="000000"/>
              </w:rPr>
            </w:pPr>
            <w:r>
              <w:rPr>
                <w:rFonts w:cs="Arial"/>
                <w:color w:val="000000"/>
              </w:rPr>
              <w:t>WIFI_STATUS_SUCCESS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B6D708C" w14:textId="77777777" w:rsidR="00E36F0E" w:rsidRDefault="00393DC0" w:rsidP="00E36F0E">
            <w:pPr>
              <w:rPr>
                <w:rFonts w:cs="Arial"/>
                <w:color w:val="000000"/>
              </w:rPr>
            </w:pPr>
            <w:r>
              <w:rPr>
                <w:rFonts w:cs="Arial"/>
                <w:color w:val="000000"/>
              </w:rPr>
              <w:t>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083861F" w14:textId="77777777" w:rsidR="00E36F0E" w:rsidRDefault="00393DC0" w:rsidP="00E36F0E">
            <w:pPr>
              <w:rPr>
                <w:rFonts w:cs="Arial"/>
                <w:color w:val="000000"/>
              </w:rPr>
            </w:pPr>
            <w:r>
              <w:rPr>
                <w:rFonts w:cs="Arial"/>
                <w:color w:val="000000"/>
              </w:rPr>
              <w:t>Success</w:t>
            </w:r>
          </w:p>
        </w:tc>
      </w:tr>
      <w:tr w:rsidR="00E36F0E" w:rsidRPr="00C82768" w14:paraId="051EB90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5D6C05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A9D9EF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BE7A5D8"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0D239F1" w14:textId="77777777" w:rsidR="00E36F0E" w:rsidRDefault="00393DC0" w:rsidP="00E36F0E">
            <w:pPr>
              <w:rPr>
                <w:rFonts w:cs="Arial"/>
                <w:color w:val="000000"/>
              </w:rPr>
            </w:pPr>
            <w:r>
              <w:rPr>
                <w:rFonts w:cs="Arial"/>
                <w:color w:val="000000"/>
              </w:rPr>
              <w:t>WIFI_AP_SCAN_SUCCESS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C05B0BD" w14:textId="77777777" w:rsidR="00E36F0E" w:rsidRDefault="00393DC0" w:rsidP="00E36F0E">
            <w:pPr>
              <w:rPr>
                <w:rFonts w:cs="Arial"/>
                <w:color w:val="000000"/>
              </w:rPr>
            </w:pPr>
            <w:r>
              <w:rPr>
                <w:rFonts w:cs="Arial"/>
                <w:color w:val="000000"/>
              </w:rPr>
              <w:t>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15A0280" w14:textId="77777777" w:rsidR="00E36F0E" w:rsidRDefault="00393DC0" w:rsidP="00E36F0E">
            <w:pPr>
              <w:rPr>
                <w:rFonts w:cs="Arial"/>
                <w:color w:val="000000"/>
              </w:rPr>
            </w:pPr>
            <w:r>
              <w:rPr>
                <w:rFonts w:cs="Arial"/>
                <w:color w:val="000000"/>
              </w:rPr>
              <w:t>Scan Successful</w:t>
            </w:r>
          </w:p>
        </w:tc>
      </w:tr>
      <w:tr w:rsidR="00E36F0E" w:rsidRPr="00C82768" w14:paraId="0257351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6ADE55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84313BD"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059262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719A6F9" w14:textId="77777777" w:rsidR="00E36F0E" w:rsidRDefault="00393DC0" w:rsidP="00E36F0E">
            <w:pPr>
              <w:rPr>
                <w:rFonts w:cs="Arial"/>
                <w:color w:val="000000"/>
              </w:rPr>
            </w:pPr>
            <w:r>
              <w:rPr>
                <w:rFonts w:cs="Arial"/>
                <w:color w:val="000000"/>
              </w:rPr>
              <w:t>WIFI_NO_APS_AVAILABLE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E275B26" w14:textId="77777777" w:rsidR="00E36F0E" w:rsidRDefault="00393DC0" w:rsidP="00E36F0E">
            <w:pPr>
              <w:rPr>
                <w:rFonts w:cs="Arial"/>
                <w:color w:val="000000"/>
              </w:rPr>
            </w:pPr>
            <w:r>
              <w:rPr>
                <w:rFonts w:cs="Arial"/>
                <w:color w:val="000000"/>
              </w:rPr>
              <w:t>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6E09F97" w14:textId="77777777" w:rsidR="00E36F0E" w:rsidRDefault="00393DC0" w:rsidP="00E36F0E">
            <w:pPr>
              <w:rPr>
                <w:rFonts w:cs="Arial"/>
                <w:color w:val="000000"/>
              </w:rPr>
            </w:pPr>
            <w:r>
              <w:rPr>
                <w:rFonts w:cs="Arial"/>
                <w:color w:val="000000"/>
              </w:rPr>
              <w:t>No Access Points available</w:t>
            </w:r>
          </w:p>
        </w:tc>
      </w:tr>
      <w:tr w:rsidR="00E36F0E" w:rsidRPr="00C82768" w14:paraId="0CFF82F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69C163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D0CD636"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0828FC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BD203E1" w14:textId="77777777" w:rsidR="00E36F0E" w:rsidRDefault="00393DC0" w:rsidP="00E36F0E">
            <w:pPr>
              <w:rPr>
                <w:rFonts w:cs="Arial"/>
                <w:color w:val="000000"/>
              </w:rPr>
            </w:pPr>
            <w:r>
              <w:rPr>
                <w:rFonts w:cs="Arial"/>
                <w:color w:val="000000"/>
              </w:rPr>
              <w:t>WIFI_CONNECTED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2EBB8FC" w14:textId="77777777" w:rsidR="00E36F0E" w:rsidRDefault="00393DC0" w:rsidP="00E36F0E">
            <w:pPr>
              <w:rPr>
                <w:rFonts w:cs="Arial"/>
                <w:color w:val="000000"/>
              </w:rPr>
            </w:pPr>
            <w:r>
              <w:rPr>
                <w:rFonts w:cs="Arial"/>
                <w:color w:val="000000"/>
              </w:rPr>
              <w:t>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8248B44" w14:textId="77777777" w:rsidR="00E36F0E" w:rsidRDefault="00393DC0" w:rsidP="00E36F0E">
            <w:pPr>
              <w:rPr>
                <w:rFonts w:cs="Arial"/>
                <w:color w:val="000000"/>
              </w:rPr>
            </w:pPr>
            <w:r>
              <w:rPr>
                <w:rFonts w:cs="Arial"/>
                <w:color w:val="000000"/>
              </w:rPr>
              <w:t>Connected to Access Point</w:t>
            </w:r>
          </w:p>
        </w:tc>
      </w:tr>
      <w:tr w:rsidR="00E36F0E" w:rsidRPr="00C82768" w14:paraId="6FBB539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14F768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083C3A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9F4F178"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4E07DB5" w14:textId="77777777" w:rsidR="00E36F0E" w:rsidRDefault="00393DC0" w:rsidP="00E36F0E">
            <w:pPr>
              <w:rPr>
                <w:rFonts w:cs="Arial"/>
                <w:color w:val="000000"/>
              </w:rPr>
            </w:pPr>
            <w:r>
              <w:rPr>
                <w:rFonts w:cs="Arial"/>
                <w:color w:val="000000"/>
              </w:rPr>
              <w:t>WIFI_NOT_CONNECTED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3435EFE" w14:textId="77777777" w:rsidR="00E36F0E" w:rsidRDefault="00393DC0" w:rsidP="00E36F0E">
            <w:pPr>
              <w:rPr>
                <w:rFonts w:cs="Arial"/>
                <w:color w:val="000000"/>
              </w:rPr>
            </w:pPr>
            <w:r>
              <w:rPr>
                <w:rFonts w:cs="Arial"/>
                <w:color w:val="000000"/>
              </w:rPr>
              <w:t>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AA03918" w14:textId="77777777" w:rsidR="00E36F0E" w:rsidRDefault="00393DC0" w:rsidP="00E36F0E">
            <w:pPr>
              <w:rPr>
                <w:rFonts w:cs="Arial"/>
                <w:color w:val="000000"/>
              </w:rPr>
            </w:pPr>
            <w:r>
              <w:rPr>
                <w:rFonts w:cs="Arial"/>
                <w:color w:val="000000"/>
              </w:rPr>
              <w:t>Wifi is not connected to Access Point</w:t>
            </w:r>
          </w:p>
        </w:tc>
      </w:tr>
      <w:tr w:rsidR="00E36F0E" w:rsidRPr="00C82768" w14:paraId="181A8DE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0839EA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46A46C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C2B3A6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16B95F8" w14:textId="77777777" w:rsidR="00E36F0E" w:rsidRDefault="00393DC0" w:rsidP="00E36F0E">
            <w:pPr>
              <w:rPr>
                <w:rFonts w:cs="Arial"/>
                <w:color w:val="000000"/>
              </w:rPr>
            </w:pPr>
            <w:r>
              <w:rPr>
                <w:rFonts w:cs="Arial"/>
                <w:color w:val="000000"/>
              </w:rPr>
              <w:t>WIFI_OTH_FAIL</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765392A" w14:textId="77777777" w:rsidR="00E36F0E" w:rsidRDefault="00393DC0" w:rsidP="00E36F0E">
            <w:pPr>
              <w:rPr>
                <w:rFonts w:cs="Arial"/>
                <w:color w:val="000000"/>
              </w:rPr>
            </w:pPr>
            <w:r>
              <w:rPr>
                <w:rFonts w:cs="Arial"/>
                <w:color w:val="000000"/>
              </w:rPr>
              <w:t>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14ED3A8" w14:textId="77777777" w:rsidR="00E36F0E" w:rsidRDefault="00393DC0" w:rsidP="00E36F0E">
            <w:pPr>
              <w:rPr>
                <w:rFonts w:cs="Arial"/>
                <w:color w:val="000000"/>
              </w:rPr>
            </w:pPr>
            <w:r>
              <w:rPr>
                <w:rFonts w:cs="Arial"/>
                <w:color w:val="000000"/>
              </w:rPr>
              <w:t>Authentication Failure</w:t>
            </w:r>
          </w:p>
        </w:tc>
      </w:tr>
      <w:tr w:rsidR="00E36F0E" w:rsidRPr="00C82768" w14:paraId="0322D38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DC1ACE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A1314A7"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90C125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F29C033" w14:textId="77777777" w:rsidR="00E36F0E" w:rsidRDefault="00393DC0" w:rsidP="00E36F0E">
            <w:pPr>
              <w:rPr>
                <w:rFonts w:cs="Arial"/>
                <w:color w:val="000000"/>
              </w:rPr>
            </w:pPr>
            <w:r>
              <w:rPr>
                <w:rFonts w:cs="Arial"/>
                <w:color w:val="000000"/>
              </w:rPr>
              <w:t>WIFI_CONNECTING</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FBF1767" w14:textId="77777777" w:rsidR="00E36F0E" w:rsidRDefault="00393DC0" w:rsidP="00E36F0E">
            <w:pPr>
              <w:rPr>
                <w:rFonts w:cs="Arial"/>
                <w:color w:val="000000"/>
              </w:rPr>
            </w:pPr>
            <w:r>
              <w:rPr>
                <w:rFonts w:cs="Arial"/>
                <w:color w:val="000000"/>
              </w:rPr>
              <w:t>6</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0F1B111" w14:textId="77777777" w:rsidR="00E36F0E" w:rsidRDefault="00393DC0" w:rsidP="00E36F0E">
            <w:pPr>
              <w:rPr>
                <w:rFonts w:cs="Arial"/>
                <w:color w:val="000000"/>
              </w:rPr>
            </w:pPr>
            <w:r>
              <w:rPr>
                <w:rFonts w:cs="Arial"/>
                <w:color w:val="000000"/>
              </w:rPr>
              <w:t>Connecting to Access Point</w:t>
            </w:r>
          </w:p>
        </w:tc>
      </w:tr>
      <w:tr w:rsidR="00E36F0E" w:rsidRPr="00C82768" w14:paraId="0DA6911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A19FA1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19B737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3A8539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B9AF79C" w14:textId="77777777" w:rsidR="00E36F0E" w:rsidRDefault="00393DC0" w:rsidP="00E36F0E">
            <w:pPr>
              <w:rPr>
                <w:rFonts w:cs="Arial"/>
                <w:color w:val="000000"/>
              </w:rPr>
            </w:pPr>
            <w:r>
              <w:rPr>
                <w:rFonts w:cs="Arial"/>
                <w:color w:val="000000"/>
              </w:rPr>
              <w:t>WIFI_SECURITY_MISSMATCH</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319EC5E" w14:textId="77777777" w:rsidR="00E36F0E" w:rsidRDefault="00393DC0" w:rsidP="00E36F0E">
            <w:pPr>
              <w:rPr>
                <w:rFonts w:cs="Arial"/>
                <w:color w:val="000000"/>
              </w:rPr>
            </w:pPr>
            <w:r>
              <w:rPr>
                <w:rFonts w:cs="Arial"/>
                <w:color w:val="000000"/>
              </w:rPr>
              <w:t>7</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48DC40A" w14:textId="77777777" w:rsidR="00E36F0E" w:rsidRDefault="00393DC0" w:rsidP="00E36F0E">
            <w:pPr>
              <w:rPr>
                <w:rFonts w:cs="Arial"/>
                <w:color w:val="000000"/>
              </w:rPr>
            </w:pPr>
            <w:r>
              <w:rPr>
                <w:rFonts w:cs="Arial"/>
                <w:color w:val="000000"/>
              </w:rPr>
              <w:t>There is security type mismatch between what requested and what is in actual</w:t>
            </w:r>
          </w:p>
        </w:tc>
      </w:tr>
      <w:tr w:rsidR="00E36F0E" w:rsidRPr="00C82768" w14:paraId="0EB28BA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A18266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B86D0A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DFE90B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A01DF32" w14:textId="77777777" w:rsidR="00E36F0E" w:rsidRDefault="00393DC0" w:rsidP="00E36F0E">
            <w:pPr>
              <w:rPr>
                <w:rFonts w:cs="Arial"/>
                <w:color w:val="000000"/>
              </w:rPr>
            </w:pPr>
            <w:r>
              <w:rPr>
                <w:rFonts w:cs="Arial"/>
                <w:color w:val="000000"/>
              </w:rPr>
              <w:t>WIFI_AUTHENTICATING</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4DC5589" w14:textId="77777777" w:rsidR="00E36F0E" w:rsidRDefault="00393DC0" w:rsidP="00E36F0E">
            <w:pPr>
              <w:rPr>
                <w:rFonts w:cs="Arial"/>
                <w:color w:val="000000"/>
              </w:rPr>
            </w:pPr>
            <w:r>
              <w:rPr>
                <w:rFonts w:cs="Arial"/>
                <w:color w:val="000000"/>
              </w:rPr>
              <w:t>8</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3CA307A" w14:textId="77777777" w:rsidR="00E36F0E" w:rsidRDefault="00393DC0" w:rsidP="00E36F0E">
            <w:pPr>
              <w:rPr>
                <w:rFonts w:cs="Arial"/>
                <w:color w:val="000000"/>
              </w:rPr>
            </w:pPr>
            <w:r>
              <w:rPr>
                <w:rFonts w:cs="Arial"/>
                <w:color w:val="000000"/>
              </w:rPr>
              <w:t>In authenticating</w:t>
            </w:r>
          </w:p>
        </w:tc>
      </w:tr>
      <w:tr w:rsidR="00E36F0E" w:rsidRPr="00C82768" w14:paraId="5A1EBC3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2A3EBD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59A9795"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6B5DCE8"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9E8AFCF" w14:textId="77777777" w:rsidR="00E36F0E" w:rsidRDefault="00393DC0" w:rsidP="00E36F0E">
            <w:pPr>
              <w:rPr>
                <w:rFonts w:cs="Arial"/>
                <w:color w:val="000000"/>
              </w:rPr>
            </w:pPr>
            <w:r>
              <w:rPr>
                <w:rFonts w:cs="Arial"/>
                <w:color w:val="000000"/>
              </w:rPr>
              <w:t>WIFI_ABORTED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EAD77E3" w14:textId="77777777" w:rsidR="00E36F0E" w:rsidRDefault="00393DC0" w:rsidP="00E36F0E">
            <w:pPr>
              <w:rPr>
                <w:rFonts w:cs="Arial"/>
                <w:color w:val="000000"/>
              </w:rPr>
            </w:pPr>
            <w:r>
              <w:rPr>
                <w:rFonts w:cs="Arial"/>
                <w:color w:val="000000"/>
              </w:rPr>
              <w:t>9</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FDCF137" w14:textId="77777777" w:rsidR="00E36F0E" w:rsidRDefault="00393DC0" w:rsidP="00E36F0E">
            <w:pPr>
              <w:rPr>
                <w:rFonts w:cs="Arial"/>
                <w:color w:val="000000"/>
              </w:rPr>
            </w:pPr>
            <w:r>
              <w:rPr>
                <w:rFonts w:cs="Arial"/>
                <w:color w:val="000000"/>
              </w:rPr>
              <w:t>Connection aborted</w:t>
            </w:r>
          </w:p>
        </w:tc>
      </w:tr>
      <w:tr w:rsidR="00E36F0E" w:rsidRPr="00C82768" w14:paraId="348000C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826B5A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014ED84"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DE8ACD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23C2779" w14:textId="77777777" w:rsidR="00E36F0E" w:rsidRDefault="00393DC0" w:rsidP="00E36F0E">
            <w:pPr>
              <w:rPr>
                <w:rFonts w:cs="Arial"/>
                <w:color w:val="000000"/>
              </w:rPr>
            </w:pPr>
            <w:r>
              <w:rPr>
                <w:rFonts w:cs="Arial"/>
                <w:color w:val="000000"/>
              </w:rPr>
              <w:t>WIFI_WRONG_PASSWORD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8C32598" w14:textId="77777777" w:rsidR="00E36F0E" w:rsidRDefault="00393DC0" w:rsidP="00E36F0E">
            <w:pPr>
              <w:rPr>
                <w:rFonts w:cs="Arial"/>
                <w:color w:val="000000"/>
              </w:rPr>
            </w:pPr>
            <w:r>
              <w:rPr>
                <w:rFonts w:cs="Arial"/>
                <w:color w:val="000000"/>
              </w:rPr>
              <w:t>10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18633DA" w14:textId="77777777" w:rsidR="00E36F0E" w:rsidRDefault="00393DC0" w:rsidP="00E36F0E">
            <w:pPr>
              <w:rPr>
                <w:rFonts w:cs="Arial"/>
                <w:color w:val="000000"/>
              </w:rPr>
            </w:pPr>
            <w:r>
              <w:rPr>
                <w:rFonts w:cs="Arial"/>
                <w:color w:val="000000"/>
              </w:rPr>
              <w:t>Failed with wrong password</w:t>
            </w:r>
          </w:p>
        </w:tc>
      </w:tr>
      <w:tr w:rsidR="00E36F0E" w:rsidRPr="00C82768" w14:paraId="26789EA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DAB5A5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1B5995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EC8815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D178FB1" w14:textId="77777777" w:rsidR="00E36F0E" w:rsidRDefault="00393DC0" w:rsidP="00E36F0E">
            <w:pPr>
              <w:rPr>
                <w:rFonts w:cs="Arial"/>
                <w:color w:val="000000"/>
              </w:rPr>
            </w:pPr>
            <w:r>
              <w:rPr>
                <w:rFonts w:cs="Arial"/>
                <w:color w:val="000000"/>
              </w:rPr>
              <w:t>WIFI_WRONG_WPS_PIN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BF08160" w14:textId="77777777" w:rsidR="00E36F0E" w:rsidRDefault="00393DC0" w:rsidP="00E36F0E">
            <w:pPr>
              <w:rPr>
                <w:rFonts w:cs="Arial"/>
                <w:color w:val="000000"/>
              </w:rPr>
            </w:pPr>
            <w:r>
              <w:rPr>
                <w:rFonts w:cs="Arial"/>
                <w:color w:val="000000"/>
              </w:rPr>
              <w:t>11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49FEDF5" w14:textId="77777777" w:rsidR="00E36F0E" w:rsidRDefault="00393DC0" w:rsidP="00E36F0E">
            <w:pPr>
              <w:rPr>
                <w:rFonts w:cs="Arial"/>
                <w:color w:val="000000"/>
              </w:rPr>
            </w:pPr>
            <w:r>
              <w:rPr>
                <w:rFonts w:cs="Arial"/>
                <w:color w:val="000000"/>
              </w:rPr>
              <w:t>Failed with wrong WPS PIN</w:t>
            </w:r>
          </w:p>
        </w:tc>
      </w:tr>
      <w:tr w:rsidR="00E36F0E" w:rsidRPr="00C82768" w14:paraId="12201E9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C6C486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122BDC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CD69E9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08F8610" w14:textId="77777777" w:rsidR="00E36F0E" w:rsidRDefault="00393DC0" w:rsidP="00E36F0E">
            <w:pPr>
              <w:rPr>
                <w:rFonts w:cs="Arial"/>
                <w:color w:val="000000"/>
              </w:rPr>
            </w:pPr>
            <w:r>
              <w:rPr>
                <w:rFonts w:cs="Arial"/>
                <w:color w:val="000000"/>
              </w:rPr>
              <w:t>WIFI_CONNECTION_PROGRESS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D16E0EA" w14:textId="77777777" w:rsidR="00E36F0E" w:rsidRDefault="00393DC0" w:rsidP="00E36F0E">
            <w:pPr>
              <w:rPr>
                <w:rFonts w:cs="Arial"/>
                <w:color w:val="000000"/>
              </w:rPr>
            </w:pPr>
            <w:r>
              <w:rPr>
                <w:rFonts w:cs="Arial"/>
                <w:color w:val="000000"/>
              </w:rPr>
              <w:t>12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1BF4754" w14:textId="77777777" w:rsidR="00E36F0E" w:rsidRDefault="00393DC0" w:rsidP="00E36F0E">
            <w:pPr>
              <w:rPr>
                <w:rFonts w:cs="Arial"/>
                <w:color w:val="000000"/>
              </w:rPr>
            </w:pPr>
            <w:r>
              <w:rPr>
                <w:rFonts w:cs="Arial"/>
                <w:color w:val="000000"/>
              </w:rPr>
              <w:t>In connecting</w:t>
            </w:r>
          </w:p>
        </w:tc>
      </w:tr>
      <w:tr w:rsidR="00E36F0E" w:rsidRPr="00C82768" w14:paraId="36F4923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5421563"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33B805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CB62E98"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426332C" w14:textId="77777777" w:rsidR="00E36F0E" w:rsidRDefault="00393DC0" w:rsidP="00E36F0E">
            <w:pPr>
              <w:rPr>
                <w:rFonts w:cs="Arial"/>
                <w:color w:val="000000"/>
              </w:rPr>
            </w:pPr>
            <w:r>
              <w:rPr>
                <w:rFonts w:cs="Arial"/>
                <w:color w:val="000000"/>
              </w:rPr>
              <w:t>WIFI_RESTRICTED_NETWORK</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885E113" w14:textId="77777777" w:rsidR="00E36F0E" w:rsidRDefault="00393DC0" w:rsidP="00E36F0E">
            <w:pPr>
              <w:rPr>
                <w:rFonts w:cs="Arial"/>
                <w:color w:val="000000"/>
              </w:rPr>
            </w:pPr>
            <w:r>
              <w:rPr>
                <w:rFonts w:cs="Arial"/>
                <w:color w:val="000000"/>
              </w:rPr>
              <w:t>13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3185152" w14:textId="77777777" w:rsidR="00E36F0E" w:rsidRDefault="00393DC0" w:rsidP="00E36F0E">
            <w:pPr>
              <w:rPr>
                <w:rFonts w:cs="Arial"/>
                <w:color w:val="000000"/>
              </w:rPr>
            </w:pPr>
            <w:r>
              <w:rPr>
                <w:rFonts w:cs="Arial"/>
                <w:color w:val="000000"/>
              </w:rPr>
              <w:t>Connection failure due to trying to connect to a restricted network eg : TCU hotspot</w:t>
            </w:r>
          </w:p>
        </w:tc>
      </w:tr>
      <w:tr w:rsidR="00E36F0E" w:rsidRPr="00C82768" w14:paraId="166DC8F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F999F7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386A7FD"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FE76B0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C00D3E3" w14:textId="77777777" w:rsidR="00E36F0E" w:rsidRDefault="00393DC0" w:rsidP="00E36F0E">
            <w:pPr>
              <w:rPr>
                <w:rFonts w:cs="Arial"/>
                <w:color w:val="000000"/>
              </w:rPr>
            </w:pPr>
            <w:r>
              <w:rPr>
                <w:rFonts w:cs="Arial"/>
                <w:color w:val="000000"/>
              </w:rPr>
              <w:t>WIFI_NOT_IMPLEMENTED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6CD9316" w14:textId="77777777" w:rsidR="00E36F0E" w:rsidRDefault="00393DC0" w:rsidP="00E36F0E">
            <w:pPr>
              <w:rPr>
                <w:rFonts w:cs="Arial"/>
                <w:color w:val="000000"/>
              </w:rPr>
            </w:pPr>
            <w:r>
              <w:rPr>
                <w:rFonts w:cs="Arial"/>
                <w:color w:val="000000"/>
              </w:rPr>
              <w:t>101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790BB49" w14:textId="77777777" w:rsidR="00E36F0E" w:rsidRDefault="00393DC0" w:rsidP="00E36F0E">
            <w:pPr>
              <w:rPr>
                <w:rFonts w:cs="Arial"/>
                <w:color w:val="000000"/>
              </w:rPr>
            </w:pPr>
            <w:r>
              <w:rPr>
                <w:rFonts w:cs="Arial"/>
                <w:color w:val="000000"/>
              </w:rPr>
              <w:t>Not Implemented</w:t>
            </w:r>
          </w:p>
        </w:tc>
      </w:tr>
      <w:tr w:rsidR="00E36F0E" w:rsidRPr="00C82768" w14:paraId="73E605B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CC2B533"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4AE0B5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3F6E49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1ABA38E" w14:textId="77777777" w:rsidR="00E36F0E" w:rsidRDefault="00393DC0" w:rsidP="00E36F0E">
            <w:pPr>
              <w:rPr>
                <w:rFonts w:cs="Arial"/>
                <w:color w:val="000000"/>
              </w:rPr>
            </w:pPr>
            <w:r>
              <w:rPr>
                <w:rFonts w:cs="Arial"/>
                <w:color w:val="000000"/>
              </w:rPr>
              <w:t>WIFI_STATUS_FAIL</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0AE7BB7" w14:textId="77777777" w:rsidR="00E36F0E" w:rsidRDefault="00393DC0" w:rsidP="00E36F0E">
            <w:pPr>
              <w:rPr>
                <w:rFonts w:cs="Arial"/>
                <w:color w:val="000000"/>
              </w:rPr>
            </w:pPr>
            <w:r>
              <w:rPr>
                <w:rFonts w:cs="Arial"/>
                <w:color w:val="000000"/>
              </w:rPr>
              <w:t>102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0CD0282" w14:textId="77777777" w:rsidR="00E36F0E" w:rsidRDefault="00393DC0" w:rsidP="00E36F0E">
            <w:pPr>
              <w:rPr>
                <w:rFonts w:cs="Arial"/>
                <w:color w:val="000000"/>
              </w:rPr>
            </w:pPr>
            <w:r>
              <w:rPr>
                <w:rFonts w:cs="Arial"/>
                <w:color w:val="000000"/>
              </w:rPr>
              <w:t>Failure</w:t>
            </w:r>
          </w:p>
        </w:tc>
      </w:tr>
      <w:tr w:rsidR="00E36F0E" w:rsidRPr="00C82768" w14:paraId="2BFAE63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A758103"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8E339F6"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033857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393B359" w14:textId="77777777" w:rsidR="00E36F0E" w:rsidRDefault="00393DC0" w:rsidP="00E36F0E">
            <w:pPr>
              <w:rPr>
                <w:rFonts w:cs="Arial"/>
                <w:color w:val="000000"/>
              </w:rPr>
            </w:pPr>
            <w:r>
              <w:rPr>
                <w:rFonts w:cs="Arial"/>
                <w:color w:val="000000"/>
              </w:rPr>
              <w:t>WIFI_STATUS_FAIL_OTHER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45408B7" w14:textId="77777777" w:rsidR="00E36F0E" w:rsidRDefault="00393DC0" w:rsidP="00E36F0E">
            <w:pPr>
              <w:rPr>
                <w:rFonts w:cs="Arial"/>
                <w:color w:val="000000"/>
              </w:rPr>
            </w:pPr>
            <w:r>
              <w:rPr>
                <w:rFonts w:cs="Arial"/>
                <w:color w:val="000000"/>
              </w:rPr>
              <w:t>203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6DF34D7" w14:textId="77777777" w:rsidR="00E36F0E" w:rsidRDefault="00393DC0" w:rsidP="00E36F0E">
            <w:pPr>
              <w:rPr>
                <w:rFonts w:cs="Arial"/>
                <w:color w:val="000000"/>
              </w:rPr>
            </w:pPr>
            <w:r>
              <w:rPr>
                <w:rFonts w:cs="Arial"/>
                <w:color w:val="000000"/>
              </w:rPr>
              <w:t>Other Failure or Connecting to AP Failed</w:t>
            </w:r>
          </w:p>
        </w:tc>
      </w:tr>
      <w:tr w:rsidR="00E36F0E" w:rsidRPr="00C82768" w14:paraId="0F902E6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35E71BE"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93E74D7"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C154EC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87ACBC7" w14:textId="77777777" w:rsidR="00E36F0E" w:rsidRDefault="00393DC0" w:rsidP="00E36F0E">
            <w:pPr>
              <w:rPr>
                <w:rFonts w:cs="Arial"/>
                <w:color w:val="000000"/>
              </w:rPr>
            </w:pPr>
            <w:r>
              <w:rPr>
                <w:rFonts w:cs="Arial"/>
                <w:color w:val="000000"/>
              </w:rPr>
              <w:t>WIFI_CANCEL_CONNECTION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9E87BB2" w14:textId="77777777" w:rsidR="00E36F0E" w:rsidRDefault="00393DC0" w:rsidP="00E36F0E">
            <w:pPr>
              <w:rPr>
                <w:rFonts w:cs="Arial"/>
                <w:color w:val="000000"/>
              </w:rPr>
            </w:pPr>
            <w:r>
              <w:rPr>
                <w:rFonts w:cs="Arial"/>
                <w:color w:val="000000"/>
              </w:rPr>
              <w:t>104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6DE0C72" w14:textId="77777777" w:rsidR="00E36F0E" w:rsidRDefault="00393DC0" w:rsidP="00E36F0E">
            <w:pPr>
              <w:rPr>
                <w:rFonts w:cs="Arial"/>
                <w:color w:val="000000"/>
              </w:rPr>
            </w:pPr>
            <w:r>
              <w:rPr>
                <w:rFonts w:cs="Arial"/>
                <w:color w:val="000000"/>
              </w:rPr>
              <w:t>Cancelled</w:t>
            </w:r>
          </w:p>
        </w:tc>
      </w:tr>
      <w:tr w:rsidR="00E36F0E" w:rsidRPr="00C82768" w14:paraId="62C50F8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9512014"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8486001" w14:textId="77777777" w:rsidR="00E36F0E" w:rsidRDefault="00393DC0" w:rsidP="00E36F0E">
            <w:r>
              <w:t>complete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B97DDCD"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C2500B4" w14:textId="77777777" w:rsidR="00E36F0E" w:rsidRDefault="00393DC0" w:rsidP="00E36F0E">
            <w:pPr>
              <w:rPr>
                <w:rFonts w:cs="Arial"/>
                <w:color w:val="000000"/>
              </w:rPr>
            </w:pPr>
            <w:r>
              <w:rPr>
                <w:rFonts w:cs="Arial"/>
                <w:color w:val="000000"/>
              </w:rP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298BD5B" w14:textId="77777777" w:rsidR="00E36F0E" w:rsidRDefault="00393DC0" w:rsidP="00E36F0E">
            <w:pPr>
              <w:rPr>
                <w:rFonts w:cs="Arial"/>
                <w:color w:val="000000"/>
              </w:rPr>
            </w:pPr>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8A4F5DF" w14:textId="77777777" w:rsidR="00E36F0E" w:rsidRPr="004012D3" w:rsidRDefault="00393DC0" w:rsidP="00E36F0E">
            <w:pPr>
              <w:rPr>
                <w:rFonts w:cs="Arial"/>
                <w:color w:val="000000"/>
              </w:rPr>
            </w:pPr>
            <w:r w:rsidRPr="004012D3">
              <w:rPr>
                <w:rFonts w:cs="Arial"/>
                <w:color w:val="000000"/>
              </w:rPr>
              <w:t>TRUE - complete</w:t>
            </w:r>
          </w:p>
          <w:p w14:paraId="2B792D21" w14:textId="77777777" w:rsidR="00E36F0E" w:rsidRDefault="00393DC0" w:rsidP="00E36F0E">
            <w:pPr>
              <w:rPr>
                <w:rFonts w:cs="Arial"/>
                <w:color w:val="000000"/>
              </w:rPr>
            </w:pPr>
            <w:r w:rsidRPr="004012D3">
              <w:rPr>
                <w:rFonts w:cs="Arial"/>
                <w:color w:val="000000"/>
              </w:rPr>
              <w:t>FALSE- more to come</w:t>
            </w:r>
          </w:p>
        </w:tc>
      </w:tr>
    </w:tbl>
    <w:p w14:paraId="3CF24F6B" w14:textId="77777777" w:rsidR="00E36F0E" w:rsidRDefault="00E36F0E"/>
    <w:p w14:paraId="590B2F5F" w14:textId="1AF7EBEB" w:rsidR="00E36F0E" w:rsidRDefault="00393DC0" w:rsidP="00506E2F">
      <w:pPr>
        <w:pStyle w:val="Heading4"/>
      </w:pPr>
      <w:r w:rsidRPr="00B9479B">
        <w:t>MD-REQ-380282/A-CancelScanApimAPs</w:t>
      </w:r>
    </w:p>
    <w:p w14:paraId="36C426F4" w14:textId="77777777" w:rsidR="00E36F0E" w:rsidRPr="00310BB2"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to cancel scanning for available APs</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7A016DD2"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1E172C0B" w14:textId="77777777" w:rsidR="00E36F0E" w:rsidRPr="00C82768" w:rsidRDefault="00E36F0E" w:rsidP="00E36F0E">
            <w:pPr>
              <w:spacing w:line="256" w:lineRule="auto"/>
              <w:rPr>
                <w:sz w:val="8"/>
              </w:rPr>
            </w:pPr>
          </w:p>
        </w:tc>
      </w:tr>
      <w:tr w:rsidR="00E36F0E" w:rsidRPr="00C82768" w14:paraId="119A20BD"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23DF0A9A"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3EA66C6B" w14:textId="77777777" w:rsidR="00E36F0E" w:rsidRPr="00C82768" w:rsidRDefault="00393DC0" w:rsidP="00E36F0E">
            <w:pPr>
              <w:spacing w:line="256" w:lineRule="auto"/>
            </w:pPr>
            <w:r w:rsidRPr="00DA32BB">
              <w:t>One-Shot (</w:t>
            </w:r>
            <w:r>
              <w:t>A-Synch)</w:t>
            </w:r>
          </w:p>
        </w:tc>
      </w:tr>
      <w:tr w:rsidR="00E36F0E" w:rsidRPr="00C82768" w14:paraId="473C7AA1"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60E69A4C"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09BA32D3" w14:textId="77777777" w:rsidR="00E36F0E" w:rsidRPr="00C82768" w:rsidRDefault="00393DC0" w:rsidP="00E36F0E">
            <w:pPr>
              <w:spacing w:line="256" w:lineRule="auto"/>
            </w:pPr>
            <w:r w:rsidRPr="00C82768">
              <w:t>Default</w:t>
            </w:r>
          </w:p>
        </w:tc>
      </w:tr>
      <w:tr w:rsidR="00E36F0E" w:rsidRPr="00C82768" w14:paraId="14922C44"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7639523E"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101519F9" w14:textId="77777777" w:rsidR="00E36F0E" w:rsidRPr="00C82768" w:rsidRDefault="00393DC0" w:rsidP="00E36F0E">
            <w:pPr>
              <w:spacing w:line="256" w:lineRule="auto"/>
            </w:pPr>
            <w:r w:rsidRPr="00C82768">
              <w:t>No</w:t>
            </w:r>
          </w:p>
        </w:tc>
      </w:tr>
      <w:tr w:rsidR="00E36F0E" w:rsidRPr="00C82768" w14:paraId="413A4B51"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46B8F921" w14:textId="77777777" w:rsidR="00E36F0E" w:rsidRPr="00C82768" w:rsidRDefault="00E36F0E" w:rsidP="00E36F0E">
            <w:pPr>
              <w:spacing w:line="256" w:lineRule="auto"/>
              <w:rPr>
                <w:sz w:val="8"/>
              </w:rPr>
            </w:pPr>
          </w:p>
        </w:tc>
      </w:tr>
      <w:tr w:rsidR="00E36F0E" w:rsidRPr="00C82768" w14:paraId="1EEC538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74684494"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5F1BE005"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4B6DFC34"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5712F4E"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230AA0F"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FF902C6" w14:textId="77777777" w:rsidR="00E36F0E" w:rsidRPr="00C82768" w:rsidRDefault="00393DC0" w:rsidP="00E36F0E">
            <w:pPr>
              <w:rPr>
                <w:b/>
              </w:rPr>
            </w:pPr>
            <w:r w:rsidRPr="00C82768">
              <w:rPr>
                <w:b/>
              </w:rPr>
              <w:t>Description</w:t>
            </w:r>
          </w:p>
        </w:tc>
      </w:tr>
      <w:tr w:rsidR="00E36F0E" w:rsidRPr="00C82768" w14:paraId="2DFF42B0"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6B4E1818" w14:textId="77777777" w:rsidR="00E36F0E" w:rsidRPr="00C82768" w:rsidRDefault="00393DC0" w:rsidP="00E36F0E">
            <w:pPr>
              <w:rPr>
                <w:b/>
              </w:rPr>
            </w:pPr>
            <w:r w:rsidRPr="00C82768">
              <w:rPr>
                <w:b/>
              </w:rPr>
              <w:t>Request</w:t>
            </w:r>
          </w:p>
        </w:tc>
      </w:tr>
      <w:tr w:rsidR="00E36F0E" w:rsidRPr="00C82768" w14:paraId="3AA5889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4AE180E"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15DD9AD1"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tcPr>
          <w:p w14:paraId="71891392"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tcPr>
          <w:p w14:paraId="32C0CB77"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294A5EC9" w14:textId="77777777" w:rsidR="00E36F0E" w:rsidRPr="00F1221C" w:rsidRDefault="00393DC0" w:rsidP="00E36F0E">
            <w:r w:rsidRPr="00F1221C">
              <w:t>Char Value:0-255</w:t>
            </w:r>
          </w:p>
          <w:p w14:paraId="25231498"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4DD9E150" w14:textId="77777777" w:rsidR="00E36F0E" w:rsidRPr="00C82768" w:rsidRDefault="00393DC0" w:rsidP="00E36F0E">
            <w:r>
              <w:t>Requesting app ID</w:t>
            </w:r>
          </w:p>
        </w:tc>
      </w:tr>
      <w:tr w:rsidR="00E36F0E" w:rsidRPr="00C82768" w14:paraId="70D7C2C1"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7B75CA1D" w14:textId="77777777" w:rsidR="00E36F0E" w:rsidRPr="00C82768" w:rsidRDefault="00393DC0" w:rsidP="00E36F0E">
            <w:r w:rsidRPr="00C82768">
              <w:rPr>
                <w:b/>
              </w:rPr>
              <w:t>Response</w:t>
            </w:r>
          </w:p>
        </w:tc>
      </w:tr>
      <w:tr w:rsidR="00E36F0E" w:rsidRPr="00C82768" w14:paraId="7A06B38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05748A5"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F8AB663"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783C2A4"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4CEDCC7"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EF897E7" w14:textId="77777777" w:rsidR="00E36F0E" w:rsidRPr="00F1221C" w:rsidRDefault="00393DC0" w:rsidP="00E36F0E">
            <w:r w:rsidRPr="00F1221C">
              <w:t>Char Value:0-255</w:t>
            </w:r>
          </w:p>
          <w:p w14:paraId="21E8826A"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FDFDBF8" w14:textId="77777777" w:rsidR="00E36F0E" w:rsidRPr="00C82768" w:rsidRDefault="00393DC0" w:rsidP="00E36F0E">
            <w:r>
              <w:t>Requesting app ID</w:t>
            </w:r>
          </w:p>
        </w:tc>
      </w:tr>
      <w:tr w:rsidR="00E36F0E" w:rsidRPr="00C82768" w14:paraId="73256C2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E221463"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C750BC8" w14:textId="77777777" w:rsidR="00E36F0E" w:rsidRDefault="00393DC0" w:rsidP="00E36F0E">
            <w:r>
              <w:t>HmiRet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151CE33"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A604C7F"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B639966"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700C228" w14:textId="77777777" w:rsidR="00E36F0E" w:rsidRDefault="00E36F0E" w:rsidP="00E36F0E"/>
        </w:tc>
      </w:tr>
      <w:tr w:rsidR="00E36F0E" w:rsidRPr="00C82768" w14:paraId="3AA44BF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DB2ABC4"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A7486CC"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3641F0A"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307C827" w14:textId="77777777" w:rsidR="00E36F0E" w:rsidRPr="00C82768" w:rsidRDefault="00393DC0" w:rsidP="00E36F0E">
            <w:r>
              <w:t>HMI_ERROR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C967462" w14:textId="77777777" w:rsidR="00E36F0E" w:rsidRPr="008127A4"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2FBA2DF" w14:textId="77777777" w:rsidR="00E36F0E" w:rsidRDefault="00393DC0" w:rsidP="00E36F0E">
            <w:r>
              <w:t>Error/Failure</w:t>
            </w:r>
          </w:p>
        </w:tc>
      </w:tr>
      <w:tr w:rsidR="00E36F0E" w:rsidRPr="00C82768" w14:paraId="23DD5F2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C02D516"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3B59A17"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8E529D1"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A81F903" w14:textId="77777777" w:rsidR="00E36F0E" w:rsidRPr="00C82768" w:rsidRDefault="00393DC0" w:rsidP="00E36F0E">
            <w:r>
              <w:t>HMI_SUCCESS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73AC9DF" w14:textId="77777777" w:rsidR="00E36F0E" w:rsidRPr="008127A4"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55F4B6D" w14:textId="77777777" w:rsidR="00E36F0E" w:rsidRDefault="00393DC0" w:rsidP="00E36F0E">
            <w:r>
              <w:t>Success</w:t>
            </w:r>
          </w:p>
        </w:tc>
      </w:tr>
    </w:tbl>
    <w:p w14:paraId="7E51D7CC" w14:textId="25C2159D" w:rsidR="00E36F0E" w:rsidRDefault="00393DC0" w:rsidP="00506E2F">
      <w:pPr>
        <w:pStyle w:val="Heading4"/>
      </w:pPr>
      <w:r w:rsidRPr="00B9479B">
        <w:t>MD-REQ-380283/B-ConnectToApimAP</w:t>
      </w:r>
    </w:p>
    <w:p w14:paraId="721A6476" w14:textId="77777777" w:rsidR="00E36F0E" w:rsidRPr="00310BB2"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to connect to an available AP</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3242B549"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798D0697" w14:textId="77777777" w:rsidR="00E36F0E" w:rsidRPr="00C82768" w:rsidRDefault="00E36F0E" w:rsidP="00E36F0E">
            <w:pPr>
              <w:spacing w:line="256" w:lineRule="auto"/>
              <w:rPr>
                <w:sz w:val="8"/>
              </w:rPr>
            </w:pPr>
          </w:p>
        </w:tc>
      </w:tr>
      <w:tr w:rsidR="00E36F0E" w:rsidRPr="00C82768" w14:paraId="6056A308"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443170AF"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37BCC822" w14:textId="77777777" w:rsidR="00E36F0E" w:rsidRPr="00C82768" w:rsidRDefault="00393DC0" w:rsidP="00E36F0E">
            <w:pPr>
              <w:spacing w:line="256" w:lineRule="auto"/>
            </w:pPr>
            <w:r w:rsidRPr="00DA32BB">
              <w:t>One-Shot (</w:t>
            </w:r>
            <w:r>
              <w:t>A-Synch)</w:t>
            </w:r>
          </w:p>
        </w:tc>
      </w:tr>
      <w:tr w:rsidR="00E36F0E" w:rsidRPr="00C82768" w14:paraId="47E47E8F"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76B94C36"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3DAD9972" w14:textId="77777777" w:rsidR="00E36F0E" w:rsidRPr="00C82768" w:rsidRDefault="00393DC0" w:rsidP="00E36F0E">
            <w:pPr>
              <w:spacing w:line="256" w:lineRule="auto"/>
            </w:pPr>
            <w:r w:rsidRPr="00C82768">
              <w:t>Default</w:t>
            </w:r>
          </w:p>
        </w:tc>
      </w:tr>
      <w:tr w:rsidR="00E36F0E" w:rsidRPr="00C82768" w14:paraId="57E1C975"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23D80D1E"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327BF138" w14:textId="77777777" w:rsidR="00E36F0E" w:rsidRPr="00C82768" w:rsidRDefault="00393DC0" w:rsidP="00E36F0E">
            <w:pPr>
              <w:spacing w:line="256" w:lineRule="auto"/>
            </w:pPr>
            <w:r w:rsidRPr="00C82768">
              <w:t>No</w:t>
            </w:r>
          </w:p>
        </w:tc>
      </w:tr>
      <w:tr w:rsidR="00E36F0E" w:rsidRPr="00C82768" w14:paraId="23DC444B"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0BFA7EB9" w14:textId="77777777" w:rsidR="00E36F0E" w:rsidRPr="00C82768" w:rsidRDefault="00E36F0E" w:rsidP="00E36F0E">
            <w:pPr>
              <w:spacing w:line="256" w:lineRule="auto"/>
              <w:rPr>
                <w:sz w:val="8"/>
              </w:rPr>
            </w:pPr>
          </w:p>
        </w:tc>
      </w:tr>
      <w:tr w:rsidR="00E36F0E" w:rsidRPr="00C82768" w14:paraId="048813B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5434B6DB"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0557BF96"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125D90AC"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A83CC49"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D40D008"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A798FA2" w14:textId="77777777" w:rsidR="00E36F0E" w:rsidRPr="00C82768" w:rsidRDefault="00393DC0" w:rsidP="00E36F0E">
            <w:pPr>
              <w:rPr>
                <w:b/>
              </w:rPr>
            </w:pPr>
            <w:r w:rsidRPr="00C82768">
              <w:rPr>
                <w:b/>
              </w:rPr>
              <w:t>Description</w:t>
            </w:r>
          </w:p>
        </w:tc>
      </w:tr>
      <w:tr w:rsidR="00E36F0E" w:rsidRPr="00C82768" w14:paraId="0144AFDA"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73683EF8" w14:textId="77777777" w:rsidR="00E36F0E" w:rsidRPr="00C82768" w:rsidRDefault="00393DC0" w:rsidP="00E36F0E">
            <w:pPr>
              <w:rPr>
                <w:b/>
              </w:rPr>
            </w:pPr>
            <w:r w:rsidRPr="00C82768">
              <w:rPr>
                <w:b/>
              </w:rPr>
              <w:t>Request</w:t>
            </w:r>
          </w:p>
        </w:tc>
      </w:tr>
      <w:tr w:rsidR="00E36F0E" w:rsidRPr="00C82768" w14:paraId="07F6DED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31AE622"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79FB7912"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tcPr>
          <w:p w14:paraId="3F60A139"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tcPr>
          <w:p w14:paraId="7915E0F2"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57638A91" w14:textId="77777777" w:rsidR="00E36F0E" w:rsidRPr="00F1221C" w:rsidRDefault="00393DC0" w:rsidP="00E36F0E">
            <w:r w:rsidRPr="00F1221C">
              <w:t>Char Value:0-255</w:t>
            </w:r>
          </w:p>
          <w:p w14:paraId="20C7B0D3"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27D74175" w14:textId="77777777" w:rsidR="00E36F0E" w:rsidRPr="00C82768" w:rsidRDefault="00393DC0" w:rsidP="00E36F0E">
            <w:r>
              <w:t>Requesting app ID</w:t>
            </w:r>
          </w:p>
        </w:tc>
      </w:tr>
      <w:tr w:rsidR="00E36F0E" w:rsidRPr="00C82768" w14:paraId="7B3A56B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4CF1CC5" w14:textId="77777777" w:rsidR="00E36F0E" w:rsidRPr="00C82768" w:rsidRDefault="00393DC0" w:rsidP="00E36F0E">
            <w:pPr>
              <w:jc w:val="center"/>
            </w:pPr>
            <w:r>
              <w:lastRenderedPageBreak/>
              <w:t>R</w:t>
            </w:r>
          </w:p>
        </w:tc>
        <w:tc>
          <w:tcPr>
            <w:tcW w:w="2353" w:type="dxa"/>
            <w:gridSpan w:val="2"/>
            <w:tcBorders>
              <w:top w:val="single" w:sz="4" w:space="0" w:color="auto"/>
              <w:left w:val="single" w:sz="4" w:space="0" w:color="auto"/>
              <w:bottom w:val="single" w:sz="4" w:space="0" w:color="auto"/>
              <w:right w:val="single" w:sz="4" w:space="0" w:color="auto"/>
            </w:tcBorders>
          </w:tcPr>
          <w:p w14:paraId="388F7C6C" w14:textId="77777777" w:rsidR="00E36F0E" w:rsidRDefault="00393DC0" w:rsidP="00E36F0E">
            <w:r>
              <w:t>ssid</w:t>
            </w:r>
          </w:p>
        </w:tc>
        <w:tc>
          <w:tcPr>
            <w:tcW w:w="900" w:type="dxa"/>
            <w:tcBorders>
              <w:top w:val="single" w:sz="4" w:space="0" w:color="auto"/>
              <w:left w:val="single" w:sz="4" w:space="0" w:color="auto"/>
              <w:bottom w:val="single" w:sz="4" w:space="0" w:color="auto"/>
              <w:right w:val="single" w:sz="4" w:space="0" w:color="auto"/>
            </w:tcBorders>
          </w:tcPr>
          <w:p w14:paraId="73A50051"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1C0A0F66" w14:textId="77777777" w:rsidR="00E36F0E" w:rsidRPr="008127A4" w:rsidRDefault="00393DC0" w:rsidP="00E36F0E">
            <w:r w:rsidRPr="008127A4">
              <w:t>-</w:t>
            </w:r>
            <w:r>
              <w:t xml:space="preserve"> </w:t>
            </w:r>
          </w:p>
        </w:tc>
        <w:tc>
          <w:tcPr>
            <w:tcW w:w="1170" w:type="dxa"/>
            <w:tcBorders>
              <w:top w:val="single" w:sz="4" w:space="0" w:color="auto"/>
              <w:left w:val="single" w:sz="4" w:space="0" w:color="auto"/>
              <w:bottom w:val="single" w:sz="4" w:space="0" w:color="auto"/>
              <w:right w:val="single" w:sz="4" w:space="0" w:color="auto"/>
            </w:tcBorders>
          </w:tcPr>
          <w:p w14:paraId="48FD8C27" w14:textId="77777777" w:rsidR="00E36F0E" w:rsidRPr="00F1221C" w:rsidRDefault="00393DC0" w:rsidP="00E36F0E">
            <w:r w:rsidRPr="00F1221C">
              <w:t>Char Value:0-255</w:t>
            </w:r>
          </w:p>
          <w:p w14:paraId="41F694AD"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2BB288E4" w14:textId="77777777" w:rsidR="00E36F0E" w:rsidRPr="0052707D" w:rsidRDefault="00393DC0" w:rsidP="00E36F0E">
            <w:pPr>
              <w:rPr>
                <w:highlight w:val="yellow"/>
              </w:rPr>
            </w:pPr>
            <w:r w:rsidRPr="007164A2">
              <w:t>SSID of network</w:t>
            </w:r>
          </w:p>
        </w:tc>
      </w:tr>
      <w:tr w:rsidR="00E36F0E" w:rsidRPr="00C82768" w14:paraId="4EAE215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81D73B0"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6CEBEC3E" w14:textId="77777777" w:rsidR="00E36F0E" w:rsidRDefault="00393DC0" w:rsidP="00E36F0E">
            <w:r>
              <w:t>bssid</w:t>
            </w:r>
          </w:p>
        </w:tc>
        <w:tc>
          <w:tcPr>
            <w:tcW w:w="900" w:type="dxa"/>
            <w:tcBorders>
              <w:top w:val="single" w:sz="4" w:space="0" w:color="auto"/>
              <w:left w:val="single" w:sz="4" w:space="0" w:color="auto"/>
              <w:bottom w:val="single" w:sz="4" w:space="0" w:color="auto"/>
              <w:right w:val="single" w:sz="4" w:space="0" w:color="auto"/>
            </w:tcBorders>
          </w:tcPr>
          <w:p w14:paraId="31D30767"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07CFBE15"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47BBDFEE" w14:textId="77777777" w:rsidR="00E36F0E" w:rsidRPr="00F1221C" w:rsidRDefault="00393DC0" w:rsidP="00E36F0E">
            <w:r w:rsidRPr="00F1221C">
              <w:t>Char Value:0-255</w:t>
            </w:r>
          </w:p>
          <w:p w14:paraId="0D8A7F10"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153934E0" w14:textId="77777777" w:rsidR="00E36F0E" w:rsidRPr="0052707D" w:rsidRDefault="00393DC0" w:rsidP="00E36F0E">
            <w:pPr>
              <w:rPr>
                <w:highlight w:val="yellow"/>
              </w:rPr>
            </w:pPr>
            <w:r w:rsidRPr="007164A2">
              <w:t xml:space="preserve">Optional </w:t>
            </w:r>
            <w:r>
              <w:t xml:space="preserve">- </w:t>
            </w:r>
            <w:r w:rsidRPr="007164A2">
              <w:t>BSSID of AP</w:t>
            </w:r>
          </w:p>
        </w:tc>
      </w:tr>
      <w:tr w:rsidR="00E36F0E" w:rsidRPr="00C82768" w14:paraId="11B5410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94291CE"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59E034F8" w14:textId="77777777" w:rsidR="00E36F0E" w:rsidRDefault="00393DC0" w:rsidP="00E36F0E">
            <w:r w:rsidRPr="00DA43D2">
              <w:t>WlanChannel</w:t>
            </w:r>
          </w:p>
        </w:tc>
        <w:tc>
          <w:tcPr>
            <w:tcW w:w="900" w:type="dxa"/>
            <w:tcBorders>
              <w:top w:val="single" w:sz="4" w:space="0" w:color="auto"/>
              <w:left w:val="single" w:sz="4" w:space="0" w:color="auto"/>
              <w:bottom w:val="single" w:sz="4" w:space="0" w:color="auto"/>
              <w:right w:val="single" w:sz="4" w:space="0" w:color="auto"/>
            </w:tcBorders>
          </w:tcPr>
          <w:p w14:paraId="095D0396"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tcPr>
          <w:p w14:paraId="505F3DC6"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70D1BC2E"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392D1617" w14:textId="77777777" w:rsidR="00E36F0E" w:rsidRPr="0052707D" w:rsidRDefault="00393DC0" w:rsidP="00E36F0E">
            <w:pPr>
              <w:rPr>
                <w:highlight w:val="yellow"/>
              </w:rPr>
            </w:pPr>
            <w:r w:rsidRPr="007164A2">
              <w:t xml:space="preserve">Optional </w:t>
            </w:r>
            <w:r>
              <w:t>- Channel</w:t>
            </w:r>
            <w:r w:rsidRPr="007164A2">
              <w:t xml:space="preserve"> of AP</w:t>
            </w:r>
          </w:p>
        </w:tc>
      </w:tr>
      <w:tr w:rsidR="00E36F0E" w:rsidRPr="00C82768" w14:paraId="1BE0003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18D819C"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5CB2417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3D8685E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6CCC3C5E" w14:textId="77777777" w:rsidR="00E36F0E" w:rsidRDefault="00393DC0" w:rsidP="00E36F0E">
            <w:r>
              <w:t>Reserved</w:t>
            </w:r>
          </w:p>
        </w:tc>
        <w:tc>
          <w:tcPr>
            <w:tcW w:w="1170" w:type="dxa"/>
            <w:tcBorders>
              <w:top w:val="single" w:sz="4" w:space="0" w:color="auto"/>
              <w:left w:val="single" w:sz="4" w:space="0" w:color="auto"/>
              <w:bottom w:val="single" w:sz="4" w:space="0" w:color="auto"/>
              <w:right w:val="single" w:sz="4" w:space="0" w:color="auto"/>
            </w:tcBorders>
          </w:tcPr>
          <w:p w14:paraId="7234E499" w14:textId="77777777" w:rsidR="00E36F0E" w:rsidRDefault="00393DC0" w:rsidP="00E36F0E">
            <w:r>
              <w:t>0x00</w:t>
            </w:r>
          </w:p>
        </w:tc>
        <w:tc>
          <w:tcPr>
            <w:tcW w:w="3330" w:type="dxa"/>
            <w:tcBorders>
              <w:top w:val="single" w:sz="4" w:space="0" w:color="auto"/>
              <w:left w:val="single" w:sz="4" w:space="0" w:color="auto"/>
              <w:bottom w:val="single" w:sz="4" w:space="0" w:color="auto"/>
              <w:right w:val="single" w:sz="4" w:space="0" w:color="auto"/>
            </w:tcBorders>
          </w:tcPr>
          <w:p w14:paraId="7232A48F" w14:textId="77777777" w:rsidR="00E36F0E" w:rsidRPr="0052707D" w:rsidRDefault="00E36F0E" w:rsidP="00E36F0E">
            <w:pPr>
              <w:rPr>
                <w:highlight w:val="yellow"/>
              </w:rPr>
            </w:pPr>
          </w:p>
        </w:tc>
      </w:tr>
      <w:tr w:rsidR="00E36F0E" w:rsidRPr="00C82768" w14:paraId="71F793C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B74A746"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45422735"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15E702FC"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5A6A3225" w14:textId="77777777" w:rsidR="00E36F0E" w:rsidRPr="00C82768" w:rsidRDefault="00393DC0" w:rsidP="00E36F0E">
            <w:r>
              <w:t>WLAN_CH_1</w:t>
            </w:r>
          </w:p>
        </w:tc>
        <w:tc>
          <w:tcPr>
            <w:tcW w:w="1170" w:type="dxa"/>
            <w:tcBorders>
              <w:top w:val="single" w:sz="4" w:space="0" w:color="auto"/>
              <w:left w:val="single" w:sz="4" w:space="0" w:color="auto"/>
              <w:bottom w:val="single" w:sz="4" w:space="0" w:color="auto"/>
              <w:right w:val="single" w:sz="4" w:space="0" w:color="auto"/>
            </w:tcBorders>
          </w:tcPr>
          <w:p w14:paraId="3712A2EA" w14:textId="77777777" w:rsidR="00E36F0E" w:rsidRPr="00C82768" w:rsidRDefault="00393DC0" w:rsidP="00E36F0E">
            <w:r>
              <w:t>0x01</w:t>
            </w:r>
          </w:p>
        </w:tc>
        <w:tc>
          <w:tcPr>
            <w:tcW w:w="3330" w:type="dxa"/>
            <w:tcBorders>
              <w:top w:val="single" w:sz="4" w:space="0" w:color="auto"/>
              <w:left w:val="single" w:sz="4" w:space="0" w:color="auto"/>
              <w:bottom w:val="single" w:sz="4" w:space="0" w:color="auto"/>
              <w:right w:val="single" w:sz="4" w:space="0" w:color="auto"/>
            </w:tcBorders>
          </w:tcPr>
          <w:p w14:paraId="6100ACF1" w14:textId="77777777" w:rsidR="00E36F0E" w:rsidRPr="00C82768" w:rsidRDefault="00E36F0E" w:rsidP="00E36F0E"/>
        </w:tc>
      </w:tr>
      <w:tr w:rsidR="00E36F0E" w:rsidRPr="00C82768" w14:paraId="0118D53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1EC5D22"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23BDAB4F"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3E61B3E4"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453F0287" w14:textId="77777777" w:rsidR="00E36F0E" w:rsidRPr="00C82768" w:rsidRDefault="00393DC0" w:rsidP="00E36F0E">
            <w:r>
              <w:t>WLAN_CH_2</w:t>
            </w:r>
          </w:p>
        </w:tc>
        <w:tc>
          <w:tcPr>
            <w:tcW w:w="1170" w:type="dxa"/>
            <w:tcBorders>
              <w:top w:val="single" w:sz="4" w:space="0" w:color="auto"/>
              <w:left w:val="single" w:sz="4" w:space="0" w:color="auto"/>
              <w:bottom w:val="single" w:sz="4" w:space="0" w:color="auto"/>
              <w:right w:val="single" w:sz="4" w:space="0" w:color="auto"/>
            </w:tcBorders>
          </w:tcPr>
          <w:p w14:paraId="1D50C093" w14:textId="77777777" w:rsidR="00E36F0E" w:rsidRPr="00C82768" w:rsidRDefault="00393DC0" w:rsidP="00E36F0E">
            <w:r>
              <w:t>0x02</w:t>
            </w:r>
          </w:p>
        </w:tc>
        <w:tc>
          <w:tcPr>
            <w:tcW w:w="3330" w:type="dxa"/>
            <w:tcBorders>
              <w:top w:val="single" w:sz="4" w:space="0" w:color="auto"/>
              <w:left w:val="single" w:sz="4" w:space="0" w:color="auto"/>
              <w:bottom w:val="single" w:sz="4" w:space="0" w:color="auto"/>
              <w:right w:val="single" w:sz="4" w:space="0" w:color="auto"/>
            </w:tcBorders>
          </w:tcPr>
          <w:p w14:paraId="3DF87E7A" w14:textId="77777777" w:rsidR="00E36F0E" w:rsidRPr="00C82768" w:rsidRDefault="00E36F0E" w:rsidP="00E36F0E"/>
        </w:tc>
      </w:tr>
      <w:tr w:rsidR="00E36F0E" w:rsidRPr="00C82768" w14:paraId="59F5A83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0B7FF4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1DC973BB"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5469949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7176BAF6" w14:textId="77777777" w:rsidR="00E36F0E" w:rsidRPr="00C82768" w:rsidRDefault="00393DC0" w:rsidP="00E36F0E">
            <w:r>
              <w:t>WLAN_CH_3</w:t>
            </w:r>
          </w:p>
        </w:tc>
        <w:tc>
          <w:tcPr>
            <w:tcW w:w="1170" w:type="dxa"/>
            <w:tcBorders>
              <w:top w:val="single" w:sz="4" w:space="0" w:color="auto"/>
              <w:left w:val="single" w:sz="4" w:space="0" w:color="auto"/>
              <w:bottom w:val="single" w:sz="4" w:space="0" w:color="auto"/>
              <w:right w:val="single" w:sz="4" w:space="0" w:color="auto"/>
            </w:tcBorders>
          </w:tcPr>
          <w:p w14:paraId="72EF5DCF" w14:textId="77777777" w:rsidR="00E36F0E" w:rsidRDefault="00393DC0" w:rsidP="00E36F0E">
            <w:r>
              <w:t>0x03</w:t>
            </w:r>
          </w:p>
        </w:tc>
        <w:tc>
          <w:tcPr>
            <w:tcW w:w="3330" w:type="dxa"/>
            <w:tcBorders>
              <w:top w:val="single" w:sz="4" w:space="0" w:color="auto"/>
              <w:left w:val="single" w:sz="4" w:space="0" w:color="auto"/>
              <w:bottom w:val="single" w:sz="4" w:space="0" w:color="auto"/>
              <w:right w:val="single" w:sz="4" w:space="0" w:color="auto"/>
            </w:tcBorders>
          </w:tcPr>
          <w:p w14:paraId="63EEC482" w14:textId="77777777" w:rsidR="00E36F0E" w:rsidRPr="00D70130" w:rsidRDefault="00E36F0E" w:rsidP="00E36F0E">
            <w:pPr>
              <w:rPr>
                <w:highlight w:val="yellow"/>
              </w:rPr>
            </w:pPr>
          </w:p>
        </w:tc>
      </w:tr>
      <w:tr w:rsidR="00E36F0E" w:rsidRPr="00C82768" w14:paraId="3B59AAD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043ED0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08E9CAB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0C13854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63ED0614"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170F0ED3"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37B87B29" w14:textId="77777777" w:rsidR="00E36F0E" w:rsidRPr="00D70130" w:rsidRDefault="00E36F0E" w:rsidP="00E36F0E">
            <w:pPr>
              <w:rPr>
                <w:highlight w:val="yellow"/>
              </w:rPr>
            </w:pPr>
          </w:p>
        </w:tc>
      </w:tr>
      <w:tr w:rsidR="00E36F0E" w:rsidRPr="00C82768" w14:paraId="7CC6C89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9FABC0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230B9FC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0FFC488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5C76B988" w14:textId="77777777" w:rsidR="00E36F0E" w:rsidRDefault="00393DC0" w:rsidP="00E36F0E">
            <w:r>
              <w:t>WLAN_CH_165</w:t>
            </w:r>
          </w:p>
        </w:tc>
        <w:tc>
          <w:tcPr>
            <w:tcW w:w="1170" w:type="dxa"/>
            <w:tcBorders>
              <w:top w:val="single" w:sz="4" w:space="0" w:color="auto"/>
              <w:left w:val="single" w:sz="4" w:space="0" w:color="auto"/>
              <w:bottom w:val="single" w:sz="4" w:space="0" w:color="auto"/>
              <w:right w:val="single" w:sz="4" w:space="0" w:color="auto"/>
            </w:tcBorders>
          </w:tcPr>
          <w:p w14:paraId="51B87E7B" w14:textId="77777777" w:rsidR="00E36F0E" w:rsidRDefault="00393DC0" w:rsidP="00E36F0E">
            <w:r>
              <w:t>0xA5</w:t>
            </w:r>
          </w:p>
        </w:tc>
        <w:tc>
          <w:tcPr>
            <w:tcW w:w="3330" w:type="dxa"/>
            <w:tcBorders>
              <w:top w:val="single" w:sz="4" w:space="0" w:color="auto"/>
              <w:left w:val="single" w:sz="4" w:space="0" w:color="auto"/>
              <w:bottom w:val="single" w:sz="4" w:space="0" w:color="auto"/>
              <w:right w:val="single" w:sz="4" w:space="0" w:color="auto"/>
            </w:tcBorders>
          </w:tcPr>
          <w:p w14:paraId="2DD919FD" w14:textId="77777777" w:rsidR="00E36F0E" w:rsidRPr="0052707D" w:rsidRDefault="00E36F0E" w:rsidP="00E36F0E">
            <w:pPr>
              <w:rPr>
                <w:highlight w:val="yellow"/>
              </w:rPr>
            </w:pPr>
          </w:p>
        </w:tc>
      </w:tr>
      <w:tr w:rsidR="00E36F0E" w:rsidRPr="00C82768" w14:paraId="31E37EB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1092B5B"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07D12365" w14:textId="77777777" w:rsidR="00E36F0E" w:rsidRDefault="00393DC0" w:rsidP="00E36F0E">
            <w:r w:rsidRPr="00DA43D2">
              <w:t>WlanSecurity</w:t>
            </w:r>
          </w:p>
        </w:tc>
        <w:tc>
          <w:tcPr>
            <w:tcW w:w="900" w:type="dxa"/>
            <w:tcBorders>
              <w:top w:val="single" w:sz="4" w:space="0" w:color="auto"/>
              <w:left w:val="single" w:sz="4" w:space="0" w:color="auto"/>
              <w:bottom w:val="single" w:sz="4" w:space="0" w:color="auto"/>
              <w:right w:val="single" w:sz="4" w:space="0" w:color="auto"/>
            </w:tcBorders>
          </w:tcPr>
          <w:p w14:paraId="7D478B5E"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tcPr>
          <w:p w14:paraId="3CBA7F66"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59B63569"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3E2BD051" w14:textId="77777777" w:rsidR="00E36F0E" w:rsidRPr="0052707D" w:rsidRDefault="00393DC0" w:rsidP="00E36F0E">
            <w:pPr>
              <w:rPr>
                <w:highlight w:val="yellow"/>
              </w:rPr>
            </w:pPr>
            <w:r>
              <w:t>Security settings to use</w:t>
            </w:r>
          </w:p>
        </w:tc>
      </w:tr>
      <w:tr w:rsidR="00E36F0E" w:rsidRPr="00C82768" w14:paraId="54F28C4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F81947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29296C7A"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353356A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0D90A981" w14:textId="77777777" w:rsidR="00E36F0E" w:rsidRDefault="00393DC0" w:rsidP="00E36F0E">
            <w:r>
              <w:t>Reserved</w:t>
            </w:r>
          </w:p>
        </w:tc>
        <w:tc>
          <w:tcPr>
            <w:tcW w:w="1170" w:type="dxa"/>
            <w:tcBorders>
              <w:top w:val="single" w:sz="4" w:space="0" w:color="auto"/>
              <w:left w:val="single" w:sz="4" w:space="0" w:color="auto"/>
              <w:bottom w:val="single" w:sz="4" w:space="0" w:color="auto"/>
              <w:right w:val="single" w:sz="4" w:space="0" w:color="auto"/>
            </w:tcBorders>
          </w:tcPr>
          <w:p w14:paraId="01C36301" w14:textId="77777777" w:rsidR="00E36F0E" w:rsidRDefault="00393DC0" w:rsidP="00E36F0E">
            <w:r>
              <w:t>0x00</w:t>
            </w:r>
          </w:p>
        </w:tc>
        <w:tc>
          <w:tcPr>
            <w:tcW w:w="3330" w:type="dxa"/>
            <w:tcBorders>
              <w:top w:val="single" w:sz="4" w:space="0" w:color="auto"/>
              <w:left w:val="single" w:sz="4" w:space="0" w:color="auto"/>
              <w:bottom w:val="single" w:sz="4" w:space="0" w:color="auto"/>
              <w:right w:val="single" w:sz="4" w:space="0" w:color="auto"/>
            </w:tcBorders>
          </w:tcPr>
          <w:p w14:paraId="3FB9C620" w14:textId="77777777" w:rsidR="00E36F0E" w:rsidRPr="0052707D" w:rsidRDefault="00E36F0E" w:rsidP="00E36F0E">
            <w:pPr>
              <w:rPr>
                <w:highlight w:val="yellow"/>
              </w:rPr>
            </w:pPr>
          </w:p>
        </w:tc>
      </w:tr>
      <w:tr w:rsidR="00E36F0E" w:rsidRPr="00C82768" w14:paraId="6BD995F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7FC315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20FCF31A"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2306FDE5"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5E46FEAD" w14:textId="77777777" w:rsidR="00E36F0E" w:rsidRPr="00C82768" w:rsidRDefault="00393DC0" w:rsidP="00E36F0E">
            <w:r>
              <w:t>Open</w:t>
            </w:r>
          </w:p>
        </w:tc>
        <w:tc>
          <w:tcPr>
            <w:tcW w:w="1170" w:type="dxa"/>
            <w:tcBorders>
              <w:top w:val="single" w:sz="4" w:space="0" w:color="auto"/>
              <w:left w:val="single" w:sz="4" w:space="0" w:color="auto"/>
              <w:bottom w:val="single" w:sz="4" w:space="0" w:color="auto"/>
              <w:right w:val="single" w:sz="4" w:space="0" w:color="auto"/>
            </w:tcBorders>
          </w:tcPr>
          <w:p w14:paraId="64A50D6F" w14:textId="77777777" w:rsidR="00E36F0E" w:rsidRPr="00C82768" w:rsidRDefault="00393DC0" w:rsidP="00E36F0E">
            <w:r>
              <w:t>0x01</w:t>
            </w:r>
          </w:p>
        </w:tc>
        <w:tc>
          <w:tcPr>
            <w:tcW w:w="3330" w:type="dxa"/>
            <w:tcBorders>
              <w:top w:val="single" w:sz="4" w:space="0" w:color="auto"/>
              <w:left w:val="single" w:sz="4" w:space="0" w:color="auto"/>
              <w:bottom w:val="single" w:sz="4" w:space="0" w:color="auto"/>
              <w:right w:val="single" w:sz="4" w:space="0" w:color="auto"/>
            </w:tcBorders>
          </w:tcPr>
          <w:p w14:paraId="2B014C51" w14:textId="77777777" w:rsidR="00E36F0E" w:rsidRPr="0052707D" w:rsidRDefault="00393DC0" w:rsidP="00E36F0E">
            <w:pPr>
              <w:rPr>
                <w:highlight w:val="yellow"/>
              </w:rPr>
            </w:pPr>
            <w:r w:rsidRPr="007164A2">
              <w:t>Open or no security</w:t>
            </w:r>
          </w:p>
        </w:tc>
      </w:tr>
      <w:tr w:rsidR="00E36F0E" w:rsidRPr="00C82768" w14:paraId="0930892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55B1D1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6376E439"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631E50B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1D0C9AC3" w14:textId="77777777" w:rsidR="00E36F0E" w:rsidRPr="00C82768" w:rsidRDefault="00393DC0" w:rsidP="00E36F0E">
            <w:r>
              <w:t>WEP</w:t>
            </w:r>
          </w:p>
        </w:tc>
        <w:tc>
          <w:tcPr>
            <w:tcW w:w="1170" w:type="dxa"/>
            <w:tcBorders>
              <w:top w:val="single" w:sz="4" w:space="0" w:color="auto"/>
              <w:left w:val="single" w:sz="4" w:space="0" w:color="auto"/>
              <w:bottom w:val="single" w:sz="4" w:space="0" w:color="auto"/>
              <w:right w:val="single" w:sz="4" w:space="0" w:color="auto"/>
            </w:tcBorders>
          </w:tcPr>
          <w:p w14:paraId="0799E97C" w14:textId="77777777" w:rsidR="00E36F0E" w:rsidRPr="00C82768" w:rsidRDefault="00393DC0" w:rsidP="00E36F0E">
            <w:r>
              <w:t>0x02</w:t>
            </w:r>
          </w:p>
        </w:tc>
        <w:tc>
          <w:tcPr>
            <w:tcW w:w="3330" w:type="dxa"/>
            <w:tcBorders>
              <w:top w:val="single" w:sz="4" w:space="0" w:color="auto"/>
              <w:left w:val="single" w:sz="4" w:space="0" w:color="auto"/>
              <w:bottom w:val="single" w:sz="4" w:space="0" w:color="auto"/>
              <w:right w:val="single" w:sz="4" w:space="0" w:color="auto"/>
            </w:tcBorders>
          </w:tcPr>
          <w:p w14:paraId="369EE7D4" w14:textId="77777777" w:rsidR="00E36F0E" w:rsidRPr="007164A2" w:rsidRDefault="00393DC0" w:rsidP="00E36F0E">
            <w:r>
              <w:t>WEP</w:t>
            </w:r>
          </w:p>
        </w:tc>
      </w:tr>
      <w:tr w:rsidR="00E36F0E" w:rsidRPr="00C82768" w14:paraId="7268FD0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60B896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23A2BFCF"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35A5330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1DA4652C" w14:textId="77777777" w:rsidR="00E36F0E" w:rsidRDefault="00393DC0" w:rsidP="00E36F0E">
            <w:r>
              <w:t>WPS</w:t>
            </w:r>
          </w:p>
        </w:tc>
        <w:tc>
          <w:tcPr>
            <w:tcW w:w="1170" w:type="dxa"/>
            <w:tcBorders>
              <w:top w:val="single" w:sz="4" w:space="0" w:color="auto"/>
              <w:left w:val="single" w:sz="4" w:space="0" w:color="auto"/>
              <w:bottom w:val="single" w:sz="4" w:space="0" w:color="auto"/>
              <w:right w:val="single" w:sz="4" w:space="0" w:color="auto"/>
            </w:tcBorders>
          </w:tcPr>
          <w:p w14:paraId="46CA0E98" w14:textId="77777777" w:rsidR="00E36F0E" w:rsidRDefault="00393DC0" w:rsidP="00E36F0E">
            <w:r>
              <w:t>0x03</w:t>
            </w:r>
          </w:p>
        </w:tc>
        <w:tc>
          <w:tcPr>
            <w:tcW w:w="3330" w:type="dxa"/>
            <w:tcBorders>
              <w:top w:val="single" w:sz="4" w:space="0" w:color="auto"/>
              <w:left w:val="single" w:sz="4" w:space="0" w:color="auto"/>
              <w:bottom w:val="single" w:sz="4" w:space="0" w:color="auto"/>
              <w:right w:val="single" w:sz="4" w:space="0" w:color="auto"/>
            </w:tcBorders>
          </w:tcPr>
          <w:p w14:paraId="509EAD3E" w14:textId="77777777" w:rsidR="00E36F0E" w:rsidRPr="007164A2" w:rsidRDefault="00393DC0" w:rsidP="00E36F0E">
            <w:r>
              <w:t>WPS (WiFi Protected Setup)</w:t>
            </w:r>
          </w:p>
        </w:tc>
      </w:tr>
      <w:tr w:rsidR="00E36F0E" w:rsidRPr="00C82768" w14:paraId="1ACA7B2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0C12AF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4D9A7C7B"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3AA6555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1A2508EE" w14:textId="77777777" w:rsidR="00E36F0E" w:rsidRPr="00C82768" w:rsidRDefault="00393DC0" w:rsidP="00E36F0E">
            <w:r>
              <w:t>WPA_Personal</w:t>
            </w:r>
          </w:p>
        </w:tc>
        <w:tc>
          <w:tcPr>
            <w:tcW w:w="1170" w:type="dxa"/>
            <w:tcBorders>
              <w:top w:val="single" w:sz="4" w:space="0" w:color="auto"/>
              <w:left w:val="single" w:sz="4" w:space="0" w:color="auto"/>
              <w:bottom w:val="single" w:sz="4" w:space="0" w:color="auto"/>
              <w:right w:val="single" w:sz="4" w:space="0" w:color="auto"/>
            </w:tcBorders>
          </w:tcPr>
          <w:p w14:paraId="19D464E2" w14:textId="77777777" w:rsidR="00E36F0E" w:rsidRDefault="00393DC0" w:rsidP="00E36F0E">
            <w:r>
              <w:t>0x04</w:t>
            </w:r>
          </w:p>
        </w:tc>
        <w:tc>
          <w:tcPr>
            <w:tcW w:w="3330" w:type="dxa"/>
            <w:tcBorders>
              <w:top w:val="single" w:sz="4" w:space="0" w:color="auto"/>
              <w:left w:val="single" w:sz="4" w:space="0" w:color="auto"/>
              <w:bottom w:val="single" w:sz="4" w:space="0" w:color="auto"/>
              <w:right w:val="single" w:sz="4" w:space="0" w:color="auto"/>
            </w:tcBorders>
          </w:tcPr>
          <w:p w14:paraId="042F0474" w14:textId="77777777" w:rsidR="00E36F0E" w:rsidRPr="007164A2" w:rsidRDefault="00393DC0" w:rsidP="00E36F0E">
            <w:r>
              <w:t>WPA/WPA2/WPA3 Personal (passkey)</w:t>
            </w:r>
          </w:p>
        </w:tc>
      </w:tr>
      <w:tr w:rsidR="00E36F0E" w:rsidRPr="00C82768" w14:paraId="6FC0AF2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4E37D0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06406B09"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7056E48D"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508ADC79" w14:textId="77777777" w:rsidR="00E36F0E" w:rsidRDefault="00393DC0" w:rsidP="00E36F0E">
            <w:r>
              <w:t>WPA_Enterprise</w:t>
            </w:r>
          </w:p>
        </w:tc>
        <w:tc>
          <w:tcPr>
            <w:tcW w:w="1170" w:type="dxa"/>
            <w:tcBorders>
              <w:top w:val="single" w:sz="4" w:space="0" w:color="auto"/>
              <w:left w:val="single" w:sz="4" w:space="0" w:color="auto"/>
              <w:bottom w:val="single" w:sz="4" w:space="0" w:color="auto"/>
              <w:right w:val="single" w:sz="4" w:space="0" w:color="auto"/>
            </w:tcBorders>
          </w:tcPr>
          <w:p w14:paraId="7A38F37B" w14:textId="77777777" w:rsidR="00E36F0E" w:rsidRDefault="00393DC0" w:rsidP="00E36F0E">
            <w:r>
              <w:t>0x05</w:t>
            </w:r>
          </w:p>
        </w:tc>
        <w:tc>
          <w:tcPr>
            <w:tcW w:w="3330" w:type="dxa"/>
            <w:tcBorders>
              <w:top w:val="single" w:sz="4" w:space="0" w:color="auto"/>
              <w:left w:val="single" w:sz="4" w:space="0" w:color="auto"/>
              <w:bottom w:val="single" w:sz="4" w:space="0" w:color="auto"/>
              <w:right w:val="single" w:sz="4" w:space="0" w:color="auto"/>
            </w:tcBorders>
          </w:tcPr>
          <w:p w14:paraId="75E1BA9A" w14:textId="77777777" w:rsidR="00E36F0E" w:rsidRPr="007164A2" w:rsidRDefault="00393DC0" w:rsidP="00E36F0E">
            <w:r>
              <w:t>WPA/WPA2/WPA3 Enterprise (EAP-PEAP/EAP-TLS/etc) (not supported)</w:t>
            </w:r>
          </w:p>
        </w:tc>
      </w:tr>
      <w:tr w:rsidR="00E36F0E" w:rsidRPr="00C82768" w14:paraId="13D79A5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E0BC20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341F9189"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3A1F0C7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542CEC18" w14:textId="77777777" w:rsidR="00E36F0E" w:rsidRDefault="00393DC0" w:rsidP="00E36F0E">
            <w:r>
              <w:t>MAX</w:t>
            </w:r>
          </w:p>
        </w:tc>
        <w:tc>
          <w:tcPr>
            <w:tcW w:w="1170" w:type="dxa"/>
            <w:tcBorders>
              <w:top w:val="single" w:sz="4" w:space="0" w:color="auto"/>
              <w:left w:val="single" w:sz="4" w:space="0" w:color="auto"/>
              <w:bottom w:val="single" w:sz="4" w:space="0" w:color="auto"/>
              <w:right w:val="single" w:sz="4" w:space="0" w:color="auto"/>
            </w:tcBorders>
          </w:tcPr>
          <w:p w14:paraId="5A6A3287" w14:textId="77777777" w:rsidR="00E36F0E" w:rsidRDefault="00393DC0" w:rsidP="00E36F0E">
            <w:r>
              <w:t>0x06</w:t>
            </w:r>
          </w:p>
        </w:tc>
        <w:tc>
          <w:tcPr>
            <w:tcW w:w="3330" w:type="dxa"/>
            <w:tcBorders>
              <w:top w:val="single" w:sz="4" w:space="0" w:color="auto"/>
              <w:left w:val="single" w:sz="4" w:space="0" w:color="auto"/>
              <w:bottom w:val="single" w:sz="4" w:space="0" w:color="auto"/>
              <w:right w:val="single" w:sz="4" w:space="0" w:color="auto"/>
            </w:tcBorders>
          </w:tcPr>
          <w:p w14:paraId="37214EC5" w14:textId="77777777" w:rsidR="00E36F0E" w:rsidRPr="007164A2" w:rsidRDefault="00E36F0E" w:rsidP="00E36F0E"/>
        </w:tc>
      </w:tr>
      <w:tr w:rsidR="00E36F0E" w:rsidRPr="00C82768" w14:paraId="6B0F217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1497724" w14:textId="77777777" w:rsidR="00E36F0E" w:rsidRDefault="00393DC0" w:rsidP="00E36F0E">
            <w:pPr>
              <w:jc w:val="center"/>
            </w:pPr>
            <w:r>
              <w:t xml:space="preserve">R </w:t>
            </w:r>
          </w:p>
        </w:tc>
        <w:tc>
          <w:tcPr>
            <w:tcW w:w="2353" w:type="dxa"/>
            <w:gridSpan w:val="2"/>
            <w:tcBorders>
              <w:top w:val="single" w:sz="4" w:space="0" w:color="auto"/>
              <w:left w:val="single" w:sz="4" w:space="0" w:color="auto"/>
              <w:bottom w:val="single" w:sz="4" w:space="0" w:color="auto"/>
              <w:right w:val="single" w:sz="4" w:space="0" w:color="auto"/>
            </w:tcBorders>
          </w:tcPr>
          <w:p w14:paraId="0A6C7101" w14:textId="77777777" w:rsidR="00E36F0E" w:rsidRPr="00DA43D2" w:rsidRDefault="00393DC0" w:rsidP="00E36F0E">
            <w:r>
              <w:t>WlanWepSecurity</w:t>
            </w:r>
          </w:p>
        </w:tc>
        <w:tc>
          <w:tcPr>
            <w:tcW w:w="900" w:type="dxa"/>
            <w:tcBorders>
              <w:top w:val="single" w:sz="4" w:space="0" w:color="auto"/>
              <w:left w:val="single" w:sz="4" w:space="0" w:color="auto"/>
              <w:bottom w:val="single" w:sz="4" w:space="0" w:color="auto"/>
              <w:right w:val="single" w:sz="4" w:space="0" w:color="auto"/>
            </w:tcBorders>
          </w:tcPr>
          <w:p w14:paraId="7D37ED6E" w14:textId="77777777" w:rsidR="00E36F0E" w:rsidRPr="00C82768" w:rsidRDefault="00393DC0" w:rsidP="00E36F0E">
            <w:r>
              <w:t>-</w:t>
            </w:r>
          </w:p>
        </w:tc>
        <w:tc>
          <w:tcPr>
            <w:tcW w:w="1697" w:type="dxa"/>
            <w:tcBorders>
              <w:top w:val="single" w:sz="4" w:space="0" w:color="auto"/>
              <w:left w:val="single" w:sz="4" w:space="0" w:color="auto"/>
              <w:bottom w:val="single" w:sz="4" w:space="0" w:color="auto"/>
              <w:right w:val="single" w:sz="4" w:space="0" w:color="auto"/>
            </w:tcBorders>
          </w:tcPr>
          <w:p w14:paraId="659C8C65"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41C2ED36"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6E130762" w14:textId="77777777" w:rsidR="00E36F0E" w:rsidRPr="0052707D" w:rsidRDefault="00393DC0" w:rsidP="00E36F0E">
            <w:pPr>
              <w:rPr>
                <w:highlight w:val="yellow"/>
              </w:rPr>
            </w:pPr>
            <w:r w:rsidRPr="007164A2">
              <w:t>WEP Settings</w:t>
            </w:r>
          </w:p>
        </w:tc>
      </w:tr>
      <w:tr w:rsidR="00E36F0E" w:rsidRPr="00C82768" w14:paraId="1B57956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E842E4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6FF0DF84"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06BBB6DB"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6A629240" w14:textId="77777777" w:rsidR="00E36F0E" w:rsidRDefault="00393DC0" w:rsidP="00E36F0E">
            <w:r>
              <w:t>Key</w:t>
            </w:r>
          </w:p>
        </w:tc>
        <w:tc>
          <w:tcPr>
            <w:tcW w:w="1170" w:type="dxa"/>
            <w:tcBorders>
              <w:top w:val="single" w:sz="4" w:space="0" w:color="auto"/>
              <w:left w:val="single" w:sz="4" w:space="0" w:color="auto"/>
              <w:bottom w:val="single" w:sz="4" w:space="0" w:color="auto"/>
              <w:right w:val="single" w:sz="4" w:space="0" w:color="auto"/>
            </w:tcBorders>
          </w:tcPr>
          <w:p w14:paraId="62917EE9" w14:textId="77777777" w:rsidR="00E36F0E" w:rsidRPr="00F1221C" w:rsidRDefault="00393DC0" w:rsidP="00E36F0E">
            <w:r w:rsidRPr="00F1221C">
              <w:t>Char Value:0-255</w:t>
            </w:r>
          </w:p>
          <w:p w14:paraId="02BE8C70"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631E455B" w14:textId="77777777" w:rsidR="00E36F0E" w:rsidRPr="0052707D" w:rsidRDefault="00E36F0E" w:rsidP="00E36F0E">
            <w:pPr>
              <w:rPr>
                <w:highlight w:val="yellow"/>
              </w:rPr>
            </w:pPr>
          </w:p>
        </w:tc>
      </w:tr>
      <w:tr w:rsidR="00E36F0E" w:rsidRPr="00C82768" w14:paraId="51EDA6D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A0B0C4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64E399D2"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0A9101CE" w14:textId="77777777" w:rsidR="00E36F0E"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tcPr>
          <w:p w14:paraId="77FF009E" w14:textId="77777777" w:rsidR="00E36F0E" w:rsidRDefault="00393DC0" w:rsidP="00E36F0E">
            <w:r>
              <w:t>defaultKeyIndex</w:t>
            </w:r>
          </w:p>
        </w:tc>
        <w:tc>
          <w:tcPr>
            <w:tcW w:w="1170" w:type="dxa"/>
            <w:tcBorders>
              <w:top w:val="single" w:sz="4" w:space="0" w:color="auto"/>
              <w:left w:val="single" w:sz="4" w:space="0" w:color="auto"/>
              <w:bottom w:val="single" w:sz="4" w:space="0" w:color="auto"/>
              <w:right w:val="single" w:sz="4" w:space="0" w:color="auto"/>
            </w:tcBorders>
          </w:tcPr>
          <w:p w14:paraId="0CC7A3DD" w14:textId="77777777" w:rsidR="00E36F0E"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tcPr>
          <w:p w14:paraId="61E60F81" w14:textId="77777777" w:rsidR="00E36F0E" w:rsidRPr="0052707D" w:rsidRDefault="00E36F0E" w:rsidP="00E36F0E">
            <w:pPr>
              <w:rPr>
                <w:highlight w:val="yellow"/>
              </w:rPr>
            </w:pPr>
          </w:p>
        </w:tc>
      </w:tr>
      <w:tr w:rsidR="00E36F0E" w:rsidRPr="00C82768" w14:paraId="53DAE91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5279F24"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7C10F1A8" w14:textId="77777777" w:rsidR="00E36F0E" w:rsidRPr="00DA43D2" w:rsidRDefault="00393DC0" w:rsidP="00E36F0E">
            <w:r>
              <w:t>WlanWpsSecurity</w:t>
            </w:r>
          </w:p>
        </w:tc>
        <w:tc>
          <w:tcPr>
            <w:tcW w:w="900" w:type="dxa"/>
            <w:tcBorders>
              <w:top w:val="single" w:sz="4" w:space="0" w:color="auto"/>
              <w:left w:val="single" w:sz="4" w:space="0" w:color="auto"/>
              <w:bottom w:val="single" w:sz="4" w:space="0" w:color="auto"/>
              <w:right w:val="single" w:sz="4" w:space="0" w:color="auto"/>
            </w:tcBorders>
          </w:tcPr>
          <w:p w14:paraId="3113A21C" w14:textId="77777777" w:rsidR="00E36F0E" w:rsidRPr="00C82768" w:rsidRDefault="00393DC0" w:rsidP="00E36F0E">
            <w:r>
              <w:t>-</w:t>
            </w:r>
          </w:p>
        </w:tc>
        <w:tc>
          <w:tcPr>
            <w:tcW w:w="1697" w:type="dxa"/>
            <w:tcBorders>
              <w:top w:val="single" w:sz="4" w:space="0" w:color="auto"/>
              <w:left w:val="single" w:sz="4" w:space="0" w:color="auto"/>
              <w:bottom w:val="single" w:sz="4" w:space="0" w:color="auto"/>
              <w:right w:val="single" w:sz="4" w:space="0" w:color="auto"/>
            </w:tcBorders>
          </w:tcPr>
          <w:p w14:paraId="593ECB2F"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5905C10F"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4CCC475F" w14:textId="77777777" w:rsidR="00E36F0E" w:rsidRPr="0052707D" w:rsidRDefault="00393DC0" w:rsidP="00E36F0E">
            <w:pPr>
              <w:rPr>
                <w:highlight w:val="yellow"/>
              </w:rPr>
            </w:pPr>
            <w:r w:rsidRPr="007164A2">
              <w:t>WPS Settings</w:t>
            </w:r>
          </w:p>
        </w:tc>
      </w:tr>
      <w:tr w:rsidR="00E36F0E" w:rsidRPr="00C82768" w14:paraId="10BE02D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02C1E0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07898948"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4264373E" w14:textId="77777777" w:rsidR="00E36F0E" w:rsidRDefault="00393DC0" w:rsidP="00E36F0E">
            <w:r>
              <w:t>WlanWpsType</w:t>
            </w:r>
          </w:p>
        </w:tc>
        <w:tc>
          <w:tcPr>
            <w:tcW w:w="1697" w:type="dxa"/>
            <w:tcBorders>
              <w:top w:val="single" w:sz="4" w:space="0" w:color="auto"/>
              <w:left w:val="single" w:sz="4" w:space="0" w:color="auto"/>
              <w:bottom w:val="single" w:sz="4" w:space="0" w:color="auto"/>
              <w:right w:val="single" w:sz="4" w:space="0" w:color="auto"/>
            </w:tcBorders>
          </w:tcPr>
          <w:p w14:paraId="19A8262F" w14:textId="77777777" w:rsidR="00E36F0E" w:rsidRDefault="00E36F0E" w:rsidP="00E36F0E"/>
        </w:tc>
        <w:tc>
          <w:tcPr>
            <w:tcW w:w="1170" w:type="dxa"/>
            <w:tcBorders>
              <w:top w:val="single" w:sz="4" w:space="0" w:color="auto"/>
              <w:left w:val="single" w:sz="4" w:space="0" w:color="auto"/>
              <w:bottom w:val="single" w:sz="4" w:space="0" w:color="auto"/>
              <w:right w:val="single" w:sz="4" w:space="0" w:color="auto"/>
            </w:tcBorders>
          </w:tcPr>
          <w:p w14:paraId="62CD98B0" w14:textId="77777777" w:rsidR="00E36F0E" w:rsidRDefault="00E36F0E" w:rsidP="00E36F0E"/>
        </w:tc>
        <w:tc>
          <w:tcPr>
            <w:tcW w:w="3330" w:type="dxa"/>
            <w:tcBorders>
              <w:top w:val="single" w:sz="4" w:space="0" w:color="auto"/>
              <w:left w:val="single" w:sz="4" w:space="0" w:color="auto"/>
              <w:bottom w:val="single" w:sz="4" w:space="0" w:color="auto"/>
              <w:right w:val="single" w:sz="4" w:space="0" w:color="auto"/>
            </w:tcBorders>
          </w:tcPr>
          <w:p w14:paraId="046779F3" w14:textId="77777777" w:rsidR="00E36F0E" w:rsidRPr="0052707D" w:rsidRDefault="00393DC0" w:rsidP="00E36F0E">
            <w:pPr>
              <w:rPr>
                <w:highlight w:val="yellow"/>
              </w:rPr>
            </w:pPr>
            <w:r>
              <w:t>Type</w:t>
            </w:r>
          </w:p>
        </w:tc>
      </w:tr>
      <w:tr w:rsidR="00E36F0E" w:rsidRPr="00C82768" w14:paraId="0FDE6AD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480E333"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3F991297"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6E6AF661"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187AEB0A"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3E97A597" w14:textId="77777777" w:rsidR="00E36F0E" w:rsidRPr="00F1221C" w:rsidRDefault="00393DC0" w:rsidP="00E36F0E">
            <w:r w:rsidRPr="00F1221C">
              <w:t>Char Value:0-255</w:t>
            </w:r>
          </w:p>
          <w:p w14:paraId="5AB86C38"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701C7C6E" w14:textId="77777777" w:rsidR="00E36F0E" w:rsidRPr="0052707D" w:rsidRDefault="00393DC0" w:rsidP="00E36F0E">
            <w:pPr>
              <w:rPr>
                <w:highlight w:val="yellow"/>
              </w:rPr>
            </w:pPr>
            <w:r>
              <w:t>Pin</w:t>
            </w:r>
          </w:p>
        </w:tc>
      </w:tr>
      <w:tr w:rsidR="00E36F0E" w:rsidRPr="00C82768" w14:paraId="6298DBE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2B6977F"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11DEBC9B" w14:textId="77777777" w:rsidR="00E36F0E" w:rsidRPr="00DA43D2" w:rsidRDefault="00393DC0" w:rsidP="00E36F0E">
            <w:r>
              <w:t>WlanWpaPersonalSecurity</w:t>
            </w:r>
          </w:p>
        </w:tc>
        <w:tc>
          <w:tcPr>
            <w:tcW w:w="900" w:type="dxa"/>
            <w:tcBorders>
              <w:top w:val="single" w:sz="4" w:space="0" w:color="auto"/>
              <w:left w:val="single" w:sz="4" w:space="0" w:color="auto"/>
              <w:bottom w:val="single" w:sz="4" w:space="0" w:color="auto"/>
              <w:right w:val="single" w:sz="4" w:space="0" w:color="auto"/>
            </w:tcBorders>
          </w:tcPr>
          <w:p w14:paraId="28F63524"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08616DB7"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1CBAAB79" w14:textId="77777777" w:rsidR="00E36F0E" w:rsidRPr="00F1221C" w:rsidRDefault="00393DC0" w:rsidP="00E36F0E">
            <w:r w:rsidRPr="00F1221C">
              <w:t>Char Value:0-255</w:t>
            </w:r>
          </w:p>
          <w:p w14:paraId="4050F7F4"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7D4531EA" w14:textId="77777777" w:rsidR="00E36F0E" w:rsidRPr="0052707D" w:rsidRDefault="00393DC0" w:rsidP="00E36F0E">
            <w:pPr>
              <w:rPr>
                <w:highlight w:val="yellow"/>
              </w:rPr>
            </w:pPr>
            <w:r w:rsidRPr="007164A2">
              <w:t>WPA/WPA2</w:t>
            </w:r>
            <w:r>
              <w:t>/WPA3</w:t>
            </w:r>
            <w:r w:rsidRPr="007164A2">
              <w:t>-Personal Settings - password</w:t>
            </w:r>
          </w:p>
        </w:tc>
      </w:tr>
      <w:tr w:rsidR="00E36F0E" w:rsidRPr="00C82768" w14:paraId="4727213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D38734D"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19AC10AA" w14:textId="77777777" w:rsidR="00E36F0E" w:rsidRPr="00DA43D2" w:rsidRDefault="00393DC0" w:rsidP="00E36F0E">
            <w:r>
              <w:t>WlanPairwiseCipher</w:t>
            </w:r>
          </w:p>
        </w:tc>
        <w:tc>
          <w:tcPr>
            <w:tcW w:w="900" w:type="dxa"/>
            <w:tcBorders>
              <w:top w:val="single" w:sz="4" w:space="0" w:color="auto"/>
              <w:left w:val="single" w:sz="4" w:space="0" w:color="auto"/>
              <w:bottom w:val="single" w:sz="4" w:space="0" w:color="auto"/>
              <w:right w:val="single" w:sz="4" w:space="0" w:color="auto"/>
            </w:tcBorders>
          </w:tcPr>
          <w:p w14:paraId="79080C5E"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tcPr>
          <w:p w14:paraId="44CF5E58"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62633AE5"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13D756BC" w14:textId="77777777" w:rsidR="00E36F0E" w:rsidRPr="0052707D" w:rsidRDefault="00393DC0" w:rsidP="00E36F0E">
            <w:pPr>
              <w:rPr>
                <w:highlight w:val="yellow"/>
              </w:rPr>
            </w:pPr>
            <w:r w:rsidRPr="007164A2">
              <w:t>Pair cipher</w:t>
            </w:r>
          </w:p>
        </w:tc>
      </w:tr>
      <w:tr w:rsidR="00E36F0E" w:rsidRPr="00C82768" w14:paraId="5EBF6B9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33240A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79E7224D"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331BE9C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50E4FA78" w14:textId="77777777" w:rsidR="00E36F0E" w:rsidRDefault="00393DC0" w:rsidP="00E36F0E">
            <w:pPr>
              <w:rPr>
                <w:rFonts w:cs="Arial"/>
                <w:color w:val="000000"/>
              </w:rPr>
            </w:pPr>
            <w:r>
              <w:rPr>
                <w:rFonts w:cs="Arial"/>
                <w:color w:val="000000"/>
              </w:rPr>
              <w:t>PAIR_MIN</w:t>
            </w:r>
          </w:p>
        </w:tc>
        <w:tc>
          <w:tcPr>
            <w:tcW w:w="1170" w:type="dxa"/>
            <w:tcBorders>
              <w:top w:val="single" w:sz="4" w:space="0" w:color="auto"/>
              <w:left w:val="single" w:sz="4" w:space="0" w:color="auto"/>
              <w:bottom w:val="single" w:sz="4" w:space="0" w:color="auto"/>
              <w:right w:val="single" w:sz="4" w:space="0" w:color="auto"/>
            </w:tcBorders>
          </w:tcPr>
          <w:p w14:paraId="7B69B2BE"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tcPr>
          <w:p w14:paraId="20FB2B78" w14:textId="77777777" w:rsidR="00E36F0E" w:rsidRPr="0052707D" w:rsidRDefault="00E36F0E" w:rsidP="00E36F0E">
            <w:pPr>
              <w:rPr>
                <w:highlight w:val="yellow"/>
              </w:rPr>
            </w:pPr>
          </w:p>
        </w:tc>
      </w:tr>
      <w:tr w:rsidR="00E36F0E" w:rsidRPr="00C82768" w14:paraId="207A1DF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08F674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48791BE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693141E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21BAA0A6" w14:textId="77777777" w:rsidR="00E36F0E" w:rsidRDefault="00393DC0" w:rsidP="00E36F0E">
            <w:pPr>
              <w:rPr>
                <w:rFonts w:cs="Arial"/>
                <w:color w:val="000000"/>
              </w:rPr>
            </w:pPr>
            <w:r>
              <w:rPr>
                <w:rFonts w:cs="Arial"/>
                <w:color w:val="000000"/>
              </w:rPr>
              <w:t>PAIR_NONE</w:t>
            </w:r>
          </w:p>
        </w:tc>
        <w:tc>
          <w:tcPr>
            <w:tcW w:w="1170" w:type="dxa"/>
            <w:tcBorders>
              <w:top w:val="single" w:sz="4" w:space="0" w:color="auto"/>
              <w:left w:val="single" w:sz="4" w:space="0" w:color="auto"/>
              <w:bottom w:val="single" w:sz="4" w:space="0" w:color="auto"/>
              <w:right w:val="single" w:sz="4" w:space="0" w:color="auto"/>
            </w:tcBorders>
          </w:tcPr>
          <w:p w14:paraId="0FB1D6B3"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tcPr>
          <w:p w14:paraId="34865510" w14:textId="77777777" w:rsidR="00E36F0E" w:rsidRPr="007164A2" w:rsidRDefault="00393DC0" w:rsidP="00E36F0E">
            <w:r w:rsidRPr="007164A2">
              <w:t>None</w:t>
            </w:r>
          </w:p>
        </w:tc>
      </w:tr>
      <w:tr w:rsidR="00E36F0E" w:rsidRPr="00C82768" w14:paraId="385412E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7DBFD0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1D8596EF"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28FC0F9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68EDDEC0" w14:textId="77777777" w:rsidR="00E36F0E" w:rsidRDefault="00393DC0" w:rsidP="00E36F0E">
            <w:pPr>
              <w:rPr>
                <w:rFonts w:cs="Arial"/>
                <w:color w:val="000000"/>
              </w:rPr>
            </w:pPr>
            <w:r>
              <w:rPr>
                <w:rFonts w:cs="Arial"/>
                <w:color w:val="000000"/>
              </w:rPr>
              <w:t>PAIR_TKIP</w:t>
            </w:r>
          </w:p>
        </w:tc>
        <w:tc>
          <w:tcPr>
            <w:tcW w:w="1170" w:type="dxa"/>
            <w:tcBorders>
              <w:top w:val="single" w:sz="4" w:space="0" w:color="auto"/>
              <w:left w:val="single" w:sz="4" w:space="0" w:color="auto"/>
              <w:bottom w:val="single" w:sz="4" w:space="0" w:color="auto"/>
              <w:right w:val="single" w:sz="4" w:space="0" w:color="auto"/>
            </w:tcBorders>
          </w:tcPr>
          <w:p w14:paraId="08876AFB"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tcPr>
          <w:p w14:paraId="4E1FE2FE" w14:textId="77777777" w:rsidR="00E36F0E" w:rsidRPr="007164A2" w:rsidRDefault="00393DC0" w:rsidP="00E36F0E">
            <w:r>
              <w:t>TKIP</w:t>
            </w:r>
          </w:p>
        </w:tc>
      </w:tr>
      <w:tr w:rsidR="00E36F0E" w:rsidRPr="00C82768" w14:paraId="5CA988A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C64E4B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15A7AD1B"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5CA8B01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4E791111" w14:textId="77777777" w:rsidR="00E36F0E" w:rsidRDefault="00393DC0" w:rsidP="00E36F0E">
            <w:pPr>
              <w:rPr>
                <w:rFonts w:cs="Arial"/>
                <w:color w:val="000000"/>
              </w:rPr>
            </w:pPr>
            <w:r>
              <w:rPr>
                <w:rFonts w:cs="Arial"/>
                <w:color w:val="000000"/>
              </w:rPr>
              <w:t>PAIR_CCMP</w:t>
            </w:r>
          </w:p>
        </w:tc>
        <w:tc>
          <w:tcPr>
            <w:tcW w:w="1170" w:type="dxa"/>
            <w:tcBorders>
              <w:top w:val="single" w:sz="4" w:space="0" w:color="auto"/>
              <w:left w:val="single" w:sz="4" w:space="0" w:color="auto"/>
              <w:bottom w:val="single" w:sz="4" w:space="0" w:color="auto"/>
              <w:right w:val="single" w:sz="4" w:space="0" w:color="auto"/>
            </w:tcBorders>
          </w:tcPr>
          <w:p w14:paraId="15908C6D"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tcPr>
          <w:p w14:paraId="6567DD81" w14:textId="77777777" w:rsidR="00E36F0E" w:rsidRPr="007164A2" w:rsidRDefault="00393DC0" w:rsidP="00E36F0E">
            <w:r>
              <w:t>CCMP/AES</w:t>
            </w:r>
          </w:p>
        </w:tc>
      </w:tr>
      <w:tr w:rsidR="00E36F0E" w:rsidRPr="00C82768" w14:paraId="383F198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EEBA8D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61B8E87D"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0DBC0005"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005975EB" w14:textId="77777777" w:rsidR="00E36F0E" w:rsidRDefault="00393DC0" w:rsidP="00E36F0E">
            <w:pPr>
              <w:rPr>
                <w:rFonts w:cs="Arial"/>
                <w:color w:val="000000"/>
              </w:rPr>
            </w:pPr>
            <w:r>
              <w:rPr>
                <w:rFonts w:cs="Arial"/>
                <w:color w:val="000000"/>
              </w:rPr>
              <w:t>PAIR_TKIPCCMP</w:t>
            </w:r>
          </w:p>
        </w:tc>
        <w:tc>
          <w:tcPr>
            <w:tcW w:w="1170" w:type="dxa"/>
            <w:tcBorders>
              <w:top w:val="single" w:sz="4" w:space="0" w:color="auto"/>
              <w:left w:val="single" w:sz="4" w:space="0" w:color="auto"/>
              <w:bottom w:val="single" w:sz="4" w:space="0" w:color="auto"/>
              <w:right w:val="single" w:sz="4" w:space="0" w:color="auto"/>
            </w:tcBorders>
          </w:tcPr>
          <w:p w14:paraId="030D7165"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tcPr>
          <w:p w14:paraId="35C3EBF0" w14:textId="77777777" w:rsidR="00E36F0E" w:rsidRPr="007164A2" w:rsidRDefault="00393DC0" w:rsidP="00E36F0E">
            <w:r>
              <w:t>Mixmode – tkip or ccmp</w:t>
            </w:r>
          </w:p>
        </w:tc>
      </w:tr>
      <w:tr w:rsidR="00E36F0E" w:rsidRPr="00C82768" w14:paraId="21A674F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7C381F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525EFCAF"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2110B8B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198C0B78" w14:textId="77777777" w:rsidR="00E36F0E" w:rsidRDefault="00393DC0" w:rsidP="00E36F0E">
            <w:pPr>
              <w:rPr>
                <w:rFonts w:cs="Arial"/>
                <w:color w:val="000000"/>
              </w:rPr>
            </w:pPr>
            <w:r>
              <w:rPr>
                <w:rFonts w:cs="Arial"/>
                <w:color w:val="000000"/>
              </w:rPr>
              <w:t>PAIR_MAX</w:t>
            </w:r>
          </w:p>
        </w:tc>
        <w:tc>
          <w:tcPr>
            <w:tcW w:w="1170" w:type="dxa"/>
            <w:tcBorders>
              <w:top w:val="single" w:sz="4" w:space="0" w:color="auto"/>
              <w:left w:val="single" w:sz="4" w:space="0" w:color="auto"/>
              <w:bottom w:val="single" w:sz="4" w:space="0" w:color="auto"/>
              <w:right w:val="single" w:sz="4" w:space="0" w:color="auto"/>
            </w:tcBorders>
          </w:tcPr>
          <w:p w14:paraId="2CA0C825" w14:textId="77777777" w:rsidR="00E36F0E" w:rsidRDefault="00393DC0" w:rsidP="00E36F0E">
            <w:r>
              <w:t>0x5</w:t>
            </w:r>
          </w:p>
        </w:tc>
        <w:tc>
          <w:tcPr>
            <w:tcW w:w="3330" w:type="dxa"/>
            <w:tcBorders>
              <w:top w:val="single" w:sz="4" w:space="0" w:color="auto"/>
              <w:left w:val="single" w:sz="4" w:space="0" w:color="auto"/>
              <w:bottom w:val="single" w:sz="4" w:space="0" w:color="auto"/>
              <w:right w:val="single" w:sz="4" w:space="0" w:color="auto"/>
            </w:tcBorders>
          </w:tcPr>
          <w:p w14:paraId="2F2B0D35" w14:textId="77777777" w:rsidR="00E36F0E" w:rsidRPr="0052707D" w:rsidRDefault="00E36F0E" w:rsidP="00E36F0E">
            <w:pPr>
              <w:rPr>
                <w:highlight w:val="yellow"/>
              </w:rPr>
            </w:pPr>
          </w:p>
        </w:tc>
      </w:tr>
      <w:tr w:rsidR="00E36F0E" w:rsidRPr="00C82768" w14:paraId="174462C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9E1B885"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33706DCE" w14:textId="77777777" w:rsidR="00E36F0E" w:rsidRPr="00DA43D2" w:rsidRDefault="00393DC0" w:rsidP="00E36F0E">
            <w:r>
              <w:t>WlanGroupCipher</w:t>
            </w:r>
          </w:p>
        </w:tc>
        <w:tc>
          <w:tcPr>
            <w:tcW w:w="900" w:type="dxa"/>
            <w:tcBorders>
              <w:top w:val="single" w:sz="4" w:space="0" w:color="auto"/>
              <w:left w:val="single" w:sz="4" w:space="0" w:color="auto"/>
              <w:bottom w:val="single" w:sz="4" w:space="0" w:color="auto"/>
              <w:right w:val="single" w:sz="4" w:space="0" w:color="auto"/>
            </w:tcBorders>
          </w:tcPr>
          <w:p w14:paraId="7B31471B"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tcPr>
          <w:p w14:paraId="2C81DDC2"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0D251433"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6284AF42" w14:textId="77777777" w:rsidR="00E36F0E" w:rsidRPr="0052707D" w:rsidRDefault="00393DC0" w:rsidP="00E36F0E">
            <w:pPr>
              <w:rPr>
                <w:highlight w:val="yellow"/>
              </w:rPr>
            </w:pPr>
            <w:r w:rsidRPr="007164A2">
              <w:t>Group cipher</w:t>
            </w:r>
          </w:p>
        </w:tc>
      </w:tr>
      <w:tr w:rsidR="00E36F0E" w:rsidRPr="00C82768" w14:paraId="17B32AE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58F148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4D1493BB"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2974485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6D0848E2" w14:textId="77777777" w:rsidR="00E36F0E" w:rsidRDefault="00393DC0" w:rsidP="00E36F0E">
            <w:pPr>
              <w:rPr>
                <w:rFonts w:cs="Arial"/>
                <w:color w:val="000000"/>
              </w:rPr>
            </w:pPr>
            <w:r>
              <w:rPr>
                <w:rFonts w:cs="Arial"/>
                <w:color w:val="000000"/>
              </w:rPr>
              <w:t>GROUP_MIN</w:t>
            </w:r>
          </w:p>
        </w:tc>
        <w:tc>
          <w:tcPr>
            <w:tcW w:w="1170" w:type="dxa"/>
            <w:tcBorders>
              <w:top w:val="single" w:sz="4" w:space="0" w:color="auto"/>
              <w:left w:val="single" w:sz="4" w:space="0" w:color="auto"/>
              <w:bottom w:val="single" w:sz="4" w:space="0" w:color="auto"/>
              <w:right w:val="single" w:sz="4" w:space="0" w:color="auto"/>
            </w:tcBorders>
          </w:tcPr>
          <w:p w14:paraId="71E0FC09"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tcPr>
          <w:p w14:paraId="5F31E1E0" w14:textId="77777777" w:rsidR="00E36F0E" w:rsidRPr="0052707D" w:rsidRDefault="00E36F0E" w:rsidP="00E36F0E">
            <w:pPr>
              <w:rPr>
                <w:highlight w:val="yellow"/>
              </w:rPr>
            </w:pPr>
          </w:p>
        </w:tc>
      </w:tr>
      <w:tr w:rsidR="00E36F0E" w:rsidRPr="00C82768" w14:paraId="7C062E0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F8212F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4C1F9F1F"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742843F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47C48DE2" w14:textId="77777777" w:rsidR="00E36F0E" w:rsidRDefault="00393DC0" w:rsidP="00E36F0E">
            <w:pPr>
              <w:rPr>
                <w:rFonts w:cs="Arial"/>
                <w:color w:val="000000"/>
              </w:rPr>
            </w:pPr>
            <w:r>
              <w:rPr>
                <w:rFonts w:cs="Arial"/>
                <w:color w:val="000000"/>
              </w:rPr>
              <w:t>GROUP_NONE</w:t>
            </w:r>
          </w:p>
        </w:tc>
        <w:tc>
          <w:tcPr>
            <w:tcW w:w="1170" w:type="dxa"/>
            <w:tcBorders>
              <w:top w:val="single" w:sz="4" w:space="0" w:color="auto"/>
              <w:left w:val="single" w:sz="4" w:space="0" w:color="auto"/>
              <w:bottom w:val="single" w:sz="4" w:space="0" w:color="auto"/>
              <w:right w:val="single" w:sz="4" w:space="0" w:color="auto"/>
            </w:tcBorders>
          </w:tcPr>
          <w:p w14:paraId="5A83FCA1"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tcPr>
          <w:p w14:paraId="147F8B0D" w14:textId="77777777" w:rsidR="00E36F0E" w:rsidRPr="007164A2" w:rsidRDefault="00393DC0" w:rsidP="00E36F0E">
            <w:r w:rsidRPr="007164A2">
              <w:t>None</w:t>
            </w:r>
          </w:p>
        </w:tc>
      </w:tr>
      <w:tr w:rsidR="00E36F0E" w:rsidRPr="00C82768" w14:paraId="49A5AC8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42117F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54A03804"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2191C58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705377E0" w14:textId="77777777" w:rsidR="00E36F0E" w:rsidRDefault="00393DC0" w:rsidP="00E36F0E">
            <w:pPr>
              <w:rPr>
                <w:rFonts w:cs="Arial"/>
                <w:color w:val="000000"/>
              </w:rPr>
            </w:pPr>
            <w:r>
              <w:rPr>
                <w:rFonts w:cs="Arial"/>
                <w:color w:val="000000"/>
              </w:rPr>
              <w:t>GROUP_TKIP</w:t>
            </w:r>
          </w:p>
        </w:tc>
        <w:tc>
          <w:tcPr>
            <w:tcW w:w="1170" w:type="dxa"/>
            <w:tcBorders>
              <w:top w:val="single" w:sz="4" w:space="0" w:color="auto"/>
              <w:left w:val="single" w:sz="4" w:space="0" w:color="auto"/>
              <w:bottom w:val="single" w:sz="4" w:space="0" w:color="auto"/>
              <w:right w:val="single" w:sz="4" w:space="0" w:color="auto"/>
            </w:tcBorders>
          </w:tcPr>
          <w:p w14:paraId="4D2AB02E"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tcPr>
          <w:p w14:paraId="79B5AC73" w14:textId="77777777" w:rsidR="00E36F0E" w:rsidRPr="007164A2" w:rsidRDefault="00393DC0" w:rsidP="00E36F0E">
            <w:r>
              <w:t>TKIP</w:t>
            </w:r>
          </w:p>
        </w:tc>
      </w:tr>
      <w:tr w:rsidR="00E36F0E" w:rsidRPr="00C82768" w14:paraId="5FDBA6C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3D81DC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44FBC66B"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09F7D06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0303284F" w14:textId="77777777" w:rsidR="00E36F0E" w:rsidRDefault="00393DC0" w:rsidP="00E36F0E">
            <w:pPr>
              <w:rPr>
                <w:rFonts w:cs="Arial"/>
                <w:color w:val="000000"/>
              </w:rPr>
            </w:pPr>
            <w:r>
              <w:rPr>
                <w:rFonts w:cs="Arial"/>
                <w:color w:val="000000"/>
              </w:rPr>
              <w:t>GROUP_CCMP</w:t>
            </w:r>
          </w:p>
        </w:tc>
        <w:tc>
          <w:tcPr>
            <w:tcW w:w="1170" w:type="dxa"/>
            <w:tcBorders>
              <w:top w:val="single" w:sz="4" w:space="0" w:color="auto"/>
              <w:left w:val="single" w:sz="4" w:space="0" w:color="auto"/>
              <w:bottom w:val="single" w:sz="4" w:space="0" w:color="auto"/>
              <w:right w:val="single" w:sz="4" w:space="0" w:color="auto"/>
            </w:tcBorders>
          </w:tcPr>
          <w:p w14:paraId="2B2E2236"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tcPr>
          <w:p w14:paraId="23E33E59" w14:textId="77777777" w:rsidR="00E36F0E" w:rsidRPr="007164A2" w:rsidRDefault="00393DC0" w:rsidP="00E36F0E">
            <w:r>
              <w:t>CCMP/AES</w:t>
            </w:r>
          </w:p>
        </w:tc>
      </w:tr>
      <w:tr w:rsidR="00E36F0E" w:rsidRPr="00C82768" w14:paraId="672FED8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89B422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474645D6"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6DF1F0E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75B345F9" w14:textId="77777777" w:rsidR="00E36F0E" w:rsidRDefault="00393DC0" w:rsidP="00E36F0E">
            <w:pPr>
              <w:rPr>
                <w:rFonts w:cs="Arial"/>
                <w:color w:val="000000"/>
              </w:rPr>
            </w:pPr>
            <w:r>
              <w:rPr>
                <w:rFonts w:cs="Arial"/>
                <w:color w:val="000000"/>
              </w:rPr>
              <w:t>GROUP_TKIPCCMP</w:t>
            </w:r>
          </w:p>
        </w:tc>
        <w:tc>
          <w:tcPr>
            <w:tcW w:w="1170" w:type="dxa"/>
            <w:tcBorders>
              <w:top w:val="single" w:sz="4" w:space="0" w:color="auto"/>
              <w:left w:val="single" w:sz="4" w:space="0" w:color="auto"/>
              <w:bottom w:val="single" w:sz="4" w:space="0" w:color="auto"/>
              <w:right w:val="single" w:sz="4" w:space="0" w:color="auto"/>
            </w:tcBorders>
          </w:tcPr>
          <w:p w14:paraId="79905811"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tcPr>
          <w:p w14:paraId="318F72B2" w14:textId="77777777" w:rsidR="00E36F0E" w:rsidRPr="007164A2" w:rsidRDefault="00393DC0" w:rsidP="00E36F0E">
            <w:r>
              <w:t>Mixmode – tkip or ccmp</w:t>
            </w:r>
          </w:p>
        </w:tc>
      </w:tr>
      <w:tr w:rsidR="00E36F0E" w:rsidRPr="00C82768" w14:paraId="4B23B21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4B75BB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79461387"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10682E0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07B9E842" w14:textId="77777777" w:rsidR="00E36F0E" w:rsidRDefault="00393DC0" w:rsidP="00E36F0E">
            <w:pPr>
              <w:rPr>
                <w:rFonts w:cs="Arial"/>
                <w:color w:val="000000"/>
              </w:rPr>
            </w:pPr>
            <w:r>
              <w:rPr>
                <w:rFonts w:cs="Arial"/>
                <w:color w:val="000000"/>
              </w:rPr>
              <w:t>GROUP_MAX</w:t>
            </w:r>
          </w:p>
        </w:tc>
        <w:tc>
          <w:tcPr>
            <w:tcW w:w="1170" w:type="dxa"/>
            <w:tcBorders>
              <w:top w:val="single" w:sz="4" w:space="0" w:color="auto"/>
              <w:left w:val="single" w:sz="4" w:space="0" w:color="auto"/>
              <w:bottom w:val="single" w:sz="4" w:space="0" w:color="auto"/>
              <w:right w:val="single" w:sz="4" w:space="0" w:color="auto"/>
            </w:tcBorders>
          </w:tcPr>
          <w:p w14:paraId="020FE42D" w14:textId="77777777" w:rsidR="00E36F0E" w:rsidRDefault="00393DC0" w:rsidP="00E36F0E">
            <w:r>
              <w:t>0x5</w:t>
            </w:r>
          </w:p>
        </w:tc>
        <w:tc>
          <w:tcPr>
            <w:tcW w:w="3330" w:type="dxa"/>
            <w:tcBorders>
              <w:top w:val="single" w:sz="4" w:space="0" w:color="auto"/>
              <w:left w:val="single" w:sz="4" w:space="0" w:color="auto"/>
              <w:bottom w:val="single" w:sz="4" w:space="0" w:color="auto"/>
              <w:right w:val="single" w:sz="4" w:space="0" w:color="auto"/>
            </w:tcBorders>
          </w:tcPr>
          <w:p w14:paraId="36B14EAA" w14:textId="77777777" w:rsidR="00E36F0E" w:rsidRPr="0052707D" w:rsidRDefault="00E36F0E" w:rsidP="00E36F0E">
            <w:pPr>
              <w:rPr>
                <w:highlight w:val="yellow"/>
              </w:rPr>
            </w:pPr>
          </w:p>
        </w:tc>
      </w:tr>
      <w:tr w:rsidR="00E36F0E" w:rsidRPr="00C82768" w14:paraId="0E8111B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3730CA5"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5FB8E0F1" w14:textId="77777777" w:rsidR="00E36F0E" w:rsidRPr="00DA43D2" w:rsidRDefault="00393DC0" w:rsidP="00E36F0E">
            <w:r>
              <w:t>WlanWpaEnterprise</w:t>
            </w:r>
          </w:p>
        </w:tc>
        <w:tc>
          <w:tcPr>
            <w:tcW w:w="900" w:type="dxa"/>
            <w:tcBorders>
              <w:top w:val="single" w:sz="4" w:space="0" w:color="auto"/>
              <w:left w:val="single" w:sz="4" w:space="0" w:color="auto"/>
              <w:bottom w:val="single" w:sz="4" w:space="0" w:color="auto"/>
              <w:right w:val="single" w:sz="4" w:space="0" w:color="auto"/>
            </w:tcBorders>
          </w:tcPr>
          <w:p w14:paraId="529A76EF" w14:textId="77777777" w:rsidR="00E36F0E" w:rsidRDefault="00393DC0" w:rsidP="00E36F0E">
            <w:r>
              <w:t>TBD</w:t>
            </w:r>
          </w:p>
        </w:tc>
        <w:tc>
          <w:tcPr>
            <w:tcW w:w="1697" w:type="dxa"/>
            <w:tcBorders>
              <w:top w:val="single" w:sz="4" w:space="0" w:color="auto"/>
              <w:left w:val="single" w:sz="4" w:space="0" w:color="auto"/>
              <w:bottom w:val="single" w:sz="4" w:space="0" w:color="auto"/>
              <w:right w:val="single" w:sz="4" w:space="0" w:color="auto"/>
            </w:tcBorders>
          </w:tcPr>
          <w:p w14:paraId="0AD1928F"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24F0225C"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2B62F5EB" w14:textId="77777777" w:rsidR="00E36F0E" w:rsidRPr="007164A2" w:rsidRDefault="00393DC0" w:rsidP="00E36F0E">
            <w:pPr>
              <w:rPr>
                <w:highlight w:val="yellow"/>
              </w:rPr>
            </w:pPr>
            <w:r w:rsidRPr="007164A2">
              <w:t>TBD</w:t>
            </w:r>
          </w:p>
        </w:tc>
      </w:tr>
      <w:tr w:rsidR="00E36F0E" w:rsidRPr="00C82768" w14:paraId="12B79B6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8905433"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23FAD20A" w14:textId="77777777" w:rsidR="00E36F0E" w:rsidRPr="00DA43D2" w:rsidRDefault="00393DC0" w:rsidP="00E36F0E">
            <w:r>
              <w:t>WlanIpv4AddrType</w:t>
            </w:r>
          </w:p>
        </w:tc>
        <w:tc>
          <w:tcPr>
            <w:tcW w:w="900" w:type="dxa"/>
            <w:tcBorders>
              <w:top w:val="single" w:sz="4" w:space="0" w:color="auto"/>
              <w:left w:val="single" w:sz="4" w:space="0" w:color="auto"/>
              <w:bottom w:val="single" w:sz="4" w:space="0" w:color="auto"/>
              <w:right w:val="single" w:sz="4" w:space="0" w:color="auto"/>
            </w:tcBorders>
          </w:tcPr>
          <w:p w14:paraId="6858953C"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tcPr>
          <w:p w14:paraId="29620334"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3021A4A7"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15B66E71" w14:textId="77777777" w:rsidR="00E36F0E" w:rsidRPr="0052707D" w:rsidRDefault="00E36F0E" w:rsidP="00E36F0E">
            <w:pPr>
              <w:rPr>
                <w:highlight w:val="yellow"/>
              </w:rPr>
            </w:pPr>
          </w:p>
        </w:tc>
      </w:tr>
      <w:tr w:rsidR="00E36F0E" w:rsidRPr="00C82768" w14:paraId="11E5049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8D07FC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61C3B1B7"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2B8595F2"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3ED61DEF" w14:textId="77777777" w:rsidR="00E36F0E" w:rsidRDefault="00393DC0" w:rsidP="00E36F0E">
            <w:pPr>
              <w:rPr>
                <w:rFonts w:cs="Arial"/>
                <w:color w:val="000000"/>
              </w:rPr>
            </w:pPr>
            <w:r>
              <w:rPr>
                <w:rFonts w:cs="Arial"/>
                <w:color w:val="000000"/>
              </w:rPr>
              <w:t>WLAN_IPV4_ADDR_MIN</w:t>
            </w:r>
          </w:p>
        </w:tc>
        <w:tc>
          <w:tcPr>
            <w:tcW w:w="1170" w:type="dxa"/>
            <w:tcBorders>
              <w:top w:val="single" w:sz="4" w:space="0" w:color="auto"/>
              <w:left w:val="single" w:sz="4" w:space="0" w:color="auto"/>
              <w:bottom w:val="single" w:sz="4" w:space="0" w:color="auto"/>
              <w:right w:val="single" w:sz="4" w:space="0" w:color="auto"/>
            </w:tcBorders>
          </w:tcPr>
          <w:p w14:paraId="37473C6E"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tcPr>
          <w:p w14:paraId="42E6234C" w14:textId="77777777" w:rsidR="00E36F0E" w:rsidRPr="0052707D" w:rsidRDefault="00E36F0E" w:rsidP="00E36F0E">
            <w:pPr>
              <w:rPr>
                <w:highlight w:val="yellow"/>
              </w:rPr>
            </w:pPr>
          </w:p>
        </w:tc>
      </w:tr>
      <w:tr w:rsidR="00E36F0E" w:rsidRPr="00C82768" w14:paraId="27D4D22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9ECB5A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290150A9"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3280357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7B8F05EA" w14:textId="77777777" w:rsidR="00E36F0E" w:rsidRDefault="00393DC0" w:rsidP="00E36F0E">
            <w:pPr>
              <w:rPr>
                <w:rFonts w:cs="Arial"/>
                <w:color w:val="000000"/>
              </w:rPr>
            </w:pPr>
            <w:r>
              <w:rPr>
                <w:rFonts w:cs="Arial"/>
                <w:color w:val="000000"/>
              </w:rPr>
              <w:t>WLAN_IPV4_ADDR_NONE</w:t>
            </w:r>
          </w:p>
        </w:tc>
        <w:tc>
          <w:tcPr>
            <w:tcW w:w="1170" w:type="dxa"/>
            <w:tcBorders>
              <w:top w:val="single" w:sz="4" w:space="0" w:color="auto"/>
              <w:left w:val="single" w:sz="4" w:space="0" w:color="auto"/>
              <w:bottom w:val="single" w:sz="4" w:space="0" w:color="auto"/>
              <w:right w:val="single" w:sz="4" w:space="0" w:color="auto"/>
            </w:tcBorders>
          </w:tcPr>
          <w:p w14:paraId="38E2E85B"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tcPr>
          <w:p w14:paraId="73F8B8C2" w14:textId="77777777" w:rsidR="00E36F0E" w:rsidRDefault="00393DC0" w:rsidP="00E36F0E">
            <w:pPr>
              <w:rPr>
                <w:rFonts w:cs="Arial"/>
                <w:color w:val="000000"/>
              </w:rPr>
            </w:pPr>
            <w:r>
              <w:rPr>
                <w:rFonts w:cs="Arial"/>
                <w:color w:val="000000"/>
              </w:rPr>
              <w:t>No IPv4 Addressing is used</w:t>
            </w:r>
          </w:p>
        </w:tc>
      </w:tr>
      <w:tr w:rsidR="00E36F0E" w:rsidRPr="00C82768" w14:paraId="2A198E0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A8FF12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6F24033E"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539D4EB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54E0CF2A" w14:textId="77777777" w:rsidR="00E36F0E" w:rsidRDefault="00393DC0" w:rsidP="00E36F0E">
            <w:pPr>
              <w:rPr>
                <w:rFonts w:cs="Arial"/>
                <w:color w:val="000000"/>
              </w:rPr>
            </w:pPr>
            <w:r>
              <w:rPr>
                <w:rFonts w:cs="Arial"/>
                <w:color w:val="000000"/>
              </w:rPr>
              <w:t>WLAN_IPV4_ADDR_STATIC</w:t>
            </w:r>
          </w:p>
        </w:tc>
        <w:tc>
          <w:tcPr>
            <w:tcW w:w="1170" w:type="dxa"/>
            <w:tcBorders>
              <w:top w:val="single" w:sz="4" w:space="0" w:color="auto"/>
              <w:left w:val="single" w:sz="4" w:space="0" w:color="auto"/>
              <w:bottom w:val="single" w:sz="4" w:space="0" w:color="auto"/>
              <w:right w:val="single" w:sz="4" w:space="0" w:color="auto"/>
            </w:tcBorders>
          </w:tcPr>
          <w:p w14:paraId="4F78698E"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tcPr>
          <w:p w14:paraId="59764A9F" w14:textId="77777777" w:rsidR="00E36F0E" w:rsidRDefault="00393DC0" w:rsidP="00E36F0E">
            <w:pPr>
              <w:rPr>
                <w:rFonts w:cs="Arial"/>
                <w:color w:val="000000"/>
              </w:rPr>
            </w:pPr>
            <w:r>
              <w:rPr>
                <w:rFonts w:cs="Arial"/>
                <w:color w:val="000000"/>
              </w:rPr>
              <w:t>Static IPv4 Address</w:t>
            </w:r>
          </w:p>
        </w:tc>
      </w:tr>
      <w:tr w:rsidR="00E36F0E" w:rsidRPr="00C82768" w14:paraId="5C9FFF4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16A7B5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5D0A4F15"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6F88C55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6D07D6AC" w14:textId="77777777" w:rsidR="00E36F0E" w:rsidRDefault="00393DC0" w:rsidP="00E36F0E">
            <w:pPr>
              <w:rPr>
                <w:rFonts w:cs="Arial"/>
                <w:color w:val="000000"/>
              </w:rPr>
            </w:pPr>
            <w:r>
              <w:rPr>
                <w:rFonts w:cs="Arial"/>
                <w:color w:val="000000"/>
              </w:rPr>
              <w:t>WLAN_IPV4_ADDR_DHCP_CLIENT</w:t>
            </w:r>
          </w:p>
        </w:tc>
        <w:tc>
          <w:tcPr>
            <w:tcW w:w="1170" w:type="dxa"/>
            <w:tcBorders>
              <w:top w:val="single" w:sz="4" w:space="0" w:color="auto"/>
              <w:left w:val="single" w:sz="4" w:space="0" w:color="auto"/>
              <w:bottom w:val="single" w:sz="4" w:space="0" w:color="auto"/>
              <w:right w:val="single" w:sz="4" w:space="0" w:color="auto"/>
            </w:tcBorders>
          </w:tcPr>
          <w:p w14:paraId="60C381B0"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tcPr>
          <w:p w14:paraId="47532ADB" w14:textId="77777777" w:rsidR="00E36F0E" w:rsidRDefault="00393DC0" w:rsidP="00E36F0E">
            <w:pPr>
              <w:rPr>
                <w:rFonts w:cs="Arial"/>
                <w:color w:val="000000"/>
              </w:rPr>
            </w:pPr>
            <w:r>
              <w:rPr>
                <w:rFonts w:cs="Arial"/>
                <w:color w:val="000000"/>
              </w:rPr>
              <w:t>DHCP Client IPv4 Address</w:t>
            </w:r>
          </w:p>
        </w:tc>
      </w:tr>
      <w:tr w:rsidR="00E36F0E" w:rsidRPr="00C82768" w14:paraId="2437187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11234D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32811BD4"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1E156F0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375245AA" w14:textId="77777777" w:rsidR="00E36F0E" w:rsidRDefault="00393DC0" w:rsidP="00E36F0E">
            <w:pPr>
              <w:rPr>
                <w:rFonts w:cs="Arial"/>
                <w:color w:val="000000"/>
              </w:rPr>
            </w:pPr>
            <w:r>
              <w:rPr>
                <w:rFonts w:cs="Arial"/>
                <w:color w:val="000000"/>
              </w:rPr>
              <w:t>WLAN_IPV4_ADDR_DHCP_SERVER</w:t>
            </w:r>
          </w:p>
        </w:tc>
        <w:tc>
          <w:tcPr>
            <w:tcW w:w="1170" w:type="dxa"/>
            <w:tcBorders>
              <w:top w:val="single" w:sz="4" w:space="0" w:color="auto"/>
              <w:left w:val="single" w:sz="4" w:space="0" w:color="auto"/>
              <w:bottom w:val="single" w:sz="4" w:space="0" w:color="auto"/>
              <w:right w:val="single" w:sz="4" w:space="0" w:color="auto"/>
            </w:tcBorders>
          </w:tcPr>
          <w:p w14:paraId="6A475738"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tcPr>
          <w:p w14:paraId="4DE9FA60" w14:textId="77777777" w:rsidR="00E36F0E" w:rsidRDefault="00393DC0" w:rsidP="00E36F0E">
            <w:pPr>
              <w:rPr>
                <w:rFonts w:cs="Arial"/>
                <w:color w:val="000000"/>
              </w:rPr>
            </w:pPr>
            <w:r>
              <w:rPr>
                <w:rFonts w:cs="Arial"/>
                <w:color w:val="000000"/>
              </w:rPr>
              <w:t>DHCP Server IPv4 Address</w:t>
            </w:r>
          </w:p>
        </w:tc>
      </w:tr>
      <w:tr w:rsidR="00E36F0E" w:rsidRPr="00C82768" w14:paraId="10A83D0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0B2035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7836FB57"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7055379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10433105" w14:textId="77777777" w:rsidR="00E36F0E" w:rsidRDefault="00393DC0" w:rsidP="00E36F0E">
            <w:pPr>
              <w:rPr>
                <w:rFonts w:cs="Arial"/>
                <w:color w:val="000000"/>
              </w:rPr>
            </w:pPr>
            <w:r>
              <w:rPr>
                <w:rFonts w:cs="Arial"/>
                <w:color w:val="000000"/>
              </w:rPr>
              <w:t>WLAN_IPV4_ADDR_MAX</w:t>
            </w:r>
          </w:p>
        </w:tc>
        <w:tc>
          <w:tcPr>
            <w:tcW w:w="1170" w:type="dxa"/>
            <w:tcBorders>
              <w:top w:val="single" w:sz="4" w:space="0" w:color="auto"/>
              <w:left w:val="single" w:sz="4" w:space="0" w:color="auto"/>
              <w:bottom w:val="single" w:sz="4" w:space="0" w:color="auto"/>
              <w:right w:val="single" w:sz="4" w:space="0" w:color="auto"/>
            </w:tcBorders>
          </w:tcPr>
          <w:p w14:paraId="7CBC3C18" w14:textId="77777777" w:rsidR="00E36F0E" w:rsidRDefault="00393DC0" w:rsidP="00E36F0E">
            <w:r>
              <w:t>0x5</w:t>
            </w:r>
          </w:p>
        </w:tc>
        <w:tc>
          <w:tcPr>
            <w:tcW w:w="3330" w:type="dxa"/>
            <w:tcBorders>
              <w:top w:val="single" w:sz="4" w:space="0" w:color="auto"/>
              <w:left w:val="single" w:sz="4" w:space="0" w:color="auto"/>
              <w:bottom w:val="single" w:sz="4" w:space="0" w:color="auto"/>
              <w:right w:val="single" w:sz="4" w:space="0" w:color="auto"/>
            </w:tcBorders>
          </w:tcPr>
          <w:p w14:paraId="5C5A5629" w14:textId="77777777" w:rsidR="00E36F0E" w:rsidRPr="0052707D" w:rsidRDefault="00E36F0E" w:rsidP="00E36F0E">
            <w:pPr>
              <w:rPr>
                <w:highlight w:val="yellow"/>
              </w:rPr>
            </w:pPr>
          </w:p>
        </w:tc>
      </w:tr>
      <w:tr w:rsidR="00E36F0E" w:rsidRPr="00C82768" w14:paraId="48B9E09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13A4974"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5420B00C" w14:textId="77777777" w:rsidR="00E36F0E" w:rsidRPr="00DA43D2" w:rsidRDefault="00393DC0" w:rsidP="00E36F0E">
            <w:r>
              <w:t>WlanIpv4Addr</w:t>
            </w:r>
          </w:p>
        </w:tc>
        <w:tc>
          <w:tcPr>
            <w:tcW w:w="900" w:type="dxa"/>
            <w:tcBorders>
              <w:top w:val="single" w:sz="4" w:space="0" w:color="auto"/>
              <w:left w:val="single" w:sz="4" w:space="0" w:color="auto"/>
              <w:bottom w:val="single" w:sz="4" w:space="0" w:color="auto"/>
              <w:right w:val="single" w:sz="4" w:space="0" w:color="auto"/>
            </w:tcBorders>
          </w:tcPr>
          <w:p w14:paraId="050E8C16" w14:textId="77777777" w:rsidR="00E36F0E" w:rsidRDefault="00393DC0" w:rsidP="00E36F0E">
            <w:r>
              <w:t>-</w:t>
            </w:r>
          </w:p>
        </w:tc>
        <w:tc>
          <w:tcPr>
            <w:tcW w:w="1697" w:type="dxa"/>
            <w:tcBorders>
              <w:top w:val="single" w:sz="4" w:space="0" w:color="auto"/>
              <w:left w:val="single" w:sz="4" w:space="0" w:color="auto"/>
              <w:bottom w:val="single" w:sz="4" w:space="0" w:color="auto"/>
              <w:right w:val="single" w:sz="4" w:space="0" w:color="auto"/>
            </w:tcBorders>
          </w:tcPr>
          <w:p w14:paraId="1A20E5A9"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7B174AAD"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4798B739" w14:textId="77777777" w:rsidR="00E36F0E" w:rsidRPr="0052707D" w:rsidRDefault="00E36F0E" w:rsidP="00E36F0E">
            <w:pPr>
              <w:rPr>
                <w:highlight w:val="yellow"/>
              </w:rPr>
            </w:pPr>
          </w:p>
        </w:tc>
      </w:tr>
      <w:tr w:rsidR="00E36F0E" w:rsidRPr="00C82768" w14:paraId="71E1C6B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DEA0DB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371D3844"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77045C2C"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7D50EB28" w14:textId="77777777" w:rsidR="00E36F0E" w:rsidRDefault="00393DC0" w:rsidP="00E36F0E">
            <w:r>
              <w:t>Ip</w:t>
            </w:r>
          </w:p>
        </w:tc>
        <w:tc>
          <w:tcPr>
            <w:tcW w:w="1170" w:type="dxa"/>
            <w:tcBorders>
              <w:top w:val="single" w:sz="4" w:space="0" w:color="auto"/>
              <w:left w:val="single" w:sz="4" w:space="0" w:color="auto"/>
              <w:bottom w:val="single" w:sz="4" w:space="0" w:color="auto"/>
              <w:right w:val="single" w:sz="4" w:space="0" w:color="auto"/>
            </w:tcBorders>
          </w:tcPr>
          <w:p w14:paraId="245A6262" w14:textId="77777777" w:rsidR="00E36F0E" w:rsidRPr="00F1221C" w:rsidRDefault="00393DC0" w:rsidP="00E36F0E">
            <w:r w:rsidRPr="00F1221C">
              <w:t>Char Value:0-255</w:t>
            </w:r>
          </w:p>
          <w:p w14:paraId="3A7CFF07"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68507693" w14:textId="77777777" w:rsidR="00E36F0E" w:rsidRDefault="00393DC0" w:rsidP="00E36F0E">
            <w:pPr>
              <w:rPr>
                <w:rFonts w:cs="Arial"/>
                <w:color w:val="000000"/>
              </w:rPr>
            </w:pPr>
            <w:r>
              <w:rPr>
                <w:rFonts w:cs="Arial"/>
                <w:color w:val="000000"/>
              </w:rPr>
              <w:t>IP address of current connection</w:t>
            </w:r>
          </w:p>
        </w:tc>
      </w:tr>
      <w:tr w:rsidR="00E36F0E" w:rsidRPr="00C82768" w14:paraId="47C7E16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D91F24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6307D7C5"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3EED7BE8"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37B736DE" w14:textId="77777777" w:rsidR="00E36F0E" w:rsidRDefault="00393DC0" w:rsidP="00E36F0E">
            <w:r>
              <w:t>Netmask</w:t>
            </w:r>
          </w:p>
        </w:tc>
        <w:tc>
          <w:tcPr>
            <w:tcW w:w="1170" w:type="dxa"/>
            <w:tcBorders>
              <w:top w:val="single" w:sz="4" w:space="0" w:color="auto"/>
              <w:left w:val="single" w:sz="4" w:space="0" w:color="auto"/>
              <w:bottom w:val="single" w:sz="4" w:space="0" w:color="auto"/>
              <w:right w:val="single" w:sz="4" w:space="0" w:color="auto"/>
            </w:tcBorders>
          </w:tcPr>
          <w:p w14:paraId="0AC0B659" w14:textId="77777777" w:rsidR="00E36F0E" w:rsidRPr="00F1221C" w:rsidRDefault="00393DC0" w:rsidP="00E36F0E">
            <w:r w:rsidRPr="00F1221C">
              <w:t>Char Value:0-255</w:t>
            </w:r>
          </w:p>
          <w:p w14:paraId="1E2023B0"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5205E8FC" w14:textId="77777777" w:rsidR="00E36F0E" w:rsidRDefault="00393DC0" w:rsidP="00E36F0E">
            <w:pPr>
              <w:rPr>
                <w:rFonts w:cs="Arial"/>
                <w:color w:val="000000"/>
              </w:rPr>
            </w:pPr>
            <w:r>
              <w:rPr>
                <w:rFonts w:cs="Arial"/>
                <w:color w:val="000000"/>
              </w:rPr>
              <w:t>Netmask of currenct connection</w:t>
            </w:r>
          </w:p>
        </w:tc>
      </w:tr>
      <w:tr w:rsidR="00E36F0E" w:rsidRPr="00C82768" w14:paraId="625C06B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A1F7F7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056AD267"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6E1673C9"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6E64D2F6" w14:textId="77777777" w:rsidR="00E36F0E" w:rsidRDefault="00393DC0" w:rsidP="00E36F0E">
            <w:r>
              <w:t>Gateway</w:t>
            </w:r>
          </w:p>
        </w:tc>
        <w:tc>
          <w:tcPr>
            <w:tcW w:w="1170" w:type="dxa"/>
            <w:tcBorders>
              <w:top w:val="single" w:sz="4" w:space="0" w:color="auto"/>
              <w:left w:val="single" w:sz="4" w:space="0" w:color="auto"/>
              <w:bottom w:val="single" w:sz="4" w:space="0" w:color="auto"/>
              <w:right w:val="single" w:sz="4" w:space="0" w:color="auto"/>
            </w:tcBorders>
          </w:tcPr>
          <w:p w14:paraId="2CFE2BC4" w14:textId="77777777" w:rsidR="00E36F0E" w:rsidRPr="00F1221C" w:rsidRDefault="00393DC0" w:rsidP="00E36F0E">
            <w:r w:rsidRPr="00F1221C">
              <w:t>Char Value:0-255</w:t>
            </w:r>
          </w:p>
          <w:p w14:paraId="2DE1D68C"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4BF07241" w14:textId="77777777" w:rsidR="00E36F0E" w:rsidRDefault="00393DC0" w:rsidP="00E36F0E">
            <w:pPr>
              <w:rPr>
                <w:rFonts w:cs="Arial"/>
                <w:color w:val="000000"/>
              </w:rPr>
            </w:pPr>
            <w:r>
              <w:rPr>
                <w:rFonts w:cs="Arial"/>
                <w:color w:val="000000"/>
              </w:rPr>
              <w:t>default gateway of current connection</w:t>
            </w:r>
          </w:p>
        </w:tc>
      </w:tr>
      <w:tr w:rsidR="00E36F0E" w:rsidRPr="00C82768" w14:paraId="70E37E8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F79C7C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7DF1494C"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2C95D123"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0A84EE2E" w14:textId="77777777" w:rsidR="00E36F0E" w:rsidRDefault="00393DC0" w:rsidP="00E36F0E">
            <w:r>
              <w:t>dnsPref</w:t>
            </w:r>
          </w:p>
        </w:tc>
        <w:tc>
          <w:tcPr>
            <w:tcW w:w="1170" w:type="dxa"/>
            <w:tcBorders>
              <w:top w:val="single" w:sz="4" w:space="0" w:color="auto"/>
              <w:left w:val="single" w:sz="4" w:space="0" w:color="auto"/>
              <w:bottom w:val="single" w:sz="4" w:space="0" w:color="auto"/>
              <w:right w:val="single" w:sz="4" w:space="0" w:color="auto"/>
            </w:tcBorders>
          </w:tcPr>
          <w:p w14:paraId="28B2129C" w14:textId="77777777" w:rsidR="00E36F0E" w:rsidRPr="00F1221C" w:rsidRDefault="00393DC0" w:rsidP="00E36F0E">
            <w:r w:rsidRPr="00F1221C">
              <w:t>Char Value:0-255</w:t>
            </w:r>
          </w:p>
          <w:p w14:paraId="5280B17A"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2E25881D" w14:textId="77777777" w:rsidR="00E36F0E" w:rsidRDefault="00393DC0" w:rsidP="00E36F0E">
            <w:pPr>
              <w:rPr>
                <w:rFonts w:cs="Arial"/>
                <w:color w:val="000000"/>
              </w:rPr>
            </w:pPr>
            <w:r>
              <w:rPr>
                <w:rFonts w:cs="Arial"/>
                <w:color w:val="000000"/>
              </w:rPr>
              <w:t>Prefered DNS server</w:t>
            </w:r>
          </w:p>
        </w:tc>
      </w:tr>
      <w:tr w:rsidR="00E36F0E" w:rsidRPr="00C82768" w14:paraId="51FB6E5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278D6A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50CFC312"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4D7B73C9"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1415D597" w14:textId="77777777" w:rsidR="00E36F0E" w:rsidRDefault="00393DC0" w:rsidP="00E36F0E">
            <w:r>
              <w:t>dnsAlt</w:t>
            </w:r>
          </w:p>
        </w:tc>
        <w:tc>
          <w:tcPr>
            <w:tcW w:w="1170" w:type="dxa"/>
            <w:tcBorders>
              <w:top w:val="single" w:sz="4" w:space="0" w:color="auto"/>
              <w:left w:val="single" w:sz="4" w:space="0" w:color="auto"/>
              <w:bottom w:val="single" w:sz="4" w:space="0" w:color="auto"/>
              <w:right w:val="single" w:sz="4" w:space="0" w:color="auto"/>
            </w:tcBorders>
          </w:tcPr>
          <w:p w14:paraId="24AFC717" w14:textId="77777777" w:rsidR="00E36F0E" w:rsidRPr="00F1221C" w:rsidRDefault="00393DC0" w:rsidP="00E36F0E">
            <w:r w:rsidRPr="00F1221C">
              <w:t>Char Value:0-255</w:t>
            </w:r>
          </w:p>
          <w:p w14:paraId="067590E8"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6744B5B2" w14:textId="77777777" w:rsidR="00E36F0E" w:rsidRDefault="00393DC0" w:rsidP="00E36F0E">
            <w:pPr>
              <w:rPr>
                <w:rFonts w:cs="Arial"/>
                <w:color w:val="000000"/>
              </w:rPr>
            </w:pPr>
            <w:r>
              <w:rPr>
                <w:rFonts w:cs="Arial"/>
                <w:color w:val="000000"/>
              </w:rPr>
              <w:t>Secondary DNS server</w:t>
            </w:r>
          </w:p>
        </w:tc>
      </w:tr>
      <w:tr w:rsidR="00E36F0E" w:rsidRPr="00C82768" w14:paraId="69D5C02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5C3EE8C"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38A33186" w14:textId="77777777" w:rsidR="00E36F0E" w:rsidRPr="00DA43D2" w:rsidRDefault="00393DC0" w:rsidP="00E36F0E">
            <w:r>
              <w:t>WlanIpv6AddrType</w:t>
            </w:r>
          </w:p>
        </w:tc>
        <w:tc>
          <w:tcPr>
            <w:tcW w:w="900" w:type="dxa"/>
            <w:tcBorders>
              <w:top w:val="single" w:sz="4" w:space="0" w:color="auto"/>
              <w:left w:val="single" w:sz="4" w:space="0" w:color="auto"/>
              <w:bottom w:val="single" w:sz="4" w:space="0" w:color="auto"/>
              <w:right w:val="single" w:sz="4" w:space="0" w:color="auto"/>
            </w:tcBorders>
          </w:tcPr>
          <w:p w14:paraId="67AFB227"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tcPr>
          <w:p w14:paraId="5A525F27"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251944F8"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5577A3DA" w14:textId="77777777" w:rsidR="00E36F0E" w:rsidRPr="0052707D" w:rsidRDefault="00E36F0E" w:rsidP="00E36F0E">
            <w:pPr>
              <w:rPr>
                <w:highlight w:val="yellow"/>
              </w:rPr>
            </w:pPr>
          </w:p>
        </w:tc>
      </w:tr>
      <w:tr w:rsidR="00E36F0E" w:rsidRPr="00C82768" w14:paraId="6FEA5BD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8398FD4"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634F94ED"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7F112AED"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50A8B657" w14:textId="77777777" w:rsidR="00E36F0E" w:rsidRDefault="00393DC0" w:rsidP="00E36F0E">
            <w:pPr>
              <w:rPr>
                <w:rFonts w:cs="Arial"/>
                <w:color w:val="000000"/>
              </w:rPr>
            </w:pPr>
            <w:r>
              <w:rPr>
                <w:rFonts w:cs="Arial"/>
                <w:color w:val="000000"/>
              </w:rPr>
              <w:t>WLAN_IPV6_ADDR_MIN</w:t>
            </w:r>
          </w:p>
        </w:tc>
        <w:tc>
          <w:tcPr>
            <w:tcW w:w="1170" w:type="dxa"/>
            <w:tcBorders>
              <w:top w:val="single" w:sz="4" w:space="0" w:color="auto"/>
              <w:left w:val="single" w:sz="4" w:space="0" w:color="auto"/>
              <w:bottom w:val="single" w:sz="4" w:space="0" w:color="auto"/>
              <w:right w:val="single" w:sz="4" w:space="0" w:color="auto"/>
            </w:tcBorders>
          </w:tcPr>
          <w:p w14:paraId="73680557"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tcPr>
          <w:p w14:paraId="78A1BD5C" w14:textId="77777777" w:rsidR="00E36F0E" w:rsidRPr="0052707D" w:rsidRDefault="00E36F0E" w:rsidP="00E36F0E">
            <w:pPr>
              <w:rPr>
                <w:highlight w:val="yellow"/>
              </w:rPr>
            </w:pPr>
          </w:p>
        </w:tc>
      </w:tr>
      <w:tr w:rsidR="00E36F0E" w:rsidRPr="00C82768" w14:paraId="79013F5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CD25D3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7D4DCDAE"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2CD884D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096D3D65" w14:textId="77777777" w:rsidR="00E36F0E" w:rsidRDefault="00393DC0" w:rsidP="00E36F0E">
            <w:pPr>
              <w:rPr>
                <w:rFonts w:cs="Arial"/>
                <w:color w:val="000000"/>
              </w:rPr>
            </w:pPr>
            <w:r>
              <w:rPr>
                <w:rFonts w:cs="Arial"/>
                <w:color w:val="000000"/>
              </w:rPr>
              <w:t>WLAN_IPV6_ADDR_NONE</w:t>
            </w:r>
          </w:p>
        </w:tc>
        <w:tc>
          <w:tcPr>
            <w:tcW w:w="1170" w:type="dxa"/>
            <w:tcBorders>
              <w:top w:val="single" w:sz="4" w:space="0" w:color="auto"/>
              <w:left w:val="single" w:sz="4" w:space="0" w:color="auto"/>
              <w:bottom w:val="single" w:sz="4" w:space="0" w:color="auto"/>
              <w:right w:val="single" w:sz="4" w:space="0" w:color="auto"/>
            </w:tcBorders>
          </w:tcPr>
          <w:p w14:paraId="3ED906E3"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tcPr>
          <w:p w14:paraId="26E9F8F9" w14:textId="77777777" w:rsidR="00E36F0E" w:rsidRDefault="00393DC0" w:rsidP="00E36F0E">
            <w:pPr>
              <w:rPr>
                <w:rFonts w:cs="Arial"/>
                <w:color w:val="000000"/>
              </w:rPr>
            </w:pPr>
            <w:r>
              <w:rPr>
                <w:rFonts w:cs="Arial"/>
                <w:color w:val="000000"/>
              </w:rPr>
              <w:t>No IPv6 Addressing is used</w:t>
            </w:r>
          </w:p>
        </w:tc>
      </w:tr>
      <w:tr w:rsidR="00E36F0E" w:rsidRPr="00C82768" w14:paraId="5C1B9CF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FE91453"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6BBD94E2"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63058F0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674D9D64" w14:textId="77777777" w:rsidR="00E36F0E" w:rsidRDefault="00393DC0" w:rsidP="00E36F0E">
            <w:pPr>
              <w:rPr>
                <w:rFonts w:cs="Arial"/>
                <w:color w:val="000000"/>
              </w:rPr>
            </w:pPr>
            <w:r>
              <w:rPr>
                <w:rFonts w:cs="Arial"/>
                <w:color w:val="000000"/>
              </w:rPr>
              <w:t>WLAN_IPV6_ADDR_STATIC</w:t>
            </w:r>
          </w:p>
        </w:tc>
        <w:tc>
          <w:tcPr>
            <w:tcW w:w="1170" w:type="dxa"/>
            <w:tcBorders>
              <w:top w:val="single" w:sz="4" w:space="0" w:color="auto"/>
              <w:left w:val="single" w:sz="4" w:space="0" w:color="auto"/>
              <w:bottom w:val="single" w:sz="4" w:space="0" w:color="auto"/>
              <w:right w:val="single" w:sz="4" w:space="0" w:color="auto"/>
            </w:tcBorders>
          </w:tcPr>
          <w:p w14:paraId="279C03F5"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tcPr>
          <w:p w14:paraId="2750A6CC" w14:textId="77777777" w:rsidR="00E36F0E" w:rsidRDefault="00393DC0" w:rsidP="00E36F0E">
            <w:pPr>
              <w:rPr>
                <w:rFonts w:cs="Arial"/>
                <w:color w:val="000000"/>
              </w:rPr>
            </w:pPr>
            <w:r>
              <w:rPr>
                <w:rFonts w:cs="Arial"/>
                <w:color w:val="000000"/>
              </w:rPr>
              <w:t>Static IPv6 Address</w:t>
            </w:r>
          </w:p>
        </w:tc>
      </w:tr>
      <w:tr w:rsidR="00E36F0E" w:rsidRPr="00C82768" w14:paraId="6268E1F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A61030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66BCDFFA"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76E976D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75824F48" w14:textId="77777777" w:rsidR="00E36F0E" w:rsidRDefault="00393DC0" w:rsidP="00E36F0E">
            <w:pPr>
              <w:rPr>
                <w:rFonts w:cs="Arial"/>
                <w:color w:val="000000"/>
              </w:rPr>
            </w:pPr>
            <w:r>
              <w:rPr>
                <w:rFonts w:cs="Arial"/>
                <w:color w:val="000000"/>
              </w:rPr>
              <w:t>WLAN_IPV6_ADDR_MAX</w:t>
            </w:r>
          </w:p>
        </w:tc>
        <w:tc>
          <w:tcPr>
            <w:tcW w:w="1170" w:type="dxa"/>
            <w:tcBorders>
              <w:top w:val="single" w:sz="4" w:space="0" w:color="auto"/>
              <w:left w:val="single" w:sz="4" w:space="0" w:color="auto"/>
              <w:bottom w:val="single" w:sz="4" w:space="0" w:color="auto"/>
              <w:right w:val="single" w:sz="4" w:space="0" w:color="auto"/>
            </w:tcBorders>
          </w:tcPr>
          <w:p w14:paraId="23286A2E"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tcPr>
          <w:p w14:paraId="607E2546" w14:textId="77777777" w:rsidR="00E36F0E" w:rsidRPr="0052707D" w:rsidRDefault="00E36F0E" w:rsidP="00E36F0E">
            <w:pPr>
              <w:rPr>
                <w:highlight w:val="yellow"/>
              </w:rPr>
            </w:pPr>
          </w:p>
        </w:tc>
      </w:tr>
      <w:tr w:rsidR="00E36F0E" w:rsidRPr="00C82768" w14:paraId="0722E6E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CB1C461"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7AC79C8B" w14:textId="77777777" w:rsidR="00E36F0E" w:rsidRPr="00DA43D2" w:rsidRDefault="00393DC0" w:rsidP="00E36F0E">
            <w:r>
              <w:t>WlanIpv6Addr</w:t>
            </w:r>
          </w:p>
        </w:tc>
        <w:tc>
          <w:tcPr>
            <w:tcW w:w="900" w:type="dxa"/>
            <w:tcBorders>
              <w:top w:val="single" w:sz="4" w:space="0" w:color="auto"/>
              <w:left w:val="single" w:sz="4" w:space="0" w:color="auto"/>
              <w:bottom w:val="single" w:sz="4" w:space="0" w:color="auto"/>
              <w:right w:val="single" w:sz="4" w:space="0" w:color="auto"/>
            </w:tcBorders>
          </w:tcPr>
          <w:p w14:paraId="56CD827F" w14:textId="77777777" w:rsidR="00E36F0E" w:rsidRDefault="00393DC0" w:rsidP="00E36F0E">
            <w:r>
              <w:t>TBD</w:t>
            </w:r>
          </w:p>
        </w:tc>
        <w:tc>
          <w:tcPr>
            <w:tcW w:w="1697" w:type="dxa"/>
            <w:tcBorders>
              <w:top w:val="single" w:sz="4" w:space="0" w:color="auto"/>
              <w:left w:val="single" w:sz="4" w:space="0" w:color="auto"/>
              <w:bottom w:val="single" w:sz="4" w:space="0" w:color="auto"/>
              <w:right w:val="single" w:sz="4" w:space="0" w:color="auto"/>
            </w:tcBorders>
          </w:tcPr>
          <w:p w14:paraId="251421AC"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105C8DAB"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49B385DA" w14:textId="77777777" w:rsidR="00E36F0E" w:rsidRPr="0052707D" w:rsidRDefault="00E36F0E" w:rsidP="00E36F0E">
            <w:pPr>
              <w:rPr>
                <w:highlight w:val="yellow"/>
              </w:rPr>
            </w:pPr>
          </w:p>
        </w:tc>
      </w:tr>
      <w:tr w:rsidR="00E36F0E" w:rsidRPr="00C82768" w14:paraId="0FB238F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100ABD7"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71CD5056" w14:textId="77777777" w:rsidR="00E36F0E" w:rsidRPr="00DA43D2" w:rsidRDefault="00393DC0" w:rsidP="00E36F0E">
            <w:r>
              <w:t>ExclusiveUse</w:t>
            </w:r>
          </w:p>
        </w:tc>
        <w:tc>
          <w:tcPr>
            <w:tcW w:w="900" w:type="dxa"/>
            <w:tcBorders>
              <w:top w:val="single" w:sz="4" w:space="0" w:color="auto"/>
              <w:left w:val="single" w:sz="4" w:space="0" w:color="auto"/>
              <w:bottom w:val="single" w:sz="4" w:space="0" w:color="auto"/>
              <w:right w:val="single" w:sz="4" w:space="0" w:color="auto"/>
            </w:tcBorders>
          </w:tcPr>
          <w:p w14:paraId="6C8FEF65"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tcPr>
          <w:p w14:paraId="68DFF524"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72CC653B"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tcPr>
          <w:p w14:paraId="26546BA4" w14:textId="77777777" w:rsidR="00E36F0E" w:rsidRPr="0052707D" w:rsidRDefault="00393DC0" w:rsidP="00E36F0E">
            <w:pPr>
              <w:rPr>
                <w:highlight w:val="yellow"/>
              </w:rPr>
            </w:pPr>
            <w:r w:rsidRPr="007164A2">
              <w:t>Exclusive to WIR Client</w:t>
            </w:r>
          </w:p>
        </w:tc>
      </w:tr>
      <w:tr w:rsidR="00E36F0E" w:rsidRPr="00C82768" w14:paraId="45B9D72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33F182B"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668F0050" w14:textId="77777777" w:rsidR="00E36F0E" w:rsidRPr="00DA43D2" w:rsidRDefault="00393DC0" w:rsidP="00E36F0E">
            <w:r>
              <w:t>WlanProfileSource</w:t>
            </w:r>
          </w:p>
        </w:tc>
        <w:tc>
          <w:tcPr>
            <w:tcW w:w="900" w:type="dxa"/>
            <w:tcBorders>
              <w:top w:val="single" w:sz="4" w:space="0" w:color="auto"/>
              <w:left w:val="single" w:sz="4" w:space="0" w:color="auto"/>
              <w:bottom w:val="single" w:sz="4" w:space="0" w:color="auto"/>
              <w:right w:val="single" w:sz="4" w:space="0" w:color="auto"/>
            </w:tcBorders>
          </w:tcPr>
          <w:p w14:paraId="170BDCF9"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tcPr>
          <w:p w14:paraId="3D29031D"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69695463"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08D7468A" w14:textId="77777777" w:rsidR="00E36F0E" w:rsidRPr="0052707D" w:rsidRDefault="00393DC0" w:rsidP="00E36F0E">
            <w:pPr>
              <w:rPr>
                <w:highlight w:val="yellow"/>
              </w:rPr>
            </w:pPr>
            <w:r w:rsidRPr="007164A2">
              <w:t>Origin of the profile</w:t>
            </w:r>
          </w:p>
        </w:tc>
      </w:tr>
      <w:tr w:rsidR="00E36F0E" w:rsidRPr="00C82768" w14:paraId="506E926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580B84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362A8151"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17AFCE2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4E838953" w14:textId="77777777" w:rsidR="00E36F0E" w:rsidRDefault="00393DC0" w:rsidP="00E36F0E">
            <w:pPr>
              <w:rPr>
                <w:rFonts w:cs="Arial"/>
                <w:color w:val="000000"/>
              </w:rPr>
            </w:pPr>
            <w:r>
              <w:rPr>
                <w:rFonts w:cs="Arial"/>
                <w:color w:val="000000"/>
              </w:rPr>
              <w:t>PROFSRC_DEFAULT</w:t>
            </w:r>
          </w:p>
        </w:tc>
        <w:tc>
          <w:tcPr>
            <w:tcW w:w="1170" w:type="dxa"/>
            <w:tcBorders>
              <w:top w:val="single" w:sz="4" w:space="0" w:color="auto"/>
              <w:left w:val="single" w:sz="4" w:space="0" w:color="auto"/>
              <w:bottom w:val="single" w:sz="4" w:space="0" w:color="auto"/>
              <w:right w:val="single" w:sz="4" w:space="0" w:color="auto"/>
            </w:tcBorders>
          </w:tcPr>
          <w:p w14:paraId="27381DFB"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tcPr>
          <w:p w14:paraId="2EE2DE15" w14:textId="77777777" w:rsidR="00E36F0E" w:rsidRDefault="00393DC0" w:rsidP="00E36F0E">
            <w:pPr>
              <w:rPr>
                <w:rFonts w:cs="Arial"/>
                <w:color w:val="000000"/>
              </w:rPr>
            </w:pPr>
            <w:r>
              <w:rPr>
                <w:rFonts w:cs="Arial"/>
                <w:color w:val="000000"/>
              </w:rPr>
              <w:t>Default internal</w:t>
            </w:r>
          </w:p>
        </w:tc>
      </w:tr>
      <w:tr w:rsidR="00E36F0E" w:rsidRPr="00C82768" w14:paraId="128635C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CF49F1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0F88FFDE"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15CCA372"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66A6FDF1" w14:textId="77777777" w:rsidR="00E36F0E" w:rsidRDefault="00393DC0" w:rsidP="00E36F0E">
            <w:pPr>
              <w:rPr>
                <w:rFonts w:cs="Arial"/>
                <w:color w:val="000000"/>
              </w:rPr>
            </w:pPr>
            <w:r>
              <w:rPr>
                <w:rFonts w:cs="Arial"/>
                <w:color w:val="000000"/>
              </w:rPr>
              <w:t>PROFSRC_HMI</w:t>
            </w:r>
          </w:p>
        </w:tc>
        <w:tc>
          <w:tcPr>
            <w:tcW w:w="1170" w:type="dxa"/>
            <w:tcBorders>
              <w:top w:val="single" w:sz="4" w:space="0" w:color="auto"/>
              <w:left w:val="single" w:sz="4" w:space="0" w:color="auto"/>
              <w:bottom w:val="single" w:sz="4" w:space="0" w:color="auto"/>
              <w:right w:val="single" w:sz="4" w:space="0" w:color="auto"/>
            </w:tcBorders>
          </w:tcPr>
          <w:p w14:paraId="2F68E2DD"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tcPr>
          <w:p w14:paraId="65D409BB" w14:textId="77777777" w:rsidR="00E36F0E" w:rsidRDefault="00393DC0" w:rsidP="00E36F0E">
            <w:pPr>
              <w:rPr>
                <w:rFonts w:cs="Arial"/>
                <w:color w:val="000000"/>
              </w:rPr>
            </w:pPr>
            <w:r>
              <w:rPr>
                <w:rFonts w:cs="Arial"/>
                <w:color w:val="000000"/>
              </w:rPr>
              <w:t>HMI/User configured</w:t>
            </w:r>
          </w:p>
        </w:tc>
      </w:tr>
      <w:tr w:rsidR="00E36F0E" w:rsidRPr="00C82768" w14:paraId="04842ED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1CA143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00777F85"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0363C18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2502F71D" w14:textId="77777777" w:rsidR="00E36F0E" w:rsidRDefault="00393DC0" w:rsidP="00E36F0E">
            <w:pPr>
              <w:rPr>
                <w:rFonts w:cs="Arial"/>
                <w:color w:val="000000"/>
              </w:rPr>
            </w:pPr>
            <w:r>
              <w:rPr>
                <w:rFonts w:cs="Arial"/>
                <w:color w:val="000000"/>
              </w:rPr>
              <w:t>PROFSRC_CLOUD</w:t>
            </w:r>
          </w:p>
        </w:tc>
        <w:tc>
          <w:tcPr>
            <w:tcW w:w="1170" w:type="dxa"/>
            <w:tcBorders>
              <w:top w:val="single" w:sz="4" w:space="0" w:color="auto"/>
              <w:left w:val="single" w:sz="4" w:space="0" w:color="auto"/>
              <w:bottom w:val="single" w:sz="4" w:space="0" w:color="auto"/>
              <w:right w:val="single" w:sz="4" w:space="0" w:color="auto"/>
            </w:tcBorders>
          </w:tcPr>
          <w:p w14:paraId="7DCEC791"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tcPr>
          <w:p w14:paraId="00CAF0CA" w14:textId="77777777" w:rsidR="00E36F0E" w:rsidRDefault="00393DC0" w:rsidP="00E36F0E">
            <w:pPr>
              <w:rPr>
                <w:rFonts w:cs="Arial"/>
                <w:color w:val="000000"/>
              </w:rPr>
            </w:pPr>
            <w:r>
              <w:rPr>
                <w:rFonts w:cs="Arial"/>
                <w:color w:val="000000"/>
              </w:rPr>
              <w:t>Cloud pushed</w:t>
            </w:r>
          </w:p>
        </w:tc>
      </w:tr>
      <w:tr w:rsidR="00E36F0E" w:rsidRPr="00C82768" w14:paraId="2726729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E06473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31E8305C"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3394064D"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50C27962" w14:textId="77777777" w:rsidR="00E36F0E" w:rsidRDefault="00393DC0" w:rsidP="00E36F0E">
            <w:pPr>
              <w:rPr>
                <w:rFonts w:cs="Arial"/>
                <w:color w:val="000000"/>
              </w:rPr>
            </w:pPr>
            <w:r>
              <w:rPr>
                <w:rFonts w:cs="Arial"/>
                <w:color w:val="000000"/>
              </w:rPr>
              <w:t>PROFSRC_SPECIAL</w:t>
            </w:r>
          </w:p>
        </w:tc>
        <w:tc>
          <w:tcPr>
            <w:tcW w:w="1170" w:type="dxa"/>
            <w:tcBorders>
              <w:top w:val="single" w:sz="4" w:space="0" w:color="auto"/>
              <w:left w:val="single" w:sz="4" w:space="0" w:color="auto"/>
              <w:bottom w:val="single" w:sz="4" w:space="0" w:color="auto"/>
              <w:right w:val="single" w:sz="4" w:space="0" w:color="auto"/>
            </w:tcBorders>
          </w:tcPr>
          <w:p w14:paraId="4FB79465"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tcPr>
          <w:p w14:paraId="50C4C0D4" w14:textId="77777777" w:rsidR="00E36F0E" w:rsidRDefault="00393DC0" w:rsidP="00E36F0E">
            <w:pPr>
              <w:rPr>
                <w:rFonts w:cs="Arial"/>
                <w:color w:val="000000"/>
              </w:rPr>
            </w:pPr>
            <w:r>
              <w:rPr>
                <w:rFonts w:cs="Arial"/>
                <w:color w:val="000000"/>
              </w:rPr>
              <w:t>Special Intent</w:t>
            </w:r>
          </w:p>
        </w:tc>
      </w:tr>
      <w:tr w:rsidR="00E36F0E" w:rsidRPr="00C82768" w14:paraId="04F6312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905C73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3DB87F11"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69EF933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26EF1E8A" w14:textId="77777777" w:rsidR="00E36F0E" w:rsidRDefault="00393DC0" w:rsidP="00E36F0E">
            <w:pPr>
              <w:rPr>
                <w:rFonts w:cs="Arial"/>
                <w:color w:val="000000"/>
              </w:rPr>
            </w:pPr>
            <w:r>
              <w:rPr>
                <w:rFonts w:cs="Arial"/>
                <w:color w:val="000000"/>
              </w:rPr>
              <w:t>PROFSRC_PROV</w:t>
            </w:r>
          </w:p>
        </w:tc>
        <w:tc>
          <w:tcPr>
            <w:tcW w:w="1170" w:type="dxa"/>
            <w:tcBorders>
              <w:top w:val="single" w:sz="4" w:space="0" w:color="auto"/>
              <w:left w:val="single" w:sz="4" w:space="0" w:color="auto"/>
              <w:bottom w:val="single" w:sz="4" w:space="0" w:color="auto"/>
              <w:right w:val="single" w:sz="4" w:space="0" w:color="auto"/>
            </w:tcBorders>
          </w:tcPr>
          <w:p w14:paraId="3E735625"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tcPr>
          <w:p w14:paraId="69BCA441" w14:textId="77777777" w:rsidR="00E36F0E" w:rsidRDefault="00393DC0" w:rsidP="00E36F0E">
            <w:pPr>
              <w:rPr>
                <w:rFonts w:cs="Arial"/>
                <w:color w:val="000000"/>
              </w:rPr>
            </w:pPr>
            <w:r>
              <w:rPr>
                <w:rFonts w:cs="Arial"/>
                <w:color w:val="000000"/>
              </w:rPr>
              <w:t>EOL provisioned</w:t>
            </w:r>
          </w:p>
        </w:tc>
      </w:tr>
      <w:tr w:rsidR="00E36F0E" w:rsidRPr="00C82768" w14:paraId="6CD473E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3C848FB"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65A4BEA4" w14:textId="77777777" w:rsidR="00E36F0E" w:rsidRPr="00DA43D2" w:rsidRDefault="00393DC0" w:rsidP="00E36F0E">
            <w:r>
              <w:t>timestamp</w:t>
            </w:r>
          </w:p>
        </w:tc>
        <w:tc>
          <w:tcPr>
            <w:tcW w:w="900" w:type="dxa"/>
            <w:tcBorders>
              <w:top w:val="single" w:sz="4" w:space="0" w:color="auto"/>
              <w:left w:val="single" w:sz="4" w:space="0" w:color="auto"/>
              <w:bottom w:val="single" w:sz="4" w:space="0" w:color="auto"/>
              <w:right w:val="single" w:sz="4" w:space="0" w:color="auto"/>
            </w:tcBorders>
          </w:tcPr>
          <w:p w14:paraId="7C328459" w14:textId="77777777" w:rsidR="00E36F0E" w:rsidRDefault="00393DC0" w:rsidP="00E36F0E">
            <w:r>
              <w:t>Int64</w:t>
            </w:r>
          </w:p>
        </w:tc>
        <w:tc>
          <w:tcPr>
            <w:tcW w:w="1697" w:type="dxa"/>
            <w:tcBorders>
              <w:top w:val="single" w:sz="4" w:space="0" w:color="auto"/>
              <w:left w:val="single" w:sz="4" w:space="0" w:color="auto"/>
              <w:bottom w:val="single" w:sz="4" w:space="0" w:color="auto"/>
              <w:right w:val="single" w:sz="4" w:space="0" w:color="auto"/>
            </w:tcBorders>
          </w:tcPr>
          <w:p w14:paraId="390C4451" w14:textId="77777777" w:rsidR="00E36F0E" w:rsidRDefault="00393DC0" w:rsidP="00E36F0E">
            <w:r>
              <w:t>-</w:t>
            </w:r>
          </w:p>
          <w:p w14:paraId="26A5A62D" w14:textId="77777777" w:rsidR="00E36F0E" w:rsidRPr="007164A2" w:rsidRDefault="00E36F0E" w:rsidP="00E36F0E"/>
        </w:tc>
        <w:tc>
          <w:tcPr>
            <w:tcW w:w="1170" w:type="dxa"/>
            <w:tcBorders>
              <w:top w:val="single" w:sz="4" w:space="0" w:color="auto"/>
              <w:left w:val="single" w:sz="4" w:space="0" w:color="auto"/>
              <w:bottom w:val="single" w:sz="4" w:space="0" w:color="auto"/>
              <w:right w:val="single" w:sz="4" w:space="0" w:color="auto"/>
            </w:tcBorders>
          </w:tcPr>
          <w:p w14:paraId="3BE4E284" w14:textId="77777777" w:rsidR="00E36F0E" w:rsidRDefault="00393DC0" w:rsidP="00E36F0E">
            <w:r>
              <w:t>0-18446744073709551615</w:t>
            </w:r>
          </w:p>
        </w:tc>
        <w:tc>
          <w:tcPr>
            <w:tcW w:w="3330" w:type="dxa"/>
            <w:tcBorders>
              <w:top w:val="single" w:sz="4" w:space="0" w:color="auto"/>
              <w:left w:val="single" w:sz="4" w:space="0" w:color="auto"/>
              <w:bottom w:val="single" w:sz="4" w:space="0" w:color="auto"/>
              <w:right w:val="single" w:sz="4" w:space="0" w:color="auto"/>
            </w:tcBorders>
          </w:tcPr>
          <w:p w14:paraId="56D2B772" w14:textId="77777777" w:rsidR="00E36F0E" w:rsidRPr="0052707D" w:rsidRDefault="00393DC0" w:rsidP="00E36F0E">
            <w:pPr>
              <w:rPr>
                <w:highlight w:val="yellow"/>
              </w:rPr>
            </w:pPr>
            <w:r w:rsidRPr="007164A2">
              <w:t>Last known time stamp</w:t>
            </w:r>
          </w:p>
        </w:tc>
      </w:tr>
      <w:tr w:rsidR="00E36F0E" w:rsidRPr="00C82768" w14:paraId="78F359B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D6FE09B"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380852E1" w14:textId="77777777" w:rsidR="00E36F0E" w:rsidRPr="00DA43D2" w:rsidRDefault="00393DC0" w:rsidP="00E36F0E">
            <w:r>
              <w:t>hidden</w:t>
            </w:r>
          </w:p>
        </w:tc>
        <w:tc>
          <w:tcPr>
            <w:tcW w:w="900" w:type="dxa"/>
            <w:tcBorders>
              <w:top w:val="single" w:sz="4" w:space="0" w:color="auto"/>
              <w:left w:val="single" w:sz="4" w:space="0" w:color="auto"/>
              <w:bottom w:val="single" w:sz="4" w:space="0" w:color="auto"/>
              <w:right w:val="single" w:sz="4" w:space="0" w:color="auto"/>
            </w:tcBorders>
          </w:tcPr>
          <w:p w14:paraId="326060E6"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tcPr>
          <w:p w14:paraId="36722542"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540C1650"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tcPr>
          <w:p w14:paraId="6EC0E3E2" w14:textId="77777777" w:rsidR="00E36F0E" w:rsidRPr="0052707D" w:rsidRDefault="00393DC0" w:rsidP="00E36F0E">
            <w:pPr>
              <w:rPr>
                <w:highlight w:val="yellow"/>
              </w:rPr>
            </w:pPr>
            <w:r w:rsidRPr="007164A2">
              <w:t>Hidden AP</w:t>
            </w:r>
          </w:p>
        </w:tc>
      </w:tr>
      <w:tr w:rsidR="00E36F0E" w:rsidRPr="00C82768" w14:paraId="084F447C"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2AC5FB87" w14:textId="77777777" w:rsidR="00E36F0E" w:rsidRPr="00C82768" w:rsidRDefault="00393DC0" w:rsidP="00E36F0E">
            <w:r w:rsidRPr="00C82768">
              <w:rPr>
                <w:b/>
              </w:rPr>
              <w:t>Response</w:t>
            </w:r>
          </w:p>
        </w:tc>
      </w:tr>
      <w:tr w:rsidR="00E36F0E" w:rsidRPr="00C82768" w14:paraId="79E0E45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40305BD"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3000271" w14:textId="77777777" w:rsidR="00E36F0E" w:rsidRDefault="00393DC0" w:rsidP="00E36F0E">
            <w:r>
              <w:t>HmiRet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26AA0A4"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FA16329"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D65DC7C"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7C84A8E" w14:textId="77777777" w:rsidR="00E36F0E" w:rsidRDefault="00E36F0E" w:rsidP="00E36F0E"/>
        </w:tc>
      </w:tr>
      <w:tr w:rsidR="00E36F0E" w:rsidRPr="00C82768" w14:paraId="0EF1082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3A453F1"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2350DE9"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8635074"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5123D72" w14:textId="77777777" w:rsidR="00E36F0E" w:rsidRPr="00C82768" w:rsidRDefault="00393DC0" w:rsidP="00E36F0E">
            <w:r>
              <w:t>HMI_ERROR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7CC06F3" w14:textId="77777777" w:rsidR="00E36F0E" w:rsidRPr="008127A4"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933452A" w14:textId="77777777" w:rsidR="00E36F0E" w:rsidRDefault="00393DC0" w:rsidP="00E36F0E">
            <w:r>
              <w:t>Error/Failure</w:t>
            </w:r>
          </w:p>
        </w:tc>
      </w:tr>
      <w:tr w:rsidR="00E36F0E" w:rsidRPr="00C82768" w14:paraId="45F4FCB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FD31E08"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133EC86"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005C5CA"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881D2FE" w14:textId="77777777" w:rsidR="00E36F0E" w:rsidRPr="00C82768" w:rsidRDefault="00393DC0" w:rsidP="00E36F0E">
            <w:r>
              <w:t>HMI_SUCCESS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7881073" w14:textId="77777777" w:rsidR="00E36F0E" w:rsidRPr="008127A4"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9EBCBC4" w14:textId="77777777" w:rsidR="00E36F0E" w:rsidRDefault="00393DC0" w:rsidP="00E36F0E">
            <w:r>
              <w:t>Success</w:t>
            </w:r>
          </w:p>
        </w:tc>
      </w:tr>
      <w:tr w:rsidR="00E36F0E" w:rsidRPr="00C82768" w14:paraId="15B992C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28EC7A6"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A8E11BC" w14:textId="77777777" w:rsidR="00E36F0E" w:rsidRDefault="00393DC0" w:rsidP="00E36F0E">
            <w:r>
              <w:t>ssid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74B1863"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6F3658E"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28BDF63" w14:textId="77777777" w:rsidR="00E36F0E" w:rsidRPr="00F1221C" w:rsidRDefault="00393DC0" w:rsidP="00E36F0E">
            <w:r w:rsidRPr="00F1221C">
              <w:t>Char Value:0-255</w:t>
            </w:r>
          </w:p>
          <w:p w14:paraId="7B05BAE5"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5DFCC9E" w14:textId="77777777" w:rsidR="00E36F0E" w:rsidRPr="0052707D" w:rsidRDefault="00393DC0" w:rsidP="00E36F0E">
            <w:pPr>
              <w:rPr>
                <w:highlight w:val="yellow"/>
              </w:rPr>
            </w:pPr>
            <w:r w:rsidRPr="0003706A">
              <w:t>SSID</w:t>
            </w:r>
            <w:r>
              <w:t xml:space="preserve"> – scan result</w:t>
            </w:r>
          </w:p>
        </w:tc>
      </w:tr>
      <w:tr w:rsidR="00E36F0E" w:rsidRPr="00C82768" w14:paraId="6CE56A4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B3FC94A"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919C0D3" w14:textId="77777777" w:rsidR="00E36F0E" w:rsidRDefault="00393DC0" w:rsidP="00E36F0E">
            <w:r>
              <w:t>bssid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C07272E"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9770952"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6AD6110" w14:textId="77777777" w:rsidR="00E36F0E" w:rsidRPr="00F1221C" w:rsidRDefault="00393DC0" w:rsidP="00E36F0E">
            <w:r w:rsidRPr="00F1221C">
              <w:t>Char Value:0-255</w:t>
            </w:r>
          </w:p>
          <w:p w14:paraId="44716739"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D91C954" w14:textId="77777777" w:rsidR="00E36F0E" w:rsidRPr="0003706A" w:rsidRDefault="00393DC0" w:rsidP="00E36F0E">
            <w:r>
              <w:t>MAC address of AP – scan result</w:t>
            </w:r>
          </w:p>
        </w:tc>
      </w:tr>
      <w:tr w:rsidR="00E36F0E" w:rsidRPr="00C82768" w14:paraId="0436701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82A88DF"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2D1A8A7" w14:textId="77777777" w:rsidR="00E36F0E" w:rsidRDefault="00393DC0" w:rsidP="00E36F0E">
            <w:r w:rsidRPr="00DA43D2">
              <w:t>WlanChannel</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040001C"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2510C29"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A4C6081"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F1F0603" w14:textId="77777777" w:rsidR="00E36F0E" w:rsidRPr="0052707D" w:rsidRDefault="00393DC0" w:rsidP="00E36F0E">
            <w:pPr>
              <w:rPr>
                <w:highlight w:val="yellow"/>
              </w:rPr>
            </w:pPr>
            <w:r>
              <w:t>Channel</w:t>
            </w:r>
            <w:r w:rsidRPr="007164A2">
              <w:t xml:space="preserve"> of AP</w:t>
            </w:r>
            <w:r>
              <w:t xml:space="preserve"> – scan result</w:t>
            </w:r>
          </w:p>
        </w:tc>
      </w:tr>
      <w:tr w:rsidR="00E36F0E" w:rsidRPr="00C82768" w14:paraId="1376C31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77600E3"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50CCD9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73824D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FEA707F" w14:textId="77777777" w:rsidR="00E36F0E" w:rsidRDefault="00393DC0" w:rsidP="00E36F0E">
            <w:r>
              <w:t>Reserved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FEAA5E8" w14:textId="77777777" w:rsidR="00E36F0E" w:rsidRDefault="00393DC0" w:rsidP="00E36F0E">
            <w:r>
              <w:t>0x00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7EB9318" w14:textId="77777777" w:rsidR="00E36F0E" w:rsidRPr="0052707D" w:rsidRDefault="00E36F0E" w:rsidP="00E36F0E">
            <w:pPr>
              <w:rPr>
                <w:highlight w:val="yellow"/>
              </w:rPr>
            </w:pPr>
          </w:p>
        </w:tc>
      </w:tr>
      <w:tr w:rsidR="00E36F0E" w:rsidRPr="00C82768" w14:paraId="57FA41F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E26BB6B"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EF0D9F4"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8E63690"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2C812BE" w14:textId="77777777" w:rsidR="00E36F0E" w:rsidRPr="00C82768" w:rsidRDefault="00393DC0" w:rsidP="00E36F0E">
            <w:r>
              <w:t>WLAN_CH_1</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083FA77" w14:textId="77777777" w:rsidR="00E36F0E" w:rsidRPr="00C82768" w:rsidRDefault="00393DC0" w:rsidP="00E36F0E">
            <w:r>
              <w:t>0x01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22C4905" w14:textId="77777777" w:rsidR="00E36F0E" w:rsidRPr="00C82768" w:rsidRDefault="00E36F0E" w:rsidP="00E36F0E"/>
        </w:tc>
      </w:tr>
      <w:tr w:rsidR="00E36F0E" w:rsidRPr="00C82768" w14:paraId="2628879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6C0D341"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E75457F"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3F7EDA9"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9651BAD" w14:textId="77777777" w:rsidR="00E36F0E" w:rsidRPr="00C82768" w:rsidRDefault="00393DC0" w:rsidP="00E36F0E">
            <w:r>
              <w:t>WLAN_CH_2</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6E386ED" w14:textId="77777777" w:rsidR="00E36F0E" w:rsidRPr="00C82768" w:rsidRDefault="00393DC0" w:rsidP="00E36F0E">
            <w:r>
              <w:t>0x02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1BC0C17" w14:textId="77777777" w:rsidR="00E36F0E" w:rsidRPr="00C82768" w:rsidRDefault="00E36F0E" w:rsidP="00E36F0E"/>
        </w:tc>
      </w:tr>
      <w:tr w:rsidR="00E36F0E" w:rsidRPr="00C82768" w14:paraId="6FD0858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BE6F01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595AEB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A5BC4B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D97A44F" w14:textId="77777777" w:rsidR="00E36F0E" w:rsidRPr="00C82768" w:rsidRDefault="00393DC0" w:rsidP="00E36F0E">
            <w:r>
              <w:t>WLAN_CH_3</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D874B21" w14:textId="77777777" w:rsidR="00E36F0E" w:rsidRDefault="00393DC0" w:rsidP="00E36F0E">
            <w:r>
              <w:t>0x03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A5A287F" w14:textId="77777777" w:rsidR="00E36F0E" w:rsidRPr="00D70130" w:rsidRDefault="00E36F0E" w:rsidP="00E36F0E">
            <w:pPr>
              <w:rPr>
                <w:highlight w:val="yellow"/>
              </w:rPr>
            </w:pPr>
          </w:p>
        </w:tc>
      </w:tr>
      <w:tr w:rsidR="00E36F0E" w:rsidRPr="00C82768" w14:paraId="0E593C1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DA03DF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7766BDF"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51531D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926BBD5"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E00BE56"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D92A88E" w14:textId="77777777" w:rsidR="00E36F0E" w:rsidRPr="00D70130" w:rsidRDefault="00E36F0E" w:rsidP="00E36F0E">
            <w:pPr>
              <w:rPr>
                <w:highlight w:val="yellow"/>
              </w:rPr>
            </w:pPr>
          </w:p>
        </w:tc>
      </w:tr>
      <w:tr w:rsidR="00E36F0E" w:rsidRPr="00C82768" w14:paraId="38C8683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062CC1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93B8B3B"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C593538"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55B7691" w14:textId="77777777" w:rsidR="00E36F0E" w:rsidRDefault="00393DC0" w:rsidP="00E36F0E">
            <w:r>
              <w:t>WLAN_CH_165</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0E06E9E" w14:textId="77777777" w:rsidR="00E36F0E" w:rsidRDefault="00393DC0" w:rsidP="00E36F0E">
            <w:r>
              <w:t>0xA5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D008A5A" w14:textId="77777777" w:rsidR="00E36F0E" w:rsidRPr="0052707D" w:rsidRDefault="00E36F0E" w:rsidP="00E36F0E">
            <w:pPr>
              <w:rPr>
                <w:highlight w:val="yellow"/>
              </w:rPr>
            </w:pPr>
          </w:p>
        </w:tc>
      </w:tr>
      <w:tr w:rsidR="00E36F0E" w:rsidRPr="00C82768" w14:paraId="305BEDC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B524DA2" w14:textId="77777777" w:rsidR="00E36F0E" w:rsidRDefault="00393DC0" w:rsidP="00E36F0E">
            <w:pPr>
              <w:jc w:val="center"/>
            </w:pPr>
            <w:r>
              <w:lastRenderedPageBreak/>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F792947" w14:textId="77777777" w:rsidR="00E36F0E" w:rsidRDefault="00393DC0" w:rsidP="00E36F0E">
            <w:r>
              <w:t>Wlan Bandwidth</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6315227"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D294EFA"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4C79820"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823CC29" w14:textId="77777777" w:rsidR="00E36F0E" w:rsidRPr="00D70130" w:rsidRDefault="00E36F0E" w:rsidP="00E36F0E">
            <w:pPr>
              <w:rPr>
                <w:highlight w:val="yellow"/>
              </w:rPr>
            </w:pPr>
          </w:p>
        </w:tc>
      </w:tr>
      <w:tr w:rsidR="00E36F0E" w:rsidRPr="00C82768" w14:paraId="4B06D8C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1BDBD9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71E2815"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AF4A79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6CF00C8" w14:textId="77777777" w:rsidR="00E36F0E" w:rsidRDefault="00393DC0" w:rsidP="00E36F0E">
            <w:pPr>
              <w:rPr>
                <w:rFonts w:cs="Arial"/>
                <w:color w:val="000000"/>
              </w:rPr>
            </w:pPr>
            <w:r>
              <w:rPr>
                <w:rFonts w:cs="Arial"/>
                <w:color w:val="000000"/>
              </w:rPr>
              <w:t>WLAN_BW_MIN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E5DF52F" w14:textId="77777777" w:rsidR="00E36F0E" w:rsidRDefault="00393DC0" w:rsidP="00E36F0E">
            <w:pPr>
              <w:rPr>
                <w:rFonts w:cs="Arial"/>
                <w:color w:val="000000"/>
              </w:rPr>
            </w:pPr>
            <w:r>
              <w:rPr>
                <w:rFonts w:cs="Arial"/>
                <w:color w:val="000000"/>
              </w:rP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5940814" w14:textId="77777777" w:rsidR="00E36F0E" w:rsidRDefault="00393DC0" w:rsidP="00E36F0E">
            <w:pPr>
              <w:rPr>
                <w:rFonts w:cs="Arial"/>
                <w:color w:val="000000"/>
              </w:rPr>
            </w:pPr>
            <w:r>
              <w:rPr>
                <w:rFonts w:cs="Arial"/>
                <w:color w:val="000000"/>
              </w:rPr>
              <w:t> </w:t>
            </w:r>
          </w:p>
        </w:tc>
      </w:tr>
      <w:tr w:rsidR="00E36F0E" w:rsidRPr="00C82768" w14:paraId="20C227F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0B751B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3C5AF64"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1E6831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33FFBA0" w14:textId="77777777" w:rsidR="00E36F0E" w:rsidRDefault="00393DC0" w:rsidP="00E36F0E">
            <w:pPr>
              <w:rPr>
                <w:rFonts w:cs="Arial"/>
                <w:color w:val="000000"/>
              </w:rPr>
            </w:pPr>
            <w:r>
              <w:rPr>
                <w:rFonts w:cs="Arial"/>
                <w:color w:val="000000"/>
              </w:rPr>
              <w:t>WLAN_BW_MHZ20</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8A4DCAE" w14:textId="77777777" w:rsidR="00E36F0E" w:rsidRDefault="00393DC0" w:rsidP="00E36F0E">
            <w:pPr>
              <w:rPr>
                <w:rFonts w:cs="Arial"/>
                <w:color w:val="000000"/>
              </w:rPr>
            </w:pPr>
            <w:r>
              <w:rPr>
                <w:rFonts w:cs="Arial"/>
                <w:color w:val="000000"/>
              </w:rP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7B2C87C" w14:textId="77777777" w:rsidR="00E36F0E" w:rsidRDefault="00393DC0" w:rsidP="00E36F0E">
            <w:pPr>
              <w:rPr>
                <w:rFonts w:cs="Arial"/>
                <w:color w:val="000000"/>
              </w:rPr>
            </w:pPr>
            <w:r>
              <w:rPr>
                <w:rFonts w:cs="Arial"/>
                <w:color w:val="000000"/>
              </w:rPr>
              <w:t>20MHz channel</w:t>
            </w:r>
          </w:p>
        </w:tc>
      </w:tr>
      <w:tr w:rsidR="00E36F0E" w:rsidRPr="00C82768" w14:paraId="1079BD9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38436B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2344B0D"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B2FDE27"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66A735A" w14:textId="77777777" w:rsidR="00E36F0E" w:rsidRDefault="00393DC0" w:rsidP="00E36F0E">
            <w:pPr>
              <w:rPr>
                <w:rFonts w:cs="Arial"/>
                <w:color w:val="000000"/>
              </w:rPr>
            </w:pPr>
            <w:r>
              <w:rPr>
                <w:rFonts w:cs="Arial"/>
                <w:color w:val="000000"/>
              </w:rPr>
              <w:t>WLAN_BW_MHZ40</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CD84731" w14:textId="77777777" w:rsidR="00E36F0E" w:rsidRDefault="00393DC0" w:rsidP="00E36F0E">
            <w:pPr>
              <w:rPr>
                <w:rFonts w:cs="Arial"/>
                <w:color w:val="000000"/>
              </w:rPr>
            </w:pPr>
            <w:r>
              <w:rPr>
                <w:rFonts w:cs="Arial"/>
                <w:color w:val="000000"/>
              </w:rP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0301A9D" w14:textId="77777777" w:rsidR="00E36F0E" w:rsidRDefault="00393DC0" w:rsidP="00E36F0E">
            <w:pPr>
              <w:rPr>
                <w:rFonts w:cs="Arial"/>
                <w:color w:val="000000"/>
              </w:rPr>
            </w:pPr>
            <w:r>
              <w:rPr>
                <w:rFonts w:cs="Arial"/>
                <w:color w:val="000000"/>
              </w:rPr>
              <w:t>40MHz channel; must use 11n/11ac.  Few devices support on 2.4Ghz</w:t>
            </w:r>
          </w:p>
        </w:tc>
      </w:tr>
      <w:tr w:rsidR="00E36F0E" w:rsidRPr="00C82768" w14:paraId="44E42DA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96B51C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52D05C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B44606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932AAC8" w14:textId="77777777" w:rsidR="00E36F0E" w:rsidRDefault="00393DC0" w:rsidP="00E36F0E">
            <w:pPr>
              <w:rPr>
                <w:rFonts w:cs="Arial"/>
                <w:color w:val="000000"/>
              </w:rPr>
            </w:pPr>
            <w:r>
              <w:rPr>
                <w:rFonts w:cs="Arial"/>
                <w:color w:val="000000"/>
              </w:rPr>
              <w:t>WLAN_BW_MHZ80</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7CE7506" w14:textId="77777777" w:rsidR="00E36F0E" w:rsidRDefault="00393DC0" w:rsidP="00E36F0E">
            <w:pPr>
              <w:rPr>
                <w:rFonts w:cs="Arial"/>
                <w:color w:val="000000"/>
              </w:rPr>
            </w:pPr>
            <w:r>
              <w:rPr>
                <w:rFonts w:cs="Arial"/>
                <w:color w:val="000000"/>
              </w:rP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66C5420" w14:textId="77777777" w:rsidR="00E36F0E" w:rsidRDefault="00393DC0" w:rsidP="00E36F0E">
            <w:pPr>
              <w:rPr>
                <w:rFonts w:cs="Arial"/>
                <w:color w:val="000000"/>
              </w:rPr>
            </w:pPr>
            <w:r>
              <w:rPr>
                <w:rFonts w:cs="Arial"/>
                <w:color w:val="000000"/>
              </w:rPr>
              <w:t>80MHz channel; must use 11ac</w:t>
            </w:r>
          </w:p>
        </w:tc>
      </w:tr>
      <w:tr w:rsidR="00E36F0E" w:rsidRPr="00C82768" w14:paraId="17FD100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0B884A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1C6202F"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8CD8E47"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0D831FB" w14:textId="77777777" w:rsidR="00E36F0E" w:rsidRDefault="00393DC0" w:rsidP="00E36F0E">
            <w:pPr>
              <w:rPr>
                <w:rFonts w:cs="Arial"/>
                <w:color w:val="000000"/>
              </w:rPr>
            </w:pPr>
            <w:r>
              <w:rPr>
                <w:rFonts w:cs="Arial"/>
                <w:color w:val="000000"/>
              </w:rPr>
              <w:t>WLAN_BW_MHZ8080</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1022B25" w14:textId="77777777" w:rsidR="00E36F0E" w:rsidRDefault="00393DC0" w:rsidP="00E36F0E">
            <w:pPr>
              <w:rPr>
                <w:rFonts w:cs="Arial"/>
                <w:color w:val="000000"/>
              </w:rPr>
            </w:pPr>
            <w:r>
              <w:rPr>
                <w:rFonts w:cs="Arial"/>
                <w:color w:val="000000"/>
              </w:rP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B3E16C9" w14:textId="77777777" w:rsidR="00E36F0E" w:rsidRDefault="00393DC0" w:rsidP="00E36F0E">
            <w:pPr>
              <w:rPr>
                <w:rFonts w:cs="Arial"/>
                <w:color w:val="000000"/>
              </w:rPr>
            </w:pPr>
            <w:r>
              <w:rPr>
                <w:rFonts w:cs="Arial"/>
                <w:color w:val="000000"/>
              </w:rPr>
              <w:t>80-80MHz, 2 non-contiguous 80MHz; must use 11ac</w:t>
            </w:r>
          </w:p>
        </w:tc>
      </w:tr>
      <w:tr w:rsidR="00E36F0E" w:rsidRPr="00C82768" w14:paraId="0B8607C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25CFC3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444A6B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8BD9BE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D13587F" w14:textId="77777777" w:rsidR="00E36F0E" w:rsidRDefault="00393DC0" w:rsidP="00E36F0E">
            <w:pPr>
              <w:rPr>
                <w:rFonts w:cs="Arial"/>
                <w:color w:val="000000"/>
              </w:rPr>
            </w:pPr>
            <w:r>
              <w:rPr>
                <w:rFonts w:cs="Arial"/>
                <w:color w:val="000000"/>
              </w:rPr>
              <w:t>WLAN_BW_MHZ160</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A36B69D" w14:textId="77777777" w:rsidR="00E36F0E" w:rsidRDefault="00393DC0" w:rsidP="00E36F0E">
            <w:pPr>
              <w:rPr>
                <w:rFonts w:cs="Arial"/>
                <w:color w:val="000000"/>
              </w:rPr>
            </w:pPr>
            <w:r>
              <w:rPr>
                <w:rFonts w:cs="Arial"/>
                <w:color w:val="000000"/>
              </w:rPr>
              <w:t>0x5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0085A88" w14:textId="77777777" w:rsidR="00E36F0E" w:rsidRDefault="00393DC0" w:rsidP="00E36F0E">
            <w:pPr>
              <w:rPr>
                <w:rFonts w:cs="Arial"/>
                <w:color w:val="000000"/>
              </w:rPr>
            </w:pPr>
            <w:r>
              <w:rPr>
                <w:rFonts w:cs="Arial"/>
                <w:color w:val="000000"/>
              </w:rPr>
              <w:t>160MHz channel; must 11ac</w:t>
            </w:r>
          </w:p>
        </w:tc>
      </w:tr>
      <w:tr w:rsidR="00E36F0E" w:rsidRPr="00C82768" w14:paraId="20B143B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FE4EDD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C85A38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DDE678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8357909" w14:textId="77777777" w:rsidR="00E36F0E" w:rsidRDefault="00393DC0" w:rsidP="00E36F0E">
            <w:pPr>
              <w:rPr>
                <w:rFonts w:cs="Arial"/>
                <w:color w:val="000000"/>
              </w:rPr>
            </w:pPr>
            <w:r>
              <w:rPr>
                <w:rFonts w:cs="Arial"/>
                <w:color w:val="000000"/>
              </w:rPr>
              <w:t>WLAN_BW_MAX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6711873" w14:textId="77777777" w:rsidR="00E36F0E" w:rsidRDefault="00393DC0" w:rsidP="00E36F0E">
            <w:pPr>
              <w:rPr>
                <w:rFonts w:cs="Arial"/>
                <w:color w:val="000000"/>
              </w:rPr>
            </w:pPr>
            <w:r>
              <w:rPr>
                <w:rFonts w:cs="Arial"/>
                <w:color w:val="000000"/>
              </w:rPr>
              <w:t>0x6</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BC3C6DF" w14:textId="77777777" w:rsidR="00E36F0E" w:rsidRDefault="00393DC0" w:rsidP="00E36F0E">
            <w:pPr>
              <w:rPr>
                <w:rFonts w:cs="Arial"/>
                <w:color w:val="000000"/>
              </w:rPr>
            </w:pPr>
            <w:r>
              <w:rPr>
                <w:rFonts w:cs="Arial"/>
                <w:color w:val="000000"/>
              </w:rPr>
              <w:t> </w:t>
            </w:r>
          </w:p>
        </w:tc>
      </w:tr>
      <w:tr w:rsidR="00E36F0E" w:rsidRPr="00C82768" w14:paraId="07C0CF9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B7F69C5"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2097D6F" w14:textId="77777777" w:rsidR="00E36F0E" w:rsidRDefault="00393DC0" w:rsidP="00E36F0E">
            <w:r>
              <w:t>rssi</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11E077A" w14:textId="77777777" w:rsidR="00E36F0E" w:rsidRDefault="00393DC0" w:rsidP="00E36F0E">
            <w:r>
              <w:t xml:space="preserve">Int32 </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811D2C6"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ECFCEB8" w14:textId="77777777" w:rsidR="00E36F0E"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53A4C0D" w14:textId="77777777" w:rsidR="00E36F0E" w:rsidRDefault="00393DC0" w:rsidP="00E36F0E">
            <w:pPr>
              <w:rPr>
                <w:rFonts w:cs="Arial"/>
                <w:color w:val="000000"/>
              </w:rPr>
            </w:pPr>
            <w:r>
              <w:rPr>
                <w:rFonts w:cs="Arial"/>
                <w:color w:val="000000"/>
              </w:rPr>
              <w:t>RSSI of beacon/probe response</w:t>
            </w:r>
          </w:p>
          <w:p w14:paraId="78845514" w14:textId="77777777" w:rsidR="00E36F0E" w:rsidRPr="00D70130" w:rsidRDefault="00E36F0E" w:rsidP="00E36F0E">
            <w:pPr>
              <w:rPr>
                <w:highlight w:val="yellow"/>
              </w:rPr>
            </w:pPr>
          </w:p>
        </w:tc>
      </w:tr>
      <w:tr w:rsidR="00E36F0E" w:rsidRPr="00C82768" w14:paraId="736A23D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AE96A84"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7A81170" w14:textId="77777777" w:rsidR="00E36F0E" w:rsidRDefault="00393DC0" w:rsidP="00E36F0E">
            <w:r w:rsidRPr="00DA43D2">
              <w:t>WlanSecurity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5B1B41A"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D572F0C"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4B4C4E4"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5F21706" w14:textId="77777777" w:rsidR="00E36F0E" w:rsidRPr="0052707D" w:rsidRDefault="00393DC0" w:rsidP="00E36F0E">
            <w:pPr>
              <w:rPr>
                <w:highlight w:val="yellow"/>
              </w:rPr>
            </w:pPr>
            <w:r>
              <w:t>Security settings of scan results</w:t>
            </w:r>
          </w:p>
        </w:tc>
      </w:tr>
      <w:tr w:rsidR="00E36F0E" w:rsidRPr="00C82768" w14:paraId="7C29FCE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9EE913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04643E5"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2A7A2A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416A652" w14:textId="77777777" w:rsidR="00E36F0E" w:rsidRDefault="00393DC0" w:rsidP="00E36F0E">
            <w:r>
              <w:t>Reserved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3F77B99" w14:textId="77777777" w:rsidR="00E36F0E" w:rsidRDefault="00393DC0" w:rsidP="00E36F0E">
            <w:r>
              <w:t>0x00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84D6509" w14:textId="77777777" w:rsidR="00E36F0E" w:rsidRPr="0052707D" w:rsidRDefault="00E36F0E" w:rsidP="00E36F0E">
            <w:pPr>
              <w:rPr>
                <w:highlight w:val="yellow"/>
              </w:rPr>
            </w:pPr>
          </w:p>
        </w:tc>
      </w:tr>
      <w:tr w:rsidR="00E36F0E" w:rsidRPr="00C82768" w14:paraId="5D10378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1D84D0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2103CBF"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3F7233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B0E8E76" w14:textId="77777777" w:rsidR="00E36F0E" w:rsidRPr="00C82768" w:rsidRDefault="00393DC0" w:rsidP="00E36F0E">
            <w:r>
              <w:t>Open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87BEF0D" w14:textId="77777777" w:rsidR="00E36F0E" w:rsidRPr="00C82768" w:rsidRDefault="00393DC0" w:rsidP="00E36F0E">
            <w:r>
              <w:t>0x01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58EA9AD" w14:textId="77777777" w:rsidR="00E36F0E" w:rsidRPr="0052707D" w:rsidRDefault="00393DC0" w:rsidP="00E36F0E">
            <w:pPr>
              <w:rPr>
                <w:highlight w:val="yellow"/>
              </w:rPr>
            </w:pPr>
            <w:r w:rsidRPr="007164A2">
              <w:t>Open or no security</w:t>
            </w:r>
          </w:p>
        </w:tc>
      </w:tr>
      <w:tr w:rsidR="00E36F0E" w:rsidRPr="00C82768" w14:paraId="5C0478B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22EFC2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F8D24C9"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4C9161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160B5D7" w14:textId="77777777" w:rsidR="00E36F0E" w:rsidRPr="00C82768" w:rsidRDefault="00393DC0" w:rsidP="00E36F0E">
            <w:r>
              <w:t>WEP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62CB1E6" w14:textId="77777777" w:rsidR="00E36F0E" w:rsidRPr="00C82768" w:rsidRDefault="00393DC0" w:rsidP="00E36F0E">
            <w:r>
              <w:t>0x02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BB1B89F" w14:textId="77777777" w:rsidR="00E36F0E" w:rsidRPr="007164A2" w:rsidRDefault="00393DC0" w:rsidP="00E36F0E">
            <w:r>
              <w:t>WEP</w:t>
            </w:r>
          </w:p>
        </w:tc>
      </w:tr>
      <w:tr w:rsidR="00E36F0E" w:rsidRPr="00C82768" w14:paraId="54017A4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297CCD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49AFF99"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94C44B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DF5A3F6" w14:textId="77777777" w:rsidR="00E36F0E" w:rsidRDefault="00393DC0" w:rsidP="00E36F0E">
            <w:r>
              <w:t>WPS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39FC8AB" w14:textId="77777777" w:rsidR="00E36F0E" w:rsidRDefault="00393DC0" w:rsidP="00E36F0E">
            <w:r>
              <w:t>0x03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3E219B8" w14:textId="77777777" w:rsidR="00E36F0E" w:rsidRPr="007164A2" w:rsidRDefault="00393DC0" w:rsidP="00E36F0E">
            <w:r>
              <w:t>WPS (WiFi Protected Setup)</w:t>
            </w:r>
          </w:p>
        </w:tc>
      </w:tr>
      <w:tr w:rsidR="00E36F0E" w:rsidRPr="00C82768" w14:paraId="7E17AC7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7BC550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F179F19"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83F77F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5E94E1D" w14:textId="77777777" w:rsidR="00E36F0E" w:rsidRPr="00C82768" w:rsidRDefault="00393DC0" w:rsidP="00E36F0E">
            <w:r>
              <w:t>WPA_Personal</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2668839" w14:textId="77777777" w:rsidR="00E36F0E" w:rsidRDefault="00393DC0" w:rsidP="00E36F0E">
            <w:r>
              <w:t>0x04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284DCCE" w14:textId="77777777" w:rsidR="00E36F0E" w:rsidRPr="007164A2" w:rsidRDefault="00393DC0" w:rsidP="00E36F0E">
            <w:r>
              <w:t>WPA/WPA2/WPA3 Personal (passkey)</w:t>
            </w:r>
          </w:p>
        </w:tc>
      </w:tr>
      <w:tr w:rsidR="00E36F0E" w:rsidRPr="00C82768" w14:paraId="7B8A838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D40451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5A6967C"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2E7EFE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6EA8CF7" w14:textId="77777777" w:rsidR="00E36F0E" w:rsidRDefault="00393DC0" w:rsidP="00E36F0E">
            <w:r>
              <w:t>WPA_Enterprise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F2EADE2" w14:textId="77777777" w:rsidR="00E36F0E" w:rsidRDefault="00393DC0" w:rsidP="00E36F0E">
            <w:r>
              <w:t>0x05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CD17BE3" w14:textId="77777777" w:rsidR="00E36F0E" w:rsidRPr="007164A2" w:rsidRDefault="00393DC0" w:rsidP="00E36F0E">
            <w:r>
              <w:t>WPA/WPA2/WPA3 Enterprise (EAP-PEAP/EAP-TLS/etc) (not supported)</w:t>
            </w:r>
          </w:p>
        </w:tc>
      </w:tr>
      <w:tr w:rsidR="00E36F0E" w:rsidRPr="00C82768" w14:paraId="333C509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BE60BD3"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3604F55"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0D033C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E5EAF68" w14:textId="77777777" w:rsidR="00E36F0E" w:rsidRDefault="00393DC0" w:rsidP="00E36F0E">
            <w:r>
              <w:t>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17C1475" w14:textId="77777777" w:rsidR="00E36F0E" w:rsidRDefault="00393DC0" w:rsidP="00E36F0E">
            <w:r>
              <w:t>0x06</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02980BA" w14:textId="77777777" w:rsidR="00E36F0E" w:rsidRPr="007164A2" w:rsidRDefault="00E36F0E" w:rsidP="00E36F0E"/>
        </w:tc>
      </w:tr>
      <w:tr w:rsidR="00E36F0E" w:rsidRPr="00C82768" w14:paraId="4304034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BEB7ADB"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3D4F589" w14:textId="77777777" w:rsidR="00E36F0E" w:rsidRDefault="00393DC0" w:rsidP="00E36F0E">
            <w:r>
              <w:t>isWpsSupported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BDC314F"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95C6170"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812F94E"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AF2E33A" w14:textId="77777777" w:rsidR="00E36F0E" w:rsidRPr="0003706A" w:rsidRDefault="00393DC0" w:rsidP="00E36F0E">
            <w:pPr>
              <w:rPr>
                <w:rFonts w:cs="Arial"/>
                <w:color w:val="000000"/>
              </w:rPr>
            </w:pPr>
            <w:r>
              <w:rPr>
                <w:rFonts w:cs="Arial"/>
                <w:color w:val="000000"/>
              </w:rPr>
              <w:t>does AP support WPS</w:t>
            </w:r>
          </w:p>
        </w:tc>
      </w:tr>
      <w:tr w:rsidR="00E36F0E" w:rsidRPr="00C82768" w14:paraId="2430113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BFDD6FE"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42D83D9" w14:textId="77777777" w:rsidR="00E36F0E" w:rsidRDefault="00393DC0" w:rsidP="00E36F0E">
            <w:r>
              <w:t>isEssSupported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127F0CE"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44DC18F"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6078A07"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A471651" w14:textId="77777777" w:rsidR="00E36F0E" w:rsidRPr="0003706A" w:rsidRDefault="00393DC0" w:rsidP="00E36F0E">
            <w:pPr>
              <w:rPr>
                <w:rFonts w:cs="Arial"/>
                <w:color w:val="000000"/>
              </w:rPr>
            </w:pPr>
            <w:r>
              <w:rPr>
                <w:rFonts w:cs="Arial"/>
                <w:color w:val="000000"/>
              </w:rPr>
              <w:t>is AP part of an Extended Service Set</w:t>
            </w:r>
          </w:p>
        </w:tc>
      </w:tr>
      <w:tr w:rsidR="00E36F0E" w:rsidRPr="00C82768" w14:paraId="137696D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3116B7B"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E553B3B" w14:textId="77777777" w:rsidR="00E36F0E" w:rsidRDefault="00393DC0" w:rsidP="00E36F0E">
            <w:r>
              <w:t>ipV4Addr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6CE0F57"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A2F4C53"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390168D" w14:textId="77777777" w:rsidR="00E36F0E" w:rsidRPr="00F1221C" w:rsidRDefault="00393DC0" w:rsidP="00E36F0E">
            <w:r w:rsidRPr="00F1221C">
              <w:t>Char Value:0-255</w:t>
            </w:r>
          </w:p>
          <w:p w14:paraId="49BDBF37"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F5D9054" w14:textId="77777777" w:rsidR="00E36F0E" w:rsidRPr="00D70130" w:rsidRDefault="00393DC0" w:rsidP="00E36F0E">
            <w:pPr>
              <w:rPr>
                <w:highlight w:val="yellow"/>
              </w:rPr>
            </w:pPr>
            <w:r w:rsidRPr="0003706A">
              <w:t>IPv4 address</w:t>
            </w:r>
          </w:p>
        </w:tc>
      </w:tr>
      <w:tr w:rsidR="00E36F0E" w:rsidRPr="00C82768" w14:paraId="16E1E86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785BC60"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0989BE5" w14:textId="77777777" w:rsidR="00E36F0E" w:rsidRDefault="00393DC0" w:rsidP="00E36F0E">
            <w:r>
              <w:t>netmask</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9A1850C"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479E3B8"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321D2D3" w14:textId="77777777" w:rsidR="00E36F0E" w:rsidRPr="00F1221C" w:rsidRDefault="00393DC0" w:rsidP="00E36F0E">
            <w:r w:rsidRPr="00F1221C">
              <w:t>Char Value:0-255</w:t>
            </w:r>
          </w:p>
          <w:p w14:paraId="03A1BF59" w14:textId="77777777" w:rsidR="00E36F0E" w:rsidRPr="004012D3"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F3672E0" w14:textId="77777777" w:rsidR="00E36F0E" w:rsidRPr="004012D3" w:rsidRDefault="00393DC0" w:rsidP="00E36F0E">
            <w:pPr>
              <w:rPr>
                <w:highlight w:val="yellow"/>
              </w:rPr>
            </w:pPr>
            <w:r w:rsidRPr="004012D3">
              <w:t>Net mask</w:t>
            </w:r>
          </w:p>
        </w:tc>
      </w:tr>
      <w:tr w:rsidR="00E36F0E" w:rsidRPr="00C82768" w14:paraId="71124F5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39D4F9E"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50453EF" w14:textId="77777777" w:rsidR="00E36F0E" w:rsidRDefault="00393DC0" w:rsidP="00E36F0E">
            <w:r>
              <w:t>connected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214FBA0"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A05F015"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0D82FFF"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0B5FF5C" w14:textId="77777777" w:rsidR="00E36F0E" w:rsidRPr="0003706A" w:rsidRDefault="00393DC0" w:rsidP="00E36F0E">
            <w:pPr>
              <w:rPr>
                <w:rFonts w:cs="Arial"/>
                <w:color w:val="000000"/>
              </w:rPr>
            </w:pPr>
            <w:r>
              <w:rPr>
                <w:rFonts w:cs="Arial"/>
                <w:color w:val="000000"/>
              </w:rPr>
              <w:t>connected to AP</w:t>
            </w:r>
          </w:p>
        </w:tc>
      </w:tr>
      <w:tr w:rsidR="00E36F0E" w:rsidRPr="00C82768" w14:paraId="0FAD98F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67A1A5C"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5523B52" w14:textId="77777777" w:rsidR="00E36F0E" w:rsidRDefault="00393DC0" w:rsidP="00E36F0E">
            <w:r>
              <w:t>prevConnected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EBABB50"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CB0D617"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711E4BA"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480B281" w14:textId="77777777" w:rsidR="00E36F0E" w:rsidRDefault="00393DC0" w:rsidP="00E36F0E">
            <w:pPr>
              <w:rPr>
                <w:rFonts w:cs="Arial"/>
                <w:color w:val="000000"/>
              </w:rPr>
            </w:pPr>
            <w:r>
              <w:rPr>
                <w:rFonts w:cs="Arial"/>
                <w:color w:val="000000"/>
              </w:rPr>
              <w:t>Previously connected AP</w:t>
            </w:r>
          </w:p>
          <w:p w14:paraId="584CA6F3" w14:textId="77777777" w:rsidR="00E36F0E" w:rsidRPr="0003706A" w:rsidRDefault="00E36F0E" w:rsidP="00E36F0E">
            <w:pPr>
              <w:rPr>
                <w:rFonts w:cs="Arial"/>
                <w:color w:val="000000"/>
              </w:rPr>
            </w:pPr>
          </w:p>
        </w:tc>
      </w:tr>
      <w:tr w:rsidR="00E36F0E" w:rsidRPr="00C82768" w14:paraId="3ED6E3D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1D0EECE"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766107B" w14:textId="77777777" w:rsidR="00E36F0E" w:rsidRDefault="00393DC0" w:rsidP="00E36F0E">
            <w:r>
              <w:t>isHidden</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19308A3"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0BF39C5"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3180B45"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C74FB3B" w14:textId="77777777" w:rsidR="00E36F0E" w:rsidRPr="0003706A" w:rsidRDefault="00393DC0" w:rsidP="00E36F0E">
            <w:pPr>
              <w:rPr>
                <w:rFonts w:cs="Arial"/>
                <w:color w:val="000000"/>
              </w:rPr>
            </w:pPr>
            <w:r>
              <w:rPr>
                <w:rFonts w:cs="Arial"/>
                <w:color w:val="000000"/>
              </w:rPr>
              <w:t>Hidden AP</w:t>
            </w:r>
          </w:p>
        </w:tc>
      </w:tr>
      <w:tr w:rsidR="00E36F0E" w:rsidRPr="00C82768" w14:paraId="3325DCA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4F0BFE5"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2FEA4E2" w14:textId="77777777" w:rsidR="00E36F0E" w:rsidRDefault="00393DC0" w:rsidP="00E36F0E">
            <w:r>
              <w:t>WifiConnectionType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E085322"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06A21CF"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29FCFC1"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7F1D284" w14:textId="77777777" w:rsidR="00E36F0E" w:rsidRPr="0003706A" w:rsidRDefault="00E36F0E" w:rsidP="00E36F0E">
            <w:pPr>
              <w:rPr>
                <w:rFonts w:cs="Arial"/>
                <w:color w:val="000000"/>
              </w:rPr>
            </w:pPr>
          </w:p>
        </w:tc>
      </w:tr>
      <w:tr w:rsidR="00E36F0E" w:rsidRPr="00C82768" w14:paraId="6DF1B79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E8EF68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D95005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83B259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01E8BE4" w14:textId="77777777" w:rsidR="00E36F0E" w:rsidRDefault="00393DC0" w:rsidP="00E36F0E">
            <w:pPr>
              <w:rPr>
                <w:rFonts w:cs="Arial"/>
                <w:color w:val="000000"/>
              </w:rPr>
            </w:pPr>
            <w:r>
              <w:rPr>
                <w:rFonts w:cs="Arial"/>
                <w:color w:val="000000"/>
              </w:rPr>
              <w:t>CONNECTION_TYPE_PIN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EE988D6" w14:textId="77777777" w:rsidR="00E36F0E" w:rsidRDefault="00393DC0" w:rsidP="00E36F0E">
            <w:pPr>
              <w:rPr>
                <w:rFonts w:cs="Arial"/>
                <w:color w:val="000000"/>
              </w:rPr>
            </w:pPr>
            <w:r>
              <w:rPr>
                <w:rFonts w:cs="Arial"/>
                <w:color w:val="000000"/>
              </w:rP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0335FDF" w14:textId="77777777" w:rsidR="00E36F0E" w:rsidRDefault="00393DC0" w:rsidP="00E36F0E">
            <w:pPr>
              <w:rPr>
                <w:rFonts w:cs="Arial"/>
                <w:color w:val="000000"/>
              </w:rPr>
            </w:pPr>
            <w:r>
              <w:rPr>
                <w:rFonts w:cs="Arial"/>
                <w:color w:val="000000"/>
              </w:rPr>
              <w:t>PIN</w:t>
            </w:r>
          </w:p>
        </w:tc>
      </w:tr>
      <w:tr w:rsidR="00E36F0E" w:rsidRPr="00C82768" w14:paraId="012F5E6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D1D03EE"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D2CA6D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50956C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253E85D" w14:textId="77777777" w:rsidR="00E36F0E" w:rsidRDefault="00393DC0" w:rsidP="00E36F0E">
            <w:pPr>
              <w:rPr>
                <w:rFonts w:cs="Arial"/>
                <w:color w:val="000000"/>
              </w:rPr>
            </w:pPr>
            <w:r>
              <w:rPr>
                <w:rFonts w:cs="Arial"/>
                <w:color w:val="000000"/>
              </w:rPr>
              <w:t>CONNECTION_TYPE_WPS_PIN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8061538" w14:textId="77777777" w:rsidR="00E36F0E" w:rsidRDefault="00393DC0" w:rsidP="00E36F0E">
            <w:pPr>
              <w:rPr>
                <w:rFonts w:cs="Arial"/>
                <w:color w:val="000000"/>
              </w:rPr>
            </w:pPr>
            <w:r>
              <w:rPr>
                <w:rFonts w:cs="Arial"/>
                <w:color w:val="000000"/>
              </w:rP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C68F297" w14:textId="77777777" w:rsidR="00E36F0E" w:rsidRDefault="00393DC0" w:rsidP="00E36F0E">
            <w:pPr>
              <w:rPr>
                <w:rFonts w:cs="Arial"/>
                <w:color w:val="000000"/>
              </w:rPr>
            </w:pPr>
            <w:r>
              <w:rPr>
                <w:rFonts w:cs="Arial"/>
                <w:color w:val="000000"/>
              </w:rPr>
              <w:t>WPS (Wi-Fi Protected Setup) PIN</w:t>
            </w:r>
          </w:p>
        </w:tc>
      </w:tr>
      <w:tr w:rsidR="00E36F0E" w:rsidRPr="00C82768" w14:paraId="4632C3A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1455D34"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D1547D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470FD8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DBBB32C" w14:textId="77777777" w:rsidR="00E36F0E" w:rsidRDefault="00393DC0" w:rsidP="00E36F0E">
            <w:pPr>
              <w:rPr>
                <w:rFonts w:cs="Arial"/>
                <w:color w:val="000000"/>
              </w:rPr>
            </w:pPr>
            <w:r>
              <w:rPr>
                <w:rFonts w:cs="Arial"/>
                <w:color w:val="000000"/>
              </w:rPr>
              <w:t>CONNECTION_TYPE_WPS_PBC</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4D56FDF" w14:textId="77777777" w:rsidR="00E36F0E" w:rsidRDefault="00393DC0" w:rsidP="00E36F0E">
            <w:pPr>
              <w:rPr>
                <w:rFonts w:cs="Arial"/>
                <w:color w:val="000000"/>
              </w:rPr>
            </w:pPr>
            <w:r>
              <w:rPr>
                <w:rFonts w:cs="Arial"/>
                <w:color w:val="000000"/>
              </w:rP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B3187C7" w14:textId="77777777" w:rsidR="00E36F0E" w:rsidRDefault="00393DC0" w:rsidP="00E36F0E">
            <w:pPr>
              <w:rPr>
                <w:rFonts w:cs="Arial"/>
                <w:color w:val="000000"/>
              </w:rPr>
            </w:pPr>
            <w:r>
              <w:rPr>
                <w:rFonts w:cs="Arial"/>
                <w:color w:val="000000"/>
              </w:rPr>
              <w:t>WPS Push Button Control</w:t>
            </w:r>
          </w:p>
        </w:tc>
      </w:tr>
      <w:tr w:rsidR="00E36F0E" w:rsidRPr="00C82768" w14:paraId="3CD67F5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4886F6E"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127845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40BB12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F96FE14" w14:textId="77777777" w:rsidR="00E36F0E" w:rsidRDefault="00393DC0" w:rsidP="00E36F0E">
            <w:pPr>
              <w:rPr>
                <w:rFonts w:cs="Arial"/>
                <w:color w:val="000000"/>
              </w:rPr>
            </w:pPr>
            <w:r>
              <w:rPr>
                <w:rFonts w:cs="Arial"/>
                <w:color w:val="000000"/>
              </w:rPr>
              <w:t>CONNECTION_TYPE_OPEN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E9E1CDB" w14:textId="77777777" w:rsidR="00E36F0E" w:rsidRDefault="00393DC0" w:rsidP="00E36F0E">
            <w:pPr>
              <w:rPr>
                <w:rFonts w:cs="Arial"/>
                <w:color w:val="000000"/>
              </w:rPr>
            </w:pPr>
            <w:r>
              <w:rPr>
                <w:rFonts w:cs="Arial"/>
                <w:color w:val="000000"/>
              </w:rP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2C5E45C" w14:textId="77777777" w:rsidR="00E36F0E" w:rsidRDefault="00393DC0" w:rsidP="00E36F0E">
            <w:pPr>
              <w:rPr>
                <w:rFonts w:cs="Arial"/>
                <w:color w:val="000000"/>
              </w:rPr>
            </w:pPr>
            <w:r>
              <w:rPr>
                <w:rFonts w:cs="Arial"/>
                <w:color w:val="000000"/>
              </w:rPr>
              <w:t>Open WiFi</w:t>
            </w:r>
          </w:p>
        </w:tc>
      </w:tr>
      <w:tr w:rsidR="00E36F0E" w:rsidRPr="00C82768" w14:paraId="0D72969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BE0890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FF653AC"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7F4BDC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3227D40" w14:textId="77777777" w:rsidR="00E36F0E" w:rsidRDefault="00393DC0" w:rsidP="00E36F0E">
            <w:pPr>
              <w:rPr>
                <w:rFonts w:cs="Arial"/>
                <w:color w:val="000000"/>
              </w:rPr>
            </w:pPr>
            <w:r>
              <w:rPr>
                <w:rFonts w:cs="Arial"/>
                <w:color w:val="000000"/>
              </w:rPr>
              <w:t>CONNECTION_TYPE_HIDDEN_SECURE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D2BCBED" w14:textId="77777777" w:rsidR="00E36F0E" w:rsidRDefault="00393DC0" w:rsidP="00E36F0E">
            <w:pPr>
              <w:rPr>
                <w:rFonts w:cs="Arial"/>
                <w:color w:val="000000"/>
              </w:rPr>
            </w:pPr>
            <w:r>
              <w:rPr>
                <w:rFonts w:cs="Arial"/>
                <w:color w:val="000000"/>
              </w:rP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43B2E79" w14:textId="77777777" w:rsidR="00E36F0E" w:rsidRDefault="00393DC0" w:rsidP="00E36F0E">
            <w:pPr>
              <w:rPr>
                <w:rFonts w:cs="Arial"/>
                <w:color w:val="000000"/>
              </w:rPr>
            </w:pPr>
            <w:r>
              <w:rPr>
                <w:rFonts w:cs="Arial"/>
                <w:color w:val="000000"/>
              </w:rPr>
              <w:t>Hidden + security, SSID is not broadcasted</w:t>
            </w:r>
          </w:p>
        </w:tc>
      </w:tr>
      <w:tr w:rsidR="00E36F0E" w:rsidRPr="00C82768" w14:paraId="543D88F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0083FB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7819BBC"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2405AF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9EF34F0" w14:textId="77777777" w:rsidR="00E36F0E" w:rsidRDefault="00393DC0" w:rsidP="00E36F0E">
            <w:pPr>
              <w:rPr>
                <w:rFonts w:cs="Arial"/>
                <w:color w:val="000000"/>
              </w:rPr>
            </w:pPr>
            <w:r>
              <w:rPr>
                <w:rFonts w:cs="Arial"/>
                <w:color w:val="000000"/>
              </w:rPr>
              <w:t>CONNECTION_TYPE_HIDDEN_OPEN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8CEA84B" w14:textId="77777777" w:rsidR="00E36F0E" w:rsidRDefault="00393DC0" w:rsidP="00E36F0E">
            <w:pPr>
              <w:rPr>
                <w:rFonts w:cs="Arial"/>
                <w:color w:val="000000"/>
              </w:rPr>
            </w:pPr>
            <w:r>
              <w:rPr>
                <w:rFonts w:cs="Arial"/>
                <w:color w:val="000000"/>
              </w:rPr>
              <w:t>0x5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B1AF532" w14:textId="77777777" w:rsidR="00E36F0E" w:rsidRDefault="00393DC0" w:rsidP="00E36F0E">
            <w:pPr>
              <w:rPr>
                <w:rFonts w:cs="Arial"/>
                <w:color w:val="000000"/>
              </w:rPr>
            </w:pPr>
            <w:r>
              <w:rPr>
                <w:rFonts w:cs="Arial"/>
                <w:color w:val="000000"/>
              </w:rPr>
              <w:t>Hidden + open, SSID is not broadcasted</w:t>
            </w:r>
          </w:p>
        </w:tc>
      </w:tr>
      <w:tr w:rsidR="00E36F0E" w:rsidRPr="00C82768" w14:paraId="7D34D86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7BBFA57"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17FC58D" w14:textId="77777777" w:rsidR="00E36F0E" w:rsidRDefault="00393DC0" w:rsidP="00E36F0E">
            <w:r>
              <w:t>EWifiConnectionStatus</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DCAAC47"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3401BDF"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D7A326C"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3ED2F1A" w14:textId="77777777" w:rsidR="00E36F0E" w:rsidRPr="0003706A" w:rsidRDefault="00E36F0E" w:rsidP="00E36F0E">
            <w:pPr>
              <w:rPr>
                <w:rFonts w:cs="Arial"/>
                <w:color w:val="000000"/>
              </w:rPr>
            </w:pPr>
          </w:p>
        </w:tc>
      </w:tr>
      <w:tr w:rsidR="00E36F0E" w:rsidRPr="00C82768" w14:paraId="53530F5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F5FC19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7927839"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91B0FB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E37376C" w14:textId="77777777" w:rsidR="00E36F0E" w:rsidRDefault="00393DC0" w:rsidP="00E36F0E">
            <w:pPr>
              <w:rPr>
                <w:rFonts w:cs="Arial"/>
                <w:color w:val="000000"/>
              </w:rPr>
            </w:pPr>
            <w:r>
              <w:rPr>
                <w:rFonts w:cs="Arial"/>
                <w:color w:val="000000"/>
              </w:rPr>
              <w:t>WIFI_STATUS_SUCCESS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75616CF" w14:textId="77777777" w:rsidR="00E36F0E" w:rsidRDefault="00393DC0" w:rsidP="00E36F0E">
            <w:pPr>
              <w:rPr>
                <w:rFonts w:cs="Arial"/>
                <w:color w:val="000000"/>
              </w:rPr>
            </w:pPr>
            <w:r>
              <w:rPr>
                <w:rFonts w:cs="Arial"/>
                <w:color w:val="000000"/>
              </w:rPr>
              <w:t>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CB5BE52" w14:textId="77777777" w:rsidR="00E36F0E" w:rsidRDefault="00393DC0" w:rsidP="00E36F0E">
            <w:pPr>
              <w:rPr>
                <w:rFonts w:cs="Arial"/>
                <w:color w:val="000000"/>
              </w:rPr>
            </w:pPr>
            <w:r>
              <w:rPr>
                <w:rFonts w:cs="Arial"/>
                <w:color w:val="000000"/>
              </w:rPr>
              <w:t>Success</w:t>
            </w:r>
          </w:p>
        </w:tc>
      </w:tr>
      <w:tr w:rsidR="00E36F0E" w:rsidRPr="00C82768" w14:paraId="089D2EC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47FE48E"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96FE9AA"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563DC9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311C7A0" w14:textId="77777777" w:rsidR="00E36F0E" w:rsidRDefault="00393DC0" w:rsidP="00E36F0E">
            <w:pPr>
              <w:rPr>
                <w:rFonts w:cs="Arial"/>
                <w:color w:val="000000"/>
              </w:rPr>
            </w:pPr>
            <w:r>
              <w:rPr>
                <w:rFonts w:cs="Arial"/>
                <w:color w:val="000000"/>
              </w:rPr>
              <w:t>WIFI_AP_SCAN_SUCCESS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C23FEE4" w14:textId="77777777" w:rsidR="00E36F0E" w:rsidRDefault="00393DC0" w:rsidP="00E36F0E">
            <w:pPr>
              <w:rPr>
                <w:rFonts w:cs="Arial"/>
                <w:color w:val="000000"/>
              </w:rPr>
            </w:pPr>
            <w:r>
              <w:rPr>
                <w:rFonts w:cs="Arial"/>
                <w:color w:val="000000"/>
              </w:rPr>
              <w:t>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BF672C2" w14:textId="77777777" w:rsidR="00E36F0E" w:rsidRDefault="00393DC0" w:rsidP="00E36F0E">
            <w:pPr>
              <w:rPr>
                <w:rFonts w:cs="Arial"/>
                <w:color w:val="000000"/>
              </w:rPr>
            </w:pPr>
            <w:r>
              <w:rPr>
                <w:rFonts w:cs="Arial"/>
                <w:color w:val="000000"/>
              </w:rPr>
              <w:t>Scan Successful</w:t>
            </w:r>
          </w:p>
        </w:tc>
      </w:tr>
      <w:tr w:rsidR="00E36F0E" w:rsidRPr="00C82768" w14:paraId="6DA699A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1177763"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C4BB93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00CC82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5662AFF" w14:textId="77777777" w:rsidR="00E36F0E" w:rsidRDefault="00393DC0" w:rsidP="00E36F0E">
            <w:pPr>
              <w:rPr>
                <w:rFonts w:cs="Arial"/>
                <w:color w:val="000000"/>
              </w:rPr>
            </w:pPr>
            <w:r>
              <w:rPr>
                <w:rFonts w:cs="Arial"/>
                <w:color w:val="000000"/>
              </w:rPr>
              <w:t>WIFI_NO_APS_AVAILABLE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B8C5B64" w14:textId="77777777" w:rsidR="00E36F0E" w:rsidRDefault="00393DC0" w:rsidP="00E36F0E">
            <w:pPr>
              <w:rPr>
                <w:rFonts w:cs="Arial"/>
                <w:color w:val="000000"/>
              </w:rPr>
            </w:pPr>
            <w:r>
              <w:rPr>
                <w:rFonts w:cs="Arial"/>
                <w:color w:val="000000"/>
              </w:rPr>
              <w:t>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29AF49A" w14:textId="77777777" w:rsidR="00E36F0E" w:rsidRDefault="00393DC0" w:rsidP="00E36F0E">
            <w:pPr>
              <w:rPr>
                <w:rFonts w:cs="Arial"/>
                <w:color w:val="000000"/>
              </w:rPr>
            </w:pPr>
            <w:r>
              <w:rPr>
                <w:rFonts w:cs="Arial"/>
                <w:color w:val="000000"/>
              </w:rPr>
              <w:t>No Access Points available</w:t>
            </w:r>
          </w:p>
        </w:tc>
      </w:tr>
      <w:tr w:rsidR="00E36F0E" w:rsidRPr="00C82768" w14:paraId="66EB59B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B61701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416D749"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B4DE1B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5D7F26E" w14:textId="77777777" w:rsidR="00E36F0E" w:rsidRDefault="00393DC0" w:rsidP="00E36F0E">
            <w:pPr>
              <w:rPr>
                <w:rFonts w:cs="Arial"/>
                <w:color w:val="000000"/>
              </w:rPr>
            </w:pPr>
            <w:r>
              <w:rPr>
                <w:rFonts w:cs="Arial"/>
                <w:color w:val="000000"/>
              </w:rPr>
              <w:t>WIFI_CONNECTED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87C4978" w14:textId="77777777" w:rsidR="00E36F0E" w:rsidRDefault="00393DC0" w:rsidP="00E36F0E">
            <w:pPr>
              <w:rPr>
                <w:rFonts w:cs="Arial"/>
                <w:color w:val="000000"/>
              </w:rPr>
            </w:pPr>
            <w:r>
              <w:rPr>
                <w:rFonts w:cs="Arial"/>
                <w:color w:val="000000"/>
              </w:rPr>
              <w:t>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31B3C77" w14:textId="77777777" w:rsidR="00E36F0E" w:rsidRDefault="00393DC0" w:rsidP="00E36F0E">
            <w:pPr>
              <w:rPr>
                <w:rFonts w:cs="Arial"/>
                <w:color w:val="000000"/>
              </w:rPr>
            </w:pPr>
            <w:r>
              <w:rPr>
                <w:rFonts w:cs="Arial"/>
                <w:color w:val="000000"/>
              </w:rPr>
              <w:t>Connected to Access Point</w:t>
            </w:r>
          </w:p>
        </w:tc>
      </w:tr>
      <w:tr w:rsidR="00E36F0E" w:rsidRPr="00C82768" w14:paraId="6A4E4D1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DDE0CC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A9C66A9"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D1B48B8"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AC1A743" w14:textId="77777777" w:rsidR="00E36F0E" w:rsidRDefault="00393DC0" w:rsidP="00E36F0E">
            <w:pPr>
              <w:rPr>
                <w:rFonts w:cs="Arial"/>
                <w:color w:val="000000"/>
              </w:rPr>
            </w:pPr>
            <w:r>
              <w:rPr>
                <w:rFonts w:cs="Arial"/>
                <w:color w:val="000000"/>
              </w:rPr>
              <w:t>WIFI_NOT_CONNECTED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23AAF2C" w14:textId="77777777" w:rsidR="00E36F0E" w:rsidRDefault="00393DC0" w:rsidP="00E36F0E">
            <w:pPr>
              <w:rPr>
                <w:rFonts w:cs="Arial"/>
                <w:color w:val="000000"/>
              </w:rPr>
            </w:pPr>
            <w:r>
              <w:rPr>
                <w:rFonts w:cs="Arial"/>
                <w:color w:val="000000"/>
              </w:rPr>
              <w:t>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05F124F" w14:textId="77777777" w:rsidR="00E36F0E" w:rsidRDefault="00393DC0" w:rsidP="00E36F0E">
            <w:pPr>
              <w:rPr>
                <w:rFonts w:cs="Arial"/>
                <w:color w:val="000000"/>
              </w:rPr>
            </w:pPr>
            <w:r>
              <w:rPr>
                <w:rFonts w:cs="Arial"/>
                <w:color w:val="000000"/>
              </w:rPr>
              <w:t>Wifi is not connected to Access Point</w:t>
            </w:r>
          </w:p>
        </w:tc>
      </w:tr>
      <w:tr w:rsidR="00E36F0E" w:rsidRPr="00C82768" w14:paraId="3AE17F8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8F171B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1A4FA1C"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11BE29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5D042DF" w14:textId="77777777" w:rsidR="00E36F0E" w:rsidRDefault="00393DC0" w:rsidP="00E36F0E">
            <w:pPr>
              <w:rPr>
                <w:rFonts w:cs="Arial"/>
                <w:color w:val="000000"/>
              </w:rPr>
            </w:pPr>
            <w:r>
              <w:rPr>
                <w:rFonts w:cs="Arial"/>
                <w:color w:val="000000"/>
              </w:rPr>
              <w:t>WIFI_OTH_FAIL</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1A24FA3" w14:textId="77777777" w:rsidR="00E36F0E" w:rsidRDefault="00393DC0" w:rsidP="00E36F0E">
            <w:pPr>
              <w:rPr>
                <w:rFonts w:cs="Arial"/>
                <w:color w:val="000000"/>
              </w:rPr>
            </w:pPr>
            <w:r>
              <w:rPr>
                <w:rFonts w:cs="Arial"/>
                <w:color w:val="000000"/>
              </w:rPr>
              <w:t>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AD5E5E6" w14:textId="77777777" w:rsidR="00E36F0E" w:rsidRDefault="00393DC0" w:rsidP="00E36F0E">
            <w:pPr>
              <w:rPr>
                <w:rFonts w:cs="Arial"/>
                <w:color w:val="000000"/>
              </w:rPr>
            </w:pPr>
            <w:r>
              <w:rPr>
                <w:rFonts w:cs="Arial"/>
                <w:color w:val="000000"/>
              </w:rPr>
              <w:t>Authentication Failure</w:t>
            </w:r>
          </w:p>
        </w:tc>
      </w:tr>
      <w:tr w:rsidR="00E36F0E" w:rsidRPr="00C82768" w14:paraId="0AC6874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7E6F34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20FC754"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25EC7F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9294E14" w14:textId="77777777" w:rsidR="00E36F0E" w:rsidRDefault="00393DC0" w:rsidP="00E36F0E">
            <w:pPr>
              <w:rPr>
                <w:rFonts w:cs="Arial"/>
                <w:color w:val="000000"/>
              </w:rPr>
            </w:pPr>
            <w:r>
              <w:rPr>
                <w:rFonts w:cs="Arial"/>
                <w:color w:val="000000"/>
              </w:rPr>
              <w:t>WIFI_CONNECTING</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0A533D3" w14:textId="77777777" w:rsidR="00E36F0E" w:rsidRDefault="00393DC0" w:rsidP="00E36F0E">
            <w:pPr>
              <w:rPr>
                <w:rFonts w:cs="Arial"/>
                <w:color w:val="000000"/>
              </w:rPr>
            </w:pPr>
            <w:r>
              <w:rPr>
                <w:rFonts w:cs="Arial"/>
                <w:color w:val="000000"/>
              </w:rPr>
              <w:t>6</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CC20856" w14:textId="77777777" w:rsidR="00E36F0E" w:rsidRDefault="00393DC0" w:rsidP="00E36F0E">
            <w:pPr>
              <w:rPr>
                <w:rFonts w:cs="Arial"/>
                <w:color w:val="000000"/>
              </w:rPr>
            </w:pPr>
            <w:r>
              <w:rPr>
                <w:rFonts w:cs="Arial"/>
                <w:color w:val="000000"/>
              </w:rPr>
              <w:t>Connecting to Access Point</w:t>
            </w:r>
          </w:p>
        </w:tc>
      </w:tr>
      <w:tr w:rsidR="00E36F0E" w:rsidRPr="00C82768" w14:paraId="44EF331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D3FDBC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5DF0AE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8B12C6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00092DB" w14:textId="77777777" w:rsidR="00E36F0E" w:rsidRDefault="00393DC0" w:rsidP="00E36F0E">
            <w:pPr>
              <w:rPr>
                <w:rFonts w:cs="Arial"/>
                <w:color w:val="000000"/>
              </w:rPr>
            </w:pPr>
            <w:r>
              <w:rPr>
                <w:rFonts w:cs="Arial"/>
                <w:color w:val="000000"/>
              </w:rPr>
              <w:t>WIFI_SECURITY_MISSMATCH</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10E9A93" w14:textId="77777777" w:rsidR="00E36F0E" w:rsidRDefault="00393DC0" w:rsidP="00E36F0E">
            <w:pPr>
              <w:rPr>
                <w:rFonts w:cs="Arial"/>
                <w:color w:val="000000"/>
              </w:rPr>
            </w:pPr>
            <w:r>
              <w:rPr>
                <w:rFonts w:cs="Arial"/>
                <w:color w:val="000000"/>
              </w:rPr>
              <w:t>7</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84CCA06" w14:textId="77777777" w:rsidR="00E36F0E" w:rsidRDefault="00393DC0" w:rsidP="00E36F0E">
            <w:pPr>
              <w:rPr>
                <w:rFonts w:cs="Arial"/>
                <w:color w:val="000000"/>
              </w:rPr>
            </w:pPr>
            <w:r>
              <w:rPr>
                <w:rFonts w:cs="Arial"/>
                <w:color w:val="000000"/>
              </w:rPr>
              <w:t>There is security type mismatch between what requested and what is in actual</w:t>
            </w:r>
          </w:p>
        </w:tc>
      </w:tr>
      <w:tr w:rsidR="00E36F0E" w:rsidRPr="00C82768" w14:paraId="7683854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7884E0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32542DF"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7833BE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09EE7E9" w14:textId="77777777" w:rsidR="00E36F0E" w:rsidRDefault="00393DC0" w:rsidP="00E36F0E">
            <w:pPr>
              <w:rPr>
                <w:rFonts w:cs="Arial"/>
                <w:color w:val="000000"/>
              </w:rPr>
            </w:pPr>
            <w:r>
              <w:rPr>
                <w:rFonts w:cs="Arial"/>
                <w:color w:val="000000"/>
              </w:rPr>
              <w:t>WIFI_AUTHENTICATING</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B33B64E" w14:textId="77777777" w:rsidR="00E36F0E" w:rsidRDefault="00393DC0" w:rsidP="00E36F0E">
            <w:pPr>
              <w:rPr>
                <w:rFonts w:cs="Arial"/>
                <w:color w:val="000000"/>
              </w:rPr>
            </w:pPr>
            <w:r>
              <w:rPr>
                <w:rFonts w:cs="Arial"/>
                <w:color w:val="000000"/>
              </w:rPr>
              <w:t>8</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9E58DF2" w14:textId="77777777" w:rsidR="00E36F0E" w:rsidRDefault="00393DC0" w:rsidP="00E36F0E">
            <w:pPr>
              <w:rPr>
                <w:rFonts w:cs="Arial"/>
                <w:color w:val="000000"/>
              </w:rPr>
            </w:pPr>
            <w:r>
              <w:rPr>
                <w:rFonts w:cs="Arial"/>
                <w:color w:val="000000"/>
              </w:rPr>
              <w:t>In authenticating</w:t>
            </w:r>
          </w:p>
        </w:tc>
      </w:tr>
      <w:tr w:rsidR="00E36F0E" w:rsidRPr="00C82768" w14:paraId="4168966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E9D0B7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9CE0596"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FB92328"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C86A34E" w14:textId="77777777" w:rsidR="00E36F0E" w:rsidRDefault="00393DC0" w:rsidP="00E36F0E">
            <w:pPr>
              <w:rPr>
                <w:rFonts w:cs="Arial"/>
                <w:color w:val="000000"/>
              </w:rPr>
            </w:pPr>
            <w:r>
              <w:rPr>
                <w:rFonts w:cs="Arial"/>
                <w:color w:val="000000"/>
              </w:rPr>
              <w:t>WIFI_ABORTED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4339EC9" w14:textId="77777777" w:rsidR="00E36F0E" w:rsidRDefault="00393DC0" w:rsidP="00E36F0E">
            <w:pPr>
              <w:rPr>
                <w:rFonts w:cs="Arial"/>
                <w:color w:val="000000"/>
              </w:rPr>
            </w:pPr>
            <w:r>
              <w:rPr>
                <w:rFonts w:cs="Arial"/>
                <w:color w:val="000000"/>
              </w:rPr>
              <w:t>9</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B5F4861" w14:textId="77777777" w:rsidR="00E36F0E" w:rsidRDefault="00393DC0" w:rsidP="00E36F0E">
            <w:pPr>
              <w:rPr>
                <w:rFonts w:cs="Arial"/>
                <w:color w:val="000000"/>
              </w:rPr>
            </w:pPr>
            <w:r>
              <w:rPr>
                <w:rFonts w:cs="Arial"/>
                <w:color w:val="000000"/>
              </w:rPr>
              <w:t>Connection aborted</w:t>
            </w:r>
          </w:p>
        </w:tc>
      </w:tr>
      <w:tr w:rsidR="00E36F0E" w:rsidRPr="00C82768" w14:paraId="74D741B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45E5C8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311B8D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9EBB56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29A8F26" w14:textId="77777777" w:rsidR="00E36F0E" w:rsidRDefault="00393DC0" w:rsidP="00E36F0E">
            <w:pPr>
              <w:rPr>
                <w:rFonts w:cs="Arial"/>
                <w:color w:val="000000"/>
              </w:rPr>
            </w:pPr>
            <w:r>
              <w:rPr>
                <w:rFonts w:cs="Arial"/>
                <w:color w:val="000000"/>
              </w:rPr>
              <w:t>WIFI_WRONG_PASSWORD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E728C22" w14:textId="77777777" w:rsidR="00E36F0E" w:rsidRDefault="00393DC0" w:rsidP="00E36F0E">
            <w:pPr>
              <w:rPr>
                <w:rFonts w:cs="Arial"/>
                <w:color w:val="000000"/>
              </w:rPr>
            </w:pPr>
            <w:r>
              <w:rPr>
                <w:rFonts w:cs="Arial"/>
                <w:color w:val="000000"/>
              </w:rPr>
              <w:t>10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B76BA55" w14:textId="77777777" w:rsidR="00E36F0E" w:rsidRDefault="00393DC0" w:rsidP="00E36F0E">
            <w:pPr>
              <w:rPr>
                <w:rFonts w:cs="Arial"/>
                <w:color w:val="000000"/>
              </w:rPr>
            </w:pPr>
            <w:r>
              <w:rPr>
                <w:rFonts w:cs="Arial"/>
                <w:color w:val="000000"/>
              </w:rPr>
              <w:t>Failed with wrong password</w:t>
            </w:r>
          </w:p>
        </w:tc>
      </w:tr>
      <w:tr w:rsidR="00E36F0E" w:rsidRPr="00C82768" w14:paraId="1039B7B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1020153"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4F984D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3696AE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E379D9F" w14:textId="77777777" w:rsidR="00E36F0E" w:rsidRDefault="00393DC0" w:rsidP="00E36F0E">
            <w:pPr>
              <w:rPr>
                <w:rFonts w:cs="Arial"/>
                <w:color w:val="000000"/>
              </w:rPr>
            </w:pPr>
            <w:r>
              <w:rPr>
                <w:rFonts w:cs="Arial"/>
                <w:color w:val="000000"/>
              </w:rPr>
              <w:t>WIFI_WRONG_WPS_PIN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6A6DE50" w14:textId="77777777" w:rsidR="00E36F0E" w:rsidRDefault="00393DC0" w:rsidP="00E36F0E">
            <w:pPr>
              <w:rPr>
                <w:rFonts w:cs="Arial"/>
                <w:color w:val="000000"/>
              </w:rPr>
            </w:pPr>
            <w:r>
              <w:rPr>
                <w:rFonts w:cs="Arial"/>
                <w:color w:val="000000"/>
              </w:rPr>
              <w:t>11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AAB7F27" w14:textId="77777777" w:rsidR="00E36F0E" w:rsidRDefault="00393DC0" w:rsidP="00E36F0E">
            <w:pPr>
              <w:rPr>
                <w:rFonts w:cs="Arial"/>
                <w:color w:val="000000"/>
              </w:rPr>
            </w:pPr>
            <w:r>
              <w:rPr>
                <w:rFonts w:cs="Arial"/>
                <w:color w:val="000000"/>
              </w:rPr>
              <w:t>Failed with wrong WPS PIN</w:t>
            </w:r>
          </w:p>
        </w:tc>
      </w:tr>
      <w:tr w:rsidR="00E36F0E" w:rsidRPr="00C82768" w14:paraId="357927A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14991F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E718A3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4CF755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5D6120D" w14:textId="77777777" w:rsidR="00E36F0E" w:rsidRDefault="00393DC0" w:rsidP="00E36F0E">
            <w:pPr>
              <w:rPr>
                <w:rFonts w:cs="Arial"/>
                <w:color w:val="000000"/>
              </w:rPr>
            </w:pPr>
            <w:r>
              <w:rPr>
                <w:rFonts w:cs="Arial"/>
                <w:color w:val="000000"/>
              </w:rPr>
              <w:t>WIFI_CONNECTION_PROGRESS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07F6F71" w14:textId="77777777" w:rsidR="00E36F0E" w:rsidRDefault="00393DC0" w:rsidP="00E36F0E">
            <w:pPr>
              <w:rPr>
                <w:rFonts w:cs="Arial"/>
                <w:color w:val="000000"/>
              </w:rPr>
            </w:pPr>
            <w:r>
              <w:rPr>
                <w:rFonts w:cs="Arial"/>
                <w:color w:val="000000"/>
              </w:rPr>
              <w:t>12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3E2F90D" w14:textId="77777777" w:rsidR="00E36F0E" w:rsidRDefault="00393DC0" w:rsidP="00E36F0E">
            <w:pPr>
              <w:rPr>
                <w:rFonts w:cs="Arial"/>
                <w:color w:val="000000"/>
              </w:rPr>
            </w:pPr>
            <w:r>
              <w:rPr>
                <w:rFonts w:cs="Arial"/>
                <w:color w:val="000000"/>
              </w:rPr>
              <w:t>In connecting</w:t>
            </w:r>
          </w:p>
        </w:tc>
      </w:tr>
      <w:tr w:rsidR="00E36F0E" w:rsidRPr="00C82768" w14:paraId="7B34B0B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3F26FB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6B538C5"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14F9D4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650AF97" w14:textId="77777777" w:rsidR="00E36F0E" w:rsidRDefault="00393DC0" w:rsidP="00E36F0E">
            <w:pPr>
              <w:rPr>
                <w:rFonts w:cs="Arial"/>
                <w:color w:val="000000"/>
              </w:rPr>
            </w:pPr>
            <w:r>
              <w:rPr>
                <w:rFonts w:cs="Arial"/>
                <w:color w:val="000000"/>
              </w:rPr>
              <w:t>WIFI_RESTRICTED_NETWORK</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06CF9C4" w14:textId="77777777" w:rsidR="00E36F0E" w:rsidRDefault="00393DC0" w:rsidP="00E36F0E">
            <w:pPr>
              <w:rPr>
                <w:rFonts w:cs="Arial"/>
                <w:color w:val="000000"/>
              </w:rPr>
            </w:pPr>
            <w:r>
              <w:rPr>
                <w:rFonts w:cs="Arial"/>
                <w:color w:val="000000"/>
              </w:rPr>
              <w:t>13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FB699BC" w14:textId="77777777" w:rsidR="00E36F0E" w:rsidRDefault="00393DC0" w:rsidP="00E36F0E">
            <w:pPr>
              <w:rPr>
                <w:rFonts w:cs="Arial"/>
                <w:color w:val="000000"/>
              </w:rPr>
            </w:pPr>
            <w:r>
              <w:rPr>
                <w:rFonts w:cs="Arial"/>
                <w:color w:val="000000"/>
              </w:rPr>
              <w:t>Connection failure due to trying to connect to a restricted network eg : TCU hotspot</w:t>
            </w:r>
          </w:p>
        </w:tc>
      </w:tr>
      <w:tr w:rsidR="00E36F0E" w:rsidRPr="00C82768" w14:paraId="600FC3F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F6C3A24"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5FF530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F20956D"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0112952" w14:textId="77777777" w:rsidR="00E36F0E" w:rsidRDefault="00393DC0" w:rsidP="00E36F0E">
            <w:pPr>
              <w:rPr>
                <w:rFonts w:cs="Arial"/>
                <w:color w:val="000000"/>
              </w:rPr>
            </w:pPr>
            <w:r>
              <w:rPr>
                <w:rFonts w:cs="Arial"/>
                <w:color w:val="000000"/>
              </w:rPr>
              <w:t>WIFI_NOT_IMPLEMENTED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D6B2DDE" w14:textId="77777777" w:rsidR="00E36F0E" w:rsidRDefault="00393DC0" w:rsidP="00E36F0E">
            <w:pPr>
              <w:rPr>
                <w:rFonts w:cs="Arial"/>
                <w:color w:val="000000"/>
              </w:rPr>
            </w:pPr>
            <w:r>
              <w:rPr>
                <w:rFonts w:cs="Arial"/>
                <w:color w:val="000000"/>
              </w:rPr>
              <w:t>101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3CB79E2" w14:textId="77777777" w:rsidR="00E36F0E" w:rsidRDefault="00393DC0" w:rsidP="00E36F0E">
            <w:pPr>
              <w:rPr>
                <w:rFonts w:cs="Arial"/>
                <w:color w:val="000000"/>
              </w:rPr>
            </w:pPr>
            <w:r>
              <w:rPr>
                <w:rFonts w:cs="Arial"/>
                <w:color w:val="000000"/>
              </w:rPr>
              <w:t>Not Implemented</w:t>
            </w:r>
          </w:p>
        </w:tc>
      </w:tr>
      <w:tr w:rsidR="00E36F0E" w:rsidRPr="00C82768" w14:paraId="1D0D9C0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7DCE3A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016FF45"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D4BE657"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3D05D25" w14:textId="77777777" w:rsidR="00E36F0E" w:rsidRDefault="00393DC0" w:rsidP="00E36F0E">
            <w:pPr>
              <w:rPr>
                <w:rFonts w:cs="Arial"/>
                <w:color w:val="000000"/>
              </w:rPr>
            </w:pPr>
            <w:r>
              <w:rPr>
                <w:rFonts w:cs="Arial"/>
                <w:color w:val="000000"/>
              </w:rPr>
              <w:t>WIFI_STATUS_FAIL</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B91F722" w14:textId="77777777" w:rsidR="00E36F0E" w:rsidRDefault="00393DC0" w:rsidP="00E36F0E">
            <w:pPr>
              <w:rPr>
                <w:rFonts w:cs="Arial"/>
                <w:color w:val="000000"/>
              </w:rPr>
            </w:pPr>
            <w:r>
              <w:rPr>
                <w:rFonts w:cs="Arial"/>
                <w:color w:val="000000"/>
              </w:rPr>
              <w:t>102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9C2B103" w14:textId="77777777" w:rsidR="00E36F0E" w:rsidRDefault="00393DC0" w:rsidP="00E36F0E">
            <w:pPr>
              <w:rPr>
                <w:rFonts w:cs="Arial"/>
                <w:color w:val="000000"/>
              </w:rPr>
            </w:pPr>
            <w:r>
              <w:rPr>
                <w:rFonts w:cs="Arial"/>
                <w:color w:val="000000"/>
              </w:rPr>
              <w:t>Failure</w:t>
            </w:r>
          </w:p>
        </w:tc>
      </w:tr>
      <w:tr w:rsidR="00E36F0E" w:rsidRPr="00C82768" w14:paraId="278B93A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E278D83"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E6CB3A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B35F2E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FB54A56" w14:textId="77777777" w:rsidR="00E36F0E" w:rsidRDefault="00393DC0" w:rsidP="00E36F0E">
            <w:pPr>
              <w:rPr>
                <w:rFonts w:cs="Arial"/>
                <w:color w:val="000000"/>
              </w:rPr>
            </w:pPr>
            <w:r>
              <w:rPr>
                <w:rFonts w:cs="Arial"/>
                <w:color w:val="000000"/>
              </w:rPr>
              <w:t>WIFI_STATUS_FAIL_OTHER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8F18FCC" w14:textId="77777777" w:rsidR="00E36F0E" w:rsidRDefault="00393DC0" w:rsidP="00E36F0E">
            <w:pPr>
              <w:rPr>
                <w:rFonts w:cs="Arial"/>
                <w:color w:val="000000"/>
              </w:rPr>
            </w:pPr>
            <w:r>
              <w:rPr>
                <w:rFonts w:cs="Arial"/>
                <w:color w:val="000000"/>
              </w:rPr>
              <w:t>203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62654AF" w14:textId="77777777" w:rsidR="00E36F0E" w:rsidRDefault="00393DC0" w:rsidP="00E36F0E">
            <w:pPr>
              <w:rPr>
                <w:rFonts w:cs="Arial"/>
                <w:color w:val="000000"/>
              </w:rPr>
            </w:pPr>
            <w:r>
              <w:rPr>
                <w:rFonts w:cs="Arial"/>
                <w:color w:val="000000"/>
              </w:rPr>
              <w:t>Other Failure or Connecting to AP Failed</w:t>
            </w:r>
          </w:p>
        </w:tc>
      </w:tr>
      <w:tr w:rsidR="00E36F0E" w:rsidRPr="00C82768" w14:paraId="38A6295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0ACD5A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18D0291"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9A85688"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A0C81F0" w14:textId="77777777" w:rsidR="00E36F0E" w:rsidRDefault="00393DC0" w:rsidP="00E36F0E">
            <w:pPr>
              <w:rPr>
                <w:rFonts w:cs="Arial"/>
                <w:color w:val="000000"/>
              </w:rPr>
            </w:pPr>
            <w:r>
              <w:rPr>
                <w:rFonts w:cs="Arial"/>
                <w:color w:val="000000"/>
              </w:rPr>
              <w:t>WIFI_CANCEL_CONNECTION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CE1A88F" w14:textId="77777777" w:rsidR="00E36F0E" w:rsidRDefault="00393DC0" w:rsidP="00E36F0E">
            <w:pPr>
              <w:rPr>
                <w:rFonts w:cs="Arial"/>
                <w:color w:val="000000"/>
              </w:rPr>
            </w:pPr>
            <w:r>
              <w:rPr>
                <w:rFonts w:cs="Arial"/>
                <w:color w:val="000000"/>
              </w:rPr>
              <w:t>104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80C3DA7" w14:textId="77777777" w:rsidR="00E36F0E" w:rsidRDefault="00393DC0" w:rsidP="00E36F0E">
            <w:pPr>
              <w:rPr>
                <w:rFonts w:cs="Arial"/>
                <w:color w:val="000000"/>
              </w:rPr>
            </w:pPr>
            <w:r>
              <w:rPr>
                <w:rFonts w:cs="Arial"/>
                <w:color w:val="000000"/>
              </w:rPr>
              <w:t>Cancelled</w:t>
            </w:r>
          </w:p>
        </w:tc>
      </w:tr>
    </w:tbl>
    <w:p w14:paraId="598D3AEF" w14:textId="77777777" w:rsidR="00E36F0E" w:rsidRDefault="00E36F0E"/>
    <w:p w14:paraId="24E7EF56" w14:textId="74BD003F" w:rsidR="00E36F0E" w:rsidRDefault="00393DC0" w:rsidP="00506E2F">
      <w:pPr>
        <w:pStyle w:val="Heading4"/>
      </w:pPr>
      <w:r w:rsidRPr="00B9479B">
        <w:lastRenderedPageBreak/>
        <w:t>MD-REQ-380284/A-CancelConnectToApimAP</w:t>
      </w:r>
    </w:p>
    <w:p w14:paraId="497BA487" w14:textId="77777777" w:rsidR="00E36F0E" w:rsidRPr="00310BB2"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to cancel connecting to an available AP</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36D9A630"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2763B313" w14:textId="77777777" w:rsidR="00E36F0E" w:rsidRPr="00C82768" w:rsidRDefault="00E36F0E" w:rsidP="00E36F0E">
            <w:pPr>
              <w:spacing w:line="256" w:lineRule="auto"/>
              <w:rPr>
                <w:sz w:val="8"/>
              </w:rPr>
            </w:pPr>
          </w:p>
        </w:tc>
      </w:tr>
      <w:tr w:rsidR="00E36F0E" w:rsidRPr="00C82768" w14:paraId="24568764"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56C94173"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01E0B398" w14:textId="77777777" w:rsidR="00E36F0E" w:rsidRPr="00C82768" w:rsidRDefault="00393DC0" w:rsidP="00E36F0E">
            <w:pPr>
              <w:spacing w:line="256" w:lineRule="auto"/>
            </w:pPr>
            <w:r w:rsidRPr="00DA32BB">
              <w:t>One-Shot (</w:t>
            </w:r>
            <w:r>
              <w:t>A-Synch)</w:t>
            </w:r>
          </w:p>
        </w:tc>
      </w:tr>
      <w:tr w:rsidR="00E36F0E" w:rsidRPr="00C82768" w14:paraId="5D011BC8"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2694D183"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36365253" w14:textId="77777777" w:rsidR="00E36F0E" w:rsidRPr="00C82768" w:rsidRDefault="00393DC0" w:rsidP="00E36F0E">
            <w:pPr>
              <w:spacing w:line="256" w:lineRule="auto"/>
            </w:pPr>
            <w:r w:rsidRPr="00C82768">
              <w:t>Default</w:t>
            </w:r>
          </w:p>
        </w:tc>
      </w:tr>
      <w:tr w:rsidR="00E36F0E" w:rsidRPr="00C82768" w14:paraId="382BA4A6"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0E93BB80"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548CC9EE" w14:textId="77777777" w:rsidR="00E36F0E" w:rsidRPr="00C82768" w:rsidRDefault="00393DC0" w:rsidP="00E36F0E">
            <w:pPr>
              <w:spacing w:line="256" w:lineRule="auto"/>
            </w:pPr>
            <w:r w:rsidRPr="00C82768">
              <w:t>No</w:t>
            </w:r>
          </w:p>
        </w:tc>
      </w:tr>
      <w:tr w:rsidR="00E36F0E" w:rsidRPr="00C82768" w14:paraId="40392D6C"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7D585170" w14:textId="77777777" w:rsidR="00E36F0E" w:rsidRPr="00C82768" w:rsidRDefault="00E36F0E" w:rsidP="00E36F0E">
            <w:pPr>
              <w:spacing w:line="256" w:lineRule="auto"/>
              <w:rPr>
                <w:sz w:val="8"/>
              </w:rPr>
            </w:pPr>
          </w:p>
        </w:tc>
      </w:tr>
      <w:tr w:rsidR="00E36F0E" w:rsidRPr="00C82768" w14:paraId="210F200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6C906C43"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7B9632FC"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4C2ED612"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BD7595D"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F8C230B"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E294A2B" w14:textId="77777777" w:rsidR="00E36F0E" w:rsidRPr="00C82768" w:rsidRDefault="00393DC0" w:rsidP="00E36F0E">
            <w:pPr>
              <w:rPr>
                <w:b/>
              </w:rPr>
            </w:pPr>
            <w:r w:rsidRPr="00C82768">
              <w:rPr>
                <w:b/>
              </w:rPr>
              <w:t>Description</w:t>
            </w:r>
          </w:p>
        </w:tc>
      </w:tr>
      <w:tr w:rsidR="00E36F0E" w:rsidRPr="00C82768" w14:paraId="1D1D5219"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5C4D50B0" w14:textId="77777777" w:rsidR="00E36F0E" w:rsidRPr="00C82768" w:rsidRDefault="00393DC0" w:rsidP="00E36F0E">
            <w:pPr>
              <w:rPr>
                <w:b/>
              </w:rPr>
            </w:pPr>
            <w:r w:rsidRPr="00C82768">
              <w:rPr>
                <w:b/>
              </w:rPr>
              <w:t>Request</w:t>
            </w:r>
          </w:p>
        </w:tc>
      </w:tr>
      <w:tr w:rsidR="00E36F0E" w:rsidRPr="00C82768" w14:paraId="432CB62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8E33A9D"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104C4EFD"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tcPr>
          <w:p w14:paraId="5A7EEAFE"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tcPr>
          <w:p w14:paraId="5209FD1F"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644068D9" w14:textId="77777777" w:rsidR="00E36F0E" w:rsidRPr="00F1221C" w:rsidRDefault="00393DC0" w:rsidP="00E36F0E">
            <w:r w:rsidRPr="00F1221C">
              <w:t>Char Value:0-255</w:t>
            </w:r>
          </w:p>
          <w:p w14:paraId="16033DD4"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15679E33" w14:textId="77777777" w:rsidR="00E36F0E" w:rsidRPr="00C82768" w:rsidRDefault="00393DC0" w:rsidP="00E36F0E">
            <w:r>
              <w:t>Requesting app ID</w:t>
            </w:r>
          </w:p>
        </w:tc>
      </w:tr>
      <w:tr w:rsidR="00E36F0E" w:rsidRPr="00C82768" w14:paraId="291A0A24"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25542B9E" w14:textId="77777777" w:rsidR="00E36F0E" w:rsidRPr="00C82768" w:rsidRDefault="00393DC0" w:rsidP="00E36F0E">
            <w:r w:rsidRPr="00C82768">
              <w:rPr>
                <w:b/>
              </w:rPr>
              <w:t>Response</w:t>
            </w:r>
          </w:p>
        </w:tc>
      </w:tr>
      <w:tr w:rsidR="00E36F0E" w:rsidRPr="00C82768" w14:paraId="55E0AA9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703D454"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8F57EC6"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D0D26C2"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C949621"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B502591" w14:textId="77777777" w:rsidR="00E36F0E" w:rsidRPr="00F1221C" w:rsidRDefault="00393DC0" w:rsidP="00E36F0E">
            <w:r w:rsidRPr="00F1221C">
              <w:t>Char Value:0-255</w:t>
            </w:r>
          </w:p>
          <w:p w14:paraId="1CBDDA49"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A6BD53F" w14:textId="77777777" w:rsidR="00E36F0E" w:rsidRPr="00C82768" w:rsidRDefault="00393DC0" w:rsidP="00E36F0E">
            <w:r>
              <w:t>Requesting app ID</w:t>
            </w:r>
          </w:p>
        </w:tc>
      </w:tr>
      <w:tr w:rsidR="00E36F0E" w:rsidRPr="00C82768" w14:paraId="7EBDEF0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6FDB22F"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DA97F8D" w14:textId="77777777" w:rsidR="00E36F0E" w:rsidRDefault="00393DC0" w:rsidP="00E36F0E">
            <w:r>
              <w:t>HmiRet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A8F3332"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2ABB918"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0E87C7A"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1FC14FC" w14:textId="77777777" w:rsidR="00E36F0E" w:rsidRDefault="00E36F0E" w:rsidP="00E36F0E"/>
        </w:tc>
      </w:tr>
      <w:tr w:rsidR="00E36F0E" w:rsidRPr="00C82768" w14:paraId="41B6279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7878D19"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63CE2B5"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8D1FF6F"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B4142AE" w14:textId="77777777" w:rsidR="00E36F0E" w:rsidRPr="00C82768" w:rsidRDefault="00393DC0" w:rsidP="00E36F0E">
            <w:r>
              <w:t>HMI_ERROR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1A7E2A0" w14:textId="77777777" w:rsidR="00E36F0E" w:rsidRPr="008127A4"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0AE1706" w14:textId="77777777" w:rsidR="00E36F0E" w:rsidRDefault="00393DC0" w:rsidP="00E36F0E">
            <w:r>
              <w:t>Error/Failure</w:t>
            </w:r>
          </w:p>
        </w:tc>
      </w:tr>
      <w:tr w:rsidR="00E36F0E" w:rsidRPr="00C82768" w14:paraId="02006AE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41A4AC4"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FB2F26D"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F0B4CC4"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F8CB6C5" w14:textId="77777777" w:rsidR="00E36F0E" w:rsidRPr="00C82768" w:rsidRDefault="00393DC0" w:rsidP="00E36F0E">
            <w:r>
              <w:t>HMI_SUCCESS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44C8CEB" w14:textId="77777777" w:rsidR="00E36F0E" w:rsidRPr="008127A4"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7C6D5AE" w14:textId="77777777" w:rsidR="00E36F0E" w:rsidRDefault="00393DC0" w:rsidP="00E36F0E">
            <w:r>
              <w:t>Success</w:t>
            </w:r>
          </w:p>
        </w:tc>
      </w:tr>
    </w:tbl>
    <w:p w14:paraId="0D01ED3A" w14:textId="76DE427C" w:rsidR="00E36F0E" w:rsidRDefault="00393DC0" w:rsidP="00506E2F">
      <w:pPr>
        <w:pStyle w:val="Heading4"/>
      </w:pPr>
      <w:r w:rsidRPr="00B9479B">
        <w:t>MD-REQ-380285/A-DisconnectFromApimAP</w:t>
      </w:r>
    </w:p>
    <w:p w14:paraId="15A2855E" w14:textId="77777777" w:rsidR="00E36F0E" w:rsidRPr="004E18ED"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to disconnect from an available AP</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24BA38AF"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16E33022" w14:textId="77777777" w:rsidR="00E36F0E" w:rsidRPr="00C82768" w:rsidRDefault="00E36F0E" w:rsidP="00E36F0E">
            <w:pPr>
              <w:spacing w:line="256" w:lineRule="auto"/>
              <w:rPr>
                <w:sz w:val="8"/>
              </w:rPr>
            </w:pPr>
          </w:p>
        </w:tc>
      </w:tr>
      <w:tr w:rsidR="00E36F0E" w:rsidRPr="00C82768" w14:paraId="41C4DE3A"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171D4B1F"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59D7AAEB" w14:textId="77777777" w:rsidR="00E36F0E" w:rsidRPr="00C82768" w:rsidRDefault="00393DC0" w:rsidP="00E36F0E">
            <w:pPr>
              <w:spacing w:line="256" w:lineRule="auto"/>
            </w:pPr>
            <w:r w:rsidRPr="00DA32BB">
              <w:t>One-Shot (</w:t>
            </w:r>
            <w:r>
              <w:t>A-Synch)</w:t>
            </w:r>
          </w:p>
        </w:tc>
      </w:tr>
      <w:tr w:rsidR="00E36F0E" w:rsidRPr="00C82768" w14:paraId="665B9976"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388E1D47"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3F060E33" w14:textId="77777777" w:rsidR="00E36F0E" w:rsidRPr="00C82768" w:rsidRDefault="00393DC0" w:rsidP="00E36F0E">
            <w:pPr>
              <w:spacing w:line="256" w:lineRule="auto"/>
            </w:pPr>
            <w:r w:rsidRPr="00C82768">
              <w:t>Default</w:t>
            </w:r>
          </w:p>
        </w:tc>
      </w:tr>
      <w:tr w:rsidR="00E36F0E" w:rsidRPr="00C82768" w14:paraId="739FDF39"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631B2306"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231B913F" w14:textId="77777777" w:rsidR="00E36F0E" w:rsidRPr="00C82768" w:rsidRDefault="00393DC0" w:rsidP="00E36F0E">
            <w:pPr>
              <w:spacing w:line="256" w:lineRule="auto"/>
            </w:pPr>
            <w:r w:rsidRPr="00C82768">
              <w:t>No</w:t>
            </w:r>
          </w:p>
        </w:tc>
      </w:tr>
      <w:tr w:rsidR="00E36F0E" w:rsidRPr="00C82768" w14:paraId="52271DBD"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57437688" w14:textId="77777777" w:rsidR="00E36F0E" w:rsidRPr="00C82768" w:rsidRDefault="00E36F0E" w:rsidP="00E36F0E">
            <w:pPr>
              <w:spacing w:line="256" w:lineRule="auto"/>
              <w:rPr>
                <w:sz w:val="8"/>
              </w:rPr>
            </w:pPr>
          </w:p>
        </w:tc>
      </w:tr>
      <w:tr w:rsidR="00E36F0E" w:rsidRPr="00C82768" w14:paraId="761C37F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41ACCFCD"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1DACB3C8"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0579BE00"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A7ABE46"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1E246B7"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0BFB8AB" w14:textId="77777777" w:rsidR="00E36F0E" w:rsidRPr="00C82768" w:rsidRDefault="00393DC0" w:rsidP="00E36F0E">
            <w:pPr>
              <w:rPr>
                <w:b/>
              </w:rPr>
            </w:pPr>
            <w:r w:rsidRPr="00C82768">
              <w:rPr>
                <w:b/>
              </w:rPr>
              <w:t>Description</w:t>
            </w:r>
          </w:p>
        </w:tc>
      </w:tr>
      <w:tr w:rsidR="00E36F0E" w:rsidRPr="00C82768" w14:paraId="75ABFD09"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339BA8EB" w14:textId="77777777" w:rsidR="00E36F0E" w:rsidRPr="00C82768" w:rsidRDefault="00393DC0" w:rsidP="00E36F0E">
            <w:pPr>
              <w:rPr>
                <w:b/>
              </w:rPr>
            </w:pPr>
            <w:r w:rsidRPr="00C82768">
              <w:rPr>
                <w:b/>
              </w:rPr>
              <w:t>Request</w:t>
            </w:r>
          </w:p>
        </w:tc>
      </w:tr>
      <w:tr w:rsidR="00E36F0E" w:rsidRPr="00C82768" w14:paraId="200A2BB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2172EEA"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2E6FAF89"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tcPr>
          <w:p w14:paraId="0DADDD29"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tcPr>
          <w:p w14:paraId="620A1ED2"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394D4F95" w14:textId="77777777" w:rsidR="00E36F0E" w:rsidRPr="00F1221C" w:rsidRDefault="00393DC0" w:rsidP="00E36F0E">
            <w:r w:rsidRPr="00F1221C">
              <w:t>Char Value:0-255</w:t>
            </w:r>
          </w:p>
          <w:p w14:paraId="65F2D32E"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2F9C7390" w14:textId="77777777" w:rsidR="00E36F0E" w:rsidRPr="00C82768" w:rsidRDefault="00393DC0" w:rsidP="00E36F0E">
            <w:r>
              <w:t>Requesting app ID</w:t>
            </w:r>
          </w:p>
        </w:tc>
      </w:tr>
      <w:tr w:rsidR="00E36F0E" w:rsidRPr="00C82768" w14:paraId="2B86F546"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413BBB23" w14:textId="77777777" w:rsidR="00E36F0E" w:rsidRPr="00C82768" w:rsidRDefault="00393DC0" w:rsidP="00E36F0E">
            <w:r w:rsidRPr="00C82768">
              <w:rPr>
                <w:b/>
              </w:rPr>
              <w:t>Response</w:t>
            </w:r>
          </w:p>
        </w:tc>
      </w:tr>
      <w:tr w:rsidR="00E36F0E" w:rsidRPr="00C82768" w14:paraId="1A77D04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37C43CF"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142640C"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B04DFF9"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5113577"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03CEBB9" w14:textId="77777777" w:rsidR="00E36F0E" w:rsidRPr="00F1221C" w:rsidRDefault="00393DC0" w:rsidP="00E36F0E">
            <w:r w:rsidRPr="00F1221C">
              <w:t>Char Value:0-255</w:t>
            </w:r>
          </w:p>
          <w:p w14:paraId="6C2BFBB6"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E645758" w14:textId="77777777" w:rsidR="00E36F0E" w:rsidRPr="00C82768" w:rsidRDefault="00393DC0" w:rsidP="00E36F0E">
            <w:r>
              <w:t>Requesting app ID</w:t>
            </w:r>
          </w:p>
        </w:tc>
      </w:tr>
      <w:tr w:rsidR="00E36F0E" w:rsidRPr="00C82768" w14:paraId="035109F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17D9FF1"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B6D8EDB" w14:textId="77777777" w:rsidR="00E36F0E" w:rsidRDefault="00393DC0" w:rsidP="00E36F0E">
            <w:r>
              <w:t>HmiRet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50E4B24"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0657261"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EE1C5F5"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674363A" w14:textId="77777777" w:rsidR="00E36F0E" w:rsidRDefault="00E36F0E" w:rsidP="00E36F0E"/>
        </w:tc>
      </w:tr>
      <w:tr w:rsidR="00E36F0E" w:rsidRPr="00C82768" w14:paraId="4B50BCA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6F819BA"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6FFDBFA"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0A6C36A"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8A378D3" w14:textId="77777777" w:rsidR="00E36F0E" w:rsidRPr="00C82768" w:rsidRDefault="00393DC0" w:rsidP="00E36F0E">
            <w:r>
              <w:t>HMI_ERROR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25EFCC8" w14:textId="77777777" w:rsidR="00E36F0E" w:rsidRPr="008127A4"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1148575" w14:textId="77777777" w:rsidR="00E36F0E" w:rsidRDefault="00393DC0" w:rsidP="00E36F0E">
            <w:r>
              <w:t>Error/Failure</w:t>
            </w:r>
          </w:p>
        </w:tc>
      </w:tr>
      <w:tr w:rsidR="00E36F0E" w:rsidRPr="00C82768" w14:paraId="186BF5A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361789A"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D5C9F6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55C5589"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24A533F" w14:textId="77777777" w:rsidR="00E36F0E" w:rsidRPr="00C82768" w:rsidRDefault="00393DC0" w:rsidP="00E36F0E">
            <w:r>
              <w:t>HMI_SUCCESS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8684FA3" w14:textId="77777777" w:rsidR="00E36F0E" w:rsidRPr="008127A4"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4C3D915" w14:textId="77777777" w:rsidR="00E36F0E" w:rsidRDefault="00393DC0" w:rsidP="00E36F0E">
            <w:r>
              <w:t>Success</w:t>
            </w:r>
          </w:p>
        </w:tc>
      </w:tr>
    </w:tbl>
    <w:p w14:paraId="683F4F84" w14:textId="4BFB1DD3" w:rsidR="00E36F0E" w:rsidRDefault="00393DC0" w:rsidP="00506E2F">
      <w:pPr>
        <w:pStyle w:val="Heading4"/>
      </w:pPr>
      <w:r w:rsidRPr="00B9479B">
        <w:t>MD-REQ-380286/A-ForgetApimAP</w:t>
      </w:r>
    </w:p>
    <w:p w14:paraId="5746F228" w14:textId="77777777" w:rsidR="00E36F0E" w:rsidRPr="00202DA5"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to forget an available AP</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342D737E"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57C4CE5C" w14:textId="77777777" w:rsidR="00E36F0E" w:rsidRPr="00C82768" w:rsidRDefault="00E36F0E" w:rsidP="00E36F0E">
            <w:pPr>
              <w:spacing w:line="256" w:lineRule="auto"/>
              <w:rPr>
                <w:sz w:val="8"/>
              </w:rPr>
            </w:pPr>
          </w:p>
        </w:tc>
      </w:tr>
      <w:tr w:rsidR="00E36F0E" w:rsidRPr="00C82768" w14:paraId="7A11D24B"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4EB47AF8"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7CDE5FE5" w14:textId="77777777" w:rsidR="00E36F0E" w:rsidRPr="00C82768" w:rsidRDefault="00393DC0" w:rsidP="00E36F0E">
            <w:pPr>
              <w:spacing w:line="256" w:lineRule="auto"/>
            </w:pPr>
            <w:r w:rsidRPr="00DA32BB">
              <w:t>One-Shot (</w:t>
            </w:r>
            <w:r>
              <w:t>A-Synch)</w:t>
            </w:r>
          </w:p>
        </w:tc>
      </w:tr>
      <w:tr w:rsidR="00E36F0E" w:rsidRPr="00C82768" w14:paraId="03A4CDA9"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18BD7C10" w14:textId="77777777" w:rsidR="00E36F0E" w:rsidRPr="00C82768" w:rsidRDefault="00393DC0" w:rsidP="00E36F0E">
            <w:pPr>
              <w:spacing w:line="256" w:lineRule="auto"/>
              <w:jc w:val="right"/>
            </w:pPr>
            <w:r w:rsidRPr="00C82768">
              <w:rPr>
                <w:b/>
              </w:rPr>
              <w:lastRenderedPageBreak/>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384D2C2F" w14:textId="77777777" w:rsidR="00E36F0E" w:rsidRPr="00C82768" w:rsidRDefault="00393DC0" w:rsidP="00E36F0E">
            <w:pPr>
              <w:spacing w:line="256" w:lineRule="auto"/>
            </w:pPr>
            <w:r w:rsidRPr="00C82768">
              <w:t>Default</w:t>
            </w:r>
          </w:p>
        </w:tc>
      </w:tr>
      <w:tr w:rsidR="00E36F0E" w:rsidRPr="00C82768" w14:paraId="415DEC0F"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647283EA"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183B98B4" w14:textId="77777777" w:rsidR="00E36F0E" w:rsidRPr="00C82768" w:rsidRDefault="00393DC0" w:rsidP="00E36F0E">
            <w:pPr>
              <w:spacing w:line="256" w:lineRule="auto"/>
            </w:pPr>
            <w:r w:rsidRPr="00C82768">
              <w:t>No</w:t>
            </w:r>
          </w:p>
        </w:tc>
      </w:tr>
      <w:tr w:rsidR="00E36F0E" w:rsidRPr="00C82768" w14:paraId="6C8EDAAE"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4B35DDE8" w14:textId="77777777" w:rsidR="00E36F0E" w:rsidRPr="00C82768" w:rsidRDefault="00E36F0E" w:rsidP="00E36F0E">
            <w:pPr>
              <w:spacing w:line="256" w:lineRule="auto"/>
              <w:rPr>
                <w:sz w:val="8"/>
              </w:rPr>
            </w:pPr>
          </w:p>
        </w:tc>
      </w:tr>
      <w:tr w:rsidR="00E36F0E" w:rsidRPr="00C82768" w14:paraId="355192B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3F683767"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1C223D5E"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6898F58B"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F10D0C1"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3254E3C"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93730A2" w14:textId="77777777" w:rsidR="00E36F0E" w:rsidRPr="00C82768" w:rsidRDefault="00393DC0" w:rsidP="00E36F0E">
            <w:pPr>
              <w:rPr>
                <w:b/>
              </w:rPr>
            </w:pPr>
            <w:r w:rsidRPr="00C82768">
              <w:rPr>
                <w:b/>
              </w:rPr>
              <w:t>Description</w:t>
            </w:r>
          </w:p>
        </w:tc>
      </w:tr>
      <w:tr w:rsidR="00E36F0E" w:rsidRPr="00C82768" w14:paraId="752DFFE4"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1576447C" w14:textId="77777777" w:rsidR="00E36F0E" w:rsidRPr="00C82768" w:rsidRDefault="00393DC0" w:rsidP="00E36F0E">
            <w:pPr>
              <w:rPr>
                <w:b/>
              </w:rPr>
            </w:pPr>
            <w:r w:rsidRPr="00C82768">
              <w:rPr>
                <w:b/>
              </w:rPr>
              <w:t>Request</w:t>
            </w:r>
          </w:p>
        </w:tc>
      </w:tr>
      <w:tr w:rsidR="00E36F0E" w:rsidRPr="00C82768" w14:paraId="7754B7F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0BECC89"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32B95D3E"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tcPr>
          <w:p w14:paraId="0C3AD338"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tcPr>
          <w:p w14:paraId="47C5B318"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06747434" w14:textId="77777777" w:rsidR="00E36F0E" w:rsidRPr="00F1221C" w:rsidRDefault="00393DC0" w:rsidP="00E36F0E">
            <w:r w:rsidRPr="00F1221C">
              <w:t>Char Value:0-255</w:t>
            </w:r>
          </w:p>
          <w:p w14:paraId="3C9AADD5"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150B8E09" w14:textId="77777777" w:rsidR="00E36F0E" w:rsidRPr="00C82768" w:rsidRDefault="00393DC0" w:rsidP="00E36F0E">
            <w:r>
              <w:t>Requesting app ID</w:t>
            </w:r>
          </w:p>
        </w:tc>
      </w:tr>
      <w:tr w:rsidR="00E36F0E" w:rsidRPr="00C82768" w14:paraId="7B5AA3F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821C677"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12C766F9" w14:textId="77777777" w:rsidR="00E36F0E" w:rsidRDefault="00393DC0" w:rsidP="00E36F0E">
            <w:r>
              <w:t>ssid</w:t>
            </w:r>
          </w:p>
        </w:tc>
        <w:tc>
          <w:tcPr>
            <w:tcW w:w="900" w:type="dxa"/>
            <w:tcBorders>
              <w:top w:val="single" w:sz="4" w:space="0" w:color="auto"/>
              <w:left w:val="single" w:sz="4" w:space="0" w:color="auto"/>
              <w:bottom w:val="single" w:sz="4" w:space="0" w:color="auto"/>
              <w:right w:val="single" w:sz="4" w:space="0" w:color="auto"/>
            </w:tcBorders>
          </w:tcPr>
          <w:p w14:paraId="06C62A97"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7B5C84F2"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27652A8E" w14:textId="77777777" w:rsidR="00E36F0E" w:rsidRPr="008127A4" w:rsidRDefault="00E36F0E" w:rsidP="00E36F0E"/>
        </w:tc>
        <w:tc>
          <w:tcPr>
            <w:tcW w:w="3330" w:type="dxa"/>
            <w:tcBorders>
              <w:top w:val="single" w:sz="4" w:space="0" w:color="auto"/>
              <w:left w:val="single" w:sz="4" w:space="0" w:color="auto"/>
              <w:bottom w:val="single" w:sz="4" w:space="0" w:color="auto"/>
              <w:right w:val="single" w:sz="4" w:space="0" w:color="auto"/>
            </w:tcBorders>
          </w:tcPr>
          <w:p w14:paraId="6F1E6020" w14:textId="77777777" w:rsidR="00E36F0E" w:rsidRDefault="00393DC0" w:rsidP="00E36F0E">
            <w:r>
              <w:t>SSID of AP</w:t>
            </w:r>
          </w:p>
        </w:tc>
      </w:tr>
      <w:tr w:rsidR="00E36F0E" w:rsidRPr="00C82768" w14:paraId="3D314BA0"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5F50E36A" w14:textId="77777777" w:rsidR="00E36F0E" w:rsidRPr="00C82768" w:rsidRDefault="00393DC0" w:rsidP="00E36F0E">
            <w:r w:rsidRPr="00C82768">
              <w:rPr>
                <w:b/>
              </w:rPr>
              <w:t>Response</w:t>
            </w:r>
          </w:p>
        </w:tc>
      </w:tr>
      <w:tr w:rsidR="00E36F0E" w:rsidRPr="00C82768" w14:paraId="63D2FDE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72F051B"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1E39754"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3314609"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4589CEA"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6888816" w14:textId="77777777" w:rsidR="00E36F0E" w:rsidRPr="00F1221C" w:rsidRDefault="00393DC0" w:rsidP="00E36F0E">
            <w:r w:rsidRPr="00F1221C">
              <w:t>Char Value:0-255</w:t>
            </w:r>
          </w:p>
          <w:p w14:paraId="7ED98DFA"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B28B5CA" w14:textId="77777777" w:rsidR="00E36F0E" w:rsidRPr="00C82768" w:rsidRDefault="00393DC0" w:rsidP="00E36F0E">
            <w:r>
              <w:t>Requesting app ID</w:t>
            </w:r>
          </w:p>
        </w:tc>
      </w:tr>
      <w:tr w:rsidR="00E36F0E" w:rsidRPr="00C82768" w14:paraId="724266C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063093E"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2665B33" w14:textId="77777777" w:rsidR="00E36F0E" w:rsidRDefault="00393DC0" w:rsidP="00E36F0E">
            <w:r>
              <w:t>HmiRet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BC59EE7"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76DC28F"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8CDBC19"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7B5BDE2" w14:textId="77777777" w:rsidR="00E36F0E" w:rsidRDefault="00E36F0E" w:rsidP="00E36F0E"/>
        </w:tc>
      </w:tr>
      <w:tr w:rsidR="00E36F0E" w:rsidRPr="00C82768" w14:paraId="2C34078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86E0522"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FC7DA9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118D833"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12AE91A" w14:textId="77777777" w:rsidR="00E36F0E" w:rsidRPr="00C82768" w:rsidRDefault="00393DC0" w:rsidP="00E36F0E">
            <w:r>
              <w:t>HMI_ERROR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63D7CB5" w14:textId="77777777" w:rsidR="00E36F0E" w:rsidRPr="008127A4"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FE62C08" w14:textId="77777777" w:rsidR="00E36F0E" w:rsidRDefault="00393DC0" w:rsidP="00E36F0E">
            <w:r>
              <w:t>Error/Failure</w:t>
            </w:r>
          </w:p>
        </w:tc>
      </w:tr>
      <w:tr w:rsidR="00E36F0E" w:rsidRPr="00C82768" w14:paraId="4E6D074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3125B20"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23ECF96"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EAE9C16"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BA6D5BB" w14:textId="77777777" w:rsidR="00E36F0E" w:rsidRPr="00C82768" w:rsidRDefault="00393DC0" w:rsidP="00E36F0E">
            <w:r>
              <w:t>HMI_SUCCESS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A622353" w14:textId="77777777" w:rsidR="00E36F0E" w:rsidRPr="008127A4"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1F2106D" w14:textId="77777777" w:rsidR="00E36F0E" w:rsidRDefault="00393DC0" w:rsidP="00E36F0E">
            <w:r>
              <w:t>Success</w:t>
            </w:r>
          </w:p>
        </w:tc>
      </w:tr>
    </w:tbl>
    <w:p w14:paraId="5D229E85" w14:textId="45E616B6" w:rsidR="00E36F0E" w:rsidRDefault="00393DC0" w:rsidP="00506E2F">
      <w:pPr>
        <w:pStyle w:val="Heading4"/>
      </w:pPr>
      <w:r w:rsidRPr="00B9479B">
        <w:t>MD-REQ-380287/A-GetWpsPin</w:t>
      </w:r>
    </w:p>
    <w:p w14:paraId="63F86C48" w14:textId="77777777" w:rsidR="00E36F0E" w:rsidRPr="00202DA5"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to get a WPS PIN</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6EFAA8D9"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4C5EE16B" w14:textId="77777777" w:rsidR="00E36F0E" w:rsidRPr="00C82768" w:rsidRDefault="00E36F0E" w:rsidP="00E36F0E">
            <w:pPr>
              <w:spacing w:line="256" w:lineRule="auto"/>
              <w:rPr>
                <w:sz w:val="8"/>
              </w:rPr>
            </w:pPr>
          </w:p>
        </w:tc>
      </w:tr>
      <w:tr w:rsidR="00E36F0E" w:rsidRPr="00C82768" w14:paraId="0B38C2E5"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212C8B03"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44DDC76F" w14:textId="77777777" w:rsidR="00E36F0E" w:rsidRPr="00C82768" w:rsidRDefault="00393DC0" w:rsidP="00E36F0E">
            <w:pPr>
              <w:spacing w:line="256" w:lineRule="auto"/>
            </w:pPr>
            <w:r w:rsidRPr="00DA32BB">
              <w:t>One-Shot (</w:t>
            </w:r>
            <w:r>
              <w:t>A-Synch)</w:t>
            </w:r>
          </w:p>
        </w:tc>
      </w:tr>
      <w:tr w:rsidR="00E36F0E" w:rsidRPr="00C82768" w14:paraId="4D8213DD"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1B998F4E"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6D1B5B15" w14:textId="77777777" w:rsidR="00E36F0E" w:rsidRPr="00C82768" w:rsidRDefault="00393DC0" w:rsidP="00E36F0E">
            <w:pPr>
              <w:spacing w:line="256" w:lineRule="auto"/>
            </w:pPr>
            <w:r w:rsidRPr="00C82768">
              <w:t>Default</w:t>
            </w:r>
          </w:p>
        </w:tc>
      </w:tr>
      <w:tr w:rsidR="00E36F0E" w:rsidRPr="00C82768" w14:paraId="5DAA3C6F"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1240DA08"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5CF92917" w14:textId="77777777" w:rsidR="00E36F0E" w:rsidRPr="00C82768" w:rsidRDefault="00393DC0" w:rsidP="00E36F0E">
            <w:pPr>
              <w:spacing w:line="256" w:lineRule="auto"/>
            </w:pPr>
            <w:r w:rsidRPr="00C82768">
              <w:t>No</w:t>
            </w:r>
          </w:p>
        </w:tc>
      </w:tr>
      <w:tr w:rsidR="00E36F0E" w:rsidRPr="00C82768" w14:paraId="525722BB"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66DD496F" w14:textId="77777777" w:rsidR="00E36F0E" w:rsidRPr="00C82768" w:rsidRDefault="00E36F0E" w:rsidP="00E36F0E">
            <w:pPr>
              <w:spacing w:line="256" w:lineRule="auto"/>
              <w:rPr>
                <w:sz w:val="8"/>
              </w:rPr>
            </w:pPr>
          </w:p>
        </w:tc>
      </w:tr>
      <w:tr w:rsidR="00E36F0E" w:rsidRPr="00C82768" w14:paraId="257EB0C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73DC3FFD"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638FC7DE"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1DF36C56"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E8FED2C"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28A60DE"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1B2DABF" w14:textId="77777777" w:rsidR="00E36F0E" w:rsidRPr="00C82768" w:rsidRDefault="00393DC0" w:rsidP="00E36F0E">
            <w:pPr>
              <w:rPr>
                <w:b/>
              </w:rPr>
            </w:pPr>
            <w:r w:rsidRPr="00C82768">
              <w:rPr>
                <w:b/>
              </w:rPr>
              <w:t>Description</w:t>
            </w:r>
          </w:p>
        </w:tc>
      </w:tr>
      <w:tr w:rsidR="00E36F0E" w:rsidRPr="00C82768" w14:paraId="0D536B53"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0850582D" w14:textId="77777777" w:rsidR="00E36F0E" w:rsidRPr="00C82768" w:rsidRDefault="00393DC0" w:rsidP="00E36F0E">
            <w:pPr>
              <w:rPr>
                <w:b/>
              </w:rPr>
            </w:pPr>
            <w:r w:rsidRPr="00C82768">
              <w:rPr>
                <w:b/>
              </w:rPr>
              <w:t>Request</w:t>
            </w:r>
          </w:p>
        </w:tc>
      </w:tr>
      <w:tr w:rsidR="00E36F0E" w:rsidRPr="00C82768" w14:paraId="71208A4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44912BD"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1260B05C"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tcPr>
          <w:p w14:paraId="225A68C7"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tcPr>
          <w:p w14:paraId="01726C58"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1DB31B7A" w14:textId="77777777" w:rsidR="00E36F0E" w:rsidRPr="00F1221C" w:rsidRDefault="00393DC0" w:rsidP="00E36F0E">
            <w:r w:rsidRPr="00F1221C">
              <w:t>Char Value:0-255</w:t>
            </w:r>
          </w:p>
          <w:p w14:paraId="7B31D0F0"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412986AE" w14:textId="77777777" w:rsidR="00E36F0E" w:rsidRPr="00C82768" w:rsidRDefault="00393DC0" w:rsidP="00E36F0E">
            <w:r>
              <w:t>Requesting app ID</w:t>
            </w:r>
          </w:p>
        </w:tc>
      </w:tr>
      <w:tr w:rsidR="00E36F0E" w:rsidRPr="00C82768" w14:paraId="2CFD3BB9"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0865305E" w14:textId="77777777" w:rsidR="00E36F0E" w:rsidRPr="00C82768" w:rsidRDefault="00393DC0" w:rsidP="00E36F0E">
            <w:r w:rsidRPr="00C82768">
              <w:rPr>
                <w:b/>
              </w:rPr>
              <w:t>Response</w:t>
            </w:r>
          </w:p>
        </w:tc>
      </w:tr>
      <w:tr w:rsidR="00E36F0E" w:rsidRPr="00C82768" w14:paraId="5140F82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9E8FD2E"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A458070"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75D2167"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AD748A7"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00B1F83" w14:textId="77777777" w:rsidR="00E36F0E" w:rsidRPr="00F1221C" w:rsidRDefault="00393DC0" w:rsidP="00E36F0E">
            <w:r w:rsidRPr="00F1221C">
              <w:t>Char Value:0-255</w:t>
            </w:r>
          </w:p>
          <w:p w14:paraId="35C4AD59"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53AF11E" w14:textId="77777777" w:rsidR="00E36F0E" w:rsidRPr="00C82768" w:rsidRDefault="00393DC0" w:rsidP="00E36F0E">
            <w:r>
              <w:t>Requesting app ID</w:t>
            </w:r>
          </w:p>
        </w:tc>
      </w:tr>
      <w:tr w:rsidR="00E36F0E" w:rsidRPr="00C82768" w14:paraId="532AFC7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47D7585"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C123860" w14:textId="77777777" w:rsidR="00E36F0E" w:rsidRDefault="00393DC0" w:rsidP="00E36F0E">
            <w:r>
              <w:t>HmiRet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209722D"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F6DDDC6"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4E1BBF6"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2F4C4B5" w14:textId="77777777" w:rsidR="00E36F0E" w:rsidRDefault="00E36F0E" w:rsidP="00E36F0E"/>
        </w:tc>
      </w:tr>
      <w:tr w:rsidR="00E36F0E" w:rsidRPr="00C82768" w14:paraId="39A81F3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32346BB"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B5D38F1"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25E5A8D"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8C4CDBB" w14:textId="77777777" w:rsidR="00E36F0E" w:rsidRPr="00C82768" w:rsidRDefault="00393DC0" w:rsidP="00E36F0E">
            <w:r>
              <w:t>HMI_ERROR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115582D" w14:textId="77777777" w:rsidR="00E36F0E" w:rsidRPr="008127A4"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AE476A3" w14:textId="77777777" w:rsidR="00E36F0E" w:rsidRDefault="00393DC0" w:rsidP="00E36F0E">
            <w:r>
              <w:t>Error/Failure</w:t>
            </w:r>
          </w:p>
        </w:tc>
      </w:tr>
      <w:tr w:rsidR="00E36F0E" w:rsidRPr="00C82768" w14:paraId="52E807F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1C225D9"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032B766" w14:textId="77777777" w:rsidR="00E36F0E" w:rsidRDefault="00E36F0E" w:rsidP="00E36F0E">
            <w:pPr>
              <w:jc w:val="center"/>
            </w:pP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4B27510"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D41A959" w14:textId="77777777" w:rsidR="00E36F0E" w:rsidRPr="00C82768" w:rsidRDefault="00393DC0" w:rsidP="00E36F0E">
            <w:r>
              <w:t>HMI_SUCCESS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B0AA08F" w14:textId="77777777" w:rsidR="00E36F0E" w:rsidRPr="008127A4"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1BE7700" w14:textId="77777777" w:rsidR="00E36F0E" w:rsidRDefault="00393DC0" w:rsidP="00E36F0E">
            <w:r>
              <w:t>Success</w:t>
            </w:r>
          </w:p>
        </w:tc>
      </w:tr>
      <w:tr w:rsidR="00E36F0E" w:rsidRPr="00C82768" w14:paraId="31600D4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A85E406"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D897F7C" w14:textId="77777777" w:rsidR="00E36F0E" w:rsidRDefault="00393DC0" w:rsidP="00E36F0E">
            <w:r>
              <w:t>WlanWpsSecurity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EECB8EC"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A7F1FC1"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9F23024"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B2DA6AD" w14:textId="77777777" w:rsidR="00E36F0E" w:rsidRDefault="00E36F0E" w:rsidP="00E36F0E"/>
        </w:tc>
      </w:tr>
      <w:tr w:rsidR="00E36F0E" w:rsidRPr="00C82768" w14:paraId="0E27305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CE9E26A"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39FC7E3" w14:textId="77777777" w:rsidR="00E36F0E" w:rsidRDefault="00E36F0E" w:rsidP="00E36F0E">
            <w:pPr>
              <w:jc w:val="center"/>
            </w:pP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3C41EF6"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5E4B8DA" w14:textId="77777777" w:rsidR="00E36F0E" w:rsidRDefault="00393DC0" w:rsidP="00E36F0E">
            <w:pPr>
              <w:rPr>
                <w:rFonts w:cs="Arial"/>
                <w:color w:val="000000"/>
                <w:szCs w:val="20"/>
              </w:rPr>
            </w:pPr>
            <w:r>
              <w:rPr>
                <w:rFonts w:cs="Arial"/>
                <w:color w:val="000000"/>
                <w:szCs w:val="20"/>
              </w:rPr>
              <w:t>WLAN_WPS_MIN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2947C34" w14:textId="77777777" w:rsidR="00E36F0E" w:rsidRDefault="00393DC0" w:rsidP="00E36F0E">
            <w:pPr>
              <w:rPr>
                <w:rFonts w:cs="Arial"/>
                <w:color w:val="000000"/>
                <w:szCs w:val="20"/>
              </w:rPr>
            </w:pPr>
            <w:r>
              <w:rPr>
                <w:rFonts w:cs="Arial"/>
                <w:color w:val="000000"/>
                <w:szCs w:val="20"/>
              </w:rP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56DBE37" w14:textId="77777777" w:rsidR="00E36F0E" w:rsidRDefault="00393DC0" w:rsidP="00E36F0E">
            <w:pPr>
              <w:rPr>
                <w:rFonts w:cs="Arial"/>
                <w:color w:val="000000"/>
                <w:szCs w:val="20"/>
              </w:rPr>
            </w:pPr>
            <w:r>
              <w:rPr>
                <w:rFonts w:cs="Arial"/>
                <w:color w:val="000000"/>
                <w:szCs w:val="20"/>
              </w:rPr>
              <w:t> </w:t>
            </w:r>
          </w:p>
        </w:tc>
      </w:tr>
      <w:tr w:rsidR="00E36F0E" w:rsidRPr="00C82768" w14:paraId="02A2C5F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075D32C"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332EB7F" w14:textId="77777777" w:rsidR="00E36F0E" w:rsidRDefault="00E36F0E" w:rsidP="00E36F0E">
            <w:pPr>
              <w:jc w:val="center"/>
            </w:pP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3811692"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A4B91B1" w14:textId="77777777" w:rsidR="00E36F0E" w:rsidRDefault="00393DC0" w:rsidP="00E36F0E">
            <w:pPr>
              <w:rPr>
                <w:rFonts w:cs="Arial"/>
                <w:color w:val="000000"/>
                <w:szCs w:val="20"/>
              </w:rPr>
            </w:pPr>
            <w:r>
              <w:rPr>
                <w:rFonts w:cs="Arial"/>
                <w:color w:val="000000"/>
                <w:szCs w:val="20"/>
              </w:rPr>
              <w:t>WLAN_WPS_KEYPAD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021050D" w14:textId="77777777" w:rsidR="00E36F0E" w:rsidRDefault="00393DC0" w:rsidP="00E36F0E">
            <w:pPr>
              <w:rPr>
                <w:rFonts w:cs="Arial"/>
                <w:color w:val="000000"/>
                <w:szCs w:val="20"/>
              </w:rPr>
            </w:pPr>
            <w:r>
              <w:rPr>
                <w:rFonts w:cs="Arial"/>
                <w:color w:val="000000"/>
                <w:szCs w:val="20"/>
              </w:rP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DCB7DB7" w14:textId="77777777" w:rsidR="00E36F0E" w:rsidRDefault="00393DC0" w:rsidP="00E36F0E">
            <w:pPr>
              <w:rPr>
                <w:rFonts w:cs="Arial"/>
                <w:color w:val="000000"/>
                <w:szCs w:val="20"/>
              </w:rPr>
            </w:pPr>
            <w:r>
              <w:rPr>
                <w:rFonts w:cs="Arial"/>
                <w:color w:val="000000"/>
                <w:szCs w:val="20"/>
              </w:rPr>
              <w:t>AP supplies the PIN</w:t>
            </w:r>
          </w:p>
        </w:tc>
      </w:tr>
      <w:tr w:rsidR="00E36F0E" w:rsidRPr="00C82768" w14:paraId="4948DEE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990C77B"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241891D" w14:textId="77777777" w:rsidR="00E36F0E" w:rsidRDefault="00E36F0E" w:rsidP="00E36F0E">
            <w:pPr>
              <w:jc w:val="center"/>
            </w:pP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735D655"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76C4895" w14:textId="77777777" w:rsidR="00E36F0E" w:rsidRDefault="00393DC0" w:rsidP="00E36F0E">
            <w:pPr>
              <w:rPr>
                <w:rFonts w:cs="Arial"/>
                <w:color w:val="000000"/>
                <w:szCs w:val="20"/>
              </w:rPr>
            </w:pPr>
            <w:r>
              <w:rPr>
                <w:rFonts w:cs="Arial"/>
                <w:color w:val="000000"/>
                <w:szCs w:val="20"/>
              </w:rPr>
              <w:t>WLAN_WPS_PIN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0295477" w14:textId="77777777" w:rsidR="00E36F0E" w:rsidRDefault="00393DC0" w:rsidP="00E36F0E">
            <w:pPr>
              <w:rPr>
                <w:rFonts w:cs="Arial"/>
                <w:color w:val="000000"/>
                <w:szCs w:val="20"/>
              </w:rPr>
            </w:pPr>
            <w:r>
              <w:rPr>
                <w:rFonts w:cs="Arial"/>
                <w:color w:val="000000"/>
                <w:szCs w:val="20"/>
              </w:rP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C9A5F59" w14:textId="77777777" w:rsidR="00E36F0E" w:rsidRDefault="00393DC0" w:rsidP="00E36F0E">
            <w:pPr>
              <w:rPr>
                <w:rFonts w:cs="Arial"/>
                <w:color w:val="000000"/>
                <w:szCs w:val="20"/>
              </w:rPr>
            </w:pPr>
            <w:r>
              <w:rPr>
                <w:rFonts w:cs="Arial"/>
                <w:color w:val="000000"/>
                <w:szCs w:val="20"/>
              </w:rPr>
              <w:t>STA supplies the PIN</w:t>
            </w:r>
          </w:p>
        </w:tc>
      </w:tr>
      <w:tr w:rsidR="00E36F0E" w:rsidRPr="00C82768" w14:paraId="250B8F2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B9D2535"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6A92671" w14:textId="77777777" w:rsidR="00E36F0E" w:rsidRDefault="00E36F0E" w:rsidP="00E36F0E">
            <w:pPr>
              <w:jc w:val="center"/>
            </w:pP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2347BC4"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27CE950" w14:textId="77777777" w:rsidR="00E36F0E" w:rsidRDefault="00393DC0" w:rsidP="00E36F0E">
            <w:pPr>
              <w:rPr>
                <w:rFonts w:cs="Arial"/>
                <w:color w:val="000000"/>
                <w:szCs w:val="20"/>
              </w:rPr>
            </w:pPr>
            <w:r>
              <w:rPr>
                <w:rFonts w:cs="Arial"/>
                <w:color w:val="000000"/>
                <w:szCs w:val="20"/>
              </w:rPr>
              <w:t>WLAN_WPS_PBC</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D0F9D78" w14:textId="77777777" w:rsidR="00E36F0E" w:rsidRDefault="00393DC0" w:rsidP="00E36F0E">
            <w:pPr>
              <w:rPr>
                <w:rFonts w:cs="Arial"/>
                <w:color w:val="000000"/>
                <w:szCs w:val="20"/>
              </w:rPr>
            </w:pPr>
            <w:r>
              <w:rPr>
                <w:rFonts w:cs="Arial"/>
                <w:color w:val="000000"/>
                <w:szCs w:val="20"/>
              </w:rP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B18E4BB" w14:textId="77777777" w:rsidR="00E36F0E" w:rsidRDefault="00393DC0" w:rsidP="00E36F0E">
            <w:pPr>
              <w:rPr>
                <w:rFonts w:cs="Arial"/>
                <w:color w:val="000000"/>
                <w:szCs w:val="20"/>
              </w:rPr>
            </w:pPr>
            <w:r>
              <w:rPr>
                <w:rFonts w:cs="Arial"/>
                <w:color w:val="000000"/>
                <w:szCs w:val="20"/>
              </w:rPr>
              <w:t>Pushbutton</w:t>
            </w:r>
          </w:p>
        </w:tc>
      </w:tr>
      <w:tr w:rsidR="00E36F0E" w:rsidRPr="00C82768" w14:paraId="386EB74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77EE3D7"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9F79CCC" w14:textId="77777777" w:rsidR="00E36F0E" w:rsidRDefault="00E36F0E" w:rsidP="00E36F0E">
            <w:pPr>
              <w:jc w:val="center"/>
            </w:pP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B473B50"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6BB59E8" w14:textId="77777777" w:rsidR="00E36F0E" w:rsidRDefault="00393DC0" w:rsidP="00E36F0E">
            <w:pPr>
              <w:rPr>
                <w:rFonts w:cs="Arial"/>
                <w:color w:val="000000"/>
                <w:szCs w:val="20"/>
              </w:rPr>
            </w:pPr>
            <w:r>
              <w:rPr>
                <w:rFonts w:cs="Arial"/>
                <w:color w:val="000000"/>
                <w:szCs w:val="20"/>
              </w:rPr>
              <w:t>WLAN_WPS_MAX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C74FE0F" w14:textId="77777777" w:rsidR="00E36F0E" w:rsidRDefault="00393DC0" w:rsidP="00E36F0E">
            <w:pPr>
              <w:rPr>
                <w:rFonts w:cs="Arial"/>
                <w:color w:val="000000"/>
                <w:szCs w:val="20"/>
              </w:rPr>
            </w:pPr>
            <w:r>
              <w:rPr>
                <w:rFonts w:cs="Arial"/>
                <w:color w:val="000000"/>
                <w:szCs w:val="20"/>
              </w:rP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F436B0D" w14:textId="77777777" w:rsidR="00E36F0E" w:rsidRDefault="00393DC0" w:rsidP="00E36F0E">
            <w:pPr>
              <w:rPr>
                <w:rFonts w:cs="Arial"/>
                <w:color w:val="000000"/>
                <w:szCs w:val="20"/>
              </w:rPr>
            </w:pPr>
            <w:r>
              <w:rPr>
                <w:rFonts w:cs="Arial"/>
                <w:color w:val="000000"/>
                <w:szCs w:val="20"/>
              </w:rPr>
              <w:t> </w:t>
            </w:r>
          </w:p>
        </w:tc>
      </w:tr>
      <w:tr w:rsidR="00E36F0E" w:rsidRPr="00C82768" w14:paraId="169F066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A78F0D0"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CBB17E1" w14:textId="77777777" w:rsidR="00E36F0E" w:rsidRDefault="00393DC0" w:rsidP="00E36F0E">
            <w:r>
              <w:t>pin</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08FF50C"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DB88CD2"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BFF4EB9" w14:textId="77777777" w:rsidR="00E36F0E" w:rsidRPr="00F1221C" w:rsidRDefault="00393DC0" w:rsidP="00E36F0E">
            <w:r w:rsidRPr="00F1221C">
              <w:t>Char Value:0-255</w:t>
            </w:r>
          </w:p>
          <w:p w14:paraId="7C7BE18D"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788CFF7" w14:textId="77777777" w:rsidR="00E36F0E" w:rsidRDefault="00393DC0" w:rsidP="00E36F0E">
            <w:r>
              <w:t>The Pin when using keypad type</w:t>
            </w:r>
          </w:p>
        </w:tc>
      </w:tr>
    </w:tbl>
    <w:p w14:paraId="1C66915D" w14:textId="150AEB49" w:rsidR="00E36F0E" w:rsidRDefault="00393DC0" w:rsidP="00506E2F">
      <w:pPr>
        <w:pStyle w:val="Heading4"/>
      </w:pPr>
      <w:r w:rsidRPr="00B9479B">
        <w:t>MD-REQ-380288/B-GetNetworkDetails</w:t>
      </w:r>
    </w:p>
    <w:p w14:paraId="1C430F3F" w14:textId="77777777" w:rsidR="00E36F0E" w:rsidRPr="00F30B7E"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to get network details</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23174FD7"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53ACB136" w14:textId="77777777" w:rsidR="00E36F0E" w:rsidRPr="00C82768" w:rsidRDefault="00E36F0E" w:rsidP="00E36F0E">
            <w:pPr>
              <w:spacing w:line="256" w:lineRule="auto"/>
              <w:rPr>
                <w:sz w:val="8"/>
              </w:rPr>
            </w:pPr>
          </w:p>
        </w:tc>
      </w:tr>
      <w:tr w:rsidR="00E36F0E" w:rsidRPr="00C82768" w14:paraId="22048AEE"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505EC22C"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5E4BEE5F" w14:textId="77777777" w:rsidR="00E36F0E" w:rsidRPr="00C82768" w:rsidRDefault="00393DC0" w:rsidP="00E36F0E">
            <w:pPr>
              <w:spacing w:line="256" w:lineRule="auto"/>
            </w:pPr>
            <w:r w:rsidRPr="00DA32BB">
              <w:t>One-Shot (</w:t>
            </w:r>
            <w:r>
              <w:t>A-Synch)</w:t>
            </w:r>
          </w:p>
        </w:tc>
      </w:tr>
      <w:tr w:rsidR="00E36F0E" w:rsidRPr="00C82768" w14:paraId="356E5582"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23528CD4"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30F1559E" w14:textId="77777777" w:rsidR="00E36F0E" w:rsidRPr="00C82768" w:rsidRDefault="00393DC0" w:rsidP="00E36F0E">
            <w:pPr>
              <w:spacing w:line="256" w:lineRule="auto"/>
            </w:pPr>
            <w:r w:rsidRPr="00C82768">
              <w:t>Default</w:t>
            </w:r>
          </w:p>
        </w:tc>
      </w:tr>
      <w:tr w:rsidR="00E36F0E" w:rsidRPr="00C82768" w14:paraId="30859A1A"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64D31E29"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1239051B" w14:textId="77777777" w:rsidR="00E36F0E" w:rsidRPr="00C82768" w:rsidRDefault="00393DC0" w:rsidP="00E36F0E">
            <w:pPr>
              <w:spacing w:line="256" w:lineRule="auto"/>
            </w:pPr>
            <w:r w:rsidRPr="00C82768">
              <w:t>No</w:t>
            </w:r>
          </w:p>
        </w:tc>
      </w:tr>
      <w:tr w:rsidR="00E36F0E" w:rsidRPr="00C82768" w14:paraId="0BB7EADF"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1075A141" w14:textId="77777777" w:rsidR="00E36F0E" w:rsidRPr="00C82768" w:rsidRDefault="00E36F0E" w:rsidP="00E36F0E">
            <w:pPr>
              <w:spacing w:line="256" w:lineRule="auto"/>
              <w:rPr>
                <w:sz w:val="8"/>
              </w:rPr>
            </w:pPr>
          </w:p>
        </w:tc>
      </w:tr>
      <w:tr w:rsidR="00E36F0E" w:rsidRPr="00C82768" w14:paraId="315DC29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29BA1F97"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645AAEA2"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05EA6156"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BA4C39D"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AF10752"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BB2B1DA" w14:textId="77777777" w:rsidR="00E36F0E" w:rsidRPr="00C82768" w:rsidRDefault="00393DC0" w:rsidP="00E36F0E">
            <w:pPr>
              <w:rPr>
                <w:b/>
              </w:rPr>
            </w:pPr>
            <w:r w:rsidRPr="00C82768">
              <w:rPr>
                <w:b/>
              </w:rPr>
              <w:t>Description</w:t>
            </w:r>
          </w:p>
        </w:tc>
      </w:tr>
      <w:tr w:rsidR="00E36F0E" w:rsidRPr="00C82768" w14:paraId="019CE578"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74FF4F94" w14:textId="77777777" w:rsidR="00E36F0E" w:rsidRPr="00C82768" w:rsidRDefault="00393DC0" w:rsidP="00E36F0E">
            <w:pPr>
              <w:rPr>
                <w:b/>
              </w:rPr>
            </w:pPr>
            <w:r w:rsidRPr="00C82768">
              <w:rPr>
                <w:b/>
              </w:rPr>
              <w:t>Request</w:t>
            </w:r>
          </w:p>
        </w:tc>
      </w:tr>
      <w:tr w:rsidR="00E36F0E" w:rsidRPr="00C82768" w14:paraId="7F44F3E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B1BD414"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75A3F8E7"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tcPr>
          <w:p w14:paraId="2E90A20A"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tcPr>
          <w:p w14:paraId="7DA537AA"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46557363" w14:textId="77777777" w:rsidR="00E36F0E" w:rsidRPr="00F1221C" w:rsidRDefault="00393DC0" w:rsidP="00E36F0E">
            <w:r w:rsidRPr="00F1221C">
              <w:t>Char Value:0-255</w:t>
            </w:r>
          </w:p>
          <w:p w14:paraId="573875E7"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2C101010" w14:textId="77777777" w:rsidR="00E36F0E" w:rsidRPr="00C82768" w:rsidRDefault="00393DC0" w:rsidP="00E36F0E">
            <w:r>
              <w:t>Requesting app ID</w:t>
            </w:r>
          </w:p>
        </w:tc>
      </w:tr>
      <w:tr w:rsidR="00E36F0E" w:rsidRPr="00C82768" w14:paraId="4E701673"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134EBB32" w14:textId="77777777" w:rsidR="00E36F0E" w:rsidRPr="00C82768" w:rsidRDefault="00393DC0" w:rsidP="00E36F0E">
            <w:r w:rsidRPr="00C82768">
              <w:rPr>
                <w:b/>
              </w:rPr>
              <w:t>Response</w:t>
            </w:r>
          </w:p>
        </w:tc>
      </w:tr>
      <w:tr w:rsidR="00E36F0E" w:rsidRPr="00C82768" w14:paraId="21C3971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D1A16D7"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CEB0083"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E7F633A"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80E8669"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047118F" w14:textId="77777777" w:rsidR="00E36F0E" w:rsidRPr="00F1221C" w:rsidRDefault="00393DC0" w:rsidP="00E36F0E">
            <w:r w:rsidRPr="00F1221C">
              <w:t>Char Value:0-255</w:t>
            </w:r>
          </w:p>
          <w:p w14:paraId="31796342"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8E19952" w14:textId="77777777" w:rsidR="00E36F0E" w:rsidRPr="00C82768" w:rsidRDefault="00393DC0" w:rsidP="00E36F0E">
            <w:r>
              <w:t>Requesting app ID</w:t>
            </w:r>
          </w:p>
        </w:tc>
      </w:tr>
      <w:tr w:rsidR="00E36F0E" w:rsidRPr="00C82768" w14:paraId="4309641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7870419"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1B51144" w14:textId="77777777" w:rsidR="00E36F0E" w:rsidRDefault="00393DC0" w:rsidP="00E36F0E">
            <w:r>
              <w:t>HmiRet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A6443E7"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38DEBD4"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69D07F9" w14:textId="77777777" w:rsidR="00E36F0E" w:rsidRPr="008127A4"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1479AC5" w14:textId="77777777" w:rsidR="00E36F0E" w:rsidRDefault="00E36F0E" w:rsidP="00E36F0E"/>
        </w:tc>
      </w:tr>
      <w:tr w:rsidR="00E36F0E" w:rsidRPr="00C82768" w14:paraId="181224F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A509440"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0543E4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AE7151F"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E22177C" w14:textId="77777777" w:rsidR="00E36F0E" w:rsidRPr="00C82768" w:rsidRDefault="00393DC0" w:rsidP="00E36F0E">
            <w:r>
              <w:t>HMI_ERROR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CEBC5FD" w14:textId="77777777" w:rsidR="00E36F0E" w:rsidRPr="008127A4"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C1761DD" w14:textId="77777777" w:rsidR="00E36F0E" w:rsidRDefault="00393DC0" w:rsidP="00E36F0E">
            <w:r>
              <w:t>Error/Failure</w:t>
            </w:r>
          </w:p>
        </w:tc>
      </w:tr>
      <w:tr w:rsidR="00E36F0E" w:rsidRPr="00C82768" w14:paraId="4C9981A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B1FFA3C"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4CF8A9D" w14:textId="77777777" w:rsidR="00E36F0E" w:rsidRDefault="00E36F0E" w:rsidP="00E36F0E">
            <w:pPr>
              <w:jc w:val="center"/>
            </w:pP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905996E"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6DBD61F" w14:textId="77777777" w:rsidR="00E36F0E" w:rsidRPr="00C82768" w:rsidRDefault="00393DC0" w:rsidP="00E36F0E">
            <w:r>
              <w:t>HMI_SUCCESS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AB22FD7" w14:textId="77777777" w:rsidR="00E36F0E" w:rsidRPr="008127A4"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0E21703" w14:textId="77777777" w:rsidR="00E36F0E" w:rsidRDefault="00393DC0" w:rsidP="00E36F0E">
            <w:r>
              <w:t>Success</w:t>
            </w:r>
          </w:p>
        </w:tc>
      </w:tr>
      <w:tr w:rsidR="00E36F0E" w:rsidRPr="00C82768" w14:paraId="52AD7E6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80F4938"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D78BE9D" w14:textId="77777777" w:rsidR="00E36F0E" w:rsidRDefault="00393DC0" w:rsidP="00E36F0E">
            <w:r>
              <w:t>ssid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C355BA2"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6094473" w14:textId="77777777" w:rsidR="00E36F0E" w:rsidRPr="008127A4" w:rsidRDefault="00393DC0" w:rsidP="00E36F0E">
            <w:r w:rsidRPr="008127A4">
              <w:t>-</w:t>
            </w:r>
            <w:r>
              <w:t xml:space="preserve"> </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C93A727" w14:textId="77777777" w:rsidR="00E36F0E" w:rsidRPr="00F1221C" w:rsidRDefault="00393DC0" w:rsidP="00E36F0E">
            <w:r w:rsidRPr="00F1221C">
              <w:t>Char Value:0-255</w:t>
            </w:r>
          </w:p>
          <w:p w14:paraId="37803F90"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E133A39" w14:textId="77777777" w:rsidR="00E36F0E" w:rsidRPr="0052707D" w:rsidRDefault="00393DC0" w:rsidP="00E36F0E">
            <w:pPr>
              <w:rPr>
                <w:highlight w:val="yellow"/>
              </w:rPr>
            </w:pPr>
            <w:r w:rsidRPr="007164A2">
              <w:t>SSID of network</w:t>
            </w:r>
          </w:p>
        </w:tc>
      </w:tr>
      <w:tr w:rsidR="00E36F0E" w:rsidRPr="00C82768" w14:paraId="71EEB33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4D77CF3"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9E16B51" w14:textId="77777777" w:rsidR="00E36F0E" w:rsidRDefault="00393DC0" w:rsidP="00E36F0E">
            <w:r>
              <w:t>bssid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7DED1A1"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A1CC0BD"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C1AF5CB" w14:textId="77777777" w:rsidR="00E36F0E" w:rsidRPr="00F1221C" w:rsidRDefault="00393DC0" w:rsidP="00E36F0E">
            <w:r w:rsidRPr="00F1221C">
              <w:t>Char Value:0-255</w:t>
            </w:r>
          </w:p>
          <w:p w14:paraId="51542C22"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52E07D1" w14:textId="77777777" w:rsidR="00E36F0E" w:rsidRPr="0052707D" w:rsidRDefault="00393DC0" w:rsidP="00E36F0E">
            <w:pPr>
              <w:rPr>
                <w:highlight w:val="yellow"/>
              </w:rPr>
            </w:pPr>
            <w:r w:rsidRPr="007164A2">
              <w:t xml:space="preserve">Optional </w:t>
            </w:r>
            <w:r>
              <w:t xml:space="preserve">- </w:t>
            </w:r>
            <w:r w:rsidRPr="007164A2">
              <w:t>BSSID of AP</w:t>
            </w:r>
          </w:p>
        </w:tc>
      </w:tr>
      <w:tr w:rsidR="00E36F0E" w:rsidRPr="00C82768" w14:paraId="2D5E5E0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D5F34F3"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87F4FFA" w14:textId="77777777" w:rsidR="00E36F0E" w:rsidRDefault="00393DC0" w:rsidP="00E36F0E">
            <w:r w:rsidRPr="00DA43D2">
              <w:t>WlanChannel</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72C13D8"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1022036"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99A69D2"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3DA6B97" w14:textId="77777777" w:rsidR="00E36F0E" w:rsidRPr="0052707D" w:rsidRDefault="00393DC0" w:rsidP="00E36F0E">
            <w:pPr>
              <w:rPr>
                <w:highlight w:val="yellow"/>
              </w:rPr>
            </w:pPr>
            <w:r w:rsidRPr="007164A2">
              <w:t xml:space="preserve">Optional </w:t>
            </w:r>
            <w:r>
              <w:t>- Channel</w:t>
            </w:r>
            <w:r w:rsidRPr="007164A2">
              <w:t xml:space="preserve"> of AP</w:t>
            </w:r>
          </w:p>
        </w:tc>
      </w:tr>
      <w:tr w:rsidR="00E36F0E" w:rsidRPr="00C82768" w14:paraId="01C7AED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84A8BD6"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EE36149"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41837D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022F291" w14:textId="77777777" w:rsidR="00E36F0E" w:rsidRDefault="00393DC0" w:rsidP="00E36F0E">
            <w:r>
              <w:t>Reserved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7C09F2F" w14:textId="77777777" w:rsidR="00E36F0E" w:rsidRDefault="00393DC0" w:rsidP="00E36F0E">
            <w:r>
              <w:t>0x00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3A7A73C" w14:textId="77777777" w:rsidR="00E36F0E" w:rsidRPr="0052707D" w:rsidRDefault="00E36F0E" w:rsidP="00E36F0E">
            <w:pPr>
              <w:rPr>
                <w:highlight w:val="yellow"/>
              </w:rPr>
            </w:pPr>
          </w:p>
        </w:tc>
      </w:tr>
      <w:tr w:rsidR="00E36F0E" w:rsidRPr="00C82768" w14:paraId="6935C0D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48B6CA8"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3D4613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5A27950"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514AEFB" w14:textId="77777777" w:rsidR="00E36F0E" w:rsidRPr="00C82768" w:rsidRDefault="00393DC0" w:rsidP="00E36F0E">
            <w:r>
              <w:t>WLAN_CH_1</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589A082" w14:textId="77777777" w:rsidR="00E36F0E" w:rsidRPr="00C82768" w:rsidRDefault="00393DC0" w:rsidP="00E36F0E">
            <w:r>
              <w:t>0x01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BDF8674" w14:textId="77777777" w:rsidR="00E36F0E" w:rsidRPr="00C82768" w:rsidRDefault="00E36F0E" w:rsidP="00E36F0E"/>
        </w:tc>
      </w:tr>
      <w:tr w:rsidR="00E36F0E" w:rsidRPr="00C82768" w14:paraId="5672FD3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E33FADB"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B2B7BF9"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E3FE630"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46E740A" w14:textId="77777777" w:rsidR="00E36F0E" w:rsidRPr="00C82768" w:rsidRDefault="00393DC0" w:rsidP="00E36F0E">
            <w:r>
              <w:t>WLAN_CH_2</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C666ABD" w14:textId="77777777" w:rsidR="00E36F0E" w:rsidRPr="00C82768" w:rsidRDefault="00393DC0" w:rsidP="00E36F0E">
            <w:r>
              <w:t>0x02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019BCF5" w14:textId="77777777" w:rsidR="00E36F0E" w:rsidRPr="00C82768" w:rsidRDefault="00E36F0E" w:rsidP="00E36F0E"/>
        </w:tc>
      </w:tr>
      <w:tr w:rsidR="00E36F0E" w:rsidRPr="00C82768" w14:paraId="003D2BC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468E44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70A1B3D"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9C3A36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160F272" w14:textId="77777777" w:rsidR="00E36F0E" w:rsidRPr="00C82768" w:rsidRDefault="00393DC0" w:rsidP="00E36F0E">
            <w:r>
              <w:t>WLAN_CH_3</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F41F0A1" w14:textId="77777777" w:rsidR="00E36F0E" w:rsidRDefault="00393DC0" w:rsidP="00E36F0E">
            <w:r>
              <w:t>0x03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FB93BEF" w14:textId="77777777" w:rsidR="00E36F0E" w:rsidRPr="00D70130" w:rsidRDefault="00E36F0E" w:rsidP="00E36F0E">
            <w:pPr>
              <w:rPr>
                <w:highlight w:val="yellow"/>
              </w:rPr>
            </w:pPr>
          </w:p>
        </w:tc>
      </w:tr>
      <w:tr w:rsidR="00E36F0E" w:rsidRPr="00C82768" w14:paraId="31667CB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5C6013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8292EC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EF3D54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B497728"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C6D111F"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F36B910" w14:textId="77777777" w:rsidR="00E36F0E" w:rsidRPr="00D70130" w:rsidRDefault="00E36F0E" w:rsidP="00E36F0E">
            <w:pPr>
              <w:rPr>
                <w:highlight w:val="yellow"/>
              </w:rPr>
            </w:pPr>
          </w:p>
        </w:tc>
      </w:tr>
      <w:tr w:rsidR="00E36F0E" w:rsidRPr="00C82768" w14:paraId="42743BC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3CC6E5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4B31B31"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626D0C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A2397E5" w14:textId="77777777" w:rsidR="00E36F0E" w:rsidRDefault="00393DC0" w:rsidP="00E36F0E">
            <w:r>
              <w:t>WLAN_CH_165</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286D182" w14:textId="77777777" w:rsidR="00E36F0E" w:rsidRDefault="00393DC0" w:rsidP="00E36F0E">
            <w:r>
              <w:t>0xA5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9202D3C" w14:textId="77777777" w:rsidR="00E36F0E" w:rsidRPr="0052707D" w:rsidRDefault="00E36F0E" w:rsidP="00E36F0E">
            <w:pPr>
              <w:rPr>
                <w:highlight w:val="yellow"/>
              </w:rPr>
            </w:pPr>
          </w:p>
        </w:tc>
      </w:tr>
      <w:tr w:rsidR="00E36F0E" w:rsidRPr="00C82768" w14:paraId="41A2947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026FB9F"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28FB58F" w14:textId="77777777" w:rsidR="00E36F0E" w:rsidRDefault="00393DC0" w:rsidP="00E36F0E">
            <w:r w:rsidRPr="00DA43D2">
              <w:t>WlanSecurity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E353500"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A3F0137"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E1E6802"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F88E412" w14:textId="77777777" w:rsidR="00E36F0E" w:rsidRPr="0052707D" w:rsidRDefault="00393DC0" w:rsidP="00E36F0E">
            <w:pPr>
              <w:rPr>
                <w:highlight w:val="yellow"/>
              </w:rPr>
            </w:pPr>
            <w:r>
              <w:t>Security settings to use</w:t>
            </w:r>
          </w:p>
        </w:tc>
      </w:tr>
      <w:tr w:rsidR="00E36F0E" w:rsidRPr="00C82768" w14:paraId="52844A6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526012E"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E080FC9"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652763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48D56D2" w14:textId="77777777" w:rsidR="00E36F0E" w:rsidRDefault="00393DC0" w:rsidP="00E36F0E">
            <w:r>
              <w:t>Reserved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D489D65" w14:textId="77777777" w:rsidR="00E36F0E" w:rsidRDefault="00393DC0" w:rsidP="00E36F0E">
            <w:r>
              <w:t>0x00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5CADCC6" w14:textId="77777777" w:rsidR="00E36F0E" w:rsidRPr="0052707D" w:rsidRDefault="00E36F0E" w:rsidP="00E36F0E">
            <w:pPr>
              <w:rPr>
                <w:highlight w:val="yellow"/>
              </w:rPr>
            </w:pPr>
          </w:p>
        </w:tc>
      </w:tr>
      <w:tr w:rsidR="00E36F0E" w:rsidRPr="00C82768" w14:paraId="018FFD2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8284823"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C6428F3"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983E1F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381C6E2" w14:textId="77777777" w:rsidR="00E36F0E" w:rsidRPr="00C82768" w:rsidRDefault="00393DC0" w:rsidP="00E36F0E">
            <w:r>
              <w:t>Open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4B79E5F" w14:textId="77777777" w:rsidR="00E36F0E" w:rsidRPr="00C82768" w:rsidRDefault="00393DC0" w:rsidP="00E36F0E">
            <w:r>
              <w:t>0x01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3438D48" w14:textId="77777777" w:rsidR="00E36F0E" w:rsidRPr="0052707D" w:rsidRDefault="00393DC0" w:rsidP="00E36F0E">
            <w:pPr>
              <w:rPr>
                <w:highlight w:val="yellow"/>
              </w:rPr>
            </w:pPr>
            <w:r w:rsidRPr="007164A2">
              <w:t>Open or no security</w:t>
            </w:r>
          </w:p>
        </w:tc>
      </w:tr>
      <w:tr w:rsidR="00E36F0E" w:rsidRPr="00C82768" w14:paraId="3E1862C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BEF1CD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F31C72F"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3B3371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D547970" w14:textId="77777777" w:rsidR="00E36F0E" w:rsidRPr="00C82768" w:rsidRDefault="00393DC0" w:rsidP="00E36F0E">
            <w:r>
              <w:t>WEP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CC3BDF7" w14:textId="77777777" w:rsidR="00E36F0E" w:rsidRPr="00C82768" w:rsidRDefault="00393DC0" w:rsidP="00E36F0E">
            <w:r>
              <w:t>0x02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C5B855F" w14:textId="77777777" w:rsidR="00E36F0E" w:rsidRPr="007164A2" w:rsidRDefault="00393DC0" w:rsidP="00E36F0E">
            <w:r>
              <w:t>WEP</w:t>
            </w:r>
          </w:p>
        </w:tc>
      </w:tr>
      <w:tr w:rsidR="00E36F0E" w:rsidRPr="00C82768" w14:paraId="2E19397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892614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2A9E935"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B6473FD"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7C293AB" w14:textId="77777777" w:rsidR="00E36F0E" w:rsidRDefault="00393DC0" w:rsidP="00E36F0E">
            <w:r>
              <w:t>WPS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EA7CA09" w14:textId="77777777" w:rsidR="00E36F0E" w:rsidRDefault="00393DC0" w:rsidP="00E36F0E">
            <w:r>
              <w:t>0x03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5FE769D" w14:textId="77777777" w:rsidR="00E36F0E" w:rsidRPr="007164A2" w:rsidRDefault="00393DC0" w:rsidP="00E36F0E">
            <w:r>
              <w:t>WPS (WiFi Protected Setup)</w:t>
            </w:r>
          </w:p>
        </w:tc>
      </w:tr>
      <w:tr w:rsidR="00E36F0E" w:rsidRPr="00C82768" w14:paraId="2000D35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8BEF25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064829E"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AF3E76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A003101" w14:textId="77777777" w:rsidR="00E36F0E" w:rsidRPr="00C82768" w:rsidRDefault="00393DC0" w:rsidP="00E36F0E">
            <w:r>
              <w:t>WPA_Personal</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464D91D" w14:textId="77777777" w:rsidR="00E36F0E" w:rsidRDefault="00393DC0" w:rsidP="00E36F0E">
            <w:r>
              <w:t>0x04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BEA2100" w14:textId="77777777" w:rsidR="00E36F0E" w:rsidRPr="007164A2" w:rsidRDefault="00393DC0" w:rsidP="00E36F0E">
            <w:r>
              <w:t>WPA/WPA2/WPA3 Personal (passkey)</w:t>
            </w:r>
          </w:p>
        </w:tc>
      </w:tr>
      <w:tr w:rsidR="00E36F0E" w:rsidRPr="00C82768" w14:paraId="4EED66C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AB7ADD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39585D2"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A3BAC45"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E4CAAE2" w14:textId="77777777" w:rsidR="00E36F0E" w:rsidRDefault="00393DC0" w:rsidP="00E36F0E">
            <w:r>
              <w:t>WPA_Enterprise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E447571" w14:textId="77777777" w:rsidR="00E36F0E" w:rsidRDefault="00393DC0" w:rsidP="00E36F0E">
            <w:r>
              <w:t>0x05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35A6BFB" w14:textId="77777777" w:rsidR="00E36F0E" w:rsidRPr="007164A2" w:rsidRDefault="00393DC0" w:rsidP="00E36F0E">
            <w:r>
              <w:t>WPA/WPA2/WPA3 Enterprise (EAP-PEAP/EAP-TLS/etc) (not supported)</w:t>
            </w:r>
          </w:p>
        </w:tc>
      </w:tr>
      <w:tr w:rsidR="00E36F0E" w:rsidRPr="00C82768" w14:paraId="37AB64A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48DD8E3"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0C62D18"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DBCC72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E306641" w14:textId="77777777" w:rsidR="00E36F0E" w:rsidRDefault="00393DC0" w:rsidP="00E36F0E">
            <w:r>
              <w:t>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1CF8B9B" w14:textId="77777777" w:rsidR="00E36F0E" w:rsidRDefault="00393DC0" w:rsidP="00E36F0E">
            <w:r>
              <w:t>0x06</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22B716E" w14:textId="77777777" w:rsidR="00E36F0E" w:rsidRPr="007164A2" w:rsidRDefault="00E36F0E" w:rsidP="00E36F0E"/>
        </w:tc>
      </w:tr>
      <w:tr w:rsidR="00E36F0E" w:rsidRPr="00C82768" w14:paraId="5E846E4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54200E9" w14:textId="77777777" w:rsidR="00E36F0E" w:rsidRDefault="00393DC0" w:rsidP="00E36F0E">
            <w:pPr>
              <w:jc w:val="center"/>
            </w:pPr>
            <w:r>
              <w:t xml:space="preserve">R </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029D01A" w14:textId="77777777" w:rsidR="00E36F0E" w:rsidRPr="00DA43D2" w:rsidRDefault="00393DC0" w:rsidP="00E36F0E">
            <w:r>
              <w:t>WlanWepSecurity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F2126AD" w14:textId="77777777" w:rsidR="00E36F0E" w:rsidRPr="00C82768" w:rsidRDefault="00393DC0" w:rsidP="00E36F0E">
            <w:r>
              <w:t>-</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5D57B4A"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9E78174" w14:textId="77777777" w:rsidR="00E36F0E" w:rsidRPr="008127A4"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15E0221" w14:textId="77777777" w:rsidR="00E36F0E" w:rsidRPr="0052707D" w:rsidRDefault="00393DC0" w:rsidP="00E36F0E">
            <w:pPr>
              <w:rPr>
                <w:highlight w:val="yellow"/>
              </w:rPr>
            </w:pPr>
            <w:r w:rsidRPr="007164A2">
              <w:t>WEP Settings</w:t>
            </w:r>
          </w:p>
        </w:tc>
      </w:tr>
      <w:tr w:rsidR="00E36F0E" w:rsidRPr="00C82768" w14:paraId="010FF23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988504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D7D42A9"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9731912"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F95B2E8" w14:textId="77777777" w:rsidR="00E36F0E" w:rsidRDefault="00393DC0" w:rsidP="00E36F0E">
            <w:r>
              <w:t>Key</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CFD79A6" w14:textId="77777777" w:rsidR="00E36F0E" w:rsidRPr="00F1221C" w:rsidRDefault="00393DC0" w:rsidP="00E36F0E">
            <w:r w:rsidRPr="00F1221C">
              <w:t>Char Value:0-255</w:t>
            </w:r>
          </w:p>
          <w:p w14:paraId="1330A974"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CE179F1" w14:textId="77777777" w:rsidR="00E36F0E" w:rsidRPr="0052707D" w:rsidRDefault="00E36F0E" w:rsidP="00E36F0E">
            <w:pPr>
              <w:rPr>
                <w:highlight w:val="yellow"/>
              </w:rPr>
            </w:pPr>
          </w:p>
        </w:tc>
      </w:tr>
      <w:tr w:rsidR="00E36F0E" w:rsidRPr="00C82768" w14:paraId="6518D51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BCCBFE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8EB3EDC"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3D774D5" w14:textId="77777777" w:rsidR="00E36F0E"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BA9F356" w14:textId="77777777" w:rsidR="00E36F0E" w:rsidRDefault="00393DC0" w:rsidP="00E36F0E">
            <w:r>
              <w:t>defaultKeyIndex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1E8E98F" w14:textId="77777777" w:rsidR="00E36F0E"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F54D915" w14:textId="77777777" w:rsidR="00E36F0E" w:rsidRPr="0052707D" w:rsidRDefault="00E36F0E" w:rsidP="00E36F0E">
            <w:pPr>
              <w:rPr>
                <w:highlight w:val="yellow"/>
              </w:rPr>
            </w:pPr>
          </w:p>
        </w:tc>
      </w:tr>
      <w:tr w:rsidR="00E36F0E" w:rsidRPr="00C82768" w14:paraId="1B080AA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4B2D03C"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AEB4637" w14:textId="77777777" w:rsidR="00E36F0E" w:rsidRPr="00DA43D2" w:rsidRDefault="00393DC0" w:rsidP="00E36F0E">
            <w:r>
              <w:t>WlanWpsSecurity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EF1A392" w14:textId="77777777" w:rsidR="00E36F0E" w:rsidRPr="00C82768" w:rsidRDefault="00393DC0" w:rsidP="00E36F0E">
            <w:r>
              <w:t>-</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71CC79E"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622DF59" w14:textId="77777777" w:rsidR="00E36F0E" w:rsidRPr="008127A4"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2DF4934" w14:textId="77777777" w:rsidR="00E36F0E" w:rsidRPr="0052707D" w:rsidRDefault="00393DC0" w:rsidP="00E36F0E">
            <w:pPr>
              <w:rPr>
                <w:highlight w:val="yellow"/>
              </w:rPr>
            </w:pPr>
            <w:r w:rsidRPr="007164A2">
              <w:t>WPS Settings</w:t>
            </w:r>
          </w:p>
        </w:tc>
      </w:tr>
      <w:tr w:rsidR="00E36F0E" w:rsidRPr="00C82768" w14:paraId="3892FBA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E8CD24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B6BB713"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E5B201C" w14:textId="77777777" w:rsidR="00E36F0E" w:rsidRDefault="00393DC0" w:rsidP="00E36F0E">
            <w:r>
              <w:t>WlanWpsType</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8EB7B3B"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CE374F4" w14:textId="77777777" w:rsidR="00E36F0E" w:rsidRDefault="00E36F0E" w:rsidP="00E36F0E"/>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D0A8B69" w14:textId="77777777" w:rsidR="00E36F0E" w:rsidRPr="0052707D" w:rsidRDefault="00393DC0" w:rsidP="00E36F0E">
            <w:pPr>
              <w:rPr>
                <w:highlight w:val="yellow"/>
              </w:rPr>
            </w:pPr>
            <w:r>
              <w:t>Type</w:t>
            </w:r>
          </w:p>
        </w:tc>
      </w:tr>
      <w:tr w:rsidR="00E36F0E" w:rsidRPr="00C82768" w14:paraId="77E0DC0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9CD44E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2DA43B0"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A63A011"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B005994"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77985D0" w14:textId="77777777" w:rsidR="00E36F0E" w:rsidRPr="00F1221C" w:rsidRDefault="00393DC0" w:rsidP="00E36F0E">
            <w:r w:rsidRPr="00F1221C">
              <w:t>Char Value:0-255</w:t>
            </w:r>
          </w:p>
          <w:p w14:paraId="6C0F70EC"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76C114F" w14:textId="77777777" w:rsidR="00E36F0E" w:rsidRPr="0052707D" w:rsidRDefault="00393DC0" w:rsidP="00E36F0E">
            <w:pPr>
              <w:rPr>
                <w:highlight w:val="yellow"/>
              </w:rPr>
            </w:pPr>
            <w:r>
              <w:t>Pin</w:t>
            </w:r>
          </w:p>
        </w:tc>
      </w:tr>
      <w:tr w:rsidR="00E36F0E" w:rsidRPr="00C82768" w14:paraId="5746F46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8664B65"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7671A90" w14:textId="77777777" w:rsidR="00E36F0E" w:rsidRPr="00DA43D2" w:rsidRDefault="00393DC0" w:rsidP="00E36F0E">
            <w:r>
              <w:t>WlanWpaPersonalSecurity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972DAFC"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647B2C4"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7A1CC09" w14:textId="77777777" w:rsidR="00E36F0E" w:rsidRPr="00F1221C" w:rsidRDefault="00393DC0" w:rsidP="00E36F0E">
            <w:r w:rsidRPr="00F1221C">
              <w:t>Char Value:0-255</w:t>
            </w:r>
          </w:p>
          <w:p w14:paraId="151D7660"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652F327" w14:textId="77777777" w:rsidR="00E36F0E" w:rsidRPr="0052707D" w:rsidRDefault="00393DC0" w:rsidP="00E36F0E">
            <w:pPr>
              <w:rPr>
                <w:highlight w:val="yellow"/>
              </w:rPr>
            </w:pPr>
            <w:r w:rsidRPr="007164A2">
              <w:t>WPA/WPA2</w:t>
            </w:r>
            <w:r>
              <w:t>/WPA3</w:t>
            </w:r>
            <w:r w:rsidRPr="007164A2">
              <w:t>-Personal Settings - password</w:t>
            </w:r>
          </w:p>
        </w:tc>
      </w:tr>
      <w:tr w:rsidR="00E36F0E" w:rsidRPr="00C82768" w14:paraId="59DE044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81C3B49"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E1B4E1D" w14:textId="77777777" w:rsidR="00E36F0E" w:rsidRPr="00DA43D2" w:rsidRDefault="00393DC0" w:rsidP="00E36F0E">
            <w:r>
              <w:t>WlanPairwiseCipher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8908C46"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C6215D3"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9EC0290" w14:textId="77777777" w:rsidR="00E36F0E" w:rsidRPr="008127A4"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E2B3004" w14:textId="77777777" w:rsidR="00E36F0E" w:rsidRPr="0052707D" w:rsidRDefault="00393DC0" w:rsidP="00E36F0E">
            <w:pPr>
              <w:rPr>
                <w:highlight w:val="yellow"/>
              </w:rPr>
            </w:pPr>
            <w:r w:rsidRPr="007164A2">
              <w:t>Pair cipher</w:t>
            </w:r>
          </w:p>
        </w:tc>
      </w:tr>
      <w:tr w:rsidR="00E36F0E" w:rsidRPr="00C82768" w14:paraId="58CDEDE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5564D1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AD84186"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556872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38C867D" w14:textId="77777777" w:rsidR="00E36F0E" w:rsidRDefault="00393DC0" w:rsidP="00E36F0E">
            <w:pPr>
              <w:rPr>
                <w:rFonts w:cs="Arial"/>
                <w:color w:val="000000"/>
              </w:rPr>
            </w:pPr>
            <w:r>
              <w:rPr>
                <w:rFonts w:cs="Arial"/>
                <w:color w:val="000000"/>
              </w:rPr>
              <w:t>PAIR_MIN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1104BA5"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932B16F" w14:textId="77777777" w:rsidR="00E36F0E" w:rsidRPr="0052707D" w:rsidRDefault="00E36F0E" w:rsidP="00E36F0E">
            <w:pPr>
              <w:rPr>
                <w:highlight w:val="yellow"/>
              </w:rPr>
            </w:pPr>
          </w:p>
        </w:tc>
      </w:tr>
      <w:tr w:rsidR="00E36F0E" w:rsidRPr="00C82768" w14:paraId="3199C80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F2BAE0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9BFFB7C"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51FC60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EFD99E5" w14:textId="77777777" w:rsidR="00E36F0E" w:rsidRDefault="00393DC0" w:rsidP="00E36F0E">
            <w:pPr>
              <w:rPr>
                <w:rFonts w:cs="Arial"/>
                <w:color w:val="000000"/>
              </w:rPr>
            </w:pPr>
            <w:r>
              <w:rPr>
                <w:rFonts w:cs="Arial"/>
                <w:color w:val="000000"/>
              </w:rPr>
              <w:t>PAIR_NONE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205B05F"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F4BFF9B" w14:textId="77777777" w:rsidR="00E36F0E" w:rsidRPr="007164A2" w:rsidRDefault="00393DC0" w:rsidP="00E36F0E">
            <w:r w:rsidRPr="007164A2">
              <w:t>None</w:t>
            </w:r>
          </w:p>
        </w:tc>
      </w:tr>
      <w:tr w:rsidR="00E36F0E" w:rsidRPr="00C82768" w14:paraId="0A1997F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39AC16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2F9791D"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7A7FD1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2A6287C" w14:textId="77777777" w:rsidR="00E36F0E" w:rsidRDefault="00393DC0" w:rsidP="00E36F0E">
            <w:pPr>
              <w:rPr>
                <w:rFonts w:cs="Arial"/>
                <w:color w:val="000000"/>
              </w:rPr>
            </w:pPr>
            <w:r>
              <w:rPr>
                <w:rFonts w:cs="Arial"/>
                <w:color w:val="000000"/>
              </w:rPr>
              <w:t>PAIR_TKIP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B6C0CEA"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B384E1E" w14:textId="77777777" w:rsidR="00E36F0E" w:rsidRPr="007164A2" w:rsidRDefault="00393DC0" w:rsidP="00E36F0E">
            <w:r>
              <w:t>TKIP</w:t>
            </w:r>
          </w:p>
        </w:tc>
      </w:tr>
      <w:tr w:rsidR="00E36F0E" w:rsidRPr="00C82768" w14:paraId="1BDA7D4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2E781A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6658981"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0590FA7"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3BA41D3" w14:textId="77777777" w:rsidR="00E36F0E" w:rsidRDefault="00393DC0" w:rsidP="00E36F0E">
            <w:pPr>
              <w:rPr>
                <w:rFonts w:cs="Arial"/>
                <w:color w:val="000000"/>
              </w:rPr>
            </w:pPr>
            <w:r>
              <w:rPr>
                <w:rFonts w:cs="Arial"/>
                <w:color w:val="000000"/>
              </w:rPr>
              <w:t>PAIR_CCMP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B7C126B"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1DB79BF" w14:textId="77777777" w:rsidR="00E36F0E" w:rsidRPr="007164A2" w:rsidRDefault="00393DC0" w:rsidP="00E36F0E">
            <w:r>
              <w:t>CCMP/AES</w:t>
            </w:r>
          </w:p>
        </w:tc>
      </w:tr>
      <w:tr w:rsidR="00E36F0E" w:rsidRPr="00C82768" w14:paraId="647A33E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8053EC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C450E6F"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047AB7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88ABB4B" w14:textId="77777777" w:rsidR="00E36F0E" w:rsidRDefault="00393DC0" w:rsidP="00E36F0E">
            <w:pPr>
              <w:rPr>
                <w:rFonts w:cs="Arial"/>
                <w:color w:val="000000"/>
              </w:rPr>
            </w:pPr>
            <w:r>
              <w:rPr>
                <w:rFonts w:cs="Arial"/>
                <w:color w:val="000000"/>
              </w:rPr>
              <w:t>PAIR_TKIPCCMP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D4000C5"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B6A34D8" w14:textId="77777777" w:rsidR="00E36F0E" w:rsidRPr="007164A2" w:rsidRDefault="00393DC0" w:rsidP="00E36F0E">
            <w:r>
              <w:t>Mixmode – tkip or ccmp</w:t>
            </w:r>
          </w:p>
        </w:tc>
      </w:tr>
      <w:tr w:rsidR="00E36F0E" w:rsidRPr="00C82768" w14:paraId="67A4281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F264BC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B362534"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73E04C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14AD5D6" w14:textId="77777777" w:rsidR="00E36F0E" w:rsidRDefault="00393DC0" w:rsidP="00E36F0E">
            <w:pPr>
              <w:rPr>
                <w:rFonts w:cs="Arial"/>
                <w:color w:val="000000"/>
              </w:rPr>
            </w:pPr>
            <w:r>
              <w:rPr>
                <w:rFonts w:cs="Arial"/>
                <w:color w:val="000000"/>
              </w:rPr>
              <w:t>PAIR_MAX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EFA3068" w14:textId="77777777" w:rsidR="00E36F0E" w:rsidRDefault="00393DC0" w:rsidP="00E36F0E">
            <w:r>
              <w:t>0x5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F1FF26D" w14:textId="77777777" w:rsidR="00E36F0E" w:rsidRPr="0052707D" w:rsidRDefault="00E36F0E" w:rsidP="00E36F0E">
            <w:pPr>
              <w:rPr>
                <w:highlight w:val="yellow"/>
              </w:rPr>
            </w:pPr>
          </w:p>
        </w:tc>
      </w:tr>
      <w:tr w:rsidR="00E36F0E" w:rsidRPr="00C82768" w14:paraId="1E40389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FA41604"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4ED4861" w14:textId="77777777" w:rsidR="00E36F0E" w:rsidRPr="00DA43D2" w:rsidRDefault="00393DC0" w:rsidP="00E36F0E">
            <w:r>
              <w:t>WlanGroupCipher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DFEA288"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CAE0776"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B60FB5A" w14:textId="77777777" w:rsidR="00E36F0E" w:rsidRPr="008127A4"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297A275" w14:textId="77777777" w:rsidR="00E36F0E" w:rsidRPr="0052707D" w:rsidRDefault="00393DC0" w:rsidP="00E36F0E">
            <w:pPr>
              <w:rPr>
                <w:highlight w:val="yellow"/>
              </w:rPr>
            </w:pPr>
            <w:r w:rsidRPr="007164A2">
              <w:t>Group cipher</w:t>
            </w:r>
          </w:p>
        </w:tc>
      </w:tr>
      <w:tr w:rsidR="00E36F0E" w:rsidRPr="00C82768" w14:paraId="42C4827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0C8141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6B8376F"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4337F2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6A2EA17" w14:textId="77777777" w:rsidR="00E36F0E" w:rsidRDefault="00393DC0" w:rsidP="00E36F0E">
            <w:pPr>
              <w:rPr>
                <w:rFonts w:cs="Arial"/>
                <w:color w:val="000000"/>
              </w:rPr>
            </w:pPr>
            <w:r>
              <w:rPr>
                <w:rFonts w:cs="Arial"/>
                <w:color w:val="000000"/>
              </w:rPr>
              <w:t>GROUP_MIN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2FB6127"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0CAE51E" w14:textId="77777777" w:rsidR="00E36F0E" w:rsidRPr="0052707D" w:rsidRDefault="00E36F0E" w:rsidP="00E36F0E">
            <w:pPr>
              <w:rPr>
                <w:highlight w:val="yellow"/>
              </w:rPr>
            </w:pPr>
          </w:p>
        </w:tc>
      </w:tr>
      <w:tr w:rsidR="00E36F0E" w:rsidRPr="00C82768" w14:paraId="2D2052D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7CE15E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82A1BE1"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27C309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1623236" w14:textId="77777777" w:rsidR="00E36F0E" w:rsidRDefault="00393DC0" w:rsidP="00E36F0E">
            <w:pPr>
              <w:rPr>
                <w:rFonts w:cs="Arial"/>
                <w:color w:val="000000"/>
              </w:rPr>
            </w:pPr>
            <w:r>
              <w:rPr>
                <w:rFonts w:cs="Arial"/>
                <w:color w:val="000000"/>
              </w:rPr>
              <w:t>GROUP_NONE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F2CEB0E"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9423CB8" w14:textId="77777777" w:rsidR="00E36F0E" w:rsidRPr="007164A2" w:rsidRDefault="00393DC0" w:rsidP="00E36F0E">
            <w:r w:rsidRPr="007164A2">
              <w:t>None</w:t>
            </w:r>
          </w:p>
        </w:tc>
      </w:tr>
      <w:tr w:rsidR="00E36F0E" w:rsidRPr="00C82768" w14:paraId="5503C97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C18061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0AE41FF"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826C2D5"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20D2E23" w14:textId="77777777" w:rsidR="00E36F0E" w:rsidRDefault="00393DC0" w:rsidP="00E36F0E">
            <w:pPr>
              <w:rPr>
                <w:rFonts w:cs="Arial"/>
                <w:color w:val="000000"/>
              </w:rPr>
            </w:pPr>
            <w:r>
              <w:rPr>
                <w:rFonts w:cs="Arial"/>
                <w:color w:val="000000"/>
              </w:rPr>
              <w:t>GROUP_TKIP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EAFB681"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5F938C5" w14:textId="77777777" w:rsidR="00E36F0E" w:rsidRPr="007164A2" w:rsidRDefault="00393DC0" w:rsidP="00E36F0E">
            <w:r>
              <w:t>TKIP</w:t>
            </w:r>
          </w:p>
        </w:tc>
      </w:tr>
      <w:tr w:rsidR="00E36F0E" w:rsidRPr="00C82768" w14:paraId="2F41A69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D54A34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309052F"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C18918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592A289" w14:textId="77777777" w:rsidR="00E36F0E" w:rsidRDefault="00393DC0" w:rsidP="00E36F0E">
            <w:pPr>
              <w:rPr>
                <w:rFonts w:cs="Arial"/>
                <w:color w:val="000000"/>
              </w:rPr>
            </w:pPr>
            <w:r>
              <w:rPr>
                <w:rFonts w:cs="Arial"/>
                <w:color w:val="000000"/>
              </w:rPr>
              <w:t>GROUP_CCMP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57233BC"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93772F4" w14:textId="77777777" w:rsidR="00E36F0E" w:rsidRPr="007164A2" w:rsidRDefault="00393DC0" w:rsidP="00E36F0E">
            <w:r>
              <w:t>CCMP/AES</w:t>
            </w:r>
          </w:p>
        </w:tc>
      </w:tr>
      <w:tr w:rsidR="00E36F0E" w:rsidRPr="00C82768" w14:paraId="49D0F3E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4A0A39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1AFD66B"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1C195C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A9CFA9C" w14:textId="77777777" w:rsidR="00E36F0E" w:rsidRDefault="00393DC0" w:rsidP="00E36F0E">
            <w:pPr>
              <w:rPr>
                <w:rFonts w:cs="Arial"/>
                <w:color w:val="000000"/>
              </w:rPr>
            </w:pPr>
            <w:r>
              <w:rPr>
                <w:rFonts w:cs="Arial"/>
                <w:color w:val="000000"/>
              </w:rPr>
              <w:t>GROUP_TKIPCCMP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346EACB"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2AA4976" w14:textId="77777777" w:rsidR="00E36F0E" w:rsidRPr="007164A2" w:rsidRDefault="00393DC0" w:rsidP="00E36F0E">
            <w:r>
              <w:t>Mixmode – tkip or ccmp</w:t>
            </w:r>
          </w:p>
        </w:tc>
      </w:tr>
      <w:tr w:rsidR="00E36F0E" w:rsidRPr="00C82768" w14:paraId="6C61A21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02AD6E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683A69A"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39B2275"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185CB68" w14:textId="77777777" w:rsidR="00E36F0E" w:rsidRDefault="00393DC0" w:rsidP="00E36F0E">
            <w:pPr>
              <w:rPr>
                <w:rFonts w:cs="Arial"/>
                <w:color w:val="000000"/>
              </w:rPr>
            </w:pPr>
            <w:r>
              <w:rPr>
                <w:rFonts w:cs="Arial"/>
                <w:color w:val="000000"/>
              </w:rPr>
              <w:t>GROUP_MAX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4D913A6" w14:textId="77777777" w:rsidR="00E36F0E" w:rsidRDefault="00393DC0" w:rsidP="00E36F0E">
            <w:r>
              <w:t>0x5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6D389FE" w14:textId="77777777" w:rsidR="00E36F0E" w:rsidRPr="0052707D" w:rsidRDefault="00E36F0E" w:rsidP="00E36F0E">
            <w:pPr>
              <w:rPr>
                <w:highlight w:val="yellow"/>
              </w:rPr>
            </w:pPr>
          </w:p>
        </w:tc>
      </w:tr>
      <w:tr w:rsidR="00E36F0E" w:rsidRPr="00C82768" w14:paraId="1876CC8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89393B5"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0967AAB" w14:textId="77777777" w:rsidR="00E36F0E" w:rsidRPr="00DA43D2" w:rsidRDefault="00393DC0" w:rsidP="00E36F0E">
            <w:r>
              <w:t>WlanWpaEnterprise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7ECCBF6" w14:textId="77777777" w:rsidR="00E36F0E" w:rsidRDefault="00393DC0" w:rsidP="00E36F0E">
            <w:r>
              <w:t>TBD</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2596E0B"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BDF4F07" w14:textId="77777777" w:rsidR="00E36F0E" w:rsidRPr="008127A4"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0E76768" w14:textId="77777777" w:rsidR="00E36F0E" w:rsidRPr="007164A2" w:rsidRDefault="00393DC0" w:rsidP="00E36F0E">
            <w:pPr>
              <w:rPr>
                <w:highlight w:val="yellow"/>
              </w:rPr>
            </w:pPr>
            <w:r w:rsidRPr="007164A2">
              <w:t>TBD</w:t>
            </w:r>
          </w:p>
        </w:tc>
      </w:tr>
      <w:tr w:rsidR="00E36F0E" w:rsidRPr="00C82768" w14:paraId="30242FE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0916FC0"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678D346" w14:textId="77777777" w:rsidR="00E36F0E" w:rsidRPr="00DA43D2" w:rsidRDefault="00393DC0" w:rsidP="00E36F0E">
            <w:r>
              <w:t>WlanIpv4AddrType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44DD295"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8949A23"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7E9FBCC" w14:textId="77777777" w:rsidR="00E36F0E" w:rsidRPr="008127A4"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66D74BD" w14:textId="77777777" w:rsidR="00E36F0E" w:rsidRPr="0052707D" w:rsidRDefault="00E36F0E" w:rsidP="00E36F0E">
            <w:pPr>
              <w:rPr>
                <w:highlight w:val="yellow"/>
              </w:rPr>
            </w:pPr>
          </w:p>
        </w:tc>
      </w:tr>
      <w:tr w:rsidR="00E36F0E" w:rsidRPr="00C82768" w14:paraId="4361211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74EA86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FA052F0"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49A860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715516E" w14:textId="77777777" w:rsidR="00E36F0E" w:rsidRDefault="00393DC0" w:rsidP="00E36F0E">
            <w:pPr>
              <w:rPr>
                <w:rFonts w:cs="Arial"/>
                <w:color w:val="000000"/>
              </w:rPr>
            </w:pPr>
            <w:r>
              <w:rPr>
                <w:rFonts w:cs="Arial"/>
                <w:color w:val="000000"/>
              </w:rPr>
              <w:t>WLAN_IPV4_ADDR_MIN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7E19EFC"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59D01F7" w14:textId="77777777" w:rsidR="00E36F0E" w:rsidRPr="0052707D" w:rsidRDefault="00E36F0E" w:rsidP="00E36F0E">
            <w:pPr>
              <w:rPr>
                <w:highlight w:val="yellow"/>
              </w:rPr>
            </w:pPr>
          </w:p>
        </w:tc>
      </w:tr>
      <w:tr w:rsidR="00E36F0E" w:rsidRPr="00C82768" w14:paraId="5567867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03F70B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CD2B0AF"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9D0EB8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EE7E2D2" w14:textId="77777777" w:rsidR="00E36F0E" w:rsidRDefault="00393DC0" w:rsidP="00E36F0E">
            <w:pPr>
              <w:rPr>
                <w:rFonts w:cs="Arial"/>
                <w:color w:val="000000"/>
              </w:rPr>
            </w:pPr>
            <w:r>
              <w:rPr>
                <w:rFonts w:cs="Arial"/>
                <w:color w:val="000000"/>
              </w:rPr>
              <w:t>WLAN_IPV4_ADDR_NONE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0F57126"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30296FF" w14:textId="77777777" w:rsidR="00E36F0E" w:rsidRDefault="00393DC0" w:rsidP="00E36F0E">
            <w:pPr>
              <w:rPr>
                <w:rFonts w:cs="Arial"/>
                <w:color w:val="000000"/>
              </w:rPr>
            </w:pPr>
            <w:r>
              <w:rPr>
                <w:rFonts w:cs="Arial"/>
                <w:color w:val="000000"/>
              </w:rPr>
              <w:t>No IPv4 Addressing is used</w:t>
            </w:r>
          </w:p>
        </w:tc>
      </w:tr>
      <w:tr w:rsidR="00E36F0E" w:rsidRPr="00C82768" w14:paraId="48673B9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F9E1DD4"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FEB3A5C"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E2ACE7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B3E71A2" w14:textId="77777777" w:rsidR="00E36F0E" w:rsidRDefault="00393DC0" w:rsidP="00E36F0E">
            <w:pPr>
              <w:rPr>
                <w:rFonts w:cs="Arial"/>
                <w:color w:val="000000"/>
              </w:rPr>
            </w:pPr>
            <w:r>
              <w:rPr>
                <w:rFonts w:cs="Arial"/>
                <w:color w:val="000000"/>
              </w:rPr>
              <w:t>WLAN_IPV4_ADDR_STATIC</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59A309C"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747CBED" w14:textId="77777777" w:rsidR="00E36F0E" w:rsidRDefault="00393DC0" w:rsidP="00E36F0E">
            <w:pPr>
              <w:rPr>
                <w:rFonts w:cs="Arial"/>
                <w:color w:val="000000"/>
              </w:rPr>
            </w:pPr>
            <w:r>
              <w:rPr>
                <w:rFonts w:cs="Arial"/>
                <w:color w:val="000000"/>
              </w:rPr>
              <w:t>Static IPv4 Address</w:t>
            </w:r>
          </w:p>
        </w:tc>
      </w:tr>
      <w:tr w:rsidR="00E36F0E" w:rsidRPr="00C82768" w14:paraId="705EE2A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B659FF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4B6A298"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D886F38"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61F948D" w14:textId="77777777" w:rsidR="00E36F0E" w:rsidRDefault="00393DC0" w:rsidP="00E36F0E">
            <w:pPr>
              <w:rPr>
                <w:rFonts w:cs="Arial"/>
                <w:color w:val="000000"/>
              </w:rPr>
            </w:pPr>
            <w:r>
              <w:rPr>
                <w:rFonts w:cs="Arial"/>
                <w:color w:val="000000"/>
              </w:rPr>
              <w:t>WLAN_IPV4_ADDR_DHCP_CLIENT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492E3ED"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23EDADA" w14:textId="77777777" w:rsidR="00E36F0E" w:rsidRDefault="00393DC0" w:rsidP="00E36F0E">
            <w:pPr>
              <w:rPr>
                <w:rFonts w:cs="Arial"/>
                <w:color w:val="000000"/>
              </w:rPr>
            </w:pPr>
            <w:r>
              <w:rPr>
                <w:rFonts w:cs="Arial"/>
                <w:color w:val="000000"/>
              </w:rPr>
              <w:t>DHCP Client IPv4 Address</w:t>
            </w:r>
          </w:p>
        </w:tc>
      </w:tr>
      <w:tr w:rsidR="00E36F0E" w:rsidRPr="00C82768" w14:paraId="229F9AE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3299AC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E228440"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D38768D"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A28CDF9" w14:textId="77777777" w:rsidR="00E36F0E" w:rsidRDefault="00393DC0" w:rsidP="00E36F0E">
            <w:pPr>
              <w:rPr>
                <w:rFonts w:cs="Arial"/>
                <w:color w:val="000000"/>
              </w:rPr>
            </w:pPr>
            <w:r>
              <w:rPr>
                <w:rFonts w:cs="Arial"/>
                <w:color w:val="000000"/>
              </w:rPr>
              <w:t>WLAN_IPV4_ADDR_DHCP_SERVER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A729FA0"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A62929F" w14:textId="77777777" w:rsidR="00E36F0E" w:rsidRDefault="00393DC0" w:rsidP="00E36F0E">
            <w:pPr>
              <w:rPr>
                <w:rFonts w:cs="Arial"/>
                <w:color w:val="000000"/>
              </w:rPr>
            </w:pPr>
            <w:r>
              <w:rPr>
                <w:rFonts w:cs="Arial"/>
                <w:color w:val="000000"/>
              </w:rPr>
              <w:t>DHCP Server IPv4 Address</w:t>
            </w:r>
          </w:p>
        </w:tc>
      </w:tr>
      <w:tr w:rsidR="00E36F0E" w:rsidRPr="00C82768" w14:paraId="288B5DB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006722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255FAA9"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77E23F2"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D35F32C" w14:textId="77777777" w:rsidR="00E36F0E" w:rsidRDefault="00393DC0" w:rsidP="00E36F0E">
            <w:pPr>
              <w:rPr>
                <w:rFonts w:cs="Arial"/>
                <w:color w:val="000000"/>
              </w:rPr>
            </w:pPr>
            <w:r>
              <w:rPr>
                <w:rFonts w:cs="Arial"/>
                <w:color w:val="000000"/>
              </w:rPr>
              <w:t>WLAN_IPV4_ADDR_MAX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9BECD47" w14:textId="77777777" w:rsidR="00E36F0E" w:rsidRDefault="00393DC0" w:rsidP="00E36F0E">
            <w:r>
              <w:t>0x5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7D60505" w14:textId="77777777" w:rsidR="00E36F0E" w:rsidRPr="0052707D" w:rsidRDefault="00E36F0E" w:rsidP="00E36F0E">
            <w:pPr>
              <w:rPr>
                <w:highlight w:val="yellow"/>
              </w:rPr>
            </w:pPr>
          </w:p>
        </w:tc>
      </w:tr>
      <w:tr w:rsidR="00E36F0E" w:rsidRPr="00C82768" w14:paraId="38FE39B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5963715"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ECBC3B1" w14:textId="77777777" w:rsidR="00E36F0E" w:rsidRPr="00DA43D2" w:rsidRDefault="00393DC0" w:rsidP="00E36F0E">
            <w:r>
              <w:t>WlanIpv4Addr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A1F5DCE" w14:textId="77777777" w:rsidR="00E36F0E" w:rsidRPr="00C82768" w:rsidRDefault="00393DC0" w:rsidP="00E36F0E">
            <w:r>
              <w:t>-</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05E6F18" w14:textId="77777777" w:rsidR="00E36F0E" w:rsidRPr="008127A4"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1D8BB99" w14:textId="77777777" w:rsidR="00E36F0E" w:rsidRPr="008127A4"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2A181D2" w14:textId="77777777" w:rsidR="00E36F0E" w:rsidRPr="0052707D" w:rsidRDefault="00E36F0E" w:rsidP="00E36F0E">
            <w:pPr>
              <w:rPr>
                <w:highlight w:val="yellow"/>
              </w:rPr>
            </w:pPr>
          </w:p>
        </w:tc>
      </w:tr>
      <w:tr w:rsidR="00E36F0E" w:rsidRPr="00C82768" w14:paraId="5929DE1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BF83B8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D0F9589"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9E88228"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7D62D1F" w14:textId="77777777" w:rsidR="00E36F0E" w:rsidRDefault="00393DC0" w:rsidP="00E36F0E">
            <w:r>
              <w:t>Ip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E8DCA04" w14:textId="77777777" w:rsidR="00E36F0E" w:rsidRPr="00F1221C" w:rsidRDefault="00393DC0" w:rsidP="00E36F0E">
            <w:r w:rsidRPr="00F1221C">
              <w:t>Char Value:0-255</w:t>
            </w:r>
          </w:p>
          <w:p w14:paraId="708BC76E"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D6EA7D8" w14:textId="77777777" w:rsidR="00E36F0E" w:rsidRDefault="00393DC0" w:rsidP="00E36F0E">
            <w:pPr>
              <w:rPr>
                <w:rFonts w:cs="Arial"/>
                <w:color w:val="000000"/>
              </w:rPr>
            </w:pPr>
            <w:r>
              <w:rPr>
                <w:rFonts w:cs="Arial"/>
                <w:color w:val="000000"/>
              </w:rPr>
              <w:t>IP address of current connection</w:t>
            </w:r>
          </w:p>
        </w:tc>
      </w:tr>
      <w:tr w:rsidR="00E36F0E" w:rsidRPr="00C82768" w14:paraId="38D3253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638E86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039648E"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4D375F2"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F60C75D" w14:textId="77777777" w:rsidR="00E36F0E" w:rsidRDefault="00393DC0" w:rsidP="00E36F0E">
            <w:r>
              <w:t>Netmask</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ECD1DC3" w14:textId="77777777" w:rsidR="00E36F0E" w:rsidRPr="00F1221C" w:rsidRDefault="00393DC0" w:rsidP="00E36F0E">
            <w:r w:rsidRPr="00F1221C">
              <w:t>Char Value:0-255</w:t>
            </w:r>
          </w:p>
          <w:p w14:paraId="4DFBC018"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E05351B" w14:textId="77777777" w:rsidR="00E36F0E" w:rsidRDefault="00393DC0" w:rsidP="00E36F0E">
            <w:pPr>
              <w:rPr>
                <w:rFonts w:cs="Arial"/>
                <w:color w:val="000000"/>
              </w:rPr>
            </w:pPr>
            <w:r>
              <w:rPr>
                <w:rFonts w:cs="Arial"/>
                <w:color w:val="000000"/>
              </w:rPr>
              <w:t>Netmask of currenct connection</w:t>
            </w:r>
          </w:p>
        </w:tc>
      </w:tr>
      <w:tr w:rsidR="00E36F0E" w:rsidRPr="00C82768" w14:paraId="0E4314A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747E27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BC6974A"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CA6B8FD"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313AA36" w14:textId="77777777" w:rsidR="00E36F0E" w:rsidRDefault="00393DC0" w:rsidP="00E36F0E">
            <w:r>
              <w:t>Gateway</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475AD77" w14:textId="77777777" w:rsidR="00E36F0E" w:rsidRPr="00F1221C" w:rsidRDefault="00393DC0" w:rsidP="00E36F0E">
            <w:r w:rsidRPr="00F1221C">
              <w:t>Char Value:0-255</w:t>
            </w:r>
          </w:p>
          <w:p w14:paraId="018C6B87"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305BD7D" w14:textId="77777777" w:rsidR="00E36F0E" w:rsidRDefault="00393DC0" w:rsidP="00E36F0E">
            <w:pPr>
              <w:rPr>
                <w:rFonts w:cs="Arial"/>
                <w:color w:val="000000"/>
              </w:rPr>
            </w:pPr>
            <w:r>
              <w:rPr>
                <w:rFonts w:cs="Arial"/>
                <w:color w:val="000000"/>
              </w:rPr>
              <w:t>default gateway of current connection</w:t>
            </w:r>
          </w:p>
        </w:tc>
      </w:tr>
      <w:tr w:rsidR="00E36F0E" w:rsidRPr="00C82768" w14:paraId="01EB9A9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E7CA23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E6740F3"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A339845"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86581C8" w14:textId="77777777" w:rsidR="00E36F0E" w:rsidRDefault="00393DC0" w:rsidP="00E36F0E">
            <w:r>
              <w:t>dnsPref</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930B304" w14:textId="77777777" w:rsidR="00E36F0E" w:rsidRPr="00F1221C" w:rsidRDefault="00393DC0" w:rsidP="00E36F0E">
            <w:r w:rsidRPr="00F1221C">
              <w:t>Char Value:0-255</w:t>
            </w:r>
          </w:p>
          <w:p w14:paraId="6C5086BA"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84D8B73" w14:textId="77777777" w:rsidR="00E36F0E" w:rsidRDefault="00393DC0" w:rsidP="00E36F0E">
            <w:pPr>
              <w:rPr>
                <w:rFonts w:cs="Arial"/>
                <w:color w:val="000000"/>
              </w:rPr>
            </w:pPr>
            <w:r>
              <w:rPr>
                <w:rFonts w:cs="Arial"/>
                <w:color w:val="000000"/>
              </w:rPr>
              <w:t>Prefered DNS server</w:t>
            </w:r>
          </w:p>
        </w:tc>
      </w:tr>
      <w:tr w:rsidR="00E36F0E" w:rsidRPr="00C82768" w14:paraId="253097E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69738B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267FA2F"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9F5B9E9"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2E9FB82" w14:textId="77777777" w:rsidR="00E36F0E" w:rsidRDefault="00393DC0" w:rsidP="00E36F0E">
            <w:r>
              <w:t>dnsAlt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562783B" w14:textId="77777777" w:rsidR="00E36F0E" w:rsidRPr="00F1221C" w:rsidRDefault="00393DC0" w:rsidP="00E36F0E">
            <w:r w:rsidRPr="00F1221C">
              <w:t>Char Value:0-255</w:t>
            </w:r>
          </w:p>
          <w:p w14:paraId="4DAB2648"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9E8707F" w14:textId="77777777" w:rsidR="00E36F0E" w:rsidRDefault="00393DC0" w:rsidP="00E36F0E">
            <w:pPr>
              <w:rPr>
                <w:rFonts w:cs="Arial"/>
                <w:color w:val="000000"/>
              </w:rPr>
            </w:pPr>
            <w:r>
              <w:rPr>
                <w:rFonts w:cs="Arial"/>
                <w:color w:val="000000"/>
              </w:rPr>
              <w:t>Secondary DNS server</w:t>
            </w:r>
          </w:p>
        </w:tc>
      </w:tr>
      <w:tr w:rsidR="00E36F0E" w:rsidRPr="00C82768" w14:paraId="14CEA9D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4400B46"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7FD6987" w14:textId="77777777" w:rsidR="00E36F0E" w:rsidRPr="00DA43D2" w:rsidRDefault="00393DC0" w:rsidP="00E36F0E">
            <w:r>
              <w:t>WlanIpv6AddrType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FC62581"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F9987F3"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0015710" w14:textId="77777777" w:rsidR="00E36F0E" w:rsidRPr="008127A4"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E75B5DC" w14:textId="77777777" w:rsidR="00E36F0E" w:rsidRPr="0052707D" w:rsidRDefault="00E36F0E" w:rsidP="00E36F0E">
            <w:pPr>
              <w:rPr>
                <w:highlight w:val="yellow"/>
              </w:rPr>
            </w:pPr>
          </w:p>
        </w:tc>
      </w:tr>
      <w:tr w:rsidR="00E36F0E" w:rsidRPr="00C82768" w14:paraId="2B874D7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7567A8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BA7ED61"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44A75A2"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78FA810" w14:textId="77777777" w:rsidR="00E36F0E" w:rsidRDefault="00393DC0" w:rsidP="00E36F0E">
            <w:pPr>
              <w:rPr>
                <w:rFonts w:cs="Arial"/>
                <w:color w:val="000000"/>
              </w:rPr>
            </w:pPr>
            <w:r>
              <w:rPr>
                <w:rFonts w:cs="Arial"/>
                <w:color w:val="000000"/>
              </w:rPr>
              <w:t>WLAN_IPV6_ADDR_MIN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D2F29FA"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56A568E" w14:textId="77777777" w:rsidR="00E36F0E" w:rsidRPr="0052707D" w:rsidRDefault="00E36F0E" w:rsidP="00E36F0E">
            <w:pPr>
              <w:rPr>
                <w:highlight w:val="yellow"/>
              </w:rPr>
            </w:pPr>
          </w:p>
        </w:tc>
      </w:tr>
      <w:tr w:rsidR="00E36F0E" w:rsidRPr="00C82768" w14:paraId="77E775D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0B2C95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5E1ACB2"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DAB1012"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6943497" w14:textId="77777777" w:rsidR="00E36F0E" w:rsidRDefault="00393DC0" w:rsidP="00E36F0E">
            <w:pPr>
              <w:rPr>
                <w:rFonts w:cs="Arial"/>
                <w:color w:val="000000"/>
              </w:rPr>
            </w:pPr>
            <w:r>
              <w:rPr>
                <w:rFonts w:cs="Arial"/>
                <w:color w:val="000000"/>
              </w:rPr>
              <w:t>WLAN_IPV6_ADDR_NONE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EB26B95"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DD60E17" w14:textId="77777777" w:rsidR="00E36F0E" w:rsidRDefault="00393DC0" w:rsidP="00E36F0E">
            <w:pPr>
              <w:rPr>
                <w:rFonts w:cs="Arial"/>
                <w:color w:val="000000"/>
              </w:rPr>
            </w:pPr>
            <w:r>
              <w:rPr>
                <w:rFonts w:cs="Arial"/>
                <w:color w:val="000000"/>
              </w:rPr>
              <w:t>No IPv6 Addressing is used</w:t>
            </w:r>
          </w:p>
        </w:tc>
      </w:tr>
      <w:tr w:rsidR="00E36F0E" w:rsidRPr="00C82768" w14:paraId="0443A35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5A007F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75DEF7C"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9B94BB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49A0231" w14:textId="77777777" w:rsidR="00E36F0E" w:rsidRDefault="00393DC0" w:rsidP="00E36F0E">
            <w:pPr>
              <w:rPr>
                <w:rFonts w:cs="Arial"/>
                <w:color w:val="000000"/>
              </w:rPr>
            </w:pPr>
            <w:r>
              <w:rPr>
                <w:rFonts w:cs="Arial"/>
                <w:color w:val="000000"/>
              </w:rPr>
              <w:t>WLAN_IPV6_ADDR_STATIC</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3530EC8"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46AE799" w14:textId="77777777" w:rsidR="00E36F0E" w:rsidRDefault="00393DC0" w:rsidP="00E36F0E">
            <w:pPr>
              <w:rPr>
                <w:rFonts w:cs="Arial"/>
                <w:color w:val="000000"/>
              </w:rPr>
            </w:pPr>
            <w:r>
              <w:rPr>
                <w:rFonts w:cs="Arial"/>
                <w:color w:val="000000"/>
              </w:rPr>
              <w:t>Static IPv6 Address</w:t>
            </w:r>
          </w:p>
        </w:tc>
      </w:tr>
      <w:tr w:rsidR="00E36F0E" w:rsidRPr="00C82768" w14:paraId="2A3E5EB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1DEE4E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F003BA6"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6FD1EF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79953B4" w14:textId="77777777" w:rsidR="00E36F0E" w:rsidRDefault="00393DC0" w:rsidP="00E36F0E">
            <w:pPr>
              <w:rPr>
                <w:rFonts w:cs="Arial"/>
                <w:color w:val="000000"/>
              </w:rPr>
            </w:pPr>
            <w:r>
              <w:rPr>
                <w:rFonts w:cs="Arial"/>
                <w:color w:val="000000"/>
              </w:rPr>
              <w:t>WLAN_IPV6_ADDR_MAX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02CEACB"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63855BF" w14:textId="77777777" w:rsidR="00E36F0E" w:rsidRPr="0052707D" w:rsidRDefault="00E36F0E" w:rsidP="00E36F0E">
            <w:pPr>
              <w:rPr>
                <w:highlight w:val="yellow"/>
              </w:rPr>
            </w:pPr>
          </w:p>
        </w:tc>
      </w:tr>
      <w:tr w:rsidR="00E36F0E" w:rsidRPr="00C82768" w14:paraId="0D92018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5C4ACFC"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52D07DA" w14:textId="77777777" w:rsidR="00E36F0E" w:rsidRPr="00DA43D2" w:rsidRDefault="00393DC0" w:rsidP="00E36F0E">
            <w:r>
              <w:t>WlanIpv6Addr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B931AE6" w14:textId="77777777" w:rsidR="00E36F0E" w:rsidRDefault="00393DC0" w:rsidP="00E36F0E">
            <w:r>
              <w:t>TBD</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57BC831"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8BBC316" w14:textId="77777777" w:rsidR="00E36F0E" w:rsidRPr="008127A4"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638012D" w14:textId="77777777" w:rsidR="00E36F0E" w:rsidRPr="0052707D" w:rsidRDefault="00E36F0E" w:rsidP="00E36F0E">
            <w:pPr>
              <w:rPr>
                <w:highlight w:val="yellow"/>
              </w:rPr>
            </w:pPr>
          </w:p>
        </w:tc>
      </w:tr>
      <w:tr w:rsidR="00E36F0E" w:rsidRPr="00C82768" w14:paraId="2AB06E8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5524EC6"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1A4BF86" w14:textId="77777777" w:rsidR="00E36F0E" w:rsidRPr="00DA43D2" w:rsidRDefault="00393DC0" w:rsidP="00E36F0E">
            <w:r>
              <w:t>ExclusiveUse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85436FF"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1CE9AC4"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E145202"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C9AD37F" w14:textId="77777777" w:rsidR="00E36F0E" w:rsidRPr="0052707D" w:rsidRDefault="00393DC0" w:rsidP="00E36F0E">
            <w:pPr>
              <w:rPr>
                <w:highlight w:val="yellow"/>
              </w:rPr>
            </w:pPr>
            <w:r w:rsidRPr="007164A2">
              <w:t>Exclusive to WIR Client</w:t>
            </w:r>
          </w:p>
        </w:tc>
      </w:tr>
      <w:tr w:rsidR="00E36F0E" w:rsidRPr="00C82768" w14:paraId="5B131E0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D8CFE25"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4FEA7C3" w14:textId="77777777" w:rsidR="00E36F0E" w:rsidRPr="00DA43D2" w:rsidRDefault="00393DC0" w:rsidP="00E36F0E">
            <w:r>
              <w:t>WlanProfileSource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876A0E8"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A07BF8B"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64C1A7A" w14:textId="77777777" w:rsidR="00E36F0E" w:rsidRPr="008127A4"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0A09222" w14:textId="77777777" w:rsidR="00E36F0E" w:rsidRPr="0052707D" w:rsidRDefault="00393DC0" w:rsidP="00E36F0E">
            <w:pPr>
              <w:rPr>
                <w:highlight w:val="yellow"/>
              </w:rPr>
            </w:pPr>
            <w:r w:rsidRPr="007164A2">
              <w:t>Origin of the profile</w:t>
            </w:r>
          </w:p>
        </w:tc>
      </w:tr>
      <w:tr w:rsidR="00E36F0E" w:rsidRPr="00C82768" w14:paraId="22940DD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774FB1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DD192CC"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BF9761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C347CB2" w14:textId="77777777" w:rsidR="00E36F0E" w:rsidRDefault="00393DC0" w:rsidP="00E36F0E">
            <w:pPr>
              <w:rPr>
                <w:rFonts w:cs="Arial"/>
                <w:color w:val="000000"/>
              </w:rPr>
            </w:pPr>
            <w:r>
              <w:rPr>
                <w:rFonts w:cs="Arial"/>
                <w:color w:val="000000"/>
              </w:rPr>
              <w:t>PROFSRC_DEFAULT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4A06372"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81401C1" w14:textId="77777777" w:rsidR="00E36F0E" w:rsidRDefault="00393DC0" w:rsidP="00E36F0E">
            <w:pPr>
              <w:rPr>
                <w:rFonts w:cs="Arial"/>
                <w:color w:val="000000"/>
              </w:rPr>
            </w:pPr>
            <w:r>
              <w:rPr>
                <w:rFonts w:cs="Arial"/>
                <w:color w:val="000000"/>
              </w:rPr>
              <w:t>Default internal</w:t>
            </w:r>
          </w:p>
        </w:tc>
      </w:tr>
      <w:tr w:rsidR="00E36F0E" w:rsidRPr="00C82768" w14:paraId="459BDB1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4E320C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86D7D49"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B6C312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0A7C5D8" w14:textId="77777777" w:rsidR="00E36F0E" w:rsidRDefault="00393DC0" w:rsidP="00E36F0E">
            <w:pPr>
              <w:rPr>
                <w:rFonts w:cs="Arial"/>
                <w:color w:val="000000"/>
              </w:rPr>
            </w:pPr>
            <w:r>
              <w:rPr>
                <w:rFonts w:cs="Arial"/>
                <w:color w:val="000000"/>
              </w:rPr>
              <w:t>PROFSRC_HMI</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F5DCD48"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C990684" w14:textId="77777777" w:rsidR="00E36F0E" w:rsidRDefault="00393DC0" w:rsidP="00E36F0E">
            <w:pPr>
              <w:rPr>
                <w:rFonts w:cs="Arial"/>
                <w:color w:val="000000"/>
              </w:rPr>
            </w:pPr>
            <w:r>
              <w:rPr>
                <w:rFonts w:cs="Arial"/>
                <w:color w:val="000000"/>
              </w:rPr>
              <w:t>HMI/User configured</w:t>
            </w:r>
          </w:p>
        </w:tc>
      </w:tr>
      <w:tr w:rsidR="00E36F0E" w:rsidRPr="00C82768" w14:paraId="49C33DA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7317D0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096C77F"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37004F8"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B7B498D" w14:textId="77777777" w:rsidR="00E36F0E" w:rsidRDefault="00393DC0" w:rsidP="00E36F0E">
            <w:pPr>
              <w:rPr>
                <w:rFonts w:cs="Arial"/>
                <w:color w:val="000000"/>
              </w:rPr>
            </w:pPr>
            <w:r>
              <w:rPr>
                <w:rFonts w:cs="Arial"/>
                <w:color w:val="000000"/>
              </w:rPr>
              <w:t>PROFSRC_CLOUD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3C18D8D"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3602047" w14:textId="77777777" w:rsidR="00E36F0E" w:rsidRDefault="00393DC0" w:rsidP="00E36F0E">
            <w:pPr>
              <w:rPr>
                <w:rFonts w:cs="Arial"/>
                <w:color w:val="000000"/>
              </w:rPr>
            </w:pPr>
            <w:r>
              <w:rPr>
                <w:rFonts w:cs="Arial"/>
                <w:color w:val="000000"/>
              </w:rPr>
              <w:t>Cloud pushed</w:t>
            </w:r>
          </w:p>
        </w:tc>
      </w:tr>
      <w:tr w:rsidR="00E36F0E" w:rsidRPr="00C82768" w14:paraId="47D6849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2200A73"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23DCA21"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77FFA2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3AB88ED" w14:textId="77777777" w:rsidR="00E36F0E" w:rsidRDefault="00393DC0" w:rsidP="00E36F0E">
            <w:pPr>
              <w:rPr>
                <w:rFonts w:cs="Arial"/>
                <w:color w:val="000000"/>
              </w:rPr>
            </w:pPr>
            <w:r>
              <w:rPr>
                <w:rFonts w:cs="Arial"/>
                <w:color w:val="000000"/>
              </w:rPr>
              <w:t>PROFSRC_SPECIAL</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6B0BAC7"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4FA0D21" w14:textId="77777777" w:rsidR="00E36F0E" w:rsidRDefault="00393DC0" w:rsidP="00E36F0E">
            <w:pPr>
              <w:rPr>
                <w:rFonts w:cs="Arial"/>
                <w:color w:val="000000"/>
              </w:rPr>
            </w:pPr>
            <w:r>
              <w:rPr>
                <w:rFonts w:cs="Arial"/>
                <w:color w:val="000000"/>
              </w:rPr>
              <w:t>Special Intent</w:t>
            </w:r>
          </w:p>
        </w:tc>
      </w:tr>
      <w:tr w:rsidR="00E36F0E" w:rsidRPr="00C82768" w14:paraId="6E57780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BA9EB14"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0AC1DA8"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5FA8322"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68585AB" w14:textId="77777777" w:rsidR="00E36F0E" w:rsidRDefault="00393DC0" w:rsidP="00E36F0E">
            <w:pPr>
              <w:rPr>
                <w:rFonts w:cs="Arial"/>
                <w:color w:val="000000"/>
              </w:rPr>
            </w:pPr>
            <w:r>
              <w:rPr>
                <w:rFonts w:cs="Arial"/>
                <w:color w:val="000000"/>
              </w:rPr>
              <w:t>PROFSRC_PROV</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B65D48D"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C98007B" w14:textId="77777777" w:rsidR="00E36F0E" w:rsidRDefault="00393DC0" w:rsidP="00E36F0E">
            <w:pPr>
              <w:rPr>
                <w:rFonts w:cs="Arial"/>
                <w:color w:val="000000"/>
              </w:rPr>
            </w:pPr>
            <w:r>
              <w:rPr>
                <w:rFonts w:cs="Arial"/>
                <w:color w:val="000000"/>
              </w:rPr>
              <w:t>EOL provisioned</w:t>
            </w:r>
          </w:p>
        </w:tc>
      </w:tr>
      <w:tr w:rsidR="00E36F0E" w:rsidRPr="00C82768" w14:paraId="37C7BEB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CA47C6F"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D468AB6" w14:textId="77777777" w:rsidR="00E36F0E" w:rsidRPr="00DA43D2" w:rsidRDefault="00393DC0" w:rsidP="00E36F0E">
            <w:r>
              <w:t>timestamp</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6444088" w14:textId="77777777" w:rsidR="00E36F0E" w:rsidRDefault="00393DC0" w:rsidP="00E36F0E">
            <w:r>
              <w:t>Int64</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36C8823" w14:textId="77777777" w:rsidR="00E36F0E" w:rsidRPr="007164A2"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5AF5B51" w14:textId="77777777" w:rsidR="00E36F0E" w:rsidRDefault="00393DC0" w:rsidP="00E36F0E">
            <w:r>
              <w:t>0-18446744073709551615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34EF988" w14:textId="77777777" w:rsidR="00E36F0E" w:rsidRPr="0052707D" w:rsidRDefault="00393DC0" w:rsidP="00E36F0E">
            <w:pPr>
              <w:rPr>
                <w:highlight w:val="yellow"/>
              </w:rPr>
            </w:pPr>
            <w:r w:rsidRPr="007164A2">
              <w:t>Last known time stamp</w:t>
            </w:r>
          </w:p>
        </w:tc>
      </w:tr>
      <w:tr w:rsidR="00E36F0E" w:rsidRPr="00C82768" w14:paraId="5D52C1E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4EBF99A"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BD3463C" w14:textId="77777777" w:rsidR="00E36F0E" w:rsidRPr="00DA43D2" w:rsidRDefault="00393DC0" w:rsidP="00E36F0E">
            <w:r>
              <w:t>hidden</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33A5BF7"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0E6E96D"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595B425"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B2CB619" w14:textId="77777777" w:rsidR="00E36F0E" w:rsidRPr="0052707D" w:rsidRDefault="00393DC0" w:rsidP="00E36F0E">
            <w:pPr>
              <w:rPr>
                <w:highlight w:val="yellow"/>
              </w:rPr>
            </w:pPr>
            <w:r w:rsidRPr="007164A2">
              <w:t>Hidden AP</w:t>
            </w:r>
          </w:p>
        </w:tc>
      </w:tr>
    </w:tbl>
    <w:p w14:paraId="4AE6DA65" w14:textId="77777777" w:rsidR="00E36F0E" w:rsidRDefault="00E36F0E"/>
    <w:p w14:paraId="7AE02C65" w14:textId="6088313C" w:rsidR="00E36F0E" w:rsidRDefault="00393DC0" w:rsidP="00506E2F">
      <w:pPr>
        <w:pStyle w:val="Heading4"/>
      </w:pPr>
      <w:r w:rsidRPr="00B9479B">
        <w:t>MD-REQ-380289/A-GetEnableStatus</w:t>
      </w:r>
    </w:p>
    <w:p w14:paraId="6FEF2924" w14:textId="77777777" w:rsidR="00E36F0E" w:rsidRPr="00235E57"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to get enable status</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33B441CD"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450A3586" w14:textId="77777777" w:rsidR="00E36F0E" w:rsidRPr="00C82768" w:rsidRDefault="00E36F0E" w:rsidP="00E36F0E">
            <w:pPr>
              <w:spacing w:line="256" w:lineRule="auto"/>
              <w:rPr>
                <w:sz w:val="8"/>
              </w:rPr>
            </w:pPr>
          </w:p>
        </w:tc>
      </w:tr>
      <w:tr w:rsidR="00E36F0E" w:rsidRPr="00C82768" w14:paraId="292D82AD"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254D336F"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1DBAFAA0" w14:textId="77777777" w:rsidR="00E36F0E" w:rsidRPr="00C82768" w:rsidRDefault="00393DC0" w:rsidP="00E36F0E">
            <w:pPr>
              <w:spacing w:line="256" w:lineRule="auto"/>
            </w:pPr>
            <w:r w:rsidRPr="00DA32BB">
              <w:t>One-Shot (</w:t>
            </w:r>
            <w:r>
              <w:t>A-Synch)</w:t>
            </w:r>
          </w:p>
        </w:tc>
      </w:tr>
      <w:tr w:rsidR="00E36F0E" w:rsidRPr="00C82768" w14:paraId="1AE7E1ED"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51FAE350"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20EF644F" w14:textId="77777777" w:rsidR="00E36F0E" w:rsidRPr="00C82768" w:rsidRDefault="00393DC0" w:rsidP="00E36F0E">
            <w:pPr>
              <w:spacing w:line="256" w:lineRule="auto"/>
            </w:pPr>
            <w:r w:rsidRPr="00C82768">
              <w:t>Default</w:t>
            </w:r>
          </w:p>
        </w:tc>
      </w:tr>
      <w:tr w:rsidR="00E36F0E" w:rsidRPr="00C82768" w14:paraId="6246649E"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4CD2EF8E"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533CE5BD" w14:textId="77777777" w:rsidR="00E36F0E" w:rsidRPr="00C82768" w:rsidRDefault="00393DC0" w:rsidP="00E36F0E">
            <w:pPr>
              <w:spacing w:line="256" w:lineRule="auto"/>
            </w:pPr>
            <w:r w:rsidRPr="00C82768">
              <w:t>No</w:t>
            </w:r>
          </w:p>
        </w:tc>
      </w:tr>
      <w:tr w:rsidR="00E36F0E" w:rsidRPr="00C82768" w14:paraId="20BCC1FD"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418EDCE3" w14:textId="77777777" w:rsidR="00E36F0E" w:rsidRPr="00C82768" w:rsidRDefault="00E36F0E" w:rsidP="00E36F0E">
            <w:pPr>
              <w:spacing w:line="256" w:lineRule="auto"/>
              <w:rPr>
                <w:sz w:val="8"/>
              </w:rPr>
            </w:pPr>
          </w:p>
        </w:tc>
      </w:tr>
      <w:tr w:rsidR="00E36F0E" w:rsidRPr="00C82768" w14:paraId="650EDD5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046AD25E"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11151041"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701D589D"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0DD786C"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B61849A"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728D8B8" w14:textId="77777777" w:rsidR="00E36F0E" w:rsidRPr="00C82768" w:rsidRDefault="00393DC0" w:rsidP="00E36F0E">
            <w:pPr>
              <w:rPr>
                <w:b/>
              </w:rPr>
            </w:pPr>
            <w:r w:rsidRPr="00C82768">
              <w:rPr>
                <w:b/>
              </w:rPr>
              <w:t>Description</w:t>
            </w:r>
          </w:p>
        </w:tc>
      </w:tr>
      <w:tr w:rsidR="00E36F0E" w:rsidRPr="00C82768" w14:paraId="7FF7C3FD"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064E2BED" w14:textId="77777777" w:rsidR="00E36F0E" w:rsidRPr="00C82768" w:rsidRDefault="00393DC0" w:rsidP="00E36F0E">
            <w:pPr>
              <w:rPr>
                <w:b/>
              </w:rPr>
            </w:pPr>
            <w:r w:rsidRPr="00C82768">
              <w:rPr>
                <w:b/>
              </w:rPr>
              <w:t>Request</w:t>
            </w:r>
          </w:p>
        </w:tc>
      </w:tr>
      <w:tr w:rsidR="00E36F0E" w:rsidRPr="00C82768" w14:paraId="13ED4C7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F26B725"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6B4CF88E"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tcPr>
          <w:p w14:paraId="02E851EE"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tcPr>
          <w:p w14:paraId="259BD222"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65D91E72" w14:textId="77777777" w:rsidR="00E36F0E" w:rsidRPr="00F1221C" w:rsidRDefault="00393DC0" w:rsidP="00E36F0E">
            <w:r w:rsidRPr="00F1221C">
              <w:t>Char Value:0-255</w:t>
            </w:r>
          </w:p>
          <w:p w14:paraId="5571DFD1"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0CA43E0E" w14:textId="77777777" w:rsidR="00E36F0E" w:rsidRPr="00C82768" w:rsidRDefault="00393DC0" w:rsidP="00E36F0E">
            <w:r>
              <w:t>Requesting app ID</w:t>
            </w:r>
          </w:p>
        </w:tc>
      </w:tr>
      <w:tr w:rsidR="00E36F0E" w:rsidRPr="00C82768" w14:paraId="36472ECB"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119C5A77" w14:textId="77777777" w:rsidR="00E36F0E" w:rsidRPr="00C82768" w:rsidRDefault="00393DC0" w:rsidP="00E36F0E">
            <w:r w:rsidRPr="00C82768">
              <w:rPr>
                <w:b/>
              </w:rPr>
              <w:t>Response</w:t>
            </w:r>
          </w:p>
        </w:tc>
      </w:tr>
      <w:tr w:rsidR="00E36F0E" w:rsidRPr="00C82768" w14:paraId="5C99AE6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3DAF7FD"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268815F"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E37F8E5"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4544BCD"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0ECAC72" w14:textId="77777777" w:rsidR="00E36F0E" w:rsidRPr="00F1221C" w:rsidRDefault="00393DC0" w:rsidP="00E36F0E">
            <w:r w:rsidRPr="00F1221C">
              <w:t>Char Value:0-255</w:t>
            </w:r>
          </w:p>
          <w:p w14:paraId="22A07B5D"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1A9727C" w14:textId="77777777" w:rsidR="00E36F0E" w:rsidRPr="00C82768" w:rsidRDefault="00393DC0" w:rsidP="00E36F0E">
            <w:r>
              <w:t>Requesting app ID</w:t>
            </w:r>
          </w:p>
        </w:tc>
      </w:tr>
      <w:tr w:rsidR="00E36F0E" w:rsidRPr="00C82768" w14:paraId="2CA96C3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EC47778"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227F191" w14:textId="77777777" w:rsidR="00E36F0E" w:rsidRDefault="00393DC0" w:rsidP="00E36F0E">
            <w:r>
              <w:t>HmiRet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16AF947"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FE9FC13"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E78324E" w14:textId="77777777" w:rsidR="00E36F0E" w:rsidRPr="008127A4"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42EA62A" w14:textId="77777777" w:rsidR="00E36F0E" w:rsidRDefault="00E36F0E" w:rsidP="00E36F0E"/>
        </w:tc>
      </w:tr>
      <w:tr w:rsidR="00E36F0E" w:rsidRPr="00C82768" w14:paraId="68DA07E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AA8E3A6"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C32529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1963082"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9CFCF08" w14:textId="77777777" w:rsidR="00E36F0E" w:rsidRPr="00C82768" w:rsidRDefault="00393DC0" w:rsidP="00E36F0E">
            <w:r>
              <w:t>HMI_ERROR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4463DA6" w14:textId="77777777" w:rsidR="00E36F0E" w:rsidRPr="008127A4"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5B7D7AE" w14:textId="77777777" w:rsidR="00E36F0E" w:rsidRDefault="00393DC0" w:rsidP="00E36F0E">
            <w:r>
              <w:t>Error/Failure</w:t>
            </w:r>
          </w:p>
        </w:tc>
      </w:tr>
      <w:tr w:rsidR="00E36F0E" w:rsidRPr="00C82768" w14:paraId="2FF5E98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F6DECA8"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71CA44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0D7EB72"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6706D93" w14:textId="77777777" w:rsidR="00E36F0E" w:rsidRPr="00C82768" w:rsidRDefault="00393DC0" w:rsidP="00E36F0E">
            <w:r>
              <w:t>HMI_SUCCESS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2286F4D" w14:textId="77777777" w:rsidR="00E36F0E" w:rsidRPr="008127A4"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442C114" w14:textId="77777777" w:rsidR="00E36F0E" w:rsidRDefault="00393DC0" w:rsidP="00E36F0E">
            <w:r>
              <w:t>Success</w:t>
            </w:r>
          </w:p>
        </w:tc>
      </w:tr>
      <w:tr w:rsidR="00E36F0E" w:rsidRPr="00C82768" w14:paraId="76CD9C5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80C5136"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B943971" w14:textId="77777777" w:rsidR="00E36F0E" w:rsidRDefault="00393DC0" w:rsidP="00E36F0E">
            <w:r>
              <w:t>status</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06C8010" w14:textId="77777777" w:rsidR="00E36F0E" w:rsidRPr="00C82768"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D79C1C0"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30AB7B9"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D36E6EF" w14:textId="77777777" w:rsidR="00E36F0E" w:rsidRPr="00DA7391" w:rsidRDefault="00393DC0" w:rsidP="00E36F0E">
            <w:pPr>
              <w:rPr>
                <w:rFonts w:cs="Arial"/>
                <w:szCs w:val="20"/>
              </w:rPr>
            </w:pPr>
            <w:r w:rsidRPr="00DA7391">
              <w:rPr>
                <w:rFonts w:cs="Arial"/>
                <w:szCs w:val="20"/>
              </w:rPr>
              <w:t>True - enabled, false-di</w:t>
            </w:r>
            <w:r>
              <w:rPr>
                <w:rFonts w:cs="Arial"/>
                <w:szCs w:val="20"/>
              </w:rPr>
              <w:t>s</w:t>
            </w:r>
            <w:r w:rsidRPr="00DA7391">
              <w:rPr>
                <w:rFonts w:cs="Arial"/>
                <w:szCs w:val="20"/>
              </w:rPr>
              <w:t>abled</w:t>
            </w:r>
          </w:p>
          <w:p w14:paraId="4E46378B" w14:textId="77777777" w:rsidR="00E36F0E" w:rsidRDefault="00E36F0E" w:rsidP="00E36F0E"/>
        </w:tc>
      </w:tr>
    </w:tbl>
    <w:p w14:paraId="0FDF02AC" w14:textId="1ABFDD59" w:rsidR="00E36F0E" w:rsidRDefault="00393DC0" w:rsidP="00506E2F">
      <w:pPr>
        <w:pStyle w:val="Heading4"/>
      </w:pPr>
      <w:r w:rsidRPr="00B9479B">
        <w:t>MD-REQ-380290/A-SetNotification</w:t>
      </w:r>
    </w:p>
    <w:p w14:paraId="49CD9258" w14:textId="77777777" w:rsidR="00E36F0E" w:rsidRPr="00235E57"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to set notification on/off</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7822A71B"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6E7420FE" w14:textId="77777777" w:rsidR="00E36F0E" w:rsidRPr="00C82768" w:rsidRDefault="00E36F0E" w:rsidP="00E36F0E">
            <w:pPr>
              <w:spacing w:line="256" w:lineRule="auto"/>
              <w:rPr>
                <w:sz w:val="8"/>
              </w:rPr>
            </w:pPr>
          </w:p>
        </w:tc>
      </w:tr>
      <w:tr w:rsidR="00E36F0E" w:rsidRPr="00C82768" w14:paraId="3594884A"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6471BA4E"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7A053A25" w14:textId="77777777" w:rsidR="00E36F0E" w:rsidRPr="00C82768" w:rsidRDefault="00393DC0" w:rsidP="00E36F0E">
            <w:pPr>
              <w:spacing w:line="256" w:lineRule="auto"/>
            </w:pPr>
            <w:r w:rsidRPr="00DA32BB">
              <w:t>One-Shot (</w:t>
            </w:r>
            <w:r>
              <w:t>A-Synch)</w:t>
            </w:r>
          </w:p>
        </w:tc>
      </w:tr>
      <w:tr w:rsidR="00E36F0E" w:rsidRPr="00C82768" w14:paraId="58D3C1D1"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1E3D59A0"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32A40154" w14:textId="77777777" w:rsidR="00E36F0E" w:rsidRPr="00C82768" w:rsidRDefault="00393DC0" w:rsidP="00E36F0E">
            <w:pPr>
              <w:spacing w:line="256" w:lineRule="auto"/>
            </w:pPr>
            <w:r w:rsidRPr="00C82768">
              <w:t>Default</w:t>
            </w:r>
          </w:p>
        </w:tc>
      </w:tr>
      <w:tr w:rsidR="00E36F0E" w:rsidRPr="00C82768" w14:paraId="14D81728"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4EBF41A5"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1A46452A" w14:textId="77777777" w:rsidR="00E36F0E" w:rsidRPr="00C82768" w:rsidRDefault="00393DC0" w:rsidP="00E36F0E">
            <w:pPr>
              <w:spacing w:line="256" w:lineRule="auto"/>
            </w:pPr>
            <w:r w:rsidRPr="00C82768">
              <w:t>No</w:t>
            </w:r>
          </w:p>
        </w:tc>
      </w:tr>
      <w:tr w:rsidR="00E36F0E" w:rsidRPr="00C82768" w14:paraId="4595A6A9"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40FD042A" w14:textId="77777777" w:rsidR="00E36F0E" w:rsidRPr="00C82768" w:rsidRDefault="00E36F0E" w:rsidP="00E36F0E">
            <w:pPr>
              <w:spacing w:line="256" w:lineRule="auto"/>
              <w:rPr>
                <w:sz w:val="8"/>
              </w:rPr>
            </w:pPr>
          </w:p>
        </w:tc>
      </w:tr>
      <w:tr w:rsidR="00E36F0E" w:rsidRPr="00C82768" w14:paraId="5909B68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19276E59"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18C114B7"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424475CA"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767A0E5"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D945B37"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F7C27A4" w14:textId="77777777" w:rsidR="00E36F0E" w:rsidRPr="00C82768" w:rsidRDefault="00393DC0" w:rsidP="00E36F0E">
            <w:pPr>
              <w:rPr>
                <w:b/>
              </w:rPr>
            </w:pPr>
            <w:r w:rsidRPr="00C82768">
              <w:rPr>
                <w:b/>
              </w:rPr>
              <w:t>Description</w:t>
            </w:r>
          </w:p>
        </w:tc>
      </w:tr>
      <w:tr w:rsidR="00E36F0E" w:rsidRPr="00C82768" w14:paraId="4D4E5FCD"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64AC9EA0" w14:textId="77777777" w:rsidR="00E36F0E" w:rsidRPr="00C82768" w:rsidRDefault="00393DC0" w:rsidP="00E36F0E">
            <w:pPr>
              <w:rPr>
                <w:b/>
              </w:rPr>
            </w:pPr>
            <w:r w:rsidRPr="00C82768">
              <w:rPr>
                <w:b/>
              </w:rPr>
              <w:t>Request</w:t>
            </w:r>
          </w:p>
        </w:tc>
      </w:tr>
      <w:tr w:rsidR="00E36F0E" w:rsidRPr="00C82768" w14:paraId="2C45F0A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2BE2918"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643B4D97"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tcPr>
          <w:p w14:paraId="521C8BD2"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tcPr>
          <w:p w14:paraId="2C2CDBB2"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4FF4FE6D" w14:textId="77777777" w:rsidR="00E36F0E" w:rsidRPr="00F1221C" w:rsidRDefault="00393DC0" w:rsidP="00E36F0E">
            <w:r w:rsidRPr="00F1221C">
              <w:t>Char Value:0-255</w:t>
            </w:r>
          </w:p>
          <w:p w14:paraId="04D16F5F"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71AA45D5" w14:textId="77777777" w:rsidR="00E36F0E" w:rsidRPr="00C82768" w:rsidRDefault="00393DC0" w:rsidP="00E36F0E">
            <w:r>
              <w:t>Requesting app ID</w:t>
            </w:r>
          </w:p>
        </w:tc>
      </w:tr>
      <w:tr w:rsidR="00E36F0E" w:rsidRPr="00C82768" w14:paraId="1D6379D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22EA65E"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22B11A40" w14:textId="77777777" w:rsidR="00E36F0E" w:rsidRDefault="00393DC0" w:rsidP="00E36F0E">
            <w:r>
              <w:t>on</w:t>
            </w:r>
          </w:p>
        </w:tc>
        <w:tc>
          <w:tcPr>
            <w:tcW w:w="900" w:type="dxa"/>
            <w:tcBorders>
              <w:top w:val="single" w:sz="4" w:space="0" w:color="auto"/>
              <w:left w:val="single" w:sz="4" w:space="0" w:color="auto"/>
              <w:bottom w:val="single" w:sz="4" w:space="0" w:color="auto"/>
              <w:right w:val="single" w:sz="4" w:space="0" w:color="auto"/>
            </w:tcBorders>
          </w:tcPr>
          <w:p w14:paraId="7F48C244" w14:textId="77777777" w:rsidR="00E36F0E" w:rsidRPr="00C82768"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tcPr>
          <w:p w14:paraId="2551B3AD"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4A66A8D2" w14:textId="77777777" w:rsidR="00E36F0E" w:rsidRPr="008127A4" w:rsidRDefault="00393DC0" w:rsidP="00E36F0E">
            <w:r>
              <w:t>0/1</w:t>
            </w:r>
          </w:p>
        </w:tc>
        <w:tc>
          <w:tcPr>
            <w:tcW w:w="3330" w:type="dxa"/>
            <w:tcBorders>
              <w:top w:val="single" w:sz="4" w:space="0" w:color="auto"/>
              <w:left w:val="single" w:sz="4" w:space="0" w:color="auto"/>
              <w:bottom w:val="single" w:sz="4" w:space="0" w:color="auto"/>
              <w:right w:val="single" w:sz="4" w:space="0" w:color="auto"/>
            </w:tcBorders>
          </w:tcPr>
          <w:p w14:paraId="5F676A3C" w14:textId="77777777" w:rsidR="00E36F0E" w:rsidRDefault="00393DC0" w:rsidP="00E36F0E">
            <w:r w:rsidRPr="00DA7391">
              <w:t>On or off</w:t>
            </w:r>
          </w:p>
        </w:tc>
      </w:tr>
      <w:tr w:rsidR="00E36F0E" w:rsidRPr="00C82768" w14:paraId="0BE621D8"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0C469C48" w14:textId="77777777" w:rsidR="00E36F0E" w:rsidRPr="00C82768" w:rsidRDefault="00393DC0" w:rsidP="00E36F0E">
            <w:r w:rsidRPr="00C82768">
              <w:rPr>
                <w:b/>
              </w:rPr>
              <w:lastRenderedPageBreak/>
              <w:t>Response</w:t>
            </w:r>
          </w:p>
        </w:tc>
      </w:tr>
      <w:tr w:rsidR="00E36F0E" w:rsidRPr="00C82768" w14:paraId="4015E24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6AD0AFA"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78AD272"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3B806AC"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5E4FB94"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C9449C9" w14:textId="77777777" w:rsidR="00E36F0E" w:rsidRPr="00F1221C" w:rsidRDefault="00393DC0" w:rsidP="00E36F0E">
            <w:r w:rsidRPr="00F1221C">
              <w:t>Char Value:0-255</w:t>
            </w:r>
          </w:p>
          <w:p w14:paraId="0FDF88F4"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D959F88" w14:textId="77777777" w:rsidR="00E36F0E" w:rsidRPr="00C82768" w:rsidRDefault="00393DC0" w:rsidP="00E36F0E">
            <w:r>
              <w:t>Requesting app ID</w:t>
            </w:r>
          </w:p>
        </w:tc>
      </w:tr>
      <w:tr w:rsidR="00E36F0E" w:rsidRPr="00C82768" w14:paraId="1A6C38E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29758CD"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3366620" w14:textId="77777777" w:rsidR="00E36F0E" w:rsidRDefault="00393DC0" w:rsidP="00E36F0E">
            <w:r>
              <w:t>HmiRet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8F88F32"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29A6C7E"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9411D61" w14:textId="77777777" w:rsidR="00E36F0E" w:rsidRPr="008127A4"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210D29A" w14:textId="77777777" w:rsidR="00E36F0E" w:rsidRDefault="00E36F0E" w:rsidP="00E36F0E"/>
        </w:tc>
      </w:tr>
      <w:tr w:rsidR="00E36F0E" w:rsidRPr="00C82768" w14:paraId="5705A3F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4D009C0"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C12F30C"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E030D90"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62C5768" w14:textId="77777777" w:rsidR="00E36F0E" w:rsidRPr="00C82768" w:rsidRDefault="00393DC0" w:rsidP="00E36F0E">
            <w:r>
              <w:t>HMI_ERROR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E2201A0" w14:textId="77777777" w:rsidR="00E36F0E" w:rsidRPr="008127A4"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9A556F3" w14:textId="77777777" w:rsidR="00E36F0E" w:rsidRDefault="00393DC0" w:rsidP="00E36F0E">
            <w:r>
              <w:t>Error/Failure</w:t>
            </w:r>
          </w:p>
        </w:tc>
      </w:tr>
      <w:tr w:rsidR="00E36F0E" w:rsidRPr="00C82768" w14:paraId="104D2D4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E70D031"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8EFB2E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EAE3BBA"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D362E2E" w14:textId="77777777" w:rsidR="00E36F0E" w:rsidRPr="00C82768" w:rsidRDefault="00393DC0" w:rsidP="00E36F0E">
            <w:r>
              <w:t>HMI_SUCCESS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2966BDB" w14:textId="77777777" w:rsidR="00E36F0E" w:rsidRPr="008127A4"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FB4A5E6" w14:textId="77777777" w:rsidR="00E36F0E" w:rsidRDefault="00393DC0" w:rsidP="00E36F0E">
            <w:r>
              <w:t>Success</w:t>
            </w:r>
          </w:p>
        </w:tc>
      </w:tr>
    </w:tbl>
    <w:p w14:paraId="3EA025BF" w14:textId="5DBB7EBA" w:rsidR="00E36F0E" w:rsidRDefault="00393DC0" w:rsidP="00506E2F">
      <w:pPr>
        <w:pStyle w:val="Heading4"/>
      </w:pPr>
      <w:r w:rsidRPr="00B9479B">
        <w:t>MD-REQ-380291/A-GetNotification</w:t>
      </w:r>
    </w:p>
    <w:p w14:paraId="215319F4" w14:textId="77777777" w:rsidR="00E36F0E" w:rsidRPr="00235E57"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to get notification on/off status</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7A3DBD7A"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0C177059" w14:textId="77777777" w:rsidR="00E36F0E" w:rsidRPr="00C82768" w:rsidRDefault="00E36F0E" w:rsidP="00E36F0E">
            <w:pPr>
              <w:spacing w:line="256" w:lineRule="auto"/>
              <w:rPr>
                <w:sz w:val="8"/>
              </w:rPr>
            </w:pPr>
          </w:p>
        </w:tc>
      </w:tr>
      <w:tr w:rsidR="00E36F0E" w:rsidRPr="00C82768" w14:paraId="6DC6CE72"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2D9AE589"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2A64881F" w14:textId="77777777" w:rsidR="00E36F0E" w:rsidRPr="00C82768" w:rsidRDefault="00393DC0" w:rsidP="00E36F0E">
            <w:pPr>
              <w:spacing w:line="256" w:lineRule="auto"/>
            </w:pPr>
            <w:r w:rsidRPr="00DA32BB">
              <w:t>One-Shot (</w:t>
            </w:r>
            <w:r>
              <w:t>A-Synch)</w:t>
            </w:r>
          </w:p>
        </w:tc>
      </w:tr>
      <w:tr w:rsidR="00E36F0E" w:rsidRPr="00C82768" w14:paraId="54F9DC58"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7EEAECA9"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15861C56" w14:textId="77777777" w:rsidR="00E36F0E" w:rsidRPr="00C82768" w:rsidRDefault="00393DC0" w:rsidP="00E36F0E">
            <w:pPr>
              <w:spacing w:line="256" w:lineRule="auto"/>
            </w:pPr>
            <w:r w:rsidRPr="00C82768">
              <w:t>Default</w:t>
            </w:r>
          </w:p>
        </w:tc>
      </w:tr>
      <w:tr w:rsidR="00E36F0E" w:rsidRPr="00C82768" w14:paraId="24C8EE8B"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1086F24A"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2409BDF4" w14:textId="77777777" w:rsidR="00E36F0E" w:rsidRPr="00C82768" w:rsidRDefault="00393DC0" w:rsidP="00E36F0E">
            <w:pPr>
              <w:spacing w:line="256" w:lineRule="auto"/>
            </w:pPr>
            <w:r w:rsidRPr="00C82768">
              <w:t>No</w:t>
            </w:r>
          </w:p>
        </w:tc>
      </w:tr>
      <w:tr w:rsidR="00E36F0E" w:rsidRPr="00C82768" w14:paraId="3D41BB5A"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4B74071D" w14:textId="77777777" w:rsidR="00E36F0E" w:rsidRPr="00C82768" w:rsidRDefault="00E36F0E" w:rsidP="00E36F0E">
            <w:pPr>
              <w:spacing w:line="256" w:lineRule="auto"/>
              <w:rPr>
                <w:sz w:val="8"/>
              </w:rPr>
            </w:pPr>
          </w:p>
        </w:tc>
      </w:tr>
      <w:tr w:rsidR="00E36F0E" w:rsidRPr="00C82768" w14:paraId="6E58078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1DBD410B"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0074F235"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217C7901"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F3AD31D"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EC1C3E8"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A857EA2" w14:textId="77777777" w:rsidR="00E36F0E" w:rsidRPr="00C82768" w:rsidRDefault="00393DC0" w:rsidP="00E36F0E">
            <w:pPr>
              <w:rPr>
                <w:b/>
              </w:rPr>
            </w:pPr>
            <w:r w:rsidRPr="00C82768">
              <w:rPr>
                <w:b/>
              </w:rPr>
              <w:t>Description</w:t>
            </w:r>
          </w:p>
        </w:tc>
      </w:tr>
      <w:tr w:rsidR="00E36F0E" w:rsidRPr="00C82768" w14:paraId="1DB466E8"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4224ED67" w14:textId="77777777" w:rsidR="00E36F0E" w:rsidRPr="00C82768" w:rsidRDefault="00393DC0" w:rsidP="00E36F0E">
            <w:pPr>
              <w:rPr>
                <w:b/>
              </w:rPr>
            </w:pPr>
            <w:r w:rsidRPr="00C82768">
              <w:rPr>
                <w:b/>
              </w:rPr>
              <w:t>Request</w:t>
            </w:r>
          </w:p>
        </w:tc>
      </w:tr>
      <w:tr w:rsidR="00E36F0E" w:rsidRPr="00C82768" w14:paraId="5CD5E76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CDC87A2"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234C11EB"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tcPr>
          <w:p w14:paraId="38582376"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tcPr>
          <w:p w14:paraId="28553D76"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6923984E" w14:textId="77777777" w:rsidR="00E36F0E" w:rsidRPr="00F1221C" w:rsidRDefault="00393DC0" w:rsidP="00E36F0E">
            <w:r w:rsidRPr="00F1221C">
              <w:t>Char Value:0-255</w:t>
            </w:r>
          </w:p>
          <w:p w14:paraId="1596CA45"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54DA7C0D" w14:textId="77777777" w:rsidR="00E36F0E" w:rsidRPr="00C82768" w:rsidRDefault="00393DC0" w:rsidP="00E36F0E">
            <w:r>
              <w:t>Requesting app ID</w:t>
            </w:r>
          </w:p>
        </w:tc>
      </w:tr>
      <w:tr w:rsidR="00E36F0E" w:rsidRPr="00C82768" w14:paraId="4883CC4A"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151B0461" w14:textId="77777777" w:rsidR="00E36F0E" w:rsidRPr="00C82768" w:rsidRDefault="00393DC0" w:rsidP="00E36F0E">
            <w:r w:rsidRPr="00C82768">
              <w:rPr>
                <w:b/>
              </w:rPr>
              <w:t>Response</w:t>
            </w:r>
          </w:p>
        </w:tc>
      </w:tr>
      <w:tr w:rsidR="00E36F0E" w:rsidRPr="00C82768" w14:paraId="1A3096B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340FE90"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F729F52" w14:textId="77777777" w:rsidR="00E36F0E" w:rsidRPr="00C82768" w:rsidRDefault="00393DC0" w:rsidP="00E36F0E">
            <w:r>
              <w:t>appId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B56F1CC" w14:textId="77777777" w:rsidR="00E36F0E" w:rsidRPr="00C82768" w:rsidRDefault="00393DC0" w:rsidP="00E36F0E">
            <w:r w:rsidRPr="00C82768">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186E3F7"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EE47829" w14:textId="77777777" w:rsidR="00E36F0E" w:rsidRPr="00F1221C" w:rsidRDefault="00393DC0" w:rsidP="00E36F0E">
            <w:r w:rsidRPr="00F1221C">
              <w:t>Char Value:0-255</w:t>
            </w:r>
          </w:p>
          <w:p w14:paraId="7DE2996D"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924F74F" w14:textId="77777777" w:rsidR="00E36F0E" w:rsidRPr="00C82768" w:rsidRDefault="00393DC0" w:rsidP="00E36F0E">
            <w:r>
              <w:t>Requesting app ID</w:t>
            </w:r>
          </w:p>
        </w:tc>
      </w:tr>
      <w:tr w:rsidR="00E36F0E" w:rsidRPr="00C82768" w14:paraId="2E72699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5121463"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1A4FF1F" w14:textId="77777777" w:rsidR="00E36F0E" w:rsidRDefault="00393DC0" w:rsidP="00E36F0E">
            <w:r>
              <w:t>HmiRet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1DC03FB"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091851C"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9AC3D3E" w14:textId="77777777" w:rsidR="00E36F0E" w:rsidRPr="008127A4"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FB64499" w14:textId="77777777" w:rsidR="00E36F0E" w:rsidRDefault="00E36F0E" w:rsidP="00E36F0E"/>
        </w:tc>
      </w:tr>
      <w:tr w:rsidR="00E36F0E" w:rsidRPr="00C82768" w14:paraId="40C5052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6498EAF"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EF3BEB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7E77486"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56E2BFF" w14:textId="77777777" w:rsidR="00E36F0E" w:rsidRPr="00C82768" w:rsidRDefault="00393DC0" w:rsidP="00E36F0E">
            <w:r>
              <w:t>HMI_ERROR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E9A9E04" w14:textId="77777777" w:rsidR="00E36F0E" w:rsidRPr="008127A4"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CACEB1F" w14:textId="77777777" w:rsidR="00E36F0E" w:rsidRDefault="00393DC0" w:rsidP="00E36F0E">
            <w:r>
              <w:t>Error/Failure</w:t>
            </w:r>
          </w:p>
        </w:tc>
      </w:tr>
      <w:tr w:rsidR="00E36F0E" w:rsidRPr="00C82768" w14:paraId="648A385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162F9BD"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D13A25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5471BBF"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400672B" w14:textId="77777777" w:rsidR="00E36F0E" w:rsidRPr="00C82768" w:rsidRDefault="00393DC0" w:rsidP="00E36F0E">
            <w:r>
              <w:t>HMI_SUCCESS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E82D554" w14:textId="77777777" w:rsidR="00E36F0E" w:rsidRPr="008127A4"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C3EE956" w14:textId="77777777" w:rsidR="00E36F0E" w:rsidRDefault="00393DC0" w:rsidP="00E36F0E">
            <w:r>
              <w:t>Success</w:t>
            </w:r>
          </w:p>
        </w:tc>
      </w:tr>
      <w:tr w:rsidR="00E36F0E" w:rsidRPr="00C82768" w14:paraId="63F375F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5A07956"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85BAB44" w14:textId="77777777" w:rsidR="00E36F0E" w:rsidRDefault="00393DC0" w:rsidP="00E36F0E">
            <w:r>
              <w:t>on</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FC60D13" w14:textId="77777777" w:rsidR="00E36F0E" w:rsidRPr="00C82768"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BF03C50"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A469B90" w14:textId="77777777" w:rsidR="00E36F0E" w:rsidRPr="008127A4"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1CA9643" w14:textId="77777777" w:rsidR="00E36F0E" w:rsidRDefault="00393DC0" w:rsidP="00E36F0E">
            <w:r w:rsidRPr="00DA7391">
              <w:t>On or off</w:t>
            </w:r>
          </w:p>
        </w:tc>
      </w:tr>
    </w:tbl>
    <w:p w14:paraId="055DC0E2" w14:textId="0E37472D" w:rsidR="00E36F0E" w:rsidRDefault="00393DC0" w:rsidP="00506E2F">
      <w:pPr>
        <w:pStyle w:val="Heading4"/>
      </w:pPr>
      <w:r w:rsidRPr="00B9479B">
        <w:t>MD-REQ-380298/C-WlanNQM</w:t>
      </w:r>
    </w:p>
    <w:p w14:paraId="116572A6" w14:textId="77777777" w:rsidR="00E36F0E" w:rsidRPr="001846F2" w:rsidRDefault="00393DC0" w:rsidP="00E36F0E">
      <w:pPr>
        <w:rPr>
          <w:rFonts w:cs="Arial"/>
        </w:rPr>
      </w:pPr>
      <w:r w:rsidRPr="001846F2">
        <w:rPr>
          <w:rFonts w:cs="Arial"/>
        </w:rPr>
        <w:t xml:space="preserve">This API is used internally by WIRClient and WIRServer to request a WLAN network quality measurement. WIR also uses this API for its response. </w:t>
      </w:r>
    </w:p>
    <w:tbl>
      <w:tblPr>
        <w:tblW w:w="95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641"/>
        <w:gridCol w:w="540"/>
        <w:gridCol w:w="851"/>
        <w:gridCol w:w="2278"/>
        <w:gridCol w:w="1530"/>
        <w:gridCol w:w="2072"/>
      </w:tblGrid>
      <w:tr w:rsidR="00E36F0E" w:rsidRPr="001846F2" w14:paraId="284E2980" w14:textId="77777777" w:rsidTr="00E36F0E">
        <w:trPr>
          <w:jc w:val="center"/>
        </w:trPr>
        <w:tc>
          <w:tcPr>
            <w:tcW w:w="9537" w:type="dxa"/>
            <w:gridSpan w:val="7"/>
            <w:tcBorders>
              <w:top w:val="single" w:sz="4" w:space="0" w:color="auto"/>
              <w:left w:val="single" w:sz="4" w:space="0" w:color="auto"/>
              <w:bottom w:val="single" w:sz="4" w:space="0" w:color="auto"/>
              <w:right w:val="single" w:sz="4" w:space="0" w:color="auto"/>
            </w:tcBorders>
            <w:shd w:val="clear" w:color="auto" w:fill="808080"/>
          </w:tcPr>
          <w:p w14:paraId="7BEC0379" w14:textId="77777777" w:rsidR="00E36F0E" w:rsidRPr="001846F2" w:rsidRDefault="00E36F0E" w:rsidP="00E36F0E">
            <w:pPr>
              <w:spacing w:line="256" w:lineRule="auto"/>
              <w:rPr>
                <w:rFonts w:cs="Arial"/>
              </w:rPr>
            </w:pPr>
          </w:p>
        </w:tc>
      </w:tr>
      <w:tr w:rsidR="00E36F0E" w:rsidRPr="001846F2" w14:paraId="7066BACD" w14:textId="77777777" w:rsidTr="00E36F0E">
        <w:trPr>
          <w:jc w:val="center"/>
        </w:trPr>
        <w:tc>
          <w:tcPr>
            <w:tcW w:w="2266" w:type="dxa"/>
            <w:gridSpan w:val="2"/>
            <w:tcBorders>
              <w:top w:val="single" w:sz="4" w:space="0" w:color="auto"/>
              <w:left w:val="single" w:sz="4" w:space="0" w:color="auto"/>
              <w:bottom w:val="single" w:sz="4" w:space="0" w:color="auto"/>
              <w:right w:val="single" w:sz="4" w:space="0" w:color="auto"/>
            </w:tcBorders>
          </w:tcPr>
          <w:p w14:paraId="599AE6BE" w14:textId="77777777" w:rsidR="00E36F0E" w:rsidRPr="001846F2" w:rsidRDefault="00393DC0" w:rsidP="00E36F0E">
            <w:pPr>
              <w:spacing w:line="256" w:lineRule="auto"/>
              <w:jc w:val="right"/>
              <w:rPr>
                <w:rFonts w:cs="Arial"/>
              </w:rPr>
            </w:pPr>
            <w:r w:rsidRPr="001846F2">
              <w:rPr>
                <w:rFonts w:cs="Arial"/>
                <w:b/>
              </w:rPr>
              <w:t>Method Type</w:t>
            </w:r>
          </w:p>
        </w:tc>
        <w:tc>
          <w:tcPr>
            <w:tcW w:w="7271" w:type="dxa"/>
            <w:gridSpan w:val="5"/>
            <w:tcBorders>
              <w:top w:val="single" w:sz="4" w:space="0" w:color="auto"/>
              <w:left w:val="single" w:sz="4" w:space="0" w:color="auto"/>
              <w:bottom w:val="single" w:sz="4" w:space="0" w:color="auto"/>
              <w:right w:val="single" w:sz="4" w:space="0" w:color="auto"/>
            </w:tcBorders>
            <w:vAlign w:val="center"/>
            <w:hideMark/>
          </w:tcPr>
          <w:p w14:paraId="2692FFA9" w14:textId="77777777" w:rsidR="00E36F0E" w:rsidRPr="001846F2" w:rsidRDefault="00393DC0" w:rsidP="00E36F0E">
            <w:pPr>
              <w:spacing w:line="256" w:lineRule="auto"/>
              <w:rPr>
                <w:rFonts w:cs="Arial"/>
              </w:rPr>
            </w:pPr>
            <w:r w:rsidRPr="001846F2">
              <w:rPr>
                <w:rFonts w:cs="Arial"/>
              </w:rPr>
              <w:t>One-Shot (A-Synch)</w:t>
            </w:r>
          </w:p>
        </w:tc>
      </w:tr>
      <w:tr w:rsidR="00E36F0E" w:rsidRPr="001846F2" w14:paraId="1D1092C9" w14:textId="77777777" w:rsidTr="00E36F0E">
        <w:trPr>
          <w:jc w:val="center"/>
        </w:trPr>
        <w:tc>
          <w:tcPr>
            <w:tcW w:w="2266" w:type="dxa"/>
            <w:gridSpan w:val="2"/>
            <w:tcBorders>
              <w:top w:val="single" w:sz="4" w:space="0" w:color="auto"/>
              <w:left w:val="single" w:sz="4" w:space="0" w:color="auto"/>
              <w:bottom w:val="single" w:sz="4" w:space="0" w:color="auto"/>
              <w:right w:val="single" w:sz="4" w:space="0" w:color="auto"/>
            </w:tcBorders>
          </w:tcPr>
          <w:p w14:paraId="30194475" w14:textId="77777777" w:rsidR="00E36F0E" w:rsidRPr="001846F2" w:rsidRDefault="00393DC0" w:rsidP="00E36F0E">
            <w:pPr>
              <w:spacing w:line="256" w:lineRule="auto"/>
              <w:jc w:val="right"/>
              <w:rPr>
                <w:rFonts w:cs="Arial"/>
              </w:rPr>
            </w:pPr>
            <w:r w:rsidRPr="001846F2">
              <w:rPr>
                <w:rFonts w:cs="Arial"/>
                <w:b/>
              </w:rPr>
              <w:t>QoS Level</w:t>
            </w:r>
          </w:p>
        </w:tc>
        <w:tc>
          <w:tcPr>
            <w:tcW w:w="7271" w:type="dxa"/>
            <w:gridSpan w:val="5"/>
            <w:tcBorders>
              <w:top w:val="single" w:sz="4" w:space="0" w:color="auto"/>
              <w:left w:val="single" w:sz="4" w:space="0" w:color="auto"/>
              <w:bottom w:val="single" w:sz="4" w:space="0" w:color="auto"/>
              <w:right w:val="single" w:sz="4" w:space="0" w:color="auto"/>
            </w:tcBorders>
            <w:vAlign w:val="center"/>
            <w:hideMark/>
          </w:tcPr>
          <w:p w14:paraId="54640B41" w14:textId="77777777" w:rsidR="00E36F0E" w:rsidRPr="001846F2" w:rsidRDefault="00393DC0" w:rsidP="00E36F0E">
            <w:pPr>
              <w:spacing w:line="256" w:lineRule="auto"/>
              <w:rPr>
                <w:rFonts w:cs="Arial"/>
              </w:rPr>
            </w:pPr>
            <w:r w:rsidRPr="001846F2">
              <w:rPr>
                <w:rFonts w:cs="Arial"/>
              </w:rPr>
              <w:t>Default</w:t>
            </w:r>
          </w:p>
        </w:tc>
      </w:tr>
      <w:tr w:rsidR="00E36F0E" w:rsidRPr="001846F2" w14:paraId="2D0B71EF" w14:textId="77777777" w:rsidTr="00E36F0E">
        <w:trPr>
          <w:jc w:val="center"/>
        </w:trPr>
        <w:tc>
          <w:tcPr>
            <w:tcW w:w="2266" w:type="dxa"/>
            <w:gridSpan w:val="2"/>
            <w:tcBorders>
              <w:top w:val="single" w:sz="4" w:space="0" w:color="auto"/>
              <w:left w:val="single" w:sz="4" w:space="0" w:color="auto"/>
              <w:bottom w:val="single" w:sz="4" w:space="0" w:color="auto"/>
              <w:right w:val="single" w:sz="4" w:space="0" w:color="auto"/>
            </w:tcBorders>
          </w:tcPr>
          <w:p w14:paraId="1FDBD827" w14:textId="77777777" w:rsidR="00E36F0E" w:rsidRPr="001846F2" w:rsidRDefault="00393DC0" w:rsidP="00E36F0E">
            <w:pPr>
              <w:spacing w:line="256" w:lineRule="auto"/>
              <w:jc w:val="right"/>
              <w:rPr>
                <w:rFonts w:cs="Arial"/>
              </w:rPr>
            </w:pPr>
            <w:r w:rsidRPr="001846F2">
              <w:rPr>
                <w:rFonts w:cs="Arial"/>
                <w:b/>
              </w:rPr>
              <w:t>Retained</w:t>
            </w:r>
          </w:p>
        </w:tc>
        <w:tc>
          <w:tcPr>
            <w:tcW w:w="7271" w:type="dxa"/>
            <w:gridSpan w:val="5"/>
            <w:tcBorders>
              <w:top w:val="single" w:sz="4" w:space="0" w:color="auto"/>
              <w:left w:val="single" w:sz="4" w:space="0" w:color="auto"/>
              <w:bottom w:val="single" w:sz="4" w:space="0" w:color="auto"/>
              <w:right w:val="single" w:sz="4" w:space="0" w:color="auto"/>
            </w:tcBorders>
            <w:vAlign w:val="center"/>
            <w:hideMark/>
          </w:tcPr>
          <w:p w14:paraId="50000D4F" w14:textId="77777777" w:rsidR="00E36F0E" w:rsidRPr="001846F2" w:rsidRDefault="00393DC0" w:rsidP="00E36F0E">
            <w:pPr>
              <w:spacing w:line="256" w:lineRule="auto"/>
              <w:rPr>
                <w:rFonts w:cs="Arial"/>
              </w:rPr>
            </w:pPr>
            <w:r w:rsidRPr="001846F2">
              <w:rPr>
                <w:rFonts w:cs="Arial"/>
              </w:rPr>
              <w:t>No</w:t>
            </w:r>
          </w:p>
        </w:tc>
      </w:tr>
      <w:tr w:rsidR="00E36F0E" w:rsidRPr="001846F2" w14:paraId="4F799FFB" w14:textId="77777777" w:rsidTr="00E36F0E">
        <w:trPr>
          <w:trHeight w:val="70"/>
          <w:jc w:val="center"/>
        </w:trPr>
        <w:tc>
          <w:tcPr>
            <w:tcW w:w="9537" w:type="dxa"/>
            <w:gridSpan w:val="7"/>
            <w:tcBorders>
              <w:top w:val="single" w:sz="4" w:space="0" w:color="auto"/>
              <w:left w:val="single" w:sz="4" w:space="0" w:color="auto"/>
              <w:bottom w:val="single" w:sz="4" w:space="0" w:color="auto"/>
              <w:right w:val="single" w:sz="4" w:space="0" w:color="auto"/>
            </w:tcBorders>
            <w:shd w:val="clear" w:color="auto" w:fill="808080"/>
          </w:tcPr>
          <w:p w14:paraId="2B1E9652" w14:textId="77777777" w:rsidR="00E36F0E" w:rsidRPr="001846F2" w:rsidRDefault="00E36F0E" w:rsidP="00E36F0E">
            <w:pPr>
              <w:spacing w:line="256" w:lineRule="auto"/>
              <w:rPr>
                <w:rFonts w:cs="Arial"/>
              </w:rPr>
            </w:pPr>
          </w:p>
        </w:tc>
      </w:tr>
      <w:tr w:rsidR="00E36F0E" w:rsidRPr="001846F2" w14:paraId="0DF2424F"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07FB3202" w14:textId="77777777" w:rsidR="00E36F0E" w:rsidRPr="001846F2" w:rsidRDefault="00393DC0" w:rsidP="00E36F0E">
            <w:pPr>
              <w:jc w:val="center"/>
              <w:rPr>
                <w:rFonts w:cs="Arial"/>
                <w:b/>
              </w:rPr>
            </w:pPr>
            <w:r w:rsidRPr="001846F2">
              <w:rPr>
                <w:rFonts w:cs="Arial"/>
                <w:b/>
              </w:rPr>
              <w:t>R/O</w:t>
            </w:r>
          </w:p>
        </w:tc>
        <w:tc>
          <w:tcPr>
            <w:tcW w:w="2181"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4ABA37B0" w14:textId="77777777" w:rsidR="00E36F0E" w:rsidRPr="001846F2" w:rsidRDefault="00393DC0" w:rsidP="00E36F0E">
            <w:pPr>
              <w:rPr>
                <w:rFonts w:cs="Arial"/>
                <w:b/>
              </w:rPr>
            </w:pPr>
            <w:r w:rsidRPr="001846F2">
              <w:rPr>
                <w:rFonts w:cs="Arial"/>
                <w:b/>
              </w:rPr>
              <w:t>Name</w:t>
            </w:r>
          </w:p>
        </w:tc>
        <w:tc>
          <w:tcPr>
            <w:tcW w:w="851" w:type="dxa"/>
            <w:tcBorders>
              <w:top w:val="single" w:sz="4" w:space="0" w:color="auto"/>
              <w:left w:val="single" w:sz="4" w:space="0" w:color="auto"/>
              <w:bottom w:val="single" w:sz="4" w:space="0" w:color="auto"/>
              <w:right w:val="single" w:sz="4" w:space="0" w:color="auto"/>
            </w:tcBorders>
            <w:shd w:val="clear" w:color="auto" w:fill="A6A6A6"/>
            <w:hideMark/>
          </w:tcPr>
          <w:p w14:paraId="64F74748" w14:textId="77777777" w:rsidR="00E36F0E" w:rsidRPr="001846F2" w:rsidRDefault="00393DC0" w:rsidP="00E36F0E">
            <w:pPr>
              <w:rPr>
                <w:rFonts w:cs="Arial"/>
                <w:b/>
              </w:rPr>
            </w:pPr>
            <w:r w:rsidRPr="001846F2">
              <w:rPr>
                <w:rFonts w:cs="Arial"/>
                <w:b/>
              </w:rPr>
              <w:t>Type</w:t>
            </w:r>
          </w:p>
        </w:tc>
        <w:tc>
          <w:tcPr>
            <w:tcW w:w="2278"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D768805" w14:textId="77777777" w:rsidR="00E36F0E" w:rsidRPr="001846F2" w:rsidRDefault="00393DC0" w:rsidP="00E36F0E">
            <w:pPr>
              <w:rPr>
                <w:rFonts w:cs="Arial"/>
                <w:b/>
              </w:rPr>
            </w:pPr>
            <w:r w:rsidRPr="001846F2">
              <w:rPr>
                <w:rFonts w:cs="Arial"/>
                <w:b/>
              </w:rPr>
              <w:t>Literals</w:t>
            </w:r>
          </w:p>
        </w:tc>
        <w:tc>
          <w:tcPr>
            <w:tcW w:w="15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74D131D" w14:textId="77777777" w:rsidR="00E36F0E" w:rsidRPr="001846F2" w:rsidRDefault="00393DC0" w:rsidP="00E36F0E">
            <w:pPr>
              <w:rPr>
                <w:rFonts w:cs="Arial"/>
                <w:b/>
              </w:rPr>
            </w:pPr>
            <w:r w:rsidRPr="001846F2">
              <w:rPr>
                <w:rFonts w:cs="Arial"/>
                <w:b/>
              </w:rPr>
              <w:t>Value</w:t>
            </w:r>
          </w:p>
        </w:tc>
        <w:tc>
          <w:tcPr>
            <w:tcW w:w="2068"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2E31D91" w14:textId="77777777" w:rsidR="00E36F0E" w:rsidRPr="001846F2" w:rsidRDefault="00393DC0" w:rsidP="00E36F0E">
            <w:pPr>
              <w:rPr>
                <w:rFonts w:cs="Arial"/>
                <w:b/>
              </w:rPr>
            </w:pPr>
            <w:r w:rsidRPr="001846F2">
              <w:rPr>
                <w:rFonts w:cs="Arial"/>
                <w:b/>
              </w:rPr>
              <w:t>Description</w:t>
            </w:r>
          </w:p>
        </w:tc>
      </w:tr>
      <w:tr w:rsidR="00E36F0E" w:rsidRPr="001846F2" w14:paraId="23470593" w14:textId="77777777" w:rsidTr="00E36F0E">
        <w:trPr>
          <w:jc w:val="center"/>
        </w:trPr>
        <w:tc>
          <w:tcPr>
            <w:tcW w:w="9537" w:type="dxa"/>
            <w:gridSpan w:val="7"/>
            <w:tcBorders>
              <w:top w:val="single" w:sz="4" w:space="0" w:color="auto"/>
              <w:left w:val="single" w:sz="4" w:space="0" w:color="auto"/>
              <w:bottom w:val="single" w:sz="4" w:space="0" w:color="auto"/>
              <w:right w:val="single" w:sz="4" w:space="0" w:color="auto"/>
            </w:tcBorders>
            <w:shd w:val="clear" w:color="auto" w:fill="D9D9D9"/>
          </w:tcPr>
          <w:p w14:paraId="21E68347" w14:textId="77777777" w:rsidR="00E36F0E" w:rsidRPr="001846F2" w:rsidRDefault="00393DC0" w:rsidP="00E36F0E">
            <w:pPr>
              <w:rPr>
                <w:rFonts w:cs="Arial"/>
                <w:b/>
              </w:rPr>
            </w:pPr>
            <w:r w:rsidRPr="001846F2">
              <w:rPr>
                <w:rFonts w:cs="Arial"/>
                <w:b/>
              </w:rPr>
              <w:t>Request</w:t>
            </w:r>
          </w:p>
        </w:tc>
      </w:tr>
      <w:tr w:rsidR="00E36F0E" w:rsidRPr="001846F2" w14:paraId="0520675C"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76AD9684"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tcPr>
          <w:p w14:paraId="7C74360B" w14:textId="77777777" w:rsidR="00E36F0E" w:rsidRPr="001846F2" w:rsidRDefault="00393DC0" w:rsidP="00E36F0E">
            <w:pPr>
              <w:rPr>
                <w:rFonts w:cs="Arial"/>
              </w:rPr>
            </w:pPr>
            <w:r w:rsidRPr="001846F2">
              <w:rPr>
                <w:rFonts w:cs="Arial"/>
              </w:rPr>
              <w:t>EcuType</w:t>
            </w:r>
          </w:p>
        </w:tc>
        <w:tc>
          <w:tcPr>
            <w:tcW w:w="851" w:type="dxa"/>
            <w:tcBorders>
              <w:top w:val="single" w:sz="4" w:space="0" w:color="auto"/>
              <w:left w:val="single" w:sz="4" w:space="0" w:color="auto"/>
              <w:bottom w:val="single" w:sz="4" w:space="0" w:color="auto"/>
              <w:right w:val="single" w:sz="4" w:space="0" w:color="auto"/>
            </w:tcBorders>
          </w:tcPr>
          <w:p w14:paraId="114A3A03" w14:textId="77777777" w:rsidR="00E36F0E" w:rsidRPr="001846F2" w:rsidRDefault="00393DC0" w:rsidP="00E36F0E">
            <w:pPr>
              <w:rPr>
                <w:rFonts w:cs="Arial"/>
              </w:rPr>
            </w:pPr>
            <w:r w:rsidRPr="001846F2">
              <w:rPr>
                <w:rFonts w:cs="Arial"/>
              </w:rPr>
              <w:t>Enum</w:t>
            </w:r>
          </w:p>
        </w:tc>
        <w:tc>
          <w:tcPr>
            <w:tcW w:w="2278" w:type="dxa"/>
            <w:tcBorders>
              <w:top w:val="single" w:sz="4" w:space="0" w:color="auto"/>
              <w:left w:val="single" w:sz="4" w:space="0" w:color="auto"/>
              <w:bottom w:val="single" w:sz="4" w:space="0" w:color="auto"/>
              <w:right w:val="single" w:sz="4" w:space="0" w:color="auto"/>
            </w:tcBorders>
          </w:tcPr>
          <w:p w14:paraId="67A03BDC" w14:textId="77777777" w:rsidR="00E36F0E" w:rsidRPr="001846F2" w:rsidRDefault="00393DC0" w:rsidP="00E36F0E">
            <w:pPr>
              <w:rPr>
                <w:rFonts w:cs="Arial"/>
              </w:rPr>
            </w:pPr>
            <w:r w:rsidRPr="001846F2">
              <w:rPr>
                <w:rFonts w:cs="Arial"/>
              </w:rPr>
              <w:t>-</w:t>
            </w:r>
          </w:p>
        </w:tc>
        <w:tc>
          <w:tcPr>
            <w:tcW w:w="1530" w:type="dxa"/>
            <w:tcBorders>
              <w:top w:val="single" w:sz="4" w:space="0" w:color="auto"/>
              <w:left w:val="single" w:sz="4" w:space="0" w:color="auto"/>
              <w:bottom w:val="single" w:sz="4" w:space="0" w:color="auto"/>
              <w:right w:val="single" w:sz="4" w:space="0" w:color="auto"/>
            </w:tcBorders>
          </w:tcPr>
          <w:p w14:paraId="09255EA9" w14:textId="77777777" w:rsidR="00E36F0E" w:rsidRPr="001846F2" w:rsidRDefault="00393DC0" w:rsidP="00E36F0E">
            <w:pPr>
              <w:rPr>
                <w:rFonts w:cs="Arial"/>
              </w:rPr>
            </w:pPr>
            <w:r w:rsidRPr="001846F2">
              <w:rPr>
                <w:rFonts w:cs="Arial"/>
              </w:rPr>
              <w:t>-</w:t>
            </w:r>
          </w:p>
        </w:tc>
        <w:tc>
          <w:tcPr>
            <w:tcW w:w="2068" w:type="dxa"/>
            <w:tcBorders>
              <w:top w:val="single" w:sz="4" w:space="0" w:color="auto"/>
              <w:left w:val="single" w:sz="4" w:space="0" w:color="auto"/>
              <w:bottom w:val="single" w:sz="4" w:space="0" w:color="auto"/>
              <w:right w:val="single" w:sz="4" w:space="0" w:color="auto"/>
            </w:tcBorders>
          </w:tcPr>
          <w:p w14:paraId="79AD36E8" w14:textId="77777777" w:rsidR="00E36F0E" w:rsidRPr="001846F2" w:rsidRDefault="00393DC0" w:rsidP="00E36F0E">
            <w:pPr>
              <w:rPr>
                <w:rFonts w:cs="Arial"/>
              </w:rPr>
            </w:pPr>
            <w:r w:rsidRPr="001846F2">
              <w:rPr>
                <w:rFonts w:cs="Arial"/>
              </w:rPr>
              <w:t>ECU type</w:t>
            </w:r>
          </w:p>
        </w:tc>
      </w:tr>
      <w:tr w:rsidR="00E36F0E" w:rsidRPr="001846F2" w14:paraId="6CF76D94"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4729D850"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tcPr>
          <w:p w14:paraId="2B5C4F21"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tcPr>
          <w:p w14:paraId="0F546535"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tcPr>
          <w:p w14:paraId="33BB48EB" w14:textId="77777777" w:rsidR="00E36F0E" w:rsidRPr="001846F2" w:rsidRDefault="00393DC0" w:rsidP="00E36F0E">
            <w:pPr>
              <w:rPr>
                <w:rFonts w:cs="Arial"/>
                <w:color w:val="000000"/>
              </w:rPr>
            </w:pPr>
            <w:r w:rsidRPr="001846F2">
              <w:rPr>
                <w:rFonts w:cs="Arial"/>
                <w:color w:val="000000"/>
              </w:rPr>
              <w:t>ECU_UNK</w:t>
            </w:r>
          </w:p>
        </w:tc>
        <w:tc>
          <w:tcPr>
            <w:tcW w:w="1530" w:type="dxa"/>
            <w:tcBorders>
              <w:top w:val="single" w:sz="4" w:space="0" w:color="auto"/>
              <w:left w:val="single" w:sz="4" w:space="0" w:color="auto"/>
              <w:bottom w:val="single" w:sz="4" w:space="0" w:color="auto"/>
              <w:right w:val="single" w:sz="4" w:space="0" w:color="auto"/>
            </w:tcBorders>
          </w:tcPr>
          <w:p w14:paraId="32E92EB9" w14:textId="77777777" w:rsidR="00E36F0E" w:rsidRPr="001846F2" w:rsidRDefault="00393DC0" w:rsidP="00E36F0E">
            <w:pPr>
              <w:rPr>
                <w:rFonts w:cs="Arial"/>
                <w:color w:val="000000"/>
              </w:rPr>
            </w:pPr>
            <w:r w:rsidRPr="001846F2">
              <w:rPr>
                <w:rFonts w:cs="Arial"/>
                <w:color w:val="000000"/>
              </w:rPr>
              <w:t>0x0</w:t>
            </w:r>
          </w:p>
        </w:tc>
        <w:tc>
          <w:tcPr>
            <w:tcW w:w="2068" w:type="dxa"/>
            <w:tcBorders>
              <w:top w:val="single" w:sz="4" w:space="0" w:color="auto"/>
              <w:left w:val="single" w:sz="4" w:space="0" w:color="auto"/>
              <w:bottom w:val="single" w:sz="4" w:space="0" w:color="auto"/>
              <w:right w:val="single" w:sz="4" w:space="0" w:color="auto"/>
            </w:tcBorders>
          </w:tcPr>
          <w:p w14:paraId="36B23065" w14:textId="77777777" w:rsidR="00E36F0E" w:rsidRPr="001846F2" w:rsidRDefault="00393DC0" w:rsidP="00E36F0E">
            <w:pPr>
              <w:rPr>
                <w:rFonts w:cs="Arial"/>
                <w:color w:val="000000"/>
              </w:rPr>
            </w:pPr>
            <w:r w:rsidRPr="001846F2">
              <w:rPr>
                <w:rFonts w:cs="Arial"/>
                <w:color w:val="000000"/>
              </w:rPr>
              <w:t>Error</w:t>
            </w:r>
          </w:p>
        </w:tc>
      </w:tr>
      <w:tr w:rsidR="00E36F0E" w:rsidRPr="001846F2" w14:paraId="523658DB"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6B33AD44"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tcPr>
          <w:p w14:paraId="388AF620"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tcPr>
          <w:p w14:paraId="4610FD2C"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tcPr>
          <w:p w14:paraId="14CD48C5" w14:textId="77777777" w:rsidR="00E36F0E" w:rsidRPr="001846F2" w:rsidRDefault="00393DC0" w:rsidP="00E36F0E">
            <w:pPr>
              <w:rPr>
                <w:rFonts w:cs="Arial"/>
                <w:color w:val="000000"/>
              </w:rPr>
            </w:pPr>
            <w:r w:rsidRPr="001846F2">
              <w:rPr>
                <w:rFonts w:cs="Arial"/>
                <w:color w:val="000000"/>
              </w:rPr>
              <w:t>ECU_ECG</w:t>
            </w:r>
          </w:p>
        </w:tc>
        <w:tc>
          <w:tcPr>
            <w:tcW w:w="1530" w:type="dxa"/>
            <w:tcBorders>
              <w:top w:val="single" w:sz="4" w:space="0" w:color="auto"/>
              <w:left w:val="single" w:sz="4" w:space="0" w:color="auto"/>
              <w:bottom w:val="single" w:sz="4" w:space="0" w:color="auto"/>
              <w:right w:val="single" w:sz="4" w:space="0" w:color="auto"/>
            </w:tcBorders>
          </w:tcPr>
          <w:p w14:paraId="226D617E" w14:textId="77777777" w:rsidR="00E36F0E" w:rsidRPr="001846F2" w:rsidRDefault="00393DC0" w:rsidP="00E36F0E">
            <w:pPr>
              <w:rPr>
                <w:rFonts w:cs="Arial"/>
                <w:color w:val="000000"/>
              </w:rPr>
            </w:pPr>
            <w:r w:rsidRPr="001846F2">
              <w:rPr>
                <w:rFonts w:cs="Arial"/>
                <w:color w:val="000000"/>
              </w:rPr>
              <w:t>0x1</w:t>
            </w:r>
          </w:p>
        </w:tc>
        <w:tc>
          <w:tcPr>
            <w:tcW w:w="2068" w:type="dxa"/>
            <w:tcBorders>
              <w:top w:val="single" w:sz="4" w:space="0" w:color="auto"/>
              <w:left w:val="single" w:sz="4" w:space="0" w:color="auto"/>
              <w:bottom w:val="single" w:sz="4" w:space="0" w:color="auto"/>
              <w:right w:val="single" w:sz="4" w:space="0" w:color="auto"/>
            </w:tcBorders>
          </w:tcPr>
          <w:p w14:paraId="5941F3E4" w14:textId="77777777" w:rsidR="00E36F0E" w:rsidRPr="001846F2" w:rsidRDefault="00393DC0" w:rsidP="00E36F0E">
            <w:pPr>
              <w:rPr>
                <w:rFonts w:cs="Arial"/>
                <w:color w:val="000000"/>
              </w:rPr>
            </w:pPr>
            <w:r w:rsidRPr="001846F2">
              <w:rPr>
                <w:rFonts w:cs="Arial"/>
                <w:color w:val="000000"/>
              </w:rPr>
              <w:t>ECG</w:t>
            </w:r>
          </w:p>
        </w:tc>
      </w:tr>
      <w:tr w:rsidR="00E36F0E" w:rsidRPr="001846F2" w14:paraId="307A6225"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09FB9A09"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tcPr>
          <w:p w14:paraId="145101E5"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tcPr>
          <w:p w14:paraId="02C271A2"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tcPr>
          <w:p w14:paraId="788DF33E" w14:textId="77777777" w:rsidR="00E36F0E" w:rsidRPr="001846F2" w:rsidRDefault="00393DC0" w:rsidP="00E36F0E">
            <w:pPr>
              <w:rPr>
                <w:rFonts w:cs="Arial"/>
                <w:color w:val="000000"/>
              </w:rPr>
            </w:pPr>
            <w:r w:rsidRPr="001846F2">
              <w:rPr>
                <w:rFonts w:cs="Arial"/>
                <w:color w:val="000000"/>
              </w:rPr>
              <w:t>ECU_TCU</w:t>
            </w:r>
          </w:p>
        </w:tc>
        <w:tc>
          <w:tcPr>
            <w:tcW w:w="1530" w:type="dxa"/>
            <w:tcBorders>
              <w:top w:val="single" w:sz="4" w:space="0" w:color="auto"/>
              <w:left w:val="single" w:sz="4" w:space="0" w:color="auto"/>
              <w:bottom w:val="single" w:sz="4" w:space="0" w:color="auto"/>
              <w:right w:val="single" w:sz="4" w:space="0" w:color="auto"/>
            </w:tcBorders>
          </w:tcPr>
          <w:p w14:paraId="78B995D9" w14:textId="77777777" w:rsidR="00E36F0E" w:rsidRPr="001846F2" w:rsidRDefault="00393DC0" w:rsidP="00E36F0E">
            <w:pPr>
              <w:rPr>
                <w:rFonts w:cs="Arial"/>
                <w:color w:val="000000"/>
              </w:rPr>
            </w:pPr>
            <w:r w:rsidRPr="001846F2">
              <w:rPr>
                <w:rFonts w:cs="Arial"/>
                <w:color w:val="000000"/>
              </w:rPr>
              <w:t>0x2</w:t>
            </w:r>
          </w:p>
        </w:tc>
        <w:tc>
          <w:tcPr>
            <w:tcW w:w="2068" w:type="dxa"/>
            <w:tcBorders>
              <w:top w:val="single" w:sz="4" w:space="0" w:color="auto"/>
              <w:left w:val="single" w:sz="4" w:space="0" w:color="auto"/>
              <w:bottom w:val="single" w:sz="4" w:space="0" w:color="auto"/>
              <w:right w:val="single" w:sz="4" w:space="0" w:color="auto"/>
            </w:tcBorders>
          </w:tcPr>
          <w:p w14:paraId="02B68E36" w14:textId="77777777" w:rsidR="00E36F0E" w:rsidRPr="001846F2" w:rsidRDefault="00393DC0" w:rsidP="00E36F0E">
            <w:pPr>
              <w:rPr>
                <w:rFonts w:cs="Arial"/>
                <w:color w:val="000000"/>
              </w:rPr>
            </w:pPr>
            <w:r w:rsidRPr="001846F2">
              <w:rPr>
                <w:rFonts w:cs="Arial"/>
                <w:color w:val="000000"/>
              </w:rPr>
              <w:t>TCU</w:t>
            </w:r>
          </w:p>
        </w:tc>
      </w:tr>
      <w:tr w:rsidR="00E36F0E" w:rsidRPr="001846F2" w14:paraId="69711D72"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6213E595"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tcPr>
          <w:p w14:paraId="305B6231"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tcPr>
          <w:p w14:paraId="3CD2BC35"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tcPr>
          <w:p w14:paraId="7B8AFEE3" w14:textId="77777777" w:rsidR="00E36F0E" w:rsidRPr="001846F2" w:rsidRDefault="00393DC0" w:rsidP="00E36F0E">
            <w:pPr>
              <w:rPr>
                <w:rFonts w:cs="Arial"/>
                <w:color w:val="000000"/>
              </w:rPr>
            </w:pPr>
            <w:r w:rsidRPr="001846F2">
              <w:rPr>
                <w:rFonts w:cs="Arial"/>
                <w:color w:val="000000"/>
              </w:rPr>
              <w:t>ECU_SYNC</w:t>
            </w:r>
          </w:p>
        </w:tc>
        <w:tc>
          <w:tcPr>
            <w:tcW w:w="1530" w:type="dxa"/>
            <w:tcBorders>
              <w:top w:val="single" w:sz="4" w:space="0" w:color="auto"/>
              <w:left w:val="single" w:sz="4" w:space="0" w:color="auto"/>
              <w:bottom w:val="single" w:sz="4" w:space="0" w:color="auto"/>
              <w:right w:val="single" w:sz="4" w:space="0" w:color="auto"/>
            </w:tcBorders>
          </w:tcPr>
          <w:p w14:paraId="1E614F2A" w14:textId="77777777" w:rsidR="00E36F0E" w:rsidRPr="001846F2" w:rsidRDefault="00393DC0" w:rsidP="00E36F0E">
            <w:pPr>
              <w:rPr>
                <w:rFonts w:cs="Arial"/>
                <w:color w:val="000000"/>
              </w:rPr>
            </w:pPr>
            <w:r w:rsidRPr="001846F2">
              <w:rPr>
                <w:rFonts w:cs="Arial"/>
                <w:color w:val="000000"/>
              </w:rPr>
              <w:t>0x3</w:t>
            </w:r>
          </w:p>
        </w:tc>
        <w:tc>
          <w:tcPr>
            <w:tcW w:w="2068" w:type="dxa"/>
            <w:tcBorders>
              <w:top w:val="single" w:sz="4" w:space="0" w:color="auto"/>
              <w:left w:val="single" w:sz="4" w:space="0" w:color="auto"/>
              <w:bottom w:val="single" w:sz="4" w:space="0" w:color="auto"/>
              <w:right w:val="single" w:sz="4" w:space="0" w:color="auto"/>
            </w:tcBorders>
          </w:tcPr>
          <w:p w14:paraId="1626CC1C" w14:textId="77777777" w:rsidR="00E36F0E" w:rsidRPr="001846F2" w:rsidRDefault="00393DC0" w:rsidP="00E36F0E">
            <w:pPr>
              <w:rPr>
                <w:rFonts w:cs="Arial"/>
                <w:color w:val="000000"/>
              </w:rPr>
            </w:pPr>
            <w:r w:rsidRPr="001846F2">
              <w:rPr>
                <w:rFonts w:cs="Arial"/>
                <w:color w:val="000000"/>
              </w:rPr>
              <w:t>SYNC</w:t>
            </w:r>
          </w:p>
        </w:tc>
      </w:tr>
      <w:tr w:rsidR="00E36F0E" w:rsidRPr="001846F2" w14:paraId="106F247F"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33837EFF"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tcPr>
          <w:p w14:paraId="56ABDBA5"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tcPr>
          <w:p w14:paraId="1A162F12"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tcPr>
          <w:p w14:paraId="60188F1E" w14:textId="77777777" w:rsidR="00E36F0E" w:rsidRPr="001846F2" w:rsidRDefault="00393DC0" w:rsidP="00E36F0E">
            <w:pPr>
              <w:rPr>
                <w:rFonts w:cs="Arial"/>
                <w:color w:val="000000"/>
              </w:rPr>
            </w:pPr>
            <w:r w:rsidRPr="001846F2">
              <w:rPr>
                <w:rFonts w:cs="Arial"/>
                <w:color w:val="000000"/>
              </w:rPr>
              <w:t>ECU_TCU_B</w:t>
            </w:r>
          </w:p>
        </w:tc>
        <w:tc>
          <w:tcPr>
            <w:tcW w:w="1530" w:type="dxa"/>
            <w:tcBorders>
              <w:top w:val="single" w:sz="4" w:space="0" w:color="auto"/>
              <w:left w:val="single" w:sz="4" w:space="0" w:color="auto"/>
              <w:bottom w:val="single" w:sz="4" w:space="0" w:color="auto"/>
              <w:right w:val="single" w:sz="4" w:space="0" w:color="auto"/>
            </w:tcBorders>
          </w:tcPr>
          <w:p w14:paraId="293759FA" w14:textId="77777777" w:rsidR="00E36F0E" w:rsidRPr="001846F2" w:rsidRDefault="00393DC0" w:rsidP="00E36F0E">
            <w:pPr>
              <w:rPr>
                <w:rFonts w:cs="Arial"/>
                <w:color w:val="000000"/>
              </w:rPr>
            </w:pPr>
            <w:r w:rsidRPr="001846F2">
              <w:rPr>
                <w:rFonts w:cs="Arial"/>
                <w:color w:val="000000"/>
              </w:rPr>
              <w:t>0x4</w:t>
            </w:r>
          </w:p>
        </w:tc>
        <w:tc>
          <w:tcPr>
            <w:tcW w:w="2068" w:type="dxa"/>
            <w:tcBorders>
              <w:top w:val="single" w:sz="4" w:space="0" w:color="auto"/>
              <w:left w:val="single" w:sz="4" w:space="0" w:color="auto"/>
              <w:bottom w:val="single" w:sz="4" w:space="0" w:color="auto"/>
              <w:right w:val="single" w:sz="4" w:space="0" w:color="auto"/>
            </w:tcBorders>
          </w:tcPr>
          <w:p w14:paraId="4B838AC2" w14:textId="77777777" w:rsidR="00E36F0E" w:rsidRPr="001846F2" w:rsidRDefault="00393DC0" w:rsidP="00E36F0E">
            <w:pPr>
              <w:spacing w:line="256" w:lineRule="auto"/>
              <w:rPr>
                <w:rFonts w:cs="Arial"/>
                <w:color w:val="000000"/>
              </w:rPr>
            </w:pPr>
            <w:r w:rsidRPr="001846F2">
              <w:rPr>
                <w:rFonts w:cs="Arial"/>
                <w:color w:val="000000"/>
              </w:rPr>
              <w:t>TCU-B. Applicable to AV vehicles Only</w:t>
            </w:r>
          </w:p>
        </w:tc>
      </w:tr>
      <w:tr w:rsidR="00E36F0E" w:rsidRPr="001846F2" w14:paraId="641D0A07"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12D7E4D2"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tcPr>
          <w:p w14:paraId="7F72071B"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tcPr>
          <w:p w14:paraId="54878733"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tcPr>
          <w:p w14:paraId="6E5A9B0C" w14:textId="77777777" w:rsidR="00E36F0E" w:rsidRPr="001846F2" w:rsidRDefault="00393DC0" w:rsidP="00E36F0E">
            <w:pPr>
              <w:spacing w:line="256" w:lineRule="auto"/>
              <w:rPr>
                <w:rFonts w:cs="Arial"/>
                <w:color w:val="000000"/>
              </w:rPr>
            </w:pPr>
            <w:r w:rsidRPr="001846F2">
              <w:rPr>
                <w:rFonts w:cs="Arial"/>
                <w:color w:val="000000"/>
              </w:rPr>
              <w:t>ECU_SDS</w:t>
            </w:r>
          </w:p>
        </w:tc>
        <w:tc>
          <w:tcPr>
            <w:tcW w:w="1530" w:type="dxa"/>
            <w:tcBorders>
              <w:top w:val="single" w:sz="4" w:space="0" w:color="auto"/>
              <w:left w:val="single" w:sz="4" w:space="0" w:color="auto"/>
              <w:bottom w:val="single" w:sz="4" w:space="0" w:color="auto"/>
              <w:right w:val="single" w:sz="4" w:space="0" w:color="auto"/>
            </w:tcBorders>
          </w:tcPr>
          <w:p w14:paraId="24FB0E4D" w14:textId="77777777" w:rsidR="00E36F0E" w:rsidRPr="001846F2" w:rsidRDefault="00393DC0" w:rsidP="00E36F0E">
            <w:pPr>
              <w:spacing w:line="256" w:lineRule="auto"/>
              <w:rPr>
                <w:rFonts w:cs="Arial"/>
                <w:color w:val="000000"/>
              </w:rPr>
            </w:pPr>
            <w:r w:rsidRPr="001846F2">
              <w:rPr>
                <w:rFonts w:cs="Arial"/>
                <w:color w:val="000000"/>
              </w:rPr>
              <w:t>0x5</w:t>
            </w:r>
          </w:p>
        </w:tc>
        <w:tc>
          <w:tcPr>
            <w:tcW w:w="2068" w:type="dxa"/>
            <w:tcBorders>
              <w:top w:val="single" w:sz="4" w:space="0" w:color="auto"/>
              <w:left w:val="single" w:sz="4" w:space="0" w:color="auto"/>
              <w:bottom w:val="single" w:sz="4" w:space="0" w:color="auto"/>
              <w:right w:val="single" w:sz="4" w:space="0" w:color="auto"/>
            </w:tcBorders>
          </w:tcPr>
          <w:p w14:paraId="4E606C06" w14:textId="77777777" w:rsidR="00E36F0E" w:rsidRPr="001846F2" w:rsidRDefault="00393DC0" w:rsidP="00E36F0E">
            <w:pPr>
              <w:spacing w:line="254" w:lineRule="auto"/>
              <w:rPr>
                <w:rFonts w:cs="Arial"/>
                <w:color w:val="000000"/>
              </w:rPr>
            </w:pPr>
            <w:r w:rsidRPr="001846F2">
              <w:rPr>
                <w:rFonts w:cs="Arial"/>
                <w:color w:val="000000"/>
              </w:rPr>
              <w:t>SDS. Applicable to AV vehicles Only</w:t>
            </w:r>
          </w:p>
        </w:tc>
      </w:tr>
      <w:tr w:rsidR="00E36F0E" w:rsidRPr="001846F2" w14:paraId="2609B570"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4916A54E"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tcPr>
          <w:p w14:paraId="04D0775C"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tcPr>
          <w:p w14:paraId="4C7FA59D"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tcPr>
          <w:p w14:paraId="580163C8" w14:textId="77777777" w:rsidR="00E36F0E" w:rsidRPr="001846F2" w:rsidRDefault="00393DC0" w:rsidP="00E36F0E">
            <w:pPr>
              <w:spacing w:line="256" w:lineRule="auto"/>
              <w:rPr>
                <w:rFonts w:cs="Arial"/>
                <w:color w:val="000000"/>
              </w:rPr>
            </w:pPr>
            <w:r w:rsidRPr="001846F2">
              <w:rPr>
                <w:rFonts w:cs="Arial"/>
                <w:color w:val="000000"/>
              </w:rPr>
              <w:t>ECU_ADSIM</w:t>
            </w:r>
          </w:p>
        </w:tc>
        <w:tc>
          <w:tcPr>
            <w:tcW w:w="1530" w:type="dxa"/>
            <w:tcBorders>
              <w:top w:val="single" w:sz="4" w:space="0" w:color="auto"/>
              <w:left w:val="single" w:sz="4" w:space="0" w:color="auto"/>
              <w:bottom w:val="single" w:sz="4" w:space="0" w:color="auto"/>
              <w:right w:val="single" w:sz="4" w:space="0" w:color="auto"/>
            </w:tcBorders>
          </w:tcPr>
          <w:p w14:paraId="485DD123" w14:textId="77777777" w:rsidR="00E36F0E" w:rsidRPr="001846F2" w:rsidRDefault="00393DC0" w:rsidP="00E36F0E">
            <w:pPr>
              <w:spacing w:line="256" w:lineRule="auto"/>
              <w:rPr>
                <w:rFonts w:cs="Arial"/>
                <w:color w:val="000000"/>
              </w:rPr>
            </w:pPr>
            <w:r w:rsidRPr="001846F2">
              <w:rPr>
                <w:rFonts w:cs="Arial"/>
                <w:color w:val="000000"/>
              </w:rPr>
              <w:t>0x6</w:t>
            </w:r>
          </w:p>
        </w:tc>
        <w:tc>
          <w:tcPr>
            <w:tcW w:w="2068" w:type="dxa"/>
            <w:tcBorders>
              <w:top w:val="single" w:sz="4" w:space="0" w:color="auto"/>
              <w:left w:val="single" w:sz="4" w:space="0" w:color="auto"/>
              <w:bottom w:val="single" w:sz="4" w:space="0" w:color="auto"/>
              <w:right w:val="single" w:sz="4" w:space="0" w:color="auto"/>
            </w:tcBorders>
          </w:tcPr>
          <w:p w14:paraId="522D119E" w14:textId="77777777" w:rsidR="00E36F0E" w:rsidRPr="001846F2" w:rsidRDefault="00393DC0" w:rsidP="00E36F0E">
            <w:pPr>
              <w:spacing w:line="254" w:lineRule="auto"/>
              <w:rPr>
                <w:rFonts w:cs="Arial"/>
                <w:color w:val="000000"/>
              </w:rPr>
            </w:pPr>
            <w:r w:rsidRPr="001846F2">
              <w:rPr>
                <w:rFonts w:cs="Arial"/>
                <w:color w:val="000000"/>
              </w:rPr>
              <w:t>ADSIM. Applicable to AV vehicles Only</w:t>
            </w:r>
          </w:p>
        </w:tc>
      </w:tr>
      <w:tr w:rsidR="00E36F0E" w:rsidRPr="001846F2" w14:paraId="0BD5982F"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5D8257C3"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tcPr>
          <w:p w14:paraId="6C6DB804"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tcPr>
          <w:p w14:paraId="48396C09"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tcPr>
          <w:p w14:paraId="5DF27567" w14:textId="77777777" w:rsidR="00E36F0E" w:rsidRPr="001846F2" w:rsidRDefault="00393DC0" w:rsidP="00E36F0E">
            <w:pPr>
              <w:spacing w:line="256" w:lineRule="auto"/>
              <w:rPr>
                <w:rFonts w:cs="Arial"/>
                <w:color w:val="000000"/>
              </w:rPr>
            </w:pPr>
            <w:r w:rsidRPr="001846F2">
              <w:rPr>
                <w:rFonts w:cs="Arial"/>
                <w:color w:val="000000"/>
              </w:rPr>
              <w:t>ECU_DDSM</w:t>
            </w:r>
          </w:p>
        </w:tc>
        <w:tc>
          <w:tcPr>
            <w:tcW w:w="1530" w:type="dxa"/>
            <w:tcBorders>
              <w:top w:val="single" w:sz="4" w:space="0" w:color="auto"/>
              <w:left w:val="single" w:sz="4" w:space="0" w:color="auto"/>
              <w:bottom w:val="single" w:sz="4" w:space="0" w:color="auto"/>
              <w:right w:val="single" w:sz="4" w:space="0" w:color="auto"/>
            </w:tcBorders>
          </w:tcPr>
          <w:p w14:paraId="398ECBFB" w14:textId="77777777" w:rsidR="00E36F0E" w:rsidRPr="001846F2" w:rsidRDefault="00393DC0" w:rsidP="00E36F0E">
            <w:pPr>
              <w:spacing w:line="256" w:lineRule="auto"/>
              <w:rPr>
                <w:rFonts w:cs="Arial"/>
                <w:color w:val="000000"/>
              </w:rPr>
            </w:pPr>
            <w:r w:rsidRPr="001846F2">
              <w:rPr>
                <w:rFonts w:cs="Arial"/>
                <w:color w:val="000000"/>
              </w:rPr>
              <w:t>0x7</w:t>
            </w:r>
          </w:p>
        </w:tc>
        <w:tc>
          <w:tcPr>
            <w:tcW w:w="2068" w:type="dxa"/>
            <w:tcBorders>
              <w:top w:val="single" w:sz="4" w:space="0" w:color="auto"/>
              <w:left w:val="single" w:sz="4" w:space="0" w:color="auto"/>
              <w:bottom w:val="single" w:sz="4" w:space="0" w:color="auto"/>
              <w:right w:val="single" w:sz="4" w:space="0" w:color="auto"/>
            </w:tcBorders>
          </w:tcPr>
          <w:p w14:paraId="363434AD" w14:textId="77777777" w:rsidR="00E36F0E" w:rsidRPr="001846F2" w:rsidRDefault="00393DC0" w:rsidP="00E36F0E">
            <w:pPr>
              <w:spacing w:line="254" w:lineRule="auto"/>
              <w:rPr>
                <w:rFonts w:cs="Arial"/>
                <w:color w:val="000000"/>
              </w:rPr>
            </w:pPr>
            <w:r w:rsidRPr="001846F2">
              <w:rPr>
                <w:rFonts w:cs="Arial"/>
                <w:color w:val="000000"/>
              </w:rPr>
              <w:t>DDSM. Applicable to AV vehicles Only</w:t>
            </w:r>
          </w:p>
        </w:tc>
      </w:tr>
      <w:tr w:rsidR="00E36F0E" w:rsidRPr="001846F2" w14:paraId="5E03A5D6"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1C3BF38E"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tcPr>
          <w:p w14:paraId="42FB5611"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tcPr>
          <w:p w14:paraId="3F21AEF4"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tcPr>
          <w:p w14:paraId="0A41AC3F" w14:textId="77777777" w:rsidR="00E36F0E" w:rsidRPr="001846F2" w:rsidRDefault="00393DC0" w:rsidP="00E36F0E">
            <w:pPr>
              <w:spacing w:line="256" w:lineRule="auto"/>
              <w:rPr>
                <w:rFonts w:cs="Arial"/>
                <w:color w:val="000000"/>
              </w:rPr>
            </w:pPr>
            <w:r w:rsidRPr="001846F2">
              <w:rPr>
                <w:rFonts w:cs="Arial"/>
                <w:color w:val="000000"/>
              </w:rPr>
              <w:t>ECU_ADM</w:t>
            </w:r>
          </w:p>
        </w:tc>
        <w:tc>
          <w:tcPr>
            <w:tcW w:w="1530" w:type="dxa"/>
            <w:tcBorders>
              <w:top w:val="single" w:sz="4" w:space="0" w:color="auto"/>
              <w:left w:val="single" w:sz="4" w:space="0" w:color="auto"/>
              <w:bottom w:val="single" w:sz="4" w:space="0" w:color="auto"/>
              <w:right w:val="single" w:sz="4" w:space="0" w:color="auto"/>
            </w:tcBorders>
          </w:tcPr>
          <w:p w14:paraId="1479AC0E" w14:textId="77777777" w:rsidR="00E36F0E" w:rsidRPr="001846F2" w:rsidRDefault="00393DC0" w:rsidP="00E36F0E">
            <w:pPr>
              <w:spacing w:line="256" w:lineRule="auto"/>
              <w:rPr>
                <w:rFonts w:cs="Arial"/>
                <w:color w:val="000000"/>
              </w:rPr>
            </w:pPr>
            <w:r w:rsidRPr="001846F2">
              <w:rPr>
                <w:rFonts w:cs="Arial"/>
                <w:color w:val="000000"/>
              </w:rPr>
              <w:t>0x8</w:t>
            </w:r>
          </w:p>
        </w:tc>
        <w:tc>
          <w:tcPr>
            <w:tcW w:w="2068" w:type="dxa"/>
            <w:tcBorders>
              <w:top w:val="single" w:sz="4" w:space="0" w:color="auto"/>
              <w:left w:val="single" w:sz="4" w:space="0" w:color="auto"/>
              <w:bottom w:val="single" w:sz="4" w:space="0" w:color="auto"/>
              <w:right w:val="single" w:sz="4" w:space="0" w:color="auto"/>
            </w:tcBorders>
          </w:tcPr>
          <w:p w14:paraId="1ACA4D49" w14:textId="77777777" w:rsidR="00E36F0E" w:rsidRPr="001846F2" w:rsidRDefault="00393DC0" w:rsidP="00E36F0E">
            <w:pPr>
              <w:spacing w:line="254" w:lineRule="auto"/>
              <w:rPr>
                <w:rFonts w:cs="Arial"/>
                <w:color w:val="000000"/>
              </w:rPr>
            </w:pPr>
            <w:r w:rsidRPr="001846F2">
              <w:rPr>
                <w:rFonts w:cs="Arial"/>
                <w:color w:val="000000"/>
              </w:rPr>
              <w:t>ADM. Applicable to AV vehicles Only</w:t>
            </w:r>
          </w:p>
        </w:tc>
      </w:tr>
      <w:tr w:rsidR="00E36F0E" w:rsidRPr="001846F2" w14:paraId="1D687441"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4CFDE50C"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tcPr>
          <w:p w14:paraId="4348E330"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tcPr>
          <w:p w14:paraId="5E407C81"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tcPr>
          <w:p w14:paraId="6AF5596C" w14:textId="77777777" w:rsidR="00E36F0E" w:rsidRPr="001846F2" w:rsidRDefault="00393DC0" w:rsidP="00E36F0E">
            <w:pPr>
              <w:spacing w:line="256" w:lineRule="auto"/>
              <w:rPr>
                <w:rFonts w:cs="Arial"/>
                <w:color w:val="000000"/>
              </w:rPr>
            </w:pPr>
            <w:r w:rsidRPr="001846F2">
              <w:rPr>
                <w:rFonts w:cs="Arial"/>
                <w:color w:val="000000"/>
              </w:rPr>
              <w:t>ECU_ESPM</w:t>
            </w:r>
          </w:p>
        </w:tc>
        <w:tc>
          <w:tcPr>
            <w:tcW w:w="1530" w:type="dxa"/>
            <w:tcBorders>
              <w:top w:val="single" w:sz="4" w:space="0" w:color="auto"/>
              <w:left w:val="single" w:sz="4" w:space="0" w:color="auto"/>
              <w:bottom w:val="single" w:sz="4" w:space="0" w:color="auto"/>
              <w:right w:val="single" w:sz="4" w:space="0" w:color="auto"/>
            </w:tcBorders>
          </w:tcPr>
          <w:p w14:paraId="6174680A" w14:textId="77777777" w:rsidR="00E36F0E" w:rsidRPr="001846F2" w:rsidRDefault="00393DC0" w:rsidP="00E36F0E">
            <w:pPr>
              <w:spacing w:line="256" w:lineRule="auto"/>
              <w:rPr>
                <w:rFonts w:cs="Arial"/>
                <w:color w:val="000000"/>
              </w:rPr>
            </w:pPr>
            <w:r w:rsidRPr="001846F2">
              <w:rPr>
                <w:rFonts w:cs="Arial"/>
                <w:color w:val="000000"/>
              </w:rPr>
              <w:t>0x9</w:t>
            </w:r>
          </w:p>
        </w:tc>
        <w:tc>
          <w:tcPr>
            <w:tcW w:w="2068" w:type="dxa"/>
            <w:tcBorders>
              <w:top w:val="single" w:sz="4" w:space="0" w:color="auto"/>
              <w:left w:val="single" w:sz="4" w:space="0" w:color="auto"/>
              <w:bottom w:val="single" w:sz="4" w:space="0" w:color="auto"/>
              <w:right w:val="single" w:sz="4" w:space="0" w:color="auto"/>
            </w:tcBorders>
          </w:tcPr>
          <w:p w14:paraId="49C81F60" w14:textId="77777777" w:rsidR="00E36F0E" w:rsidRPr="001846F2" w:rsidRDefault="00393DC0" w:rsidP="00E36F0E">
            <w:pPr>
              <w:spacing w:line="254" w:lineRule="auto"/>
              <w:rPr>
                <w:rFonts w:cs="Arial"/>
                <w:color w:val="000000"/>
              </w:rPr>
            </w:pPr>
            <w:r w:rsidRPr="001846F2">
              <w:rPr>
                <w:rFonts w:cs="Arial"/>
                <w:color w:val="000000"/>
              </w:rPr>
              <w:t>ESPM+. Applicable to AV vehicles Only</w:t>
            </w:r>
          </w:p>
        </w:tc>
      </w:tr>
      <w:tr w:rsidR="00E36F0E" w:rsidRPr="001846F2" w14:paraId="2D9A9AF7"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4B4094F0"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tcPr>
          <w:p w14:paraId="079EA54A"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tcPr>
          <w:p w14:paraId="6C37C326"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tcPr>
          <w:p w14:paraId="32467CA5" w14:textId="77777777" w:rsidR="00E36F0E" w:rsidRPr="001846F2" w:rsidRDefault="00393DC0" w:rsidP="00E36F0E">
            <w:pPr>
              <w:spacing w:line="256" w:lineRule="auto"/>
              <w:rPr>
                <w:rFonts w:cs="Arial"/>
                <w:color w:val="000000"/>
              </w:rPr>
            </w:pPr>
            <w:r w:rsidRPr="001846F2">
              <w:rPr>
                <w:rFonts w:cs="Arial"/>
                <w:color w:val="000000"/>
              </w:rPr>
              <w:t>ECU_SDM</w:t>
            </w:r>
          </w:p>
        </w:tc>
        <w:tc>
          <w:tcPr>
            <w:tcW w:w="1530" w:type="dxa"/>
            <w:tcBorders>
              <w:top w:val="single" w:sz="4" w:space="0" w:color="auto"/>
              <w:left w:val="single" w:sz="4" w:space="0" w:color="auto"/>
              <w:bottom w:val="single" w:sz="4" w:space="0" w:color="auto"/>
              <w:right w:val="single" w:sz="4" w:space="0" w:color="auto"/>
            </w:tcBorders>
          </w:tcPr>
          <w:p w14:paraId="552898E3" w14:textId="77777777" w:rsidR="00E36F0E" w:rsidRPr="001846F2" w:rsidRDefault="00393DC0" w:rsidP="00E36F0E">
            <w:pPr>
              <w:spacing w:line="256" w:lineRule="auto"/>
              <w:rPr>
                <w:rFonts w:cs="Arial"/>
                <w:color w:val="000000"/>
              </w:rPr>
            </w:pPr>
            <w:r w:rsidRPr="001846F2">
              <w:rPr>
                <w:rFonts w:cs="Arial"/>
                <w:color w:val="000000"/>
              </w:rPr>
              <w:t>0x10</w:t>
            </w:r>
          </w:p>
        </w:tc>
        <w:tc>
          <w:tcPr>
            <w:tcW w:w="2068" w:type="dxa"/>
            <w:tcBorders>
              <w:top w:val="single" w:sz="4" w:space="0" w:color="auto"/>
              <w:left w:val="single" w:sz="4" w:space="0" w:color="auto"/>
              <w:bottom w:val="single" w:sz="4" w:space="0" w:color="auto"/>
              <w:right w:val="single" w:sz="4" w:space="0" w:color="auto"/>
            </w:tcBorders>
          </w:tcPr>
          <w:p w14:paraId="117E193B" w14:textId="77777777" w:rsidR="00E36F0E" w:rsidRPr="001846F2" w:rsidRDefault="00393DC0" w:rsidP="00E36F0E">
            <w:pPr>
              <w:spacing w:line="254" w:lineRule="auto"/>
              <w:rPr>
                <w:rFonts w:cs="Arial"/>
                <w:color w:val="000000"/>
              </w:rPr>
            </w:pPr>
            <w:r w:rsidRPr="001846F2">
              <w:rPr>
                <w:rFonts w:cs="Arial"/>
                <w:color w:val="000000"/>
              </w:rPr>
              <w:t>SDM. Applicable to AV vehicles Only</w:t>
            </w:r>
          </w:p>
        </w:tc>
      </w:tr>
      <w:tr w:rsidR="00E36F0E" w:rsidRPr="001846F2" w14:paraId="1A43AF4E"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1F37C7DB"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tcPr>
          <w:p w14:paraId="39FAD308" w14:textId="77777777" w:rsidR="00E36F0E" w:rsidRPr="001846F2" w:rsidRDefault="00393DC0" w:rsidP="00E36F0E">
            <w:pPr>
              <w:rPr>
                <w:rFonts w:cs="Arial"/>
              </w:rPr>
            </w:pPr>
            <w:r w:rsidRPr="001846F2">
              <w:rPr>
                <w:rFonts w:cs="Arial"/>
              </w:rPr>
              <w:t>NetworkInterface</w:t>
            </w:r>
          </w:p>
          <w:p w14:paraId="667EB5C4" w14:textId="77777777" w:rsidR="00E36F0E" w:rsidRPr="001846F2" w:rsidRDefault="00393DC0" w:rsidP="00E36F0E">
            <w:pPr>
              <w:rPr>
                <w:rFonts w:cs="Arial"/>
              </w:rPr>
            </w:pPr>
            <w:r w:rsidRPr="001846F2">
              <w:rPr>
                <w:rFonts w:cs="Arial"/>
              </w:rPr>
              <w:t>Type</w:t>
            </w:r>
          </w:p>
        </w:tc>
        <w:tc>
          <w:tcPr>
            <w:tcW w:w="851" w:type="dxa"/>
            <w:tcBorders>
              <w:top w:val="single" w:sz="4" w:space="0" w:color="auto"/>
              <w:left w:val="single" w:sz="4" w:space="0" w:color="auto"/>
              <w:bottom w:val="single" w:sz="4" w:space="0" w:color="auto"/>
              <w:right w:val="single" w:sz="4" w:space="0" w:color="auto"/>
            </w:tcBorders>
          </w:tcPr>
          <w:p w14:paraId="26101492" w14:textId="77777777" w:rsidR="00E36F0E" w:rsidRPr="001846F2" w:rsidRDefault="00393DC0" w:rsidP="00E36F0E">
            <w:pPr>
              <w:rPr>
                <w:rFonts w:cs="Arial"/>
              </w:rPr>
            </w:pPr>
            <w:r w:rsidRPr="001846F2">
              <w:rPr>
                <w:rFonts w:cs="Arial"/>
              </w:rPr>
              <w:t>Enum</w:t>
            </w:r>
          </w:p>
        </w:tc>
        <w:tc>
          <w:tcPr>
            <w:tcW w:w="2278" w:type="dxa"/>
            <w:tcBorders>
              <w:top w:val="single" w:sz="4" w:space="0" w:color="auto"/>
              <w:left w:val="single" w:sz="4" w:space="0" w:color="auto"/>
              <w:bottom w:val="single" w:sz="4" w:space="0" w:color="auto"/>
              <w:right w:val="single" w:sz="4" w:space="0" w:color="auto"/>
            </w:tcBorders>
          </w:tcPr>
          <w:p w14:paraId="51F1DBE3" w14:textId="77777777" w:rsidR="00E36F0E" w:rsidRPr="001846F2" w:rsidRDefault="00393DC0" w:rsidP="00E36F0E">
            <w:pPr>
              <w:rPr>
                <w:rFonts w:cs="Arial"/>
              </w:rPr>
            </w:pPr>
            <w:r w:rsidRPr="001846F2">
              <w:rPr>
                <w:rFonts w:cs="Arial"/>
              </w:rPr>
              <w:t>-</w:t>
            </w:r>
          </w:p>
        </w:tc>
        <w:tc>
          <w:tcPr>
            <w:tcW w:w="1530" w:type="dxa"/>
            <w:tcBorders>
              <w:top w:val="single" w:sz="4" w:space="0" w:color="auto"/>
              <w:left w:val="single" w:sz="4" w:space="0" w:color="auto"/>
              <w:bottom w:val="single" w:sz="4" w:space="0" w:color="auto"/>
              <w:right w:val="single" w:sz="4" w:space="0" w:color="auto"/>
            </w:tcBorders>
          </w:tcPr>
          <w:p w14:paraId="468D6BCE" w14:textId="77777777" w:rsidR="00E36F0E" w:rsidRPr="001846F2" w:rsidRDefault="00393DC0" w:rsidP="00E36F0E">
            <w:pPr>
              <w:rPr>
                <w:rFonts w:cs="Arial"/>
              </w:rPr>
            </w:pPr>
            <w:r w:rsidRPr="001846F2">
              <w:rPr>
                <w:rFonts w:cs="Arial"/>
              </w:rPr>
              <w:t>-</w:t>
            </w:r>
          </w:p>
        </w:tc>
        <w:tc>
          <w:tcPr>
            <w:tcW w:w="2068" w:type="dxa"/>
            <w:tcBorders>
              <w:top w:val="single" w:sz="4" w:space="0" w:color="auto"/>
              <w:left w:val="single" w:sz="4" w:space="0" w:color="auto"/>
              <w:bottom w:val="single" w:sz="4" w:space="0" w:color="auto"/>
              <w:right w:val="single" w:sz="4" w:space="0" w:color="auto"/>
            </w:tcBorders>
          </w:tcPr>
          <w:p w14:paraId="3A6D9D98" w14:textId="77777777" w:rsidR="00E36F0E" w:rsidRPr="001846F2" w:rsidRDefault="00E36F0E" w:rsidP="00E36F0E">
            <w:pPr>
              <w:rPr>
                <w:rFonts w:cs="Arial"/>
                <w:color w:val="000000"/>
              </w:rPr>
            </w:pPr>
          </w:p>
        </w:tc>
      </w:tr>
      <w:tr w:rsidR="00E36F0E" w:rsidRPr="001846F2" w14:paraId="46077425"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31A90A12"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tcPr>
          <w:p w14:paraId="3CF41A00"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tcPr>
          <w:p w14:paraId="7B963415"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tcPr>
          <w:p w14:paraId="4C5911C6" w14:textId="77777777" w:rsidR="00E36F0E" w:rsidRPr="001846F2" w:rsidRDefault="00393DC0" w:rsidP="00E36F0E">
            <w:pPr>
              <w:rPr>
                <w:rFonts w:cs="Arial"/>
                <w:color w:val="000000"/>
              </w:rPr>
            </w:pPr>
            <w:r w:rsidRPr="001846F2">
              <w:rPr>
                <w:rFonts w:cs="Arial"/>
                <w:color w:val="000000"/>
              </w:rPr>
              <w:t>IFACE_NONE</w:t>
            </w:r>
          </w:p>
        </w:tc>
        <w:tc>
          <w:tcPr>
            <w:tcW w:w="1530" w:type="dxa"/>
            <w:tcBorders>
              <w:top w:val="single" w:sz="4" w:space="0" w:color="auto"/>
              <w:left w:val="single" w:sz="4" w:space="0" w:color="auto"/>
              <w:bottom w:val="single" w:sz="4" w:space="0" w:color="auto"/>
              <w:right w:val="single" w:sz="4" w:space="0" w:color="auto"/>
            </w:tcBorders>
          </w:tcPr>
          <w:p w14:paraId="100BB46C" w14:textId="77777777" w:rsidR="00E36F0E" w:rsidRPr="001846F2" w:rsidRDefault="00393DC0" w:rsidP="00E36F0E">
            <w:pPr>
              <w:rPr>
                <w:rFonts w:cs="Arial"/>
                <w:color w:val="000000"/>
              </w:rPr>
            </w:pPr>
            <w:r w:rsidRPr="001846F2">
              <w:rPr>
                <w:rFonts w:cs="Arial"/>
                <w:color w:val="000000"/>
              </w:rPr>
              <w:t>0x0</w:t>
            </w:r>
          </w:p>
        </w:tc>
        <w:tc>
          <w:tcPr>
            <w:tcW w:w="2068" w:type="dxa"/>
            <w:tcBorders>
              <w:top w:val="single" w:sz="4" w:space="0" w:color="auto"/>
              <w:left w:val="single" w:sz="4" w:space="0" w:color="auto"/>
              <w:bottom w:val="single" w:sz="4" w:space="0" w:color="auto"/>
              <w:right w:val="single" w:sz="4" w:space="0" w:color="auto"/>
            </w:tcBorders>
          </w:tcPr>
          <w:p w14:paraId="2C153E65" w14:textId="77777777" w:rsidR="00E36F0E" w:rsidRPr="001846F2" w:rsidRDefault="00393DC0" w:rsidP="00E36F0E">
            <w:pPr>
              <w:rPr>
                <w:rFonts w:cs="Arial"/>
                <w:color w:val="000000"/>
              </w:rPr>
            </w:pPr>
            <w:r w:rsidRPr="001846F2">
              <w:rPr>
                <w:rFonts w:cs="Arial"/>
                <w:color w:val="000000"/>
              </w:rPr>
              <w:t>None selected/specified</w:t>
            </w:r>
          </w:p>
        </w:tc>
      </w:tr>
      <w:tr w:rsidR="00E36F0E" w:rsidRPr="001846F2" w14:paraId="2A142954"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26FF85E9"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tcPr>
          <w:p w14:paraId="33C106A6"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tcPr>
          <w:p w14:paraId="0F28E154"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tcPr>
          <w:p w14:paraId="2E5910E2" w14:textId="77777777" w:rsidR="00E36F0E" w:rsidRPr="001846F2" w:rsidRDefault="00393DC0" w:rsidP="00E36F0E">
            <w:pPr>
              <w:rPr>
                <w:rFonts w:cs="Arial"/>
                <w:color w:val="000000"/>
              </w:rPr>
            </w:pPr>
            <w:r w:rsidRPr="001846F2">
              <w:rPr>
                <w:rFonts w:cs="Arial"/>
                <w:color w:val="000000"/>
              </w:rPr>
              <w:t>IFACE_TCUCELL</w:t>
            </w:r>
          </w:p>
        </w:tc>
        <w:tc>
          <w:tcPr>
            <w:tcW w:w="1530" w:type="dxa"/>
            <w:tcBorders>
              <w:top w:val="single" w:sz="4" w:space="0" w:color="auto"/>
              <w:left w:val="single" w:sz="4" w:space="0" w:color="auto"/>
              <w:bottom w:val="single" w:sz="4" w:space="0" w:color="auto"/>
              <w:right w:val="single" w:sz="4" w:space="0" w:color="auto"/>
            </w:tcBorders>
          </w:tcPr>
          <w:p w14:paraId="29E97EE0" w14:textId="77777777" w:rsidR="00E36F0E" w:rsidRPr="001846F2" w:rsidRDefault="00393DC0" w:rsidP="00E36F0E">
            <w:pPr>
              <w:rPr>
                <w:rFonts w:cs="Arial"/>
                <w:color w:val="000000"/>
              </w:rPr>
            </w:pPr>
            <w:r w:rsidRPr="001846F2">
              <w:rPr>
                <w:rFonts w:cs="Arial"/>
                <w:color w:val="000000"/>
              </w:rPr>
              <w:t>0x1</w:t>
            </w:r>
          </w:p>
        </w:tc>
        <w:tc>
          <w:tcPr>
            <w:tcW w:w="2068" w:type="dxa"/>
            <w:tcBorders>
              <w:top w:val="single" w:sz="4" w:space="0" w:color="auto"/>
              <w:left w:val="single" w:sz="4" w:space="0" w:color="auto"/>
              <w:bottom w:val="single" w:sz="4" w:space="0" w:color="auto"/>
              <w:right w:val="single" w:sz="4" w:space="0" w:color="auto"/>
            </w:tcBorders>
          </w:tcPr>
          <w:p w14:paraId="7DB529DE" w14:textId="77777777" w:rsidR="00E36F0E" w:rsidRPr="001846F2" w:rsidRDefault="00393DC0" w:rsidP="00E36F0E">
            <w:pPr>
              <w:rPr>
                <w:rFonts w:cs="Arial"/>
                <w:color w:val="000000"/>
              </w:rPr>
            </w:pPr>
            <w:r w:rsidRPr="001846F2">
              <w:rPr>
                <w:rFonts w:cs="Arial"/>
                <w:color w:val="000000"/>
              </w:rPr>
              <w:t>Cellular interface on TCU</w:t>
            </w:r>
          </w:p>
        </w:tc>
      </w:tr>
      <w:tr w:rsidR="00E36F0E" w:rsidRPr="001846F2" w14:paraId="5014335D"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628242C5"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tcPr>
          <w:p w14:paraId="3A4875CE"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tcPr>
          <w:p w14:paraId="08DC2B71"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tcPr>
          <w:p w14:paraId="017B4C18" w14:textId="77777777" w:rsidR="00E36F0E" w:rsidRPr="001846F2" w:rsidRDefault="00393DC0" w:rsidP="00E36F0E">
            <w:pPr>
              <w:rPr>
                <w:rFonts w:cs="Arial"/>
                <w:color w:val="000000"/>
              </w:rPr>
            </w:pPr>
            <w:r w:rsidRPr="001846F2">
              <w:rPr>
                <w:rFonts w:cs="Arial"/>
                <w:color w:val="000000"/>
              </w:rPr>
              <w:t>IFACE_TCUWIFI</w:t>
            </w:r>
          </w:p>
        </w:tc>
        <w:tc>
          <w:tcPr>
            <w:tcW w:w="1530" w:type="dxa"/>
            <w:tcBorders>
              <w:top w:val="single" w:sz="4" w:space="0" w:color="auto"/>
              <w:left w:val="single" w:sz="4" w:space="0" w:color="auto"/>
              <w:bottom w:val="single" w:sz="4" w:space="0" w:color="auto"/>
              <w:right w:val="single" w:sz="4" w:space="0" w:color="auto"/>
            </w:tcBorders>
          </w:tcPr>
          <w:p w14:paraId="7222F77A" w14:textId="77777777" w:rsidR="00E36F0E" w:rsidRPr="001846F2" w:rsidRDefault="00393DC0" w:rsidP="00E36F0E">
            <w:pPr>
              <w:rPr>
                <w:rFonts w:cs="Arial"/>
                <w:color w:val="000000"/>
              </w:rPr>
            </w:pPr>
            <w:r w:rsidRPr="001846F2">
              <w:rPr>
                <w:rFonts w:cs="Arial"/>
                <w:color w:val="000000"/>
              </w:rPr>
              <w:t>0x2</w:t>
            </w:r>
          </w:p>
        </w:tc>
        <w:tc>
          <w:tcPr>
            <w:tcW w:w="2068" w:type="dxa"/>
            <w:tcBorders>
              <w:top w:val="single" w:sz="4" w:space="0" w:color="auto"/>
              <w:left w:val="single" w:sz="4" w:space="0" w:color="auto"/>
              <w:bottom w:val="single" w:sz="4" w:space="0" w:color="auto"/>
              <w:right w:val="single" w:sz="4" w:space="0" w:color="auto"/>
            </w:tcBorders>
          </w:tcPr>
          <w:p w14:paraId="427CFD74" w14:textId="77777777" w:rsidR="00E36F0E" w:rsidRPr="001846F2" w:rsidRDefault="00393DC0" w:rsidP="00E36F0E">
            <w:pPr>
              <w:rPr>
                <w:rFonts w:cs="Arial"/>
                <w:color w:val="000000"/>
              </w:rPr>
            </w:pPr>
            <w:r w:rsidRPr="001846F2">
              <w:rPr>
                <w:rFonts w:cs="Arial"/>
                <w:color w:val="000000"/>
              </w:rPr>
              <w:t>WLAN interface on TCU</w:t>
            </w:r>
          </w:p>
        </w:tc>
      </w:tr>
      <w:tr w:rsidR="00E36F0E" w:rsidRPr="001846F2" w14:paraId="1F425C4F"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32036A07"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tcPr>
          <w:p w14:paraId="48074FF5"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tcPr>
          <w:p w14:paraId="5B93336F"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tcPr>
          <w:p w14:paraId="39290377" w14:textId="77777777" w:rsidR="00E36F0E" w:rsidRPr="001846F2" w:rsidRDefault="00393DC0" w:rsidP="00E36F0E">
            <w:pPr>
              <w:rPr>
                <w:rFonts w:cs="Arial"/>
                <w:color w:val="000000"/>
              </w:rPr>
            </w:pPr>
            <w:r w:rsidRPr="001846F2">
              <w:rPr>
                <w:rFonts w:cs="Arial"/>
                <w:color w:val="000000"/>
              </w:rPr>
              <w:t>IFACE_SYNCWIFI</w:t>
            </w:r>
          </w:p>
        </w:tc>
        <w:tc>
          <w:tcPr>
            <w:tcW w:w="1530" w:type="dxa"/>
            <w:tcBorders>
              <w:top w:val="single" w:sz="4" w:space="0" w:color="auto"/>
              <w:left w:val="single" w:sz="4" w:space="0" w:color="auto"/>
              <w:bottom w:val="single" w:sz="4" w:space="0" w:color="auto"/>
              <w:right w:val="single" w:sz="4" w:space="0" w:color="auto"/>
            </w:tcBorders>
          </w:tcPr>
          <w:p w14:paraId="7576B369" w14:textId="77777777" w:rsidR="00E36F0E" w:rsidRPr="001846F2" w:rsidRDefault="00393DC0" w:rsidP="00E36F0E">
            <w:pPr>
              <w:rPr>
                <w:rFonts w:cs="Arial"/>
                <w:color w:val="000000"/>
              </w:rPr>
            </w:pPr>
            <w:r w:rsidRPr="001846F2">
              <w:rPr>
                <w:rFonts w:cs="Arial"/>
                <w:color w:val="000000"/>
              </w:rPr>
              <w:t>0x3</w:t>
            </w:r>
          </w:p>
        </w:tc>
        <w:tc>
          <w:tcPr>
            <w:tcW w:w="2068" w:type="dxa"/>
            <w:tcBorders>
              <w:top w:val="single" w:sz="4" w:space="0" w:color="auto"/>
              <w:left w:val="single" w:sz="4" w:space="0" w:color="auto"/>
              <w:bottom w:val="single" w:sz="4" w:space="0" w:color="auto"/>
              <w:right w:val="single" w:sz="4" w:space="0" w:color="auto"/>
            </w:tcBorders>
          </w:tcPr>
          <w:p w14:paraId="65CDB269" w14:textId="77777777" w:rsidR="00E36F0E" w:rsidRPr="001846F2" w:rsidRDefault="00393DC0" w:rsidP="00E36F0E">
            <w:pPr>
              <w:rPr>
                <w:rFonts w:cs="Arial"/>
                <w:color w:val="000000"/>
              </w:rPr>
            </w:pPr>
            <w:r w:rsidRPr="001846F2">
              <w:rPr>
                <w:rFonts w:cs="Arial"/>
                <w:color w:val="000000"/>
              </w:rPr>
              <w:t>WLAN interface on SYNC</w:t>
            </w:r>
          </w:p>
        </w:tc>
      </w:tr>
      <w:tr w:rsidR="00E36F0E" w:rsidRPr="001846F2" w14:paraId="0B438604"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4FDC0755"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tcPr>
          <w:p w14:paraId="47123067"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tcPr>
          <w:p w14:paraId="1FD7C82C"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tcPr>
          <w:p w14:paraId="3426F0EA" w14:textId="77777777" w:rsidR="00E36F0E" w:rsidRPr="001846F2" w:rsidRDefault="00393DC0" w:rsidP="00E36F0E">
            <w:pPr>
              <w:rPr>
                <w:rFonts w:cs="Arial"/>
                <w:color w:val="000000"/>
              </w:rPr>
            </w:pPr>
            <w:r w:rsidRPr="001846F2">
              <w:rPr>
                <w:rFonts w:cs="Arial"/>
                <w:color w:val="000000"/>
              </w:rPr>
              <w:t>IFACE_SYNCAPPL</w:t>
            </w:r>
          </w:p>
        </w:tc>
        <w:tc>
          <w:tcPr>
            <w:tcW w:w="1530" w:type="dxa"/>
            <w:tcBorders>
              <w:top w:val="single" w:sz="4" w:space="0" w:color="auto"/>
              <w:left w:val="single" w:sz="4" w:space="0" w:color="auto"/>
              <w:bottom w:val="single" w:sz="4" w:space="0" w:color="auto"/>
              <w:right w:val="single" w:sz="4" w:space="0" w:color="auto"/>
            </w:tcBorders>
          </w:tcPr>
          <w:p w14:paraId="54F50BEF" w14:textId="77777777" w:rsidR="00E36F0E" w:rsidRPr="001846F2" w:rsidRDefault="00393DC0" w:rsidP="00E36F0E">
            <w:pPr>
              <w:rPr>
                <w:rFonts w:cs="Arial"/>
                <w:color w:val="000000"/>
              </w:rPr>
            </w:pPr>
            <w:r w:rsidRPr="001846F2">
              <w:rPr>
                <w:rFonts w:cs="Arial"/>
                <w:color w:val="000000"/>
              </w:rPr>
              <w:t>0x4</w:t>
            </w:r>
          </w:p>
        </w:tc>
        <w:tc>
          <w:tcPr>
            <w:tcW w:w="2068" w:type="dxa"/>
            <w:tcBorders>
              <w:top w:val="single" w:sz="4" w:space="0" w:color="auto"/>
              <w:left w:val="single" w:sz="4" w:space="0" w:color="auto"/>
              <w:bottom w:val="single" w:sz="4" w:space="0" w:color="auto"/>
              <w:right w:val="single" w:sz="4" w:space="0" w:color="auto"/>
            </w:tcBorders>
          </w:tcPr>
          <w:p w14:paraId="57D7C23D" w14:textId="77777777" w:rsidR="00E36F0E" w:rsidRPr="001846F2" w:rsidRDefault="00393DC0" w:rsidP="00E36F0E">
            <w:pPr>
              <w:rPr>
                <w:rFonts w:cs="Arial"/>
                <w:color w:val="000000"/>
              </w:rPr>
            </w:pPr>
            <w:r w:rsidRPr="001846F2">
              <w:rPr>
                <w:rFonts w:cs="Arial"/>
                <w:color w:val="000000"/>
              </w:rPr>
              <w:t>AppLink interface on SYNC (currently out of scope for CM)</w:t>
            </w:r>
          </w:p>
        </w:tc>
      </w:tr>
      <w:tr w:rsidR="00E36F0E" w:rsidRPr="001846F2" w14:paraId="6CF45606"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3878F17D"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tcPr>
          <w:p w14:paraId="12D51E6E"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tcPr>
          <w:p w14:paraId="14FD2985"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tcPr>
          <w:p w14:paraId="4F2E98B3" w14:textId="77777777" w:rsidR="00E36F0E" w:rsidRPr="001846F2" w:rsidRDefault="00393DC0" w:rsidP="00E36F0E">
            <w:pPr>
              <w:rPr>
                <w:rFonts w:cs="Arial"/>
                <w:color w:val="000000"/>
              </w:rPr>
            </w:pPr>
            <w:r w:rsidRPr="001846F2">
              <w:rPr>
                <w:rFonts w:cs="Arial"/>
                <w:color w:val="000000"/>
              </w:rPr>
              <w:t>IFACE_TCUBCELL</w:t>
            </w:r>
          </w:p>
        </w:tc>
        <w:tc>
          <w:tcPr>
            <w:tcW w:w="1530" w:type="dxa"/>
            <w:tcBorders>
              <w:top w:val="single" w:sz="4" w:space="0" w:color="auto"/>
              <w:left w:val="single" w:sz="4" w:space="0" w:color="auto"/>
              <w:bottom w:val="single" w:sz="4" w:space="0" w:color="auto"/>
              <w:right w:val="single" w:sz="4" w:space="0" w:color="auto"/>
            </w:tcBorders>
          </w:tcPr>
          <w:p w14:paraId="49A4EC82" w14:textId="77777777" w:rsidR="00E36F0E" w:rsidRPr="001846F2" w:rsidRDefault="00393DC0" w:rsidP="00E36F0E">
            <w:pPr>
              <w:rPr>
                <w:rFonts w:cs="Arial"/>
                <w:color w:val="000000"/>
              </w:rPr>
            </w:pPr>
            <w:r w:rsidRPr="001846F2">
              <w:rPr>
                <w:rFonts w:cs="Arial"/>
                <w:color w:val="000000"/>
              </w:rPr>
              <w:t>0x5</w:t>
            </w:r>
          </w:p>
        </w:tc>
        <w:tc>
          <w:tcPr>
            <w:tcW w:w="2068" w:type="dxa"/>
            <w:tcBorders>
              <w:top w:val="single" w:sz="4" w:space="0" w:color="auto"/>
              <w:left w:val="single" w:sz="4" w:space="0" w:color="auto"/>
              <w:bottom w:val="single" w:sz="4" w:space="0" w:color="auto"/>
              <w:right w:val="single" w:sz="4" w:space="0" w:color="auto"/>
            </w:tcBorders>
          </w:tcPr>
          <w:p w14:paraId="57121D21" w14:textId="77777777" w:rsidR="00E36F0E" w:rsidRPr="001846F2" w:rsidRDefault="00393DC0" w:rsidP="00E36F0E">
            <w:pPr>
              <w:spacing w:line="256" w:lineRule="auto"/>
              <w:rPr>
                <w:rFonts w:cs="Arial"/>
                <w:color w:val="000000"/>
              </w:rPr>
            </w:pPr>
            <w:r w:rsidRPr="001846F2">
              <w:rPr>
                <w:rFonts w:cs="Arial"/>
                <w:color w:val="000000"/>
              </w:rPr>
              <w:t>Cellular interface on TCU-B. Applicable to AV vehicles Only</w:t>
            </w:r>
          </w:p>
        </w:tc>
      </w:tr>
      <w:tr w:rsidR="00E36F0E" w:rsidRPr="001846F2" w14:paraId="5690BABF"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7495189E"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tcPr>
          <w:p w14:paraId="16DE49BB"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tcPr>
          <w:p w14:paraId="68BF46CD"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tcPr>
          <w:p w14:paraId="0D0C0556" w14:textId="77777777" w:rsidR="00E36F0E" w:rsidRPr="001846F2" w:rsidRDefault="00393DC0" w:rsidP="00E36F0E">
            <w:pPr>
              <w:rPr>
                <w:rFonts w:cs="Arial"/>
                <w:color w:val="000000"/>
              </w:rPr>
            </w:pPr>
            <w:r w:rsidRPr="001846F2">
              <w:rPr>
                <w:rFonts w:cs="Arial"/>
                <w:color w:val="000000"/>
              </w:rPr>
              <w:t>IFACE_TCUBWIFI</w:t>
            </w:r>
          </w:p>
        </w:tc>
        <w:tc>
          <w:tcPr>
            <w:tcW w:w="1530" w:type="dxa"/>
            <w:tcBorders>
              <w:top w:val="single" w:sz="4" w:space="0" w:color="auto"/>
              <w:left w:val="single" w:sz="4" w:space="0" w:color="auto"/>
              <w:bottom w:val="single" w:sz="4" w:space="0" w:color="auto"/>
              <w:right w:val="single" w:sz="4" w:space="0" w:color="auto"/>
            </w:tcBorders>
          </w:tcPr>
          <w:p w14:paraId="21356612" w14:textId="77777777" w:rsidR="00E36F0E" w:rsidRPr="001846F2" w:rsidRDefault="00393DC0" w:rsidP="00E36F0E">
            <w:pPr>
              <w:rPr>
                <w:rFonts w:cs="Arial"/>
                <w:color w:val="000000"/>
              </w:rPr>
            </w:pPr>
            <w:r w:rsidRPr="001846F2">
              <w:rPr>
                <w:rFonts w:cs="Arial"/>
                <w:color w:val="000000"/>
              </w:rPr>
              <w:t>0x6</w:t>
            </w:r>
          </w:p>
        </w:tc>
        <w:tc>
          <w:tcPr>
            <w:tcW w:w="2068" w:type="dxa"/>
            <w:tcBorders>
              <w:top w:val="single" w:sz="4" w:space="0" w:color="auto"/>
              <w:left w:val="single" w:sz="4" w:space="0" w:color="auto"/>
              <w:bottom w:val="single" w:sz="4" w:space="0" w:color="auto"/>
              <w:right w:val="single" w:sz="4" w:space="0" w:color="auto"/>
            </w:tcBorders>
          </w:tcPr>
          <w:p w14:paraId="1899925D" w14:textId="77777777" w:rsidR="00E36F0E" w:rsidRPr="001846F2" w:rsidRDefault="00393DC0" w:rsidP="00E36F0E">
            <w:pPr>
              <w:spacing w:line="256" w:lineRule="auto"/>
              <w:rPr>
                <w:rFonts w:cs="Arial"/>
                <w:color w:val="000000"/>
              </w:rPr>
            </w:pPr>
            <w:r w:rsidRPr="001846F2">
              <w:rPr>
                <w:rFonts w:cs="Arial"/>
                <w:color w:val="000000"/>
              </w:rPr>
              <w:t>WLAN interface on TCU-B. Applicable to AV vehicles Only</w:t>
            </w:r>
          </w:p>
        </w:tc>
      </w:tr>
      <w:tr w:rsidR="00E36F0E" w:rsidRPr="001846F2" w14:paraId="3CCBA723"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09591DBD"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tcPr>
          <w:p w14:paraId="3AD681CD"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tcPr>
          <w:p w14:paraId="523E5A68"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tcPr>
          <w:p w14:paraId="3D1F25D1" w14:textId="77777777" w:rsidR="00E36F0E" w:rsidRPr="001846F2" w:rsidRDefault="00393DC0" w:rsidP="00E36F0E">
            <w:pPr>
              <w:rPr>
                <w:rFonts w:cs="Arial"/>
                <w:color w:val="000000"/>
              </w:rPr>
            </w:pPr>
            <w:r w:rsidRPr="001846F2">
              <w:rPr>
                <w:rFonts w:cs="Arial"/>
                <w:color w:val="000000"/>
              </w:rPr>
              <w:t>IFACE_ESPMLAN</w:t>
            </w:r>
          </w:p>
        </w:tc>
        <w:tc>
          <w:tcPr>
            <w:tcW w:w="1530" w:type="dxa"/>
            <w:tcBorders>
              <w:top w:val="single" w:sz="4" w:space="0" w:color="auto"/>
              <w:left w:val="single" w:sz="4" w:space="0" w:color="auto"/>
              <w:bottom w:val="single" w:sz="4" w:space="0" w:color="auto"/>
              <w:right w:val="single" w:sz="4" w:space="0" w:color="auto"/>
            </w:tcBorders>
          </w:tcPr>
          <w:p w14:paraId="6EFA9B30" w14:textId="77777777" w:rsidR="00E36F0E" w:rsidRPr="001846F2" w:rsidRDefault="00393DC0" w:rsidP="00E36F0E">
            <w:pPr>
              <w:rPr>
                <w:rFonts w:cs="Arial"/>
                <w:color w:val="000000"/>
              </w:rPr>
            </w:pPr>
            <w:r w:rsidRPr="001846F2">
              <w:rPr>
                <w:rFonts w:cs="Arial"/>
                <w:color w:val="000000"/>
              </w:rPr>
              <w:t>0x7</w:t>
            </w:r>
          </w:p>
        </w:tc>
        <w:tc>
          <w:tcPr>
            <w:tcW w:w="2068" w:type="dxa"/>
            <w:tcBorders>
              <w:top w:val="single" w:sz="4" w:space="0" w:color="auto"/>
              <w:left w:val="single" w:sz="4" w:space="0" w:color="auto"/>
              <w:bottom w:val="single" w:sz="4" w:space="0" w:color="auto"/>
              <w:right w:val="single" w:sz="4" w:space="0" w:color="auto"/>
            </w:tcBorders>
          </w:tcPr>
          <w:p w14:paraId="1F207F98" w14:textId="77777777" w:rsidR="00E36F0E" w:rsidRPr="001846F2" w:rsidRDefault="00393DC0" w:rsidP="00E36F0E">
            <w:pPr>
              <w:spacing w:line="256" w:lineRule="auto"/>
              <w:rPr>
                <w:rFonts w:cs="Arial"/>
                <w:color w:val="000000"/>
              </w:rPr>
            </w:pPr>
            <w:r w:rsidRPr="001846F2">
              <w:rPr>
                <w:rFonts w:cs="Arial"/>
                <w:color w:val="000000"/>
              </w:rPr>
              <w:t>ESPM+ LAN. Applicable to AV vehicles Only</w:t>
            </w:r>
          </w:p>
        </w:tc>
      </w:tr>
      <w:tr w:rsidR="00E36F0E" w:rsidRPr="001846F2" w14:paraId="7FA5FEAF"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6BD7B70A"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tcPr>
          <w:p w14:paraId="4D95E5DB"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tcPr>
          <w:p w14:paraId="0A9FD9B4"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tcPr>
          <w:p w14:paraId="316F8B62" w14:textId="77777777" w:rsidR="00E36F0E" w:rsidRPr="001846F2" w:rsidRDefault="00393DC0" w:rsidP="00E36F0E">
            <w:pPr>
              <w:rPr>
                <w:rFonts w:cs="Arial"/>
                <w:color w:val="000000"/>
              </w:rPr>
            </w:pPr>
            <w:r w:rsidRPr="001846F2">
              <w:rPr>
                <w:rFonts w:cs="Arial"/>
                <w:color w:val="000000"/>
              </w:rPr>
              <w:t>IFACE_DDSMLAN</w:t>
            </w:r>
          </w:p>
        </w:tc>
        <w:tc>
          <w:tcPr>
            <w:tcW w:w="1530" w:type="dxa"/>
            <w:tcBorders>
              <w:top w:val="single" w:sz="4" w:space="0" w:color="auto"/>
              <w:left w:val="single" w:sz="4" w:space="0" w:color="auto"/>
              <w:bottom w:val="single" w:sz="4" w:space="0" w:color="auto"/>
              <w:right w:val="single" w:sz="4" w:space="0" w:color="auto"/>
            </w:tcBorders>
          </w:tcPr>
          <w:p w14:paraId="1F4302E6" w14:textId="77777777" w:rsidR="00E36F0E" w:rsidRPr="001846F2" w:rsidRDefault="00393DC0" w:rsidP="00E36F0E">
            <w:pPr>
              <w:rPr>
                <w:rFonts w:cs="Arial"/>
                <w:color w:val="000000"/>
              </w:rPr>
            </w:pPr>
            <w:r w:rsidRPr="001846F2">
              <w:rPr>
                <w:rFonts w:cs="Arial"/>
                <w:color w:val="000000"/>
              </w:rPr>
              <w:t>0x8</w:t>
            </w:r>
          </w:p>
        </w:tc>
        <w:tc>
          <w:tcPr>
            <w:tcW w:w="2068" w:type="dxa"/>
            <w:tcBorders>
              <w:top w:val="single" w:sz="4" w:space="0" w:color="auto"/>
              <w:left w:val="single" w:sz="4" w:space="0" w:color="auto"/>
              <w:bottom w:val="single" w:sz="4" w:space="0" w:color="auto"/>
              <w:right w:val="single" w:sz="4" w:space="0" w:color="auto"/>
            </w:tcBorders>
          </w:tcPr>
          <w:p w14:paraId="68D2F24A" w14:textId="77777777" w:rsidR="00E36F0E" w:rsidRPr="001846F2" w:rsidRDefault="00393DC0" w:rsidP="00E36F0E">
            <w:pPr>
              <w:spacing w:line="256" w:lineRule="auto"/>
              <w:rPr>
                <w:rFonts w:cs="Arial"/>
                <w:color w:val="000000"/>
              </w:rPr>
            </w:pPr>
            <w:r w:rsidRPr="001846F2">
              <w:rPr>
                <w:rFonts w:cs="Arial"/>
                <w:color w:val="000000"/>
              </w:rPr>
              <w:t>DDSM LAN. Applicable to AV vehicles Only</w:t>
            </w:r>
          </w:p>
        </w:tc>
      </w:tr>
      <w:tr w:rsidR="00E36F0E" w:rsidRPr="001846F2" w14:paraId="4CBAF67C"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tcPr>
          <w:p w14:paraId="1E287ECE"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tcPr>
          <w:p w14:paraId="129568CD"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tcPr>
          <w:p w14:paraId="08E22A49"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tcPr>
          <w:p w14:paraId="677CF3A1" w14:textId="77777777" w:rsidR="00E36F0E" w:rsidRPr="001846F2" w:rsidRDefault="00393DC0" w:rsidP="00E36F0E">
            <w:pPr>
              <w:rPr>
                <w:rFonts w:cs="Arial"/>
                <w:color w:val="000000"/>
              </w:rPr>
            </w:pPr>
            <w:r w:rsidRPr="001846F2">
              <w:rPr>
                <w:rFonts w:cs="Arial"/>
                <w:color w:val="000000"/>
              </w:rPr>
              <w:t xml:space="preserve">IFACE_ERR </w:t>
            </w:r>
          </w:p>
        </w:tc>
        <w:tc>
          <w:tcPr>
            <w:tcW w:w="1530" w:type="dxa"/>
            <w:tcBorders>
              <w:top w:val="single" w:sz="4" w:space="0" w:color="auto"/>
              <w:left w:val="single" w:sz="4" w:space="0" w:color="auto"/>
              <w:bottom w:val="single" w:sz="4" w:space="0" w:color="auto"/>
              <w:right w:val="single" w:sz="4" w:space="0" w:color="auto"/>
            </w:tcBorders>
          </w:tcPr>
          <w:p w14:paraId="3F9B61C6" w14:textId="77777777" w:rsidR="00E36F0E" w:rsidRPr="001846F2" w:rsidRDefault="00393DC0" w:rsidP="00E36F0E">
            <w:pPr>
              <w:rPr>
                <w:rFonts w:cs="Arial"/>
                <w:color w:val="000000"/>
              </w:rPr>
            </w:pPr>
            <w:r w:rsidRPr="001846F2">
              <w:rPr>
                <w:rFonts w:cs="Arial"/>
                <w:color w:val="000000"/>
              </w:rPr>
              <w:t>0x9</w:t>
            </w:r>
          </w:p>
        </w:tc>
        <w:tc>
          <w:tcPr>
            <w:tcW w:w="2068" w:type="dxa"/>
            <w:tcBorders>
              <w:top w:val="single" w:sz="4" w:space="0" w:color="auto"/>
              <w:left w:val="single" w:sz="4" w:space="0" w:color="auto"/>
              <w:bottom w:val="single" w:sz="4" w:space="0" w:color="auto"/>
              <w:right w:val="single" w:sz="4" w:space="0" w:color="auto"/>
            </w:tcBorders>
          </w:tcPr>
          <w:p w14:paraId="4702AD30" w14:textId="77777777" w:rsidR="00E36F0E" w:rsidRPr="001846F2" w:rsidRDefault="00393DC0" w:rsidP="00E36F0E">
            <w:pPr>
              <w:rPr>
                <w:rFonts w:cs="Arial"/>
                <w:color w:val="000000"/>
              </w:rPr>
            </w:pPr>
            <w:r w:rsidRPr="001846F2">
              <w:rPr>
                <w:rFonts w:cs="Arial"/>
                <w:color w:val="000000"/>
              </w:rPr>
              <w:t>Error condition</w:t>
            </w:r>
          </w:p>
        </w:tc>
      </w:tr>
      <w:tr w:rsidR="00E36F0E" w:rsidRPr="001846F2" w14:paraId="6FE9B70C" w14:textId="77777777" w:rsidTr="00E36F0E">
        <w:trPr>
          <w:jc w:val="center"/>
        </w:trPr>
        <w:tc>
          <w:tcPr>
            <w:tcW w:w="9537" w:type="dxa"/>
            <w:gridSpan w:val="7"/>
            <w:tcBorders>
              <w:top w:val="single" w:sz="4" w:space="0" w:color="auto"/>
              <w:left w:val="single" w:sz="4" w:space="0" w:color="auto"/>
              <w:bottom w:val="single" w:sz="4" w:space="0" w:color="auto"/>
              <w:right w:val="single" w:sz="4" w:space="0" w:color="auto"/>
            </w:tcBorders>
            <w:shd w:val="clear" w:color="auto" w:fill="D9D9D9"/>
          </w:tcPr>
          <w:p w14:paraId="3B8ECA0A" w14:textId="77777777" w:rsidR="00E36F0E" w:rsidRPr="001846F2" w:rsidRDefault="00393DC0" w:rsidP="00E36F0E">
            <w:pPr>
              <w:rPr>
                <w:rFonts w:cs="Arial"/>
              </w:rPr>
            </w:pPr>
            <w:r w:rsidRPr="001846F2">
              <w:rPr>
                <w:rFonts w:cs="Arial"/>
                <w:b/>
              </w:rPr>
              <w:t>Response</w:t>
            </w:r>
          </w:p>
        </w:tc>
      </w:tr>
      <w:tr w:rsidR="00E36F0E" w:rsidRPr="001846F2" w14:paraId="48E40504"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4204A42"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15CDAC68" w14:textId="77777777" w:rsidR="00E36F0E" w:rsidRPr="001846F2" w:rsidRDefault="00393DC0" w:rsidP="00E36F0E">
            <w:pPr>
              <w:rPr>
                <w:rFonts w:cs="Arial"/>
              </w:rPr>
            </w:pPr>
            <w:r w:rsidRPr="001846F2">
              <w:rPr>
                <w:rFonts w:cs="Arial"/>
              </w:rPr>
              <w:t>NqmRet</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0E5BD0F3" w14:textId="77777777" w:rsidR="00E36F0E" w:rsidRPr="001846F2" w:rsidRDefault="00393DC0" w:rsidP="00E36F0E">
            <w:pPr>
              <w:rPr>
                <w:rFonts w:cs="Arial"/>
              </w:rPr>
            </w:pPr>
            <w:r w:rsidRPr="001846F2">
              <w:rPr>
                <w:rFonts w:cs="Arial"/>
              </w:rPr>
              <w:t>Enum</w:t>
            </w: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736BB279" w14:textId="77777777" w:rsidR="00E36F0E" w:rsidRPr="001846F2" w:rsidRDefault="00393DC0" w:rsidP="00E36F0E">
            <w:pPr>
              <w:rPr>
                <w:rFonts w:cs="Arial"/>
              </w:rPr>
            </w:pPr>
            <w:r w:rsidRPr="001846F2">
              <w:rPr>
                <w:rFonts w:cs="Arial"/>
              </w:rPr>
              <w:t>-</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05AAAEA4" w14:textId="77777777" w:rsidR="00E36F0E" w:rsidRPr="001846F2" w:rsidRDefault="00393DC0" w:rsidP="00E36F0E">
            <w:pPr>
              <w:rPr>
                <w:rFonts w:cs="Arial"/>
              </w:rPr>
            </w:pPr>
            <w:r w:rsidRPr="001846F2">
              <w:rPr>
                <w:rFonts w:cs="Arial"/>
              </w:rPr>
              <w:t>-</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7FFA8598" w14:textId="77777777" w:rsidR="00E36F0E" w:rsidRPr="001846F2" w:rsidRDefault="00E36F0E" w:rsidP="00E36F0E">
            <w:pPr>
              <w:rPr>
                <w:rFonts w:cs="Arial"/>
              </w:rPr>
            </w:pPr>
          </w:p>
        </w:tc>
      </w:tr>
      <w:tr w:rsidR="00E36F0E" w:rsidRPr="001846F2" w14:paraId="56953DEB"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EA13A66"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3A4A53FD"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5084F158"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172B8E0B" w14:textId="77777777" w:rsidR="00E36F0E" w:rsidRPr="001846F2" w:rsidRDefault="00393DC0" w:rsidP="00E36F0E">
            <w:pPr>
              <w:rPr>
                <w:rFonts w:cs="Arial"/>
              </w:rPr>
            </w:pPr>
            <w:r w:rsidRPr="001846F2">
              <w:rPr>
                <w:rFonts w:cs="Arial"/>
              </w:rPr>
              <w:t>NQM_ERROR</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7CF50400" w14:textId="77777777" w:rsidR="00E36F0E" w:rsidRPr="001846F2" w:rsidRDefault="00393DC0" w:rsidP="00E36F0E">
            <w:pPr>
              <w:rPr>
                <w:rFonts w:cs="Arial"/>
              </w:rPr>
            </w:pPr>
            <w:r w:rsidRPr="001846F2">
              <w:rPr>
                <w:rFonts w:cs="Arial"/>
              </w:rPr>
              <w:t>0x0</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5EA76331" w14:textId="77777777" w:rsidR="00E36F0E" w:rsidRPr="001846F2" w:rsidRDefault="00393DC0" w:rsidP="00E36F0E">
            <w:pPr>
              <w:rPr>
                <w:rFonts w:cs="Arial"/>
              </w:rPr>
            </w:pPr>
            <w:r w:rsidRPr="001846F2">
              <w:rPr>
                <w:rFonts w:cs="Arial"/>
              </w:rPr>
              <w:t>Error/Failure</w:t>
            </w:r>
          </w:p>
        </w:tc>
      </w:tr>
      <w:tr w:rsidR="00E36F0E" w:rsidRPr="001846F2" w14:paraId="5720B4C3"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6754886"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4C6C0296"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66AC2063"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74636561" w14:textId="77777777" w:rsidR="00E36F0E" w:rsidRPr="001846F2" w:rsidRDefault="00393DC0" w:rsidP="00E36F0E">
            <w:pPr>
              <w:rPr>
                <w:rFonts w:cs="Arial"/>
              </w:rPr>
            </w:pPr>
            <w:r w:rsidRPr="001846F2">
              <w:rPr>
                <w:rFonts w:cs="Arial"/>
              </w:rPr>
              <w:t>NQM_SUCCESS</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24353E44" w14:textId="77777777" w:rsidR="00E36F0E" w:rsidRPr="001846F2" w:rsidRDefault="00393DC0" w:rsidP="00E36F0E">
            <w:pPr>
              <w:rPr>
                <w:rFonts w:cs="Arial"/>
              </w:rPr>
            </w:pPr>
            <w:r w:rsidRPr="001846F2">
              <w:rPr>
                <w:rFonts w:cs="Arial"/>
              </w:rPr>
              <w:t>0x1</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29A26C47" w14:textId="77777777" w:rsidR="00E36F0E" w:rsidRPr="001846F2" w:rsidRDefault="00393DC0" w:rsidP="00E36F0E">
            <w:pPr>
              <w:rPr>
                <w:rFonts w:cs="Arial"/>
              </w:rPr>
            </w:pPr>
            <w:r w:rsidRPr="001846F2">
              <w:rPr>
                <w:rFonts w:cs="Arial"/>
              </w:rPr>
              <w:t>Success</w:t>
            </w:r>
          </w:p>
        </w:tc>
      </w:tr>
      <w:tr w:rsidR="00E36F0E" w:rsidRPr="001846F2" w14:paraId="4CF05DA3"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CC375EF"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1190042E" w14:textId="77777777" w:rsidR="00E36F0E" w:rsidRPr="001846F2" w:rsidRDefault="00393DC0" w:rsidP="00E36F0E">
            <w:pPr>
              <w:rPr>
                <w:rFonts w:cs="Arial"/>
              </w:rPr>
            </w:pPr>
            <w:r w:rsidRPr="001846F2">
              <w:rPr>
                <w:rFonts w:cs="Arial"/>
              </w:rPr>
              <w:t>EcuType</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5CFD0E95" w14:textId="77777777" w:rsidR="00E36F0E" w:rsidRPr="001846F2" w:rsidRDefault="00393DC0" w:rsidP="00E36F0E">
            <w:pPr>
              <w:rPr>
                <w:rFonts w:cs="Arial"/>
              </w:rPr>
            </w:pPr>
            <w:r w:rsidRPr="001846F2">
              <w:rPr>
                <w:rFonts w:cs="Arial"/>
              </w:rPr>
              <w:t>Enum</w:t>
            </w: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73255AF8" w14:textId="77777777" w:rsidR="00E36F0E" w:rsidRPr="001846F2" w:rsidRDefault="00393DC0" w:rsidP="00E36F0E">
            <w:pPr>
              <w:rPr>
                <w:rFonts w:cs="Arial"/>
              </w:rPr>
            </w:pPr>
            <w:r w:rsidRPr="001846F2">
              <w:rPr>
                <w:rFonts w:cs="Arial"/>
              </w:rPr>
              <w:t>-</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7B1FCB0F" w14:textId="77777777" w:rsidR="00E36F0E" w:rsidRPr="001846F2" w:rsidRDefault="00393DC0" w:rsidP="00E36F0E">
            <w:pPr>
              <w:rPr>
                <w:rFonts w:cs="Arial"/>
              </w:rPr>
            </w:pPr>
            <w:r w:rsidRPr="001846F2">
              <w:rPr>
                <w:rFonts w:cs="Arial"/>
              </w:rPr>
              <w:t>-</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0DBDFF1B" w14:textId="77777777" w:rsidR="00E36F0E" w:rsidRPr="001846F2" w:rsidRDefault="00393DC0" w:rsidP="00E36F0E">
            <w:pPr>
              <w:rPr>
                <w:rFonts w:cs="Arial"/>
              </w:rPr>
            </w:pPr>
            <w:r w:rsidRPr="001846F2">
              <w:rPr>
                <w:rFonts w:cs="Arial"/>
              </w:rPr>
              <w:t>ECU type</w:t>
            </w:r>
          </w:p>
        </w:tc>
      </w:tr>
      <w:tr w:rsidR="00E36F0E" w:rsidRPr="001846F2" w14:paraId="7FB0E33C"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C452436"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438AF7F8"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4557C274"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52CBC26B" w14:textId="77777777" w:rsidR="00E36F0E" w:rsidRPr="001846F2" w:rsidRDefault="00393DC0" w:rsidP="00E36F0E">
            <w:pPr>
              <w:rPr>
                <w:rFonts w:cs="Arial"/>
                <w:color w:val="000000"/>
              </w:rPr>
            </w:pPr>
            <w:r w:rsidRPr="001846F2">
              <w:rPr>
                <w:rFonts w:cs="Arial"/>
                <w:color w:val="000000"/>
              </w:rPr>
              <w:t>ECU_UNK</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6DEE5A63" w14:textId="77777777" w:rsidR="00E36F0E" w:rsidRPr="001846F2" w:rsidRDefault="00393DC0" w:rsidP="00E36F0E">
            <w:pPr>
              <w:rPr>
                <w:rFonts w:cs="Arial"/>
                <w:color w:val="000000"/>
              </w:rPr>
            </w:pPr>
            <w:r w:rsidRPr="001846F2">
              <w:rPr>
                <w:rFonts w:cs="Arial"/>
                <w:color w:val="000000"/>
              </w:rPr>
              <w:t>0x0</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6C0E67CC" w14:textId="77777777" w:rsidR="00E36F0E" w:rsidRPr="001846F2" w:rsidRDefault="00393DC0" w:rsidP="00E36F0E">
            <w:pPr>
              <w:rPr>
                <w:rFonts w:cs="Arial"/>
                <w:color w:val="000000"/>
              </w:rPr>
            </w:pPr>
            <w:r w:rsidRPr="001846F2">
              <w:rPr>
                <w:rFonts w:cs="Arial"/>
                <w:color w:val="000000"/>
              </w:rPr>
              <w:t>Error</w:t>
            </w:r>
          </w:p>
        </w:tc>
      </w:tr>
      <w:tr w:rsidR="00E36F0E" w:rsidRPr="001846F2" w14:paraId="23CC96CB"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00A64D1"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69CA6EAE"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604F15D"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56AC42B1" w14:textId="77777777" w:rsidR="00E36F0E" w:rsidRPr="001846F2" w:rsidRDefault="00393DC0" w:rsidP="00E36F0E">
            <w:pPr>
              <w:rPr>
                <w:rFonts w:cs="Arial"/>
                <w:color w:val="000000"/>
              </w:rPr>
            </w:pPr>
            <w:r w:rsidRPr="001846F2">
              <w:rPr>
                <w:rFonts w:cs="Arial"/>
                <w:color w:val="000000"/>
              </w:rPr>
              <w:t>ECU_ECG</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29876C33" w14:textId="77777777" w:rsidR="00E36F0E" w:rsidRPr="001846F2" w:rsidRDefault="00393DC0" w:rsidP="00E36F0E">
            <w:pPr>
              <w:rPr>
                <w:rFonts w:cs="Arial"/>
                <w:color w:val="000000"/>
              </w:rPr>
            </w:pPr>
            <w:r w:rsidRPr="001846F2">
              <w:rPr>
                <w:rFonts w:cs="Arial"/>
                <w:color w:val="000000"/>
              </w:rPr>
              <w:t>0x1</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4B4EA995" w14:textId="77777777" w:rsidR="00E36F0E" w:rsidRPr="001846F2" w:rsidRDefault="00393DC0" w:rsidP="00E36F0E">
            <w:pPr>
              <w:rPr>
                <w:rFonts w:cs="Arial"/>
                <w:color w:val="000000"/>
              </w:rPr>
            </w:pPr>
            <w:r w:rsidRPr="001846F2">
              <w:rPr>
                <w:rFonts w:cs="Arial"/>
                <w:color w:val="000000"/>
              </w:rPr>
              <w:t>ECG</w:t>
            </w:r>
          </w:p>
        </w:tc>
      </w:tr>
      <w:tr w:rsidR="00E36F0E" w:rsidRPr="001846F2" w14:paraId="167E8709"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AC19F2B"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71042204"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4699D4C9"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1684FB10" w14:textId="77777777" w:rsidR="00E36F0E" w:rsidRPr="001846F2" w:rsidRDefault="00393DC0" w:rsidP="00E36F0E">
            <w:pPr>
              <w:rPr>
                <w:rFonts w:cs="Arial"/>
                <w:color w:val="000000"/>
              </w:rPr>
            </w:pPr>
            <w:r w:rsidRPr="001846F2">
              <w:rPr>
                <w:rFonts w:cs="Arial"/>
                <w:color w:val="000000"/>
              </w:rPr>
              <w:t>ECU_TCU</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06A058B4" w14:textId="77777777" w:rsidR="00E36F0E" w:rsidRPr="001846F2" w:rsidRDefault="00393DC0" w:rsidP="00E36F0E">
            <w:pPr>
              <w:rPr>
                <w:rFonts w:cs="Arial"/>
                <w:color w:val="000000"/>
              </w:rPr>
            </w:pPr>
            <w:r w:rsidRPr="001846F2">
              <w:rPr>
                <w:rFonts w:cs="Arial"/>
                <w:color w:val="000000"/>
              </w:rPr>
              <w:t>0x2</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5077943B" w14:textId="77777777" w:rsidR="00E36F0E" w:rsidRPr="001846F2" w:rsidRDefault="00393DC0" w:rsidP="00E36F0E">
            <w:pPr>
              <w:rPr>
                <w:rFonts w:cs="Arial"/>
                <w:color w:val="000000"/>
              </w:rPr>
            </w:pPr>
            <w:r w:rsidRPr="001846F2">
              <w:rPr>
                <w:rFonts w:cs="Arial"/>
                <w:color w:val="000000"/>
              </w:rPr>
              <w:t>TCU</w:t>
            </w:r>
          </w:p>
        </w:tc>
      </w:tr>
      <w:tr w:rsidR="00E36F0E" w:rsidRPr="001846F2" w14:paraId="0F037CED"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F0F1174"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501D56EC"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09C7607"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5D68994C" w14:textId="77777777" w:rsidR="00E36F0E" w:rsidRPr="001846F2" w:rsidRDefault="00393DC0" w:rsidP="00E36F0E">
            <w:pPr>
              <w:rPr>
                <w:rFonts w:cs="Arial"/>
                <w:color w:val="000000"/>
              </w:rPr>
            </w:pPr>
            <w:r w:rsidRPr="001846F2">
              <w:rPr>
                <w:rFonts w:cs="Arial"/>
                <w:color w:val="000000"/>
              </w:rPr>
              <w:t>ECU_SYNC</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10CDDFA4" w14:textId="77777777" w:rsidR="00E36F0E" w:rsidRPr="001846F2" w:rsidRDefault="00393DC0" w:rsidP="00E36F0E">
            <w:pPr>
              <w:rPr>
                <w:rFonts w:cs="Arial"/>
                <w:color w:val="000000"/>
              </w:rPr>
            </w:pPr>
            <w:r w:rsidRPr="001846F2">
              <w:rPr>
                <w:rFonts w:cs="Arial"/>
                <w:color w:val="000000"/>
              </w:rPr>
              <w:t>0x3</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450940B0" w14:textId="77777777" w:rsidR="00E36F0E" w:rsidRPr="001846F2" w:rsidRDefault="00393DC0" w:rsidP="00E36F0E">
            <w:pPr>
              <w:rPr>
                <w:rFonts w:cs="Arial"/>
                <w:color w:val="000000"/>
              </w:rPr>
            </w:pPr>
            <w:r w:rsidRPr="001846F2">
              <w:rPr>
                <w:rFonts w:cs="Arial"/>
                <w:color w:val="000000"/>
              </w:rPr>
              <w:t>SYNC</w:t>
            </w:r>
          </w:p>
        </w:tc>
      </w:tr>
      <w:tr w:rsidR="00E36F0E" w:rsidRPr="001846F2" w14:paraId="3ADFF293"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3DC5389"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067D7488"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5EC3D02"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22ED20AA" w14:textId="77777777" w:rsidR="00E36F0E" w:rsidRPr="001846F2" w:rsidRDefault="00393DC0" w:rsidP="00E36F0E">
            <w:pPr>
              <w:rPr>
                <w:rFonts w:cs="Arial"/>
                <w:color w:val="000000"/>
              </w:rPr>
            </w:pPr>
            <w:r w:rsidRPr="001846F2">
              <w:rPr>
                <w:rFonts w:cs="Arial"/>
                <w:color w:val="000000"/>
              </w:rPr>
              <w:t>ECU_TCU_B</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7E0AD04D" w14:textId="77777777" w:rsidR="00E36F0E" w:rsidRPr="001846F2" w:rsidRDefault="00393DC0" w:rsidP="00E36F0E">
            <w:pPr>
              <w:rPr>
                <w:rFonts w:cs="Arial"/>
                <w:color w:val="000000"/>
              </w:rPr>
            </w:pPr>
            <w:r w:rsidRPr="001846F2">
              <w:rPr>
                <w:rFonts w:cs="Arial"/>
                <w:color w:val="000000"/>
              </w:rPr>
              <w:t>0x4</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7FE6232A" w14:textId="77777777" w:rsidR="00E36F0E" w:rsidRPr="001846F2" w:rsidRDefault="00393DC0" w:rsidP="00E36F0E">
            <w:pPr>
              <w:rPr>
                <w:rFonts w:cs="Arial"/>
                <w:color w:val="000000"/>
              </w:rPr>
            </w:pPr>
            <w:r w:rsidRPr="001846F2">
              <w:rPr>
                <w:rFonts w:cs="Arial"/>
                <w:color w:val="000000"/>
              </w:rPr>
              <w:t>TCU-B</w:t>
            </w:r>
          </w:p>
        </w:tc>
      </w:tr>
      <w:tr w:rsidR="00E36F0E" w:rsidRPr="001846F2" w14:paraId="422F376A"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C69D608"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4344C893"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40CF76CF"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720DC102" w14:textId="77777777" w:rsidR="00E36F0E" w:rsidRPr="001846F2" w:rsidRDefault="00393DC0" w:rsidP="00E36F0E">
            <w:pPr>
              <w:spacing w:line="256" w:lineRule="auto"/>
              <w:rPr>
                <w:rFonts w:cs="Arial"/>
                <w:color w:val="000000"/>
              </w:rPr>
            </w:pPr>
            <w:r w:rsidRPr="001846F2">
              <w:rPr>
                <w:rFonts w:cs="Arial"/>
                <w:color w:val="000000"/>
              </w:rPr>
              <w:t>ECU_SDS</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14B25374" w14:textId="77777777" w:rsidR="00E36F0E" w:rsidRPr="001846F2" w:rsidRDefault="00393DC0" w:rsidP="00E36F0E">
            <w:pPr>
              <w:spacing w:line="256" w:lineRule="auto"/>
              <w:rPr>
                <w:rFonts w:cs="Arial"/>
                <w:color w:val="000000"/>
              </w:rPr>
            </w:pPr>
            <w:r w:rsidRPr="001846F2">
              <w:rPr>
                <w:rFonts w:cs="Arial"/>
                <w:color w:val="000000"/>
              </w:rPr>
              <w:t>0x5</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18384802" w14:textId="77777777" w:rsidR="00E36F0E" w:rsidRPr="001846F2" w:rsidRDefault="00393DC0" w:rsidP="00E36F0E">
            <w:pPr>
              <w:spacing w:line="256" w:lineRule="auto"/>
              <w:rPr>
                <w:rFonts w:cs="Arial"/>
                <w:color w:val="000000"/>
              </w:rPr>
            </w:pPr>
            <w:r w:rsidRPr="001846F2">
              <w:rPr>
                <w:rFonts w:cs="Arial"/>
                <w:color w:val="000000"/>
              </w:rPr>
              <w:t>SDS</w:t>
            </w:r>
          </w:p>
        </w:tc>
      </w:tr>
      <w:tr w:rsidR="00E36F0E" w:rsidRPr="001846F2" w14:paraId="48A4A510"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86DAA50"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122B7982"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28E13DC7"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640BD50E" w14:textId="77777777" w:rsidR="00E36F0E" w:rsidRPr="001846F2" w:rsidRDefault="00393DC0" w:rsidP="00E36F0E">
            <w:pPr>
              <w:spacing w:line="256" w:lineRule="auto"/>
              <w:rPr>
                <w:rFonts w:cs="Arial"/>
                <w:color w:val="000000"/>
              </w:rPr>
            </w:pPr>
            <w:r w:rsidRPr="001846F2">
              <w:rPr>
                <w:rFonts w:cs="Arial"/>
                <w:color w:val="000000"/>
              </w:rPr>
              <w:t>ECU_ADSIM</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34F96B27" w14:textId="77777777" w:rsidR="00E36F0E" w:rsidRPr="001846F2" w:rsidRDefault="00393DC0" w:rsidP="00E36F0E">
            <w:pPr>
              <w:spacing w:line="256" w:lineRule="auto"/>
              <w:rPr>
                <w:rFonts w:cs="Arial"/>
                <w:color w:val="000000"/>
              </w:rPr>
            </w:pPr>
            <w:r w:rsidRPr="001846F2">
              <w:rPr>
                <w:rFonts w:cs="Arial"/>
                <w:color w:val="000000"/>
              </w:rPr>
              <w:t>0x6</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5F9094AD" w14:textId="77777777" w:rsidR="00E36F0E" w:rsidRPr="001846F2" w:rsidRDefault="00393DC0" w:rsidP="00E36F0E">
            <w:pPr>
              <w:spacing w:line="256" w:lineRule="auto"/>
              <w:rPr>
                <w:rFonts w:cs="Arial"/>
                <w:color w:val="000000"/>
              </w:rPr>
            </w:pPr>
            <w:r w:rsidRPr="001846F2">
              <w:rPr>
                <w:rFonts w:cs="Arial"/>
                <w:color w:val="000000"/>
              </w:rPr>
              <w:t>ADSIM</w:t>
            </w:r>
          </w:p>
        </w:tc>
      </w:tr>
      <w:tr w:rsidR="00E36F0E" w:rsidRPr="001846F2" w14:paraId="5A6D5A04"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F5D2616"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638AFA93"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65BBB87C"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6DA15A24" w14:textId="77777777" w:rsidR="00E36F0E" w:rsidRPr="001846F2" w:rsidRDefault="00393DC0" w:rsidP="00E36F0E">
            <w:pPr>
              <w:spacing w:line="256" w:lineRule="auto"/>
              <w:rPr>
                <w:rFonts w:cs="Arial"/>
                <w:color w:val="000000"/>
              </w:rPr>
            </w:pPr>
            <w:r w:rsidRPr="001846F2">
              <w:rPr>
                <w:rFonts w:cs="Arial"/>
                <w:color w:val="000000"/>
              </w:rPr>
              <w:t>ECU_DDSM</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620C02E6" w14:textId="77777777" w:rsidR="00E36F0E" w:rsidRPr="001846F2" w:rsidRDefault="00393DC0" w:rsidP="00E36F0E">
            <w:pPr>
              <w:spacing w:line="256" w:lineRule="auto"/>
              <w:rPr>
                <w:rFonts w:cs="Arial"/>
                <w:color w:val="000000"/>
              </w:rPr>
            </w:pPr>
            <w:r w:rsidRPr="001846F2">
              <w:rPr>
                <w:rFonts w:cs="Arial"/>
                <w:color w:val="000000"/>
              </w:rPr>
              <w:t>0x7</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01D81A15" w14:textId="77777777" w:rsidR="00E36F0E" w:rsidRPr="001846F2" w:rsidRDefault="00393DC0" w:rsidP="00E36F0E">
            <w:pPr>
              <w:spacing w:line="256" w:lineRule="auto"/>
              <w:rPr>
                <w:rFonts w:cs="Arial"/>
                <w:color w:val="000000"/>
              </w:rPr>
            </w:pPr>
            <w:r w:rsidRPr="001846F2">
              <w:rPr>
                <w:rFonts w:cs="Arial"/>
                <w:color w:val="000000"/>
              </w:rPr>
              <w:t>DDSM</w:t>
            </w:r>
          </w:p>
        </w:tc>
      </w:tr>
      <w:tr w:rsidR="00E36F0E" w:rsidRPr="001846F2" w14:paraId="0B6653AD"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02322C0"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4EF8DB51"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3C029BC7"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4B1EE39B" w14:textId="77777777" w:rsidR="00E36F0E" w:rsidRPr="001846F2" w:rsidRDefault="00393DC0" w:rsidP="00E36F0E">
            <w:pPr>
              <w:spacing w:line="256" w:lineRule="auto"/>
              <w:rPr>
                <w:rFonts w:cs="Arial"/>
                <w:color w:val="000000"/>
              </w:rPr>
            </w:pPr>
            <w:r w:rsidRPr="001846F2">
              <w:rPr>
                <w:rFonts w:cs="Arial"/>
                <w:color w:val="000000"/>
              </w:rPr>
              <w:t>ECU_ADM</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7B0E81A1" w14:textId="77777777" w:rsidR="00E36F0E" w:rsidRPr="001846F2" w:rsidRDefault="00393DC0" w:rsidP="00E36F0E">
            <w:pPr>
              <w:spacing w:line="256" w:lineRule="auto"/>
              <w:rPr>
                <w:rFonts w:cs="Arial"/>
                <w:color w:val="000000"/>
              </w:rPr>
            </w:pPr>
            <w:r w:rsidRPr="001846F2">
              <w:rPr>
                <w:rFonts w:cs="Arial"/>
                <w:color w:val="000000"/>
              </w:rPr>
              <w:t>0x8</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768FF2E6" w14:textId="77777777" w:rsidR="00E36F0E" w:rsidRPr="001846F2" w:rsidRDefault="00393DC0" w:rsidP="00E36F0E">
            <w:pPr>
              <w:spacing w:line="256" w:lineRule="auto"/>
              <w:rPr>
                <w:rFonts w:cs="Arial"/>
                <w:color w:val="000000"/>
              </w:rPr>
            </w:pPr>
            <w:r w:rsidRPr="001846F2">
              <w:rPr>
                <w:rFonts w:cs="Arial"/>
                <w:color w:val="000000"/>
              </w:rPr>
              <w:t>ADM</w:t>
            </w:r>
          </w:p>
        </w:tc>
      </w:tr>
      <w:tr w:rsidR="00E36F0E" w:rsidRPr="001846F2" w14:paraId="3D5481AB"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FA4B989"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1D6EA49F"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38AE384F"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0EB312A8" w14:textId="77777777" w:rsidR="00E36F0E" w:rsidRPr="001846F2" w:rsidRDefault="00393DC0" w:rsidP="00E36F0E">
            <w:pPr>
              <w:spacing w:line="256" w:lineRule="auto"/>
              <w:rPr>
                <w:rFonts w:cs="Arial"/>
                <w:color w:val="000000"/>
              </w:rPr>
            </w:pPr>
            <w:r w:rsidRPr="001846F2">
              <w:rPr>
                <w:rFonts w:cs="Arial"/>
                <w:color w:val="000000"/>
              </w:rPr>
              <w:t>ECU_ESPM</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06DF7659" w14:textId="77777777" w:rsidR="00E36F0E" w:rsidRPr="001846F2" w:rsidRDefault="00393DC0" w:rsidP="00E36F0E">
            <w:pPr>
              <w:spacing w:line="256" w:lineRule="auto"/>
              <w:rPr>
                <w:rFonts w:cs="Arial"/>
                <w:color w:val="000000"/>
              </w:rPr>
            </w:pPr>
            <w:r w:rsidRPr="001846F2">
              <w:rPr>
                <w:rFonts w:cs="Arial"/>
                <w:color w:val="000000"/>
              </w:rPr>
              <w:t>0x9</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45CBFA77" w14:textId="77777777" w:rsidR="00E36F0E" w:rsidRPr="001846F2" w:rsidRDefault="00393DC0" w:rsidP="00E36F0E">
            <w:pPr>
              <w:spacing w:line="256" w:lineRule="auto"/>
              <w:rPr>
                <w:rFonts w:cs="Arial"/>
                <w:color w:val="000000"/>
              </w:rPr>
            </w:pPr>
            <w:r w:rsidRPr="001846F2">
              <w:rPr>
                <w:rFonts w:cs="Arial"/>
                <w:color w:val="000000"/>
              </w:rPr>
              <w:t>ESPM+. Applicable to AV vehicles Only</w:t>
            </w:r>
          </w:p>
        </w:tc>
      </w:tr>
      <w:tr w:rsidR="00E36F0E" w:rsidRPr="001846F2" w14:paraId="431DE0D7"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DFF602C"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79197D21"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61E252A6"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4289874A" w14:textId="77777777" w:rsidR="00E36F0E" w:rsidRPr="001846F2" w:rsidRDefault="00393DC0" w:rsidP="00E36F0E">
            <w:pPr>
              <w:spacing w:line="256" w:lineRule="auto"/>
              <w:rPr>
                <w:rFonts w:cs="Arial"/>
                <w:color w:val="000000"/>
              </w:rPr>
            </w:pPr>
            <w:r w:rsidRPr="001846F2">
              <w:rPr>
                <w:rFonts w:cs="Arial"/>
                <w:color w:val="000000"/>
              </w:rPr>
              <w:t>ECU_SDM</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31180BAF" w14:textId="77777777" w:rsidR="00E36F0E" w:rsidRPr="001846F2" w:rsidRDefault="00393DC0" w:rsidP="00E36F0E">
            <w:pPr>
              <w:spacing w:line="256" w:lineRule="auto"/>
              <w:rPr>
                <w:rFonts w:cs="Arial"/>
                <w:color w:val="000000"/>
              </w:rPr>
            </w:pPr>
            <w:r w:rsidRPr="001846F2">
              <w:rPr>
                <w:rFonts w:cs="Arial"/>
                <w:color w:val="000000"/>
              </w:rPr>
              <w:t>0x10</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0284FE56" w14:textId="77777777" w:rsidR="00E36F0E" w:rsidRPr="001846F2" w:rsidRDefault="00393DC0" w:rsidP="00E36F0E">
            <w:pPr>
              <w:spacing w:line="256" w:lineRule="auto"/>
              <w:rPr>
                <w:rFonts w:cs="Arial"/>
                <w:color w:val="000000"/>
              </w:rPr>
            </w:pPr>
            <w:r w:rsidRPr="001846F2">
              <w:rPr>
                <w:rFonts w:cs="Arial"/>
                <w:color w:val="000000"/>
              </w:rPr>
              <w:t>SDM. Applicable to AV vehicles Only</w:t>
            </w:r>
          </w:p>
        </w:tc>
      </w:tr>
      <w:tr w:rsidR="00E36F0E" w:rsidRPr="001846F2" w14:paraId="7843E558"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C476967"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0AA38856" w14:textId="77777777" w:rsidR="00E36F0E" w:rsidRPr="001846F2" w:rsidRDefault="00393DC0" w:rsidP="00E36F0E">
            <w:pPr>
              <w:rPr>
                <w:rFonts w:cs="Arial"/>
              </w:rPr>
            </w:pPr>
            <w:r w:rsidRPr="001846F2">
              <w:rPr>
                <w:rFonts w:cs="Arial"/>
              </w:rPr>
              <w:t>NetworkInterface</w:t>
            </w:r>
          </w:p>
          <w:p w14:paraId="3EB1FEB8" w14:textId="77777777" w:rsidR="00E36F0E" w:rsidRPr="001846F2" w:rsidRDefault="00393DC0" w:rsidP="00E36F0E">
            <w:pPr>
              <w:rPr>
                <w:rFonts w:cs="Arial"/>
              </w:rPr>
            </w:pPr>
            <w:r w:rsidRPr="001846F2">
              <w:rPr>
                <w:rFonts w:cs="Arial"/>
              </w:rPr>
              <w:t>Type</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4D85AA84" w14:textId="77777777" w:rsidR="00E36F0E" w:rsidRPr="001846F2" w:rsidRDefault="00393DC0" w:rsidP="00E36F0E">
            <w:pPr>
              <w:rPr>
                <w:rFonts w:cs="Arial"/>
              </w:rPr>
            </w:pPr>
            <w:r w:rsidRPr="001846F2">
              <w:rPr>
                <w:rFonts w:cs="Arial"/>
              </w:rPr>
              <w:t>Enum</w:t>
            </w: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1BEB6358" w14:textId="77777777" w:rsidR="00E36F0E" w:rsidRPr="001846F2" w:rsidRDefault="00393DC0" w:rsidP="00E36F0E">
            <w:pPr>
              <w:rPr>
                <w:rFonts w:cs="Arial"/>
              </w:rPr>
            </w:pPr>
            <w:r w:rsidRPr="001846F2">
              <w:rPr>
                <w:rFonts w:cs="Arial"/>
              </w:rPr>
              <w:t>-</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304EF532" w14:textId="77777777" w:rsidR="00E36F0E" w:rsidRPr="001846F2" w:rsidRDefault="00393DC0" w:rsidP="00E36F0E">
            <w:pPr>
              <w:rPr>
                <w:rFonts w:cs="Arial"/>
              </w:rPr>
            </w:pPr>
            <w:r w:rsidRPr="001846F2">
              <w:rPr>
                <w:rFonts w:cs="Arial"/>
              </w:rPr>
              <w:t>-</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60214AEA" w14:textId="77777777" w:rsidR="00E36F0E" w:rsidRPr="001846F2" w:rsidRDefault="00E36F0E" w:rsidP="00E36F0E">
            <w:pPr>
              <w:rPr>
                <w:rFonts w:cs="Arial"/>
                <w:color w:val="000000"/>
              </w:rPr>
            </w:pPr>
          </w:p>
        </w:tc>
      </w:tr>
      <w:tr w:rsidR="00E36F0E" w:rsidRPr="001846F2" w14:paraId="7AA316F7"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FC26836"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4024DA93"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60E21603"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5C735E69" w14:textId="77777777" w:rsidR="00E36F0E" w:rsidRPr="001846F2" w:rsidRDefault="00393DC0" w:rsidP="00E36F0E">
            <w:pPr>
              <w:rPr>
                <w:rFonts w:cs="Arial"/>
                <w:color w:val="000000"/>
              </w:rPr>
            </w:pPr>
            <w:r w:rsidRPr="001846F2">
              <w:rPr>
                <w:rFonts w:cs="Arial"/>
                <w:color w:val="000000"/>
              </w:rPr>
              <w:t>IFACE_NONE</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50F9BC82" w14:textId="77777777" w:rsidR="00E36F0E" w:rsidRPr="001846F2" w:rsidRDefault="00393DC0" w:rsidP="00E36F0E">
            <w:pPr>
              <w:rPr>
                <w:rFonts w:cs="Arial"/>
                <w:color w:val="000000"/>
              </w:rPr>
            </w:pPr>
            <w:r w:rsidRPr="001846F2">
              <w:rPr>
                <w:rFonts w:cs="Arial"/>
                <w:color w:val="000000"/>
              </w:rPr>
              <w:t>0x0</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17C1A351" w14:textId="77777777" w:rsidR="00E36F0E" w:rsidRPr="001846F2" w:rsidRDefault="00393DC0" w:rsidP="00E36F0E">
            <w:pPr>
              <w:rPr>
                <w:rFonts w:cs="Arial"/>
                <w:color w:val="000000"/>
              </w:rPr>
            </w:pPr>
            <w:r w:rsidRPr="001846F2">
              <w:rPr>
                <w:rFonts w:cs="Arial"/>
                <w:color w:val="000000"/>
              </w:rPr>
              <w:t>None selected/specified</w:t>
            </w:r>
          </w:p>
        </w:tc>
      </w:tr>
      <w:tr w:rsidR="00E36F0E" w:rsidRPr="001846F2" w14:paraId="2E5A958B"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DB4F8F1"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02BF0F18"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6B2C184"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42B6CED4" w14:textId="77777777" w:rsidR="00E36F0E" w:rsidRPr="001846F2" w:rsidRDefault="00393DC0" w:rsidP="00E36F0E">
            <w:pPr>
              <w:rPr>
                <w:rFonts w:cs="Arial"/>
                <w:color w:val="000000"/>
              </w:rPr>
            </w:pPr>
            <w:r w:rsidRPr="001846F2">
              <w:rPr>
                <w:rFonts w:cs="Arial"/>
                <w:color w:val="000000"/>
              </w:rPr>
              <w:t>IFACE_TCUCELL</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7A297EBE" w14:textId="77777777" w:rsidR="00E36F0E" w:rsidRPr="001846F2" w:rsidRDefault="00393DC0" w:rsidP="00E36F0E">
            <w:pPr>
              <w:rPr>
                <w:rFonts w:cs="Arial"/>
                <w:color w:val="000000"/>
              </w:rPr>
            </w:pPr>
            <w:r w:rsidRPr="001846F2">
              <w:rPr>
                <w:rFonts w:cs="Arial"/>
                <w:color w:val="000000"/>
              </w:rPr>
              <w:t>0x1</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24F03629" w14:textId="77777777" w:rsidR="00E36F0E" w:rsidRPr="001846F2" w:rsidRDefault="00393DC0" w:rsidP="00E36F0E">
            <w:pPr>
              <w:rPr>
                <w:rFonts w:cs="Arial"/>
                <w:color w:val="000000"/>
              </w:rPr>
            </w:pPr>
            <w:r w:rsidRPr="001846F2">
              <w:rPr>
                <w:rFonts w:cs="Arial"/>
                <w:color w:val="000000"/>
              </w:rPr>
              <w:t>Cellular interface on TCU</w:t>
            </w:r>
          </w:p>
        </w:tc>
      </w:tr>
      <w:tr w:rsidR="00E36F0E" w:rsidRPr="001846F2" w14:paraId="71DC3448"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427B662"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628CB2FA"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4ABB17CE"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068D24C3" w14:textId="77777777" w:rsidR="00E36F0E" w:rsidRPr="001846F2" w:rsidRDefault="00393DC0" w:rsidP="00E36F0E">
            <w:pPr>
              <w:rPr>
                <w:rFonts w:cs="Arial"/>
                <w:color w:val="000000"/>
              </w:rPr>
            </w:pPr>
            <w:r w:rsidRPr="001846F2">
              <w:rPr>
                <w:rFonts w:cs="Arial"/>
                <w:color w:val="000000"/>
              </w:rPr>
              <w:t>IFACE_TCUWIFI</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6FC80808" w14:textId="77777777" w:rsidR="00E36F0E" w:rsidRPr="001846F2" w:rsidRDefault="00393DC0" w:rsidP="00E36F0E">
            <w:pPr>
              <w:rPr>
                <w:rFonts w:cs="Arial"/>
                <w:color w:val="000000"/>
              </w:rPr>
            </w:pPr>
            <w:r w:rsidRPr="001846F2">
              <w:rPr>
                <w:rFonts w:cs="Arial"/>
                <w:color w:val="000000"/>
              </w:rPr>
              <w:t>0x2</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67E907C6" w14:textId="77777777" w:rsidR="00E36F0E" w:rsidRPr="001846F2" w:rsidRDefault="00393DC0" w:rsidP="00E36F0E">
            <w:pPr>
              <w:rPr>
                <w:rFonts w:cs="Arial"/>
                <w:color w:val="000000"/>
              </w:rPr>
            </w:pPr>
            <w:r w:rsidRPr="001846F2">
              <w:rPr>
                <w:rFonts w:cs="Arial"/>
                <w:color w:val="000000"/>
              </w:rPr>
              <w:t>WLAN interface on TCU</w:t>
            </w:r>
          </w:p>
        </w:tc>
      </w:tr>
      <w:tr w:rsidR="00E36F0E" w:rsidRPr="001846F2" w14:paraId="04B0861F"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7CEA9F1"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3E5A38B9"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263EF790"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58AC076F" w14:textId="77777777" w:rsidR="00E36F0E" w:rsidRPr="001846F2" w:rsidRDefault="00393DC0" w:rsidP="00E36F0E">
            <w:pPr>
              <w:rPr>
                <w:rFonts w:cs="Arial"/>
                <w:color w:val="000000"/>
              </w:rPr>
            </w:pPr>
            <w:r w:rsidRPr="001846F2">
              <w:rPr>
                <w:rFonts w:cs="Arial"/>
                <w:color w:val="000000"/>
              </w:rPr>
              <w:t>IFACE_SYNCWIFI</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5AA60909" w14:textId="77777777" w:rsidR="00E36F0E" w:rsidRPr="001846F2" w:rsidRDefault="00393DC0" w:rsidP="00E36F0E">
            <w:pPr>
              <w:rPr>
                <w:rFonts w:cs="Arial"/>
                <w:color w:val="000000"/>
              </w:rPr>
            </w:pPr>
            <w:r w:rsidRPr="001846F2">
              <w:rPr>
                <w:rFonts w:cs="Arial"/>
                <w:color w:val="000000"/>
              </w:rPr>
              <w:t>0x3</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2EB584B3" w14:textId="77777777" w:rsidR="00E36F0E" w:rsidRPr="001846F2" w:rsidRDefault="00393DC0" w:rsidP="00E36F0E">
            <w:pPr>
              <w:rPr>
                <w:rFonts w:cs="Arial"/>
                <w:color w:val="000000"/>
              </w:rPr>
            </w:pPr>
            <w:r w:rsidRPr="001846F2">
              <w:rPr>
                <w:rFonts w:cs="Arial"/>
                <w:color w:val="000000"/>
              </w:rPr>
              <w:t>WLAN interface on SYNC</w:t>
            </w:r>
          </w:p>
        </w:tc>
      </w:tr>
      <w:tr w:rsidR="00E36F0E" w:rsidRPr="001846F2" w14:paraId="02B9EA52"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316047E"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7EB71635"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50DBF78D"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21B4B637" w14:textId="77777777" w:rsidR="00E36F0E" w:rsidRPr="001846F2" w:rsidRDefault="00393DC0" w:rsidP="00E36F0E">
            <w:pPr>
              <w:rPr>
                <w:rFonts w:cs="Arial"/>
                <w:color w:val="000000"/>
              </w:rPr>
            </w:pPr>
            <w:r w:rsidRPr="001846F2">
              <w:rPr>
                <w:rFonts w:cs="Arial"/>
                <w:color w:val="000000"/>
              </w:rPr>
              <w:t>IFACE_SYNCAPPL</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2CBF153A" w14:textId="77777777" w:rsidR="00E36F0E" w:rsidRPr="001846F2" w:rsidRDefault="00393DC0" w:rsidP="00E36F0E">
            <w:pPr>
              <w:rPr>
                <w:rFonts w:cs="Arial"/>
                <w:color w:val="000000"/>
              </w:rPr>
            </w:pPr>
            <w:r w:rsidRPr="001846F2">
              <w:rPr>
                <w:rFonts w:cs="Arial"/>
                <w:color w:val="000000"/>
              </w:rPr>
              <w:t>0x4</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399E2338" w14:textId="77777777" w:rsidR="00E36F0E" w:rsidRPr="001846F2" w:rsidRDefault="00393DC0" w:rsidP="00E36F0E">
            <w:pPr>
              <w:rPr>
                <w:rFonts w:cs="Arial"/>
                <w:color w:val="000000"/>
              </w:rPr>
            </w:pPr>
            <w:r w:rsidRPr="001846F2">
              <w:rPr>
                <w:rFonts w:cs="Arial"/>
                <w:color w:val="000000"/>
              </w:rPr>
              <w:t>AppLink interface on SYNC (currently out of scope for CM)</w:t>
            </w:r>
          </w:p>
        </w:tc>
      </w:tr>
      <w:tr w:rsidR="00E36F0E" w:rsidRPr="001846F2" w14:paraId="035C1FB2"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15F1080"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2708C7A2"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6DF671F"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1383DEDD" w14:textId="77777777" w:rsidR="00E36F0E" w:rsidRPr="001846F2" w:rsidRDefault="00393DC0" w:rsidP="00E36F0E">
            <w:pPr>
              <w:rPr>
                <w:rFonts w:cs="Arial"/>
                <w:color w:val="000000"/>
              </w:rPr>
            </w:pPr>
            <w:r w:rsidRPr="001846F2">
              <w:rPr>
                <w:rFonts w:cs="Arial"/>
                <w:color w:val="000000"/>
              </w:rPr>
              <w:t>IFACE_TCUBCELL</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45098C84" w14:textId="77777777" w:rsidR="00E36F0E" w:rsidRPr="001846F2" w:rsidRDefault="00393DC0" w:rsidP="00E36F0E">
            <w:pPr>
              <w:rPr>
                <w:rFonts w:cs="Arial"/>
                <w:color w:val="000000"/>
              </w:rPr>
            </w:pPr>
            <w:r w:rsidRPr="001846F2">
              <w:rPr>
                <w:rFonts w:cs="Arial"/>
                <w:color w:val="000000"/>
              </w:rPr>
              <w:t>0x5</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1A6081B1" w14:textId="77777777" w:rsidR="00E36F0E" w:rsidRPr="001846F2" w:rsidRDefault="00393DC0" w:rsidP="00E36F0E">
            <w:pPr>
              <w:spacing w:line="256" w:lineRule="auto"/>
              <w:rPr>
                <w:rFonts w:cs="Arial"/>
                <w:color w:val="000000"/>
              </w:rPr>
            </w:pPr>
            <w:r w:rsidRPr="001846F2">
              <w:rPr>
                <w:rFonts w:cs="Arial"/>
                <w:color w:val="000000"/>
              </w:rPr>
              <w:t>Cellular interface on TCU-B. Applicable to AV vehicles Only</w:t>
            </w:r>
          </w:p>
        </w:tc>
      </w:tr>
      <w:tr w:rsidR="00E36F0E" w:rsidRPr="001846F2" w14:paraId="148FEDD3"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038B294"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1A27931D"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B436D9D"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64D12370" w14:textId="77777777" w:rsidR="00E36F0E" w:rsidRPr="001846F2" w:rsidRDefault="00393DC0" w:rsidP="00E36F0E">
            <w:pPr>
              <w:rPr>
                <w:rFonts w:cs="Arial"/>
                <w:color w:val="000000"/>
              </w:rPr>
            </w:pPr>
            <w:r w:rsidRPr="001846F2">
              <w:rPr>
                <w:rFonts w:cs="Arial"/>
                <w:color w:val="000000"/>
              </w:rPr>
              <w:t>IFACE_TCUBWIFI</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46497866" w14:textId="77777777" w:rsidR="00E36F0E" w:rsidRPr="001846F2" w:rsidRDefault="00393DC0" w:rsidP="00E36F0E">
            <w:pPr>
              <w:rPr>
                <w:rFonts w:cs="Arial"/>
                <w:color w:val="000000"/>
              </w:rPr>
            </w:pPr>
            <w:r w:rsidRPr="001846F2">
              <w:rPr>
                <w:rFonts w:cs="Arial"/>
                <w:color w:val="000000"/>
              </w:rPr>
              <w:t>0x6</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0B9CAC70" w14:textId="77777777" w:rsidR="00E36F0E" w:rsidRPr="001846F2" w:rsidRDefault="00393DC0" w:rsidP="00E36F0E">
            <w:pPr>
              <w:spacing w:line="256" w:lineRule="auto"/>
              <w:rPr>
                <w:rFonts w:cs="Arial"/>
                <w:color w:val="000000"/>
              </w:rPr>
            </w:pPr>
            <w:r w:rsidRPr="001846F2">
              <w:rPr>
                <w:rFonts w:cs="Arial"/>
                <w:color w:val="000000"/>
              </w:rPr>
              <w:t>WLAN interface on TCU-B. Applicable to AV vehicles Only</w:t>
            </w:r>
          </w:p>
        </w:tc>
      </w:tr>
      <w:tr w:rsidR="00E36F0E" w:rsidRPr="001846F2" w14:paraId="330EF29D"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0A386C6"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4C7652F0"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258A883"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4E4595F0" w14:textId="77777777" w:rsidR="00E36F0E" w:rsidRPr="001846F2" w:rsidRDefault="00393DC0" w:rsidP="00E36F0E">
            <w:pPr>
              <w:rPr>
                <w:rFonts w:cs="Arial"/>
                <w:color w:val="000000"/>
              </w:rPr>
            </w:pPr>
            <w:r w:rsidRPr="001846F2">
              <w:rPr>
                <w:rFonts w:cs="Arial"/>
                <w:color w:val="000000"/>
              </w:rPr>
              <w:t>IFACE_ESPMLAN</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5E95E4D6" w14:textId="77777777" w:rsidR="00E36F0E" w:rsidRPr="001846F2" w:rsidRDefault="00393DC0" w:rsidP="00E36F0E">
            <w:pPr>
              <w:rPr>
                <w:rFonts w:cs="Arial"/>
                <w:color w:val="000000"/>
              </w:rPr>
            </w:pPr>
            <w:r w:rsidRPr="001846F2">
              <w:rPr>
                <w:rFonts w:cs="Arial"/>
                <w:color w:val="000000"/>
              </w:rPr>
              <w:t>0x7</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3778DEFA" w14:textId="77777777" w:rsidR="00E36F0E" w:rsidRPr="001846F2" w:rsidRDefault="00393DC0" w:rsidP="00E36F0E">
            <w:pPr>
              <w:spacing w:line="256" w:lineRule="auto"/>
              <w:rPr>
                <w:rFonts w:cs="Arial"/>
                <w:color w:val="000000"/>
              </w:rPr>
            </w:pPr>
            <w:r w:rsidRPr="001846F2">
              <w:rPr>
                <w:rFonts w:cs="Arial"/>
                <w:color w:val="000000"/>
              </w:rPr>
              <w:t>ESPM+ LAN. Applicable to AV vehicles Only</w:t>
            </w:r>
          </w:p>
        </w:tc>
      </w:tr>
      <w:tr w:rsidR="00E36F0E" w:rsidRPr="001846F2" w14:paraId="387A166C"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F7E4A0C"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0AEBA679"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0D5E29F4"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707C3FBE" w14:textId="77777777" w:rsidR="00E36F0E" w:rsidRPr="001846F2" w:rsidRDefault="00393DC0" w:rsidP="00E36F0E">
            <w:pPr>
              <w:rPr>
                <w:rFonts w:cs="Arial"/>
                <w:color w:val="000000"/>
              </w:rPr>
            </w:pPr>
            <w:r w:rsidRPr="001846F2">
              <w:rPr>
                <w:rFonts w:cs="Arial"/>
                <w:color w:val="000000"/>
              </w:rPr>
              <w:t>IFACE_DDSMLAN</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69A64E83" w14:textId="77777777" w:rsidR="00E36F0E" w:rsidRPr="001846F2" w:rsidRDefault="00393DC0" w:rsidP="00E36F0E">
            <w:pPr>
              <w:rPr>
                <w:rFonts w:cs="Arial"/>
                <w:color w:val="000000"/>
              </w:rPr>
            </w:pPr>
            <w:r w:rsidRPr="001846F2">
              <w:rPr>
                <w:rFonts w:cs="Arial"/>
                <w:color w:val="000000"/>
              </w:rPr>
              <w:t>0x8</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2C1EE669" w14:textId="77777777" w:rsidR="00E36F0E" w:rsidRPr="001846F2" w:rsidRDefault="00393DC0" w:rsidP="00E36F0E">
            <w:pPr>
              <w:spacing w:line="256" w:lineRule="auto"/>
              <w:rPr>
                <w:rFonts w:cs="Arial"/>
                <w:color w:val="000000"/>
              </w:rPr>
            </w:pPr>
            <w:r w:rsidRPr="001846F2">
              <w:rPr>
                <w:rFonts w:cs="Arial"/>
                <w:color w:val="000000"/>
              </w:rPr>
              <w:t>DDSM LAN. Applicable to AV vehicles Only</w:t>
            </w:r>
          </w:p>
        </w:tc>
      </w:tr>
      <w:tr w:rsidR="00E36F0E" w:rsidRPr="001846F2" w14:paraId="76B26E35"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EBB03A1"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2786FB86"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006C1AD3"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4E4DCDA5" w14:textId="77777777" w:rsidR="00E36F0E" w:rsidRPr="001846F2" w:rsidRDefault="00393DC0" w:rsidP="00E36F0E">
            <w:pPr>
              <w:rPr>
                <w:rFonts w:cs="Arial"/>
                <w:color w:val="000000"/>
              </w:rPr>
            </w:pPr>
            <w:r w:rsidRPr="001846F2">
              <w:rPr>
                <w:rFonts w:cs="Arial"/>
                <w:color w:val="000000"/>
              </w:rPr>
              <w:t xml:space="preserve">IFACE_ERR </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19D7073D" w14:textId="77777777" w:rsidR="00E36F0E" w:rsidRPr="001846F2" w:rsidRDefault="00393DC0" w:rsidP="00E36F0E">
            <w:pPr>
              <w:rPr>
                <w:rFonts w:cs="Arial"/>
                <w:color w:val="000000"/>
              </w:rPr>
            </w:pPr>
            <w:r w:rsidRPr="001846F2">
              <w:rPr>
                <w:rFonts w:cs="Arial"/>
                <w:color w:val="000000"/>
              </w:rPr>
              <w:t>0x9</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693D7B5C" w14:textId="77777777" w:rsidR="00E36F0E" w:rsidRPr="001846F2" w:rsidRDefault="00393DC0" w:rsidP="00E36F0E">
            <w:pPr>
              <w:rPr>
                <w:rFonts w:cs="Arial"/>
                <w:color w:val="000000"/>
              </w:rPr>
            </w:pPr>
            <w:r w:rsidRPr="001846F2">
              <w:rPr>
                <w:rFonts w:cs="Arial"/>
                <w:color w:val="000000"/>
              </w:rPr>
              <w:t>Error condition</w:t>
            </w:r>
          </w:p>
        </w:tc>
      </w:tr>
      <w:tr w:rsidR="00E36F0E" w:rsidRPr="001846F2" w14:paraId="20B0D121"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63AD5C6"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0A27E3C6" w14:textId="77777777" w:rsidR="00E36F0E" w:rsidRPr="001846F2" w:rsidRDefault="00393DC0" w:rsidP="00E36F0E">
            <w:pPr>
              <w:rPr>
                <w:rFonts w:cs="Arial"/>
              </w:rPr>
            </w:pPr>
            <w:r w:rsidRPr="001846F2">
              <w:rPr>
                <w:rFonts w:cs="Arial"/>
              </w:rPr>
              <w:t>WlanStaSmState</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3759EA6A" w14:textId="77777777" w:rsidR="00E36F0E" w:rsidRPr="001846F2" w:rsidRDefault="00393DC0" w:rsidP="00E36F0E">
            <w:pPr>
              <w:rPr>
                <w:rFonts w:cs="Arial"/>
              </w:rPr>
            </w:pPr>
            <w:r w:rsidRPr="001846F2">
              <w:rPr>
                <w:rFonts w:cs="Arial"/>
              </w:rPr>
              <w:t>Enum</w:t>
            </w: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0F82A2ED" w14:textId="77777777" w:rsidR="00E36F0E" w:rsidRPr="001846F2" w:rsidRDefault="00393DC0" w:rsidP="00E36F0E">
            <w:pPr>
              <w:rPr>
                <w:rFonts w:cs="Arial"/>
              </w:rPr>
            </w:pPr>
            <w:r w:rsidRPr="001846F2">
              <w:rPr>
                <w:rFonts w:cs="Arial"/>
              </w:rPr>
              <w:t>-</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21B11D57" w14:textId="77777777" w:rsidR="00E36F0E" w:rsidRPr="001846F2" w:rsidRDefault="00393DC0" w:rsidP="00E36F0E">
            <w:pPr>
              <w:rPr>
                <w:rFonts w:cs="Arial"/>
              </w:rPr>
            </w:pPr>
            <w:r w:rsidRPr="001846F2">
              <w:rPr>
                <w:rFonts w:cs="Arial"/>
              </w:rPr>
              <w:t>-</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22BF51C6" w14:textId="77777777" w:rsidR="00E36F0E" w:rsidRPr="001846F2" w:rsidRDefault="00E36F0E" w:rsidP="00E36F0E">
            <w:pPr>
              <w:rPr>
                <w:rFonts w:cs="Arial"/>
                <w:color w:val="000000"/>
              </w:rPr>
            </w:pPr>
          </w:p>
        </w:tc>
      </w:tr>
      <w:tr w:rsidR="00E36F0E" w:rsidRPr="001846F2" w14:paraId="6C609817"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A539B4E"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3479E1A5"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42D23668"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157E07DB" w14:textId="77777777" w:rsidR="00E36F0E" w:rsidRPr="001846F2" w:rsidRDefault="00393DC0" w:rsidP="00E36F0E">
            <w:pPr>
              <w:rPr>
                <w:rFonts w:cs="Arial"/>
                <w:color w:val="000000"/>
              </w:rPr>
            </w:pPr>
            <w:r w:rsidRPr="001846F2">
              <w:rPr>
                <w:rFonts w:cs="Arial"/>
                <w:color w:val="000000"/>
              </w:rPr>
              <w:t>WLAN_STA_SM_STATE_OFF</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1F000865" w14:textId="77777777" w:rsidR="00E36F0E" w:rsidRPr="001846F2" w:rsidRDefault="00393DC0" w:rsidP="00E36F0E">
            <w:pPr>
              <w:rPr>
                <w:rFonts w:cs="Arial"/>
                <w:color w:val="000000"/>
              </w:rPr>
            </w:pPr>
            <w:r w:rsidRPr="001846F2">
              <w:rPr>
                <w:rFonts w:cs="Arial"/>
                <w:color w:val="000000"/>
              </w:rPr>
              <w:t>0x0</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5F4EC822" w14:textId="77777777" w:rsidR="00E36F0E" w:rsidRPr="001846F2" w:rsidRDefault="00393DC0" w:rsidP="00E36F0E">
            <w:pPr>
              <w:rPr>
                <w:rFonts w:cs="Arial"/>
                <w:color w:val="000000"/>
              </w:rPr>
            </w:pPr>
            <w:r w:rsidRPr="001846F2">
              <w:rPr>
                <w:rFonts w:cs="Arial"/>
                <w:color w:val="000000"/>
              </w:rPr>
              <w:t>WLAN off</w:t>
            </w:r>
          </w:p>
        </w:tc>
      </w:tr>
      <w:tr w:rsidR="00E36F0E" w:rsidRPr="001846F2" w14:paraId="484DF848"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0B79F18"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2F5F358F"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296809E"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12D12D27" w14:textId="77777777" w:rsidR="00E36F0E" w:rsidRPr="001846F2" w:rsidRDefault="00393DC0" w:rsidP="00E36F0E">
            <w:pPr>
              <w:rPr>
                <w:rFonts w:cs="Arial"/>
                <w:color w:val="000000"/>
              </w:rPr>
            </w:pPr>
            <w:r w:rsidRPr="001846F2">
              <w:rPr>
                <w:rFonts w:cs="Arial"/>
                <w:color w:val="000000"/>
              </w:rPr>
              <w:t>WLAN_STA_SM_STATE_ENABLING</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7DBDFF77" w14:textId="77777777" w:rsidR="00E36F0E" w:rsidRPr="001846F2" w:rsidRDefault="00393DC0" w:rsidP="00E36F0E">
            <w:pPr>
              <w:rPr>
                <w:rFonts w:cs="Arial"/>
                <w:color w:val="000000"/>
              </w:rPr>
            </w:pPr>
            <w:r w:rsidRPr="001846F2">
              <w:rPr>
                <w:rFonts w:cs="Arial"/>
                <w:color w:val="000000"/>
              </w:rPr>
              <w:t>0x1</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7CFE7150" w14:textId="77777777" w:rsidR="00E36F0E" w:rsidRPr="001846F2" w:rsidRDefault="00393DC0" w:rsidP="00E36F0E">
            <w:pPr>
              <w:rPr>
                <w:rFonts w:cs="Arial"/>
                <w:color w:val="000000"/>
              </w:rPr>
            </w:pPr>
            <w:r w:rsidRPr="001846F2">
              <w:rPr>
                <w:rFonts w:cs="Arial"/>
                <w:color w:val="000000"/>
              </w:rPr>
              <w:t>Enabling</w:t>
            </w:r>
          </w:p>
        </w:tc>
      </w:tr>
      <w:tr w:rsidR="00E36F0E" w:rsidRPr="001846F2" w14:paraId="0D265256"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23AC37C"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536A6A60"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347FC84E"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2534339A" w14:textId="77777777" w:rsidR="00E36F0E" w:rsidRPr="001846F2" w:rsidRDefault="00393DC0" w:rsidP="00E36F0E">
            <w:pPr>
              <w:rPr>
                <w:rFonts w:cs="Arial"/>
                <w:color w:val="000000"/>
              </w:rPr>
            </w:pPr>
            <w:r w:rsidRPr="001846F2">
              <w:rPr>
                <w:rFonts w:cs="Arial"/>
                <w:color w:val="000000"/>
              </w:rPr>
              <w:t>WLAN_STA_SM_STATE_ON</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5EAC5790" w14:textId="77777777" w:rsidR="00E36F0E" w:rsidRPr="001846F2" w:rsidRDefault="00393DC0" w:rsidP="00E36F0E">
            <w:pPr>
              <w:rPr>
                <w:rFonts w:cs="Arial"/>
                <w:color w:val="000000"/>
              </w:rPr>
            </w:pPr>
            <w:r w:rsidRPr="001846F2">
              <w:rPr>
                <w:rFonts w:cs="Arial"/>
                <w:color w:val="000000"/>
              </w:rPr>
              <w:t>0x2</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14A80722" w14:textId="77777777" w:rsidR="00E36F0E" w:rsidRPr="001846F2" w:rsidRDefault="00393DC0" w:rsidP="00E36F0E">
            <w:pPr>
              <w:rPr>
                <w:rFonts w:cs="Arial"/>
                <w:color w:val="000000"/>
              </w:rPr>
            </w:pPr>
            <w:r w:rsidRPr="001846F2">
              <w:rPr>
                <w:rFonts w:cs="Arial"/>
                <w:color w:val="000000"/>
              </w:rPr>
              <w:t>On</w:t>
            </w:r>
          </w:p>
        </w:tc>
      </w:tr>
      <w:tr w:rsidR="00E36F0E" w:rsidRPr="001846F2" w14:paraId="0934316A"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2315C73"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0AB46BE4"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469BC193"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605E03A2" w14:textId="77777777" w:rsidR="00E36F0E" w:rsidRPr="001846F2" w:rsidRDefault="00393DC0" w:rsidP="00E36F0E">
            <w:pPr>
              <w:rPr>
                <w:rFonts w:cs="Arial"/>
                <w:color w:val="000000"/>
              </w:rPr>
            </w:pPr>
            <w:r w:rsidRPr="001846F2">
              <w:rPr>
                <w:rFonts w:cs="Arial"/>
                <w:color w:val="000000"/>
              </w:rPr>
              <w:t>WLAN_STA_SM_STATE_CONNECTING</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11BE58E3" w14:textId="77777777" w:rsidR="00E36F0E" w:rsidRPr="001846F2" w:rsidRDefault="00393DC0" w:rsidP="00E36F0E">
            <w:pPr>
              <w:rPr>
                <w:rFonts w:cs="Arial"/>
                <w:color w:val="000000"/>
              </w:rPr>
            </w:pPr>
            <w:r w:rsidRPr="001846F2">
              <w:rPr>
                <w:rFonts w:cs="Arial"/>
                <w:color w:val="000000"/>
              </w:rPr>
              <w:t>0x3</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4E64B9AE" w14:textId="77777777" w:rsidR="00E36F0E" w:rsidRPr="001846F2" w:rsidRDefault="00393DC0" w:rsidP="00E36F0E">
            <w:pPr>
              <w:rPr>
                <w:rFonts w:cs="Arial"/>
                <w:color w:val="000000"/>
              </w:rPr>
            </w:pPr>
            <w:r w:rsidRPr="001846F2">
              <w:rPr>
                <w:rFonts w:cs="Arial"/>
                <w:color w:val="000000"/>
              </w:rPr>
              <w:t>Connecting</w:t>
            </w:r>
          </w:p>
        </w:tc>
      </w:tr>
      <w:tr w:rsidR="00E36F0E" w:rsidRPr="001846F2" w14:paraId="68C95494"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25863E2"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03FCADAC"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0F9F476D"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6C83CCF4" w14:textId="77777777" w:rsidR="00E36F0E" w:rsidRPr="001846F2" w:rsidRDefault="00393DC0" w:rsidP="00E36F0E">
            <w:pPr>
              <w:rPr>
                <w:rFonts w:cs="Arial"/>
                <w:color w:val="000000"/>
              </w:rPr>
            </w:pPr>
            <w:r w:rsidRPr="001846F2">
              <w:rPr>
                <w:rFonts w:cs="Arial"/>
                <w:color w:val="000000"/>
              </w:rPr>
              <w:t>WLAN_STA_SM_STATE_CONNECTED</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175A9ADD" w14:textId="77777777" w:rsidR="00E36F0E" w:rsidRPr="001846F2" w:rsidRDefault="00393DC0" w:rsidP="00E36F0E">
            <w:pPr>
              <w:rPr>
                <w:rFonts w:cs="Arial"/>
                <w:color w:val="000000"/>
              </w:rPr>
            </w:pPr>
            <w:r w:rsidRPr="001846F2">
              <w:rPr>
                <w:rFonts w:cs="Arial"/>
                <w:color w:val="000000"/>
              </w:rPr>
              <w:t>0x4</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09F3CB42" w14:textId="77777777" w:rsidR="00E36F0E" w:rsidRPr="001846F2" w:rsidRDefault="00393DC0" w:rsidP="00E36F0E">
            <w:pPr>
              <w:rPr>
                <w:rFonts w:cs="Arial"/>
                <w:color w:val="000000"/>
              </w:rPr>
            </w:pPr>
            <w:r w:rsidRPr="001846F2">
              <w:rPr>
                <w:rFonts w:cs="Arial"/>
                <w:color w:val="000000"/>
              </w:rPr>
              <w:t>Connected</w:t>
            </w:r>
          </w:p>
        </w:tc>
      </w:tr>
      <w:tr w:rsidR="00E36F0E" w:rsidRPr="001846F2" w14:paraId="0D9D0DB8"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EBE950D"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4068BAB0"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0CCEB6CD"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7147872C" w14:textId="77777777" w:rsidR="00E36F0E" w:rsidRPr="001846F2" w:rsidRDefault="00393DC0" w:rsidP="00E36F0E">
            <w:pPr>
              <w:rPr>
                <w:rFonts w:cs="Arial"/>
                <w:color w:val="000000"/>
              </w:rPr>
            </w:pPr>
            <w:r w:rsidRPr="001846F2">
              <w:rPr>
                <w:rFonts w:cs="Arial"/>
                <w:color w:val="000000"/>
              </w:rPr>
              <w:t>WLAN_STA_SM_STATE_DISCONNECTING</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6019A5BC" w14:textId="77777777" w:rsidR="00E36F0E" w:rsidRPr="001846F2" w:rsidRDefault="00393DC0" w:rsidP="00E36F0E">
            <w:pPr>
              <w:rPr>
                <w:rFonts w:cs="Arial"/>
                <w:color w:val="000000"/>
              </w:rPr>
            </w:pPr>
            <w:r w:rsidRPr="001846F2">
              <w:rPr>
                <w:rFonts w:cs="Arial"/>
                <w:color w:val="000000"/>
              </w:rPr>
              <w:t>0x5</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52F7F5C9" w14:textId="77777777" w:rsidR="00E36F0E" w:rsidRPr="001846F2" w:rsidRDefault="00393DC0" w:rsidP="00E36F0E">
            <w:pPr>
              <w:rPr>
                <w:rFonts w:cs="Arial"/>
                <w:color w:val="000000"/>
              </w:rPr>
            </w:pPr>
            <w:r w:rsidRPr="001846F2">
              <w:rPr>
                <w:rFonts w:cs="Arial"/>
                <w:color w:val="000000"/>
              </w:rPr>
              <w:t>Disconnecting</w:t>
            </w:r>
          </w:p>
        </w:tc>
      </w:tr>
      <w:tr w:rsidR="00E36F0E" w:rsidRPr="001846F2" w14:paraId="46259113"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D23FC52"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4893C3A2"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67C502A1"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0C02C018" w14:textId="77777777" w:rsidR="00E36F0E" w:rsidRPr="001846F2" w:rsidRDefault="00393DC0" w:rsidP="00E36F0E">
            <w:pPr>
              <w:rPr>
                <w:rFonts w:cs="Arial"/>
                <w:color w:val="000000"/>
              </w:rPr>
            </w:pPr>
            <w:r w:rsidRPr="001846F2">
              <w:rPr>
                <w:rFonts w:cs="Arial"/>
                <w:color w:val="000000"/>
              </w:rPr>
              <w:t>WLAN_STA_SM_STATE_DISABLING</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609017E2" w14:textId="77777777" w:rsidR="00E36F0E" w:rsidRPr="001846F2" w:rsidRDefault="00393DC0" w:rsidP="00E36F0E">
            <w:pPr>
              <w:rPr>
                <w:rFonts w:cs="Arial"/>
                <w:color w:val="000000"/>
              </w:rPr>
            </w:pPr>
            <w:r w:rsidRPr="001846F2">
              <w:rPr>
                <w:rFonts w:cs="Arial"/>
                <w:color w:val="000000"/>
              </w:rPr>
              <w:t>0x6</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12F117AA" w14:textId="77777777" w:rsidR="00E36F0E" w:rsidRPr="001846F2" w:rsidRDefault="00393DC0" w:rsidP="00E36F0E">
            <w:pPr>
              <w:rPr>
                <w:rFonts w:cs="Arial"/>
                <w:color w:val="000000"/>
              </w:rPr>
            </w:pPr>
            <w:r w:rsidRPr="001846F2">
              <w:rPr>
                <w:rFonts w:cs="Arial"/>
                <w:color w:val="000000"/>
              </w:rPr>
              <w:t>Disabling</w:t>
            </w:r>
          </w:p>
        </w:tc>
      </w:tr>
      <w:tr w:rsidR="00E36F0E" w:rsidRPr="001846F2" w14:paraId="03489342"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A3B6836"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44199F15"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25F8BCB3"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526BF139" w14:textId="77777777" w:rsidR="00E36F0E" w:rsidRPr="001846F2" w:rsidRDefault="00393DC0" w:rsidP="00E36F0E">
            <w:pPr>
              <w:rPr>
                <w:rFonts w:cs="Arial"/>
                <w:color w:val="000000"/>
              </w:rPr>
            </w:pPr>
            <w:r w:rsidRPr="001846F2">
              <w:rPr>
                <w:rFonts w:cs="Arial"/>
                <w:color w:val="000000"/>
              </w:rPr>
              <w:t>WLAN_STA_SM_STATE_ERROR</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1211FB84" w14:textId="77777777" w:rsidR="00E36F0E" w:rsidRPr="001846F2" w:rsidRDefault="00393DC0" w:rsidP="00E36F0E">
            <w:pPr>
              <w:rPr>
                <w:rFonts w:cs="Arial"/>
                <w:color w:val="000000"/>
              </w:rPr>
            </w:pPr>
            <w:r w:rsidRPr="001846F2">
              <w:rPr>
                <w:rFonts w:cs="Arial"/>
                <w:color w:val="000000"/>
              </w:rPr>
              <w:t>0x7</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56EAA854" w14:textId="77777777" w:rsidR="00E36F0E" w:rsidRPr="001846F2" w:rsidRDefault="00393DC0" w:rsidP="00E36F0E">
            <w:pPr>
              <w:rPr>
                <w:rFonts w:cs="Arial"/>
                <w:color w:val="000000"/>
              </w:rPr>
            </w:pPr>
            <w:r w:rsidRPr="001846F2">
              <w:rPr>
                <w:rFonts w:cs="Arial"/>
                <w:color w:val="000000"/>
              </w:rPr>
              <w:t>Error</w:t>
            </w:r>
          </w:p>
        </w:tc>
      </w:tr>
      <w:tr w:rsidR="00E36F0E" w:rsidRPr="001846F2" w14:paraId="7263E78B"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245FE4E"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2239BA13"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BA43D2D"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06CBABC3" w14:textId="77777777" w:rsidR="00E36F0E" w:rsidRPr="001846F2" w:rsidRDefault="00393DC0" w:rsidP="00E36F0E">
            <w:pPr>
              <w:rPr>
                <w:rFonts w:cs="Arial"/>
                <w:color w:val="000000"/>
              </w:rPr>
            </w:pPr>
            <w:r w:rsidRPr="001846F2">
              <w:rPr>
                <w:rFonts w:cs="Arial"/>
                <w:color w:val="000000"/>
              </w:rPr>
              <w:t>WLAN_STA_SM_STATE_AUTHERROR</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4E890519" w14:textId="77777777" w:rsidR="00E36F0E" w:rsidRPr="001846F2" w:rsidRDefault="00393DC0" w:rsidP="00E36F0E">
            <w:pPr>
              <w:rPr>
                <w:rFonts w:cs="Arial"/>
                <w:color w:val="000000"/>
              </w:rPr>
            </w:pPr>
            <w:r w:rsidRPr="001846F2">
              <w:rPr>
                <w:rFonts w:cs="Arial"/>
                <w:color w:val="000000"/>
              </w:rPr>
              <w:t>0x8</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79955ED4" w14:textId="77777777" w:rsidR="00E36F0E" w:rsidRPr="001846F2" w:rsidRDefault="00393DC0" w:rsidP="00E36F0E">
            <w:pPr>
              <w:rPr>
                <w:rFonts w:cs="Arial"/>
                <w:color w:val="000000"/>
              </w:rPr>
            </w:pPr>
            <w:r w:rsidRPr="001846F2">
              <w:rPr>
                <w:rFonts w:cs="Arial"/>
                <w:color w:val="000000"/>
              </w:rPr>
              <w:t>Authentication error</w:t>
            </w:r>
          </w:p>
        </w:tc>
      </w:tr>
      <w:tr w:rsidR="00E36F0E" w:rsidRPr="001846F2" w14:paraId="0CE9425B"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DB6BB80"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66440F04"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5C00ED7C"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2AA39081" w14:textId="77777777" w:rsidR="00E36F0E" w:rsidRPr="001846F2" w:rsidRDefault="00393DC0" w:rsidP="00E36F0E">
            <w:pPr>
              <w:rPr>
                <w:rFonts w:cs="Arial"/>
                <w:color w:val="000000"/>
              </w:rPr>
            </w:pPr>
            <w:r w:rsidRPr="001846F2">
              <w:rPr>
                <w:rFonts w:cs="Arial"/>
                <w:color w:val="000000"/>
              </w:rPr>
              <w:t>WLAN_STA_SM_STATE_NWNOTFOUND</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5FEB7243" w14:textId="77777777" w:rsidR="00E36F0E" w:rsidRPr="001846F2" w:rsidRDefault="00393DC0" w:rsidP="00E36F0E">
            <w:pPr>
              <w:rPr>
                <w:rFonts w:cs="Arial"/>
                <w:color w:val="000000"/>
              </w:rPr>
            </w:pPr>
            <w:r w:rsidRPr="001846F2">
              <w:rPr>
                <w:rFonts w:cs="Arial"/>
                <w:color w:val="000000"/>
              </w:rPr>
              <w:t>0x9</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668B6687" w14:textId="77777777" w:rsidR="00E36F0E" w:rsidRPr="001846F2" w:rsidRDefault="00393DC0" w:rsidP="00E36F0E">
            <w:pPr>
              <w:rPr>
                <w:rFonts w:cs="Arial"/>
                <w:color w:val="000000"/>
              </w:rPr>
            </w:pPr>
            <w:r w:rsidRPr="001846F2">
              <w:rPr>
                <w:rFonts w:cs="Arial"/>
                <w:color w:val="000000"/>
              </w:rPr>
              <w:t>Network not found</w:t>
            </w:r>
          </w:p>
        </w:tc>
      </w:tr>
      <w:tr w:rsidR="00E36F0E" w:rsidRPr="001846F2" w14:paraId="0B66D234"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BA35374"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73C58465" w14:textId="77777777" w:rsidR="00E36F0E" w:rsidRPr="001846F2" w:rsidRDefault="00393DC0" w:rsidP="00E36F0E">
            <w:pPr>
              <w:rPr>
                <w:rFonts w:cs="Arial"/>
              </w:rPr>
            </w:pPr>
            <w:r w:rsidRPr="001846F2">
              <w:rPr>
                <w:rFonts w:cs="Arial"/>
              </w:rPr>
              <w:t>macAddr</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B750F3F" w14:textId="77777777" w:rsidR="00E36F0E" w:rsidRPr="001846F2" w:rsidRDefault="00393DC0" w:rsidP="00E36F0E">
            <w:pPr>
              <w:rPr>
                <w:rFonts w:cs="Arial"/>
              </w:rPr>
            </w:pPr>
            <w:r w:rsidRPr="001846F2">
              <w:rPr>
                <w:rFonts w:cs="Arial"/>
              </w:rPr>
              <w:t>String</w:t>
            </w: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54D6EE21" w14:textId="77777777" w:rsidR="00E36F0E" w:rsidRPr="001846F2" w:rsidRDefault="00393DC0" w:rsidP="00E36F0E">
            <w:pPr>
              <w:rPr>
                <w:rFonts w:cs="Arial"/>
                <w:color w:val="000000"/>
              </w:rPr>
            </w:pPr>
            <w:r w:rsidRPr="001846F2">
              <w:rPr>
                <w:rFonts w:cs="Arial"/>
                <w:color w:val="000000"/>
              </w:rPr>
              <w:t>-</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547A46C6" w14:textId="77777777" w:rsidR="00E36F0E" w:rsidRPr="001846F2" w:rsidRDefault="00393DC0" w:rsidP="00E36F0E">
            <w:pPr>
              <w:rPr>
                <w:rFonts w:cs="Arial"/>
              </w:rPr>
            </w:pPr>
            <w:r w:rsidRPr="001846F2">
              <w:rPr>
                <w:rFonts w:cs="Arial"/>
              </w:rPr>
              <w:t>Char Value:0-255</w:t>
            </w:r>
          </w:p>
          <w:p w14:paraId="71F9EB26" w14:textId="77777777" w:rsidR="00E36F0E" w:rsidRPr="001846F2" w:rsidRDefault="00393DC0" w:rsidP="00E36F0E">
            <w:pPr>
              <w:rPr>
                <w:rFonts w:cs="Arial"/>
                <w:color w:val="000000"/>
              </w:rPr>
            </w:pPr>
            <w:r w:rsidRPr="001846F2">
              <w:rPr>
                <w:rFonts w:cs="Arial"/>
              </w:rPr>
              <w:t>No String length limit</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1BBF0D1D" w14:textId="77777777" w:rsidR="00E36F0E" w:rsidRPr="001846F2" w:rsidRDefault="00393DC0" w:rsidP="00E36F0E">
            <w:pPr>
              <w:rPr>
                <w:rFonts w:cs="Arial"/>
                <w:color w:val="000000"/>
              </w:rPr>
            </w:pPr>
            <w:r w:rsidRPr="001846F2">
              <w:rPr>
                <w:rFonts w:cs="Arial"/>
                <w:color w:val="000000"/>
              </w:rPr>
              <w:t>MAC Address</w:t>
            </w:r>
          </w:p>
        </w:tc>
      </w:tr>
      <w:tr w:rsidR="00E36F0E" w:rsidRPr="001846F2" w14:paraId="495327A5"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29ABF01"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059E3FFD" w14:textId="77777777" w:rsidR="00E36F0E" w:rsidRPr="001846F2" w:rsidRDefault="00393DC0" w:rsidP="00E36F0E">
            <w:pPr>
              <w:rPr>
                <w:rFonts w:cs="Arial"/>
              </w:rPr>
            </w:pPr>
            <w:r w:rsidRPr="001846F2">
              <w:rPr>
                <w:rFonts w:cs="Arial"/>
              </w:rPr>
              <w:t>WlanStaConnState</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2309905A" w14:textId="77777777" w:rsidR="00E36F0E" w:rsidRPr="001846F2" w:rsidRDefault="00393DC0" w:rsidP="00E36F0E">
            <w:pPr>
              <w:rPr>
                <w:rFonts w:cs="Arial"/>
              </w:rPr>
            </w:pPr>
            <w:r w:rsidRPr="001846F2">
              <w:rPr>
                <w:rFonts w:cs="Arial"/>
              </w:rPr>
              <w:t>Enum</w:t>
            </w: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40F38316" w14:textId="77777777" w:rsidR="00E36F0E" w:rsidRPr="001846F2" w:rsidRDefault="00393DC0" w:rsidP="00E36F0E">
            <w:pPr>
              <w:rPr>
                <w:rFonts w:cs="Arial"/>
              </w:rPr>
            </w:pPr>
            <w:r w:rsidRPr="001846F2">
              <w:rPr>
                <w:rFonts w:cs="Arial"/>
              </w:rPr>
              <w:t>-</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58F8A8A3" w14:textId="77777777" w:rsidR="00E36F0E" w:rsidRPr="001846F2" w:rsidRDefault="00393DC0" w:rsidP="00E36F0E">
            <w:pPr>
              <w:rPr>
                <w:rFonts w:cs="Arial"/>
              </w:rPr>
            </w:pPr>
            <w:r w:rsidRPr="001846F2">
              <w:rPr>
                <w:rFonts w:cs="Arial"/>
              </w:rPr>
              <w:t>-</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566A5BDE" w14:textId="77777777" w:rsidR="00E36F0E" w:rsidRPr="001846F2" w:rsidRDefault="00E36F0E" w:rsidP="00E36F0E">
            <w:pPr>
              <w:rPr>
                <w:rFonts w:cs="Arial"/>
                <w:color w:val="000000"/>
              </w:rPr>
            </w:pPr>
          </w:p>
        </w:tc>
      </w:tr>
      <w:tr w:rsidR="00E36F0E" w:rsidRPr="001846F2" w14:paraId="6D85CBBB"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624B02C"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1887498D"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91D573A"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15A81DF8" w14:textId="77777777" w:rsidR="00E36F0E" w:rsidRPr="001846F2" w:rsidRDefault="00393DC0" w:rsidP="00E36F0E">
            <w:pPr>
              <w:rPr>
                <w:rFonts w:cs="Arial"/>
                <w:color w:val="000000"/>
              </w:rPr>
            </w:pPr>
            <w:r w:rsidRPr="001846F2">
              <w:rPr>
                <w:rFonts w:cs="Arial"/>
                <w:color w:val="000000"/>
              </w:rPr>
              <w:t>WLAN_STA_CON_STATE_DISCONNECTED</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6D927B06" w14:textId="77777777" w:rsidR="00E36F0E" w:rsidRPr="001846F2" w:rsidRDefault="00393DC0" w:rsidP="00E36F0E">
            <w:pPr>
              <w:rPr>
                <w:rFonts w:cs="Arial"/>
                <w:color w:val="000000"/>
              </w:rPr>
            </w:pPr>
            <w:r w:rsidRPr="001846F2">
              <w:rPr>
                <w:rFonts w:cs="Arial"/>
                <w:color w:val="000000"/>
              </w:rPr>
              <w:t>0x0</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27867D68" w14:textId="77777777" w:rsidR="00E36F0E" w:rsidRPr="001846F2" w:rsidRDefault="00393DC0" w:rsidP="00E36F0E">
            <w:pPr>
              <w:rPr>
                <w:rFonts w:cs="Arial"/>
                <w:color w:val="000000"/>
              </w:rPr>
            </w:pPr>
            <w:r w:rsidRPr="001846F2">
              <w:rPr>
                <w:rFonts w:cs="Arial"/>
                <w:color w:val="000000"/>
              </w:rPr>
              <w:t>Disconnected</w:t>
            </w:r>
          </w:p>
        </w:tc>
      </w:tr>
      <w:tr w:rsidR="00E36F0E" w:rsidRPr="001846F2" w14:paraId="0C885A7E"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0E5B3AE"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472ADFAB"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52D38B92"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189E41D3" w14:textId="77777777" w:rsidR="00E36F0E" w:rsidRPr="001846F2" w:rsidRDefault="00393DC0" w:rsidP="00E36F0E">
            <w:pPr>
              <w:rPr>
                <w:rFonts w:cs="Arial"/>
                <w:color w:val="000000"/>
              </w:rPr>
            </w:pPr>
            <w:r w:rsidRPr="001846F2">
              <w:rPr>
                <w:rFonts w:cs="Arial"/>
                <w:color w:val="000000"/>
              </w:rPr>
              <w:t>WLAN_STA_CON_STATE_WPS_ACTIVE</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0A4FF0B5" w14:textId="77777777" w:rsidR="00E36F0E" w:rsidRPr="001846F2" w:rsidRDefault="00393DC0" w:rsidP="00E36F0E">
            <w:pPr>
              <w:rPr>
                <w:rFonts w:cs="Arial"/>
                <w:color w:val="000000"/>
              </w:rPr>
            </w:pPr>
            <w:r w:rsidRPr="001846F2">
              <w:rPr>
                <w:rFonts w:cs="Arial"/>
                <w:color w:val="000000"/>
              </w:rPr>
              <w:t>0x1</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37D1F3F2" w14:textId="77777777" w:rsidR="00E36F0E" w:rsidRPr="001846F2" w:rsidRDefault="00393DC0" w:rsidP="00E36F0E">
            <w:pPr>
              <w:rPr>
                <w:rFonts w:cs="Arial"/>
                <w:color w:val="000000"/>
              </w:rPr>
            </w:pPr>
            <w:r w:rsidRPr="001846F2">
              <w:rPr>
                <w:rFonts w:cs="Arial"/>
                <w:color w:val="000000"/>
              </w:rPr>
              <w:t>WPS pending</w:t>
            </w:r>
          </w:p>
        </w:tc>
      </w:tr>
      <w:tr w:rsidR="00E36F0E" w:rsidRPr="001846F2" w14:paraId="72E1498D"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6044380"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4C9E7A63"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6CA0F96"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40C4F5B6" w14:textId="77777777" w:rsidR="00E36F0E" w:rsidRPr="001846F2" w:rsidRDefault="00393DC0" w:rsidP="00E36F0E">
            <w:pPr>
              <w:rPr>
                <w:rFonts w:cs="Arial"/>
                <w:color w:val="000000"/>
              </w:rPr>
            </w:pPr>
            <w:r w:rsidRPr="001846F2">
              <w:rPr>
                <w:rFonts w:cs="Arial"/>
                <w:color w:val="000000"/>
              </w:rPr>
              <w:t>WLAN_STA_CON_STATE_ASSOCIATING</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5F1329A5" w14:textId="77777777" w:rsidR="00E36F0E" w:rsidRPr="001846F2" w:rsidRDefault="00393DC0" w:rsidP="00E36F0E">
            <w:pPr>
              <w:rPr>
                <w:rFonts w:cs="Arial"/>
                <w:color w:val="000000"/>
              </w:rPr>
            </w:pPr>
            <w:r w:rsidRPr="001846F2">
              <w:rPr>
                <w:rFonts w:cs="Arial"/>
                <w:color w:val="000000"/>
              </w:rPr>
              <w:t>0x2</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7D3199AC" w14:textId="77777777" w:rsidR="00E36F0E" w:rsidRPr="001846F2" w:rsidRDefault="00393DC0" w:rsidP="00E36F0E">
            <w:pPr>
              <w:rPr>
                <w:rFonts w:cs="Arial"/>
                <w:color w:val="000000"/>
              </w:rPr>
            </w:pPr>
            <w:r w:rsidRPr="001846F2">
              <w:rPr>
                <w:rFonts w:cs="Arial"/>
                <w:color w:val="000000"/>
              </w:rPr>
              <w:t>Associating</w:t>
            </w:r>
          </w:p>
        </w:tc>
      </w:tr>
      <w:tr w:rsidR="00E36F0E" w:rsidRPr="001846F2" w14:paraId="66D28AF2"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7CF9FFB"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03394078"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466AFEBB"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11BB1C30" w14:textId="77777777" w:rsidR="00E36F0E" w:rsidRPr="001846F2" w:rsidRDefault="00393DC0" w:rsidP="00E36F0E">
            <w:pPr>
              <w:rPr>
                <w:rFonts w:cs="Arial"/>
                <w:color w:val="000000"/>
              </w:rPr>
            </w:pPr>
            <w:r w:rsidRPr="001846F2">
              <w:rPr>
                <w:rFonts w:cs="Arial"/>
                <w:color w:val="000000"/>
              </w:rPr>
              <w:t>WLAN_STA_CON_STATE_IP_ADDRESSING</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52351628" w14:textId="77777777" w:rsidR="00E36F0E" w:rsidRPr="001846F2" w:rsidRDefault="00393DC0" w:rsidP="00E36F0E">
            <w:pPr>
              <w:rPr>
                <w:rFonts w:cs="Arial"/>
                <w:color w:val="000000"/>
              </w:rPr>
            </w:pPr>
            <w:r w:rsidRPr="001846F2">
              <w:rPr>
                <w:rFonts w:cs="Arial"/>
                <w:color w:val="000000"/>
              </w:rPr>
              <w:t>0x3</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599FE9A0" w14:textId="77777777" w:rsidR="00E36F0E" w:rsidRPr="001846F2" w:rsidRDefault="00393DC0" w:rsidP="00E36F0E">
            <w:pPr>
              <w:rPr>
                <w:rFonts w:cs="Arial"/>
                <w:color w:val="000000"/>
              </w:rPr>
            </w:pPr>
            <w:r w:rsidRPr="001846F2">
              <w:rPr>
                <w:rFonts w:cs="Arial"/>
                <w:color w:val="000000"/>
              </w:rPr>
              <w:t>Getting IP address</w:t>
            </w:r>
          </w:p>
        </w:tc>
      </w:tr>
      <w:tr w:rsidR="00E36F0E" w:rsidRPr="001846F2" w14:paraId="25BA704A"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6294E5D"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69B02790"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25EAC117"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39FE59E9" w14:textId="77777777" w:rsidR="00E36F0E" w:rsidRPr="001846F2" w:rsidRDefault="00393DC0" w:rsidP="00E36F0E">
            <w:pPr>
              <w:rPr>
                <w:rFonts w:cs="Arial"/>
                <w:color w:val="000000"/>
              </w:rPr>
            </w:pPr>
            <w:r w:rsidRPr="001846F2">
              <w:rPr>
                <w:rFonts w:cs="Arial"/>
                <w:color w:val="000000"/>
              </w:rPr>
              <w:t>WLAN_STA_CON_STATE_CONNECTED</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6DCC0F37" w14:textId="77777777" w:rsidR="00E36F0E" w:rsidRPr="001846F2" w:rsidRDefault="00393DC0" w:rsidP="00E36F0E">
            <w:pPr>
              <w:rPr>
                <w:rFonts w:cs="Arial"/>
                <w:color w:val="000000"/>
              </w:rPr>
            </w:pPr>
            <w:r w:rsidRPr="001846F2">
              <w:rPr>
                <w:rFonts w:cs="Arial"/>
                <w:color w:val="000000"/>
              </w:rPr>
              <w:t>0x4</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4870AD70" w14:textId="77777777" w:rsidR="00E36F0E" w:rsidRPr="001846F2" w:rsidRDefault="00393DC0" w:rsidP="00E36F0E">
            <w:pPr>
              <w:rPr>
                <w:rFonts w:cs="Arial"/>
                <w:color w:val="000000"/>
              </w:rPr>
            </w:pPr>
            <w:r w:rsidRPr="001846F2">
              <w:rPr>
                <w:rFonts w:cs="Arial"/>
                <w:color w:val="000000"/>
              </w:rPr>
              <w:t>Connected</w:t>
            </w:r>
          </w:p>
        </w:tc>
      </w:tr>
      <w:tr w:rsidR="00E36F0E" w:rsidRPr="001846F2" w14:paraId="48DC311C"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C728F1C"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51E92945"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8E11EE5"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6F6B276E" w14:textId="77777777" w:rsidR="00E36F0E" w:rsidRPr="001846F2" w:rsidRDefault="00393DC0" w:rsidP="00E36F0E">
            <w:pPr>
              <w:rPr>
                <w:rFonts w:cs="Arial"/>
                <w:color w:val="000000"/>
              </w:rPr>
            </w:pPr>
            <w:r w:rsidRPr="001846F2">
              <w:rPr>
                <w:rFonts w:cs="Arial"/>
                <w:color w:val="000000"/>
              </w:rPr>
              <w:t>WLAN_STA_CON_STATE_DISCONNECTING</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7CD4AB0E" w14:textId="77777777" w:rsidR="00E36F0E" w:rsidRPr="001846F2" w:rsidRDefault="00393DC0" w:rsidP="00E36F0E">
            <w:pPr>
              <w:rPr>
                <w:rFonts w:cs="Arial"/>
                <w:color w:val="000000"/>
              </w:rPr>
            </w:pPr>
            <w:r w:rsidRPr="001846F2">
              <w:rPr>
                <w:rFonts w:cs="Arial"/>
                <w:color w:val="000000"/>
              </w:rPr>
              <w:t>0x5</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05B34149" w14:textId="77777777" w:rsidR="00E36F0E" w:rsidRPr="001846F2" w:rsidRDefault="00393DC0" w:rsidP="00E36F0E">
            <w:pPr>
              <w:rPr>
                <w:rFonts w:cs="Arial"/>
                <w:color w:val="000000"/>
              </w:rPr>
            </w:pPr>
            <w:r w:rsidRPr="001846F2">
              <w:rPr>
                <w:rFonts w:cs="Arial"/>
                <w:color w:val="000000"/>
              </w:rPr>
              <w:t>Disconnecting</w:t>
            </w:r>
          </w:p>
        </w:tc>
      </w:tr>
      <w:tr w:rsidR="00E36F0E" w:rsidRPr="001846F2" w14:paraId="7994FF9F"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254E3BA"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4DB12744"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203C4D99"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44799DA8" w14:textId="77777777" w:rsidR="00E36F0E" w:rsidRPr="001846F2" w:rsidRDefault="00393DC0" w:rsidP="00E36F0E">
            <w:pPr>
              <w:rPr>
                <w:rFonts w:cs="Arial"/>
                <w:color w:val="000000"/>
              </w:rPr>
            </w:pPr>
            <w:r w:rsidRPr="001846F2">
              <w:rPr>
                <w:rFonts w:cs="Arial"/>
                <w:color w:val="000000"/>
              </w:rPr>
              <w:t>WLAN_STA_CON_STATE_AUTHERROR</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08A1FCEB" w14:textId="77777777" w:rsidR="00E36F0E" w:rsidRPr="001846F2" w:rsidRDefault="00393DC0" w:rsidP="00E36F0E">
            <w:pPr>
              <w:rPr>
                <w:rFonts w:cs="Arial"/>
                <w:color w:val="000000"/>
              </w:rPr>
            </w:pPr>
            <w:r w:rsidRPr="001846F2">
              <w:rPr>
                <w:rFonts w:cs="Arial"/>
                <w:color w:val="000000"/>
              </w:rPr>
              <w:t>0x6</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49707067" w14:textId="77777777" w:rsidR="00E36F0E" w:rsidRPr="001846F2" w:rsidRDefault="00393DC0" w:rsidP="00E36F0E">
            <w:pPr>
              <w:rPr>
                <w:rFonts w:cs="Arial"/>
                <w:color w:val="000000"/>
              </w:rPr>
            </w:pPr>
            <w:r w:rsidRPr="001846F2">
              <w:rPr>
                <w:rFonts w:cs="Arial"/>
                <w:color w:val="000000"/>
              </w:rPr>
              <w:t>Authentication error</w:t>
            </w:r>
          </w:p>
        </w:tc>
      </w:tr>
      <w:tr w:rsidR="00E36F0E" w:rsidRPr="001846F2" w14:paraId="33AEAB31"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41F7FA7" w14:textId="77777777" w:rsidR="00E36F0E" w:rsidRPr="001846F2" w:rsidRDefault="00E36F0E" w:rsidP="00E36F0E">
            <w:pPr>
              <w:jc w:val="center"/>
              <w:rPr>
                <w:rFonts w:cs="Arial"/>
              </w:rPr>
            </w:pP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2771247A" w14:textId="77777777" w:rsidR="00E36F0E" w:rsidRPr="001846F2"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3A912AFF" w14:textId="77777777" w:rsidR="00E36F0E" w:rsidRPr="001846F2" w:rsidRDefault="00E36F0E" w:rsidP="00E36F0E">
            <w:pPr>
              <w:rPr>
                <w:rFonts w:cs="Arial"/>
              </w:rPr>
            </w:pP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6E2B47D5" w14:textId="77777777" w:rsidR="00E36F0E" w:rsidRPr="001846F2" w:rsidRDefault="00393DC0" w:rsidP="00E36F0E">
            <w:pPr>
              <w:rPr>
                <w:rFonts w:cs="Arial"/>
                <w:color w:val="000000"/>
              </w:rPr>
            </w:pPr>
            <w:r w:rsidRPr="001846F2">
              <w:rPr>
                <w:rFonts w:cs="Arial"/>
                <w:color w:val="000000"/>
              </w:rPr>
              <w:t>WLAN_STA_CON_STATE_NWNOTFOUND</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0D6FB65C" w14:textId="77777777" w:rsidR="00E36F0E" w:rsidRPr="001846F2" w:rsidRDefault="00393DC0" w:rsidP="00E36F0E">
            <w:pPr>
              <w:rPr>
                <w:rFonts w:cs="Arial"/>
                <w:color w:val="000000"/>
              </w:rPr>
            </w:pPr>
            <w:r w:rsidRPr="001846F2">
              <w:rPr>
                <w:rFonts w:cs="Arial"/>
                <w:color w:val="000000"/>
              </w:rPr>
              <w:t>0x7</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11B3A431" w14:textId="77777777" w:rsidR="00E36F0E" w:rsidRPr="001846F2" w:rsidRDefault="00393DC0" w:rsidP="00E36F0E">
            <w:pPr>
              <w:rPr>
                <w:rFonts w:cs="Arial"/>
                <w:color w:val="000000"/>
              </w:rPr>
            </w:pPr>
            <w:r w:rsidRPr="001846F2">
              <w:rPr>
                <w:rFonts w:cs="Arial"/>
                <w:color w:val="000000"/>
              </w:rPr>
              <w:t>Network not found</w:t>
            </w:r>
          </w:p>
        </w:tc>
      </w:tr>
      <w:tr w:rsidR="00E36F0E" w:rsidRPr="001846F2" w14:paraId="783361C8"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EEA43E7"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0C3BCB3D" w14:textId="77777777" w:rsidR="00E36F0E" w:rsidRPr="001846F2" w:rsidRDefault="00393DC0" w:rsidP="00E36F0E">
            <w:pPr>
              <w:rPr>
                <w:rFonts w:cs="Arial"/>
                <w:color w:val="000000"/>
              </w:rPr>
            </w:pPr>
            <w:r w:rsidRPr="001846F2">
              <w:rPr>
                <w:rFonts w:cs="Arial"/>
                <w:color w:val="000000"/>
              </w:rPr>
              <w:t>connSsid</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6CF0A039" w14:textId="77777777" w:rsidR="00E36F0E" w:rsidRPr="001846F2" w:rsidRDefault="00393DC0" w:rsidP="00E36F0E">
            <w:pPr>
              <w:rPr>
                <w:rFonts w:cs="Arial"/>
              </w:rPr>
            </w:pPr>
            <w:r w:rsidRPr="001846F2">
              <w:rPr>
                <w:rFonts w:cs="Arial"/>
              </w:rPr>
              <w:t>String</w:t>
            </w: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663FAC55" w14:textId="77777777" w:rsidR="00E36F0E" w:rsidRPr="001846F2" w:rsidRDefault="00393DC0" w:rsidP="00E36F0E">
            <w:pPr>
              <w:rPr>
                <w:rFonts w:cs="Arial"/>
                <w:color w:val="000000"/>
              </w:rPr>
            </w:pPr>
            <w:r w:rsidRPr="001846F2">
              <w:rPr>
                <w:rFonts w:cs="Arial"/>
                <w:color w:val="000000"/>
              </w:rPr>
              <w:t>-</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33C31C03" w14:textId="77777777" w:rsidR="00E36F0E" w:rsidRPr="001846F2" w:rsidRDefault="00393DC0" w:rsidP="00E36F0E">
            <w:pPr>
              <w:rPr>
                <w:rFonts w:cs="Arial"/>
              </w:rPr>
            </w:pPr>
            <w:r w:rsidRPr="001846F2">
              <w:rPr>
                <w:rFonts w:cs="Arial"/>
              </w:rPr>
              <w:t>Char Value:0-255</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5F165E7A" w14:textId="77777777" w:rsidR="00E36F0E" w:rsidRPr="001846F2" w:rsidRDefault="00393DC0" w:rsidP="00E36F0E">
            <w:pPr>
              <w:rPr>
                <w:rFonts w:cs="Arial"/>
                <w:color w:val="000000"/>
              </w:rPr>
            </w:pPr>
            <w:r w:rsidRPr="001846F2">
              <w:rPr>
                <w:rFonts w:cs="Arial"/>
                <w:color w:val="000000"/>
              </w:rPr>
              <w:t>Connected AP's SSID</w:t>
            </w:r>
          </w:p>
        </w:tc>
      </w:tr>
      <w:tr w:rsidR="00E36F0E" w:rsidRPr="001846F2" w14:paraId="75DAC38B"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63B3256"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0806F0AD" w14:textId="77777777" w:rsidR="00E36F0E" w:rsidRPr="001846F2" w:rsidRDefault="00393DC0" w:rsidP="00E36F0E">
            <w:pPr>
              <w:rPr>
                <w:rFonts w:cs="Arial"/>
                <w:color w:val="000000"/>
              </w:rPr>
            </w:pPr>
            <w:r w:rsidRPr="001846F2">
              <w:rPr>
                <w:rFonts w:cs="Arial"/>
                <w:color w:val="000000"/>
              </w:rPr>
              <w:t>connBssid</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0D4BD1C0" w14:textId="77777777" w:rsidR="00E36F0E" w:rsidRPr="001846F2" w:rsidRDefault="00393DC0" w:rsidP="00E36F0E">
            <w:pPr>
              <w:rPr>
                <w:rFonts w:cs="Arial"/>
              </w:rPr>
            </w:pPr>
            <w:r w:rsidRPr="001846F2">
              <w:rPr>
                <w:rFonts w:cs="Arial"/>
              </w:rPr>
              <w:t>String</w:t>
            </w: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30BA6F5E" w14:textId="77777777" w:rsidR="00E36F0E" w:rsidRPr="001846F2" w:rsidRDefault="00393DC0" w:rsidP="00E36F0E">
            <w:pPr>
              <w:rPr>
                <w:rFonts w:cs="Arial"/>
              </w:rPr>
            </w:pPr>
            <w:r w:rsidRPr="001846F2">
              <w:rPr>
                <w:rFonts w:cs="Arial"/>
                <w:color w:val="000000"/>
              </w:rPr>
              <w:t>-</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7B4F40F6" w14:textId="77777777" w:rsidR="00E36F0E" w:rsidRPr="001846F2" w:rsidRDefault="00393DC0" w:rsidP="00E36F0E">
            <w:pPr>
              <w:rPr>
                <w:rFonts w:cs="Arial"/>
              </w:rPr>
            </w:pPr>
            <w:r w:rsidRPr="001846F2">
              <w:rPr>
                <w:rFonts w:cs="Arial"/>
              </w:rPr>
              <w:t>No String length limit</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2A7C1913" w14:textId="77777777" w:rsidR="00E36F0E" w:rsidRPr="001846F2" w:rsidRDefault="00393DC0" w:rsidP="00E36F0E">
            <w:pPr>
              <w:rPr>
                <w:rFonts w:cs="Arial"/>
                <w:color w:val="000000"/>
              </w:rPr>
            </w:pPr>
            <w:r w:rsidRPr="001846F2">
              <w:rPr>
                <w:rFonts w:cs="Arial"/>
                <w:color w:val="000000"/>
              </w:rPr>
              <w:t>Connected AP's BSSID</w:t>
            </w:r>
          </w:p>
        </w:tc>
      </w:tr>
      <w:tr w:rsidR="00E36F0E" w:rsidRPr="001846F2" w14:paraId="62FD0D40"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48C9CF0"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016D7D55" w14:textId="77777777" w:rsidR="00E36F0E" w:rsidRPr="001846F2" w:rsidRDefault="00393DC0" w:rsidP="00E36F0E">
            <w:pPr>
              <w:rPr>
                <w:rFonts w:cs="Arial"/>
                <w:color w:val="000000"/>
              </w:rPr>
            </w:pPr>
            <w:r w:rsidRPr="001846F2">
              <w:rPr>
                <w:rFonts w:cs="Arial"/>
                <w:color w:val="000000"/>
              </w:rPr>
              <w:t>conn80211Tech</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606DC6B2" w14:textId="77777777" w:rsidR="00E36F0E" w:rsidRPr="001846F2" w:rsidRDefault="00393DC0" w:rsidP="00E36F0E">
            <w:pPr>
              <w:rPr>
                <w:rFonts w:cs="Arial"/>
              </w:rPr>
            </w:pPr>
            <w:r w:rsidRPr="001846F2">
              <w:rPr>
                <w:rFonts w:cs="Arial"/>
              </w:rPr>
              <w:t>String</w:t>
            </w: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6E6C89EE" w14:textId="77777777" w:rsidR="00E36F0E" w:rsidRPr="001846F2" w:rsidRDefault="00393DC0" w:rsidP="00E36F0E">
            <w:pPr>
              <w:rPr>
                <w:rFonts w:cs="Arial"/>
              </w:rPr>
            </w:pPr>
            <w:r w:rsidRPr="001846F2">
              <w:rPr>
                <w:rFonts w:cs="Arial"/>
                <w:color w:val="000000"/>
              </w:rPr>
              <w:t>-</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54F47103" w14:textId="77777777" w:rsidR="00E36F0E" w:rsidRPr="001846F2" w:rsidRDefault="00393DC0" w:rsidP="00E36F0E">
            <w:pPr>
              <w:rPr>
                <w:rFonts w:cs="Arial"/>
              </w:rPr>
            </w:pPr>
            <w:r w:rsidRPr="001846F2">
              <w:rPr>
                <w:rFonts w:cs="Arial"/>
              </w:rPr>
              <w:t>Char Value:0-255</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40A05C2D" w14:textId="77777777" w:rsidR="00E36F0E" w:rsidRPr="001846F2" w:rsidRDefault="00393DC0" w:rsidP="00E36F0E">
            <w:pPr>
              <w:rPr>
                <w:rFonts w:cs="Arial"/>
                <w:color w:val="000000"/>
              </w:rPr>
            </w:pPr>
            <w:r w:rsidRPr="001846F2">
              <w:rPr>
                <w:rFonts w:cs="Arial"/>
                <w:color w:val="000000"/>
              </w:rPr>
              <w:t>Connected AP's 802.11 technology, 802.11a, …</w:t>
            </w:r>
          </w:p>
        </w:tc>
      </w:tr>
      <w:tr w:rsidR="00E36F0E" w:rsidRPr="001846F2" w14:paraId="4F67F0E9"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0F24777"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09AC5356" w14:textId="77777777" w:rsidR="00E36F0E" w:rsidRPr="001846F2" w:rsidRDefault="00393DC0" w:rsidP="00E36F0E">
            <w:pPr>
              <w:rPr>
                <w:rFonts w:cs="Arial"/>
                <w:color w:val="000000"/>
              </w:rPr>
            </w:pPr>
            <w:r w:rsidRPr="001846F2">
              <w:rPr>
                <w:rFonts w:cs="Arial"/>
                <w:color w:val="000000"/>
              </w:rPr>
              <w:t>connChannel</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3305B913" w14:textId="77777777" w:rsidR="00E36F0E" w:rsidRPr="001846F2" w:rsidRDefault="00393DC0" w:rsidP="00E36F0E">
            <w:pPr>
              <w:rPr>
                <w:rFonts w:cs="Arial"/>
              </w:rPr>
            </w:pPr>
            <w:r w:rsidRPr="001846F2">
              <w:rPr>
                <w:rFonts w:cs="Arial"/>
              </w:rPr>
              <w:t>Int32</w:t>
            </w: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7D99D588" w14:textId="77777777" w:rsidR="00E36F0E" w:rsidRPr="001846F2" w:rsidRDefault="00393DC0">
            <w:pPr>
              <w:rPr>
                <w:rFonts w:cs="Arial"/>
              </w:rPr>
            </w:pPr>
            <w:r w:rsidRPr="001846F2">
              <w:rPr>
                <w:rFonts w:cs="Arial"/>
                <w:color w:val="000000"/>
              </w:rPr>
              <w:t>-</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11A1B520" w14:textId="77777777" w:rsidR="00E36F0E" w:rsidRPr="001846F2" w:rsidRDefault="00393DC0" w:rsidP="00E36F0E">
            <w:pPr>
              <w:rPr>
                <w:rFonts w:cs="Arial"/>
                <w:color w:val="000000"/>
              </w:rPr>
            </w:pPr>
            <w:r w:rsidRPr="001846F2">
              <w:rPr>
                <w:rFonts w:cs="Arial"/>
                <w:color w:val="000000"/>
              </w:rPr>
              <w:t>0-4294967295</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03AE43B4" w14:textId="77777777" w:rsidR="00E36F0E" w:rsidRPr="001846F2" w:rsidRDefault="00393DC0" w:rsidP="00E36F0E">
            <w:pPr>
              <w:rPr>
                <w:rFonts w:cs="Arial"/>
                <w:color w:val="000000"/>
              </w:rPr>
            </w:pPr>
            <w:r w:rsidRPr="001846F2">
              <w:rPr>
                <w:rFonts w:cs="Arial"/>
                <w:color w:val="000000"/>
              </w:rPr>
              <w:t>Connected AP's channel</w:t>
            </w:r>
          </w:p>
        </w:tc>
      </w:tr>
      <w:tr w:rsidR="00E36F0E" w:rsidRPr="001846F2" w14:paraId="21BBCEBA"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191EE0A"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3665D5D7" w14:textId="77777777" w:rsidR="00E36F0E" w:rsidRPr="001846F2" w:rsidRDefault="00393DC0" w:rsidP="00E36F0E">
            <w:pPr>
              <w:rPr>
                <w:rFonts w:cs="Arial"/>
                <w:color w:val="000000"/>
              </w:rPr>
            </w:pPr>
            <w:r w:rsidRPr="001846F2">
              <w:rPr>
                <w:rFonts w:cs="Arial"/>
                <w:color w:val="000000"/>
              </w:rPr>
              <w:t>bandwidth</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BC97BA2" w14:textId="77777777" w:rsidR="00E36F0E" w:rsidRPr="001846F2" w:rsidRDefault="00393DC0" w:rsidP="00E36F0E">
            <w:pPr>
              <w:rPr>
                <w:rFonts w:cs="Arial"/>
              </w:rPr>
            </w:pPr>
            <w:r w:rsidRPr="001846F2">
              <w:rPr>
                <w:rFonts w:cs="Arial"/>
              </w:rPr>
              <w:t>Int32</w:t>
            </w: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7B98F095" w14:textId="77777777" w:rsidR="00E36F0E" w:rsidRPr="001846F2" w:rsidRDefault="00393DC0">
            <w:pPr>
              <w:rPr>
                <w:rFonts w:cs="Arial"/>
              </w:rPr>
            </w:pPr>
            <w:r w:rsidRPr="001846F2">
              <w:rPr>
                <w:rFonts w:cs="Arial"/>
                <w:color w:val="000000"/>
              </w:rPr>
              <w:t>-</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35527259" w14:textId="77777777" w:rsidR="00E36F0E" w:rsidRPr="001846F2" w:rsidRDefault="00393DC0" w:rsidP="00E36F0E">
            <w:pPr>
              <w:rPr>
                <w:rFonts w:cs="Arial"/>
                <w:color w:val="000000"/>
              </w:rPr>
            </w:pPr>
            <w:r w:rsidRPr="001846F2">
              <w:rPr>
                <w:rFonts w:cs="Arial"/>
                <w:color w:val="000000"/>
              </w:rPr>
              <w:t>0-4294967295</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36F9A1AA" w14:textId="77777777" w:rsidR="00E36F0E" w:rsidRPr="001846F2" w:rsidRDefault="00393DC0" w:rsidP="00E36F0E">
            <w:pPr>
              <w:rPr>
                <w:rFonts w:cs="Arial"/>
                <w:color w:val="000000"/>
              </w:rPr>
            </w:pPr>
            <w:r w:rsidRPr="001846F2">
              <w:rPr>
                <w:rFonts w:cs="Arial"/>
                <w:color w:val="000000"/>
              </w:rPr>
              <w:t>Connected AP's bandwidth</w:t>
            </w:r>
          </w:p>
        </w:tc>
      </w:tr>
      <w:tr w:rsidR="00E36F0E" w:rsidRPr="001846F2" w14:paraId="0E676A18"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CF6727D"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5592F2BC" w14:textId="77777777" w:rsidR="00E36F0E" w:rsidRPr="001846F2" w:rsidRDefault="00393DC0" w:rsidP="00E36F0E">
            <w:pPr>
              <w:rPr>
                <w:rFonts w:cs="Arial"/>
                <w:color w:val="000000"/>
              </w:rPr>
            </w:pPr>
            <w:r w:rsidRPr="001846F2">
              <w:rPr>
                <w:rFonts w:cs="Arial"/>
                <w:color w:val="000000"/>
              </w:rPr>
              <w:t>dataRate</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01770186" w14:textId="77777777" w:rsidR="00E36F0E" w:rsidRPr="001846F2" w:rsidRDefault="00393DC0" w:rsidP="00E36F0E">
            <w:pPr>
              <w:rPr>
                <w:rFonts w:cs="Arial"/>
              </w:rPr>
            </w:pPr>
            <w:r w:rsidRPr="001846F2">
              <w:rPr>
                <w:rFonts w:cs="Arial"/>
              </w:rPr>
              <w:t>Int32</w:t>
            </w: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4D822262" w14:textId="77777777" w:rsidR="00E36F0E" w:rsidRPr="001846F2" w:rsidRDefault="00393DC0">
            <w:pPr>
              <w:rPr>
                <w:rFonts w:cs="Arial"/>
              </w:rPr>
            </w:pPr>
            <w:r w:rsidRPr="001846F2">
              <w:rPr>
                <w:rFonts w:cs="Arial"/>
                <w:color w:val="000000"/>
              </w:rPr>
              <w:t>-</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146DE5FE" w14:textId="77777777" w:rsidR="00E36F0E" w:rsidRPr="001846F2" w:rsidRDefault="00393DC0" w:rsidP="00E36F0E">
            <w:pPr>
              <w:rPr>
                <w:rFonts w:cs="Arial"/>
                <w:color w:val="000000"/>
              </w:rPr>
            </w:pPr>
            <w:r w:rsidRPr="001846F2">
              <w:rPr>
                <w:rFonts w:cs="Arial"/>
                <w:color w:val="000000"/>
              </w:rPr>
              <w:t>0-4294967295</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571CFECA" w14:textId="77777777" w:rsidR="00E36F0E" w:rsidRPr="001846F2" w:rsidRDefault="00393DC0" w:rsidP="00E36F0E">
            <w:pPr>
              <w:rPr>
                <w:rFonts w:cs="Arial"/>
                <w:color w:val="000000"/>
              </w:rPr>
            </w:pPr>
            <w:r w:rsidRPr="001846F2">
              <w:rPr>
                <w:rFonts w:cs="Arial"/>
                <w:color w:val="000000"/>
              </w:rPr>
              <w:t>Connected AP's data rate (bps)</w:t>
            </w:r>
          </w:p>
        </w:tc>
      </w:tr>
      <w:tr w:rsidR="00E36F0E" w:rsidRPr="001846F2" w14:paraId="3D22FA15"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05DE4F9"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1D25FE86" w14:textId="77777777" w:rsidR="00E36F0E" w:rsidRPr="001846F2" w:rsidRDefault="00393DC0" w:rsidP="00E36F0E">
            <w:pPr>
              <w:rPr>
                <w:rFonts w:cs="Arial"/>
                <w:color w:val="000000"/>
              </w:rPr>
            </w:pPr>
            <w:r w:rsidRPr="001846F2">
              <w:rPr>
                <w:rFonts w:cs="Arial"/>
                <w:color w:val="000000"/>
              </w:rPr>
              <w:t>signalStrength</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55A21AE4" w14:textId="77777777" w:rsidR="00E36F0E" w:rsidRPr="001846F2" w:rsidRDefault="00393DC0" w:rsidP="00E36F0E">
            <w:pPr>
              <w:rPr>
                <w:rFonts w:cs="Arial"/>
              </w:rPr>
            </w:pPr>
            <w:r w:rsidRPr="001846F2">
              <w:rPr>
                <w:rFonts w:cs="Arial"/>
              </w:rPr>
              <w:t>Int32</w:t>
            </w: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46EE9038" w14:textId="77777777" w:rsidR="00E36F0E" w:rsidRPr="001846F2" w:rsidRDefault="00393DC0">
            <w:pPr>
              <w:rPr>
                <w:rFonts w:cs="Arial"/>
              </w:rPr>
            </w:pPr>
            <w:r w:rsidRPr="001846F2">
              <w:rPr>
                <w:rFonts w:cs="Arial"/>
                <w:color w:val="000000"/>
              </w:rPr>
              <w:t>-</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491F83B1" w14:textId="77777777" w:rsidR="00E36F0E" w:rsidRPr="001846F2" w:rsidRDefault="00393DC0" w:rsidP="00E36F0E">
            <w:pPr>
              <w:rPr>
                <w:rFonts w:cs="Arial"/>
                <w:color w:val="000000"/>
              </w:rPr>
            </w:pPr>
            <w:r w:rsidRPr="001846F2">
              <w:rPr>
                <w:rFonts w:cs="Arial"/>
                <w:color w:val="000000"/>
              </w:rPr>
              <w:t>0-4294967295</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590C04DA" w14:textId="77777777" w:rsidR="00E36F0E" w:rsidRPr="001846F2" w:rsidRDefault="00393DC0" w:rsidP="00E36F0E">
            <w:pPr>
              <w:rPr>
                <w:rFonts w:cs="Arial"/>
                <w:color w:val="000000"/>
              </w:rPr>
            </w:pPr>
            <w:r w:rsidRPr="001846F2">
              <w:rPr>
                <w:rFonts w:cs="Arial"/>
                <w:color w:val="000000"/>
              </w:rPr>
              <w:t>RSSI (dBm)</w:t>
            </w:r>
          </w:p>
        </w:tc>
      </w:tr>
      <w:tr w:rsidR="00E36F0E" w:rsidRPr="001846F2" w14:paraId="2D8AE530"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1E0DE23"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2AB68469" w14:textId="77777777" w:rsidR="00E36F0E" w:rsidRPr="001846F2" w:rsidRDefault="00393DC0" w:rsidP="00E36F0E">
            <w:pPr>
              <w:rPr>
                <w:rFonts w:cs="Arial"/>
                <w:color w:val="000000"/>
              </w:rPr>
            </w:pPr>
            <w:r w:rsidRPr="001846F2">
              <w:rPr>
                <w:rFonts w:cs="Arial"/>
                <w:color w:val="000000"/>
              </w:rPr>
              <w:t>signalNoise</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3702839E" w14:textId="77777777" w:rsidR="00E36F0E" w:rsidRPr="001846F2" w:rsidRDefault="00393DC0" w:rsidP="00E36F0E">
            <w:pPr>
              <w:rPr>
                <w:rFonts w:cs="Arial"/>
              </w:rPr>
            </w:pPr>
            <w:r w:rsidRPr="001846F2">
              <w:rPr>
                <w:rFonts w:cs="Arial"/>
              </w:rPr>
              <w:t>Int32</w:t>
            </w: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76801C36" w14:textId="77777777" w:rsidR="00E36F0E" w:rsidRPr="001846F2" w:rsidRDefault="00393DC0">
            <w:pPr>
              <w:rPr>
                <w:rFonts w:cs="Arial"/>
              </w:rPr>
            </w:pPr>
            <w:r w:rsidRPr="001846F2">
              <w:rPr>
                <w:rFonts w:cs="Arial"/>
                <w:color w:val="000000"/>
              </w:rPr>
              <w:t>-</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2BC73F53" w14:textId="77777777" w:rsidR="00E36F0E" w:rsidRPr="001846F2" w:rsidRDefault="00393DC0" w:rsidP="00E36F0E">
            <w:pPr>
              <w:rPr>
                <w:rFonts w:cs="Arial"/>
                <w:color w:val="000000"/>
              </w:rPr>
            </w:pPr>
            <w:r w:rsidRPr="001846F2">
              <w:rPr>
                <w:rFonts w:cs="Arial"/>
                <w:color w:val="000000"/>
              </w:rPr>
              <w:t>0-4294967295</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15D528CC" w14:textId="77777777" w:rsidR="00E36F0E" w:rsidRPr="001846F2" w:rsidRDefault="00393DC0" w:rsidP="00E36F0E">
            <w:pPr>
              <w:rPr>
                <w:rFonts w:cs="Arial"/>
                <w:color w:val="000000"/>
              </w:rPr>
            </w:pPr>
            <w:r w:rsidRPr="001846F2">
              <w:rPr>
                <w:rFonts w:cs="Arial"/>
                <w:color w:val="000000"/>
              </w:rPr>
              <w:t>Noise level (dBm)</w:t>
            </w:r>
          </w:p>
        </w:tc>
      </w:tr>
      <w:tr w:rsidR="00E36F0E" w:rsidRPr="001846F2" w14:paraId="190E1B7E"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4873C6D"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13260136" w14:textId="77777777" w:rsidR="00E36F0E" w:rsidRPr="001846F2" w:rsidRDefault="00393DC0" w:rsidP="00E36F0E">
            <w:pPr>
              <w:rPr>
                <w:rFonts w:cs="Arial"/>
                <w:color w:val="000000"/>
              </w:rPr>
            </w:pPr>
            <w:r w:rsidRPr="001846F2">
              <w:rPr>
                <w:rFonts w:cs="Arial"/>
                <w:color w:val="000000"/>
              </w:rPr>
              <w:t>signalSNR</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34091F67" w14:textId="77777777" w:rsidR="00E36F0E" w:rsidRPr="001846F2" w:rsidRDefault="00393DC0" w:rsidP="00E36F0E">
            <w:pPr>
              <w:rPr>
                <w:rFonts w:cs="Arial"/>
              </w:rPr>
            </w:pPr>
            <w:r w:rsidRPr="001846F2">
              <w:rPr>
                <w:rFonts w:cs="Arial"/>
              </w:rPr>
              <w:t>Int32</w:t>
            </w: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5D068164" w14:textId="77777777" w:rsidR="00E36F0E" w:rsidRPr="001846F2" w:rsidRDefault="00393DC0">
            <w:pPr>
              <w:rPr>
                <w:rFonts w:cs="Arial"/>
              </w:rPr>
            </w:pPr>
            <w:r w:rsidRPr="001846F2">
              <w:rPr>
                <w:rFonts w:cs="Arial"/>
                <w:color w:val="000000"/>
              </w:rPr>
              <w:t>-</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5D9EC466" w14:textId="77777777" w:rsidR="00E36F0E" w:rsidRPr="001846F2" w:rsidRDefault="00393DC0" w:rsidP="00E36F0E">
            <w:pPr>
              <w:rPr>
                <w:rFonts w:cs="Arial"/>
                <w:color w:val="000000"/>
              </w:rPr>
            </w:pPr>
            <w:r w:rsidRPr="001846F2">
              <w:rPr>
                <w:rFonts w:cs="Arial"/>
                <w:color w:val="000000"/>
              </w:rPr>
              <w:t>0-4294967295</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2EE16C8D" w14:textId="77777777" w:rsidR="00E36F0E" w:rsidRPr="001846F2" w:rsidRDefault="00393DC0" w:rsidP="00E36F0E">
            <w:pPr>
              <w:rPr>
                <w:rFonts w:cs="Arial"/>
                <w:color w:val="000000"/>
              </w:rPr>
            </w:pPr>
            <w:r w:rsidRPr="001846F2">
              <w:rPr>
                <w:rFonts w:cs="Arial"/>
                <w:color w:val="000000"/>
              </w:rPr>
              <w:t>SNR (dB)</w:t>
            </w:r>
          </w:p>
        </w:tc>
      </w:tr>
      <w:tr w:rsidR="00E36F0E" w:rsidRPr="001846F2" w14:paraId="3D768FE3"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D416213"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605C60AC" w14:textId="77777777" w:rsidR="00E36F0E" w:rsidRPr="001846F2" w:rsidRDefault="00393DC0" w:rsidP="00E36F0E">
            <w:pPr>
              <w:rPr>
                <w:rFonts w:cs="Arial"/>
                <w:color w:val="000000"/>
              </w:rPr>
            </w:pPr>
            <w:r w:rsidRPr="001846F2">
              <w:rPr>
                <w:rFonts w:cs="Arial"/>
                <w:color w:val="000000"/>
              </w:rPr>
              <w:t>ipAddr</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52F5844B" w14:textId="77777777" w:rsidR="00E36F0E" w:rsidRPr="001846F2" w:rsidRDefault="00393DC0" w:rsidP="00E36F0E">
            <w:pPr>
              <w:rPr>
                <w:rFonts w:cs="Arial"/>
              </w:rPr>
            </w:pPr>
            <w:r w:rsidRPr="001846F2">
              <w:rPr>
                <w:rFonts w:cs="Arial"/>
              </w:rPr>
              <w:t>String</w:t>
            </w: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2FE11AF9" w14:textId="77777777" w:rsidR="00E36F0E" w:rsidRPr="001846F2" w:rsidRDefault="00393DC0">
            <w:pPr>
              <w:rPr>
                <w:rFonts w:cs="Arial"/>
              </w:rPr>
            </w:pPr>
            <w:r w:rsidRPr="001846F2">
              <w:rPr>
                <w:rFonts w:cs="Arial"/>
                <w:color w:val="000000"/>
              </w:rPr>
              <w:t>-</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69D4813F" w14:textId="77777777" w:rsidR="00E36F0E" w:rsidRPr="001846F2" w:rsidRDefault="00393DC0" w:rsidP="00E36F0E">
            <w:pPr>
              <w:rPr>
                <w:rFonts w:cs="Arial"/>
              </w:rPr>
            </w:pPr>
            <w:r w:rsidRPr="001846F2">
              <w:rPr>
                <w:rFonts w:cs="Arial"/>
              </w:rPr>
              <w:t>Char Value:0-255</w:t>
            </w:r>
          </w:p>
          <w:p w14:paraId="186F2FF8" w14:textId="77777777" w:rsidR="00E36F0E" w:rsidRPr="001846F2" w:rsidRDefault="00393DC0" w:rsidP="00E36F0E">
            <w:pPr>
              <w:rPr>
                <w:rFonts w:cs="Arial"/>
                <w:color w:val="000000"/>
              </w:rPr>
            </w:pPr>
            <w:r w:rsidRPr="001846F2">
              <w:rPr>
                <w:rFonts w:cs="Arial"/>
              </w:rPr>
              <w:t>No String length limit</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7C900E03" w14:textId="77777777" w:rsidR="00E36F0E" w:rsidRPr="001846F2" w:rsidRDefault="00393DC0" w:rsidP="00E36F0E">
            <w:pPr>
              <w:rPr>
                <w:rFonts w:cs="Arial"/>
                <w:color w:val="000000"/>
              </w:rPr>
            </w:pPr>
            <w:r w:rsidRPr="001846F2">
              <w:rPr>
                <w:rFonts w:cs="Arial"/>
                <w:color w:val="000000"/>
              </w:rPr>
              <w:t>IP address</w:t>
            </w:r>
          </w:p>
        </w:tc>
      </w:tr>
      <w:tr w:rsidR="00E36F0E" w:rsidRPr="001846F2" w14:paraId="14800FBA"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87AC89E"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696EFE02" w14:textId="77777777" w:rsidR="00E36F0E" w:rsidRPr="001846F2" w:rsidRDefault="00393DC0" w:rsidP="00E36F0E">
            <w:pPr>
              <w:rPr>
                <w:rFonts w:cs="Arial"/>
                <w:color w:val="000000"/>
              </w:rPr>
            </w:pPr>
            <w:r w:rsidRPr="001846F2">
              <w:rPr>
                <w:rFonts w:cs="Arial"/>
                <w:color w:val="000000"/>
              </w:rPr>
              <w:t>ipSubnet</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62137DCC" w14:textId="77777777" w:rsidR="00E36F0E" w:rsidRPr="001846F2" w:rsidRDefault="00393DC0" w:rsidP="00E36F0E">
            <w:pPr>
              <w:rPr>
                <w:rFonts w:cs="Arial"/>
              </w:rPr>
            </w:pPr>
            <w:r w:rsidRPr="001846F2">
              <w:rPr>
                <w:rFonts w:cs="Arial"/>
              </w:rPr>
              <w:t>String</w:t>
            </w: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20CDEA9B" w14:textId="77777777" w:rsidR="00E36F0E" w:rsidRPr="001846F2" w:rsidRDefault="00393DC0">
            <w:pPr>
              <w:rPr>
                <w:rFonts w:cs="Arial"/>
              </w:rPr>
            </w:pPr>
            <w:r w:rsidRPr="001846F2">
              <w:rPr>
                <w:rFonts w:cs="Arial"/>
                <w:color w:val="000000"/>
              </w:rPr>
              <w:t>-</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16ADFA94" w14:textId="77777777" w:rsidR="00E36F0E" w:rsidRPr="001846F2" w:rsidRDefault="00393DC0" w:rsidP="00E36F0E">
            <w:pPr>
              <w:rPr>
                <w:rFonts w:cs="Arial"/>
              </w:rPr>
            </w:pPr>
            <w:r w:rsidRPr="001846F2">
              <w:rPr>
                <w:rFonts w:cs="Arial"/>
              </w:rPr>
              <w:t>Char Value:0-255</w:t>
            </w:r>
          </w:p>
          <w:p w14:paraId="2B72B112" w14:textId="77777777" w:rsidR="00E36F0E" w:rsidRPr="001846F2" w:rsidRDefault="00393DC0" w:rsidP="00E36F0E">
            <w:pPr>
              <w:rPr>
                <w:rFonts w:cs="Arial"/>
                <w:color w:val="000000"/>
              </w:rPr>
            </w:pPr>
            <w:r w:rsidRPr="001846F2">
              <w:rPr>
                <w:rFonts w:cs="Arial"/>
              </w:rPr>
              <w:t>No String length limit</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69FFC6F2" w14:textId="77777777" w:rsidR="00E36F0E" w:rsidRPr="001846F2" w:rsidRDefault="00393DC0" w:rsidP="00E36F0E">
            <w:pPr>
              <w:rPr>
                <w:rFonts w:cs="Arial"/>
                <w:color w:val="000000"/>
              </w:rPr>
            </w:pPr>
            <w:r w:rsidRPr="001846F2">
              <w:rPr>
                <w:rFonts w:cs="Arial"/>
                <w:color w:val="000000"/>
              </w:rPr>
              <w:t>Subnet mask</w:t>
            </w:r>
          </w:p>
        </w:tc>
      </w:tr>
      <w:tr w:rsidR="00E36F0E" w:rsidRPr="001846F2" w14:paraId="5CD19416"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FE815EF"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559E309D" w14:textId="77777777" w:rsidR="00E36F0E" w:rsidRPr="001846F2" w:rsidRDefault="00393DC0" w:rsidP="00E36F0E">
            <w:pPr>
              <w:rPr>
                <w:rFonts w:cs="Arial"/>
                <w:color w:val="000000"/>
              </w:rPr>
            </w:pPr>
            <w:r w:rsidRPr="001846F2">
              <w:rPr>
                <w:rFonts w:cs="Arial"/>
                <w:color w:val="000000"/>
              </w:rPr>
              <w:t>ipGateway</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30BBD91E" w14:textId="77777777" w:rsidR="00E36F0E" w:rsidRPr="001846F2" w:rsidRDefault="00393DC0" w:rsidP="00E36F0E">
            <w:pPr>
              <w:rPr>
                <w:rFonts w:cs="Arial"/>
              </w:rPr>
            </w:pPr>
            <w:r w:rsidRPr="001846F2">
              <w:rPr>
                <w:rFonts w:cs="Arial"/>
              </w:rPr>
              <w:t>String</w:t>
            </w: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318524D2" w14:textId="77777777" w:rsidR="00E36F0E" w:rsidRPr="001846F2" w:rsidRDefault="00393DC0">
            <w:pPr>
              <w:rPr>
                <w:rFonts w:cs="Arial"/>
              </w:rPr>
            </w:pPr>
            <w:r w:rsidRPr="001846F2">
              <w:rPr>
                <w:rFonts w:cs="Arial"/>
                <w:color w:val="000000"/>
              </w:rPr>
              <w:t>-</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5BE26CB8" w14:textId="77777777" w:rsidR="00E36F0E" w:rsidRPr="001846F2" w:rsidRDefault="00393DC0" w:rsidP="00E36F0E">
            <w:pPr>
              <w:rPr>
                <w:rFonts w:cs="Arial"/>
              </w:rPr>
            </w:pPr>
            <w:r w:rsidRPr="001846F2">
              <w:rPr>
                <w:rFonts w:cs="Arial"/>
              </w:rPr>
              <w:t>Char Value:0-255</w:t>
            </w:r>
          </w:p>
          <w:p w14:paraId="1871C648" w14:textId="77777777" w:rsidR="00E36F0E" w:rsidRPr="001846F2" w:rsidRDefault="00393DC0" w:rsidP="00E36F0E">
            <w:pPr>
              <w:rPr>
                <w:rFonts w:cs="Arial"/>
                <w:color w:val="000000"/>
              </w:rPr>
            </w:pPr>
            <w:r w:rsidRPr="001846F2">
              <w:rPr>
                <w:rFonts w:cs="Arial"/>
              </w:rPr>
              <w:t>No String length limit</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5FD08029" w14:textId="77777777" w:rsidR="00E36F0E" w:rsidRPr="001846F2" w:rsidRDefault="00393DC0" w:rsidP="00E36F0E">
            <w:pPr>
              <w:rPr>
                <w:rFonts w:cs="Arial"/>
                <w:color w:val="000000"/>
              </w:rPr>
            </w:pPr>
            <w:r w:rsidRPr="001846F2">
              <w:rPr>
                <w:rFonts w:cs="Arial"/>
                <w:color w:val="000000"/>
              </w:rPr>
              <w:t>GW IP address</w:t>
            </w:r>
          </w:p>
        </w:tc>
      </w:tr>
      <w:tr w:rsidR="00E36F0E" w:rsidRPr="001846F2" w14:paraId="144E72DB"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F2AFF1C"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5F89BD52" w14:textId="77777777" w:rsidR="00E36F0E" w:rsidRPr="001846F2" w:rsidRDefault="00393DC0" w:rsidP="00E36F0E">
            <w:pPr>
              <w:rPr>
                <w:rFonts w:cs="Arial"/>
                <w:color w:val="000000"/>
              </w:rPr>
            </w:pPr>
            <w:r w:rsidRPr="001846F2">
              <w:rPr>
                <w:rFonts w:cs="Arial"/>
                <w:color w:val="000000"/>
              </w:rPr>
              <w:t>ipDnsPref</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4230DF36" w14:textId="77777777" w:rsidR="00E36F0E" w:rsidRPr="001846F2" w:rsidRDefault="00393DC0" w:rsidP="00E36F0E">
            <w:pPr>
              <w:rPr>
                <w:rFonts w:cs="Arial"/>
              </w:rPr>
            </w:pPr>
            <w:r w:rsidRPr="001846F2">
              <w:rPr>
                <w:rFonts w:cs="Arial"/>
              </w:rPr>
              <w:t>String</w:t>
            </w: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67EFEE16" w14:textId="77777777" w:rsidR="00E36F0E" w:rsidRPr="001846F2" w:rsidRDefault="00393DC0">
            <w:pPr>
              <w:rPr>
                <w:rFonts w:cs="Arial"/>
              </w:rPr>
            </w:pPr>
            <w:r w:rsidRPr="001846F2">
              <w:rPr>
                <w:rFonts w:cs="Arial"/>
                <w:color w:val="000000"/>
              </w:rPr>
              <w:t>-</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7A8DA92A" w14:textId="77777777" w:rsidR="00E36F0E" w:rsidRPr="001846F2" w:rsidRDefault="00393DC0" w:rsidP="00E36F0E">
            <w:pPr>
              <w:rPr>
                <w:rFonts w:cs="Arial"/>
              </w:rPr>
            </w:pPr>
            <w:r w:rsidRPr="001846F2">
              <w:rPr>
                <w:rFonts w:cs="Arial"/>
              </w:rPr>
              <w:t>Char Value:0-255</w:t>
            </w:r>
          </w:p>
          <w:p w14:paraId="279FB508" w14:textId="77777777" w:rsidR="00E36F0E" w:rsidRPr="001846F2" w:rsidRDefault="00393DC0" w:rsidP="00E36F0E">
            <w:pPr>
              <w:rPr>
                <w:rFonts w:cs="Arial"/>
                <w:color w:val="000000"/>
              </w:rPr>
            </w:pPr>
            <w:r w:rsidRPr="001846F2">
              <w:rPr>
                <w:rFonts w:cs="Arial"/>
              </w:rPr>
              <w:t>No String length limit</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34F0C8A7" w14:textId="77777777" w:rsidR="00E36F0E" w:rsidRPr="001846F2" w:rsidRDefault="00393DC0" w:rsidP="00E36F0E">
            <w:pPr>
              <w:rPr>
                <w:rFonts w:cs="Arial"/>
                <w:color w:val="000000"/>
              </w:rPr>
            </w:pPr>
            <w:r w:rsidRPr="001846F2">
              <w:rPr>
                <w:rFonts w:cs="Arial"/>
                <w:color w:val="000000"/>
              </w:rPr>
              <w:t>IP address of primary DNS</w:t>
            </w:r>
          </w:p>
        </w:tc>
      </w:tr>
      <w:tr w:rsidR="00E36F0E" w:rsidRPr="001846F2" w14:paraId="2F878304" w14:textId="77777777" w:rsidTr="00E36F0E">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098FA47" w14:textId="77777777" w:rsidR="00E36F0E" w:rsidRPr="001846F2" w:rsidRDefault="00393DC0" w:rsidP="00E36F0E">
            <w:pPr>
              <w:jc w:val="center"/>
              <w:rPr>
                <w:rFonts w:cs="Arial"/>
              </w:rPr>
            </w:pPr>
            <w:r w:rsidRPr="001846F2">
              <w:rPr>
                <w:rFonts w:cs="Arial"/>
              </w:rPr>
              <w:t>R</w:t>
            </w:r>
          </w:p>
        </w:tc>
        <w:tc>
          <w:tcPr>
            <w:tcW w:w="2181" w:type="dxa"/>
            <w:gridSpan w:val="2"/>
            <w:tcBorders>
              <w:top w:val="single" w:sz="4" w:space="0" w:color="auto"/>
              <w:left w:val="single" w:sz="4" w:space="0" w:color="auto"/>
              <w:bottom w:val="single" w:sz="4" w:space="0" w:color="auto"/>
              <w:right w:val="single" w:sz="4" w:space="0" w:color="auto"/>
            </w:tcBorders>
            <w:shd w:val="clear" w:color="auto" w:fill="FFFFFF"/>
          </w:tcPr>
          <w:p w14:paraId="27C62A8B" w14:textId="77777777" w:rsidR="00E36F0E" w:rsidRPr="001846F2" w:rsidRDefault="00393DC0" w:rsidP="00E36F0E">
            <w:pPr>
              <w:rPr>
                <w:rFonts w:cs="Arial"/>
                <w:color w:val="000000"/>
              </w:rPr>
            </w:pPr>
            <w:r w:rsidRPr="001846F2">
              <w:rPr>
                <w:rFonts w:cs="Arial"/>
                <w:color w:val="000000"/>
              </w:rPr>
              <w:t>ipDnsAlt</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85AEB89" w14:textId="77777777" w:rsidR="00E36F0E" w:rsidRPr="001846F2" w:rsidRDefault="00393DC0" w:rsidP="00E36F0E">
            <w:pPr>
              <w:rPr>
                <w:rFonts w:cs="Arial"/>
              </w:rPr>
            </w:pPr>
            <w:r w:rsidRPr="001846F2">
              <w:rPr>
                <w:rFonts w:cs="Arial"/>
              </w:rPr>
              <w:t>String</w:t>
            </w:r>
          </w:p>
        </w:tc>
        <w:tc>
          <w:tcPr>
            <w:tcW w:w="2278" w:type="dxa"/>
            <w:tcBorders>
              <w:top w:val="single" w:sz="4" w:space="0" w:color="auto"/>
              <w:left w:val="single" w:sz="4" w:space="0" w:color="auto"/>
              <w:bottom w:val="single" w:sz="4" w:space="0" w:color="auto"/>
              <w:right w:val="single" w:sz="4" w:space="0" w:color="auto"/>
            </w:tcBorders>
            <w:shd w:val="clear" w:color="auto" w:fill="FFFFFF"/>
          </w:tcPr>
          <w:p w14:paraId="530AED31" w14:textId="77777777" w:rsidR="00E36F0E" w:rsidRPr="001846F2" w:rsidRDefault="00393DC0">
            <w:pPr>
              <w:rPr>
                <w:rFonts w:cs="Arial"/>
              </w:rPr>
            </w:pPr>
            <w:r w:rsidRPr="001846F2">
              <w:rPr>
                <w:rFonts w:cs="Arial"/>
                <w:color w:val="000000"/>
              </w:rPr>
              <w:t>-</w:t>
            </w:r>
          </w:p>
        </w:tc>
        <w:tc>
          <w:tcPr>
            <w:tcW w:w="1530" w:type="dxa"/>
            <w:tcBorders>
              <w:top w:val="single" w:sz="4" w:space="0" w:color="auto"/>
              <w:left w:val="single" w:sz="4" w:space="0" w:color="auto"/>
              <w:bottom w:val="single" w:sz="4" w:space="0" w:color="auto"/>
              <w:right w:val="single" w:sz="4" w:space="0" w:color="auto"/>
            </w:tcBorders>
            <w:shd w:val="clear" w:color="auto" w:fill="FFFFFF"/>
          </w:tcPr>
          <w:p w14:paraId="653A458B" w14:textId="77777777" w:rsidR="00E36F0E" w:rsidRPr="001846F2" w:rsidRDefault="00393DC0" w:rsidP="00E36F0E">
            <w:pPr>
              <w:rPr>
                <w:rFonts w:cs="Arial"/>
              </w:rPr>
            </w:pPr>
            <w:r w:rsidRPr="001846F2">
              <w:rPr>
                <w:rFonts w:cs="Arial"/>
              </w:rPr>
              <w:t>Char Value:0-255</w:t>
            </w:r>
          </w:p>
          <w:p w14:paraId="078AD00C" w14:textId="77777777" w:rsidR="00E36F0E" w:rsidRPr="001846F2" w:rsidRDefault="00393DC0" w:rsidP="00E36F0E">
            <w:pPr>
              <w:rPr>
                <w:rFonts w:cs="Arial"/>
                <w:color w:val="000000"/>
              </w:rPr>
            </w:pPr>
            <w:r w:rsidRPr="001846F2">
              <w:rPr>
                <w:rFonts w:cs="Arial"/>
              </w:rPr>
              <w:t>No String length limit</w:t>
            </w:r>
          </w:p>
        </w:tc>
        <w:tc>
          <w:tcPr>
            <w:tcW w:w="2068" w:type="dxa"/>
            <w:tcBorders>
              <w:top w:val="single" w:sz="4" w:space="0" w:color="auto"/>
              <w:left w:val="single" w:sz="4" w:space="0" w:color="auto"/>
              <w:bottom w:val="single" w:sz="4" w:space="0" w:color="auto"/>
              <w:right w:val="single" w:sz="4" w:space="0" w:color="auto"/>
            </w:tcBorders>
            <w:shd w:val="clear" w:color="auto" w:fill="FFFFFF"/>
          </w:tcPr>
          <w:p w14:paraId="735C1B12" w14:textId="77777777" w:rsidR="00E36F0E" w:rsidRPr="001846F2" w:rsidRDefault="00393DC0" w:rsidP="00E36F0E">
            <w:pPr>
              <w:rPr>
                <w:rFonts w:cs="Arial"/>
                <w:color w:val="000000"/>
              </w:rPr>
            </w:pPr>
            <w:r w:rsidRPr="001846F2">
              <w:rPr>
                <w:rFonts w:cs="Arial"/>
                <w:color w:val="000000"/>
              </w:rPr>
              <w:t>IP address of secondary DNS</w:t>
            </w:r>
          </w:p>
        </w:tc>
      </w:tr>
    </w:tbl>
    <w:p w14:paraId="7CBA057E" w14:textId="77777777" w:rsidR="00E36F0E" w:rsidRPr="001846F2" w:rsidRDefault="00E36F0E">
      <w:pPr>
        <w:rPr>
          <w:rFonts w:cs="Arial"/>
        </w:rPr>
      </w:pPr>
    </w:p>
    <w:p w14:paraId="73C1755D" w14:textId="481EA1F1" w:rsidR="00E36F0E" w:rsidRDefault="00393DC0" w:rsidP="00506E2F">
      <w:pPr>
        <w:pStyle w:val="Heading4"/>
      </w:pPr>
      <w:r w:rsidRPr="00B9479B">
        <w:t>MD-REQ-380299/C-CellNQM</w:t>
      </w:r>
    </w:p>
    <w:p w14:paraId="74FD88C1" w14:textId="77777777" w:rsidR="00E36F0E" w:rsidRPr="0085174C" w:rsidRDefault="00393DC0" w:rsidP="00E36F0E">
      <w:pPr>
        <w:rPr>
          <w:rFonts w:cs="Arial"/>
        </w:rPr>
      </w:pPr>
      <w:r w:rsidRPr="0085174C">
        <w:rPr>
          <w:rFonts w:cs="Arial"/>
        </w:rPr>
        <w:t xml:space="preserve">This API is used internally by WIRClient and WIRServer to request a cellular network quality measurement. WIR also uses this API for its response. </w:t>
      </w:r>
    </w:p>
    <w:tbl>
      <w:tblPr>
        <w:tblW w:w="10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542"/>
        <w:gridCol w:w="1070"/>
        <w:gridCol w:w="3807"/>
        <w:gridCol w:w="1436"/>
        <w:gridCol w:w="1511"/>
      </w:tblGrid>
      <w:tr w:rsidR="00E36F0E" w:rsidRPr="0085174C" w14:paraId="32242123" w14:textId="77777777" w:rsidTr="00506E2F">
        <w:trPr>
          <w:jc w:val="center"/>
        </w:trPr>
        <w:tc>
          <w:tcPr>
            <w:tcW w:w="10521" w:type="dxa"/>
            <w:gridSpan w:val="7"/>
            <w:tcBorders>
              <w:top w:val="single" w:sz="4" w:space="0" w:color="auto"/>
              <w:left w:val="single" w:sz="4" w:space="0" w:color="auto"/>
              <w:bottom w:val="single" w:sz="4" w:space="0" w:color="auto"/>
              <w:right w:val="single" w:sz="4" w:space="0" w:color="auto"/>
            </w:tcBorders>
            <w:shd w:val="clear" w:color="auto" w:fill="808080"/>
          </w:tcPr>
          <w:p w14:paraId="3D744FBF" w14:textId="77777777" w:rsidR="00E36F0E" w:rsidRPr="0085174C" w:rsidRDefault="00E36F0E" w:rsidP="00E36F0E">
            <w:pPr>
              <w:spacing w:line="256" w:lineRule="auto"/>
              <w:rPr>
                <w:rFonts w:cs="Arial"/>
              </w:rPr>
            </w:pPr>
          </w:p>
        </w:tc>
      </w:tr>
      <w:tr w:rsidR="00E36F0E" w:rsidRPr="0085174C" w14:paraId="571F0AB9"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2F1811E2" w14:textId="77777777" w:rsidR="00E36F0E" w:rsidRPr="0085174C" w:rsidRDefault="00393DC0" w:rsidP="00E36F0E">
            <w:pPr>
              <w:spacing w:line="256" w:lineRule="auto"/>
              <w:jc w:val="right"/>
              <w:rPr>
                <w:rFonts w:cs="Arial"/>
              </w:rPr>
            </w:pPr>
            <w:r w:rsidRPr="0085174C">
              <w:rPr>
                <w:rFonts w:cs="Arial"/>
                <w:b/>
              </w:rPr>
              <w:t>Method Type</w:t>
            </w:r>
          </w:p>
        </w:tc>
        <w:tc>
          <w:tcPr>
            <w:tcW w:w="8366" w:type="dxa"/>
            <w:gridSpan w:val="5"/>
            <w:tcBorders>
              <w:top w:val="single" w:sz="4" w:space="0" w:color="auto"/>
              <w:left w:val="single" w:sz="4" w:space="0" w:color="auto"/>
              <w:bottom w:val="single" w:sz="4" w:space="0" w:color="auto"/>
              <w:right w:val="single" w:sz="4" w:space="0" w:color="auto"/>
            </w:tcBorders>
            <w:vAlign w:val="center"/>
            <w:hideMark/>
          </w:tcPr>
          <w:p w14:paraId="4972E098" w14:textId="77777777" w:rsidR="00E36F0E" w:rsidRPr="0085174C" w:rsidRDefault="00393DC0" w:rsidP="00E36F0E">
            <w:pPr>
              <w:spacing w:line="256" w:lineRule="auto"/>
              <w:rPr>
                <w:rFonts w:cs="Arial"/>
              </w:rPr>
            </w:pPr>
            <w:r w:rsidRPr="0085174C">
              <w:rPr>
                <w:rFonts w:cs="Arial"/>
              </w:rPr>
              <w:t>One-Shot (A-Synch)</w:t>
            </w:r>
          </w:p>
        </w:tc>
      </w:tr>
      <w:tr w:rsidR="00E36F0E" w:rsidRPr="0085174C" w14:paraId="7F6D630C"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5CEB3D70" w14:textId="77777777" w:rsidR="00E36F0E" w:rsidRPr="0085174C" w:rsidRDefault="00393DC0" w:rsidP="00E36F0E">
            <w:pPr>
              <w:spacing w:line="256" w:lineRule="auto"/>
              <w:jc w:val="right"/>
              <w:rPr>
                <w:rFonts w:cs="Arial"/>
              </w:rPr>
            </w:pPr>
            <w:r w:rsidRPr="0085174C">
              <w:rPr>
                <w:rFonts w:cs="Arial"/>
                <w:b/>
              </w:rPr>
              <w:t>QoS Level</w:t>
            </w:r>
          </w:p>
        </w:tc>
        <w:tc>
          <w:tcPr>
            <w:tcW w:w="8366" w:type="dxa"/>
            <w:gridSpan w:val="5"/>
            <w:tcBorders>
              <w:top w:val="single" w:sz="4" w:space="0" w:color="auto"/>
              <w:left w:val="single" w:sz="4" w:space="0" w:color="auto"/>
              <w:bottom w:val="single" w:sz="4" w:space="0" w:color="auto"/>
              <w:right w:val="single" w:sz="4" w:space="0" w:color="auto"/>
            </w:tcBorders>
            <w:vAlign w:val="center"/>
            <w:hideMark/>
          </w:tcPr>
          <w:p w14:paraId="47A0D08C" w14:textId="77777777" w:rsidR="00E36F0E" w:rsidRPr="0085174C" w:rsidRDefault="00393DC0" w:rsidP="00E36F0E">
            <w:pPr>
              <w:spacing w:line="256" w:lineRule="auto"/>
              <w:rPr>
                <w:rFonts w:cs="Arial"/>
              </w:rPr>
            </w:pPr>
            <w:r w:rsidRPr="0085174C">
              <w:rPr>
                <w:rFonts w:cs="Arial"/>
              </w:rPr>
              <w:t>Default</w:t>
            </w:r>
          </w:p>
        </w:tc>
      </w:tr>
      <w:tr w:rsidR="00E36F0E" w:rsidRPr="0085174C" w14:paraId="64F626A2"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227DBB8C" w14:textId="77777777" w:rsidR="00E36F0E" w:rsidRPr="0085174C" w:rsidRDefault="00393DC0" w:rsidP="00E36F0E">
            <w:pPr>
              <w:spacing w:line="256" w:lineRule="auto"/>
              <w:jc w:val="right"/>
              <w:rPr>
                <w:rFonts w:cs="Arial"/>
              </w:rPr>
            </w:pPr>
            <w:r w:rsidRPr="0085174C">
              <w:rPr>
                <w:rFonts w:cs="Arial"/>
                <w:b/>
              </w:rPr>
              <w:t>Retained</w:t>
            </w:r>
          </w:p>
        </w:tc>
        <w:tc>
          <w:tcPr>
            <w:tcW w:w="8366" w:type="dxa"/>
            <w:gridSpan w:val="5"/>
            <w:tcBorders>
              <w:top w:val="single" w:sz="4" w:space="0" w:color="auto"/>
              <w:left w:val="single" w:sz="4" w:space="0" w:color="auto"/>
              <w:bottom w:val="single" w:sz="4" w:space="0" w:color="auto"/>
              <w:right w:val="single" w:sz="4" w:space="0" w:color="auto"/>
            </w:tcBorders>
            <w:vAlign w:val="center"/>
            <w:hideMark/>
          </w:tcPr>
          <w:p w14:paraId="4C90AAD2" w14:textId="77777777" w:rsidR="00E36F0E" w:rsidRPr="0085174C" w:rsidRDefault="00393DC0" w:rsidP="00E36F0E">
            <w:pPr>
              <w:spacing w:line="256" w:lineRule="auto"/>
              <w:rPr>
                <w:rFonts w:cs="Arial"/>
              </w:rPr>
            </w:pPr>
            <w:r w:rsidRPr="0085174C">
              <w:rPr>
                <w:rFonts w:cs="Arial"/>
              </w:rPr>
              <w:t>No</w:t>
            </w:r>
          </w:p>
        </w:tc>
      </w:tr>
      <w:tr w:rsidR="00E36F0E" w:rsidRPr="0085174C" w14:paraId="5775E2C7" w14:textId="77777777" w:rsidTr="00506E2F">
        <w:trPr>
          <w:trHeight w:val="70"/>
          <w:jc w:val="center"/>
        </w:trPr>
        <w:tc>
          <w:tcPr>
            <w:tcW w:w="10521" w:type="dxa"/>
            <w:gridSpan w:val="7"/>
            <w:tcBorders>
              <w:top w:val="single" w:sz="4" w:space="0" w:color="auto"/>
              <w:left w:val="single" w:sz="4" w:space="0" w:color="auto"/>
              <w:bottom w:val="single" w:sz="4" w:space="0" w:color="auto"/>
              <w:right w:val="single" w:sz="4" w:space="0" w:color="auto"/>
            </w:tcBorders>
            <w:shd w:val="clear" w:color="auto" w:fill="808080"/>
          </w:tcPr>
          <w:p w14:paraId="523507B7" w14:textId="77777777" w:rsidR="00E36F0E" w:rsidRPr="0085174C" w:rsidRDefault="00E36F0E" w:rsidP="00E36F0E">
            <w:pPr>
              <w:spacing w:line="256" w:lineRule="auto"/>
              <w:rPr>
                <w:rFonts w:cs="Arial"/>
              </w:rPr>
            </w:pPr>
          </w:p>
        </w:tc>
      </w:tr>
      <w:tr w:rsidR="00E36F0E" w:rsidRPr="0085174C" w14:paraId="7E79EA1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6089CA54" w14:textId="77777777" w:rsidR="00E36F0E" w:rsidRPr="0085174C" w:rsidRDefault="00393DC0" w:rsidP="00E36F0E">
            <w:pPr>
              <w:jc w:val="center"/>
              <w:rPr>
                <w:rFonts w:cs="Arial"/>
                <w:b/>
              </w:rPr>
            </w:pPr>
            <w:r w:rsidRPr="0085174C">
              <w:rPr>
                <w:rFonts w:cs="Arial"/>
                <w:b/>
              </w:rPr>
              <w:t>R/O</w:t>
            </w:r>
          </w:p>
        </w:tc>
        <w:tc>
          <w:tcPr>
            <w:tcW w:w="2072"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2123D0C9" w14:textId="77777777" w:rsidR="00E36F0E" w:rsidRPr="0085174C" w:rsidRDefault="00393DC0" w:rsidP="00E36F0E">
            <w:pPr>
              <w:rPr>
                <w:rFonts w:cs="Arial"/>
                <w:b/>
              </w:rPr>
            </w:pPr>
            <w:r w:rsidRPr="0085174C">
              <w:rPr>
                <w:rFonts w:cs="Arial"/>
                <w:b/>
              </w:rPr>
              <w:t>Name</w:t>
            </w:r>
          </w:p>
        </w:tc>
        <w:tc>
          <w:tcPr>
            <w:tcW w:w="1070" w:type="dxa"/>
            <w:tcBorders>
              <w:top w:val="single" w:sz="4" w:space="0" w:color="auto"/>
              <w:left w:val="single" w:sz="4" w:space="0" w:color="auto"/>
              <w:bottom w:val="single" w:sz="4" w:space="0" w:color="auto"/>
              <w:right w:val="single" w:sz="4" w:space="0" w:color="auto"/>
            </w:tcBorders>
            <w:shd w:val="clear" w:color="auto" w:fill="A6A6A6"/>
            <w:hideMark/>
          </w:tcPr>
          <w:p w14:paraId="760D6171" w14:textId="77777777" w:rsidR="00E36F0E" w:rsidRPr="0085174C" w:rsidRDefault="00393DC0" w:rsidP="00E36F0E">
            <w:pPr>
              <w:rPr>
                <w:rFonts w:cs="Arial"/>
                <w:b/>
              </w:rPr>
            </w:pPr>
            <w:r w:rsidRPr="0085174C">
              <w:rPr>
                <w:rFonts w:cs="Arial"/>
                <w:b/>
              </w:rPr>
              <w:t>Type</w:t>
            </w:r>
          </w:p>
        </w:tc>
        <w:tc>
          <w:tcPr>
            <w:tcW w:w="380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A60359E" w14:textId="77777777" w:rsidR="00E36F0E" w:rsidRPr="0085174C" w:rsidRDefault="00393DC0" w:rsidP="00E36F0E">
            <w:pPr>
              <w:rPr>
                <w:rFonts w:cs="Arial"/>
                <w:b/>
              </w:rPr>
            </w:pPr>
            <w:r w:rsidRPr="0085174C">
              <w:rPr>
                <w:rFonts w:cs="Arial"/>
                <w:b/>
              </w:rPr>
              <w:t>Literals</w:t>
            </w:r>
          </w:p>
        </w:tc>
        <w:tc>
          <w:tcPr>
            <w:tcW w:w="1436"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7F5DB1E" w14:textId="77777777" w:rsidR="00E36F0E" w:rsidRPr="0085174C" w:rsidRDefault="00393DC0" w:rsidP="00E36F0E">
            <w:pPr>
              <w:rPr>
                <w:rFonts w:cs="Arial"/>
                <w:b/>
              </w:rPr>
            </w:pPr>
            <w:r w:rsidRPr="0085174C">
              <w:rPr>
                <w:rFonts w:cs="Arial"/>
                <w:b/>
              </w:rPr>
              <w:t>Value</w:t>
            </w:r>
          </w:p>
        </w:tc>
        <w:tc>
          <w:tcPr>
            <w:tcW w:w="1511"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DE3FD52" w14:textId="77777777" w:rsidR="00E36F0E" w:rsidRPr="0085174C" w:rsidRDefault="00393DC0" w:rsidP="00E36F0E">
            <w:pPr>
              <w:rPr>
                <w:rFonts w:cs="Arial"/>
                <w:b/>
              </w:rPr>
            </w:pPr>
            <w:r w:rsidRPr="0085174C">
              <w:rPr>
                <w:rFonts w:cs="Arial"/>
                <w:b/>
              </w:rPr>
              <w:t>Description</w:t>
            </w:r>
          </w:p>
        </w:tc>
      </w:tr>
      <w:tr w:rsidR="00E36F0E" w:rsidRPr="0085174C" w14:paraId="3B4DA4C4" w14:textId="77777777" w:rsidTr="00506E2F">
        <w:trPr>
          <w:jc w:val="center"/>
        </w:trPr>
        <w:tc>
          <w:tcPr>
            <w:tcW w:w="10521" w:type="dxa"/>
            <w:gridSpan w:val="7"/>
            <w:tcBorders>
              <w:top w:val="single" w:sz="4" w:space="0" w:color="auto"/>
              <w:left w:val="single" w:sz="4" w:space="0" w:color="auto"/>
              <w:bottom w:val="single" w:sz="4" w:space="0" w:color="auto"/>
              <w:right w:val="single" w:sz="4" w:space="0" w:color="auto"/>
            </w:tcBorders>
            <w:shd w:val="clear" w:color="auto" w:fill="D9D9D9"/>
          </w:tcPr>
          <w:p w14:paraId="261629C8" w14:textId="77777777" w:rsidR="00E36F0E" w:rsidRPr="0085174C" w:rsidRDefault="00393DC0" w:rsidP="00E36F0E">
            <w:pPr>
              <w:rPr>
                <w:rFonts w:cs="Arial"/>
                <w:b/>
              </w:rPr>
            </w:pPr>
            <w:r w:rsidRPr="0085174C">
              <w:rPr>
                <w:rFonts w:cs="Arial"/>
                <w:b/>
              </w:rPr>
              <w:t>Request</w:t>
            </w:r>
          </w:p>
        </w:tc>
      </w:tr>
      <w:tr w:rsidR="00E36F0E" w:rsidRPr="0085174C" w14:paraId="02BFED3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CB6B524" w14:textId="77777777" w:rsidR="00E36F0E" w:rsidRPr="0085174C" w:rsidRDefault="00393DC0" w:rsidP="00E36F0E">
            <w:pPr>
              <w:jc w:val="center"/>
              <w:rPr>
                <w:rFonts w:cs="Arial"/>
              </w:rPr>
            </w:pPr>
            <w:r w:rsidRPr="0085174C">
              <w:rPr>
                <w:rFonts w:cs="Arial"/>
              </w:rPr>
              <w:t>R</w:t>
            </w:r>
          </w:p>
        </w:tc>
        <w:tc>
          <w:tcPr>
            <w:tcW w:w="2072" w:type="dxa"/>
            <w:gridSpan w:val="2"/>
            <w:tcBorders>
              <w:top w:val="single" w:sz="4" w:space="0" w:color="auto"/>
              <w:left w:val="single" w:sz="4" w:space="0" w:color="auto"/>
              <w:bottom w:val="single" w:sz="4" w:space="0" w:color="auto"/>
              <w:right w:val="single" w:sz="4" w:space="0" w:color="auto"/>
            </w:tcBorders>
          </w:tcPr>
          <w:p w14:paraId="784FF9EB" w14:textId="77777777" w:rsidR="00E36F0E" w:rsidRPr="0085174C" w:rsidRDefault="00393DC0" w:rsidP="00E36F0E">
            <w:pPr>
              <w:rPr>
                <w:rFonts w:cs="Arial"/>
              </w:rPr>
            </w:pPr>
            <w:r w:rsidRPr="0085174C">
              <w:rPr>
                <w:rFonts w:cs="Arial"/>
              </w:rPr>
              <w:t>EcuType</w:t>
            </w:r>
          </w:p>
        </w:tc>
        <w:tc>
          <w:tcPr>
            <w:tcW w:w="1070" w:type="dxa"/>
            <w:tcBorders>
              <w:top w:val="single" w:sz="4" w:space="0" w:color="auto"/>
              <w:left w:val="single" w:sz="4" w:space="0" w:color="auto"/>
              <w:bottom w:val="single" w:sz="4" w:space="0" w:color="auto"/>
              <w:right w:val="single" w:sz="4" w:space="0" w:color="auto"/>
            </w:tcBorders>
          </w:tcPr>
          <w:p w14:paraId="2F33B664" w14:textId="77777777" w:rsidR="00E36F0E" w:rsidRPr="0085174C" w:rsidRDefault="00393DC0" w:rsidP="00E36F0E">
            <w:pPr>
              <w:rPr>
                <w:rFonts w:cs="Arial"/>
              </w:rPr>
            </w:pPr>
            <w:r w:rsidRPr="0085174C">
              <w:rPr>
                <w:rFonts w:cs="Arial"/>
              </w:rPr>
              <w:t>Enum</w:t>
            </w:r>
          </w:p>
        </w:tc>
        <w:tc>
          <w:tcPr>
            <w:tcW w:w="3807" w:type="dxa"/>
            <w:tcBorders>
              <w:top w:val="single" w:sz="4" w:space="0" w:color="auto"/>
              <w:left w:val="single" w:sz="4" w:space="0" w:color="auto"/>
              <w:bottom w:val="single" w:sz="4" w:space="0" w:color="auto"/>
              <w:right w:val="single" w:sz="4" w:space="0" w:color="auto"/>
            </w:tcBorders>
          </w:tcPr>
          <w:p w14:paraId="6DE8E448" w14:textId="77777777" w:rsidR="00E36F0E" w:rsidRPr="0085174C" w:rsidRDefault="00393DC0" w:rsidP="00E36F0E">
            <w:pPr>
              <w:rPr>
                <w:rFonts w:cs="Arial"/>
              </w:rPr>
            </w:pPr>
            <w:r w:rsidRPr="0085174C">
              <w:rPr>
                <w:rFonts w:cs="Arial"/>
              </w:rPr>
              <w:t>-</w:t>
            </w:r>
          </w:p>
        </w:tc>
        <w:tc>
          <w:tcPr>
            <w:tcW w:w="1436" w:type="dxa"/>
            <w:tcBorders>
              <w:top w:val="single" w:sz="4" w:space="0" w:color="auto"/>
              <w:left w:val="single" w:sz="4" w:space="0" w:color="auto"/>
              <w:bottom w:val="single" w:sz="4" w:space="0" w:color="auto"/>
              <w:right w:val="single" w:sz="4" w:space="0" w:color="auto"/>
            </w:tcBorders>
          </w:tcPr>
          <w:p w14:paraId="1A8A82B6" w14:textId="77777777" w:rsidR="00E36F0E" w:rsidRPr="0085174C" w:rsidRDefault="00393DC0" w:rsidP="00E36F0E">
            <w:pPr>
              <w:rPr>
                <w:rFonts w:cs="Arial"/>
              </w:rPr>
            </w:pPr>
            <w:r w:rsidRPr="0085174C">
              <w:rPr>
                <w:rFonts w:cs="Arial"/>
              </w:rPr>
              <w:t>-</w:t>
            </w:r>
          </w:p>
        </w:tc>
        <w:tc>
          <w:tcPr>
            <w:tcW w:w="1511" w:type="dxa"/>
            <w:tcBorders>
              <w:top w:val="single" w:sz="4" w:space="0" w:color="auto"/>
              <w:left w:val="single" w:sz="4" w:space="0" w:color="auto"/>
              <w:bottom w:val="single" w:sz="4" w:space="0" w:color="auto"/>
              <w:right w:val="single" w:sz="4" w:space="0" w:color="auto"/>
            </w:tcBorders>
          </w:tcPr>
          <w:p w14:paraId="4EC550F7" w14:textId="77777777" w:rsidR="00E36F0E" w:rsidRPr="0085174C" w:rsidRDefault="00393DC0" w:rsidP="00E36F0E">
            <w:pPr>
              <w:rPr>
                <w:rFonts w:cs="Arial"/>
              </w:rPr>
            </w:pPr>
            <w:r w:rsidRPr="0085174C">
              <w:rPr>
                <w:rFonts w:cs="Arial"/>
              </w:rPr>
              <w:t>ECU type</w:t>
            </w:r>
          </w:p>
        </w:tc>
      </w:tr>
      <w:tr w:rsidR="00E36F0E" w:rsidRPr="0085174C" w14:paraId="62D907F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7FB6C5C"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tcPr>
          <w:p w14:paraId="2378CD0F"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tcPr>
          <w:p w14:paraId="6C5F7570"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tcPr>
          <w:p w14:paraId="25294459" w14:textId="77777777" w:rsidR="00E36F0E" w:rsidRPr="0085174C" w:rsidRDefault="00393DC0" w:rsidP="00E36F0E">
            <w:pPr>
              <w:rPr>
                <w:rFonts w:cs="Arial"/>
                <w:color w:val="000000"/>
              </w:rPr>
            </w:pPr>
            <w:r w:rsidRPr="0085174C">
              <w:rPr>
                <w:rFonts w:cs="Arial"/>
                <w:color w:val="000000"/>
              </w:rPr>
              <w:t>ECU_UNK</w:t>
            </w:r>
          </w:p>
        </w:tc>
        <w:tc>
          <w:tcPr>
            <w:tcW w:w="1436" w:type="dxa"/>
            <w:tcBorders>
              <w:top w:val="single" w:sz="4" w:space="0" w:color="auto"/>
              <w:left w:val="single" w:sz="4" w:space="0" w:color="auto"/>
              <w:bottom w:val="single" w:sz="4" w:space="0" w:color="auto"/>
              <w:right w:val="single" w:sz="4" w:space="0" w:color="auto"/>
            </w:tcBorders>
          </w:tcPr>
          <w:p w14:paraId="3B2FCB25" w14:textId="77777777" w:rsidR="00E36F0E" w:rsidRPr="0085174C" w:rsidRDefault="00393DC0" w:rsidP="00E36F0E">
            <w:pPr>
              <w:rPr>
                <w:rFonts w:cs="Arial"/>
                <w:color w:val="000000"/>
              </w:rPr>
            </w:pPr>
            <w:r w:rsidRPr="0085174C">
              <w:rPr>
                <w:rFonts w:cs="Arial"/>
                <w:color w:val="000000"/>
              </w:rPr>
              <w:t>0x0</w:t>
            </w:r>
          </w:p>
        </w:tc>
        <w:tc>
          <w:tcPr>
            <w:tcW w:w="1511" w:type="dxa"/>
            <w:tcBorders>
              <w:top w:val="single" w:sz="4" w:space="0" w:color="auto"/>
              <w:left w:val="single" w:sz="4" w:space="0" w:color="auto"/>
              <w:bottom w:val="single" w:sz="4" w:space="0" w:color="auto"/>
              <w:right w:val="single" w:sz="4" w:space="0" w:color="auto"/>
            </w:tcBorders>
          </w:tcPr>
          <w:p w14:paraId="339128DA" w14:textId="77777777" w:rsidR="00E36F0E" w:rsidRPr="0085174C" w:rsidRDefault="00393DC0" w:rsidP="00E36F0E">
            <w:pPr>
              <w:rPr>
                <w:rFonts w:cs="Arial"/>
                <w:color w:val="000000"/>
              </w:rPr>
            </w:pPr>
            <w:r w:rsidRPr="0085174C">
              <w:rPr>
                <w:rFonts w:cs="Arial"/>
                <w:color w:val="000000"/>
              </w:rPr>
              <w:t>Error</w:t>
            </w:r>
          </w:p>
        </w:tc>
      </w:tr>
      <w:tr w:rsidR="00E36F0E" w:rsidRPr="0085174C" w14:paraId="761A175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B126CBC"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tcPr>
          <w:p w14:paraId="4CE24D60"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tcPr>
          <w:p w14:paraId="20BF36FD"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tcPr>
          <w:p w14:paraId="62AD5CF4" w14:textId="77777777" w:rsidR="00E36F0E" w:rsidRPr="0085174C" w:rsidRDefault="00393DC0" w:rsidP="00E36F0E">
            <w:pPr>
              <w:rPr>
                <w:rFonts w:cs="Arial"/>
                <w:color w:val="000000"/>
              </w:rPr>
            </w:pPr>
            <w:r w:rsidRPr="0085174C">
              <w:rPr>
                <w:rFonts w:cs="Arial"/>
                <w:color w:val="000000"/>
              </w:rPr>
              <w:t>ECU_ECG</w:t>
            </w:r>
          </w:p>
        </w:tc>
        <w:tc>
          <w:tcPr>
            <w:tcW w:w="1436" w:type="dxa"/>
            <w:tcBorders>
              <w:top w:val="single" w:sz="4" w:space="0" w:color="auto"/>
              <w:left w:val="single" w:sz="4" w:space="0" w:color="auto"/>
              <w:bottom w:val="single" w:sz="4" w:space="0" w:color="auto"/>
              <w:right w:val="single" w:sz="4" w:space="0" w:color="auto"/>
            </w:tcBorders>
          </w:tcPr>
          <w:p w14:paraId="2FD3DCB3" w14:textId="77777777" w:rsidR="00E36F0E" w:rsidRPr="0085174C" w:rsidRDefault="00393DC0" w:rsidP="00E36F0E">
            <w:pPr>
              <w:rPr>
                <w:rFonts w:cs="Arial"/>
                <w:color w:val="000000"/>
              </w:rPr>
            </w:pPr>
            <w:r w:rsidRPr="0085174C">
              <w:rPr>
                <w:rFonts w:cs="Arial"/>
                <w:color w:val="000000"/>
              </w:rPr>
              <w:t>0x1</w:t>
            </w:r>
          </w:p>
        </w:tc>
        <w:tc>
          <w:tcPr>
            <w:tcW w:w="1511" w:type="dxa"/>
            <w:tcBorders>
              <w:top w:val="single" w:sz="4" w:space="0" w:color="auto"/>
              <w:left w:val="single" w:sz="4" w:space="0" w:color="auto"/>
              <w:bottom w:val="single" w:sz="4" w:space="0" w:color="auto"/>
              <w:right w:val="single" w:sz="4" w:space="0" w:color="auto"/>
            </w:tcBorders>
          </w:tcPr>
          <w:p w14:paraId="6DC6939E" w14:textId="77777777" w:rsidR="00E36F0E" w:rsidRPr="0085174C" w:rsidRDefault="00393DC0" w:rsidP="00E36F0E">
            <w:pPr>
              <w:rPr>
                <w:rFonts w:cs="Arial"/>
                <w:color w:val="000000"/>
              </w:rPr>
            </w:pPr>
            <w:r w:rsidRPr="0085174C">
              <w:rPr>
                <w:rFonts w:cs="Arial"/>
                <w:color w:val="000000"/>
              </w:rPr>
              <w:t>ECG</w:t>
            </w:r>
          </w:p>
        </w:tc>
      </w:tr>
      <w:tr w:rsidR="00E36F0E" w:rsidRPr="0085174C" w14:paraId="2F19A52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1FF84D5"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tcPr>
          <w:p w14:paraId="2297B9D2"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tcPr>
          <w:p w14:paraId="31C069FB"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tcPr>
          <w:p w14:paraId="3DAEA0F8" w14:textId="77777777" w:rsidR="00E36F0E" w:rsidRPr="0085174C" w:rsidRDefault="00393DC0" w:rsidP="00E36F0E">
            <w:pPr>
              <w:rPr>
                <w:rFonts w:cs="Arial"/>
                <w:color w:val="000000"/>
              </w:rPr>
            </w:pPr>
            <w:r w:rsidRPr="0085174C">
              <w:rPr>
                <w:rFonts w:cs="Arial"/>
                <w:color w:val="000000"/>
              </w:rPr>
              <w:t>ECU_TCU</w:t>
            </w:r>
          </w:p>
        </w:tc>
        <w:tc>
          <w:tcPr>
            <w:tcW w:w="1436" w:type="dxa"/>
            <w:tcBorders>
              <w:top w:val="single" w:sz="4" w:space="0" w:color="auto"/>
              <w:left w:val="single" w:sz="4" w:space="0" w:color="auto"/>
              <w:bottom w:val="single" w:sz="4" w:space="0" w:color="auto"/>
              <w:right w:val="single" w:sz="4" w:space="0" w:color="auto"/>
            </w:tcBorders>
          </w:tcPr>
          <w:p w14:paraId="6F621B50" w14:textId="77777777" w:rsidR="00E36F0E" w:rsidRPr="0085174C" w:rsidRDefault="00393DC0" w:rsidP="00E36F0E">
            <w:pPr>
              <w:rPr>
                <w:rFonts w:cs="Arial"/>
                <w:color w:val="000000"/>
              </w:rPr>
            </w:pPr>
            <w:r w:rsidRPr="0085174C">
              <w:rPr>
                <w:rFonts w:cs="Arial"/>
                <w:color w:val="000000"/>
              </w:rPr>
              <w:t>0x2</w:t>
            </w:r>
          </w:p>
        </w:tc>
        <w:tc>
          <w:tcPr>
            <w:tcW w:w="1511" w:type="dxa"/>
            <w:tcBorders>
              <w:top w:val="single" w:sz="4" w:space="0" w:color="auto"/>
              <w:left w:val="single" w:sz="4" w:space="0" w:color="auto"/>
              <w:bottom w:val="single" w:sz="4" w:space="0" w:color="auto"/>
              <w:right w:val="single" w:sz="4" w:space="0" w:color="auto"/>
            </w:tcBorders>
          </w:tcPr>
          <w:p w14:paraId="21BEC85F" w14:textId="77777777" w:rsidR="00E36F0E" w:rsidRPr="0085174C" w:rsidRDefault="00393DC0" w:rsidP="00E36F0E">
            <w:pPr>
              <w:rPr>
                <w:rFonts w:cs="Arial"/>
                <w:color w:val="000000"/>
              </w:rPr>
            </w:pPr>
            <w:r w:rsidRPr="0085174C">
              <w:rPr>
                <w:rFonts w:cs="Arial"/>
                <w:color w:val="000000"/>
              </w:rPr>
              <w:t>TCU</w:t>
            </w:r>
          </w:p>
        </w:tc>
      </w:tr>
      <w:tr w:rsidR="00E36F0E" w:rsidRPr="0085174C" w14:paraId="3B379AA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5E27FD3"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tcPr>
          <w:p w14:paraId="5D4E7846"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tcPr>
          <w:p w14:paraId="2668FF3B"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tcPr>
          <w:p w14:paraId="25144032" w14:textId="77777777" w:rsidR="00E36F0E" w:rsidRPr="0085174C" w:rsidRDefault="00393DC0" w:rsidP="00E36F0E">
            <w:pPr>
              <w:rPr>
                <w:rFonts w:cs="Arial"/>
                <w:color w:val="000000"/>
              </w:rPr>
            </w:pPr>
            <w:r w:rsidRPr="0085174C">
              <w:rPr>
                <w:rFonts w:cs="Arial"/>
                <w:color w:val="000000"/>
              </w:rPr>
              <w:t>ECU_SYNC</w:t>
            </w:r>
          </w:p>
        </w:tc>
        <w:tc>
          <w:tcPr>
            <w:tcW w:w="1436" w:type="dxa"/>
            <w:tcBorders>
              <w:top w:val="single" w:sz="4" w:space="0" w:color="auto"/>
              <w:left w:val="single" w:sz="4" w:space="0" w:color="auto"/>
              <w:bottom w:val="single" w:sz="4" w:space="0" w:color="auto"/>
              <w:right w:val="single" w:sz="4" w:space="0" w:color="auto"/>
            </w:tcBorders>
          </w:tcPr>
          <w:p w14:paraId="14EF75C4" w14:textId="77777777" w:rsidR="00E36F0E" w:rsidRPr="0085174C" w:rsidRDefault="00393DC0" w:rsidP="00E36F0E">
            <w:pPr>
              <w:rPr>
                <w:rFonts w:cs="Arial"/>
                <w:color w:val="000000"/>
              </w:rPr>
            </w:pPr>
            <w:r w:rsidRPr="0085174C">
              <w:rPr>
                <w:rFonts w:cs="Arial"/>
                <w:color w:val="000000"/>
              </w:rPr>
              <w:t>0x3</w:t>
            </w:r>
          </w:p>
        </w:tc>
        <w:tc>
          <w:tcPr>
            <w:tcW w:w="1511" w:type="dxa"/>
            <w:tcBorders>
              <w:top w:val="single" w:sz="4" w:space="0" w:color="auto"/>
              <w:left w:val="single" w:sz="4" w:space="0" w:color="auto"/>
              <w:bottom w:val="single" w:sz="4" w:space="0" w:color="auto"/>
              <w:right w:val="single" w:sz="4" w:space="0" w:color="auto"/>
            </w:tcBorders>
          </w:tcPr>
          <w:p w14:paraId="41858B23" w14:textId="77777777" w:rsidR="00E36F0E" w:rsidRPr="0085174C" w:rsidRDefault="00393DC0" w:rsidP="00E36F0E">
            <w:pPr>
              <w:rPr>
                <w:rFonts w:cs="Arial"/>
                <w:color w:val="000000"/>
              </w:rPr>
            </w:pPr>
            <w:r w:rsidRPr="0085174C">
              <w:rPr>
                <w:rFonts w:cs="Arial"/>
                <w:color w:val="000000"/>
              </w:rPr>
              <w:t>SYNC</w:t>
            </w:r>
          </w:p>
        </w:tc>
      </w:tr>
      <w:tr w:rsidR="00E36F0E" w:rsidRPr="0085174C" w14:paraId="67C9FFC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F33CEF4"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tcPr>
          <w:p w14:paraId="619756E2"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tcPr>
          <w:p w14:paraId="05ECF9B1"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tcPr>
          <w:p w14:paraId="6F33A9C1" w14:textId="77777777" w:rsidR="00E36F0E" w:rsidRPr="0085174C" w:rsidRDefault="00393DC0" w:rsidP="00E36F0E">
            <w:pPr>
              <w:rPr>
                <w:rFonts w:cs="Arial"/>
                <w:color w:val="000000"/>
              </w:rPr>
            </w:pPr>
            <w:r w:rsidRPr="0085174C">
              <w:rPr>
                <w:rFonts w:cs="Arial"/>
                <w:color w:val="000000"/>
              </w:rPr>
              <w:t>ECU_TCU_B</w:t>
            </w:r>
          </w:p>
        </w:tc>
        <w:tc>
          <w:tcPr>
            <w:tcW w:w="1436" w:type="dxa"/>
            <w:tcBorders>
              <w:top w:val="single" w:sz="4" w:space="0" w:color="auto"/>
              <w:left w:val="single" w:sz="4" w:space="0" w:color="auto"/>
              <w:bottom w:val="single" w:sz="4" w:space="0" w:color="auto"/>
              <w:right w:val="single" w:sz="4" w:space="0" w:color="auto"/>
            </w:tcBorders>
          </w:tcPr>
          <w:p w14:paraId="2C0442A2" w14:textId="77777777" w:rsidR="00E36F0E" w:rsidRPr="0085174C" w:rsidRDefault="00393DC0" w:rsidP="00E36F0E">
            <w:pPr>
              <w:rPr>
                <w:rFonts w:cs="Arial"/>
                <w:color w:val="000000"/>
              </w:rPr>
            </w:pPr>
            <w:r w:rsidRPr="0085174C">
              <w:rPr>
                <w:rFonts w:cs="Arial"/>
                <w:color w:val="000000"/>
              </w:rPr>
              <w:t>0x4</w:t>
            </w:r>
          </w:p>
        </w:tc>
        <w:tc>
          <w:tcPr>
            <w:tcW w:w="1511" w:type="dxa"/>
            <w:tcBorders>
              <w:top w:val="single" w:sz="4" w:space="0" w:color="auto"/>
              <w:left w:val="single" w:sz="4" w:space="0" w:color="auto"/>
              <w:bottom w:val="single" w:sz="4" w:space="0" w:color="auto"/>
              <w:right w:val="single" w:sz="4" w:space="0" w:color="auto"/>
            </w:tcBorders>
          </w:tcPr>
          <w:p w14:paraId="3A7CFB85" w14:textId="77777777" w:rsidR="00E36F0E" w:rsidRPr="0085174C" w:rsidRDefault="00393DC0" w:rsidP="00E36F0E">
            <w:pPr>
              <w:spacing w:line="256" w:lineRule="auto"/>
              <w:rPr>
                <w:rFonts w:cs="Arial"/>
                <w:color w:val="000000"/>
              </w:rPr>
            </w:pPr>
            <w:r w:rsidRPr="0085174C">
              <w:rPr>
                <w:rFonts w:cs="Arial"/>
                <w:color w:val="000000"/>
              </w:rPr>
              <w:t>TCU-B. Applicable to AV vehicles Only</w:t>
            </w:r>
          </w:p>
        </w:tc>
      </w:tr>
      <w:tr w:rsidR="00E36F0E" w:rsidRPr="0085174C" w14:paraId="64D179D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B661C55"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tcPr>
          <w:p w14:paraId="2759B4B5"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tcPr>
          <w:p w14:paraId="377656B3"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tcPr>
          <w:p w14:paraId="51E8EDCA" w14:textId="77777777" w:rsidR="00E36F0E" w:rsidRPr="0085174C" w:rsidRDefault="00393DC0" w:rsidP="00E36F0E">
            <w:pPr>
              <w:spacing w:line="256" w:lineRule="auto"/>
              <w:rPr>
                <w:rFonts w:cs="Arial"/>
                <w:color w:val="000000"/>
              </w:rPr>
            </w:pPr>
            <w:r w:rsidRPr="0085174C">
              <w:rPr>
                <w:rFonts w:cs="Arial"/>
                <w:color w:val="000000"/>
              </w:rPr>
              <w:t>ECU_SDS</w:t>
            </w:r>
          </w:p>
        </w:tc>
        <w:tc>
          <w:tcPr>
            <w:tcW w:w="1436" w:type="dxa"/>
            <w:tcBorders>
              <w:top w:val="single" w:sz="4" w:space="0" w:color="auto"/>
              <w:left w:val="single" w:sz="4" w:space="0" w:color="auto"/>
              <w:bottom w:val="single" w:sz="4" w:space="0" w:color="auto"/>
              <w:right w:val="single" w:sz="4" w:space="0" w:color="auto"/>
            </w:tcBorders>
          </w:tcPr>
          <w:p w14:paraId="6FF73346" w14:textId="77777777" w:rsidR="00E36F0E" w:rsidRPr="0085174C" w:rsidRDefault="00393DC0" w:rsidP="00E36F0E">
            <w:pPr>
              <w:spacing w:line="256" w:lineRule="auto"/>
              <w:rPr>
                <w:rFonts w:cs="Arial"/>
                <w:color w:val="000000"/>
              </w:rPr>
            </w:pPr>
            <w:r w:rsidRPr="0085174C">
              <w:rPr>
                <w:rFonts w:cs="Arial"/>
                <w:color w:val="000000"/>
              </w:rPr>
              <w:t>0x5</w:t>
            </w:r>
          </w:p>
        </w:tc>
        <w:tc>
          <w:tcPr>
            <w:tcW w:w="1511" w:type="dxa"/>
            <w:tcBorders>
              <w:top w:val="single" w:sz="4" w:space="0" w:color="auto"/>
              <w:left w:val="single" w:sz="4" w:space="0" w:color="auto"/>
              <w:bottom w:val="single" w:sz="4" w:space="0" w:color="auto"/>
              <w:right w:val="single" w:sz="4" w:space="0" w:color="auto"/>
            </w:tcBorders>
          </w:tcPr>
          <w:p w14:paraId="7976FCE9" w14:textId="77777777" w:rsidR="00E36F0E" w:rsidRPr="0085174C" w:rsidRDefault="00393DC0" w:rsidP="00E36F0E">
            <w:pPr>
              <w:spacing w:line="254" w:lineRule="auto"/>
              <w:rPr>
                <w:rFonts w:cs="Arial"/>
                <w:color w:val="000000"/>
              </w:rPr>
            </w:pPr>
            <w:r w:rsidRPr="0085174C">
              <w:rPr>
                <w:rFonts w:cs="Arial"/>
                <w:color w:val="000000"/>
              </w:rPr>
              <w:t>SDS. Applicable to AV vehicles Only</w:t>
            </w:r>
          </w:p>
        </w:tc>
      </w:tr>
      <w:tr w:rsidR="00E36F0E" w:rsidRPr="0085174C" w14:paraId="25D3A94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33C2F68"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tcPr>
          <w:p w14:paraId="46F37DC0"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tcPr>
          <w:p w14:paraId="062C07D8"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tcPr>
          <w:p w14:paraId="62359BD2" w14:textId="77777777" w:rsidR="00E36F0E" w:rsidRPr="0085174C" w:rsidRDefault="00393DC0" w:rsidP="00E36F0E">
            <w:pPr>
              <w:spacing w:line="256" w:lineRule="auto"/>
              <w:rPr>
                <w:rFonts w:cs="Arial"/>
                <w:color w:val="000000"/>
              </w:rPr>
            </w:pPr>
            <w:r w:rsidRPr="0085174C">
              <w:rPr>
                <w:rFonts w:cs="Arial"/>
                <w:color w:val="000000"/>
              </w:rPr>
              <w:t>ECU_ADSIM</w:t>
            </w:r>
          </w:p>
        </w:tc>
        <w:tc>
          <w:tcPr>
            <w:tcW w:w="1436" w:type="dxa"/>
            <w:tcBorders>
              <w:top w:val="single" w:sz="4" w:space="0" w:color="auto"/>
              <w:left w:val="single" w:sz="4" w:space="0" w:color="auto"/>
              <w:bottom w:val="single" w:sz="4" w:space="0" w:color="auto"/>
              <w:right w:val="single" w:sz="4" w:space="0" w:color="auto"/>
            </w:tcBorders>
          </w:tcPr>
          <w:p w14:paraId="3DA7A387" w14:textId="77777777" w:rsidR="00E36F0E" w:rsidRPr="0085174C" w:rsidRDefault="00393DC0" w:rsidP="00E36F0E">
            <w:pPr>
              <w:spacing w:line="256" w:lineRule="auto"/>
              <w:rPr>
                <w:rFonts w:cs="Arial"/>
                <w:color w:val="000000"/>
              </w:rPr>
            </w:pPr>
            <w:r w:rsidRPr="0085174C">
              <w:rPr>
                <w:rFonts w:cs="Arial"/>
                <w:color w:val="000000"/>
              </w:rPr>
              <w:t>0x6</w:t>
            </w:r>
          </w:p>
        </w:tc>
        <w:tc>
          <w:tcPr>
            <w:tcW w:w="1511" w:type="dxa"/>
            <w:tcBorders>
              <w:top w:val="single" w:sz="4" w:space="0" w:color="auto"/>
              <w:left w:val="single" w:sz="4" w:space="0" w:color="auto"/>
              <w:bottom w:val="single" w:sz="4" w:space="0" w:color="auto"/>
              <w:right w:val="single" w:sz="4" w:space="0" w:color="auto"/>
            </w:tcBorders>
          </w:tcPr>
          <w:p w14:paraId="63393C85" w14:textId="77777777" w:rsidR="00E36F0E" w:rsidRPr="0085174C" w:rsidRDefault="00393DC0" w:rsidP="00E36F0E">
            <w:pPr>
              <w:spacing w:line="254" w:lineRule="auto"/>
              <w:rPr>
                <w:rFonts w:cs="Arial"/>
                <w:color w:val="000000"/>
              </w:rPr>
            </w:pPr>
            <w:r w:rsidRPr="0085174C">
              <w:rPr>
                <w:rFonts w:cs="Arial"/>
                <w:color w:val="000000"/>
              </w:rPr>
              <w:t>ADSIM. Applicable to AV vehicles Only</w:t>
            </w:r>
          </w:p>
        </w:tc>
      </w:tr>
      <w:tr w:rsidR="00E36F0E" w:rsidRPr="0085174C" w14:paraId="588E92E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4122FBC"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tcPr>
          <w:p w14:paraId="08BE0D73"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tcPr>
          <w:p w14:paraId="7E16B98F"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tcPr>
          <w:p w14:paraId="48D99969" w14:textId="77777777" w:rsidR="00E36F0E" w:rsidRPr="0085174C" w:rsidRDefault="00393DC0" w:rsidP="00E36F0E">
            <w:pPr>
              <w:spacing w:line="256" w:lineRule="auto"/>
              <w:rPr>
                <w:rFonts w:cs="Arial"/>
                <w:color w:val="000000"/>
              </w:rPr>
            </w:pPr>
            <w:r w:rsidRPr="0085174C">
              <w:rPr>
                <w:rFonts w:cs="Arial"/>
                <w:color w:val="000000"/>
              </w:rPr>
              <w:t>ECU_DDSM</w:t>
            </w:r>
          </w:p>
        </w:tc>
        <w:tc>
          <w:tcPr>
            <w:tcW w:w="1436" w:type="dxa"/>
            <w:tcBorders>
              <w:top w:val="single" w:sz="4" w:space="0" w:color="auto"/>
              <w:left w:val="single" w:sz="4" w:space="0" w:color="auto"/>
              <w:bottom w:val="single" w:sz="4" w:space="0" w:color="auto"/>
              <w:right w:val="single" w:sz="4" w:space="0" w:color="auto"/>
            </w:tcBorders>
          </w:tcPr>
          <w:p w14:paraId="5EDF31BA" w14:textId="77777777" w:rsidR="00E36F0E" w:rsidRPr="0085174C" w:rsidRDefault="00393DC0" w:rsidP="00E36F0E">
            <w:pPr>
              <w:spacing w:line="256" w:lineRule="auto"/>
              <w:rPr>
                <w:rFonts w:cs="Arial"/>
                <w:color w:val="000000"/>
              </w:rPr>
            </w:pPr>
            <w:r w:rsidRPr="0085174C">
              <w:rPr>
                <w:rFonts w:cs="Arial"/>
                <w:color w:val="000000"/>
              </w:rPr>
              <w:t>0x7</w:t>
            </w:r>
          </w:p>
        </w:tc>
        <w:tc>
          <w:tcPr>
            <w:tcW w:w="1511" w:type="dxa"/>
            <w:tcBorders>
              <w:top w:val="single" w:sz="4" w:space="0" w:color="auto"/>
              <w:left w:val="single" w:sz="4" w:space="0" w:color="auto"/>
              <w:bottom w:val="single" w:sz="4" w:space="0" w:color="auto"/>
              <w:right w:val="single" w:sz="4" w:space="0" w:color="auto"/>
            </w:tcBorders>
          </w:tcPr>
          <w:p w14:paraId="33838B95" w14:textId="77777777" w:rsidR="00E36F0E" w:rsidRPr="0085174C" w:rsidRDefault="00393DC0" w:rsidP="00E36F0E">
            <w:pPr>
              <w:spacing w:line="254" w:lineRule="auto"/>
              <w:rPr>
                <w:rFonts w:cs="Arial"/>
                <w:color w:val="000000"/>
              </w:rPr>
            </w:pPr>
            <w:r w:rsidRPr="0085174C">
              <w:rPr>
                <w:rFonts w:cs="Arial"/>
                <w:color w:val="000000"/>
              </w:rPr>
              <w:t>DDSM. Applicable to AV vehicles Only</w:t>
            </w:r>
          </w:p>
        </w:tc>
      </w:tr>
      <w:tr w:rsidR="00E36F0E" w:rsidRPr="0085174C" w14:paraId="5656ABE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0A624C5"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tcPr>
          <w:p w14:paraId="30DD81A5"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tcPr>
          <w:p w14:paraId="3CC355F5"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tcPr>
          <w:p w14:paraId="2CC568A1" w14:textId="77777777" w:rsidR="00E36F0E" w:rsidRPr="0085174C" w:rsidRDefault="00393DC0" w:rsidP="00E36F0E">
            <w:pPr>
              <w:spacing w:line="256" w:lineRule="auto"/>
              <w:rPr>
                <w:rFonts w:cs="Arial"/>
                <w:color w:val="000000"/>
              </w:rPr>
            </w:pPr>
            <w:r w:rsidRPr="0085174C">
              <w:rPr>
                <w:rFonts w:cs="Arial"/>
                <w:color w:val="000000"/>
              </w:rPr>
              <w:t>ECU_ADM</w:t>
            </w:r>
          </w:p>
        </w:tc>
        <w:tc>
          <w:tcPr>
            <w:tcW w:w="1436" w:type="dxa"/>
            <w:tcBorders>
              <w:top w:val="single" w:sz="4" w:space="0" w:color="auto"/>
              <w:left w:val="single" w:sz="4" w:space="0" w:color="auto"/>
              <w:bottom w:val="single" w:sz="4" w:space="0" w:color="auto"/>
              <w:right w:val="single" w:sz="4" w:space="0" w:color="auto"/>
            </w:tcBorders>
          </w:tcPr>
          <w:p w14:paraId="2C4BAD0D" w14:textId="77777777" w:rsidR="00E36F0E" w:rsidRPr="0085174C" w:rsidRDefault="00393DC0" w:rsidP="00E36F0E">
            <w:pPr>
              <w:spacing w:line="256" w:lineRule="auto"/>
              <w:rPr>
                <w:rFonts w:cs="Arial"/>
                <w:color w:val="000000"/>
              </w:rPr>
            </w:pPr>
            <w:r w:rsidRPr="0085174C">
              <w:rPr>
                <w:rFonts w:cs="Arial"/>
                <w:color w:val="000000"/>
              </w:rPr>
              <w:t>0x8</w:t>
            </w:r>
          </w:p>
        </w:tc>
        <w:tc>
          <w:tcPr>
            <w:tcW w:w="1511" w:type="dxa"/>
            <w:tcBorders>
              <w:top w:val="single" w:sz="4" w:space="0" w:color="auto"/>
              <w:left w:val="single" w:sz="4" w:space="0" w:color="auto"/>
              <w:bottom w:val="single" w:sz="4" w:space="0" w:color="auto"/>
              <w:right w:val="single" w:sz="4" w:space="0" w:color="auto"/>
            </w:tcBorders>
          </w:tcPr>
          <w:p w14:paraId="6E3A86EA" w14:textId="77777777" w:rsidR="00E36F0E" w:rsidRPr="0085174C" w:rsidRDefault="00393DC0" w:rsidP="00E36F0E">
            <w:pPr>
              <w:spacing w:line="254" w:lineRule="auto"/>
              <w:rPr>
                <w:rFonts w:cs="Arial"/>
                <w:color w:val="000000"/>
              </w:rPr>
            </w:pPr>
            <w:r w:rsidRPr="0085174C">
              <w:rPr>
                <w:rFonts w:cs="Arial"/>
                <w:color w:val="000000"/>
              </w:rPr>
              <w:t>ADM. Applicable to AV vehicles Only</w:t>
            </w:r>
          </w:p>
        </w:tc>
      </w:tr>
      <w:tr w:rsidR="00E36F0E" w:rsidRPr="0085174C" w14:paraId="4A5AE0B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60CADBB"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tcPr>
          <w:p w14:paraId="3F71B45A"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tcPr>
          <w:p w14:paraId="0820BD3C"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tcPr>
          <w:p w14:paraId="6B0866C9" w14:textId="77777777" w:rsidR="00E36F0E" w:rsidRPr="0085174C" w:rsidRDefault="00393DC0" w:rsidP="00E36F0E">
            <w:pPr>
              <w:spacing w:line="256" w:lineRule="auto"/>
              <w:rPr>
                <w:rFonts w:cs="Arial"/>
                <w:color w:val="000000"/>
              </w:rPr>
            </w:pPr>
            <w:r w:rsidRPr="0085174C">
              <w:rPr>
                <w:rFonts w:cs="Arial"/>
                <w:color w:val="000000"/>
              </w:rPr>
              <w:t>ECU_ESPM</w:t>
            </w:r>
          </w:p>
        </w:tc>
        <w:tc>
          <w:tcPr>
            <w:tcW w:w="1436" w:type="dxa"/>
            <w:tcBorders>
              <w:top w:val="single" w:sz="4" w:space="0" w:color="auto"/>
              <w:left w:val="single" w:sz="4" w:space="0" w:color="auto"/>
              <w:bottom w:val="single" w:sz="4" w:space="0" w:color="auto"/>
              <w:right w:val="single" w:sz="4" w:space="0" w:color="auto"/>
            </w:tcBorders>
          </w:tcPr>
          <w:p w14:paraId="3C5C0B81" w14:textId="77777777" w:rsidR="00E36F0E" w:rsidRPr="0085174C" w:rsidRDefault="00393DC0" w:rsidP="00E36F0E">
            <w:pPr>
              <w:spacing w:line="256" w:lineRule="auto"/>
              <w:rPr>
                <w:rFonts w:cs="Arial"/>
                <w:color w:val="000000"/>
              </w:rPr>
            </w:pPr>
            <w:r w:rsidRPr="0085174C">
              <w:rPr>
                <w:rFonts w:cs="Arial"/>
                <w:color w:val="000000"/>
              </w:rPr>
              <w:t>0x9</w:t>
            </w:r>
          </w:p>
        </w:tc>
        <w:tc>
          <w:tcPr>
            <w:tcW w:w="1511" w:type="dxa"/>
            <w:tcBorders>
              <w:top w:val="single" w:sz="4" w:space="0" w:color="auto"/>
              <w:left w:val="single" w:sz="4" w:space="0" w:color="auto"/>
              <w:bottom w:val="single" w:sz="4" w:space="0" w:color="auto"/>
              <w:right w:val="single" w:sz="4" w:space="0" w:color="auto"/>
            </w:tcBorders>
          </w:tcPr>
          <w:p w14:paraId="32322FA7" w14:textId="77777777" w:rsidR="00E36F0E" w:rsidRPr="0085174C" w:rsidRDefault="00393DC0" w:rsidP="00E36F0E">
            <w:pPr>
              <w:spacing w:line="254" w:lineRule="auto"/>
              <w:rPr>
                <w:rFonts w:cs="Arial"/>
                <w:color w:val="000000"/>
              </w:rPr>
            </w:pPr>
            <w:r w:rsidRPr="0085174C">
              <w:rPr>
                <w:rFonts w:cs="Arial"/>
                <w:color w:val="000000"/>
              </w:rPr>
              <w:t>ESPM+</w:t>
            </w:r>
          </w:p>
        </w:tc>
      </w:tr>
      <w:tr w:rsidR="00E36F0E" w:rsidRPr="0085174C" w14:paraId="0279099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B6B145D"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tcPr>
          <w:p w14:paraId="75F8E562"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tcPr>
          <w:p w14:paraId="6884EA3E"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tcPr>
          <w:p w14:paraId="4E1B404A" w14:textId="77777777" w:rsidR="00E36F0E" w:rsidRPr="0085174C" w:rsidRDefault="00393DC0" w:rsidP="00E36F0E">
            <w:pPr>
              <w:spacing w:line="256" w:lineRule="auto"/>
              <w:rPr>
                <w:rFonts w:cs="Arial"/>
                <w:color w:val="000000"/>
              </w:rPr>
            </w:pPr>
            <w:r w:rsidRPr="0085174C">
              <w:rPr>
                <w:rFonts w:cs="Arial"/>
                <w:color w:val="000000"/>
              </w:rPr>
              <w:t>ECU_SDM</w:t>
            </w:r>
          </w:p>
        </w:tc>
        <w:tc>
          <w:tcPr>
            <w:tcW w:w="1436" w:type="dxa"/>
            <w:tcBorders>
              <w:top w:val="single" w:sz="4" w:space="0" w:color="auto"/>
              <w:left w:val="single" w:sz="4" w:space="0" w:color="auto"/>
              <w:bottom w:val="single" w:sz="4" w:space="0" w:color="auto"/>
              <w:right w:val="single" w:sz="4" w:space="0" w:color="auto"/>
            </w:tcBorders>
          </w:tcPr>
          <w:p w14:paraId="067E22B7" w14:textId="77777777" w:rsidR="00E36F0E" w:rsidRPr="0085174C" w:rsidRDefault="00393DC0" w:rsidP="00E36F0E">
            <w:pPr>
              <w:spacing w:line="256" w:lineRule="auto"/>
              <w:rPr>
                <w:rFonts w:cs="Arial"/>
                <w:color w:val="000000"/>
              </w:rPr>
            </w:pPr>
            <w:r w:rsidRPr="0085174C">
              <w:rPr>
                <w:rFonts w:cs="Arial"/>
                <w:color w:val="000000"/>
              </w:rPr>
              <w:t>0x10</w:t>
            </w:r>
          </w:p>
        </w:tc>
        <w:tc>
          <w:tcPr>
            <w:tcW w:w="1511" w:type="dxa"/>
            <w:tcBorders>
              <w:top w:val="single" w:sz="4" w:space="0" w:color="auto"/>
              <w:left w:val="single" w:sz="4" w:space="0" w:color="auto"/>
              <w:bottom w:val="single" w:sz="4" w:space="0" w:color="auto"/>
              <w:right w:val="single" w:sz="4" w:space="0" w:color="auto"/>
            </w:tcBorders>
          </w:tcPr>
          <w:p w14:paraId="30067310" w14:textId="77777777" w:rsidR="00E36F0E" w:rsidRPr="0085174C" w:rsidRDefault="00393DC0" w:rsidP="00E36F0E">
            <w:pPr>
              <w:spacing w:line="254" w:lineRule="auto"/>
              <w:rPr>
                <w:rFonts w:cs="Arial"/>
                <w:color w:val="000000"/>
              </w:rPr>
            </w:pPr>
            <w:r w:rsidRPr="0085174C">
              <w:rPr>
                <w:rFonts w:cs="Arial"/>
                <w:color w:val="000000"/>
              </w:rPr>
              <w:t>SDM</w:t>
            </w:r>
          </w:p>
        </w:tc>
      </w:tr>
      <w:tr w:rsidR="00E36F0E" w:rsidRPr="0085174C" w14:paraId="271732BC" w14:textId="77777777" w:rsidTr="00506E2F">
        <w:trPr>
          <w:jc w:val="center"/>
        </w:trPr>
        <w:tc>
          <w:tcPr>
            <w:tcW w:w="10521" w:type="dxa"/>
            <w:gridSpan w:val="7"/>
            <w:tcBorders>
              <w:top w:val="single" w:sz="4" w:space="0" w:color="auto"/>
              <w:left w:val="single" w:sz="4" w:space="0" w:color="auto"/>
              <w:bottom w:val="single" w:sz="4" w:space="0" w:color="auto"/>
              <w:right w:val="single" w:sz="4" w:space="0" w:color="auto"/>
            </w:tcBorders>
            <w:shd w:val="clear" w:color="auto" w:fill="D9D9D9"/>
          </w:tcPr>
          <w:p w14:paraId="7871214B" w14:textId="77777777" w:rsidR="00E36F0E" w:rsidRPr="0085174C" w:rsidRDefault="00393DC0" w:rsidP="00E36F0E">
            <w:pPr>
              <w:rPr>
                <w:rFonts w:cs="Arial"/>
              </w:rPr>
            </w:pPr>
            <w:r w:rsidRPr="0085174C">
              <w:rPr>
                <w:rFonts w:cs="Arial"/>
                <w:b/>
              </w:rPr>
              <w:t>Response</w:t>
            </w:r>
          </w:p>
        </w:tc>
      </w:tr>
      <w:tr w:rsidR="00E36F0E" w:rsidRPr="0085174C" w14:paraId="400CF23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00223D9" w14:textId="77777777" w:rsidR="00E36F0E" w:rsidRPr="0085174C" w:rsidRDefault="00393DC0" w:rsidP="00E36F0E">
            <w:pPr>
              <w:jc w:val="center"/>
              <w:rPr>
                <w:rFonts w:cs="Arial"/>
              </w:rPr>
            </w:pPr>
            <w:r w:rsidRPr="0085174C">
              <w:rPr>
                <w:rFonts w:cs="Arial"/>
              </w:rPr>
              <w:t>R</w:t>
            </w: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2D261599" w14:textId="77777777" w:rsidR="00E36F0E" w:rsidRPr="0085174C" w:rsidRDefault="00393DC0" w:rsidP="00E36F0E">
            <w:pPr>
              <w:rPr>
                <w:rFonts w:cs="Arial"/>
              </w:rPr>
            </w:pPr>
            <w:r w:rsidRPr="0085174C">
              <w:rPr>
                <w:rFonts w:cs="Arial"/>
              </w:rPr>
              <w:t>NqmRet</w:t>
            </w: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2917594A" w14:textId="77777777" w:rsidR="00E36F0E" w:rsidRPr="0085174C" w:rsidRDefault="00393DC0" w:rsidP="00E36F0E">
            <w:pPr>
              <w:rPr>
                <w:rFonts w:cs="Arial"/>
              </w:rPr>
            </w:pPr>
            <w:r w:rsidRPr="0085174C">
              <w:rPr>
                <w:rFonts w:cs="Arial"/>
              </w:rPr>
              <w:t>Enum</w:t>
            </w: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7FC92307" w14:textId="77777777" w:rsidR="00E36F0E" w:rsidRPr="0085174C" w:rsidRDefault="00393DC0" w:rsidP="00E36F0E">
            <w:pPr>
              <w:rPr>
                <w:rFonts w:cs="Arial"/>
              </w:rPr>
            </w:pPr>
            <w:r w:rsidRPr="0085174C">
              <w:rPr>
                <w:rFonts w:cs="Arial"/>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251B7C1" w14:textId="77777777" w:rsidR="00E36F0E" w:rsidRPr="0085174C" w:rsidRDefault="00393DC0" w:rsidP="00E36F0E">
            <w:pPr>
              <w:rPr>
                <w:rFonts w:cs="Arial"/>
              </w:rPr>
            </w:pPr>
            <w:r w:rsidRPr="0085174C">
              <w:rPr>
                <w:rFonts w:cs="Arial"/>
              </w:rPr>
              <w:t>-</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74035CD3" w14:textId="77777777" w:rsidR="00E36F0E" w:rsidRPr="0085174C" w:rsidRDefault="00E36F0E" w:rsidP="00E36F0E">
            <w:pPr>
              <w:rPr>
                <w:rFonts w:cs="Arial"/>
              </w:rPr>
            </w:pPr>
          </w:p>
        </w:tc>
      </w:tr>
      <w:tr w:rsidR="00E36F0E" w:rsidRPr="0085174C" w14:paraId="20E2CAD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BB48FEE"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69026B89"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1CE44AF3"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7D1C207E" w14:textId="77777777" w:rsidR="00E36F0E" w:rsidRPr="0085174C" w:rsidRDefault="00393DC0" w:rsidP="00E36F0E">
            <w:pPr>
              <w:rPr>
                <w:rFonts w:cs="Arial"/>
              </w:rPr>
            </w:pPr>
            <w:r w:rsidRPr="0085174C">
              <w:rPr>
                <w:rFonts w:cs="Arial"/>
              </w:rPr>
              <w:t>NQM_ERROR</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3B178845" w14:textId="77777777" w:rsidR="00E36F0E" w:rsidRPr="0085174C" w:rsidRDefault="00393DC0" w:rsidP="00E36F0E">
            <w:pPr>
              <w:rPr>
                <w:rFonts w:cs="Arial"/>
              </w:rPr>
            </w:pPr>
            <w:r w:rsidRPr="0085174C">
              <w:rPr>
                <w:rFonts w:cs="Arial"/>
              </w:rPr>
              <w:t>0x0</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10D39AB5" w14:textId="77777777" w:rsidR="00E36F0E" w:rsidRPr="0085174C" w:rsidRDefault="00393DC0" w:rsidP="00E36F0E">
            <w:pPr>
              <w:rPr>
                <w:rFonts w:cs="Arial"/>
              </w:rPr>
            </w:pPr>
            <w:r w:rsidRPr="0085174C">
              <w:rPr>
                <w:rFonts w:cs="Arial"/>
              </w:rPr>
              <w:t>Error/Failure</w:t>
            </w:r>
          </w:p>
        </w:tc>
      </w:tr>
      <w:tr w:rsidR="00E36F0E" w:rsidRPr="0085174C" w14:paraId="720EED2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78CD068"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3023FD00"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6FADACF5"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74D1298A" w14:textId="77777777" w:rsidR="00E36F0E" w:rsidRPr="0085174C" w:rsidRDefault="00393DC0" w:rsidP="00E36F0E">
            <w:pPr>
              <w:rPr>
                <w:rFonts w:cs="Arial"/>
              </w:rPr>
            </w:pPr>
            <w:r w:rsidRPr="0085174C">
              <w:rPr>
                <w:rFonts w:cs="Arial"/>
              </w:rPr>
              <w:t>NQM_SUCCESS</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17337AC3" w14:textId="77777777" w:rsidR="00E36F0E" w:rsidRPr="0085174C" w:rsidRDefault="00393DC0" w:rsidP="00E36F0E">
            <w:pPr>
              <w:rPr>
                <w:rFonts w:cs="Arial"/>
              </w:rPr>
            </w:pPr>
            <w:r w:rsidRPr="0085174C">
              <w:rPr>
                <w:rFonts w:cs="Arial"/>
              </w:rPr>
              <w:t>0x1</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2CF94669" w14:textId="77777777" w:rsidR="00E36F0E" w:rsidRPr="0085174C" w:rsidRDefault="00393DC0" w:rsidP="00E36F0E">
            <w:pPr>
              <w:rPr>
                <w:rFonts w:cs="Arial"/>
              </w:rPr>
            </w:pPr>
            <w:r w:rsidRPr="0085174C">
              <w:rPr>
                <w:rFonts w:cs="Arial"/>
              </w:rPr>
              <w:t>Success</w:t>
            </w:r>
          </w:p>
        </w:tc>
      </w:tr>
      <w:tr w:rsidR="00E36F0E" w:rsidRPr="0085174C" w14:paraId="7A68CC4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1ABF3AA" w14:textId="77777777" w:rsidR="00E36F0E" w:rsidRPr="0085174C" w:rsidRDefault="00393DC0" w:rsidP="00E36F0E">
            <w:pPr>
              <w:jc w:val="center"/>
              <w:rPr>
                <w:rFonts w:cs="Arial"/>
              </w:rPr>
            </w:pPr>
            <w:r w:rsidRPr="0085174C">
              <w:rPr>
                <w:rFonts w:cs="Arial"/>
              </w:rPr>
              <w:t>R</w:t>
            </w: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7CAF9127" w14:textId="77777777" w:rsidR="00E36F0E" w:rsidRPr="0085174C" w:rsidRDefault="00393DC0" w:rsidP="00E36F0E">
            <w:pPr>
              <w:rPr>
                <w:rFonts w:cs="Arial"/>
              </w:rPr>
            </w:pPr>
            <w:r w:rsidRPr="0085174C">
              <w:rPr>
                <w:rFonts w:cs="Arial"/>
              </w:rPr>
              <w:t>EcuType</w:t>
            </w: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7660818C" w14:textId="77777777" w:rsidR="00E36F0E" w:rsidRPr="0085174C" w:rsidRDefault="00393DC0" w:rsidP="00E36F0E">
            <w:pPr>
              <w:rPr>
                <w:rFonts w:cs="Arial"/>
              </w:rPr>
            </w:pPr>
            <w:r w:rsidRPr="0085174C">
              <w:rPr>
                <w:rFonts w:cs="Arial"/>
              </w:rPr>
              <w:t>Enum</w:t>
            </w: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6F56C5C7" w14:textId="77777777" w:rsidR="00E36F0E" w:rsidRPr="0085174C" w:rsidRDefault="00393DC0" w:rsidP="00E36F0E">
            <w:pPr>
              <w:rPr>
                <w:rFonts w:cs="Arial"/>
              </w:rPr>
            </w:pPr>
            <w:r w:rsidRPr="0085174C">
              <w:rPr>
                <w:rFonts w:cs="Arial"/>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EEE4F1D" w14:textId="77777777" w:rsidR="00E36F0E" w:rsidRPr="0085174C" w:rsidRDefault="00393DC0" w:rsidP="00E36F0E">
            <w:pPr>
              <w:rPr>
                <w:rFonts w:cs="Arial"/>
              </w:rPr>
            </w:pPr>
            <w:r w:rsidRPr="0085174C">
              <w:rPr>
                <w:rFonts w:cs="Arial"/>
              </w:rPr>
              <w:t>-</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475DF40F" w14:textId="77777777" w:rsidR="00E36F0E" w:rsidRPr="0085174C" w:rsidRDefault="00393DC0" w:rsidP="00E36F0E">
            <w:pPr>
              <w:rPr>
                <w:rFonts w:cs="Arial"/>
              </w:rPr>
            </w:pPr>
            <w:r w:rsidRPr="0085174C">
              <w:rPr>
                <w:rFonts w:cs="Arial"/>
              </w:rPr>
              <w:t>ECU type</w:t>
            </w:r>
          </w:p>
        </w:tc>
      </w:tr>
      <w:tr w:rsidR="00E36F0E" w:rsidRPr="0085174C" w14:paraId="6AFD28E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17177B1"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19098843"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1DBD2658"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7C74B3B0" w14:textId="77777777" w:rsidR="00E36F0E" w:rsidRPr="0085174C" w:rsidRDefault="00393DC0" w:rsidP="00E36F0E">
            <w:pPr>
              <w:rPr>
                <w:rFonts w:cs="Arial"/>
                <w:color w:val="000000"/>
              </w:rPr>
            </w:pPr>
            <w:r w:rsidRPr="0085174C">
              <w:rPr>
                <w:rFonts w:cs="Arial"/>
                <w:color w:val="000000"/>
              </w:rPr>
              <w:t>ECU_UNK</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241E7035" w14:textId="77777777" w:rsidR="00E36F0E" w:rsidRPr="0085174C" w:rsidRDefault="00393DC0" w:rsidP="00E36F0E">
            <w:pPr>
              <w:rPr>
                <w:rFonts w:cs="Arial"/>
                <w:color w:val="000000"/>
              </w:rPr>
            </w:pPr>
            <w:r w:rsidRPr="0085174C">
              <w:rPr>
                <w:rFonts w:cs="Arial"/>
                <w:color w:val="000000"/>
              </w:rPr>
              <w:t>0x0</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3EC3721A" w14:textId="77777777" w:rsidR="00E36F0E" w:rsidRPr="0085174C" w:rsidRDefault="00393DC0" w:rsidP="00E36F0E">
            <w:pPr>
              <w:rPr>
                <w:rFonts w:cs="Arial"/>
                <w:color w:val="000000"/>
              </w:rPr>
            </w:pPr>
            <w:r w:rsidRPr="0085174C">
              <w:rPr>
                <w:rFonts w:cs="Arial"/>
                <w:color w:val="000000"/>
              </w:rPr>
              <w:t>Error</w:t>
            </w:r>
          </w:p>
        </w:tc>
      </w:tr>
      <w:tr w:rsidR="00E36F0E" w:rsidRPr="0085174C" w14:paraId="6709F9A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D1747D7"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512BCAD0"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181060E3"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47619757" w14:textId="77777777" w:rsidR="00E36F0E" w:rsidRPr="0085174C" w:rsidRDefault="00393DC0" w:rsidP="00E36F0E">
            <w:pPr>
              <w:rPr>
                <w:rFonts w:cs="Arial"/>
                <w:color w:val="000000"/>
              </w:rPr>
            </w:pPr>
            <w:r w:rsidRPr="0085174C">
              <w:rPr>
                <w:rFonts w:cs="Arial"/>
                <w:color w:val="000000"/>
              </w:rPr>
              <w:t>ECU_ECG</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05F7CB43" w14:textId="77777777" w:rsidR="00E36F0E" w:rsidRPr="0085174C" w:rsidRDefault="00393DC0" w:rsidP="00E36F0E">
            <w:pPr>
              <w:rPr>
                <w:rFonts w:cs="Arial"/>
                <w:color w:val="000000"/>
              </w:rPr>
            </w:pPr>
            <w:r w:rsidRPr="0085174C">
              <w:rPr>
                <w:rFonts w:cs="Arial"/>
                <w:color w:val="000000"/>
              </w:rPr>
              <w:t>0x1</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0E3D76F9" w14:textId="77777777" w:rsidR="00E36F0E" w:rsidRPr="0085174C" w:rsidRDefault="00393DC0" w:rsidP="00E36F0E">
            <w:pPr>
              <w:rPr>
                <w:rFonts w:cs="Arial"/>
                <w:color w:val="000000"/>
              </w:rPr>
            </w:pPr>
            <w:r w:rsidRPr="0085174C">
              <w:rPr>
                <w:rFonts w:cs="Arial"/>
                <w:color w:val="000000"/>
              </w:rPr>
              <w:t>ECG</w:t>
            </w:r>
          </w:p>
        </w:tc>
      </w:tr>
      <w:tr w:rsidR="00E36F0E" w:rsidRPr="0085174C" w14:paraId="0B6197A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4BC9681"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51E683DE"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135DAD8C"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0BD79BCB" w14:textId="77777777" w:rsidR="00E36F0E" w:rsidRPr="0085174C" w:rsidRDefault="00393DC0" w:rsidP="00E36F0E">
            <w:pPr>
              <w:rPr>
                <w:rFonts w:cs="Arial"/>
                <w:color w:val="000000"/>
              </w:rPr>
            </w:pPr>
            <w:r w:rsidRPr="0085174C">
              <w:rPr>
                <w:rFonts w:cs="Arial"/>
                <w:color w:val="000000"/>
              </w:rPr>
              <w:t>ECU_TCU</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9807C9B" w14:textId="77777777" w:rsidR="00E36F0E" w:rsidRPr="0085174C" w:rsidRDefault="00393DC0" w:rsidP="00E36F0E">
            <w:pPr>
              <w:rPr>
                <w:rFonts w:cs="Arial"/>
                <w:color w:val="000000"/>
              </w:rPr>
            </w:pPr>
            <w:r w:rsidRPr="0085174C">
              <w:rPr>
                <w:rFonts w:cs="Arial"/>
                <w:color w:val="000000"/>
              </w:rPr>
              <w:t>0x2</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0139398D" w14:textId="77777777" w:rsidR="00E36F0E" w:rsidRPr="0085174C" w:rsidRDefault="00393DC0" w:rsidP="00E36F0E">
            <w:pPr>
              <w:rPr>
                <w:rFonts w:cs="Arial"/>
                <w:color w:val="000000"/>
              </w:rPr>
            </w:pPr>
            <w:r w:rsidRPr="0085174C">
              <w:rPr>
                <w:rFonts w:cs="Arial"/>
                <w:color w:val="000000"/>
              </w:rPr>
              <w:t>TCU</w:t>
            </w:r>
          </w:p>
        </w:tc>
      </w:tr>
      <w:tr w:rsidR="00E36F0E" w:rsidRPr="0085174C" w14:paraId="5CF3E39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A0311A5"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22C8CC95"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0C5D4600"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7153279E" w14:textId="77777777" w:rsidR="00E36F0E" w:rsidRPr="0085174C" w:rsidRDefault="00393DC0" w:rsidP="00E36F0E">
            <w:pPr>
              <w:rPr>
                <w:rFonts w:cs="Arial"/>
                <w:color w:val="000000"/>
              </w:rPr>
            </w:pPr>
            <w:r w:rsidRPr="0085174C">
              <w:rPr>
                <w:rFonts w:cs="Arial"/>
                <w:color w:val="000000"/>
              </w:rPr>
              <w:t>ECU_SYNC</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1E23CC64" w14:textId="77777777" w:rsidR="00E36F0E" w:rsidRPr="0085174C" w:rsidRDefault="00393DC0" w:rsidP="00E36F0E">
            <w:pPr>
              <w:rPr>
                <w:rFonts w:cs="Arial"/>
                <w:color w:val="000000"/>
              </w:rPr>
            </w:pPr>
            <w:r w:rsidRPr="0085174C">
              <w:rPr>
                <w:rFonts w:cs="Arial"/>
                <w:color w:val="000000"/>
              </w:rPr>
              <w:t>0x3</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5E64D2B2" w14:textId="77777777" w:rsidR="00E36F0E" w:rsidRPr="0085174C" w:rsidRDefault="00393DC0" w:rsidP="00E36F0E">
            <w:pPr>
              <w:rPr>
                <w:rFonts w:cs="Arial"/>
                <w:color w:val="000000"/>
              </w:rPr>
            </w:pPr>
            <w:r w:rsidRPr="0085174C">
              <w:rPr>
                <w:rFonts w:cs="Arial"/>
                <w:color w:val="000000"/>
              </w:rPr>
              <w:t>SYNC</w:t>
            </w:r>
          </w:p>
        </w:tc>
      </w:tr>
      <w:tr w:rsidR="00E36F0E" w:rsidRPr="0085174C" w14:paraId="6565566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36FB58F"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3F94F947"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512BF9D3"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1F1BF61C" w14:textId="77777777" w:rsidR="00E36F0E" w:rsidRPr="0085174C" w:rsidRDefault="00393DC0" w:rsidP="00E36F0E">
            <w:pPr>
              <w:rPr>
                <w:rFonts w:cs="Arial"/>
                <w:color w:val="000000"/>
              </w:rPr>
            </w:pPr>
            <w:r w:rsidRPr="0085174C">
              <w:rPr>
                <w:rFonts w:cs="Arial"/>
                <w:color w:val="000000"/>
              </w:rPr>
              <w:t>ECU_TCU_B</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0EBD5D93" w14:textId="77777777" w:rsidR="00E36F0E" w:rsidRPr="0085174C" w:rsidRDefault="00393DC0" w:rsidP="00E36F0E">
            <w:pPr>
              <w:rPr>
                <w:rFonts w:cs="Arial"/>
                <w:color w:val="000000"/>
              </w:rPr>
            </w:pPr>
            <w:r w:rsidRPr="0085174C">
              <w:rPr>
                <w:rFonts w:cs="Arial"/>
                <w:color w:val="000000"/>
              </w:rPr>
              <w:t>0x4</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11BB9C3C" w14:textId="77777777" w:rsidR="00E36F0E" w:rsidRPr="0085174C" w:rsidRDefault="00393DC0" w:rsidP="00E36F0E">
            <w:pPr>
              <w:spacing w:line="256" w:lineRule="auto"/>
              <w:rPr>
                <w:rFonts w:cs="Arial"/>
                <w:color w:val="000000"/>
              </w:rPr>
            </w:pPr>
            <w:r w:rsidRPr="0085174C">
              <w:rPr>
                <w:rFonts w:cs="Arial"/>
                <w:color w:val="000000"/>
              </w:rPr>
              <w:t>TCU-B. Applicable to AV vehicles Only</w:t>
            </w:r>
          </w:p>
        </w:tc>
      </w:tr>
      <w:tr w:rsidR="00E36F0E" w:rsidRPr="0085174C" w14:paraId="5908209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BAFA3FF"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1C3368E5"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7B4BEB62"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2A9218C5" w14:textId="77777777" w:rsidR="00E36F0E" w:rsidRPr="0085174C" w:rsidRDefault="00393DC0" w:rsidP="00E36F0E">
            <w:pPr>
              <w:spacing w:line="256" w:lineRule="auto"/>
              <w:rPr>
                <w:rFonts w:cs="Arial"/>
                <w:color w:val="000000"/>
              </w:rPr>
            </w:pPr>
            <w:r w:rsidRPr="0085174C">
              <w:rPr>
                <w:rFonts w:cs="Arial"/>
                <w:color w:val="000000"/>
              </w:rPr>
              <w:t>ECU_SDS</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41CD154F" w14:textId="77777777" w:rsidR="00E36F0E" w:rsidRPr="0085174C" w:rsidRDefault="00393DC0" w:rsidP="00E36F0E">
            <w:pPr>
              <w:spacing w:line="256" w:lineRule="auto"/>
              <w:rPr>
                <w:rFonts w:cs="Arial"/>
                <w:color w:val="000000"/>
              </w:rPr>
            </w:pPr>
            <w:r w:rsidRPr="0085174C">
              <w:rPr>
                <w:rFonts w:cs="Arial"/>
                <w:color w:val="000000"/>
              </w:rPr>
              <w:t>0x5</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73B74612" w14:textId="77777777" w:rsidR="00E36F0E" w:rsidRPr="0085174C" w:rsidRDefault="00393DC0" w:rsidP="00E36F0E">
            <w:pPr>
              <w:spacing w:line="254" w:lineRule="auto"/>
              <w:rPr>
                <w:rFonts w:cs="Arial"/>
                <w:color w:val="000000"/>
              </w:rPr>
            </w:pPr>
            <w:r w:rsidRPr="0085174C">
              <w:rPr>
                <w:rFonts w:cs="Arial"/>
                <w:color w:val="000000"/>
              </w:rPr>
              <w:t>SDS. Applicable to AV vehicles Only</w:t>
            </w:r>
          </w:p>
        </w:tc>
      </w:tr>
      <w:tr w:rsidR="00E36F0E" w:rsidRPr="0085174C" w14:paraId="5BAAE54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7D72B08"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049A9426"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393218CC"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51EE1D47" w14:textId="77777777" w:rsidR="00E36F0E" w:rsidRPr="0085174C" w:rsidRDefault="00393DC0" w:rsidP="00E36F0E">
            <w:pPr>
              <w:spacing w:line="256" w:lineRule="auto"/>
              <w:rPr>
                <w:rFonts w:cs="Arial"/>
                <w:color w:val="000000"/>
              </w:rPr>
            </w:pPr>
            <w:r w:rsidRPr="0085174C">
              <w:rPr>
                <w:rFonts w:cs="Arial"/>
                <w:color w:val="000000"/>
              </w:rPr>
              <w:t>ECU_ADSIM</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36E61E76" w14:textId="77777777" w:rsidR="00E36F0E" w:rsidRPr="0085174C" w:rsidRDefault="00393DC0" w:rsidP="00E36F0E">
            <w:pPr>
              <w:spacing w:line="256" w:lineRule="auto"/>
              <w:rPr>
                <w:rFonts w:cs="Arial"/>
                <w:color w:val="000000"/>
              </w:rPr>
            </w:pPr>
            <w:r w:rsidRPr="0085174C">
              <w:rPr>
                <w:rFonts w:cs="Arial"/>
                <w:color w:val="000000"/>
              </w:rPr>
              <w:t>0x6</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352B5D66" w14:textId="77777777" w:rsidR="00E36F0E" w:rsidRPr="0085174C" w:rsidRDefault="00393DC0" w:rsidP="00E36F0E">
            <w:pPr>
              <w:spacing w:line="254" w:lineRule="auto"/>
              <w:rPr>
                <w:rFonts w:cs="Arial"/>
                <w:color w:val="000000"/>
              </w:rPr>
            </w:pPr>
            <w:r w:rsidRPr="0085174C">
              <w:rPr>
                <w:rFonts w:cs="Arial"/>
                <w:color w:val="000000"/>
              </w:rPr>
              <w:t>ADSIM. Applicable to AV vehicles Only</w:t>
            </w:r>
          </w:p>
        </w:tc>
      </w:tr>
      <w:tr w:rsidR="00E36F0E" w:rsidRPr="0085174C" w14:paraId="6FDDC0F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62B8D3E"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0FD66E4D"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30522D3B"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5B9DFF2F" w14:textId="77777777" w:rsidR="00E36F0E" w:rsidRPr="0085174C" w:rsidRDefault="00393DC0" w:rsidP="00E36F0E">
            <w:pPr>
              <w:spacing w:line="256" w:lineRule="auto"/>
              <w:rPr>
                <w:rFonts w:cs="Arial"/>
                <w:color w:val="000000"/>
              </w:rPr>
            </w:pPr>
            <w:r w:rsidRPr="0085174C">
              <w:rPr>
                <w:rFonts w:cs="Arial"/>
                <w:color w:val="000000"/>
              </w:rPr>
              <w:t>ECU_DDSM</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5753843E" w14:textId="77777777" w:rsidR="00E36F0E" w:rsidRPr="0085174C" w:rsidRDefault="00393DC0" w:rsidP="00E36F0E">
            <w:pPr>
              <w:spacing w:line="256" w:lineRule="auto"/>
              <w:rPr>
                <w:rFonts w:cs="Arial"/>
                <w:color w:val="000000"/>
              </w:rPr>
            </w:pPr>
            <w:r w:rsidRPr="0085174C">
              <w:rPr>
                <w:rFonts w:cs="Arial"/>
                <w:color w:val="000000"/>
              </w:rPr>
              <w:t>0x7</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3A051404" w14:textId="77777777" w:rsidR="00E36F0E" w:rsidRPr="0085174C" w:rsidRDefault="00393DC0" w:rsidP="00E36F0E">
            <w:pPr>
              <w:spacing w:line="254" w:lineRule="auto"/>
              <w:rPr>
                <w:rFonts w:cs="Arial"/>
                <w:color w:val="000000"/>
              </w:rPr>
            </w:pPr>
            <w:r w:rsidRPr="0085174C">
              <w:rPr>
                <w:rFonts w:cs="Arial"/>
                <w:color w:val="000000"/>
              </w:rPr>
              <w:t>DDSM. Applicable to AV vehicles Only</w:t>
            </w:r>
          </w:p>
        </w:tc>
      </w:tr>
      <w:tr w:rsidR="00E36F0E" w:rsidRPr="0085174C" w14:paraId="24C32B7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940593D"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24AC31BC"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7CFCB217"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0549106C" w14:textId="77777777" w:rsidR="00E36F0E" w:rsidRPr="0085174C" w:rsidRDefault="00393DC0" w:rsidP="00E36F0E">
            <w:pPr>
              <w:spacing w:line="256" w:lineRule="auto"/>
              <w:rPr>
                <w:rFonts w:cs="Arial"/>
                <w:color w:val="000000"/>
              </w:rPr>
            </w:pPr>
            <w:r w:rsidRPr="0085174C">
              <w:rPr>
                <w:rFonts w:cs="Arial"/>
                <w:color w:val="000000"/>
              </w:rPr>
              <w:t>ECU_ADM</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5F07C0A5" w14:textId="77777777" w:rsidR="00E36F0E" w:rsidRPr="0085174C" w:rsidRDefault="00393DC0" w:rsidP="00E36F0E">
            <w:pPr>
              <w:spacing w:line="256" w:lineRule="auto"/>
              <w:rPr>
                <w:rFonts w:cs="Arial"/>
                <w:color w:val="000000"/>
              </w:rPr>
            </w:pPr>
            <w:r w:rsidRPr="0085174C">
              <w:rPr>
                <w:rFonts w:cs="Arial"/>
                <w:color w:val="000000"/>
              </w:rPr>
              <w:t>0x8</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477669BC" w14:textId="77777777" w:rsidR="00E36F0E" w:rsidRPr="0085174C" w:rsidRDefault="00393DC0" w:rsidP="00E36F0E">
            <w:pPr>
              <w:spacing w:line="254" w:lineRule="auto"/>
              <w:rPr>
                <w:rFonts w:cs="Arial"/>
                <w:color w:val="000000"/>
              </w:rPr>
            </w:pPr>
            <w:r w:rsidRPr="0085174C">
              <w:rPr>
                <w:rFonts w:cs="Arial"/>
                <w:color w:val="000000"/>
              </w:rPr>
              <w:t>ADM. Applicable to AV vehicles Only</w:t>
            </w:r>
          </w:p>
        </w:tc>
      </w:tr>
      <w:tr w:rsidR="00E36F0E" w:rsidRPr="0085174C" w14:paraId="77A2266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E662EDE"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6120E9EA"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46BAAC2B"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026BD89F" w14:textId="77777777" w:rsidR="00E36F0E" w:rsidRPr="0085174C" w:rsidRDefault="00393DC0" w:rsidP="00E36F0E">
            <w:pPr>
              <w:spacing w:line="256" w:lineRule="auto"/>
              <w:rPr>
                <w:rFonts w:cs="Arial"/>
                <w:color w:val="000000"/>
              </w:rPr>
            </w:pPr>
            <w:r w:rsidRPr="0085174C">
              <w:rPr>
                <w:rFonts w:cs="Arial"/>
                <w:color w:val="000000"/>
              </w:rPr>
              <w:t>ECU_ESPM</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7E620DEB" w14:textId="77777777" w:rsidR="00E36F0E" w:rsidRPr="0085174C" w:rsidRDefault="00393DC0" w:rsidP="00E36F0E">
            <w:pPr>
              <w:spacing w:line="256" w:lineRule="auto"/>
              <w:rPr>
                <w:rFonts w:cs="Arial"/>
                <w:color w:val="000000"/>
              </w:rPr>
            </w:pPr>
            <w:r w:rsidRPr="0085174C">
              <w:rPr>
                <w:rFonts w:cs="Arial"/>
                <w:color w:val="000000"/>
              </w:rPr>
              <w:t>0x9</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12BCFF7D" w14:textId="77777777" w:rsidR="00E36F0E" w:rsidRPr="0085174C" w:rsidRDefault="00393DC0" w:rsidP="00E36F0E">
            <w:pPr>
              <w:spacing w:line="254" w:lineRule="auto"/>
              <w:rPr>
                <w:rFonts w:cs="Arial"/>
                <w:color w:val="000000"/>
              </w:rPr>
            </w:pPr>
            <w:r w:rsidRPr="0085174C">
              <w:rPr>
                <w:rFonts w:cs="Arial"/>
                <w:color w:val="000000"/>
              </w:rPr>
              <w:t>ESPM+</w:t>
            </w:r>
          </w:p>
        </w:tc>
      </w:tr>
      <w:tr w:rsidR="00E36F0E" w:rsidRPr="0085174C" w14:paraId="5107C70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2A89FB4"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3A038526"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3417C498"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0EDDC121" w14:textId="77777777" w:rsidR="00E36F0E" w:rsidRPr="0085174C" w:rsidRDefault="00393DC0" w:rsidP="00E36F0E">
            <w:pPr>
              <w:spacing w:line="256" w:lineRule="auto"/>
              <w:rPr>
                <w:rFonts w:cs="Arial"/>
                <w:color w:val="000000"/>
              </w:rPr>
            </w:pPr>
            <w:r w:rsidRPr="0085174C">
              <w:rPr>
                <w:rFonts w:cs="Arial"/>
                <w:color w:val="000000"/>
              </w:rPr>
              <w:t>ECU_SDM</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C46D485" w14:textId="77777777" w:rsidR="00E36F0E" w:rsidRPr="0085174C" w:rsidRDefault="00393DC0" w:rsidP="00E36F0E">
            <w:pPr>
              <w:spacing w:line="256" w:lineRule="auto"/>
              <w:rPr>
                <w:rFonts w:cs="Arial"/>
                <w:color w:val="000000"/>
              </w:rPr>
            </w:pPr>
            <w:r w:rsidRPr="0085174C">
              <w:rPr>
                <w:rFonts w:cs="Arial"/>
                <w:color w:val="000000"/>
              </w:rPr>
              <w:t>0x10</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7453E1BB" w14:textId="77777777" w:rsidR="00E36F0E" w:rsidRPr="0085174C" w:rsidRDefault="00393DC0" w:rsidP="00E36F0E">
            <w:pPr>
              <w:spacing w:line="254" w:lineRule="auto"/>
              <w:rPr>
                <w:rFonts w:cs="Arial"/>
                <w:color w:val="000000"/>
              </w:rPr>
            </w:pPr>
            <w:r w:rsidRPr="0085174C">
              <w:rPr>
                <w:rFonts w:cs="Arial"/>
                <w:color w:val="000000"/>
              </w:rPr>
              <w:t>SDM</w:t>
            </w:r>
          </w:p>
        </w:tc>
      </w:tr>
      <w:tr w:rsidR="00E36F0E" w:rsidRPr="0085174C" w14:paraId="4B8EE7E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26B60BD" w14:textId="77777777" w:rsidR="00E36F0E" w:rsidRPr="0085174C" w:rsidRDefault="00393DC0" w:rsidP="00E36F0E">
            <w:pPr>
              <w:jc w:val="center"/>
              <w:rPr>
                <w:rFonts w:cs="Arial"/>
              </w:rPr>
            </w:pPr>
            <w:r w:rsidRPr="0085174C">
              <w:rPr>
                <w:rFonts w:cs="Arial"/>
              </w:rPr>
              <w:t>R</w:t>
            </w: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5C6AFC8A" w14:textId="77777777" w:rsidR="00E36F0E" w:rsidRPr="0085174C" w:rsidRDefault="00393DC0" w:rsidP="00E36F0E">
            <w:pPr>
              <w:rPr>
                <w:rFonts w:cs="Arial"/>
              </w:rPr>
            </w:pPr>
            <w:r w:rsidRPr="0085174C">
              <w:rPr>
                <w:rFonts w:cs="Arial"/>
              </w:rPr>
              <w:t>mcc</w:t>
            </w: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0F6717B9" w14:textId="77777777" w:rsidR="00E36F0E" w:rsidRPr="0085174C" w:rsidRDefault="00393DC0" w:rsidP="00E36F0E">
            <w:pPr>
              <w:rPr>
                <w:rFonts w:cs="Arial"/>
              </w:rPr>
            </w:pPr>
            <w:r w:rsidRPr="0085174C">
              <w:rPr>
                <w:rFonts w:cs="Arial"/>
              </w:rPr>
              <w:t>Int32</w:t>
            </w: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0105C2AB" w14:textId="77777777" w:rsidR="00E36F0E" w:rsidRPr="0085174C" w:rsidRDefault="00393DC0" w:rsidP="00E36F0E">
            <w:pPr>
              <w:rPr>
                <w:rFonts w:cs="Arial"/>
                <w:color w:val="000000"/>
              </w:rPr>
            </w:pPr>
            <w:r w:rsidRPr="0085174C">
              <w:rPr>
                <w:rFonts w:cs="Arial"/>
                <w:color w:val="000000"/>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5509BEE9" w14:textId="77777777" w:rsidR="00E36F0E" w:rsidRPr="0085174C" w:rsidRDefault="00393DC0" w:rsidP="00E36F0E">
            <w:pPr>
              <w:rPr>
                <w:rFonts w:cs="Arial"/>
                <w:color w:val="000000"/>
              </w:rPr>
            </w:pPr>
            <w:r w:rsidRPr="0085174C">
              <w:rPr>
                <w:rFonts w:cs="Arial"/>
                <w:color w:val="000000"/>
              </w:rPr>
              <w:t>0-4294967295</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71EDD19A" w14:textId="77777777" w:rsidR="00E36F0E" w:rsidRPr="0085174C" w:rsidRDefault="00393DC0" w:rsidP="00E36F0E">
            <w:pPr>
              <w:rPr>
                <w:rFonts w:cs="Arial"/>
                <w:color w:val="000000"/>
              </w:rPr>
            </w:pPr>
            <w:r w:rsidRPr="0085174C">
              <w:rPr>
                <w:rFonts w:cs="Arial"/>
                <w:color w:val="000000"/>
              </w:rPr>
              <w:t>Mobile country code</w:t>
            </w:r>
          </w:p>
        </w:tc>
      </w:tr>
      <w:tr w:rsidR="00E36F0E" w:rsidRPr="0085174C" w14:paraId="7D8FBC9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4632C36" w14:textId="77777777" w:rsidR="00E36F0E" w:rsidRPr="0085174C" w:rsidRDefault="00393DC0" w:rsidP="00E36F0E">
            <w:pPr>
              <w:jc w:val="center"/>
              <w:rPr>
                <w:rFonts w:cs="Arial"/>
              </w:rPr>
            </w:pPr>
            <w:r w:rsidRPr="0085174C">
              <w:rPr>
                <w:rFonts w:cs="Arial"/>
              </w:rPr>
              <w:t>R</w:t>
            </w: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2BA3DC4D" w14:textId="77777777" w:rsidR="00E36F0E" w:rsidRPr="0085174C" w:rsidRDefault="00393DC0" w:rsidP="00E36F0E">
            <w:pPr>
              <w:rPr>
                <w:rFonts w:cs="Arial"/>
              </w:rPr>
            </w:pPr>
            <w:r w:rsidRPr="0085174C">
              <w:rPr>
                <w:rFonts w:cs="Arial"/>
              </w:rPr>
              <w:t>mnc</w:t>
            </w: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484730CB" w14:textId="77777777" w:rsidR="00E36F0E" w:rsidRPr="0085174C" w:rsidRDefault="00393DC0" w:rsidP="00E36F0E">
            <w:pPr>
              <w:rPr>
                <w:rFonts w:cs="Arial"/>
              </w:rPr>
            </w:pPr>
            <w:r w:rsidRPr="0085174C">
              <w:rPr>
                <w:rFonts w:cs="Arial"/>
              </w:rPr>
              <w:t>Int32</w:t>
            </w: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6E27A5C6" w14:textId="77777777" w:rsidR="00E36F0E" w:rsidRPr="0085174C" w:rsidRDefault="00393DC0" w:rsidP="00E36F0E">
            <w:pPr>
              <w:rPr>
                <w:rFonts w:cs="Arial"/>
                <w:color w:val="000000"/>
              </w:rPr>
            </w:pPr>
            <w:r w:rsidRPr="0085174C">
              <w:rPr>
                <w:rFonts w:cs="Arial"/>
                <w:color w:val="000000"/>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020F8875" w14:textId="77777777" w:rsidR="00E36F0E" w:rsidRPr="0085174C" w:rsidRDefault="00393DC0" w:rsidP="00E36F0E">
            <w:pPr>
              <w:rPr>
                <w:rFonts w:cs="Arial"/>
                <w:color w:val="000000"/>
              </w:rPr>
            </w:pPr>
            <w:r w:rsidRPr="0085174C">
              <w:rPr>
                <w:rFonts w:cs="Arial"/>
                <w:color w:val="000000"/>
              </w:rPr>
              <w:t>0-4294967295</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28F296CB" w14:textId="77777777" w:rsidR="00E36F0E" w:rsidRPr="0085174C" w:rsidRDefault="00393DC0" w:rsidP="00E36F0E">
            <w:pPr>
              <w:rPr>
                <w:rFonts w:cs="Arial"/>
                <w:color w:val="000000"/>
              </w:rPr>
            </w:pPr>
            <w:r w:rsidRPr="0085174C">
              <w:rPr>
                <w:rFonts w:cs="Arial"/>
                <w:color w:val="000000"/>
              </w:rPr>
              <w:t>Mobile network code</w:t>
            </w:r>
          </w:p>
        </w:tc>
      </w:tr>
      <w:tr w:rsidR="00E36F0E" w:rsidRPr="0085174C" w14:paraId="2A47204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E43E633" w14:textId="77777777" w:rsidR="00E36F0E" w:rsidRPr="0085174C" w:rsidRDefault="00393DC0" w:rsidP="00E36F0E">
            <w:pPr>
              <w:jc w:val="center"/>
              <w:rPr>
                <w:rFonts w:cs="Arial"/>
              </w:rPr>
            </w:pPr>
            <w:r w:rsidRPr="0085174C">
              <w:rPr>
                <w:rFonts w:cs="Arial"/>
              </w:rPr>
              <w:t>R</w:t>
            </w: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5DE2DC1C" w14:textId="77777777" w:rsidR="00E36F0E" w:rsidRPr="0085174C" w:rsidRDefault="00393DC0" w:rsidP="00E36F0E">
            <w:pPr>
              <w:rPr>
                <w:rFonts w:cs="Arial"/>
              </w:rPr>
            </w:pPr>
            <w:r w:rsidRPr="0085174C">
              <w:rPr>
                <w:rFonts w:cs="Arial"/>
              </w:rPr>
              <w:t>three_digit_mnc</w:t>
            </w: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6323171B" w14:textId="77777777" w:rsidR="00E36F0E" w:rsidRPr="0085174C" w:rsidRDefault="00393DC0" w:rsidP="00E36F0E">
            <w:pPr>
              <w:rPr>
                <w:rFonts w:cs="Arial"/>
              </w:rPr>
            </w:pPr>
            <w:r w:rsidRPr="0085174C">
              <w:rPr>
                <w:rFonts w:cs="Arial"/>
              </w:rPr>
              <w:t>Boolean</w:t>
            </w: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543A4717" w14:textId="77777777" w:rsidR="00E36F0E" w:rsidRPr="0085174C" w:rsidRDefault="00393DC0" w:rsidP="00E36F0E">
            <w:pPr>
              <w:rPr>
                <w:rFonts w:cs="Arial"/>
                <w:color w:val="000000"/>
              </w:rPr>
            </w:pPr>
            <w:r w:rsidRPr="0085174C">
              <w:rPr>
                <w:rFonts w:cs="Arial"/>
                <w:color w:val="000000"/>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5AC626DA" w14:textId="77777777" w:rsidR="00E36F0E" w:rsidRPr="0085174C" w:rsidRDefault="00393DC0" w:rsidP="00E36F0E">
            <w:pPr>
              <w:rPr>
                <w:rFonts w:cs="Arial"/>
                <w:color w:val="000000"/>
              </w:rPr>
            </w:pPr>
            <w:r w:rsidRPr="0085174C">
              <w:rPr>
                <w:rFonts w:cs="Arial"/>
              </w:rPr>
              <w:t>0/1</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7ECD6FCE" w14:textId="77777777" w:rsidR="00E36F0E" w:rsidRPr="0085174C" w:rsidRDefault="00393DC0" w:rsidP="00E36F0E">
            <w:pPr>
              <w:rPr>
                <w:rFonts w:cs="Arial"/>
                <w:color w:val="000000"/>
              </w:rPr>
            </w:pPr>
            <w:r w:rsidRPr="0085174C">
              <w:rPr>
                <w:rFonts w:cs="Arial"/>
                <w:color w:val="000000"/>
              </w:rPr>
              <w:t>3 digits MNC or 2 digits MNC</w:t>
            </w:r>
          </w:p>
        </w:tc>
      </w:tr>
      <w:tr w:rsidR="00E36F0E" w:rsidRPr="0085174C" w14:paraId="61DEC7C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5AE3A1C" w14:textId="77777777" w:rsidR="00E36F0E" w:rsidRPr="0085174C" w:rsidRDefault="00393DC0" w:rsidP="00E36F0E">
            <w:pPr>
              <w:jc w:val="center"/>
              <w:rPr>
                <w:rFonts w:cs="Arial"/>
              </w:rPr>
            </w:pPr>
            <w:r w:rsidRPr="0085174C">
              <w:rPr>
                <w:rFonts w:cs="Arial"/>
              </w:rPr>
              <w:t>R</w:t>
            </w: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07F7F062" w14:textId="77777777" w:rsidR="00E36F0E" w:rsidRPr="0085174C" w:rsidRDefault="00393DC0" w:rsidP="00E36F0E">
            <w:pPr>
              <w:rPr>
                <w:rFonts w:cs="Arial"/>
              </w:rPr>
            </w:pPr>
            <w:r w:rsidRPr="0085174C">
              <w:rPr>
                <w:rFonts w:cs="Arial"/>
              </w:rPr>
              <w:t>CellularNwType</w:t>
            </w: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4DCD9985" w14:textId="77777777" w:rsidR="00E36F0E" w:rsidRPr="0085174C" w:rsidRDefault="00393DC0" w:rsidP="00E36F0E">
            <w:pPr>
              <w:rPr>
                <w:rFonts w:cs="Arial"/>
              </w:rPr>
            </w:pPr>
            <w:r w:rsidRPr="0085174C">
              <w:rPr>
                <w:rFonts w:cs="Arial"/>
              </w:rPr>
              <w:t>Enum</w:t>
            </w: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63876CD0" w14:textId="77777777" w:rsidR="00E36F0E" w:rsidRPr="0085174C" w:rsidRDefault="00393DC0" w:rsidP="00E36F0E">
            <w:pPr>
              <w:rPr>
                <w:rFonts w:cs="Arial"/>
              </w:rPr>
            </w:pPr>
            <w:r w:rsidRPr="0085174C">
              <w:rPr>
                <w:rFonts w:cs="Arial"/>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5D665E2C" w14:textId="77777777" w:rsidR="00E36F0E" w:rsidRPr="0085174C" w:rsidRDefault="00393DC0" w:rsidP="00E36F0E">
            <w:pPr>
              <w:rPr>
                <w:rFonts w:cs="Arial"/>
              </w:rPr>
            </w:pPr>
            <w:r w:rsidRPr="0085174C">
              <w:rPr>
                <w:rFonts w:cs="Arial"/>
              </w:rPr>
              <w:t>-</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3B37AC6E" w14:textId="77777777" w:rsidR="00E36F0E" w:rsidRPr="0085174C" w:rsidRDefault="00393DC0" w:rsidP="00E36F0E">
            <w:pPr>
              <w:rPr>
                <w:rFonts w:cs="Arial"/>
                <w:color w:val="000000"/>
              </w:rPr>
            </w:pPr>
            <w:r w:rsidRPr="0085174C">
              <w:rPr>
                <w:rFonts w:cs="Arial"/>
                <w:color w:val="000000"/>
              </w:rPr>
              <w:t>Cellular Network Type</w:t>
            </w:r>
          </w:p>
        </w:tc>
      </w:tr>
      <w:tr w:rsidR="00E36F0E" w:rsidRPr="0085174C" w14:paraId="1BD9C2E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AA2487A"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7EC3327A"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21748170"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0D9656C5" w14:textId="77777777" w:rsidR="00E36F0E" w:rsidRPr="0085174C" w:rsidRDefault="00393DC0" w:rsidP="00E36F0E">
            <w:pPr>
              <w:rPr>
                <w:rFonts w:cs="Arial"/>
                <w:color w:val="000000"/>
              </w:rPr>
            </w:pPr>
            <w:r w:rsidRPr="0085174C">
              <w:rPr>
                <w:rFonts w:cs="Arial"/>
                <w:color w:val="000000"/>
              </w:rPr>
              <w:t>NO_NW_TYPE</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5B8B7611" w14:textId="77777777" w:rsidR="00E36F0E" w:rsidRPr="0085174C" w:rsidRDefault="00393DC0" w:rsidP="00E36F0E">
            <w:pPr>
              <w:rPr>
                <w:rFonts w:cs="Arial"/>
                <w:color w:val="000000"/>
              </w:rPr>
            </w:pPr>
            <w:r w:rsidRPr="0085174C">
              <w:rPr>
                <w:rFonts w:cs="Arial"/>
                <w:color w:val="000000"/>
              </w:rPr>
              <w:t>0x0</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103D545A" w14:textId="77777777" w:rsidR="00E36F0E" w:rsidRPr="0085174C" w:rsidRDefault="00393DC0" w:rsidP="00E36F0E">
            <w:pPr>
              <w:rPr>
                <w:rFonts w:cs="Arial"/>
                <w:color w:val="000000"/>
              </w:rPr>
            </w:pPr>
            <w:r w:rsidRPr="0085174C">
              <w:rPr>
                <w:rFonts w:cs="Arial"/>
                <w:color w:val="000000"/>
              </w:rPr>
              <w:t>No network service</w:t>
            </w:r>
          </w:p>
        </w:tc>
      </w:tr>
      <w:tr w:rsidR="00E36F0E" w:rsidRPr="0085174C" w14:paraId="36759AD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C18142F"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12CAFBE2"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102DD868"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49D3D650" w14:textId="77777777" w:rsidR="00E36F0E" w:rsidRPr="0085174C" w:rsidRDefault="00393DC0" w:rsidP="00E36F0E">
            <w:pPr>
              <w:rPr>
                <w:rFonts w:cs="Arial"/>
                <w:color w:val="000000"/>
              </w:rPr>
            </w:pPr>
            <w:r w:rsidRPr="0085174C">
              <w:rPr>
                <w:rFonts w:cs="Arial"/>
                <w:color w:val="000000"/>
              </w:rPr>
              <w:t>GSM_NW</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5ED18E4E" w14:textId="77777777" w:rsidR="00E36F0E" w:rsidRPr="0085174C" w:rsidRDefault="00393DC0" w:rsidP="00E36F0E">
            <w:pPr>
              <w:rPr>
                <w:rFonts w:cs="Arial"/>
                <w:color w:val="000000"/>
              </w:rPr>
            </w:pPr>
            <w:r w:rsidRPr="0085174C">
              <w:rPr>
                <w:rFonts w:cs="Arial"/>
                <w:color w:val="000000"/>
              </w:rPr>
              <w:t>0x1</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284D3EF9" w14:textId="77777777" w:rsidR="00E36F0E" w:rsidRPr="0085174C" w:rsidRDefault="00393DC0" w:rsidP="00E36F0E">
            <w:pPr>
              <w:rPr>
                <w:rFonts w:cs="Arial"/>
                <w:color w:val="000000"/>
              </w:rPr>
            </w:pPr>
            <w:r w:rsidRPr="0085174C">
              <w:rPr>
                <w:rFonts w:cs="Arial"/>
                <w:color w:val="000000"/>
              </w:rPr>
              <w:t>GSM</w:t>
            </w:r>
          </w:p>
        </w:tc>
      </w:tr>
      <w:tr w:rsidR="00E36F0E" w:rsidRPr="0085174C" w14:paraId="197BE7B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8C30A44"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4D6DC7D1"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07977319"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58273536" w14:textId="77777777" w:rsidR="00E36F0E" w:rsidRPr="0085174C" w:rsidRDefault="00393DC0" w:rsidP="00E36F0E">
            <w:pPr>
              <w:rPr>
                <w:rFonts w:cs="Arial"/>
                <w:color w:val="000000"/>
              </w:rPr>
            </w:pPr>
            <w:r w:rsidRPr="0085174C">
              <w:rPr>
                <w:rFonts w:cs="Arial"/>
                <w:color w:val="000000"/>
              </w:rPr>
              <w:t>UMTS_NW</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73313C1F" w14:textId="77777777" w:rsidR="00E36F0E" w:rsidRPr="0085174C" w:rsidRDefault="00393DC0" w:rsidP="00E36F0E">
            <w:pPr>
              <w:rPr>
                <w:rFonts w:cs="Arial"/>
                <w:color w:val="000000"/>
              </w:rPr>
            </w:pPr>
            <w:r w:rsidRPr="0085174C">
              <w:rPr>
                <w:rFonts w:cs="Arial"/>
                <w:color w:val="000000"/>
              </w:rPr>
              <w:t>0x2</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42DC537E" w14:textId="77777777" w:rsidR="00E36F0E" w:rsidRPr="0085174C" w:rsidRDefault="00393DC0" w:rsidP="00E36F0E">
            <w:pPr>
              <w:rPr>
                <w:rFonts w:cs="Arial"/>
                <w:color w:val="000000"/>
              </w:rPr>
            </w:pPr>
            <w:r w:rsidRPr="0085174C">
              <w:rPr>
                <w:rFonts w:cs="Arial"/>
                <w:color w:val="000000"/>
              </w:rPr>
              <w:t>UMTS</w:t>
            </w:r>
          </w:p>
        </w:tc>
      </w:tr>
      <w:tr w:rsidR="00E36F0E" w:rsidRPr="0085174C" w14:paraId="0FB2260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174E9EA"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3D3E83B5"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224F9E75"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637EB0F7" w14:textId="77777777" w:rsidR="00E36F0E" w:rsidRPr="0085174C" w:rsidRDefault="00393DC0" w:rsidP="00E36F0E">
            <w:pPr>
              <w:rPr>
                <w:rFonts w:cs="Arial"/>
                <w:color w:val="000000"/>
              </w:rPr>
            </w:pPr>
            <w:r w:rsidRPr="0085174C">
              <w:rPr>
                <w:rFonts w:cs="Arial"/>
                <w:color w:val="000000"/>
              </w:rPr>
              <w:t>LTE_NW</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0E57D1FE" w14:textId="77777777" w:rsidR="00E36F0E" w:rsidRPr="0085174C" w:rsidRDefault="00393DC0" w:rsidP="00E36F0E">
            <w:pPr>
              <w:rPr>
                <w:rFonts w:cs="Arial"/>
                <w:color w:val="000000"/>
              </w:rPr>
            </w:pPr>
            <w:r w:rsidRPr="0085174C">
              <w:rPr>
                <w:rFonts w:cs="Arial"/>
                <w:color w:val="000000"/>
              </w:rPr>
              <w:t>0x4</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5A1FC414" w14:textId="77777777" w:rsidR="00E36F0E" w:rsidRPr="0085174C" w:rsidRDefault="00393DC0" w:rsidP="00E36F0E">
            <w:pPr>
              <w:rPr>
                <w:rFonts w:cs="Arial"/>
                <w:color w:val="000000"/>
              </w:rPr>
            </w:pPr>
            <w:r w:rsidRPr="0085174C">
              <w:rPr>
                <w:rFonts w:cs="Arial"/>
                <w:color w:val="000000"/>
              </w:rPr>
              <w:t>LTE</w:t>
            </w:r>
          </w:p>
        </w:tc>
      </w:tr>
      <w:tr w:rsidR="00E36F0E" w:rsidRPr="0085174C" w14:paraId="197D64E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06ACB6A" w14:textId="77777777" w:rsidR="00E36F0E" w:rsidRPr="0085174C" w:rsidRDefault="00393DC0" w:rsidP="00E36F0E">
            <w:pPr>
              <w:jc w:val="center"/>
              <w:rPr>
                <w:rFonts w:cs="Arial"/>
              </w:rPr>
            </w:pPr>
            <w:r w:rsidRPr="0085174C">
              <w:rPr>
                <w:rFonts w:cs="Arial"/>
              </w:rPr>
              <w:t>R</w:t>
            </w: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5C0A83AA" w14:textId="77777777" w:rsidR="00E36F0E" w:rsidRPr="0085174C" w:rsidRDefault="00393DC0" w:rsidP="00E36F0E">
            <w:pPr>
              <w:rPr>
                <w:rFonts w:cs="Arial"/>
              </w:rPr>
            </w:pPr>
            <w:r w:rsidRPr="0085174C">
              <w:rPr>
                <w:rFonts w:cs="Arial"/>
              </w:rPr>
              <w:t>CellularRatType</w:t>
            </w: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1A69E8A7" w14:textId="77777777" w:rsidR="00E36F0E" w:rsidRPr="0085174C" w:rsidRDefault="00393DC0" w:rsidP="00E36F0E">
            <w:pPr>
              <w:rPr>
                <w:rFonts w:cs="Arial"/>
              </w:rPr>
            </w:pPr>
            <w:r w:rsidRPr="0085174C">
              <w:rPr>
                <w:rFonts w:cs="Arial"/>
              </w:rPr>
              <w:t>Enum</w:t>
            </w: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6C0F049D" w14:textId="77777777" w:rsidR="00E36F0E" w:rsidRPr="0085174C" w:rsidRDefault="00393DC0" w:rsidP="00E36F0E">
            <w:pPr>
              <w:rPr>
                <w:rFonts w:cs="Arial"/>
              </w:rPr>
            </w:pPr>
            <w:r w:rsidRPr="0085174C">
              <w:rPr>
                <w:rFonts w:cs="Arial"/>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1730F2D9" w14:textId="77777777" w:rsidR="00E36F0E" w:rsidRPr="0085174C" w:rsidRDefault="00393DC0" w:rsidP="00E36F0E">
            <w:pPr>
              <w:rPr>
                <w:rFonts w:cs="Arial"/>
              </w:rPr>
            </w:pPr>
            <w:r w:rsidRPr="0085174C">
              <w:rPr>
                <w:rFonts w:cs="Arial"/>
              </w:rPr>
              <w:t>-</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4BE13364" w14:textId="77777777" w:rsidR="00E36F0E" w:rsidRPr="0085174C" w:rsidRDefault="00393DC0" w:rsidP="00E36F0E">
            <w:pPr>
              <w:rPr>
                <w:rFonts w:cs="Arial"/>
                <w:color w:val="000000"/>
              </w:rPr>
            </w:pPr>
            <w:r w:rsidRPr="0085174C">
              <w:rPr>
                <w:rFonts w:cs="Arial"/>
                <w:color w:val="000000"/>
              </w:rPr>
              <w:t>Cellular RAT Type</w:t>
            </w:r>
          </w:p>
        </w:tc>
      </w:tr>
      <w:tr w:rsidR="00E36F0E" w:rsidRPr="0085174C" w14:paraId="4CC7AA0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A941EF8"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1F750D60"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688EEA53"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4DC052CF" w14:textId="77777777" w:rsidR="00E36F0E" w:rsidRPr="0085174C" w:rsidRDefault="00393DC0" w:rsidP="00E36F0E">
            <w:pPr>
              <w:rPr>
                <w:rFonts w:cs="Arial"/>
                <w:color w:val="000000"/>
              </w:rPr>
            </w:pPr>
            <w:r w:rsidRPr="0085174C">
              <w:rPr>
                <w:rFonts w:cs="Arial"/>
                <w:color w:val="000000"/>
              </w:rPr>
              <w:t>NO_NW</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635B52D" w14:textId="77777777" w:rsidR="00E36F0E" w:rsidRPr="0085174C" w:rsidRDefault="00393DC0" w:rsidP="00E36F0E">
            <w:pPr>
              <w:rPr>
                <w:rFonts w:cs="Arial"/>
                <w:color w:val="000000"/>
              </w:rPr>
            </w:pPr>
            <w:r w:rsidRPr="0085174C">
              <w:rPr>
                <w:rFonts w:cs="Arial"/>
                <w:color w:val="000000"/>
              </w:rPr>
              <w:t>0x0</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3574615B" w14:textId="77777777" w:rsidR="00E36F0E" w:rsidRPr="0085174C" w:rsidRDefault="00393DC0" w:rsidP="00E36F0E">
            <w:pPr>
              <w:rPr>
                <w:rFonts w:cs="Arial"/>
                <w:color w:val="000000"/>
              </w:rPr>
            </w:pPr>
            <w:r w:rsidRPr="0085174C">
              <w:rPr>
                <w:rFonts w:cs="Arial"/>
                <w:color w:val="000000"/>
              </w:rPr>
              <w:t>No network available</w:t>
            </w:r>
          </w:p>
        </w:tc>
      </w:tr>
      <w:tr w:rsidR="00E36F0E" w:rsidRPr="0085174C" w14:paraId="68BAF35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2D219A5"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712E9FA3"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24AF221C"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6DBC433E" w14:textId="77777777" w:rsidR="00E36F0E" w:rsidRPr="0085174C" w:rsidRDefault="00393DC0" w:rsidP="00E36F0E">
            <w:pPr>
              <w:rPr>
                <w:rFonts w:cs="Arial"/>
                <w:color w:val="000000"/>
              </w:rPr>
            </w:pPr>
            <w:r w:rsidRPr="0085174C">
              <w:rPr>
                <w:rFonts w:cs="Arial"/>
                <w:color w:val="000000"/>
              </w:rPr>
              <w:t>GSM</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A6C8EC4" w14:textId="77777777" w:rsidR="00E36F0E" w:rsidRPr="0085174C" w:rsidRDefault="00393DC0" w:rsidP="00E36F0E">
            <w:pPr>
              <w:rPr>
                <w:rFonts w:cs="Arial"/>
                <w:color w:val="000000"/>
              </w:rPr>
            </w:pPr>
            <w:r w:rsidRPr="0085174C">
              <w:rPr>
                <w:rFonts w:cs="Arial"/>
                <w:color w:val="000000"/>
              </w:rPr>
              <w:t>0x1</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61ADEF1C" w14:textId="77777777" w:rsidR="00E36F0E" w:rsidRPr="0085174C" w:rsidRDefault="00393DC0" w:rsidP="00E36F0E">
            <w:pPr>
              <w:rPr>
                <w:rFonts w:cs="Arial"/>
                <w:color w:val="000000"/>
              </w:rPr>
            </w:pPr>
            <w:r w:rsidRPr="0085174C">
              <w:rPr>
                <w:rFonts w:cs="Arial"/>
                <w:color w:val="000000"/>
              </w:rPr>
              <w:t>GSM</w:t>
            </w:r>
          </w:p>
        </w:tc>
      </w:tr>
      <w:tr w:rsidR="00E36F0E" w:rsidRPr="0085174C" w14:paraId="0E3153B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71544B6"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35F9F59A"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514FD59C"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7EC29224" w14:textId="77777777" w:rsidR="00E36F0E" w:rsidRPr="0085174C" w:rsidRDefault="00393DC0" w:rsidP="00E36F0E">
            <w:pPr>
              <w:rPr>
                <w:rFonts w:cs="Arial"/>
                <w:color w:val="000000"/>
              </w:rPr>
            </w:pPr>
            <w:r w:rsidRPr="0085174C">
              <w:rPr>
                <w:rFonts w:cs="Arial"/>
                <w:color w:val="000000"/>
              </w:rPr>
              <w:t>GPRS</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096D726E" w14:textId="77777777" w:rsidR="00E36F0E" w:rsidRPr="0085174C" w:rsidRDefault="00393DC0" w:rsidP="00E36F0E">
            <w:pPr>
              <w:rPr>
                <w:rFonts w:cs="Arial"/>
                <w:color w:val="000000"/>
              </w:rPr>
            </w:pPr>
            <w:r w:rsidRPr="0085174C">
              <w:rPr>
                <w:rFonts w:cs="Arial"/>
                <w:color w:val="000000"/>
              </w:rPr>
              <w:t>0x2</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46CBA979" w14:textId="77777777" w:rsidR="00E36F0E" w:rsidRPr="0085174C" w:rsidRDefault="00393DC0" w:rsidP="00E36F0E">
            <w:pPr>
              <w:rPr>
                <w:rFonts w:cs="Arial"/>
                <w:color w:val="000000"/>
              </w:rPr>
            </w:pPr>
            <w:r w:rsidRPr="0085174C">
              <w:rPr>
                <w:rFonts w:cs="Arial"/>
                <w:color w:val="000000"/>
              </w:rPr>
              <w:t>GPRS</w:t>
            </w:r>
          </w:p>
        </w:tc>
      </w:tr>
      <w:tr w:rsidR="00E36F0E" w:rsidRPr="0085174C" w14:paraId="0324DC9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5643A6B"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4121C62E"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47BCAC1A"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2C232FAC" w14:textId="77777777" w:rsidR="00E36F0E" w:rsidRPr="0085174C" w:rsidRDefault="00393DC0" w:rsidP="00E36F0E">
            <w:pPr>
              <w:rPr>
                <w:rFonts w:cs="Arial"/>
                <w:color w:val="000000"/>
              </w:rPr>
            </w:pPr>
            <w:r w:rsidRPr="0085174C">
              <w:rPr>
                <w:rFonts w:cs="Arial"/>
                <w:color w:val="000000"/>
              </w:rPr>
              <w:t>EDGE</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5CE8A53C" w14:textId="77777777" w:rsidR="00E36F0E" w:rsidRPr="0085174C" w:rsidRDefault="00393DC0" w:rsidP="00E36F0E">
            <w:pPr>
              <w:rPr>
                <w:rFonts w:cs="Arial"/>
                <w:color w:val="000000"/>
              </w:rPr>
            </w:pPr>
            <w:r w:rsidRPr="0085174C">
              <w:rPr>
                <w:rFonts w:cs="Arial"/>
                <w:color w:val="000000"/>
              </w:rPr>
              <w:t>0x3</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6417E123" w14:textId="77777777" w:rsidR="00E36F0E" w:rsidRPr="0085174C" w:rsidRDefault="00393DC0" w:rsidP="00E36F0E">
            <w:pPr>
              <w:rPr>
                <w:rFonts w:cs="Arial"/>
                <w:color w:val="000000"/>
              </w:rPr>
            </w:pPr>
            <w:r w:rsidRPr="0085174C">
              <w:rPr>
                <w:rFonts w:cs="Arial"/>
                <w:color w:val="000000"/>
              </w:rPr>
              <w:t>EDGE</w:t>
            </w:r>
          </w:p>
        </w:tc>
      </w:tr>
      <w:tr w:rsidR="00E36F0E" w:rsidRPr="0085174C" w14:paraId="0180491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82FAE1A"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1836F118"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0ECBE171"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3E94569C" w14:textId="77777777" w:rsidR="00E36F0E" w:rsidRPr="0085174C" w:rsidRDefault="00393DC0" w:rsidP="00E36F0E">
            <w:pPr>
              <w:rPr>
                <w:rFonts w:cs="Arial"/>
                <w:color w:val="000000"/>
              </w:rPr>
            </w:pPr>
            <w:r w:rsidRPr="0085174C">
              <w:rPr>
                <w:rFonts w:cs="Arial"/>
                <w:color w:val="000000"/>
              </w:rPr>
              <w:t>UMTS</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5BCB7F1A" w14:textId="77777777" w:rsidR="00E36F0E" w:rsidRPr="0085174C" w:rsidRDefault="00393DC0" w:rsidP="00E36F0E">
            <w:pPr>
              <w:rPr>
                <w:rFonts w:cs="Arial"/>
                <w:color w:val="000000"/>
              </w:rPr>
            </w:pPr>
            <w:r w:rsidRPr="0085174C">
              <w:rPr>
                <w:rFonts w:cs="Arial"/>
                <w:color w:val="000000"/>
              </w:rPr>
              <w:t>0x4</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28D7FFE2" w14:textId="77777777" w:rsidR="00E36F0E" w:rsidRPr="0085174C" w:rsidRDefault="00393DC0" w:rsidP="00E36F0E">
            <w:pPr>
              <w:rPr>
                <w:rFonts w:cs="Arial"/>
                <w:color w:val="000000"/>
              </w:rPr>
            </w:pPr>
            <w:r w:rsidRPr="0085174C">
              <w:rPr>
                <w:rFonts w:cs="Arial"/>
                <w:color w:val="000000"/>
              </w:rPr>
              <w:t>UMTS</w:t>
            </w:r>
          </w:p>
        </w:tc>
      </w:tr>
      <w:tr w:rsidR="00E36F0E" w:rsidRPr="0085174C" w14:paraId="1640398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1818001"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50186F1F"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546BC58D"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458686BE" w14:textId="77777777" w:rsidR="00E36F0E" w:rsidRPr="0085174C" w:rsidRDefault="00393DC0" w:rsidP="00E36F0E">
            <w:pPr>
              <w:rPr>
                <w:rFonts w:cs="Arial"/>
                <w:color w:val="000000"/>
              </w:rPr>
            </w:pPr>
            <w:r w:rsidRPr="0085174C">
              <w:rPr>
                <w:rFonts w:cs="Arial"/>
                <w:color w:val="000000"/>
              </w:rPr>
              <w:t>HSPA_P</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54EBFCAA" w14:textId="77777777" w:rsidR="00E36F0E" w:rsidRPr="0085174C" w:rsidRDefault="00393DC0" w:rsidP="00E36F0E">
            <w:pPr>
              <w:rPr>
                <w:rFonts w:cs="Arial"/>
                <w:color w:val="000000"/>
              </w:rPr>
            </w:pPr>
            <w:r w:rsidRPr="0085174C">
              <w:rPr>
                <w:rFonts w:cs="Arial"/>
                <w:color w:val="000000"/>
              </w:rPr>
              <w:t>0x5</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7C48F732" w14:textId="77777777" w:rsidR="00E36F0E" w:rsidRPr="0085174C" w:rsidRDefault="00393DC0" w:rsidP="00E36F0E">
            <w:pPr>
              <w:rPr>
                <w:rFonts w:cs="Arial"/>
                <w:color w:val="000000"/>
              </w:rPr>
            </w:pPr>
            <w:r w:rsidRPr="0085174C">
              <w:rPr>
                <w:rFonts w:cs="Arial"/>
                <w:color w:val="000000"/>
              </w:rPr>
              <w:t>HSPA and HSPA+</w:t>
            </w:r>
          </w:p>
        </w:tc>
      </w:tr>
      <w:tr w:rsidR="00E36F0E" w:rsidRPr="0085174C" w14:paraId="4D1CFE1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8EB5CA3"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384DB155"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1798D4BC"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5D25F561" w14:textId="77777777" w:rsidR="00E36F0E" w:rsidRPr="0085174C" w:rsidRDefault="00393DC0" w:rsidP="00E36F0E">
            <w:pPr>
              <w:rPr>
                <w:rFonts w:cs="Arial"/>
                <w:color w:val="000000"/>
              </w:rPr>
            </w:pPr>
            <w:r w:rsidRPr="0085174C">
              <w:rPr>
                <w:rFonts w:cs="Arial"/>
                <w:color w:val="000000"/>
              </w:rPr>
              <w:t>LTE</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14437637" w14:textId="77777777" w:rsidR="00E36F0E" w:rsidRPr="0085174C" w:rsidRDefault="00393DC0" w:rsidP="00E36F0E">
            <w:pPr>
              <w:rPr>
                <w:rFonts w:cs="Arial"/>
                <w:color w:val="000000"/>
              </w:rPr>
            </w:pPr>
            <w:r w:rsidRPr="0085174C">
              <w:rPr>
                <w:rFonts w:cs="Arial"/>
                <w:color w:val="000000"/>
              </w:rPr>
              <w:t>0x6</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7B1AC5A3" w14:textId="77777777" w:rsidR="00E36F0E" w:rsidRPr="0085174C" w:rsidRDefault="00393DC0" w:rsidP="00E36F0E">
            <w:pPr>
              <w:rPr>
                <w:rFonts w:cs="Arial"/>
                <w:color w:val="000000"/>
              </w:rPr>
            </w:pPr>
            <w:r w:rsidRPr="0085174C">
              <w:rPr>
                <w:rFonts w:cs="Arial"/>
                <w:color w:val="000000"/>
              </w:rPr>
              <w:t>LTE</w:t>
            </w:r>
          </w:p>
        </w:tc>
      </w:tr>
      <w:tr w:rsidR="00E36F0E" w:rsidRPr="0085174C" w14:paraId="57B81C9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C4DA122" w14:textId="77777777" w:rsidR="00E36F0E" w:rsidRPr="0085174C" w:rsidRDefault="00393DC0" w:rsidP="00E36F0E">
            <w:pPr>
              <w:jc w:val="center"/>
              <w:rPr>
                <w:rFonts w:cs="Arial"/>
              </w:rPr>
            </w:pPr>
            <w:r w:rsidRPr="0085174C">
              <w:rPr>
                <w:rFonts w:cs="Arial"/>
              </w:rPr>
              <w:t>R</w:t>
            </w: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792B8631" w14:textId="77777777" w:rsidR="00E36F0E" w:rsidRPr="0085174C" w:rsidRDefault="00393DC0" w:rsidP="00E36F0E">
            <w:pPr>
              <w:rPr>
                <w:rFonts w:cs="Arial"/>
              </w:rPr>
            </w:pPr>
            <w:r w:rsidRPr="0085174C">
              <w:rPr>
                <w:rFonts w:cs="Arial"/>
              </w:rPr>
              <w:t>signalStrength</w:t>
            </w: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15C7F4EC" w14:textId="77777777" w:rsidR="00E36F0E" w:rsidRPr="0085174C" w:rsidRDefault="00393DC0" w:rsidP="00E36F0E">
            <w:pPr>
              <w:rPr>
                <w:rFonts w:cs="Arial"/>
              </w:rPr>
            </w:pPr>
            <w:r w:rsidRPr="0085174C">
              <w:rPr>
                <w:rFonts w:cs="Arial"/>
              </w:rPr>
              <w:t>Int32</w:t>
            </w: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330BC399" w14:textId="77777777" w:rsidR="00E36F0E" w:rsidRPr="0085174C" w:rsidRDefault="00393DC0" w:rsidP="00E36F0E">
            <w:pPr>
              <w:rPr>
                <w:rFonts w:cs="Arial"/>
                <w:color w:val="000000"/>
              </w:rPr>
            </w:pPr>
            <w:r w:rsidRPr="0085174C">
              <w:rPr>
                <w:rFonts w:cs="Arial"/>
                <w:color w:val="000000"/>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55B9175" w14:textId="77777777" w:rsidR="00E36F0E" w:rsidRPr="0085174C" w:rsidRDefault="00393DC0" w:rsidP="00E36F0E">
            <w:pPr>
              <w:rPr>
                <w:rFonts w:cs="Arial"/>
                <w:color w:val="000000"/>
              </w:rPr>
            </w:pPr>
            <w:r w:rsidRPr="0085174C">
              <w:rPr>
                <w:rFonts w:cs="Arial"/>
                <w:color w:val="000000"/>
              </w:rPr>
              <w:t>0-4294967295</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04E81D49" w14:textId="77777777" w:rsidR="00E36F0E" w:rsidRPr="0085174C" w:rsidRDefault="00393DC0" w:rsidP="00E36F0E">
            <w:pPr>
              <w:rPr>
                <w:rFonts w:cs="Arial"/>
                <w:color w:val="000000"/>
              </w:rPr>
            </w:pPr>
            <w:r w:rsidRPr="0085174C">
              <w:rPr>
                <w:rFonts w:cs="Arial"/>
                <w:color w:val="000000"/>
              </w:rPr>
              <w:t>Signal Strength</w:t>
            </w:r>
          </w:p>
        </w:tc>
      </w:tr>
      <w:tr w:rsidR="00E36F0E" w:rsidRPr="0085174C" w14:paraId="0205A12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D2D80A1" w14:textId="77777777" w:rsidR="00E36F0E" w:rsidRPr="0085174C" w:rsidRDefault="00393DC0" w:rsidP="00E36F0E">
            <w:pPr>
              <w:jc w:val="center"/>
              <w:rPr>
                <w:rFonts w:cs="Arial"/>
              </w:rPr>
            </w:pPr>
            <w:r w:rsidRPr="0085174C">
              <w:rPr>
                <w:rFonts w:cs="Arial"/>
              </w:rPr>
              <w:t>R</w:t>
            </w: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65AC8E08" w14:textId="77777777" w:rsidR="00E36F0E" w:rsidRPr="0085174C" w:rsidRDefault="00393DC0" w:rsidP="00E36F0E">
            <w:pPr>
              <w:rPr>
                <w:rFonts w:cs="Arial"/>
              </w:rPr>
            </w:pPr>
            <w:r w:rsidRPr="0085174C">
              <w:rPr>
                <w:rFonts w:cs="Arial"/>
              </w:rPr>
              <w:t>CellularRegStatus</w:t>
            </w: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27D1B82D" w14:textId="77777777" w:rsidR="00E36F0E" w:rsidRPr="0085174C" w:rsidRDefault="00393DC0" w:rsidP="00E36F0E">
            <w:pPr>
              <w:rPr>
                <w:rFonts w:cs="Arial"/>
              </w:rPr>
            </w:pPr>
            <w:r w:rsidRPr="0085174C">
              <w:rPr>
                <w:rFonts w:cs="Arial"/>
              </w:rPr>
              <w:t>Enum</w:t>
            </w: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33936613" w14:textId="77777777" w:rsidR="00E36F0E" w:rsidRPr="0085174C" w:rsidRDefault="00393DC0" w:rsidP="00E36F0E">
            <w:pPr>
              <w:rPr>
                <w:rFonts w:cs="Arial"/>
              </w:rPr>
            </w:pPr>
            <w:r w:rsidRPr="0085174C">
              <w:rPr>
                <w:rFonts w:cs="Arial"/>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38BFA492" w14:textId="77777777" w:rsidR="00E36F0E" w:rsidRPr="0085174C" w:rsidRDefault="00393DC0" w:rsidP="00E36F0E">
            <w:pPr>
              <w:rPr>
                <w:rFonts w:cs="Arial"/>
              </w:rPr>
            </w:pPr>
            <w:r w:rsidRPr="0085174C">
              <w:rPr>
                <w:rFonts w:cs="Arial"/>
              </w:rPr>
              <w:t>-</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2B193B53" w14:textId="77777777" w:rsidR="00E36F0E" w:rsidRPr="0085174C" w:rsidRDefault="00E36F0E" w:rsidP="00E36F0E">
            <w:pPr>
              <w:rPr>
                <w:rFonts w:cs="Arial"/>
                <w:color w:val="000000"/>
              </w:rPr>
            </w:pPr>
          </w:p>
        </w:tc>
      </w:tr>
      <w:tr w:rsidR="00E36F0E" w:rsidRPr="0085174C" w14:paraId="2AE8352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D04A313"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25F0C914"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215EBF16"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4AD57905" w14:textId="77777777" w:rsidR="00E36F0E" w:rsidRPr="0085174C" w:rsidRDefault="00393DC0" w:rsidP="00E36F0E">
            <w:pPr>
              <w:rPr>
                <w:rFonts w:cs="Arial"/>
                <w:color w:val="000000"/>
              </w:rPr>
            </w:pPr>
            <w:r w:rsidRPr="0085174C">
              <w:rPr>
                <w:rFonts w:cs="Arial"/>
                <w:color w:val="000000"/>
              </w:rPr>
              <w:t>REG_NO_SRV</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7A90A056" w14:textId="77777777" w:rsidR="00E36F0E" w:rsidRPr="0085174C" w:rsidRDefault="00393DC0" w:rsidP="00E36F0E">
            <w:pPr>
              <w:rPr>
                <w:rFonts w:cs="Arial"/>
                <w:color w:val="000000"/>
              </w:rPr>
            </w:pPr>
            <w:r w:rsidRPr="0085174C">
              <w:rPr>
                <w:rFonts w:cs="Arial"/>
                <w:color w:val="000000"/>
              </w:rPr>
              <w:t>0x0</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1963F62F" w14:textId="77777777" w:rsidR="00E36F0E" w:rsidRPr="0085174C" w:rsidRDefault="00393DC0" w:rsidP="00E36F0E">
            <w:pPr>
              <w:rPr>
                <w:rFonts w:cs="Arial"/>
                <w:color w:val="000000"/>
              </w:rPr>
            </w:pPr>
            <w:r w:rsidRPr="0085174C">
              <w:rPr>
                <w:rFonts w:cs="Arial"/>
                <w:color w:val="000000"/>
              </w:rPr>
              <w:t>Registered but no service</w:t>
            </w:r>
          </w:p>
        </w:tc>
      </w:tr>
      <w:tr w:rsidR="00E36F0E" w:rsidRPr="0085174C" w14:paraId="075F96C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94AF47A"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3B91BCB8"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6101B4DC"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198449D8" w14:textId="77777777" w:rsidR="00E36F0E" w:rsidRPr="0085174C" w:rsidRDefault="00393DC0" w:rsidP="00E36F0E">
            <w:pPr>
              <w:rPr>
                <w:rFonts w:cs="Arial"/>
                <w:color w:val="000000"/>
              </w:rPr>
            </w:pPr>
            <w:r w:rsidRPr="0085174C">
              <w:rPr>
                <w:rFonts w:cs="Arial"/>
                <w:color w:val="000000"/>
              </w:rPr>
              <w:t>LIMITED_SRV</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0311A8DB" w14:textId="77777777" w:rsidR="00E36F0E" w:rsidRPr="0085174C" w:rsidRDefault="00393DC0" w:rsidP="00E36F0E">
            <w:pPr>
              <w:rPr>
                <w:rFonts w:cs="Arial"/>
                <w:color w:val="000000"/>
              </w:rPr>
            </w:pPr>
            <w:r w:rsidRPr="0085174C">
              <w:rPr>
                <w:rFonts w:cs="Arial"/>
                <w:color w:val="000000"/>
              </w:rPr>
              <w:t>0x1</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578794AD" w14:textId="77777777" w:rsidR="00E36F0E" w:rsidRPr="0085174C" w:rsidRDefault="00393DC0" w:rsidP="00E36F0E">
            <w:pPr>
              <w:rPr>
                <w:rFonts w:cs="Arial"/>
                <w:color w:val="000000"/>
              </w:rPr>
            </w:pPr>
            <w:r w:rsidRPr="0085174C">
              <w:rPr>
                <w:rFonts w:cs="Arial"/>
                <w:color w:val="000000"/>
              </w:rPr>
              <w:t>Lmited service</w:t>
            </w:r>
          </w:p>
        </w:tc>
      </w:tr>
      <w:tr w:rsidR="00E36F0E" w:rsidRPr="0085174C" w14:paraId="3F849F5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92735CA"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704771C1"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7FE3DE30"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63CFD8FD" w14:textId="77777777" w:rsidR="00E36F0E" w:rsidRPr="0085174C" w:rsidRDefault="00393DC0" w:rsidP="00E36F0E">
            <w:pPr>
              <w:rPr>
                <w:rFonts w:cs="Arial"/>
                <w:color w:val="000000"/>
              </w:rPr>
            </w:pPr>
            <w:r w:rsidRPr="0085174C">
              <w:rPr>
                <w:rFonts w:cs="Arial"/>
                <w:color w:val="000000"/>
              </w:rPr>
              <w:t>SRV</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37C43DFF" w14:textId="77777777" w:rsidR="00E36F0E" w:rsidRPr="0085174C" w:rsidRDefault="00393DC0" w:rsidP="00E36F0E">
            <w:pPr>
              <w:rPr>
                <w:rFonts w:cs="Arial"/>
                <w:color w:val="000000"/>
              </w:rPr>
            </w:pPr>
            <w:r w:rsidRPr="0085174C">
              <w:rPr>
                <w:rFonts w:cs="Arial"/>
                <w:color w:val="000000"/>
              </w:rPr>
              <w:t>0x2</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7E8B428A" w14:textId="77777777" w:rsidR="00E36F0E" w:rsidRPr="0085174C" w:rsidRDefault="00393DC0" w:rsidP="00E36F0E">
            <w:pPr>
              <w:rPr>
                <w:rFonts w:cs="Arial"/>
                <w:color w:val="000000"/>
              </w:rPr>
            </w:pPr>
            <w:r w:rsidRPr="0085174C">
              <w:rPr>
                <w:rFonts w:cs="Arial"/>
                <w:color w:val="000000"/>
              </w:rPr>
              <w:t>Full service</w:t>
            </w:r>
          </w:p>
        </w:tc>
      </w:tr>
      <w:tr w:rsidR="00E36F0E" w:rsidRPr="0085174C" w14:paraId="3C8037F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DE1CC82" w14:textId="77777777" w:rsidR="00E36F0E" w:rsidRPr="0085174C" w:rsidRDefault="00393DC0" w:rsidP="00E36F0E">
            <w:pPr>
              <w:jc w:val="center"/>
              <w:rPr>
                <w:rFonts w:cs="Arial"/>
              </w:rPr>
            </w:pPr>
            <w:r w:rsidRPr="0085174C">
              <w:rPr>
                <w:rFonts w:cs="Arial"/>
              </w:rPr>
              <w:t>R</w:t>
            </w: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3A6F7364" w14:textId="77777777" w:rsidR="00E36F0E" w:rsidRPr="0085174C" w:rsidRDefault="00393DC0" w:rsidP="00E36F0E">
            <w:pPr>
              <w:rPr>
                <w:rFonts w:cs="Arial"/>
              </w:rPr>
            </w:pPr>
            <w:r w:rsidRPr="0085174C">
              <w:rPr>
                <w:rFonts w:cs="Arial"/>
              </w:rPr>
              <w:t>CellularSrvStatus</w:t>
            </w: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60AA86D6" w14:textId="77777777" w:rsidR="00E36F0E" w:rsidRPr="0085174C" w:rsidRDefault="00393DC0" w:rsidP="00E36F0E">
            <w:pPr>
              <w:rPr>
                <w:rFonts w:cs="Arial"/>
              </w:rPr>
            </w:pPr>
            <w:r w:rsidRPr="0085174C">
              <w:rPr>
                <w:rFonts w:cs="Arial"/>
              </w:rPr>
              <w:t>Enum</w:t>
            </w: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0903B2D6" w14:textId="77777777" w:rsidR="00E36F0E" w:rsidRPr="0085174C" w:rsidRDefault="00393DC0" w:rsidP="00E36F0E">
            <w:pPr>
              <w:rPr>
                <w:rFonts w:cs="Arial"/>
              </w:rPr>
            </w:pPr>
            <w:r w:rsidRPr="0085174C">
              <w:rPr>
                <w:rFonts w:cs="Arial"/>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DF06F37" w14:textId="77777777" w:rsidR="00E36F0E" w:rsidRPr="0085174C" w:rsidRDefault="00393DC0" w:rsidP="00E36F0E">
            <w:pPr>
              <w:rPr>
                <w:rFonts w:cs="Arial"/>
              </w:rPr>
            </w:pPr>
            <w:r w:rsidRPr="0085174C">
              <w:rPr>
                <w:rFonts w:cs="Arial"/>
              </w:rPr>
              <w:t>-</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3BE78904" w14:textId="77777777" w:rsidR="00E36F0E" w:rsidRPr="0085174C" w:rsidRDefault="00E36F0E" w:rsidP="00E36F0E">
            <w:pPr>
              <w:rPr>
                <w:rFonts w:cs="Arial"/>
                <w:color w:val="000000"/>
              </w:rPr>
            </w:pPr>
          </w:p>
        </w:tc>
      </w:tr>
      <w:tr w:rsidR="00E36F0E" w:rsidRPr="0085174C" w14:paraId="5E153CD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DF0E770"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3DEB7733"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0D48AC42"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38051374" w14:textId="77777777" w:rsidR="00E36F0E" w:rsidRPr="0085174C" w:rsidRDefault="00393DC0" w:rsidP="00E36F0E">
            <w:pPr>
              <w:rPr>
                <w:rFonts w:cs="Arial"/>
                <w:color w:val="000000"/>
              </w:rPr>
            </w:pPr>
            <w:r w:rsidRPr="0085174C">
              <w:rPr>
                <w:rFonts w:cs="Arial"/>
                <w:color w:val="000000"/>
              </w:rPr>
              <w:t>NO_SRV</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35C81AD0" w14:textId="77777777" w:rsidR="00E36F0E" w:rsidRPr="0085174C" w:rsidRDefault="00393DC0" w:rsidP="00E36F0E">
            <w:pPr>
              <w:rPr>
                <w:rFonts w:cs="Arial"/>
                <w:color w:val="000000"/>
              </w:rPr>
            </w:pPr>
            <w:r w:rsidRPr="0085174C">
              <w:rPr>
                <w:rFonts w:cs="Arial"/>
                <w:color w:val="000000"/>
              </w:rPr>
              <w:t>0x0</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58B976F3" w14:textId="77777777" w:rsidR="00E36F0E" w:rsidRPr="0085174C" w:rsidRDefault="00393DC0" w:rsidP="00E36F0E">
            <w:pPr>
              <w:rPr>
                <w:rFonts w:cs="Arial"/>
                <w:color w:val="000000"/>
              </w:rPr>
            </w:pPr>
            <w:r w:rsidRPr="0085174C">
              <w:rPr>
                <w:rFonts w:cs="Arial"/>
                <w:color w:val="000000"/>
              </w:rPr>
              <w:t>No service</w:t>
            </w:r>
          </w:p>
        </w:tc>
      </w:tr>
      <w:tr w:rsidR="00E36F0E" w:rsidRPr="0085174C" w14:paraId="2E51102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FCCDC66"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21302766"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4F642EB9"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516151A9" w14:textId="77777777" w:rsidR="00E36F0E" w:rsidRPr="0085174C" w:rsidRDefault="00393DC0" w:rsidP="00E36F0E">
            <w:pPr>
              <w:rPr>
                <w:rFonts w:cs="Arial"/>
                <w:color w:val="000000"/>
              </w:rPr>
            </w:pPr>
            <w:r w:rsidRPr="0085174C">
              <w:rPr>
                <w:rFonts w:cs="Arial"/>
                <w:color w:val="000000"/>
              </w:rPr>
              <w:t>CS_ONLY</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1D86B429" w14:textId="77777777" w:rsidR="00E36F0E" w:rsidRPr="0085174C" w:rsidRDefault="00393DC0" w:rsidP="00E36F0E">
            <w:pPr>
              <w:rPr>
                <w:rFonts w:cs="Arial"/>
                <w:color w:val="000000"/>
              </w:rPr>
            </w:pPr>
            <w:r w:rsidRPr="0085174C">
              <w:rPr>
                <w:rFonts w:cs="Arial"/>
                <w:color w:val="000000"/>
              </w:rPr>
              <w:t>0x1</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53BA54B9" w14:textId="77777777" w:rsidR="00E36F0E" w:rsidRPr="0085174C" w:rsidRDefault="00393DC0" w:rsidP="00E36F0E">
            <w:pPr>
              <w:rPr>
                <w:rFonts w:cs="Arial"/>
                <w:color w:val="000000"/>
              </w:rPr>
            </w:pPr>
            <w:r w:rsidRPr="0085174C">
              <w:rPr>
                <w:rFonts w:cs="Arial"/>
                <w:color w:val="000000"/>
              </w:rPr>
              <w:t>CS only</w:t>
            </w:r>
          </w:p>
        </w:tc>
      </w:tr>
      <w:tr w:rsidR="00E36F0E" w:rsidRPr="0085174C" w14:paraId="2BB277F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6E584ED"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5E29735A"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773B3C40"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36836D6B" w14:textId="77777777" w:rsidR="00E36F0E" w:rsidRPr="0085174C" w:rsidRDefault="00393DC0" w:rsidP="00E36F0E">
            <w:pPr>
              <w:rPr>
                <w:rFonts w:cs="Arial"/>
                <w:color w:val="000000"/>
              </w:rPr>
            </w:pPr>
            <w:r w:rsidRPr="0085174C">
              <w:rPr>
                <w:rFonts w:cs="Arial"/>
                <w:color w:val="000000"/>
              </w:rPr>
              <w:t>PS_ONLY</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B09799C" w14:textId="77777777" w:rsidR="00E36F0E" w:rsidRPr="0085174C" w:rsidRDefault="00393DC0" w:rsidP="00E36F0E">
            <w:pPr>
              <w:rPr>
                <w:rFonts w:cs="Arial"/>
                <w:color w:val="000000"/>
              </w:rPr>
            </w:pPr>
            <w:r w:rsidRPr="0085174C">
              <w:rPr>
                <w:rFonts w:cs="Arial"/>
                <w:color w:val="000000"/>
              </w:rPr>
              <w:t>0x2</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658B4A68" w14:textId="77777777" w:rsidR="00E36F0E" w:rsidRPr="0085174C" w:rsidRDefault="00393DC0" w:rsidP="00E36F0E">
            <w:pPr>
              <w:rPr>
                <w:rFonts w:cs="Arial"/>
                <w:color w:val="000000"/>
              </w:rPr>
            </w:pPr>
            <w:r w:rsidRPr="0085174C">
              <w:rPr>
                <w:rFonts w:cs="Arial"/>
                <w:color w:val="000000"/>
              </w:rPr>
              <w:t>PS only</w:t>
            </w:r>
          </w:p>
        </w:tc>
      </w:tr>
      <w:tr w:rsidR="00E36F0E" w:rsidRPr="0085174C" w14:paraId="633BA07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8B1D037"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588DCDBB"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531A7399"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38D1874E" w14:textId="77777777" w:rsidR="00E36F0E" w:rsidRPr="0085174C" w:rsidRDefault="00393DC0" w:rsidP="00E36F0E">
            <w:pPr>
              <w:rPr>
                <w:rFonts w:cs="Arial"/>
                <w:color w:val="000000"/>
              </w:rPr>
            </w:pPr>
            <w:r w:rsidRPr="0085174C">
              <w:rPr>
                <w:rFonts w:cs="Arial"/>
                <w:color w:val="000000"/>
              </w:rPr>
              <w:t>CS_PS</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59408331" w14:textId="77777777" w:rsidR="00E36F0E" w:rsidRPr="0085174C" w:rsidRDefault="00393DC0" w:rsidP="00E36F0E">
            <w:pPr>
              <w:rPr>
                <w:rFonts w:cs="Arial"/>
                <w:color w:val="000000"/>
              </w:rPr>
            </w:pPr>
            <w:r w:rsidRPr="0085174C">
              <w:rPr>
                <w:rFonts w:cs="Arial"/>
                <w:color w:val="000000"/>
              </w:rPr>
              <w:t>0x3</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1AF5D00F" w14:textId="77777777" w:rsidR="00E36F0E" w:rsidRPr="0085174C" w:rsidRDefault="00393DC0" w:rsidP="00E36F0E">
            <w:pPr>
              <w:rPr>
                <w:rFonts w:cs="Arial"/>
                <w:color w:val="000000"/>
              </w:rPr>
            </w:pPr>
            <w:r w:rsidRPr="0085174C">
              <w:rPr>
                <w:rFonts w:cs="Arial"/>
                <w:color w:val="000000"/>
              </w:rPr>
              <w:t>CS and PS</w:t>
            </w:r>
          </w:p>
        </w:tc>
      </w:tr>
      <w:tr w:rsidR="00E36F0E" w:rsidRPr="0085174C" w14:paraId="4575209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1871CD2" w14:textId="77777777" w:rsidR="00E36F0E" w:rsidRPr="0085174C" w:rsidRDefault="00393DC0" w:rsidP="00E36F0E">
            <w:pPr>
              <w:jc w:val="center"/>
              <w:rPr>
                <w:rFonts w:cs="Arial"/>
              </w:rPr>
            </w:pPr>
            <w:r w:rsidRPr="0085174C">
              <w:rPr>
                <w:rFonts w:cs="Arial"/>
              </w:rPr>
              <w:t>R</w:t>
            </w: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37694AE1" w14:textId="77777777" w:rsidR="00E36F0E" w:rsidRPr="0085174C" w:rsidRDefault="00393DC0" w:rsidP="00E36F0E">
            <w:pPr>
              <w:rPr>
                <w:rFonts w:cs="Arial"/>
              </w:rPr>
            </w:pPr>
            <w:r w:rsidRPr="0085174C">
              <w:rPr>
                <w:rFonts w:cs="Arial"/>
              </w:rPr>
              <w:t>CellularPwrStatus</w:t>
            </w: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5D6A621E" w14:textId="77777777" w:rsidR="00E36F0E" w:rsidRPr="0085174C" w:rsidRDefault="00393DC0" w:rsidP="00E36F0E">
            <w:pPr>
              <w:rPr>
                <w:rFonts w:cs="Arial"/>
              </w:rPr>
            </w:pPr>
            <w:r w:rsidRPr="0085174C">
              <w:rPr>
                <w:rFonts w:cs="Arial"/>
              </w:rPr>
              <w:t>Enum</w:t>
            </w: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55431009" w14:textId="77777777" w:rsidR="00E36F0E" w:rsidRPr="0085174C" w:rsidRDefault="00393DC0" w:rsidP="00E36F0E">
            <w:pPr>
              <w:rPr>
                <w:rFonts w:cs="Arial"/>
              </w:rPr>
            </w:pPr>
            <w:r w:rsidRPr="0085174C">
              <w:rPr>
                <w:rFonts w:cs="Arial"/>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08CAFBC5" w14:textId="77777777" w:rsidR="00E36F0E" w:rsidRPr="0085174C" w:rsidRDefault="00393DC0" w:rsidP="00E36F0E">
            <w:pPr>
              <w:rPr>
                <w:rFonts w:cs="Arial"/>
              </w:rPr>
            </w:pPr>
            <w:r w:rsidRPr="0085174C">
              <w:rPr>
                <w:rFonts w:cs="Arial"/>
              </w:rPr>
              <w:t>-</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6E296784" w14:textId="77777777" w:rsidR="00E36F0E" w:rsidRPr="0085174C" w:rsidRDefault="00E36F0E" w:rsidP="00E36F0E">
            <w:pPr>
              <w:rPr>
                <w:rFonts w:cs="Arial"/>
                <w:color w:val="000000"/>
              </w:rPr>
            </w:pPr>
          </w:p>
        </w:tc>
      </w:tr>
      <w:tr w:rsidR="00E36F0E" w:rsidRPr="0085174C" w14:paraId="773BF2E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96F775A"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04428A45"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07BF32FD"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4D13D70C" w14:textId="77777777" w:rsidR="00E36F0E" w:rsidRPr="0085174C" w:rsidRDefault="00393DC0" w:rsidP="00E36F0E">
            <w:pPr>
              <w:rPr>
                <w:rFonts w:cs="Arial"/>
                <w:color w:val="000000"/>
              </w:rPr>
            </w:pPr>
            <w:r w:rsidRPr="0085174C">
              <w:rPr>
                <w:rFonts w:cs="Arial"/>
                <w:color w:val="000000"/>
              </w:rPr>
              <w:t>MODEM_PWR_OFF</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0D2DB79C" w14:textId="77777777" w:rsidR="00E36F0E" w:rsidRPr="0085174C" w:rsidRDefault="00393DC0" w:rsidP="00E36F0E">
            <w:pPr>
              <w:rPr>
                <w:rFonts w:cs="Arial"/>
                <w:color w:val="000000"/>
              </w:rPr>
            </w:pPr>
            <w:r w:rsidRPr="0085174C">
              <w:rPr>
                <w:rFonts w:cs="Arial"/>
                <w:color w:val="000000"/>
              </w:rPr>
              <w:t>0x0</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2DE9A3C1" w14:textId="77777777" w:rsidR="00E36F0E" w:rsidRPr="0085174C" w:rsidRDefault="00393DC0" w:rsidP="00E36F0E">
            <w:pPr>
              <w:rPr>
                <w:rFonts w:cs="Arial"/>
                <w:color w:val="000000"/>
              </w:rPr>
            </w:pPr>
            <w:r w:rsidRPr="0085174C">
              <w:rPr>
                <w:rFonts w:cs="Arial"/>
                <w:color w:val="000000"/>
              </w:rPr>
              <w:t>Modem Power Off</w:t>
            </w:r>
          </w:p>
        </w:tc>
      </w:tr>
      <w:tr w:rsidR="00E36F0E" w:rsidRPr="0085174C" w14:paraId="2727B22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1E2BFA4"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02DEDF1B"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3B21D132"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1B634276" w14:textId="77777777" w:rsidR="00E36F0E" w:rsidRPr="0085174C" w:rsidRDefault="00393DC0" w:rsidP="00E36F0E">
            <w:pPr>
              <w:rPr>
                <w:rFonts w:cs="Arial"/>
                <w:color w:val="000000"/>
              </w:rPr>
            </w:pPr>
            <w:r w:rsidRPr="0085174C">
              <w:rPr>
                <w:rFonts w:cs="Arial"/>
                <w:color w:val="000000"/>
              </w:rPr>
              <w:t>MODEM_PWR_CELL_OFF</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49F9646F" w14:textId="77777777" w:rsidR="00E36F0E" w:rsidRPr="0085174C" w:rsidRDefault="00393DC0" w:rsidP="00E36F0E">
            <w:pPr>
              <w:rPr>
                <w:rFonts w:cs="Arial"/>
                <w:color w:val="000000"/>
              </w:rPr>
            </w:pPr>
            <w:r w:rsidRPr="0085174C">
              <w:rPr>
                <w:rFonts w:cs="Arial"/>
                <w:color w:val="000000"/>
              </w:rPr>
              <w:t>0x1</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7F8EDFAB" w14:textId="77777777" w:rsidR="00E36F0E" w:rsidRPr="0085174C" w:rsidRDefault="00393DC0" w:rsidP="00E36F0E">
            <w:pPr>
              <w:rPr>
                <w:rFonts w:cs="Arial"/>
                <w:color w:val="000000"/>
              </w:rPr>
            </w:pPr>
            <w:r w:rsidRPr="0085174C">
              <w:rPr>
                <w:rFonts w:cs="Arial"/>
                <w:color w:val="000000"/>
              </w:rPr>
              <w:t>Low Power Mode - Cellular Off</w:t>
            </w:r>
          </w:p>
        </w:tc>
      </w:tr>
      <w:tr w:rsidR="00E36F0E" w:rsidRPr="0085174C" w14:paraId="494BAF2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8EA9F4B"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1BEDD644"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0E41B643"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09F9EDBA" w14:textId="77777777" w:rsidR="00E36F0E" w:rsidRPr="0085174C" w:rsidRDefault="00393DC0" w:rsidP="00E36F0E">
            <w:pPr>
              <w:rPr>
                <w:rFonts w:cs="Arial"/>
                <w:color w:val="000000"/>
              </w:rPr>
            </w:pPr>
            <w:r w:rsidRPr="0085174C">
              <w:rPr>
                <w:rFonts w:cs="Arial"/>
                <w:color w:val="000000"/>
              </w:rPr>
              <w:t>MODEM_PWR_CELL_ON</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5421B3B0" w14:textId="77777777" w:rsidR="00E36F0E" w:rsidRPr="0085174C" w:rsidRDefault="00393DC0" w:rsidP="00E36F0E">
            <w:pPr>
              <w:rPr>
                <w:rFonts w:cs="Arial"/>
                <w:color w:val="000000"/>
              </w:rPr>
            </w:pPr>
            <w:r w:rsidRPr="0085174C">
              <w:rPr>
                <w:rFonts w:cs="Arial"/>
                <w:color w:val="000000"/>
              </w:rPr>
              <w:t>0x2</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2BF74CD7" w14:textId="77777777" w:rsidR="00E36F0E" w:rsidRPr="0085174C" w:rsidRDefault="00393DC0" w:rsidP="00E36F0E">
            <w:pPr>
              <w:rPr>
                <w:rFonts w:cs="Arial"/>
                <w:color w:val="000000"/>
              </w:rPr>
            </w:pPr>
            <w:r w:rsidRPr="0085174C">
              <w:rPr>
                <w:rFonts w:cs="Arial"/>
                <w:color w:val="000000"/>
              </w:rPr>
              <w:t>Cellular On</w:t>
            </w:r>
          </w:p>
        </w:tc>
      </w:tr>
      <w:tr w:rsidR="00E36F0E" w:rsidRPr="0085174C" w14:paraId="2A6EC68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78AEC83"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27A06822"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4FC7B4A5"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3B6A050B" w14:textId="77777777" w:rsidR="00E36F0E" w:rsidRPr="0085174C" w:rsidRDefault="00393DC0" w:rsidP="00E36F0E">
            <w:pPr>
              <w:rPr>
                <w:rFonts w:cs="Arial"/>
                <w:color w:val="000000"/>
              </w:rPr>
            </w:pPr>
            <w:r w:rsidRPr="0085174C">
              <w:rPr>
                <w:rFonts w:cs="Arial"/>
                <w:color w:val="000000"/>
              </w:rPr>
              <w:t>MODEM_PWR_RESETTING</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D504E6F" w14:textId="77777777" w:rsidR="00E36F0E" w:rsidRPr="0085174C" w:rsidRDefault="00393DC0" w:rsidP="00E36F0E">
            <w:pPr>
              <w:rPr>
                <w:rFonts w:cs="Arial"/>
                <w:color w:val="000000"/>
              </w:rPr>
            </w:pPr>
            <w:r w:rsidRPr="0085174C">
              <w:rPr>
                <w:rFonts w:cs="Arial"/>
                <w:color w:val="000000"/>
              </w:rPr>
              <w:t>0x3</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3CDDF78E" w14:textId="77777777" w:rsidR="00E36F0E" w:rsidRPr="0085174C" w:rsidRDefault="00393DC0" w:rsidP="00E36F0E">
            <w:pPr>
              <w:rPr>
                <w:rFonts w:cs="Arial"/>
                <w:color w:val="000000"/>
              </w:rPr>
            </w:pPr>
            <w:r w:rsidRPr="0085174C">
              <w:rPr>
                <w:rFonts w:cs="Arial"/>
                <w:color w:val="000000"/>
              </w:rPr>
              <w:t>Power Reset</w:t>
            </w:r>
          </w:p>
        </w:tc>
      </w:tr>
      <w:tr w:rsidR="00E36F0E" w:rsidRPr="0085174C" w14:paraId="1F4D7F2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6C3B908"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4D9E4F62" w14:textId="77777777" w:rsidR="00E36F0E" w:rsidRPr="0085174C" w:rsidRDefault="00E36F0E" w:rsidP="00E36F0E">
            <w:pPr>
              <w:rPr>
                <w:rFonts w:cs="Arial"/>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4D583698"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4C3356CF" w14:textId="77777777" w:rsidR="00E36F0E" w:rsidRPr="0085174C" w:rsidRDefault="00393DC0" w:rsidP="00E36F0E">
            <w:pPr>
              <w:rPr>
                <w:rFonts w:cs="Arial"/>
                <w:color w:val="000000"/>
              </w:rPr>
            </w:pPr>
            <w:r w:rsidRPr="0085174C">
              <w:rPr>
                <w:rFonts w:cs="Arial"/>
                <w:color w:val="000000"/>
              </w:rPr>
              <w:t>MODEM_PWR_TESTING</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8962B1F" w14:textId="77777777" w:rsidR="00E36F0E" w:rsidRPr="0085174C" w:rsidRDefault="00393DC0" w:rsidP="00E36F0E">
            <w:pPr>
              <w:rPr>
                <w:rFonts w:cs="Arial"/>
                <w:color w:val="000000"/>
              </w:rPr>
            </w:pPr>
            <w:r w:rsidRPr="0085174C">
              <w:rPr>
                <w:rFonts w:cs="Arial"/>
                <w:color w:val="000000"/>
              </w:rPr>
              <w:t>0x4</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640141FD" w14:textId="77777777" w:rsidR="00E36F0E" w:rsidRPr="0085174C" w:rsidRDefault="00393DC0" w:rsidP="00E36F0E">
            <w:pPr>
              <w:rPr>
                <w:rFonts w:cs="Arial"/>
                <w:color w:val="000000"/>
              </w:rPr>
            </w:pPr>
            <w:r w:rsidRPr="0085174C">
              <w:rPr>
                <w:rFonts w:cs="Arial"/>
                <w:color w:val="000000"/>
              </w:rPr>
              <w:t>Factory Test Mode</w:t>
            </w:r>
          </w:p>
        </w:tc>
      </w:tr>
      <w:tr w:rsidR="00E36F0E" w:rsidRPr="0085174C" w14:paraId="7DA1734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B1482EA"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5CEF333B" w14:textId="77777777" w:rsidR="00E36F0E" w:rsidRPr="0085174C" w:rsidRDefault="00E36F0E" w:rsidP="00E36F0E">
            <w:pPr>
              <w:rPr>
                <w:rFonts w:cs="Arial"/>
                <w:color w:val="000000"/>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5F8D51BF"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4B85FB21" w14:textId="77777777" w:rsidR="00E36F0E" w:rsidRPr="0085174C" w:rsidRDefault="00393DC0" w:rsidP="00E36F0E">
            <w:pPr>
              <w:rPr>
                <w:rFonts w:cs="Arial"/>
                <w:color w:val="000000"/>
              </w:rPr>
            </w:pPr>
            <w:r w:rsidRPr="0085174C">
              <w:rPr>
                <w:rFonts w:cs="Arial"/>
                <w:color w:val="000000"/>
              </w:rPr>
              <w:t>MODEM_PWR_LPM_IMMINENT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E000CA8" w14:textId="77777777" w:rsidR="00E36F0E" w:rsidRPr="0085174C" w:rsidRDefault="00393DC0" w:rsidP="00E36F0E">
            <w:pPr>
              <w:rPr>
                <w:rFonts w:cs="Arial"/>
                <w:color w:val="000000"/>
              </w:rPr>
            </w:pPr>
            <w:r w:rsidRPr="0085174C">
              <w:rPr>
                <w:rFonts w:cs="Arial"/>
                <w:color w:val="000000"/>
              </w:rPr>
              <w:t>0x5</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12F289E9" w14:textId="77777777" w:rsidR="00E36F0E" w:rsidRPr="0085174C" w:rsidRDefault="00393DC0" w:rsidP="00E36F0E">
            <w:pPr>
              <w:rPr>
                <w:rFonts w:cs="Arial"/>
                <w:color w:val="000000"/>
              </w:rPr>
            </w:pPr>
            <w:r w:rsidRPr="0085174C">
              <w:rPr>
                <w:rFonts w:cs="Arial"/>
                <w:color w:val="000000"/>
              </w:rPr>
              <w:t>Just prior to Low Power Mode</w:t>
            </w:r>
          </w:p>
        </w:tc>
      </w:tr>
      <w:tr w:rsidR="00E36F0E" w:rsidRPr="0085174C" w14:paraId="624A4D2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5D15200"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3A439BBF" w14:textId="77777777" w:rsidR="00E36F0E" w:rsidRPr="0085174C" w:rsidRDefault="00E36F0E" w:rsidP="00E36F0E">
            <w:pPr>
              <w:rPr>
                <w:rFonts w:cs="Arial"/>
                <w:color w:val="000000"/>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4EBACEBE"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6F9A3F7D" w14:textId="77777777" w:rsidR="00E36F0E" w:rsidRPr="0085174C" w:rsidRDefault="00393DC0" w:rsidP="00E36F0E">
            <w:pPr>
              <w:rPr>
                <w:rFonts w:cs="Arial"/>
                <w:color w:val="000000"/>
              </w:rPr>
            </w:pPr>
            <w:r w:rsidRPr="0085174C">
              <w:rPr>
                <w:rFonts w:cs="Arial"/>
                <w:color w:val="000000"/>
              </w:rPr>
              <w:t>MODEM_PWR_RESET_IMMINENT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0B8290E7" w14:textId="77777777" w:rsidR="00E36F0E" w:rsidRPr="0085174C" w:rsidRDefault="00393DC0" w:rsidP="00E36F0E">
            <w:pPr>
              <w:rPr>
                <w:rFonts w:cs="Arial"/>
                <w:color w:val="000000"/>
              </w:rPr>
            </w:pPr>
            <w:r w:rsidRPr="0085174C">
              <w:rPr>
                <w:rFonts w:cs="Arial"/>
                <w:color w:val="000000"/>
              </w:rPr>
              <w:t>0x6</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2AFDB660" w14:textId="77777777" w:rsidR="00E36F0E" w:rsidRPr="0085174C" w:rsidRDefault="00393DC0" w:rsidP="00E36F0E">
            <w:pPr>
              <w:rPr>
                <w:rFonts w:cs="Arial"/>
                <w:color w:val="000000"/>
              </w:rPr>
            </w:pPr>
            <w:r w:rsidRPr="0085174C">
              <w:rPr>
                <w:rFonts w:cs="Arial"/>
                <w:color w:val="000000"/>
              </w:rPr>
              <w:t>Just prior to Resetting</w:t>
            </w:r>
          </w:p>
        </w:tc>
      </w:tr>
      <w:tr w:rsidR="00E36F0E" w:rsidRPr="0085174C" w14:paraId="7475B43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77EA78F" w14:textId="77777777" w:rsidR="00E36F0E" w:rsidRPr="0085174C" w:rsidRDefault="00E36F0E" w:rsidP="00E36F0E">
            <w:pPr>
              <w:jc w:val="center"/>
              <w:rPr>
                <w:rFonts w:cs="Arial"/>
              </w:rPr>
            </w:pPr>
          </w:p>
        </w:tc>
        <w:tc>
          <w:tcPr>
            <w:tcW w:w="2072" w:type="dxa"/>
            <w:gridSpan w:val="2"/>
            <w:tcBorders>
              <w:top w:val="single" w:sz="4" w:space="0" w:color="auto"/>
              <w:left w:val="single" w:sz="4" w:space="0" w:color="auto"/>
              <w:bottom w:val="single" w:sz="4" w:space="0" w:color="auto"/>
              <w:right w:val="single" w:sz="4" w:space="0" w:color="auto"/>
            </w:tcBorders>
            <w:shd w:val="clear" w:color="auto" w:fill="FFFFFF"/>
          </w:tcPr>
          <w:p w14:paraId="30EF0359" w14:textId="77777777" w:rsidR="00E36F0E" w:rsidRPr="0085174C" w:rsidRDefault="00E36F0E" w:rsidP="00E36F0E">
            <w:pPr>
              <w:rPr>
                <w:rFonts w:cs="Arial"/>
                <w:color w:val="000000"/>
              </w:rPr>
            </w:pPr>
          </w:p>
        </w:tc>
        <w:tc>
          <w:tcPr>
            <w:tcW w:w="1070" w:type="dxa"/>
            <w:tcBorders>
              <w:top w:val="single" w:sz="4" w:space="0" w:color="auto"/>
              <w:left w:val="single" w:sz="4" w:space="0" w:color="auto"/>
              <w:bottom w:val="single" w:sz="4" w:space="0" w:color="auto"/>
              <w:right w:val="single" w:sz="4" w:space="0" w:color="auto"/>
            </w:tcBorders>
            <w:shd w:val="clear" w:color="auto" w:fill="FFFFFF"/>
          </w:tcPr>
          <w:p w14:paraId="5C604479" w14:textId="77777777" w:rsidR="00E36F0E" w:rsidRPr="0085174C" w:rsidRDefault="00E36F0E" w:rsidP="00E36F0E">
            <w:pPr>
              <w:rPr>
                <w:rFonts w:cs="Arial"/>
              </w:rPr>
            </w:pPr>
          </w:p>
        </w:tc>
        <w:tc>
          <w:tcPr>
            <w:tcW w:w="3807" w:type="dxa"/>
            <w:tcBorders>
              <w:top w:val="single" w:sz="4" w:space="0" w:color="auto"/>
              <w:left w:val="single" w:sz="4" w:space="0" w:color="auto"/>
              <w:bottom w:val="single" w:sz="4" w:space="0" w:color="auto"/>
              <w:right w:val="single" w:sz="4" w:space="0" w:color="auto"/>
            </w:tcBorders>
            <w:shd w:val="clear" w:color="auto" w:fill="FFFFFF"/>
          </w:tcPr>
          <w:p w14:paraId="742FB94F" w14:textId="77777777" w:rsidR="00E36F0E" w:rsidRPr="0085174C" w:rsidRDefault="00393DC0" w:rsidP="00E36F0E">
            <w:pPr>
              <w:rPr>
                <w:rFonts w:cs="Arial"/>
                <w:color w:val="000000"/>
              </w:rPr>
            </w:pPr>
            <w:r w:rsidRPr="0085174C">
              <w:rPr>
                <w:rFonts w:cs="Arial"/>
                <w:color w:val="000000"/>
              </w:rPr>
              <w:t>MODEM_PWR_RESET_COMPLETE</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5E5065B" w14:textId="77777777" w:rsidR="00E36F0E" w:rsidRPr="0085174C" w:rsidRDefault="00393DC0" w:rsidP="00E36F0E">
            <w:pPr>
              <w:rPr>
                <w:rFonts w:cs="Arial"/>
                <w:color w:val="000000"/>
              </w:rPr>
            </w:pPr>
            <w:r w:rsidRPr="0085174C">
              <w:rPr>
                <w:rFonts w:cs="Arial"/>
                <w:color w:val="000000"/>
              </w:rPr>
              <w:t>0x7</w:t>
            </w:r>
          </w:p>
        </w:tc>
        <w:tc>
          <w:tcPr>
            <w:tcW w:w="1511" w:type="dxa"/>
            <w:tcBorders>
              <w:top w:val="single" w:sz="4" w:space="0" w:color="auto"/>
              <w:left w:val="single" w:sz="4" w:space="0" w:color="auto"/>
              <w:bottom w:val="single" w:sz="4" w:space="0" w:color="auto"/>
              <w:right w:val="single" w:sz="4" w:space="0" w:color="auto"/>
            </w:tcBorders>
            <w:shd w:val="clear" w:color="auto" w:fill="FFFFFF"/>
          </w:tcPr>
          <w:p w14:paraId="1E31B83D" w14:textId="77777777" w:rsidR="00E36F0E" w:rsidRPr="0085174C" w:rsidRDefault="00393DC0" w:rsidP="00E36F0E">
            <w:pPr>
              <w:rPr>
                <w:rFonts w:cs="Arial"/>
                <w:color w:val="000000"/>
              </w:rPr>
            </w:pPr>
            <w:r w:rsidRPr="0085174C">
              <w:rPr>
                <w:rFonts w:cs="Arial"/>
                <w:color w:val="000000"/>
              </w:rPr>
              <w:t>modem back in service</w:t>
            </w:r>
          </w:p>
        </w:tc>
      </w:tr>
    </w:tbl>
    <w:p w14:paraId="628F29FF" w14:textId="77777777" w:rsidR="00E36F0E" w:rsidRPr="0085174C" w:rsidRDefault="00E36F0E">
      <w:pPr>
        <w:rPr>
          <w:rFonts w:cs="Arial"/>
        </w:rPr>
      </w:pPr>
    </w:p>
    <w:p w14:paraId="0E2243C3" w14:textId="1CEBECD4" w:rsidR="00E36F0E" w:rsidRDefault="00393DC0" w:rsidP="00506E2F">
      <w:pPr>
        <w:pStyle w:val="Heading4"/>
      </w:pPr>
      <w:r w:rsidRPr="00B9479B">
        <w:t>MD-REQ-380300/C-WlanNQMInd</w:t>
      </w:r>
    </w:p>
    <w:p w14:paraId="140128DE" w14:textId="77777777" w:rsidR="00E36F0E" w:rsidRDefault="00E36F0E" w:rsidP="00E36F0E">
      <w:pPr>
        <w:rPr>
          <w:rFonts w:cs="Arial"/>
        </w:rPr>
      </w:pPr>
    </w:p>
    <w:p w14:paraId="0B898BBE" w14:textId="77777777" w:rsidR="00E36F0E" w:rsidRPr="00C21461" w:rsidRDefault="00393DC0" w:rsidP="00E36F0E">
      <w:pPr>
        <w:rPr>
          <w:rFonts w:cs="Arial"/>
        </w:rPr>
      </w:pPr>
      <w:r w:rsidRPr="00C21461">
        <w:rPr>
          <w:rFonts w:cs="Arial"/>
        </w:rPr>
        <w:t>This API is used internally by WIRClient and WIRServer to broadcast an update of WLAN network quality measurement.</w:t>
      </w:r>
    </w:p>
    <w:tbl>
      <w:tblPr>
        <w:tblW w:w="98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831"/>
        <w:gridCol w:w="419"/>
        <w:gridCol w:w="851"/>
        <w:gridCol w:w="2579"/>
        <w:gridCol w:w="1436"/>
        <w:gridCol w:w="2074"/>
        <w:gridCol w:w="13"/>
      </w:tblGrid>
      <w:tr w:rsidR="00E36F0E" w:rsidRPr="00C21461" w14:paraId="64E3E30D" w14:textId="77777777" w:rsidTr="00E36F0E">
        <w:trPr>
          <w:jc w:val="center"/>
        </w:trPr>
        <w:tc>
          <w:tcPr>
            <w:tcW w:w="9828" w:type="dxa"/>
            <w:gridSpan w:val="8"/>
            <w:tcBorders>
              <w:top w:val="single" w:sz="4" w:space="0" w:color="auto"/>
              <w:left w:val="single" w:sz="4" w:space="0" w:color="auto"/>
              <w:bottom w:val="single" w:sz="4" w:space="0" w:color="auto"/>
              <w:right w:val="single" w:sz="4" w:space="0" w:color="auto"/>
            </w:tcBorders>
            <w:shd w:val="clear" w:color="auto" w:fill="808080"/>
          </w:tcPr>
          <w:p w14:paraId="36C2A941" w14:textId="77777777" w:rsidR="00E36F0E" w:rsidRPr="00C21461" w:rsidRDefault="00E36F0E" w:rsidP="00E36F0E">
            <w:pPr>
              <w:spacing w:line="256" w:lineRule="auto"/>
              <w:rPr>
                <w:rFonts w:cs="Arial"/>
              </w:rPr>
            </w:pPr>
          </w:p>
        </w:tc>
      </w:tr>
      <w:tr w:rsidR="00E36F0E" w:rsidRPr="00C21461" w14:paraId="11699522" w14:textId="77777777" w:rsidTr="00E36F0E">
        <w:trPr>
          <w:jc w:val="center"/>
        </w:trPr>
        <w:tc>
          <w:tcPr>
            <w:tcW w:w="2456" w:type="dxa"/>
            <w:gridSpan w:val="2"/>
            <w:tcBorders>
              <w:top w:val="single" w:sz="4" w:space="0" w:color="auto"/>
              <w:left w:val="single" w:sz="4" w:space="0" w:color="auto"/>
              <w:bottom w:val="single" w:sz="4" w:space="0" w:color="auto"/>
              <w:right w:val="single" w:sz="4" w:space="0" w:color="auto"/>
            </w:tcBorders>
          </w:tcPr>
          <w:p w14:paraId="158A4BA8" w14:textId="77777777" w:rsidR="00E36F0E" w:rsidRPr="00C21461" w:rsidRDefault="00393DC0" w:rsidP="00E36F0E">
            <w:pPr>
              <w:spacing w:line="256" w:lineRule="auto"/>
              <w:jc w:val="right"/>
              <w:rPr>
                <w:rFonts w:cs="Arial"/>
              </w:rPr>
            </w:pPr>
            <w:r w:rsidRPr="00C21461">
              <w:rPr>
                <w:rFonts w:cs="Arial"/>
                <w:b/>
              </w:rPr>
              <w:t>Method Type</w:t>
            </w:r>
          </w:p>
        </w:tc>
        <w:tc>
          <w:tcPr>
            <w:tcW w:w="7372" w:type="dxa"/>
            <w:gridSpan w:val="6"/>
            <w:tcBorders>
              <w:top w:val="single" w:sz="4" w:space="0" w:color="auto"/>
              <w:left w:val="single" w:sz="4" w:space="0" w:color="auto"/>
              <w:bottom w:val="single" w:sz="4" w:space="0" w:color="auto"/>
              <w:right w:val="single" w:sz="4" w:space="0" w:color="auto"/>
            </w:tcBorders>
            <w:vAlign w:val="center"/>
            <w:hideMark/>
          </w:tcPr>
          <w:p w14:paraId="75852F04" w14:textId="77777777" w:rsidR="00E36F0E" w:rsidRPr="00C21461" w:rsidRDefault="00393DC0" w:rsidP="00E36F0E">
            <w:pPr>
              <w:spacing w:line="256" w:lineRule="auto"/>
              <w:rPr>
                <w:rFonts w:cs="Arial"/>
              </w:rPr>
            </w:pPr>
            <w:r w:rsidRPr="00C21461">
              <w:rPr>
                <w:rFonts w:cs="Arial"/>
              </w:rPr>
              <w:t>OnChange</w:t>
            </w:r>
          </w:p>
        </w:tc>
      </w:tr>
      <w:tr w:rsidR="00E36F0E" w:rsidRPr="00C21461" w14:paraId="4D44E51A" w14:textId="77777777" w:rsidTr="00E36F0E">
        <w:trPr>
          <w:jc w:val="center"/>
        </w:trPr>
        <w:tc>
          <w:tcPr>
            <w:tcW w:w="2456" w:type="dxa"/>
            <w:gridSpan w:val="2"/>
            <w:tcBorders>
              <w:top w:val="single" w:sz="4" w:space="0" w:color="auto"/>
              <w:left w:val="single" w:sz="4" w:space="0" w:color="auto"/>
              <w:bottom w:val="single" w:sz="4" w:space="0" w:color="auto"/>
              <w:right w:val="single" w:sz="4" w:space="0" w:color="auto"/>
            </w:tcBorders>
          </w:tcPr>
          <w:p w14:paraId="1A8AE364" w14:textId="77777777" w:rsidR="00E36F0E" w:rsidRPr="00C21461" w:rsidRDefault="00393DC0" w:rsidP="00E36F0E">
            <w:pPr>
              <w:spacing w:line="256" w:lineRule="auto"/>
              <w:jc w:val="right"/>
              <w:rPr>
                <w:rFonts w:cs="Arial"/>
              </w:rPr>
            </w:pPr>
            <w:r w:rsidRPr="00C21461">
              <w:rPr>
                <w:rFonts w:cs="Arial"/>
                <w:b/>
              </w:rPr>
              <w:t>QoS Level</w:t>
            </w:r>
          </w:p>
        </w:tc>
        <w:tc>
          <w:tcPr>
            <w:tcW w:w="7372" w:type="dxa"/>
            <w:gridSpan w:val="6"/>
            <w:tcBorders>
              <w:top w:val="single" w:sz="4" w:space="0" w:color="auto"/>
              <w:left w:val="single" w:sz="4" w:space="0" w:color="auto"/>
              <w:bottom w:val="single" w:sz="4" w:space="0" w:color="auto"/>
              <w:right w:val="single" w:sz="4" w:space="0" w:color="auto"/>
            </w:tcBorders>
            <w:vAlign w:val="center"/>
            <w:hideMark/>
          </w:tcPr>
          <w:p w14:paraId="5D4222FB" w14:textId="77777777" w:rsidR="00E36F0E" w:rsidRPr="00C21461" w:rsidRDefault="00393DC0" w:rsidP="00E36F0E">
            <w:pPr>
              <w:spacing w:line="256" w:lineRule="auto"/>
              <w:rPr>
                <w:rFonts w:cs="Arial"/>
              </w:rPr>
            </w:pPr>
            <w:r w:rsidRPr="00C21461">
              <w:rPr>
                <w:rFonts w:cs="Arial"/>
              </w:rPr>
              <w:t>Default</w:t>
            </w:r>
          </w:p>
        </w:tc>
      </w:tr>
      <w:tr w:rsidR="00E36F0E" w:rsidRPr="00C21461" w14:paraId="1FA7F710" w14:textId="77777777" w:rsidTr="00E36F0E">
        <w:trPr>
          <w:jc w:val="center"/>
        </w:trPr>
        <w:tc>
          <w:tcPr>
            <w:tcW w:w="2456" w:type="dxa"/>
            <w:gridSpan w:val="2"/>
            <w:tcBorders>
              <w:top w:val="single" w:sz="4" w:space="0" w:color="auto"/>
              <w:left w:val="single" w:sz="4" w:space="0" w:color="auto"/>
              <w:bottom w:val="single" w:sz="4" w:space="0" w:color="auto"/>
              <w:right w:val="single" w:sz="4" w:space="0" w:color="auto"/>
            </w:tcBorders>
          </w:tcPr>
          <w:p w14:paraId="67160231" w14:textId="77777777" w:rsidR="00E36F0E" w:rsidRPr="00C21461" w:rsidRDefault="00393DC0" w:rsidP="00E36F0E">
            <w:pPr>
              <w:spacing w:line="256" w:lineRule="auto"/>
              <w:jc w:val="right"/>
              <w:rPr>
                <w:rFonts w:cs="Arial"/>
              </w:rPr>
            </w:pPr>
            <w:r w:rsidRPr="00C21461">
              <w:rPr>
                <w:rFonts w:cs="Arial"/>
                <w:b/>
              </w:rPr>
              <w:t>Retained</w:t>
            </w:r>
          </w:p>
        </w:tc>
        <w:tc>
          <w:tcPr>
            <w:tcW w:w="7372" w:type="dxa"/>
            <w:gridSpan w:val="6"/>
            <w:tcBorders>
              <w:top w:val="single" w:sz="4" w:space="0" w:color="auto"/>
              <w:left w:val="single" w:sz="4" w:space="0" w:color="auto"/>
              <w:bottom w:val="single" w:sz="4" w:space="0" w:color="auto"/>
              <w:right w:val="single" w:sz="4" w:space="0" w:color="auto"/>
            </w:tcBorders>
            <w:vAlign w:val="center"/>
            <w:hideMark/>
          </w:tcPr>
          <w:p w14:paraId="525EF348" w14:textId="77777777" w:rsidR="00E36F0E" w:rsidRPr="00C21461" w:rsidRDefault="00393DC0" w:rsidP="00E36F0E">
            <w:pPr>
              <w:spacing w:line="256" w:lineRule="auto"/>
              <w:rPr>
                <w:rFonts w:cs="Arial"/>
              </w:rPr>
            </w:pPr>
            <w:r w:rsidRPr="00C21461">
              <w:rPr>
                <w:rFonts w:cs="Arial"/>
              </w:rPr>
              <w:t>No</w:t>
            </w:r>
          </w:p>
        </w:tc>
      </w:tr>
      <w:tr w:rsidR="00E36F0E" w:rsidRPr="00C21461" w14:paraId="52B3EA7C" w14:textId="77777777" w:rsidTr="00E36F0E">
        <w:trPr>
          <w:trHeight w:val="70"/>
          <w:jc w:val="center"/>
        </w:trPr>
        <w:tc>
          <w:tcPr>
            <w:tcW w:w="9828" w:type="dxa"/>
            <w:gridSpan w:val="8"/>
            <w:tcBorders>
              <w:top w:val="single" w:sz="4" w:space="0" w:color="auto"/>
              <w:left w:val="single" w:sz="4" w:space="0" w:color="auto"/>
              <w:bottom w:val="single" w:sz="4" w:space="0" w:color="auto"/>
              <w:right w:val="single" w:sz="4" w:space="0" w:color="auto"/>
            </w:tcBorders>
            <w:shd w:val="clear" w:color="auto" w:fill="808080"/>
          </w:tcPr>
          <w:p w14:paraId="09BDD57E" w14:textId="77777777" w:rsidR="00E36F0E" w:rsidRPr="00C21461" w:rsidRDefault="00E36F0E" w:rsidP="00E36F0E">
            <w:pPr>
              <w:spacing w:line="256" w:lineRule="auto"/>
              <w:rPr>
                <w:rFonts w:cs="Arial"/>
              </w:rPr>
            </w:pPr>
          </w:p>
        </w:tc>
      </w:tr>
      <w:tr w:rsidR="00E36F0E" w:rsidRPr="00C21461" w14:paraId="74A6CDD2"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5B377B3A" w14:textId="77777777" w:rsidR="00E36F0E" w:rsidRPr="00C21461" w:rsidRDefault="00393DC0" w:rsidP="00E36F0E">
            <w:pPr>
              <w:jc w:val="center"/>
              <w:rPr>
                <w:rFonts w:cs="Arial"/>
                <w:b/>
              </w:rPr>
            </w:pPr>
            <w:r w:rsidRPr="00C21461">
              <w:rPr>
                <w:rFonts w:cs="Arial"/>
                <w:b/>
              </w:rPr>
              <w:t>R/O</w:t>
            </w:r>
          </w:p>
        </w:tc>
        <w:tc>
          <w:tcPr>
            <w:tcW w:w="2250"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7A7F3449" w14:textId="77777777" w:rsidR="00E36F0E" w:rsidRPr="00C21461" w:rsidRDefault="00393DC0" w:rsidP="00E36F0E">
            <w:pPr>
              <w:rPr>
                <w:rFonts w:cs="Arial"/>
                <w:b/>
              </w:rPr>
            </w:pPr>
            <w:r w:rsidRPr="00C21461">
              <w:rPr>
                <w:rFonts w:cs="Arial"/>
                <w:b/>
              </w:rPr>
              <w:t>Name</w:t>
            </w:r>
          </w:p>
        </w:tc>
        <w:tc>
          <w:tcPr>
            <w:tcW w:w="851" w:type="dxa"/>
            <w:tcBorders>
              <w:top w:val="single" w:sz="4" w:space="0" w:color="auto"/>
              <w:left w:val="single" w:sz="4" w:space="0" w:color="auto"/>
              <w:bottom w:val="single" w:sz="4" w:space="0" w:color="auto"/>
              <w:right w:val="single" w:sz="4" w:space="0" w:color="auto"/>
            </w:tcBorders>
            <w:shd w:val="clear" w:color="auto" w:fill="A6A6A6"/>
            <w:hideMark/>
          </w:tcPr>
          <w:p w14:paraId="7D05DB03" w14:textId="77777777" w:rsidR="00E36F0E" w:rsidRPr="00C21461" w:rsidRDefault="00393DC0" w:rsidP="00E36F0E">
            <w:pPr>
              <w:rPr>
                <w:rFonts w:cs="Arial"/>
                <w:b/>
              </w:rPr>
            </w:pPr>
            <w:r w:rsidRPr="00C21461">
              <w:rPr>
                <w:rFonts w:cs="Arial"/>
                <w:b/>
              </w:rPr>
              <w:t>Type</w:t>
            </w:r>
          </w:p>
        </w:tc>
        <w:tc>
          <w:tcPr>
            <w:tcW w:w="2579"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4B00417" w14:textId="77777777" w:rsidR="00E36F0E" w:rsidRPr="00C21461" w:rsidRDefault="00393DC0" w:rsidP="00E36F0E">
            <w:pPr>
              <w:rPr>
                <w:rFonts w:cs="Arial"/>
                <w:b/>
              </w:rPr>
            </w:pPr>
            <w:r w:rsidRPr="00C21461">
              <w:rPr>
                <w:rFonts w:cs="Arial"/>
                <w:b/>
              </w:rPr>
              <w:t>Literals</w:t>
            </w:r>
          </w:p>
        </w:tc>
        <w:tc>
          <w:tcPr>
            <w:tcW w:w="1436"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F99C5E3" w14:textId="77777777" w:rsidR="00E36F0E" w:rsidRPr="00C21461" w:rsidRDefault="00393DC0" w:rsidP="00E36F0E">
            <w:pPr>
              <w:rPr>
                <w:rFonts w:cs="Arial"/>
                <w:b/>
              </w:rPr>
            </w:pPr>
            <w:r w:rsidRPr="00C21461">
              <w:rPr>
                <w:rFonts w:cs="Arial"/>
                <w:b/>
              </w:rPr>
              <w:t>Value</w:t>
            </w:r>
          </w:p>
        </w:tc>
        <w:tc>
          <w:tcPr>
            <w:tcW w:w="2074"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9498602" w14:textId="77777777" w:rsidR="00E36F0E" w:rsidRPr="00C21461" w:rsidRDefault="00393DC0" w:rsidP="00E36F0E">
            <w:pPr>
              <w:rPr>
                <w:rFonts w:cs="Arial"/>
                <w:b/>
              </w:rPr>
            </w:pPr>
            <w:r w:rsidRPr="00C21461">
              <w:rPr>
                <w:rFonts w:cs="Arial"/>
                <w:b/>
              </w:rPr>
              <w:t>Description</w:t>
            </w:r>
          </w:p>
        </w:tc>
      </w:tr>
      <w:tr w:rsidR="00E36F0E" w:rsidRPr="00C21461" w14:paraId="402E4590" w14:textId="77777777" w:rsidTr="00E36F0E">
        <w:trPr>
          <w:jc w:val="center"/>
        </w:trPr>
        <w:tc>
          <w:tcPr>
            <w:tcW w:w="9828" w:type="dxa"/>
            <w:gridSpan w:val="8"/>
            <w:tcBorders>
              <w:top w:val="single" w:sz="4" w:space="0" w:color="auto"/>
              <w:left w:val="single" w:sz="4" w:space="0" w:color="auto"/>
              <w:bottom w:val="single" w:sz="4" w:space="0" w:color="auto"/>
              <w:right w:val="single" w:sz="4" w:space="0" w:color="auto"/>
            </w:tcBorders>
            <w:shd w:val="clear" w:color="auto" w:fill="D9D9D9"/>
          </w:tcPr>
          <w:p w14:paraId="3E32DBFD" w14:textId="77777777" w:rsidR="00E36F0E" w:rsidRPr="00C21461" w:rsidRDefault="00393DC0" w:rsidP="00E36F0E">
            <w:pPr>
              <w:rPr>
                <w:rFonts w:cs="Arial"/>
                <w:b/>
              </w:rPr>
            </w:pPr>
            <w:r w:rsidRPr="00C21461">
              <w:rPr>
                <w:rFonts w:cs="Arial"/>
                <w:b/>
              </w:rPr>
              <w:t>Request</w:t>
            </w:r>
          </w:p>
        </w:tc>
      </w:tr>
      <w:tr w:rsidR="00E36F0E" w:rsidRPr="00C21461" w14:paraId="6E7F54B0"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tcPr>
          <w:p w14:paraId="4A2F782F" w14:textId="77777777" w:rsidR="00E36F0E" w:rsidRPr="00C21461" w:rsidRDefault="00393DC0" w:rsidP="00E36F0E">
            <w:pPr>
              <w:jc w:val="center"/>
              <w:rPr>
                <w:rFonts w:cs="Arial"/>
              </w:rPr>
            </w:pPr>
            <w:r w:rsidRPr="00C21461">
              <w:rPr>
                <w:rFonts w:cs="Arial"/>
              </w:rPr>
              <w:t>-</w:t>
            </w:r>
          </w:p>
        </w:tc>
        <w:tc>
          <w:tcPr>
            <w:tcW w:w="2250" w:type="dxa"/>
            <w:gridSpan w:val="2"/>
            <w:tcBorders>
              <w:top w:val="single" w:sz="4" w:space="0" w:color="auto"/>
              <w:left w:val="single" w:sz="4" w:space="0" w:color="auto"/>
              <w:bottom w:val="single" w:sz="4" w:space="0" w:color="auto"/>
              <w:right w:val="single" w:sz="4" w:space="0" w:color="auto"/>
            </w:tcBorders>
          </w:tcPr>
          <w:p w14:paraId="1A2278DF" w14:textId="77777777" w:rsidR="00E36F0E" w:rsidRPr="00C21461" w:rsidRDefault="00393DC0" w:rsidP="00E36F0E">
            <w:pPr>
              <w:rPr>
                <w:rFonts w:cs="Arial"/>
              </w:rPr>
            </w:pPr>
            <w:r w:rsidRPr="00C21461">
              <w:rPr>
                <w:rFonts w:cs="Arial"/>
              </w:rPr>
              <w:t>-</w:t>
            </w:r>
          </w:p>
        </w:tc>
        <w:tc>
          <w:tcPr>
            <w:tcW w:w="851" w:type="dxa"/>
            <w:tcBorders>
              <w:top w:val="single" w:sz="4" w:space="0" w:color="auto"/>
              <w:left w:val="single" w:sz="4" w:space="0" w:color="auto"/>
              <w:bottom w:val="single" w:sz="4" w:space="0" w:color="auto"/>
              <w:right w:val="single" w:sz="4" w:space="0" w:color="auto"/>
            </w:tcBorders>
          </w:tcPr>
          <w:p w14:paraId="3783B5AA" w14:textId="77777777" w:rsidR="00E36F0E" w:rsidRPr="00C21461" w:rsidRDefault="00393DC0" w:rsidP="00E36F0E">
            <w:pPr>
              <w:rPr>
                <w:rFonts w:cs="Arial"/>
              </w:rPr>
            </w:pPr>
            <w:r w:rsidRPr="00C21461">
              <w:rPr>
                <w:rFonts w:cs="Arial"/>
              </w:rPr>
              <w:t>-</w:t>
            </w:r>
          </w:p>
        </w:tc>
        <w:tc>
          <w:tcPr>
            <w:tcW w:w="2579" w:type="dxa"/>
            <w:tcBorders>
              <w:top w:val="single" w:sz="4" w:space="0" w:color="auto"/>
              <w:left w:val="single" w:sz="4" w:space="0" w:color="auto"/>
              <w:bottom w:val="single" w:sz="4" w:space="0" w:color="auto"/>
              <w:right w:val="single" w:sz="4" w:space="0" w:color="auto"/>
            </w:tcBorders>
          </w:tcPr>
          <w:p w14:paraId="52DD0C81" w14:textId="77777777" w:rsidR="00E36F0E" w:rsidRPr="00C21461" w:rsidRDefault="00393DC0" w:rsidP="00E36F0E">
            <w:pPr>
              <w:rPr>
                <w:rFonts w:cs="Arial"/>
              </w:rPr>
            </w:pPr>
            <w:r w:rsidRPr="00C21461">
              <w:rPr>
                <w:rFonts w:cs="Arial"/>
              </w:rPr>
              <w:t>-</w:t>
            </w:r>
          </w:p>
        </w:tc>
        <w:tc>
          <w:tcPr>
            <w:tcW w:w="1436" w:type="dxa"/>
            <w:tcBorders>
              <w:top w:val="single" w:sz="4" w:space="0" w:color="auto"/>
              <w:left w:val="single" w:sz="4" w:space="0" w:color="auto"/>
              <w:bottom w:val="single" w:sz="4" w:space="0" w:color="auto"/>
              <w:right w:val="single" w:sz="4" w:space="0" w:color="auto"/>
            </w:tcBorders>
          </w:tcPr>
          <w:p w14:paraId="0535913A" w14:textId="77777777" w:rsidR="00E36F0E" w:rsidRPr="00C21461" w:rsidRDefault="00393DC0" w:rsidP="00E36F0E">
            <w:pPr>
              <w:rPr>
                <w:rFonts w:cs="Arial"/>
                <w:highlight w:val="yellow"/>
              </w:rPr>
            </w:pPr>
            <w:r w:rsidRPr="00C21461">
              <w:rPr>
                <w:rFonts w:cs="Arial"/>
              </w:rPr>
              <w:t>-</w:t>
            </w:r>
          </w:p>
        </w:tc>
        <w:tc>
          <w:tcPr>
            <w:tcW w:w="2074" w:type="dxa"/>
            <w:tcBorders>
              <w:top w:val="single" w:sz="4" w:space="0" w:color="auto"/>
              <w:left w:val="single" w:sz="4" w:space="0" w:color="auto"/>
              <w:bottom w:val="single" w:sz="4" w:space="0" w:color="auto"/>
              <w:right w:val="single" w:sz="4" w:space="0" w:color="auto"/>
            </w:tcBorders>
          </w:tcPr>
          <w:p w14:paraId="731101CF" w14:textId="77777777" w:rsidR="00E36F0E" w:rsidRPr="00C21461" w:rsidRDefault="00393DC0" w:rsidP="00E36F0E">
            <w:pPr>
              <w:rPr>
                <w:rFonts w:cs="Arial"/>
              </w:rPr>
            </w:pPr>
            <w:r w:rsidRPr="00C21461">
              <w:rPr>
                <w:rFonts w:cs="Arial"/>
              </w:rPr>
              <w:t>-</w:t>
            </w:r>
          </w:p>
        </w:tc>
      </w:tr>
      <w:tr w:rsidR="00E36F0E" w:rsidRPr="00C21461" w14:paraId="3D0228D4" w14:textId="77777777" w:rsidTr="00E36F0E">
        <w:trPr>
          <w:jc w:val="center"/>
        </w:trPr>
        <w:tc>
          <w:tcPr>
            <w:tcW w:w="9828" w:type="dxa"/>
            <w:gridSpan w:val="8"/>
            <w:tcBorders>
              <w:top w:val="single" w:sz="4" w:space="0" w:color="auto"/>
              <w:left w:val="single" w:sz="4" w:space="0" w:color="auto"/>
              <w:bottom w:val="single" w:sz="4" w:space="0" w:color="auto"/>
              <w:right w:val="single" w:sz="4" w:space="0" w:color="auto"/>
            </w:tcBorders>
            <w:shd w:val="clear" w:color="auto" w:fill="D9D9D9"/>
          </w:tcPr>
          <w:p w14:paraId="25E0D2C2" w14:textId="77777777" w:rsidR="00E36F0E" w:rsidRPr="00C21461" w:rsidRDefault="00393DC0" w:rsidP="00E36F0E">
            <w:pPr>
              <w:rPr>
                <w:rFonts w:cs="Arial"/>
              </w:rPr>
            </w:pPr>
            <w:r w:rsidRPr="00C21461">
              <w:rPr>
                <w:rFonts w:cs="Arial"/>
                <w:b/>
              </w:rPr>
              <w:t>Response</w:t>
            </w:r>
          </w:p>
        </w:tc>
      </w:tr>
      <w:tr w:rsidR="00E36F0E" w:rsidRPr="00C21461" w14:paraId="6615470A"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6E52A61" w14:textId="77777777" w:rsidR="00E36F0E" w:rsidRPr="00C21461" w:rsidRDefault="00393DC0" w:rsidP="00E36F0E">
            <w:pPr>
              <w:jc w:val="center"/>
              <w:rPr>
                <w:rFonts w:cs="Arial"/>
              </w:rPr>
            </w:pPr>
            <w:r w:rsidRPr="00C21461">
              <w:rPr>
                <w:rFonts w:cs="Arial"/>
              </w:rPr>
              <w:t>R</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70978B26" w14:textId="77777777" w:rsidR="00E36F0E" w:rsidRPr="00C21461" w:rsidRDefault="00393DC0" w:rsidP="00E36F0E">
            <w:pPr>
              <w:rPr>
                <w:rFonts w:cs="Arial"/>
              </w:rPr>
            </w:pPr>
            <w:r w:rsidRPr="00C21461">
              <w:rPr>
                <w:rFonts w:cs="Arial"/>
              </w:rPr>
              <w:t>EcuType</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00C22EB0" w14:textId="77777777" w:rsidR="00E36F0E" w:rsidRPr="00C21461" w:rsidRDefault="00393DC0" w:rsidP="00E36F0E">
            <w:pPr>
              <w:rPr>
                <w:rFonts w:cs="Arial"/>
              </w:rPr>
            </w:pPr>
            <w:r w:rsidRPr="00C21461">
              <w:rPr>
                <w:rFonts w:cs="Arial"/>
              </w:rPr>
              <w:t>Enum</w:t>
            </w: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3485CF69" w14:textId="77777777" w:rsidR="00E36F0E" w:rsidRPr="00C21461" w:rsidRDefault="00393DC0" w:rsidP="00E36F0E">
            <w:pPr>
              <w:rPr>
                <w:rFonts w:cs="Arial"/>
              </w:rPr>
            </w:pPr>
            <w:r w:rsidRPr="00C21461">
              <w:rPr>
                <w:rFonts w:cs="Arial"/>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0C72AED7" w14:textId="77777777" w:rsidR="00E36F0E" w:rsidRPr="00C21461" w:rsidRDefault="00393DC0" w:rsidP="00E36F0E">
            <w:pPr>
              <w:rPr>
                <w:rFonts w:cs="Arial"/>
              </w:rPr>
            </w:pPr>
            <w:r w:rsidRPr="00C21461">
              <w:rPr>
                <w:rFonts w:cs="Arial"/>
              </w:rPr>
              <w:t>-</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26AA15DB" w14:textId="77777777" w:rsidR="00E36F0E" w:rsidRPr="00C21461" w:rsidRDefault="00393DC0" w:rsidP="00E36F0E">
            <w:pPr>
              <w:rPr>
                <w:rFonts w:cs="Arial"/>
              </w:rPr>
            </w:pPr>
            <w:r w:rsidRPr="00C21461">
              <w:rPr>
                <w:rFonts w:cs="Arial"/>
              </w:rPr>
              <w:t>ECU type</w:t>
            </w:r>
          </w:p>
        </w:tc>
      </w:tr>
      <w:tr w:rsidR="00E36F0E" w:rsidRPr="00C21461" w14:paraId="42954139"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9532FF9" w14:textId="77777777" w:rsidR="00E36F0E" w:rsidRPr="00C21461" w:rsidRDefault="00E36F0E" w:rsidP="00E36F0E">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676443D0" w14:textId="77777777" w:rsidR="00E36F0E" w:rsidRPr="00C21461"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0C8A7309" w14:textId="77777777" w:rsidR="00E36F0E" w:rsidRPr="00C21461" w:rsidRDefault="00E36F0E" w:rsidP="00E36F0E">
            <w:pPr>
              <w:rPr>
                <w:rFonts w:cs="Arial"/>
              </w:rPr>
            </w:pP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366BC609" w14:textId="77777777" w:rsidR="00E36F0E" w:rsidRPr="00C21461" w:rsidRDefault="00393DC0" w:rsidP="00E36F0E">
            <w:pPr>
              <w:rPr>
                <w:rFonts w:cs="Arial"/>
                <w:color w:val="000000"/>
              </w:rPr>
            </w:pPr>
            <w:r w:rsidRPr="00C21461">
              <w:rPr>
                <w:rFonts w:cs="Arial"/>
                <w:color w:val="000000"/>
              </w:rPr>
              <w:t>ECU_UNK</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5F990FB9" w14:textId="77777777" w:rsidR="00E36F0E" w:rsidRPr="00C21461" w:rsidRDefault="00393DC0" w:rsidP="00E36F0E">
            <w:pPr>
              <w:rPr>
                <w:rFonts w:cs="Arial"/>
                <w:color w:val="000000"/>
              </w:rPr>
            </w:pPr>
            <w:r w:rsidRPr="00C21461">
              <w:rPr>
                <w:rFonts w:cs="Arial"/>
                <w:color w:val="000000"/>
              </w:rPr>
              <w:t>0x0</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0DFD1EDA" w14:textId="77777777" w:rsidR="00E36F0E" w:rsidRPr="00C21461" w:rsidRDefault="00393DC0" w:rsidP="00E36F0E">
            <w:pPr>
              <w:rPr>
                <w:rFonts w:cs="Arial"/>
                <w:color w:val="000000"/>
              </w:rPr>
            </w:pPr>
            <w:r w:rsidRPr="00C21461">
              <w:rPr>
                <w:rFonts w:cs="Arial"/>
                <w:color w:val="000000"/>
              </w:rPr>
              <w:t>Error</w:t>
            </w:r>
          </w:p>
        </w:tc>
      </w:tr>
      <w:tr w:rsidR="00E36F0E" w:rsidRPr="00C21461" w14:paraId="4C2FA86C"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2F4121A" w14:textId="77777777" w:rsidR="00E36F0E" w:rsidRPr="00C21461" w:rsidRDefault="00E36F0E" w:rsidP="00E36F0E">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18676CF4" w14:textId="77777777" w:rsidR="00E36F0E" w:rsidRPr="00C21461"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52CB89B5" w14:textId="77777777" w:rsidR="00E36F0E" w:rsidRPr="00C21461" w:rsidRDefault="00E36F0E" w:rsidP="00E36F0E">
            <w:pPr>
              <w:rPr>
                <w:rFonts w:cs="Arial"/>
              </w:rPr>
            </w:pP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656EC004" w14:textId="77777777" w:rsidR="00E36F0E" w:rsidRPr="00C21461" w:rsidRDefault="00393DC0" w:rsidP="00E36F0E">
            <w:pPr>
              <w:rPr>
                <w:rFonts w:cs="Arial"/>
                <w:color w:val="000000"/>
              </w:rPr>
            </w:pPr>
            <w:r w:rsidRPr="00C21461">
              <w:rPr>
                <w:rFonts w:cs="Arial"/>
                <w:color w:val="000000"/>
              </w:rPr>
              <w:t>ECU_ECG</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4C93C6E" w14:textId="77777777" w:rsidR="00E36F0E" w:rsidRPr="00C21461" w:rsidRDefault="00393DC0" w:rsidP="00E36F0E">
            <w:pPr>
              <w:rPr>
                <w:rFonts w:cs="Arial"/>
                <w:color w:val="000000"/>
              </w:rPr>
            </w:pPr>
            <w:r w:rsidRPr="00C21461">
              <w:rPr>
                <w:rFonts w:cs="Arial"/>
                <w:color w:val="000000"/>
              </w:rPr>
              <w:t>0x1</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17204625" w14:textId="77777777" w:rsidR="00E36F0E" w:rsidRPr="00C21461" w:rsidRDefault="00393DC0" w:rsidP="00E36F0E">
            <w:pPr>
              <w:rPr>
                <w:rFonts w:cs="Arial"/>
                <w:color w:val="000000"/>
              </w:rPr>
            </w:pPr>
            <w:r w:rsidRPr="00C21461">
              <w:rPr>
                <w:rFonts w:cs="Arial"/>
                <w:color w:val="000000"/>
              </w:rPr>
              <w:t>ECG</w:t>
            </w:r>
          </w:p>
        </w:tc>
      </w:tr>
      <w:tr w:rsidR="00E36F0E" w:rsidRPr="00C21461" w14:paraId="51095A4C"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B5D0CCD" w14:textId="77777777" w:rsidR="00E36F0E" w:rsidRPr="00C21461" w:rsidRDefault="00E36F0E" w:rsidP="00E36F0E">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1BC0FEF3" w14:textId="77777777" w:rsidR="00E36F0E" w:rsidRPr="00C21461"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56016806" w14:textId="77777777" w:rsidR="00E36F0E" w:rsidRPr="00C21461" w:rsidRDefault="00E36F0E" w:rsidP="00E36F0E">
            <w:pPr>
              <w:rPr>
                <w:rFonts w:cs="Arial"/>
              </w:rPr>
            </w:pP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0F008D6B" w14:textId="77777777" w:rsidR="00E36F0E" w:rsidRPr="00C21461" w:rsidRDefault="00393DC0" w:rsidP="00E36F0E">
            <w:pPr>
              <w:rPr>
                <w:rFonts w:cs="Arial"/>
                <w:color w:val="000000"/>
              </w:rPr>
            </w:pPr>
            <w:r w:rsidRPr="00C21461">
              <w:rPr>
                <w:rFonts w:cs="Arial"/>
                <w:color w:val="000000"/>
              </w:rPr>
              <w:t>ECU_TCU</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233DF02E" w14:textId="77777777" w:rsidR="00E36F0E" w:rsidRPr="00C21461" w:rsidRDefault="00393DC0" w:rsidP="00E36F0E">
            <w:pPr>
              <w:rPr>
                <w:rFonts w:cs="Arial"/>
                <w:color w:val="000000"/>
              </w:rPr>
            </w:pPr>
            <w:r w:rsidRPr="00C21461">
              <w:rPr>
                <w:rFonts w:cs="Arial"/>
                <w:color w:val="000000"/>
              </w:rPr>
              <w:t>0x2</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1A33D1EE" w14:textId="77777777" w:rsidR="00E36F0E" w:rsidRPr="00C21461" w:rsidRDefault="00393DC0" w:rsidP="00E36F0E">
            <w:pPr>
              <w:rPr>
                <w:rFonts w:cs="Arial"/>
                <w:color w:val="000000"/>
              </w:rPr>
            </w:pPr>
            <w:r w:rsidRPr="00C21461">
              <w:rPr>
                <w:rFonts w:cs="Arial"/>
                <w:color w:val="000000"/>
              </w:rPr>
              <w:t>TCU</w:t>
            </w:r>
          </w:p>
        </w:tc>
      </w:tr>
      <w:tr w:rsidR="00E36F0E" w:rsidRPr="00C21461" w14:paraId="6EA28B11"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ED9F058" w14:textId="77777777" w:rsidR="00E36F0E" w:rsidRPr="00C21461" w:rsidRDefault="00E36F0E" w:rsidP="00E36F0E">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39E65EE6" w14:textId="77777777" w:rsidR="00E36F0E" w:rsidRPr="00C21461"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55D36C01" w14:textId="77777777" w:rsidR="00E36F0E" w:rsidRPr="00C21461" w:rsidRDefault="00E36F0E" w:rsidP="00E36F0E">
            <w:pPr>
              <w:rPr>
                <w:rFonts w:cs="Arial"/>
              </w:rPr>
            </w:pP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2AE34306" w14:textId="77777777" w:rsidR="00E36F0E" w:rsidRPr="00C21461" w:rsidRDefault="00393DC0" w:rsidP="00E36F0E">
            <w:pPr>
              <w:rPr>
                <w:rFonts w:cs="Arial"/>
                <w:color w:val="000000"/>
              </w:rPr>
            </w:pPr>
            <w:r w:rsidRPr="00C21461">
              <w:rPr>
                <w:rFonts w:cs="Arial"/>
                <w:color w:val="000000"/>
              </w:rPr>
              <w:t>ECU_SYNC</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B8EFCCB" w14:textId="77777777" w:rsidR="00E36F0E" w:rsidRPr="00C21461" w:rsidRDefault="00393DC0" w:rsidP="00E36F0E">
            <w:pPr>
              <w:rPr>
                <w:rFonts w:cs="Arial"/>
                <w:color w:val="000000"/>
              </w:rPr>
            </w:pPr>
            <w:r w:rsidRPr="00C21461">
              <w:rPr>
                <w:rFonts w:cs="Arial"/>
                <w:color w:val="000000"/>
              </w:rPr>
              <w:t>0x3</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6784D9C0" w14:textId="77777777" w:rsidR="00E36F0E" w:rsidRPr="00C21461" w:rsidRDefault="00393DC0" w:rsidP="00E36F0E">
            <w:pPr>
              <w:rPr>
                <w:rFonts w:cs="Arial"/>
                <w:color w:val="000000"/>
              </w:rPr>
            </w:pPr>
            <w:r w:rsidRPr="00C21461">
              <w:rPr>
                <w:rFonts w:cs="Arial"/>
                <w:color w:val="000000"/>
              </w:rPr>
              <w:t>SYNC</w:t>
            </w:r>
          </w:p>
        </w:tc>
      </w:tr>
      <w:tr w:rsidR="00E36F0E" w:rsidRPr="00C21461" w14:paraId="741A0CA1"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CBDEFBA" w14:textId="77777777" w:rsidR="00E36F0E" w:rsidRPr="00C21461" w:rsidRDefault="00E36F0E" w:rsidP="00E36F0E">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4DA2A9C8" w14:textId="77777777" w:rsidR="00E36F0E" w:rsidRPr="00C21461"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4583731" w14:textId="77777777" w:rsidR="00E36F0E" w:rsidRPr="00C21461" w:rsidRDefault="00E36F0E" w:rsidP="00E36F0E">
            <w:pPr>
              <w:rPr>
                <w:rFonts w:cs="Arial"/>
              </w:rPr>
            </w:pP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774A5553" w14:textId="77777777" w:rsidR="00E36F0E" w:rsidRPr="00C21461" w:rsidRDefault="00393DC0" w:rsidP="00E36F0E">
            <w:pPr>
              <w:rPr>
                <w:rFonts w:cs="Arial"/>
                <w:color w:val="000000"/>
              </w:rPr>
            </w:pPr>
            <w:r w:rsidRPr="00C21461">
              <w:rPr>
                <w:rFonts w:cs="Arial"/>
                <w:color w:val="000000"/>
              </w:rPr>
              <w:t>ECU_TCU_B</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79B83B2C" w14:textId="77777777" w:rsidR="00E36F0E" w:rsidRPr="00C21461" w:rsidRDefault="00393DC0" w:rsidP="00E36F0E">
            <w:pPr>
              <w:rPr>
                <w:rFonts w:cs="Arial"/>
                <w:color w:val="000000"/>
              </w:rPr>
            </w:pPr>
            <w:r w:rsidRPr="00C21461">
              <w:rPr>
                <w:rFonts w:cs="Arial"/>
                <w:color w:val="000000"/>
              </w:rPr>
              <w:t>0x4</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2BC30816" w14:textId="77777777" w:rsidR="00E36F0E" w:rsidRPr="00C21461" w:rsidRDefault="00393DC0" w:rsidP="00E36F0E">
            <w:pPr>
              <w:spacing w:line="256" w:lineRule="auto"/>
              <w:rPr>
                <w:rFonts w:cs="Arial"/>
                <w:color w:val="000000"/>
              </w:rPr>
            </w:pPr>
            <w:r w:rsidRPr="00C21461">
              <w:rPr>
                <w:rFonts w:cs="Arial"/>
                <w:color w:val="000000"/>
              </w:rPr>
              <w:t>TCU-B.</w:t>
            </w:r>
            <w:r w:rsidRPr="00C21461">
              <w:rPr>
                <w:rFonts w:cs="Arial"/>
              </w:rPr>
              <w:t xml:space="preserve"> </w:t>
            </w:r>
            <w:r w:rsidRPr="00C21461">
              <w:rPr>
                <w:rFonts w:cs="Arial"/>
                <w:color w:val="000000"/>
              </w:rPr>
              <w:t>Applicable to AV vehicles Only</w:t>
            </w:r>
          </w:p>
        </w:tc>
      </w:tr>
      <w:tr w:rsidR="00E36F0E" w:rsidRPr="00C21461" w14:paraId="51A9C1FF"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663781F" w14:textId="77777777" w:rsidR="00E36F0E" w:rsidRPr="00C21461" w:rsidRDefault="00E36F0E" w:rsidP="00E36F0E">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51040C03" w14:textId="77777777" w:rsidR="00E36F0E" w:rsidRPr="00C21461"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234DA542" w14:textId="77777777" w:rsidR="00E36F0E" w:rsidRPr="00C21461" w:rsidRDefault="00E36F0E" w:rsidP="00E36F0E">
            <w:pPr>
              <w:rPr>
                <w:rFonts w:cs="Arial"/>
              </w:rPr>
            </w:pP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74C9AA78" w14:textId="77777777" w:rsidR="00E36F0E" w:rsidRPr="00C21461" w:rsidRDefault="00393DC0" w:rsidP="00E36F0E">
            <w:pPr>
              <w:spacing w:line="256" w:lineRule="auto"/>
              <w:rPr>
                <w:rFonts w:cs="Arial"/>
                <w:color w:val="000000"/>
              </w:rPr>
            </w:pPr>
            <w:r w:rsidRPr="00C21461">
              <w:rPr>
                <w:rFonts w:cs="Arial"/>
                <w:color w:val="000000"/>
              </w:rPr>
              <w:t>ECU_SDS</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779DA118" w14:textId="77777777" w:rsidR="00E36F0E" w:rsidRPr="00C21461" w:rsidRDefault="00393DC0" w:rsidP="00E36F0E">
            <w:pPr>
              <w:spacing w:line="256" w:lineRule="auto"/>
              <w:rPr>
                <w:rFonts w:cs="Arial"/>
                <w:color w:val="000000"/>
              </w:rPr>
            </w:pPr>
            <w:r w:rsidRPr="00C21461">
              <w:rPr>
                <w:rFonts w:cs="Arial"/>
                <w:color w:val="000000"/>
              </w:rPr>
              <w:t>0x5</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753A1E4F" w14:textId="77777777" w:rsidR="00E36F0E" w:rsidRPr="00C21461" w:rsidRDefault="00393DC0" w:rsidP="00E36F0E">
            <w:pPr>
              <w:spacing w:line="254" w:lineRule="auto"/>
              <w:rPr>
                <w:rFonts w:cs="Arial"/>
                <w:color w:val="000000"/>
              </w:rPr>
            </w:pPr>
            <w:r w:rsidRPr="00C21461">
              <w:rPr>
                <w:rFonts w:cs="Arial"/>
                <w:color w:val="000000"/>
              </w:rPr>
              <w:t>SDS.</w:t>
            </w:r>
            <w:r w:rsidRPr="00C21461">
              <w:rPr>
                <w:rFonts w:cs="Arial"/>
              </w:rPr>
              <w:t xml:space="preserve"> </w:t>
            </w:r>
            <w:r w:rsidRPr="00C21461">
              <w:rPr>
                <w:rFonts w:cs="Arial"/>
                <w:color w:val="000000"/>
              </w:rPr>
              <w:t>Applicable to AV vehicles Only</w:t>
            </w:r>
          </w:p>
        </w:tc>
      </w:tr>
      <w:tr w:rsidR="00E36F0E" w:rsidRPr="00C21461" w14:paraId="17994F74"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88432DE" w14:textId="77777777" w:rsidR="00E36F0E" w:rsidRPr="00C21461" w:rsidRDefault="00E36F0E" w:rsidP="00E36F0E">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02A069AF" w14:textId="77777777" w:rsidR="00E36F0E" w:rsidRPr="00C21461"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5F031BF0" w14:textId="77777777" w:rsidR="00E36F0E" w:rsidRPr="00C21461" w:rsidRDefault="00E36F0E" w:rsidP="00E36F0E">
            <w:pPr>
              <w:rPr>
                <w:rFonts w:cs="Arial"/>
              </w:rPr>
            </w:pP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1553BD54" w14:textId="77777777" w:rsidR="00E36F0E" w:rsidRPr="00C21461" w:rsidRDefault="00393DC0" w:rsidP="00E36F0E">
            <w:pPr>
              <w:spacing w:line="256" w:lineRule="auto"/>
              <w:rPr>
                <w:rFonts w:cs="Arial"/>
                <w:color w:val="000000"/>
              </w:rPr>
            </w:pPr>
            <w:r w:rsidRPr="00C21461">
              <w:rPr>
                <w:rFonts w:cs="Arial"/>
                <w:color w:val="000000"/>
              </w:rPr>
              <w:t>ECU_ADSIM</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489302A7" w14:textId="77777777" w:rsidR="00E36F0E" w:rsidRPr="00C21461" w:rsidRDefault="00393DC0" w:rsidP="00E36F0E">
            <w:pPr>
              <w:spacing w:line="256" w:lineRule="auto"/>
              <w:rPr>
                <w:rFonts w:cs="Arial"/>
                <w:color w:val="000000"/>
              </w:rPr>
            </w:pPr>
            <w:r w:rsidRPr="00C21461">
              <w:rPr>
                <w:rFonts w:cs="Arial"/>
                <w:color w:val="000000"/>
              </w:rPr>
              <w:t>0x6</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4AD990EA" w14:textId="77777777" w:rsidR="00E36F0E" w:rsidRPr="00C21461" w:rsidRDefault="00393DC0" w:rsidP="00E36F0E">
            <w:pPr>
              <w:spacing w:line="254" w:lineRule="auto"/>
              <w:rPr>
                <w:rFonts w:cs="Arial"/>
                <w:color w:val="000000"/>
              </w:rPr>
            </w:pPr>
            <w:r w:rsidRPr="00C21461">
              <w:rPr>
                <w:rFonts w:cs="Arial"/>
                <w:color w:val="000000"/>
              </w:rPr>
              <w:t>ADSIM.</w:t>
            </w:r>
            <w:r w:rsidRPr="00C21461">
              <w:rPr>
                <w:rFonts w:cs="Arial"/>
              </w:rPr>
              <w:t xml:space="preserve"> </w:t>
            </w:r>
            <w:r w:rsidRPr="00C21461">
              <w:rPr>
                <w:rFonts w:cs="Arial"/>
                <w:color w:val="000000"/>
              </w:rPr>
              <w:t>Applicable to AV vehicles Only</w:t>
            </w:r>
          </w:p>
        </w:tc>
      </w:tr>
      <w:tr w:rsidR="00E36F0E" w:rsidRPr="00C21461" w14:paraId="6201BA0F"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F89E4F0" w14:textId="77777777" w:rsidR="00E36F0E" w:rsidRPr="00C21461" w:rsidRDefault="00E36F0E" w:rsidP="00E36F0E">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1820B630" w14:textId="77777777" w:rsidR="00E36F0E" w:rsidRPr="00C21461"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39FA119A" w14:textId="77777777" w:rsidR="00E36F0E" w:rsidRPr="00C21461" w:rsidRDefault="00E36F0E" w:rsidP="00E36F0E">
            <w:pPr>
              <w:rPr>
                <w:rFonts w:cs="Arial"/>
              </w:rPr>
            </w:pP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49820355" w14:textId="77777777" w:rsidR="00E36F0E" w:rsidRPr="00C21461" w:rsidRDefault="00393DC0" w:rsidP="00E36F0E">
            <w:pPr>
              <w:spacing w:line="256" w:lineRule="auto"/>
              <w:rPr>
                <w:rFonts w:cs="Arial"/>
                <w:color w:val="000000"/>
              </w:rPr>
            </w:pPr>
            <w:r w:rsidRPr="00C21461">
              <w:rPr>
                <w:rFonts w:cs="Arial"/>
                <w:color w:val="000000"/>
              </w:rPr>
              <w:t>ECU_DDSM</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1BC6AB2C" w14:textId="77777777" w:rsidR="00E36F0E" w:rsidRPr="00C21461" w:rsidRDefault="00393DC0" w:rsidP="00E36F0E">
            <w:pPr>
              <w:spacing w:line="256" w:lineRule="auto"/>
              <w:rPr>
                <w:rFonts w:cs="Arial"/>
                <w:color w:val="000000"/>
              </w:rPr>
            </w:pPr>
            <w:r w:rsidRPr="00C21461">
              <w:rPr>
                <w:rFonts w:cs="Arial"/>
                <w:color w:val="000000"/>
              </w:rPr>
              <w:t>0x7</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2FA181EA" w14:textId="77777777" w:rsidR="00E36F0E" w:rsidRPr="00C21461" w:rsidRDefault="00393DC0" w:rsidP="00E36F0E">
            <w:pPr>
              <w:spacing w:line="254" w:lineRule="auto"/>
              <w:rPr>
                <w:rFonts w:cs="Arial"/>
                <w:color w:val="000000"/>
              </w:rPr>
            </w:pPr>
            <w:r w:rsidRPr="00C21461">
              <w:rPr>
                <w:rFonts w:cs="Arial"/>
                <w:color w:val="000000"/>
              </w:rPr>
              <w:t>DDSM.</w:t>
            </w:r>
            <w:r w:rsidRPr="00C21461">
              <w:rPr>
                <w:rFonts w:cs="Arial"/>
              </w:rPr>
              <w:t xml:space="preserve"> </w:t>
            </w:r>
            <w:r w:rsidRPr="00C21461">
              <w:rPr>
                <w:rFonts w:cs="Arial"/>
                <w:color w:val="000000"/>
              </w:rPr>
              <w:t>Applicable to AV vehicles Only</w:t>
            </w:r>
          </w:p>
        </w:tc>
      </w:tr>
      <w:tr w:rsidR="00E36F0E" w:rsidRPr="00C21461" w14:paraId="319E16BA"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74BB94C" w14:textId="77777777" w:rsidR="00E36F0E" w:rsidRPr="00C21461" w:rsidRDefault="00E36F0E" w:rsidP="00E36F0E">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2F108F5F" w14:textId="77777777" w:rsidR="00E36F0E" w:rsidRPr="00C21461"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2959059B" w14:textId="77777777" w:rsidR="00E36F0E" w:rsidRPr="00C21461" w:rsidRDefault="00E36F0E" w:rsidP="00E36F0E">
            <w:pPr>
              <w:rPr>
                <w:rFonts w:cs="Arial"/>
              </w:rPr>
            </w:pP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5738D9D5" w14:textId="77777777" w:rsidR="00E36F0E" w:rsidRPr="00C21461" w:rsidRDefault="00393DC0" w:rsidP="00E36F0E">
            <w:pPr>
              <w:spacing w:line="256" w:lineRule="auto"/>
              <w:rPr>
                <w:rFonts w:cs="Arial"/>
                <w:color w:val="000000"/>
              </w:rPr>
            </w:pPr>
            <w:r w:rsidRPr="00C21461">
              <w:rPr>
                <w:rFonts w:cs="Arial"/>
                <w:color w:val="000000"/>
              </w:rPr>
              <w:t>ECU_ADM</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3B09A801" w14:textId="77777777" w:rsidR="00E36F0E" w:rsidRPr="00C21461" w:rsidRDefault="00393DC0" w:rsidP="00E36F0E">
            <w:pPr>
              <w:spacing w:line="256" w:lineRule="auto"/>
              <w:rPr>
                <w:rFonts w:cs="Arial"/>
                <w:color w:val="000000"/>
              </w:rPr>
            </w:pPr>
            <w:r w:rsidRPr="00C21461">
              <w:rPr>
                <w:rFonts w:cs="Arial"/>
                <w:color w:val="000000"/>
              </w:rPr>
              <w:t>0x8</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7C7F1037" w14:textId="77777777" w:rsidR="00E36F0E" w:rsidRPr="00C21461" w:rsidRDefault="00393DC0" w:rsidP="00E36F0E">
            <w:pPr>
              <w:spacing w:line="254" w:lineRule="auto"/>
              <w:rPr>
                <w:rFonts w:cs="Arial"/>
                <w:color w:val="000000"/>
              </w:rPr>
            </w:pPr>
            <w:r w:rsidRPr="00C21461">
              <w:rPr>
                <w:rFonts w:cs="Arial"/>
                <w:color w:val="000000"/>
              </w:rPr>
              <w:t>ADM.</w:t>
            </w:r>
            <w:r w:rsidRPr="00C21461">
              <w:rPr>
                <w:rFonts w:cs="Arial"/>
              </w:rPr>
              <w:t xml:space="preserve"> </w:t>
            </w:r>
            <w:r w:rsidRPr="00C21461">
              <w:rPr>
                <w:rFonts w:cs="Arial"/>
                <w:color w:val="000000"/>
              </w:rPr>
              <w:t>Applicable to AV vehicles Only</w:t>
            </w:r>
          </w:p>
        </w:tc>
      </w:tr>
      <w:tr w:rsidR="00E36F0E" w:rsidRPr="00C21461" w14:paraId="38DA7985"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8DAA415" w14:textId="77777777" w:rsidR="00E36F0E" w:rsidRPr="00C21461" w:rsidRDefault="00E36F0E" w:rsidP="00E36F0E">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16D56A2F" w14:textId="77777777" w:rsidR="00E36F0E" w:rsidRPr="00C21461"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4575B87" w14:textId="77777777" w:rsidR="00E36F0E" w:rsidRPr="00C21461" w:rsidRDefault="00E36F0E" w:rsidP="00E36F0E">
            <w:pPr>
              <w:rPr>
                <w:rFonts w:cs="Arial"/>
              </w:rPr>
            </w:pP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765F0456" w14:textId="77777777" w:rsidR="00E36F0E" w:rsidRPr="00C21461" w:rsidRDefault="00393DC0" w:rsidP="00E36F0E">
            <w:pPr>
              <w:spacing w:line="256" w:lineRule="auto"/>
              <w:rPr>
                <w:rFonts w:cs="Arial"/>
                <w:color w:val="000000"/>
              </w:rPr>
            </w:pPr>
            <w:r w:rsidRPr="00C21461">
              <w:rPr>
                <w:rFonts w:cs="Arial"/>
                <w:color w:val="000000"/>
              </w:rPr>
              <w:t>ECU_ESPM</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36363D38" w14:textId="77777777" w:rsidR="00E36F0E" w:rsidRPr="00C21461" w:rsidRDefault="00393DC0" w:rsidP="00E36F0E">
            <w:pPr>
              <w:spacing w:line="256" w:lineRule="auto"/>
              <w:rPr>
                <w:rFonts w:cs="Arial"/>
                <w:color w:val="000000"/>
              </w:rPr>
            </w:pPr>
            <w:r w:rsidRPr="00C21461">
              <w:rPr>
                <w:rFonts w:cs="Arial"/>
                <w:color w:val="000000"/>
              </w:rPr>
              <w:t>0x9</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59D76F6C" w14:textId="77777777" w:rsidR="00E36F0E" w:rsidRPr="00C21461" w:rsidRDefault="00393DC0" w:rsidP="00E36F0E">
            <w:pPr>
              <w:spacing w:line="254" w:lineRule="auto"/>
              <w:rPr>
                <w:rFonts w:cs="Arial"/>
                <w:color w:val="000000"/>
              </w:rPr>
            </w:pPr>
            <w:r w:rsidRPr="00C21461">
              <w:rPr>
                <w:rFonts w:cs="Arial"/>
                <w:color w:val="000000"/>
              </w:rPr>
              <w:t>ESPM+. Applicable to AV vehicles Only</w:t>
            </w:r>
          </w:p>
        </w:tc>
      </w:tr>
      <w:tr w:rsidR="00E36F0E" w:rsidRPr="00C21461" w14:paraId="35D40EBF"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074C3C0" w14:textId="77777777" w:rsidR="00E36F0E" w:rsidRPr="00C21461" w:rsidRDefault="00E36F0E" w:rsidP="00E36F0E">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0A866DD3" w14:textId="77777777" w:rsidR="00E36F0E" w:rsidRPr="00C21461"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622FFFA8" w14:textId="77777777" w:rsidR="00E36F0E" w:rsidRPr="00C21461" w:rsidRDefault="00E36F0E" w:rsidP="00E36F0E">
            <w:pPr>
              <w:rPr>
                <w:rFonts w:cs="Arial"/>
              </w:rPr>
            </w:pP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666FBF39" w14:textId="77777777" w:rsidR="00E36F0E" w:rsidRPr="00C21461" w:rsidRDefault="00393DC0" w:rsidP="00E36F0E">
            <w:pPr>
              <w:spacing w:line="256" w:lineRule="auto"/>
              <w:rPr>
                <w:rFonts w:cs="Arial"/>
                <w:color w:val="000000"/>
              </w:rPr>
            </w:pPr>
            <w:r w:rsidRPr="00C21461">
              <w:rPr>
                <w:rFonts w:cs="Arial"/>
                <w:color w:val="000000"/>
              </w:rPr>
              <w:t>ECU_SDM</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807DCD3" w14:textId="77777777" w:rsidR="00E36F0E" w:rsidRPr="00C21461" w:rsidRDefault="00393DC0" w:rsidP="00E36F0E">
            <w:pPr>
              <w:spacing w:line="256" w:lineRule="auto"/>
              <w:rPr>
                <w:rFonts w:cs="Arial"/>
                <w:color w:val="000000"/>
              </w:rPr>
            </w:pPr>
            <w:r w:rsidRPr="00C21461">
              <w:rPr>
                <w:rFonts w:cs="Arial"/>
                <w:color w:val="000000"/>
              </w:rPr>
              <w:t>0x10</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10AF72CE" w14:textId="77777777" w:rsidR="00E36F0E" w:rsidRPr="00C21461" w:rsidRDefault="00393DC0" w:rsidP="00E36F0E">
            <w:pPr>
              <w:spacing w:line="254" w:lineRule="auto"/>
              <w:rPr>
                <w:rFonts w:cs="Arial"/>
                <w:color w:val="000000"/>
              </w:rPr>
            </w:pPr>
            <w:r w:rsidRPr="00C21461">
              <w:rPr>
                <w:rFonts w:cs="Arial"/>
                <w:color w:val="000000"/>
              </w:rPr>
              <w:t>SDM. Applicable to AV vehicles Only</w:t>
            </w:r>
          </w:p>
        </w:tc>
      </w:tr>
      <w:tr w:rsidR="00E36F0E" w:rsidRPr="00C21461" w14:paraId="4840BB0D"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3467AEC" w14:textId="77777777" w:rsidR="00E36F0E" w:rsidRPr="00C21461" w:rsidRDefault="00393DC0" w:rsidP="00E36F0E">
            <w:pPr>
              <w:jc w:val="center"/>
              <w:rPr>
                <w:rFonts w:cs="Arial"/>
              </w:rPr>
            </w:pPr>
            <w:r w:rsidRPr="00C21461">
              <w:rPr>
                <w:rFonts w:cs="Arial"/>
              </w:rPr>
              <w:t>R</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61E678CA" w14:textId="77777777" w:rsidR="00E36F0E" w:rsidRPr="00C21461" w:rsidRDefault="00393DC0" w:rsidP="00E36F0E">
            <w:pPr>
              <w:rPr>
                <w:rFonts w:cs="Arial"/>
              </w:rPr>
            </w:pPr>
            <w:r w:rsidRPr="00C21461">
              <w:rPr>
                <w:rFonts w:cs="Arial"/>
              </w:rPr>
              <w:t>NetworkInterfaceType</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61B4BB0B" w14:textId="77777777" w:rsidR="00E36F0E" w:rsidRPr="00C21461" w:rsidRDefault="00393DC0" w:rsidP="00E36F0E">
            <w:pPr>
              <w:rPr>
                <w:rFonts w:cs="Arial"/>
              </w:rPr>
            </w:pPr>
            <w:r w:rsidRPr="00C21461">
              <w:rPr>
                <w:rFonts w:cs="Arial"/>
              </w:rPr>
              <w:t>Enum</w:t>
            </w: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6D7870C8" w14:textId="77777777" w:rsidR="00E36F0E" w:rsidRPr="00C21461" w:rsidRDefault="00393DC0" w:rsidP="00E36F0E">
            <w:pPr>
              <w:rPr>
                <w:rFonts w:cs="Arial"/>
              </w:rPr>
            </w:pPr>
            <w:r w:rsidRPr="00C21461">
              <w:rPr>
                <w:rFonts w:cs="Arial"/>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408B960D" w14:textId="77777777" w:rsidR="00E36F0E" w:rsidRPr="00C21461" w:rsidRDefault="00393DC0" w:rsidP="00E36F0E">
            <w:pPr>
              <w:rPr>
                <w:rFonts w:cs="Arial"/>
              </w:rPr>
            </w:pPr>
            <w:r w:rsidRPr="00C21461">
              <w:rPr>
                <w:rFonts w:cs="Arial"/>
              </w:rPr>
              <w:t>-</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4608520E" w14:textId="77777777" w:rsidR="00E36F0E" w:rsidRPr="00C21461" w:rsidRDefault="00E36F0E" w:rsidP="00E36F0E">
            <w:pPr>
              <w:rPr>
                <w:rFonts w:cs="Arial"/>
                <w:color w:val="000000"/>
              </w:rPr>
            </w:pPr>
          </w:p>
        </w:tc>
      </w:tr>
      <w:tr w:rsidR="00E36F0E" w:rsidRPr="00C21461" w14:paraId="5884ECC5"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654C500" w14:textId="77777777" w:rsidR="00E36F0E" w:rsidRPr="00C21461" w:rsidRDefault="00E36F0E" w:rsidP="00E36F0E">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2D1684B1" w14:textId="77777777" w:rsidR="00E36F0E" w:rsidRPr="00C21461"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53ED3F29" w14:textId="77777777" w:rsidR="00E36F0E" w:rsidRPr="00C21461" w:rsidRDefault="00E36F0E" w:rsidP="00E36F0E">
            <w:pPr>
              <w:rPr>
                <w:rFonts w:cs="Arial"/>
              </w:rPr>
            </w:pP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4F9CDEF6" w14:textId="77777777" w:rsidR="00E36F0E" w:rsidRPr="00C21461" w:rsidRDefault="00393DC0" w:rsidP="00E36F0E">
            <w:pPr>
              <w:rPr>
                <w:rFonts w:cs="Arial"/>
                <w:color w:val="000000"/>
              </w:rPr>
            </w:pPr>
            <w:r w:rsidRPr="00C21461">
              <w:rPr>
                <w:rFonts w:cs="Arial"/>
                <w:color w:val="000000"/>
              </w:rPr>
              <w:t>IFACE_NONE</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50225FC1" w14:textId="77777777" w:rsidR="00E36F0E" w:rsidRPr="00C21461" w:rsidRDefault="00393DC0" w:rsidP="00E36F0E">
            <w:pPr>
              <w:rPr>
                <w:rFonts w:cs="Arial"/>
                <w:color w:val="000000"/>
              </w:rPr>
            </w:pPr>
            <w:r w:rsidRPr="00C21461">
              <w:rPr>
                <w:rFonts w:cs="Arial"/>
                <w:color w:val="000000"/>
              </w:rPr>
              <w:t>0x0</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51C04787" w14:textId="77777777" w:rsidR="00E36F0E" w:rsidRPr="00C21461" w:rsidRDefault="00393DC0" w:rsidP="00E36F0E">
            <w:pPr>
              <w:rPr>
                <w:rFonts w:cs="Arial"/>
                <w:color w:val="000000"/>
              </w:rPr>
            </w:pPr>
            <w:r w:rsidRPr="00C21461">
              <w:rPr>
                <w:rFonts w:cs="Arial"/>
                <w:color w:val="000000"/>
              </w:rPr>
              <w:t>None selected/specified</w:t>
            </w:r>
          </w:p>
        </w:tc>
      </w:tr>
      <w:tr w:rsidR="00E36F0E" w:rsidRPr="00C21461" w14:paraId="39629F4B"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E7C1C87" w14:textId="77777777" w:rsidR="00E36F0E" w:rsidRPr="00C21461" w:rsidRDefault="00E36F0E" w:rsidP="00E36F0E">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7A5F5483" w14:textId="77777777" w:rsidR="00E36F0E" w:rsidRPr="00C21461"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363A0DF7" w14:textId="77777777" w:rsidR="00E36F0E" w:rsidRPr="00C21461" w:rsidRDefault="00E36F0E" w:rsidP="00E36F0E">
            <w:pPr>
              <w:rPr>
                <w:rFonts w:cs="Arial"/>
              </w:rPr>
            </w:pP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6C36979E" w14:textId="77777777" w:rsidR="00E36F0E" w:rsidRPr="00C21461" w:rsidRDefault="00393DC0" w:rsidP="00E36F0E">
            <w:pPr>
              <w:rPr>
                <w:rFonts w:cs="Arial"/>
                <w:color w:val="000000"/>
              </w:rPr>
            </w:pPr>
            <w:r w:rsidRPr="00C21461">
              <w:rPr>
                <w:rFonts w:cs="Arial"/>
                <w:color w:val="000000"/>
              </w:rPr>
              <w:t>IFACE_TCUCELL</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05636EE7" w14:textId="77777777" w:rsidR="00E36F0E" w:rsidRPr="00C21461" w:rsidRDefault="00393DC0" w:rsidP="00E36F0E">
            <w:pPr>
              <w:rPr>
                <w:rFonts w:cs="Arial"/>
                <w:color w:val="000000"/>
              </w:rPr>
            </w:pPr>
            <w:r w:rsidRPr="00C21461">
              <w:rPr>
                <w:rFonts w:cs="Arial"/>
                <w:color w:val="000000"/>
              </w:rPr>
              <w:t>0x1</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52A259FA" w14:textId="77777777" w:rsidR="00E36F0E" w:rsidRPr="00C21461" w:rsidRDefault="00393DC0" w:rsidP="00E36F0E">
            <w:pPr>
              <w:rPr>
                <w:rFonts w:cs="Arial"/>
                <w:color w:val="000000"/>
              </w:rPr>
            </w:pPr>
            <w:r w:rsidRPr="00C21461">
              <w:rPr>
                <w:rFonts w:cs="Arial"/>
                <w:color w:val="000000"/>
              </w:rPr>
              <w:t>Cellular interface on TCU</w:t>
            </w:r>
          </w:p>
        </w:tc>
      </w:tr>
      <w:tr w:rsidR="00E36F0E" w:rsidRPr="00C21461" w14:paraId="6187CA13"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785C110" w14:textId="77777777" w:rsidR="00E36F0E" w:rsidRPr="00C21461" w:rsidRDefault="00E36F0E" w:rsidP="00E36F0E">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014C3ADD" w14:textId="77777777" w:rsidR="00E36F0E" w:rsidRPr="00C21461"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647ADEAA" w14:textId="77777777" w:rsidR="00E36F0E" w:rsidRPr="00C21461" w:rsidRDefault="00E36F0E" w:rsidP="00E36F0E">
            <w:pPr>
              <w:rPr>
                <w:rFonts w:cs="Arial"/>
              </w:rPr>
            </w:pP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58BD0A4E" w14:textId="77777777" w:rsidR="00E36F0E" w:rsidRPr="00C21461" w:rsidRDefault="00393DC0" w:rsidP="00E36F0E">
            <w:pPr>
              <w:rPr>
                <w:rFonts w:cs="Arial"/>
                <w:color w:val="000000"/>
              </w:rPr>
            </w:pPr>
            <w:r w:rsidRPr="00C21461">
              <w:rPr>
                <w:rFonts w:cs="Arial"/>
                <w:color w:val="000000"/>
              </w:rPr>
              <w:t>IFACE_TCUWIFI</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74142E0" w14:textId="77777777" w:rsidR="00E36F0E" w:rsidRPr="00C21461" w:rsidRDefault="00393DC0" w:rsidP="00E36F0E">
            <w:pPr>
              <w:rPr>
                <w:rFonts w:cs="Arial"/>
                <w:color w:val="000000"/>
              </w:rPr>
            </w:pPr>
            <w:r w:rsidRPr="00C21461">
              <w:rPr>
                <w:rFonts w:cs="Arial"/>
                <w:color w:val="000000"/>
              </w:rPr>
              <w:t>0x2</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4DAF84D5" w14:textId="77777777" w:rsidR="00E36F0E" w:rsidRPr="00C21461" w:rsidRDefault="00393DC0" w:rsidP="00E36F0E">
            <w:pPr>
              <w:rPr>
                <w:rFonts w:cs="Arial"/>
                <w:color w:val="000000"/>
              </w:rPr>
            </w:pPr>
            <w:r w:rsidRPr="00C21461">
              <w:rPr>
                <w:rFonts w:cs="Arial"/>
                <w:color w:val="000000"/>
              </w:rPr>
              <w:t>WLAN interface on TCU</w:t>
            </w:r>
          </w:p>
        </w:tc>
      </w:tr>
      <w:tr w:rsidR="00E36F0E" w:rsidRPr="00C21461" w14:paraId="4901A2B3"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1602DEB" w14:textId="77777777" w:rsidR="00E36F0E" w:rsidRPr="00C21461" w:rsidRDefault="00E36F0E" w:rsidP="00E36F0E">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51CE633E" w14:textId="77777777" w:rsidR="00E36F0E" w:rsidRPr="00C21461"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5C21750" w14:textId="77777777" w:rsidR="00E36F0E" w:rsidRPr="00C21461" w:rsidRDefault="00E36F0E" w:rsidP="00E36F0E">
            <w:pPr>
              <w:rPr>
                <w:rFonts w:cs="Arial"/>
              </w:rPr>
            </w:pP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32055771" w14:textId="77777777" w:rsidR="00E36F0E" w:rsidRPr="00C21461" w:rsidRDefault="00393DC0" w:rsidP="00E36F0E">
            <w:pPr>
              <w:rPr>
                <w:rFonts w:cs="Arial"/>
                <w:color w:val="000000"/>
              </w:rPr>
            </w:pPr>
            <w:r w:rsidRPr="00C21461">
              <w:rPr>
                <w:rFonts w:cs="Arial"/>
                <w:color w:val="000000"/>
              </w:rPr>
              <w:t>IFACE_SYNCWIFI</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11F85BCD" w14:textId="77777777" w:rsidR="00E36F0E" w:rsidRPr="00C21461" w:rsidRDefault="00393DC0" w:rsidP="00E36F0E">
            <w:pPr>
              <w:rPr>
                <w:rFonts w:cs="Arial"/>
                <w:color w:val="000000"/>
              </w:rPr>
            </w:pPr>
            <w:r w:rsidRPr="00C21461">
              <w:rPr>
                <w:rFonts w:cs="Arial"/>
                <w:color w:val="000000"/>
              </w:rPr>
              <w:t>0x3</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7FE68177" w14:textId="77777777" w:rsidR="00E36F0E" w:rsidRPr="00C21461" w:rsidRDefault="00393DC0" w:rsidP="00E36F0E">
            <w:pPr>
              <w:rPr>
                <w:rFonts w:cs="Arial"/>
                <w:color w:val="000000"/>
              </w:rPr>
            </w:pPr>
            <w:r w:rsidRPr="00C21461">
              <w:rPr>
                <w:rFonts w:cs="Arial"/>
                <w:color w:val="000000"/>
              </w:rPr>
              <w:t>WLAN interface on SYNC</w:t>
            </w:r>
          </w:p>
        </w:tc>
      </w:tr>
      <w:tr w:rsidR="00E36F0E" w:rsidRPr="00C21461" w14:paraId="43DCF7D0"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ECB793A" w14:textId="77777777" w:rsidR="00E36F0E" w:rsidRPr="00C21461" w:rsidRDefault="00E36F0E" w:rsidP="00E36F0E">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3EF69BDC" w14:textId="77777777" w:rsidR="00E36F0E" w:rsidRPr="00C21461"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5C60F15" w14:textId="77777777" w:rsidR="00E36F0E" w:rsidRPr="00C21461" w:rsidRDefault="00E36F0E" w:rsidP="00E36F0E">
            <w:pPr>
              <w:rPr>
                <w:rFonts w:cs="Arial"/>
              </w:rPr>
            </w:pP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6A3D4908" w14:textId="77777777" w:rsidR="00E36F0E" w:rsidRPr="00C21461" w:rsidRDefault="00393DC0" w:rsidP="00E36F0E">
            <w:pPr>
              <w:rPr>
                <w:rFonts w:cs="Arial"/>
                <w:color w:val="000000"/>
              </w:rPr>
            </w:pPr>
            <w:r w:rsidRPr="00C21461">
              <w:rPr>
                <w:rFonts w:cs="Arial"/>
                <w:color w:val="000000"/>
              </w:rPr>
              <w:t>IFACE_SYNCAPPL</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4C279EC8" w14:textId="77777777" w:rsidR="00E36F0E" w:rsidRPr="00C21461" w:rsidRDefault="00393DC0" w:rsidP="00E36F0E">
            <w:pPr>
              <w:rPr>
                <w:rFonts w:cs="Arial"/>
                <w:color w:val="000000"/>
              </w:rPr>
            </w:pPr>
            <w:r w:rsidRPr="00C21461">
              <w:rPr>
                <w:rFonts w:cs="Arial"/>
                <w:color w:val="000000"/>
              </w:rPr>
              <w:t>0x4</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2703478F" w14:textId="77777777" w:rsidR="00E36F0E" w:rsidRPr="00C21461" w:rsidRDefault="00393DC0" w:rsidP="00E36F0E">
            <w:pPr>
              <w:rPr>
                <w:rFonts w:cs="Arial"/>
                <w:color w:val="000000"/>
              </w:rPr>
            </w:pPr>
            <w:r w:rsidRPr="00C21461">
              <w:rPr>
                <w:rFonts w:cs="Arial"/>
                <w:color w:val="000000"/>
              </w:rPr>
              <w:t>AppLink interface on SYNC (currently out of scope for CM)</w:t>
            </w:r>
          </w:p>
        </w:tc>
      </w:tr>
      <w:tr w:rsidR="00E36F0E" w:rsidRPr="00C21461" w14:paraId="54D3E1A8"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F1BCF9E" w14:textId="77777777" w:rsidR="00E36F0E" w:rsidRPr="00C21461" w:rsidRDefault="00E36F0E" w:rsidP="00E36F0E">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38F886D6" w14:textId="77777777" w:rsidR="00E36F0E" w:rsidRPr="00C21461"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3159A08D" w14:textId="77777777" w:rsidR="00E36F0E" w:rsidRPr="00C21461" w:rsidRDefault="00E36F0E" w:rsidP="00E36F0E">
            <w:pPr>
              <w:rPr>
                <w:rFonts w:cs="Arial"/>
              </w:rPr>
            </w:pP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56710EC6" w14:textId="77777777" w:rsidR="00E36F0E" w:rsidRPr="00C21461" w:rsidRDefault="00393DC0" w:rsidP="00E36F0E">
            <w:pPr>
              <w:rPr>
                <w:rFonts w:cs="Arial"/>
                <w:color w:val="000000"/>
              </w:rPr>
            </w:pPr>
            <w:r w:rsidRPr="00C21461">
              <w:rPr>
                <w:rFonts w:cs="Arial"/>
                <w:color w:val="000000"/>
              </w:rPr>
              <w:t>IFACE_TCUBCELL</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4A509BB2" w14:textId="77777777" w:rsidR="00E36F0E" w:rsidRPr="00C21461" w:rsidRDefault="00393DC0" w:rsidP="00E36F0E">
            <w:pPr>
              <w:rPr>
                <w:rFonts w:cs="Arial"/>
                <w:color w:val="000000"/>
              </w:rPr>
            </w:pPr>
            <w:r w:rsidRPr="00C21461">
              <w:rPr>
                <w:rFonts w:cs="Arial"/>
                <w:color w:val="000000"/>
              </w:rPr>
              <w:t>0x5</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1171C65F" w14:textId="77777777" w:rsidR="00E36F0E" w:rsidRPr="00C21461" w:rsidRDefault="00393DC0" w:rsidP="00E36F0E">
            <w:pPr>
              <w:spacing w:line="256" w:lineRule="auto"/>
              <w:rPr>
                <w:rFonts w:cs="Arial"/>
                <w:color w:val="000000"/>
              </w:rPr>
            </w:pPr>
            <w:r w:rsidRPr="00C21461">
              <w:rPr>
                <w:rFonts w:cs="Arial"/>
                <w:color w:val="000000"/>
              </w:rPr>
              <w:t>Cellular interface on TCU-B.</w:t>
            </w:r>
            <w:r w:rsidRPr="00C21461">
              <w:rPr>
                <w:rFonts w:cs="Arial"/>
              </w:rPr>
              <w:t xml:space="preserve"> </w:t>
            </w:r>
            <w:r w:rsidRPr="00C21461">
              <w:rPr>
                <w:rFonts w:cs="Arial"/>
                <w:color w:val="000000"/>
              </w:rPr>
              <w:t>Applicable to AV vehicles Only</w:t>
            </w:r>
          </w:p>
        </w:tc>
      </w:tr>
      <w:tr w:rsidR="00E36F0E" w:rsidRPr="00C21461" w14:paraId="12528F8B"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F84DE3E" w14:textId="77777777" w:rsidR="00E36F0E" w:rsidRPr="00C21461" w:rsidRDefault="00E36F0E" w:rsidP="00E36F0E">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074EE62A" w14:textId="77777777" w:rsidR="00E36F0E" w:rsidRPr="00C21461"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8E09379" w14:textId="77777777" w:rsidR="00E36F0E" w:rsidRPr="00C21461" w:rsidRDefault="00E36F0E" w:rsidP="00E36F0E">
            <w:pPr>
              <w:rPr>
                <w:rFonts w:cs="Arial"/>
              </w:rPr>
            </w:pP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5A868E54" w14:textId="77777777" w:rsidR="00E36F0E" w:rsidRPr="00C21461" w:rsidRDefault="00393DC0" w:rsidP="00E36F0E">
            <w:pPr>
              <w:rPr>
                <w:rFonts w:cs="Arial"/>
                <w:color w:val="000000"/>
              </w:rPr>
            </w:pPr>
            <w:r w:rsidRPr="00C21461">
              <w:rPr>
                <w:rFonts w:cs="Arial"/>
                <w:color w:val="000000"/>
              </w:rPr>
              <w:t>IFACE_TCUBWIFI</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770F12A4" w14:textId="77777777" w:rsidR="00E36F0E" w:rsidRPr="00C21461" w:rsidRDefault="00393DC0" w:rsidP="00E36F0E">
            <w:pPr>
              <w:rPr>
                <w:rFonts w:cs="Arial"/>
                <w:color w:val="000000"/>
              </w:rPr>
            </w:pPr>
            <w:r w:rsidRPr="00C21461">
              <w:rPr>
                <w:rFonts w:cs="Arial"/>
                <w:color w:val="000000"/>
              </w:rPr>
              <w:t>0x6</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184B0D86" w14:textId="77777777" w:rsidR="00E36F0E" w:rsidRPr="00C21461" w:rsidRDefault="00393DC0" w:rsidP="00E36F0E">
            <w:pPr>
              <w:spacing w:line="256" w:lineRule="auto"/>
              <w:rPr>
                <w:rFonts w:cs="Arial"/>
                <w:color w:val="000000"/>
              </w:rPr>
            </w:pPr>
            <w:r w:rsidRPr="00C21461">
              <w:rPr>
                <w:rFonts w:cs="Arial"/>
                <w:color w:val="000000"/>
              </w:rPr>
              <w:t>WLAN interface on TCU-B.</w:t>
            </w:r>
            <w:r w:rsidRPr="00C21461">
              <w:rPr>
                <w:rFonts w:cs="Arial"/>
              </w:rPr>
              <w:t xml:space="preserve"> </w:t>
            </w:r>
            <w:r w:rsidRPr="00C21461">
              <w:rPr>
                <w:rFonts w:cs="Arial"/>
                <w:color w:val="000000"/>
              </w:rPr>
              <w:t>Applicable to AV vehicles Only</w:t>
            </w:r>
          </w:p>
        </w:tc>
      </w:tr>
      <w:tr w:rsidR="00E36F0E" w:rsidRPr="00C21461" w14:paraId="069838D1"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4599460" w14:textId="77777777" w:rsidR="00E36F0E" w:rsidRPr="00C21461" w:rsidRDefault="00E36F0E" w:rsidP="00E36F0E">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7B9DE849" w14:textId="77777777" w:rsidR="00E36F0E" w:rsidRPr="00C21461"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3E5284F" w14:textId="77777777" w:rsidR="00E36F0E" w:rsidRPr="00C21461" w:rsidRDefault="00E36F0E" w:rsidP="00E36F0E">
            <w:pPr>
              <w:rPr>
                <w:rFonts w:cs="Arial"/>
              </w:rPr>
            </w:pP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39485F34" w14:textId="77777777" w:rsidR="00E36F0E" w:rsidRPr="00C21461" w:rsidRDefault="00393DC0" w:rsidP="00E36F0E">
            <w:pPr>
              <w:rPr>
                <w:rFonts w:cs="Arial"/>
                <w:color w:val="000000"/>
              </w:rPr>
            </w:pPr>
            <w:r w:rsidRPr="00C21461">
              <w:rPr>
                <w:rFonts w:cs="Arial"/>
                <w:color w:val="000000"/>
              </w:rPr>
              <w:t>IFACE_ESPMLAN</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28791526" w14:textId="77777777" w:rsidR="00E36F0E" w:rsidRPr="00C21461" w:rsidRDefault="00393DC0" w:rsidP="00E36F0E">
            <w:pPr>
              <w:rPr>
                <w:rFonts w:cs="Arial"/>
                <w:color w:val="000000"/>
              </w:rPr>
            </w:pPr>
            <w:r w:rsidRPr="00C21461">
              <w:rPr>
                <w:rFonts w:cs="Arial"/>
                <w:color w:val="000000"/>
              </w:rPr>
              <w:t>0x7</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482D22AE" w14:textId="77777777" w:rsidR="00E36F0E" w:rsidRPr="00C21461" w:rsidRDefault="00393DC0" w:rsidP="00E36F0E">
            <w:pPr>
              <w:spacing w:line="256" w:lineRule="auto"/>
              <w:rPr>
                <w:rFonts w:cs="Arial"/>
                <w:color w:val="000000"/>
              </w:rPr>
            </w:pPr>
            <w:r w:rsidRPr="00C21461">
              <w:rPr>
                <w:rFonts w:cs="Arial"/>
                <w:color w:val="000000"/>
              </w:rPr>
              <w:t>ESPM+ LAN.</w:t>
            </w:r>
            <w:r w:rsidRPr="00C21461">
              <w:rPr>
                <w:rFonts w:cs="Arial"/>
              </w:rPr>
              <w:t xml:space="preserve"> </w:t>
            </w:r>
            <w:r w:rsidRPr="00C21461">
              <w:rPr>
                <w:rFonts w:cs="Arial"/>
                <w:color w:val="000000"/>
              </w:rPr>
              <w:t>Applicable to AV vehicles Only</w:t>
            </w:r>
          </w:p>
        </w:tc>
      </w:tr>
      <w:tr w:rsidR="00E36F0E" w:rsidRPr="00C21461" w14:paraId="4154DE2A"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8C867F8" w14:textId="77777777" w:rsidR="00E36F0E" w:rsidRPr="00C21461" w:rsidRDefault="00E36F0E" w:rsidP="00E36F0E">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5B4957DB" w14:textId="77777777" w:rsidR="00E36F0E" w:rsidRPr="00C21461"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27BC4055" w14:textId="77777777" w:rsidR="00E36F0E" w:rsidRPr="00C21461" w:rsidRDefault="00E36F0E" w:rsidP="00E36F0E">
            <w:pPr>
              <w:rPr>
                <w:rFonts w:cs="Arial"/>
              </w:rPr>
            </w:pP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7BFCB333" w14:textId="77777777" w:rsidR="00E36F0E" w:rsidRPr="00C21461" w:rsidRDefault="00393DC0" w:rsidP="00E36F0E">
            <w:pPr>
              <w:rPr>
                <w:rFonts w:cs="Arial"/>
                <w:color w:val="000000"/>
              </w:rPr>
            </w:pPr>
            <w:r w:rsidRPr="00C21461">
              <w:rPr>
                <w:rFonts w:cs="Arial"/>
                <w:color w:val="000000"/>
              </w:rPr>
              <w:t>IFACE_DDSMLAN</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28739FD1" w14:textId="77777777" w:rsidR="00E36F0E" w:rsidRPr="00C21461" w:rsidRDefault="00393DC0" w:rsidP="00E36F0E">
            <w:pPr>
              <w:rPr>
                <w:rFonts w:cs="Arial"/>
                <w:color w:val="000000"/>
              </w:rPr>
            </w:pPr>
            <w:r w:rsidRPr="00C21461">
              <w:rPr>
                <w:rFonts w:cs="Arial"/>
                <w:color w:val="000000"/>
              </w:rPr>
              <w:t>0x8</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76C6EB2A" w14:textId="77777777" w:rsidR="00E36F0E" w:rsidRPr="00C21461" w:rsidRDefault="00393DC0" w:rsidP="00E36F0E">
            <w:pPr>
              <w:spacing w:line="256" w:lineRule="auto"/>
              <w:rPr>
                <w:rFonts w:cs="Arial"/>
                <w:color w:val="000000"/>
              </w:rPr>
            </w:pPr>
            <w:r w:rsidRPr="00C21461">
              <w:rPr>
                <w:rFonts w:cs="Arial"/>
                <w:color w:val="000000"/>
              </w:rPr>
              <w:t>DDSM LAN.</w:t>
            </w:r>
          </w:p>
          <w:p w14:paraId="4838AD15" w14:textId="77777777" w:rsidR="00E36F0E" w:rsidRPr="00C21461" w:rsidRDefault="00393DC0" w:rsidP="00E36F0E">
            <w:pPr>
              <w:spacing w:line="256" w:lineRule="auto"/>
              <w:rPr>
                <w:rFonts w:cs="Arial"/>
                <w:color w:val="000000"/>
              </w:rPr>
            </w:pPr>
            <w:r w:rsidRPr="00C21461">
              <w:rPr>
                <w:rFonts w:cs="Arial"/>
                <w:color w:val="000000"/>
              </w:rPr>
              <w:t>Applicable to AV vehicles Only</w:t>
            </w:r>
          </w:p>
        </w:tc>
      </w:tr>
      <w:tr w:rsidR="00E36F0E" w:rsidRPr="00C21461" w14:paraId="27FB24C7"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FDBBB6F" w14:textId="77777777" w:rsidR="00E36F0E" w:rsidRPr="00C21461" w:rsidRDefault="00E36F0E" w:rsidP="00E36F0E">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5BB28AC8" w14:textId="77777777" w:rsidR="00E36F0E" w:rsidRPr="00C21461"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6B83056D" w14:textId="77777777" w:rsidR="00E36F0E" w:rsidRPr="00C21461" w:rsidRDefault="00E36F0E" w:rsidP="00E36F0E">
            <w:pPr>
              <w:rPr>
                <w:rFonts w:cs="Arial"/>
              </w:rPr>
            </w:pP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1C742095" w14:textId="77777777" w:rsidR="00E36F0E" w:rsidRPr="00C21461" w:rsidRDefault="00393DC0" w:rsidP="00E36F0E">
            <w:pPr>
              <w:rPr>
                <w:rFonts w:cs="Arial"/>
                <w:color w:val="000000"/>
              </w:rPr>
            </w:pPr>
            <w:r w:rsidRPr="00C21461">
              <w:rPr>
                <w:rFonts w:cs="Arial"/>
                <w:color w:val="000000"/>
              </w:rPr>
              <w:t xml:space="preserve">IFACE_ERR </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2E12C2E1" w14:textId="77777777" w:rsidR="00E36F0E" w:rsidRPr="00C21461" w:rsidRDefault="00393DC0" w:rsidP="00E36F0E">
            <w:pPr>
              <w:rPr>
                <w:rFonts w:cs="Arial"/>
                <w:color w:val="000000"/>
              </w:rPr>
            </w:pPr>
            <w:r w:rsidRPr="00C21461">
              <w:rPr>
                <w:rFonts w:cs="Arial"/>
                <w:color w:val="000000"/>
              </w:rPr>
              <w:t>0x9</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20CB07E8" w14:textId="77777777" w:rsidR="00E36F0E" w:rsidRPr="00C21461" w:rsidRDefault="00393DC0" w:rsidP="00E36F0E">
            <w:pPr>
              <w:rPr>
                <w:rFonts w:cs="Arial"/>
                <w:color w:val="000000"/>
              </w:rPr>
            </w:pPr>
            <w:r w:rsidRPr="00C21461">
              <w:rPr>
                <w:rFonts w:cs="Arial"/>
                <w:color w:val="000000"/>
              </w:rPr>
              <w:t>Error condition</w:t>
            </w:r>
          </w:p>
        </w:tc>
      </w:tr>
      <w:tr w:rsidR="00E36F0E" w:rsidRPr="00C21461" w14:paraId="1D0FDA94"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8BEA36F" w14:textId="77777777" w:rsidR="00E36F0E" w:rsidRPr="00C21461" w:rsidRDefault="00393DC0" w:rsidP="00E36F0E">
            <w:pPr>
              <w:jc w:val="center"/>
              <w:rPr>
                <w:rFonts w:cs="Arial"/>
              </w:rPr>
            </w:pPr>
            <w:r w:rsidRPr="00C21461">
              <w:rPr>
                <w:rFonts w:cs="Arial"/>
              </w:rPr>
              <w:t>R</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7490BB8D" w14:textId="77777777" w:rsidR="00E36F0E" w:rsidRPr="00C21461" w:rsidRDefault="00393DC0" w:rsidP="00E36F0E">
            <w:pPr>
              <w:rPr>
                <w:rFonts w:cs="Arial"/>
              </w:rPr>
            </w:pPr>
            <w:r w:rsidRPr="00C21461">
              <w:rPr>
                <w:rFonts w:cs="Arial"/>
              </w:rPr>
              <w:t>WlanStaSmState</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6F781571" w14:textId="77777777" w:rsidR="00E36F0E" w:rsidRPr="00C21461" w:rsidRDefault="00393DC0" w:rsidP="00E36F0E">
            <w:pPr>
              <w:rPr>
                <w:rFonts w:cs="Arial"/>
              </w:rPr>
            </w:pPr>
            <w:r w:rsidRPr="00C21461">
              <w:rPr>
                <w:rFonts w:cs="Arial"/>
              </w:rPr>
              <w:t>Enum</w:t>
            </w: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6CDB8EC1" w14:textId="77777777" w:rsidR="00E36F0E" w:rsidRPr="00C21461" w:rsidRDefault="00393DC0" w:rsidP="00E36F0E">
            <w:pPr>
              <w:rPr>
                <w:rFonts w:cs="Arial"/>
              </w:rPr>
            </w:pPr>
            <w:r w:rsidRPr="00C21461">
              <w:rPr>
                <w:rFonts w:cs="Arial"/>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3E0061F2" w14:textId="77777777" w:rsidR="00E36F0E" w:rsidRPr="00C21461" w:rsidRDefault="00393DC0" w:rsidP="00E36F0E">
            <w:pPr>
              <w:rPr>
                <w:rFonts w:cs="Arial"/>
              </w:rPr>
            </w:pPr>
            <w:r w:rsidRPr="00C21461">
              <w:rPr>
                <w:rFonts w:cs="Arial"/>
              </w:rPr>
              <w:t>-</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2FBA670B" w14:textId="77777777" w:rsidR="00E36F0E" w:rsidRPr="00C21461" w:rsidRDefault="00E36F0E" w:rsidP="00E36F0E">
            <w:pPr>
              <w:rPr>
                <w:rFonts w:cs="Arial"/>
                <w:color w:val="000000"/>
              </w:rPr>
            </w:pPr>
          </w:p>
        </w:tc>
      </w:tr>
      <w:tr w:rsidR="00E36F0E" w:rsidRPr="00C21461" w14:paraId="366FC685"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441217B" w14:textId="77777777" w:rsidR="00E36F0E" w:rsidRPr="00C21461" w:rsidRDefault="00E36F0E" w:rsidP="00E36F0E">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51AE2A9F" w14:textId="77777777" w:rsidR="00E36F0E" w:rsidRPr="00C21461"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21A605C8" w14:textId="77777777" w:rsidR="00E36F0E" w:rsidRPr="00C21461" w:rsidRDefault="00E36F0E" w:rsidP="00E36F0E">
            <w:pPr>
              <w:rPr>
                <w:rFonts w:cs="Arial"/>
              </w:rPr>
            </w:pP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79389255" w14:textId="77777777" w:rsidR="00E36F0E" w:rsidRPr="00C21461" w:rsidRDefault="00393DC0" w:rsidP="00E36F0E">
            <w:pPr>
              <w:rPr>
                <w:rFonts w:cs="Arial"/>
                <w:color w:val="000000"/>
              </w:rPr>
            </w:pPr>
            <w:r w:rsidRPr="00C21461">
              <w:rPr>
                <w:rFonts w:cs="Arial"/>
                <w:color w:val="000000"/>
              </w:rPr>
              <w:t>WLAN_STA_SM_STATE_OFF</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0A52CE6E" w14:textId="77777777" w:rsidR="00E36F0E" w:rsidRPr="00C21461" w:rsidRDefault="00393DC0" w:rsidP="00E36F0E">
            <w:pPr>
              <w:rPr>
                <w:rFonts w:cs="Arial"/>
                <w:color w:val="000000"/>
              </w:rPr>
            </w:pPr>
            <w:r w:rsidRPr="00C21461">
              <w:rPr>
                <w:rFonts w:cs="Arial"/>
                <w:color w:val="000000"/>
              </w:rPr>
              <w:t>0x0</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25C5F5B4" w14:textId="77777777" w:rsidR="00E36F0E" w:rsidRPr="00C21461" w:rsidRDefault="00393DC0" w:rsidP="00E36F0E">
            <w:pPr>
              <w:rPr>
                <w:rFonts w:cs="Arial"/>
                <w:color w:val="000000"/>
              </w:rPr>
            </w:pPr>
            <w:r w:rsidRPr="00C21461">
              <w:rPr>
                <w:rFonts w:cs="Arial"/>
                <w:color w:val="000000"/>
              </w:rPr>
              <w:t>WLAN off</w:t>
            </w:r>
          </w:p>
        </w:tc>
      </w:tr>
      <w:tr w:rsidR="00E36F0E" w:rsidRPr="00C21461" w14:paraId="492ABCED"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91FA4C5" w14:textId="77777777" w:rsidR="00E36F0E" w:rsidRPr="00C21461" w:rsidRDefault="00E36F0E" w:rsidP="00E36F0E">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4E010C35" w14:textId="77777777" w:rsidR="00E36F0E" w:rsidRPr="00C21461"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93E23CC" w14:textId="77777777" w:rsidR="00E36F0E" w:rsidRPr="00C21461" w:rsidRDefault="00E36F0E" w:rsidP="00E36F0E">
            <w:pPr>
              <w:rPr>
                <w:rFonts w:cs="Arial"/>
              </w:rPr>
            </w:pP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7FF01B14" w14:textId="77777777" w:rsidR="00E36F0E" w:rsidRPr="00C21461" w:rsidRDefault="00393DC0" w:rsidP="00E36F0E">
            <w:pPr>
              <w:rPr>
                <w:rFonts w:cs="Arial"/>
                <w:color w:val="000000"/>
              </w:rPr>
            </w:pPr>
            <w:r w:rsidRPr="00C21461">
              <w:rPr>
                <w:rFonts w:cs="Arial"/>
                <w:color w:val="000000"/>
              </w:rPr>
              <w:t>WLAN_STA_SM_STATE_ENABLING</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394BC387" w14:textId="77777777" w:rsidR="00E36F0E" w:rsidRPr="00C21461" w:rsidRDefault="00393DC0" w:rsidP="00E36F0E">
            <w:pPr>
              <w:rPr>
                <w:rFonts w:cs="Arial"/>
                <w:color w:val="000000"/>
              </w:rPr>
            </w:pPr>
            <w:r w:rsidRPr="00C21461">
              <w:rPr>
                <w:rFonts w:cs="Arial"/>
                <w:color w:val="000000"/>
              </w:rPr>
              <w:t>0x1</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2A98F639" w14:textId="77777777" w:rsidR="00E36F0E" w:rsidRPr="00C21461" w:rsidRDefault="00393DC0" w:rsidP="00E36F0E">
            <w:pPr>
              <w:rPr>
                <w:rFonts w:cs="Arial"/>
                <w:color w:val="000000"/>
              </w:rPr>
            </w:pPr>
            <w:r w:rsidRPr="00C21461">
              <w:rPr>
                <w:rFonts w:cs="Arial"/>
                <w:color w:val="000000"/>
              </w:rPr>
              <w:t>Enabling</w:t>
            </w:r>
          </w:p>
        </w:tc>
      </w:tr>
      <w:tr w:rsidR="00E36F0E" w:rsidRPr="00C21461" w14:paraId="442FFDDC"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79EB03C" w14:textId="77777777" w:rsidR="00E36F0E" w:rsidRPr="00C21461" w:rsidRDefault="00E36F0E" w:rsidP="00E36F0E">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6DDBA2FE" w14:textId="77777777" w:rsidR="00E36F0E" w:rsidRPr="00C21461"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E08E921" w14:textId="77777777" w:rsidR="00E36F0E" w:rsidRPr="00C21461" w:rsidRDefault="00E36F0E" w:rsidP="00E36F0E">
            <w:pPr>
              <w:rPr>
                <w:rFonts w:cs="Arial"/>
              </w:rPr>
            </w:pP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56E45E65" w14:textId="77777777" w:rsidR="00E36F0E" w:rsidRPr="00C21461" w:rsidRDefault="00393DC0" w:rsidP="00E36F0E">
            <w:pPr>
              <w:rPr>
                <w:rFonts w:cs="Arial"/>
                <w:color w:val="000000"/>
              </w:rPr>
            </w:pPr>
            <w:r w:rsidRPr="00C21461">
              <w:rPr>
                <w:rFonts w:cs="Arial"/>
                <w:color w:val="000000"/>
              </w:rPr>
              <w:t>WLAN_STA_SM_STATE_ON</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12062681" w14:textId="77777777" w:rsidR="00E36F0E" w:rsidRPr="00C21461" w:rsidRDefault="00393DC0" w:rsidP="00E36F0E">
            <w:pPr>
              <w:rPr>
                <w:rFonts w:cs="Arial"/>
                <w:color w:val="000000"/>
              </w:rPr>
            </w:pPr>
            <w:r w:rsidRPr="00C21461">
              <w:rPr>
                <w:rFonts w:cs="Arial"/>
                <w:color w:val="000000"/>
              </w:rPr>
              <w:t>0x2</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10FFE63A" w14:textId="77777777" w:rsidR="00E36F0E" w:rsidRPr="00C21461" w:rsidRDefault="00393DC0" w:rsidP="00E36F0E">
            <w:pPr>
              <w:rPr>
                <w:rFonts w:cs="Arial"/>
                <w:color w:val="000000"/>
              </w:rPr>
            </w:pPr>
            <w:r w:rsidRPr="00C21461">
              <w:rPr>
                <w:rFonts w:cs="Arial"/>
                <w:color w:val="000000"/>
              </w:rPr>
              <w:t>On</w:t>
            </w:r>
          </w:p>
        </w:tc>
      </w:tr>
      <w:tr w:rsidR="00E36F0E" w:rsidRPr="00C21461" w14:paraId="6FAF479E"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02AC302" w14:textId="77777777" w:rsidR="00E36F0E" w:rsidRPr="00C21461" w:rsidRDefault="00E36F0E" w:rsidP="00E36F0E">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0387CE4A" w14:textId="77777777" w:rsidR="00E36F0E" w:rsidRPr="00C21461"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0C01A6F5" w14:textId="77777777" w:rsidR="00E36F0E" w:rsidRPr="00C21461" w:rsidRDefault="00E36F0E" w:rsidP="00E36F0E">
            <w:pPr>
              <w:rPr>
                <w:rFonts w:cs="Arial"/>
              </w:rPr>
            </w:pP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366EBE16" w14:textId="77777777" w:rsidR="00E36F0E" w:rsidRPr="00C21461" w:rsidRDefault="00393DC0" w:rsidP="00E36F0E">
            <w:pPr>
              <w:rPr>
                <w:rFonts w:cs="Arial"/>
                <w:color w:val="000000"/>
              </w:rPr>
            </w:pPr>
            <w:r w:rsidRPr="00C21461">
              <w:rPr>
                <w:rFonts w:cs="Arial"/>
                <w:color w:val="000000"/>
              </w:rPr>
              <w:t>WLAN_STA_SM_STATE_CONNECTING</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517F24AD" w14:textId="77777777" w:rsidR="00E36F0E" w:rsidRPr="00C21461" w:rsidRDefault="00393DC0" w:rsidP="00E36F0E">
            <w:pPr>
              <w:rPr>
                <w:rFonts w:cs="Arial"/>
                <w:color w:val="000000"/>
              </w:rPr>
            </w:pPr>
            <w:r w:rsidRPr="00C21461">
              <w:rPr>
                <w:rFonts w:cs="Arial"/>
                <w:color w:val="000000"/>
              </w:rPr>
              <w:t>0x3</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15AED85E" w14:textId="77777777" w:rsidR="00E36F0E" w:rsidRPr="00C21461" w:rsidRDefault="00393DC0" w:rsidP="00E36F0E">
            <w:pPr>
              <w:rPr>
                <w:rFonts w:cs="Arial"/>
                <w:color w:val="000000"/>
              </w:rPr>
            </w:pPr>
            <w:r w:rsidRPr="00C21461">
              <w:rPr>
                <w:rFonts w:cs="Arial"/>
                <w:color w:val="000000"/>
              </w:rPr>
              <w:t>Connecting</w:t>
            </w:r>
          </w:p>
        </w:tc>
      </w:tr>
      <w:tr w:rsidR="00E36F0E" w:rsidRPr="00C21461" w14:paraId="14DC1F9A"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25B5E74" w14:textId="77777777" w:rsidR="00E36F0E" w:rsidRPr="00C21461" w:rsidRDefault="00E36F0E" w:rsidP="00E36F0E">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76434AE6" w14:textId="77777777" w:rsidR="00E36F0E" w:rsidRPr="00C21461"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0E9D53B1" w14:textId="77777777" w:rsidR="00E36F0E" w:rsidRPr="00C21461" w:rsidRDefault="00E36F0E" w:rsidP="00E36F0E">
            <w:pPr>
              <w:rPr>
                <w:rFonts w:cs="Arial"/>
              </w:rPr>
            </w:pP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44A063C6" w14:textId="77777777" w:rsidR="00E36F0E" w:rsidRPr="00C21461" w:rsidRDefault="00393DC0" w:rsidP="00E36F0E">
            <w:pPr>
              <w:rPr>
                <w:rFonts w:cs="Arial"/>
                <w:color w:val="000000"/>
              </w:rPr>
            </w:pPr>
            <w:r w:rsidRPr="00C21461">
              <w:rPr>
                <w:rFonts w:cs="Arial"/>
                <w:color w:val="000000"/>
              </w:rPr>
              <w:t>WLAN_STA_SM_STATE_CONNECTED</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58207ECA" w14:textId="77777777" w:rsidR="00E36F0E" w:rsidRPr="00C21461" w:rsidRDefault="00393DC0" w:rsidP="00E36F0E">
            <w:pPr>
              <w:rPr>
                <w:rFonts w:cs="Arial"/>
                <w:color w:val="000000"/>
              </w:rPr>
            </w:pPr>
            <w:r w:rsidRPr="00C21461">
              <w:rPr>
                <w:rFonts w:cs="Arial"/>
                <w:color w:val="000000"/>
              </w:rPr>
              <w:t>0x4</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71ACFFBE" w14:textId="77777777" w:rsidR="00E36F0E" w:rsidRPr="00C21461" w:rsidRDefault="00393DC0" w:rsidP="00E36F0E">
            <w:pPr>
              <w:rPr>
                <w:rFonts w:cs="Arial"/>
                <w:color w:val="000000"/>
              </w:rPr>
            </w:pPr>
            <w:r w:rsidRPr="00C21461">
              <w:rPr>
                <w:rFonts w:cs="Arial"/>
                <w:color w:val="000000"/>
              </w:rPr>
              <w:t>Connected</w:t>
            </w:r>
          </w:p>
        </w:tc>
      </w:tr>
      <w:tr w:rsidR="00E36F0E" w:rsidRPr="00C21461" w14:paraId="1578A9A7"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BB508EC" w14:textId="77777777" w:rsidR="00E36F0E" w:rsidRPr="00C21461" w:rsidRDefault="00E36F0E" w:rsidP="00E36F0E">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4B24257E" w14:textId="77777777" w:rsidR="00E36F0E" w:rsidRPr="00C21461"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44BF31DC" w14:textId="77777777" w:rsidR="00E36F0E" w:rsidRPr="00C21461" w:rsidRDefault="00E36F0E" w:rsidP="00E36F0E">
            <w:pPr>
              <w:rPr>
                <w:rFonts w:cs="Arial"/>
              </w:rPr>
            </w:pP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75E88BA7" w14:textId="77777777" w:rsidR="00E36F0E" w:rsidRPr="00C21461" w:rsidRDefault="00393DC0" w:rsidP="00E36F0E">
            <w:pPr>
              <w:rPr>
                <w:rFonts w:cs="Arial"/>
                <w:color w:val="000000"/>
              </w:rPr>
            </w:pPr>
            <w:r w:rsidRPr="00C21461">
              <w:rPr>
                <w:rFonts w:cs="Arial"/>
                <w:color w:val="000000"/>
              </w:rPr>
              <w:t>WLAN_STA_SM_STATE_DISCONNECTING</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7542717D" w14:textId="77777777" w:rsidR="00E36F0E" w:rsidRPr="00C21461" w:rsidRDefault="00393DC0" w:rsidP="00E36F0E">
            <w:pPr>
              <w:rPr>
                <w:rFonts w:cs="Arial"/>
                <w:color w:val="000000"/>
              </w:rPr>
            </w:pPr>
            <w:r w:rsidRPr="00C21461">
              <w:rPr>
                <w:rFonts w:cs="Arial"/>
                <w:color w:val="000000"/>
              </w:rPr>
              <w:t>0x5</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1108B0F0" w14:textId="77777777" w:rsidR="00E36F0E" w:rsidRPr="00C21461" w:rsidRDefault="00393DC0" w:rsidP="00E36F0E">
            <w:pPr>
              <w:rPr>
                <w:rFonts w:cs="Arial"/>
                <w:color w:val="000000"/>
              </w:rPr>
            </w:pPr>
            <w:r w:rsidRPr="00C21461">
              <w:rPr>
                <w:rFonts w:cs="Arial"/>
                <w:color w:val="000000"/>
              </w:rPr>
              <w:t>Disconnecting</w:t>
            </w:r>
          </w:p>
        </w:tc>
      </w:tr>
      <w:tr w:rsidR="00E36F0E" w:rsidRPr="00C21461" w14:paraId="09DF542E"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1112390" w14:textId="77777777" w:rsidR="00E36F0E" w:rsidRPr="00C21461" w:rsidRDefault="00E36F0E" w:rsidP="00E36F0E">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198E387C" w14:textId="77777777" w:rsidR="00E36F0E" w:rsidRPr="00C21461"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0019B97A" w14:textId="77777777" w:rsidR="00E36F0E" w:rsidRPr="00C21461" w:rsidRDefault="00E36F0E" w:rsidP="00E36F0E">
            <w:pPr>
              <w:rPr>
                <w:rFonts w:cs="Arial"/>
              </w:rPr>
            </w:pP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75ED3B48" w14:textId="77777777" w:rsidR="00E36F0E" w:rsidRPr="00C21461" w:rsidRDefault="00393DC0" w:rsidP="00E36F0E">
            <w:pPr>
              <w:rPr>
                <w:rFonts w:cs="Arial"/>
                <w:color w:val="000000"/>
              </w:rPr>
            </w:pPr>
            <w:r w:rsidRPr="00C21461">
              <w:rPr>
                <w:rFonts w:cs="Arial"/>
                <w:color w:val="000000"/>
              </w:rPr>
              <w:t>WLAN_STA_SM_STATE_DISABLING</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290841AE" w14:textId="77777777" w:rsidR="00E36F0E" w:rsidRPr="00C21461" w:rsidRDefault="00393DC0" w:rsidP="00E36F0E">
            <w:pPr>
              <w:rPr>
                <w:rFonts w:cs="Arial"/>
                <w:color w:val="000000"/>
              </w:rPr>
            </w:pPr>
            <w:r w:rsidRPr="00C21461">
              <w:rPr>
                <w:rFonts w:cs="Arial"/>
                <w:color w:val="000000"/>
              </w:rPr>
              <w:t>0x6</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3CCC6F87" w14:textId="77777777" w:rsidR="00E36F0E" w:rsidRPr="00C21461" w:rsidRDefault="00393DC0" w:rsidP="00E36F0E">
            <w:pPr>
              <w:rPr>
                <w:rFonts w:cs="Arial"/>
                <w:color w:val="000000"/>
              </w:rPr>
            </w:pPr>
            <w:r w:rsidRPr="00C21461">
              <w:rPr>
                <w:rFonts w:cs="Arial"/>
                <w:color w:val="000000"/>
              </w:rPr>
              <w:t>Disabling</w:t>
            </w:r>
          </w:p>
        </w:tc>
      </w:tr>
      <w:tr w:rsidR="00E36F0E" w:rsidRPr="00C21461" w14:paraId="2037CA2C"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7AD1CC9" w14:textId="77777777" w:rsidR="00E36F0E" w:rsidRPr="00C21461" w:rsidRDefault="00E36F0E" w:rsidP="00E36F0E">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27362E14" w14:textId="77777777" w:rsidR="00E36F0E" w:rsidRPr="00C21461"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64926DAF" w14:textId="77777777" w:rsidR="00E36F0E" w:rsidRPr="00C21461" w:rsidRDefault="00E36F0E" w:rsidP="00E36F0E">
            <w:pPr>
              <w:rPr>
                <w:rFonts w:cs="Arial"/>
              </w:rPr>
            </w:pP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6086CA28" w14:textId="77777777" w:rsidR="00E36F0E" w:rsidRPr="00C21461" w:rsidRDefault="00393DC0" w:rsidP="00E36F0E">
            <w:pPr>
              <w:rPr>
                <w:rFonts w:cs="Arial"/>
                <w:color w:val="000000"/>
              </w:rPr>
            </w:pPr>
            <w:r w:rsidRPr="00C21461">
              <w:rPr>
                <w:rFonts w:cs="Arial"/>
                <w:color w:val="000000"/>
              </w:rPr>
              <w:t>WLAN_STA_SM_STATE_ERROR</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2E065CD7" w14:textId="77777777" w:rsidR="00E36F0E" w:rsidRPr="00C21461" w:rsidRDefault="00393DC0" w:rsidP="00E36F0E">
            <w:pPr>
              <w:rPr>
                <w:rFonts w:cs="Arial"/>
                <w:color w:val="000000"/>
              </w:rPr>
            </w:pPr>
            <w:r w:rsidRPr="00C21461">
              <w:rPr>
                <w:rFonts w:cs="Arial"/>
                <w:color w:val="000000"/>
              </w:rPr>
              <w:t>0x7</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452464B2" w14:textId="77777777" w:rsidR="00E36F0E" w:rsidRPr="00C21461" w:rsidRDefault="00393DC0" w:rsidP="00E36F0E">
            <w:pPr>
              <w:rPr>
                <w:rFonts w:cs="Arial"/>
                <w:color w:val="000000"/>
              </w:rPr>
            </w:pPr>
            <w:r w:rsidRPr="00C21461">
              <w:rPr>
                <w:rFonts w:cs="Arial"/>
                <w:color w:val="000000"/>
              </w:rPr>
              <w:t>Error</w:t>
            </w:r>
          </w:p>
        </w:tc>
      </w:tr>
      <w:tr w:rsidR="00E36F0E" w:rsidRPr="00C21461" w14:paraId="7DBBC4CD"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753B4BB" w14:textId="77777777" w:rsidR="00E36F0E" w:rsidRPr="00C21461" w:rsidRDefault="00E36F0E" w:rsidP="00E36F0E">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01492D00" w14:textId="77777777" w:rsidR="00E36F0E" w:rsidRPr="00C21461"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6F4FFBEA" w14:textId="77777777" w:rsidR="00E36F0E" w:rsidRPr="00C21461" w:rsidRDefault="00E36F0E" w:rsidP="00E36F0E">
            <w:pPr>
              <w:rPr>
                <w:rFonts w:cs="Arial"/>
              </w:rPr>
            </w:pP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6A803292" w14:textId="77777777" w:rsidR="00E36F0E" w:rsidRPr="00C21461" w:rsidRDefault="00393DC0" w:rsidP="00E36F0E">
            <w:pPr>
              <w:rPr>
                <w:rFonts w:cs="Arial"/>
                <w:color w:val="000000"/>
              </w:rPr>
            </w:pPr>
            <w:r w:rsidRPr="00C21461">
              <w:rPr>
                <w:rFonts w:cs="Arial"/>
                <w:color w:val="000000"/>
              </w:rPr>
              <w:t>WLAN_STA_SM_STATE_AUTHERROR</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53210C70" w14:textId="77777777" w:rsidR="00E36F0E" w:rsidRPr="00C21461" w:rsidRDefault="00393DC0" w:rsidP="00E36F0E">
            <w:pPr>
              <w:rPr>
                <w:rFonts w:cs="Arial"/>
                <w:color w:val="000000"/>
              </w:rPr>
            </w:pPr>
            <w:r w:rsidRPr="00C21461">
              <w:rPr>
                <w:rFonts w:cs="Arial"/>
                <w:color w:val="000000"/>
              </w:rPr>
              <w:t>0x8</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35E71921" w14:textId="77777777" w:rsidR="00E36F0E" w:rsidRPr="00C21461" w:rsidRDefault="00393DC0" w:rsidP="00E36F0E">
            <w:pPr>
              <w:rPr>
                <w:rFonts w:cs="Arial"/>
                <w:color w:val="000000"/>
              </w:rPr>
            </w:pPr>
            <w:r w:rsidRPr="00C21461">
              <w:rPr>
                <w:rFonts w:cs="Arial"/>
                <w:color w:val="000000"/>
              </w:rPr>
              <w:t>Authentication error</w:t>
            </w:r>
          </w:p>
        </w:tc>
      </w:tr>
      <w:tr w:rsidR="00E36F0E" w:rsidRPr="00C21461" w14:paraId="481AD372"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779E70F" w14:textId="77777777" w:rsidR="00E36F0E" w:rsidRPr="00C21461" w:rsidRDefault="00E36F0E" w:rsidP="00E36F0E">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0AA1E439" w14:textId="77777777" w:rsidR="00E36F0E" w:rsidRPr="00C21461"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FBD13E7" w14:textId="77777777" w:rsidR="00E36F0E" w:rsidRPr="00C21461" w:rsidRDefault="00E36F0E" w:rsidP="00E36F0E">
            <w:pPr>
              <w:rPr>
                <w:rFonts w:cs="Arial"/>
              </w:rPr>
            </w:pP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13B183C6" w14:textId="77777777" w:rsidR="00E36F0E" w:rsidRPr="00C21461" w:rsidRDefault="00393DC0" w:rsidP="00E36F0E">
            <w:pPr>
              <w:rPr>
                <w:rFonts w:cs="Arial"/>
                <w:color w:val="000000"/>
              </w:rPr>
            </w:pPr>
            <w:r w:rsidRPr="00C21461">
              <w:rPr>
                <w:rFonts w:cs="Arial"/>
                <w:color w:val="000000"/>
              </w:rPr>
              <w:t>WLAN_STA_SM_STATE_NWNOTFOUND</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1C190A57" w14:textId="77777777" w:rsidR="00E36F0E" w:rsidRPr="00C21461" w:rsidRDefault="00393DC0" w:rsidP="00E36F0E">
            <w:pPr>
              <w:rPr>
                <w:rFonts w:cs="Arial"/>
                <w:color w:val="000000"/>
              </w:rPr>
            </w:pPr>
            <w:r w:rsidRPr="00C21461">
              <w:rPr>
                <w:rFonts w:cs="Arial"/>
                <w:color w:val="000000"/>
              </w:rPr>
              <w:t>0x9</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07AE630E" w14:textId="77777777" w:rsidR="00E36F0E" w:rsidRPr="00C21461" w:rsidRDefault="00393DC0" w:rsidP="00E36F0E">
            <w:pPr>
              <w:rPr>
                <w:rFonts w:cs="Arial"/>
                <w:color w:val="000000"/>
              </w:rPr>
            </w:pPr>
            <w:r w:rsidRPr="00C21461">
              <w:rPr>
                <w:rFonts w:cs="Arial"/>
                <w:color w:val="000000"/>
              </w:rPr>
              <w:t>Network not found</w:t>
            </w:r>
          </w:p>
        </w:tc>
      </w:tr>
      <w:tr w:rsidR="00E36F0E" w:rsidRPr="00C21461" w14:paraId="526C62E8"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82EA191" w14:textId="77777777" w:rsidR="00E36F0E" w:rsidRPr="00C21461" w:rsidRDefault="00393DC0" w:rsidP="00E36F0E">
            <w:pPr>
              <w:jc w:val="center"/>
              <w:rPr>
                <w:rFonts w:cs="Arial"/>
              </w:rPr>
            </w:pPr>
            <w:r w:rsidRPr="00C21461">
              <w:rPr>
                <w:rFonts w:cs="Arial"/>
              </w:rPr>
              <w:t>R</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3FF919C2" w14:textId="77777777" w:rsidR="00E36F0E" w:rsidRPr="00C21461" w:rsidRDefault="00393DC0" w:rsidP="00E36F0E">
            <w:pPr>
              <w:rPr>
                <w:rFonts w:cs="Arial"/>
              </w:rPr>
            </w:pPr>
            <w:r w:rsidRPr="00C21461">
              <w:rPr>
                <w:rFonts w:cs="Arial"/>
              </w:rPr>
              <w:t>macAddr</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525DF866" w14:textId="77777777" w:rsidR="00E36F0E" w:rsidRPr="00C21461" w:rsidRDefault="00393DC0" w:rsidP="00E36F0E">
            <w:pPr>
              <w:rPr>
                <w:rFonts w:cs="Arial"/>
              </w:rPr>
            </w:pPr>
            <w:r w:rsidRPr="00C21461">
              <w:rPr>
                <w:rFonts w:cs="Arial"/>
              </w:rPr>
              <w:t>String</w:t>
            </w: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7A0F417C" w14:textId="77777777" w:rsidR="00E36F0E" w:rsidRPr="00C21461" w:rsidRDefault="00393DC0" w:rsidP="00E36F0E">
            <w:pPr>
              <w:rPr>
                <w:rFonts w:cs="Arial"/>
                <w:color w:val="000000"/>
              </w:rPr>
            </w:pPr>
            <w:r w:rsidRPr="00C21461">
              <w:rPr>
                <w:rFonts w:cs="Arial"/>
                <w:color w:val="000000"/>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3650297C" w14:textId="77777777" w:rsidR="00E36F0E" w:rsidRPr="00C21461" w:rsidRDefault="00393DC0" w:rsidP="00E36F0E">
            <w:pPr>
              <w:rPr>
                <w:rFonts w:cs="Arial"/>
              </w:rPr>
            </w:pPr>
            <w:r w:rsidRPr="00C21461">
              <w:rPr>
                <w:rFonts w:cs="Arial"/>
              </w:rPr>
              <w:t>Char Value:0-255</w:t>
            </w:r>
          </w:p>
          <w:p w14:paraId="3C544234" w14:textId="77777777" w:rsidR="00E36F0E" w:rsidRPr="00C21461" w:rsidRDefault="00393DC0" w:rsidP="00E36F0E">
            <w:pPr>
              <w:rPr>
                <w:rFonts w:cs="Arial"/>
                <w:color w:val="000000"/>
              </w:rPr>
            </w:pPr>
            <w:r w:rsidRPr="00C21461">
              <w:rPr>
                <w:rFonts w:cs="Arial"/>
              </w:rPr>
              <w:t>No String length limit</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077C9BA9" w14:textId="77777777" w:rsidR="00E36F0E" w:rsidRPr="00C21461" w:rsidRDefault="00393DC0" w:rsidP="00E36F0E">
            <w:pPr>
              <w:rPr>
                <w:rFonts w:cs="Arial"/>
                <w:color w:val="000000"/>
              </w:rPr>
            </w:pPr>
            <w:r w:rsidRPr="00C21461">
              <w:rPr>
                <w:rFonts w:cs="Arial"/>
                <w:color w:val="000000"/>
              </w:rPr>
              <w:t>MAC Address</w:t>
            </w:r>
          </w:p>
        </w:tc>
      </w:tr>
      <w:tr w:rsidR="00E36F0E" w:rsidRPr="00C21461" w14:paraId="367A9265"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31B472F" w14:textId="77777777" w:rsidR="00E36F0E" w:rsidRPr="00C21461" w:rsidRDefault="00393DC0" w:rsidP="00E36F0E">
            <w:pPr>
              <w:jc w:val="center"/>
              <w:rPr>
                <w:rFonts w:cs="Arial"/>
              </w:rPr>
            </w:pPr>
            <w:r w:rsidRPr="00C21461">
              <w:rPr>
                <w:rFonts w:cs="Arial"/>
              </w:rPr>
              <w:t>R</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688694F0" w14:textId="77777777" w:rsidR="00E36F0E" w:rsidRPr="00C21461" w:rsidRDefault="00393DC0" w:rsidP="00E36F0E">
            <w:pPr>
              <w:rPr>
                <w:rFonts w:cs="Arial"/>
              </w:rPr>
            </w:pPr>
            <w:r w:rsidRPr="00C21461">
              <w:rPr>
                <w:rFonts w:cs="Arial"/>
              </w:rPr>
              <w:t>WlanStaConnState</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0E0CA43E" w14:textId="77777777" w:rsidR="00E36F0E" w:rsidRPr="00C21461" w:rsidRDefault="00393DC0" w:rsidP="00E36F0E">
            <w:pPr>
              <w:rPr>
                <w:rFonts w:cs="Arial"/>
              </w:rPr>
            </w:pPr>
            <w:r w:rsidRPr="00C21461">
              <w:rPr>
                <w:rFonts w:cs="Arial"/>
              </w:rPr>
              <w:t>Enum</w:t>
            </w: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160584F7" w14:textId="77777777" w:rsidR="00E36F0E" w:rsidRPr="00C21461" w:rsidRDefault="00393DC0" w:rsidP="00E36F0E">
            <w:pPr>
              <w:rPr>
                <w:rFonts w:cs="Arial"/>
              </w:rPr>
            </w:pPr>
            <w:r w:rsidRPr="00C21461">
              <w:rPr>
                <w:rFonts w:cs="Arial"/>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CCAB22C" w14:textId="77777777" w:rsidR="00E36F0E" w:rsidRPr="00C21461" w:rsidRDefault="00393DC0" w:rsidP="00E36F0E">
            <w:pPr>
              <w:rPr>
                <w:rFonts w:cs="Arial"/>
              </w:rPr>
            </w:pPr>
            <w:r w:rsidRPr="00C21461">
              <w:rPr>
                <w:rFonts w:cs="Arial"/>
              </w:rPr>
              <w:t>-</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372235E6" w14:textId="77777777" w:rsidR="00E36F0E" w:rsidRPr="00C21461" w:rsidRDefault="00E36F0E" w:rsidP="00E36F0E">
            <w:pPr>
              <w:rPr>
                <w:rFonts w:cs="Arial"/>
                <w:color w:val="000000"/>
              </w:rPr>
            </w:pPr>
          </w:p>
        </w:tc>
      </w:tr>
      <w:tr w:rsidR="00E36F0E" w:rsidRPr="00C21461" w14:paraId="04AB5AC5"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74EFE5E" w14:textId="77777777" w:rsidR="00E36F0E" w:rsidRPr="00C21461" w:rsidRDefault="00E36F0E" w:rsidP="00E36F0E">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4C810F2D" w14:textId="77777777" w:rsidR="00E36F0E" w:rsidRPr="00C21461"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0E2FFF93" w14:textId="77777777" w:rsidR="00E36F0E" w:rsidRPr="00C21461" w:rsidRDefault="00E36F0E" w:rsidP="00E36F0E">
            <w:pPr>
              <w:rPr>
                <w:rFonts w:cs="Arial"/>
              </w:rPr>
            </w:pP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626C7627" w14:textId="77777777" w:rsidR="00E36F0E" w:rsidRPr="00C21461" w:rsidRDefault="00393DC0" w:rsidP="00E36F0E">
            <w:pPr>
              <w:rPr>
                <w:rFonts w:cs="Arial"/>
                <w:color w:val="000000"/>
              </w:rPr>
            </w:pPr>
            <w:r w:rsidRPr="00C21461">
              <w:rPr>
                <w:rFonts w:cs="Arial"/>
                <w:color w:val="000000"/>
              </w:rPr>
              <w:t>WLAN_STA_CON_STATE_DISCONNECTED</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75FDA881" w14:textId="77777777" w:rsidR="00E36F0E" w:rsidRPr="00C21461" w:rsidRDefault="00393DC0" w:rsidP="00E36F0E">
            <w:pPr>
              <w:rPr>
                <w:rFonts w:cs="Arial"/>
                <w:color w:val="000000"/>
              </w:rPr>
            </w:pPr>
            <w:r w:rsidRPr="00C21461">
              <w:rPr>
                <w:rFonts w:cs="Arial"/>
                <w:color w:val="000000"/>
              </w:rPr>
              <w:t>0x0</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1F36641C" w14:textId="77777777" w:rsidR="00E36F0E" w:rsidRPr="00C21461" w:rsidRDefault="00393DC0" w:rsidP="00E36F0E">
            <w:pPr>
              <w:rPr>
                <w:rFonts w:cs="Arial"/>
                <w:color w:val="000000"/>
              </w:rPr>
            </w:pPr>
            <w:r w:rsidRPr="00C21461">
              <w:rPr>
                <w:rFonts w:cs="Arial"/>
                <w:color w:val="000000"/>
              </w:rPr>
              <w:t>Disconnected</w:t>
            </w:r>
          </w:p>
        </w:tc>
      </w:tr>
      <w:tr w:rsidR="00E36F0E" w:rsidRPr="00C21461" w14:paraId="14D6B20A"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CC5EDD1" w14:textId="77777777" w:rsidR="00E36F0E" w:rsidRPr="00C21461" w:rsidRDefault="00E36F0E" w:rsidP="00E36F0E">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104131E3" w14:textId="77777777" w:rsidR="00E36F0E" w:rsidRPr="00C21461"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30238577" w14:textId="77777777" w:rsidR="00E36F0E" w:rsidRPr="00C21461" w:rsidRDefault="00E36F0E" w:rsidP="00E36F0E">
            <w:pPr>
              <w:rPr>
                <w:rFonts w:cs="Arial"/>
              </w:rPr>
            </w:pP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5DC40251" w14:textId="77777777" w:rsidR="00E36F0E" w:rsidRPr="00C21461" w:rsidRDefault="00393DC0" w:rsidP="00E36F0E">
            <w:pPr>
              <w:rPr>
                <w:rFonts w:cs="Arial"/>
                <w:color w:val="000000"/>
              </w:rPr>
            </w:pPr>
            <w:r w:rsidRPr="00C21461">
              <w:rPr>
                <w:rFonts w:cs="Arial"/>
                <w:color w:val="000000"/>
              </w:rPr>
              <w:t>WLAN_STA_CON_STATE_WPS_ACTIVE</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4399C055" w14:textId="77777777" w:rsidR="00E36F0E" w:rsidRPr="00C21461" w:rsidRDefault="00393DC0" w:rsidP="00E36F0E">
            <w:pPr>
              <w:rPr>
                <w:rFonts w:cs="Arial"/>
                <w:color w:val="000000"/>
              </w:rPr>
            </w:pPr>
            <w:r w:rsidRPr="00C21461">
              <w:rPr>
                <w:rFonts w:cs="Arial"/>
                <w:color w:val="000000"/>
              </w:rPr>
              <w:t>0x1</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7C744DB9" w14:textId="77777777" w:rsidR="00E36F0E" w:rsidRPr="00C21461" w:rsidRDefault="00393DC0" w:rsidP="00E36F0E">
            <w:pPr>
              <w:rPr>
                <w:rFonts w:cs="Arial"/>
                <w:color w:val="000000"/>
              </w:rPr>
            </w:pPr>
            <w:r w:rsidRPr="00C21461">
              <w:rPr>
                <w:rFonts w:cs="Arial"/>
                <w:color w:val="000000"/>
              </w:rPr>
              <w:t>WPS pending</w:t>
            </w:r>
          </w:p>
        </w:tc>
      </w:tr>
      <w:tr w:rsidR="00E36F0E" w:rsidRPr="00C21461" w14:paraId="54F656B6"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B78D89E" w14:textId="77777777" w:rsidR="00E36F0E" w:rsidRPr="00C21461" w:rsidRDefault="00E36F0E" w:rsidP="00E36F0E">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361AD49B" w14:textId="77777777" w:rsidR="00E36F0E" w:rsidRPr="00C21461"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3E5B026B" w14:textId="77777777" w:rsidR="00E36F0E" w:rsidRPr="00C21461" w:rsidRDefault="00E36F0E" w:rsidP="00E36F0E">
            <w:pPr>
              <w:rPr>
                <w:rFonts w:cs="Arial"/>
              </w:rPr>
            </w:pP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4478A0FB" w14:textId="77777777" w:rsidR="00E36F0E" w:rsidRPr="00C21461" w:rsidRDefault="00393DC0" w:rsidP="00E36F0E">
            <w:pPr>
              <w:rPr>
                <w:rFonts w:cs="Arial"/>
                <w:color w:val="000000"/>
              </w:rPr>
            </w:pPr>
            <w:r w:rsidRPr="00C21461">
              <w:rPr>
                <w:rFonts w:cs="Arial"/>
                <w:color w:val="000000"/>
              </w:rPr>
              <w:t>WLAN_STA_CON_STATE_ASSOCIATING</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2C49C6A" w14:textId="77777777" w:rsidR="00E36F0E" w:rsidRPr="00C21461" w:rsidRDefault="00393DC0" w:rsidP="00E36F0E">
            <w:pPr>
              <w:rPr>
                <w:rFonts w:cs="Arial"/>
                <w:color w:val="000000"/>
              </w:rPr>
            </w:pPr>
            <w:r w:rsidRPr="00C21461">
              <w:rPr>
                <w:rFonts w:cs="Arial"/>
                <w:color w:val="000000"/>
              </w:rPr>
              <w:t>0x2</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2BB1898B" w14:textId="77777777" w:rsidR="00E36F0E" w:rsidRPr="00C21461" w:rsidRDefault="00393DC0" w:rsidP="00E36F0E">
            <w:pPr>
              <w:rPr>
                <w:rFonts w:cs="Arial"/>
                <w:color w:val="000000"/>
              </w:rPr>
            </w:pPr>
            <w:r w:rsidRPr="00C21461">
              <w:rPr>
                <w:rFonts w:cs="Arial"/>
                <w:color w:val="000000"/>
              </w:rPr>
              <w:t>Associating</w:t>
            </w:r>
          </w:p>
        </w:tc>
      </w:tr>
      <w:tr w:rsidR="00E36F0E" w:rsidRPr="00C21461" w14:paraId="4F5B24D6"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9696D52" w14:textId="77777777" w:rsidR="00E36F0E" w:rsidRPr="00C21461" w:rsidRDefault="00E36F0E" w:rsidP="00E36F0E">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2C93972A" w14:textId="77777777" w:rsidR="00E36F0E" w:rsidRPr="00C21461"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351AFED3" w14:textId="77777777" w:rsidR="00E36F0E" w:rsidRPr="00C21461" w:rsidRDefault="00E36F0E" w:rsidP="00E36F0E">
            <w:pPr>
              <w:rPr>
                <w:rFonts w:cs="Arial"/>
              </w:rPr>
            </w:pP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67AEB2F3" w14:textId="77777777" w:rsidR="00E36F0E" w:rsidRPr="00C21461" w:rsidRDefault="00393DC0" w:rsidP="00E36F0E">
            <w:pPr>
              <w:rPr>
                <w:rFonts w:cs="Arial"/>
                <w:color w:val="000000"/>
              </w:rPr>
            </w:pPr>
            <w:r w:rsidRPr="00C21461">
              <w:rPr>
                <w:rFonts w:cs="Arial"/>
                <w:color w:val="000000"/>
              </w:rPr>
              <w:t>WLAN_STA_CON_STATE_IP_ADDRESSING</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34140D5D" w14:textId="77777777" w:rsidR="00E36F0E" w:rsidRPr="00C21461" w:rsidRDefault="00393DC0" w:rsidP="00E36F0E">
            <w:pPr>
              <w:rPr>
                <w:rFonts w:cs="Arial"/>
                <w:color w:val="000000"/>
              </w:rPr>
            </w:pPr>
            <w:r w:rsidRPr="00C21461">
              <w:rPr>
                <w:rFonts w:cs="Arial"/>
                <w:color w:val="000000"/>
              </w:rPr>
              <w:t>0x3</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005170A5" w14:textId="77777777" w:rsidR="00E36F0E" w:rsidRPr="00C21461" w:rsidRDefault="00393DC0" w:rsidP="00E36F0E">
            <w:pPr>
              <w:rPr>
                <w:rFonts w:cs="Arial"/>
                <w:color w:val="000000"/>
              </w:rPr>
            </w:pPr>
            <w:r w:rsidRPr="00C21461">
              <w:rPr>
                <w:rFonts w:cs="Arial"/>
                <w:color w:val="000000"/>
              </w:rPr>
              <w:t>Getting IP address</w:t>
            </w:r>
          </w:p>
        </w:tc>
      </w:tr>
      <w:tr w:rsidR="00E36F0E" w:rsidRPr="00C21461" w14:paraId="26BFA99C"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6A0F6BD" w14:textId="77777777" w:rsidR="00E36F0E" w:rsidRPr="00C21461" w:rsidRDefault="00E36F0E" w:rsidP="00E36F0E">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1826A673" w14:textId="77777777" w:rsidR="00E36F0E" w:rsidRPr="00C21461"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DCC51F0" w14:textId="77777777" w:rsidR="00E36F0E" w:rsidRPr="00C21461" w:rsidRDefault="00E36F0E" w:rsidP="00E36F0E">
            <w:pPr>
              <w:rPr>
                <w:rFonts w:cs="Arial"/>
              </w:rPr>
            </w:pP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42701497" w14:textId="77777777" w:rsidR="00E36F0E" w:rsidRPr="00C21461" w:rsidRDefault="00393DC0" w:rsidP="00E36F0E">
            <w:pPr>
              <w:rPr>
                <w:rFonts w:cs="Arial"/>
                <w:color w:val="000000"/>
              </w:rPr>
            </w:pPr>
            <w:r w:rsidRPr="00C21461">
              <w:rPr>
                <w:rFonts w:cs="Arial"/>
                <w:color w:val="000000"/>
              </w:rPr>
              <w:t>WLAN_STA_CON_STATE_CONNECTED</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0D2CBBB" w14:textId="77777777" w:rsidR="00E36F0E" w:rsidRPr="00C21461" w:rsidRDefault="00393DC0" w:rsidP="00E36F0E">
            <w:pPr>
              <w:rPr>
                <w:rFonts w:cs="Arial"/>
                <w:color w:val="000000"/>
              </w:rPr>
            </w:pPr>
            <w:r w:rsidRPr="00C21461">
              <w:rPr>
                <w:rFonts w:cs="Arial"/>
                <w:color w:val="000000"/>
              </w:rPr>
              <w:t>0x4</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11DEADD6" w14:textId="77777777" w:rsidR="00E36F0E" w:rsidRPr="00C21461" w:rsidRDefault="00393DC0" w:rsidP="00E36F0E">
            <w:pPr>
              <w:rPr>
                <w:rFonts w:cs="Arial"/>
                <w:color w:val="000000"/>
              </w:rPr>
            </w:pPr>
            <w:r w:rsidRPr="00C21461">
              <w:rPr>
                <w:rFonts w:cs="Arial"/>
                <w:color w:val="000000"/>
              </w:rPr>
              <w:t>Connected</w:t>
            </w:r>
          </w:p>
        </w:tc>
      </w:tr>
      <w:tr w:rsidR="00E36F0E" w:rsidRPr="00C21461" w14:paraId="4ECFDC0D"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1DA885C" w14:textId="77777777" w:rsidR="00E36F0E" w:rsidRPr="00C21461" w:rsidRDefault="00E36F0E" w:rsidP="00E36F0E">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57ADFE39" w14:textId="77777777" w:rsidR="00E36F0E" w:rsidRPr="00C21461"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48FEB184" w14:textId="77777777" w:rsidR="00E36F0E" w:rsidRPr="00C21461" w:rsidRDefault="00E36F0E" w:rsidP="00E36F0E">
            <w:pPr>
              <w:rPr>
                <w:rFonts w:cs="Arial"/>
              </w:rPr>
            </w:pP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6DECE280" w14:textId="77777777" w:rsidR="00E36F0E" w:rsidRPr="00C21461" w:rsidRDefault="00393DC0" w:rsidP="00E36F0E">
            <w:pPr>
              <w:rPr>
                <w:rFonts w:cs="Arial"/>
                <w:color w:val="000000"/>
              </w:rPr>
            </w:pPr>
            <w:r w:rsidRPr="00C21461">
              <w:rPr>
                <w:rFonts w:cs="Arial"/>
                <w:color w:val="000000"/>
              </w:rPr>
              <w:t>WLAN_STA_CON_STATE_DISCONNECTING</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33BA48A1" w14:textId="77777777" w:rsidR="00E36F0E" w:rsidRPr="00C21461" w:rsidRDefault="00393DC0" w:rsidP="00E36F0E">
            <w:pPr>
              <w:rPr>
                <w:rFonts w:cs="Arial"/>
                <w:color w:val="000000"/>
              </w:rPr>
            </w:pPr>
            <w:r w:rsidRPr="00C21461">
              <w:rPr>
                <w:rFonts w:cs="Arial"/>
                <w:color w:val="000000"/>
              </w:rPr>
              <w:t>0x5</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0C811358" w14:textId="77777777" w:rsidR="00E36F0E" w:rsidRPr="00C21461" w:rsidRDefault="00393DC0" w:rsidP="00E36F0E">
            <w:pPr>
              <w:rPr>
                <w:rFonts w:cs="Arial"/>
                <w:color w:val="000000"/>
              </w:rPr>
            </w:pPr>
            <w:r w:rsidRPr="00C21461">
              <w:rPr>
                <w:rFonts w:cs="Arial"/>
                <w:color w:val="000000"/>
              </w:rPr>
              <w:t>Disconnecting</w:t>
            </w:r>
          </w:p>
        </w:tc>
      </w:tr>
      <w:tr w:rsidR="00E36F0E" w:rsidRPr="00C21461" w14:paraId="2F65879F"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739CAB2" w14:textId="77777777" w:rsidR="00E36F0E" w:rsidRPr="00C21461" w:rsidRDefault="00E36F0E" w:rsidP="00E36F0E">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1F21DEB1" w14:textId="77777777" w:rsidR="00E36F0E" w:rsidRPr="00C21461"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168DF79" w14:textId="77777777" w:rsidR="00E36F0E" w:rsidRPr="00C21461" w:rsidRDefault="00E36F0E" w:rsidP="00E36F0E">
            <w:pPr>
              <w:rPr>
                <w:rFonts w:cs="Arial"/>
              </w:rPr>
            </w:pP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5F52277B" w14:textId="77777777" w:rsidR="00E36F0E" w:rsidRPr="00C21461" w:rsidRDefault="00393DC0" w:rsidP="00E36F0E">
            <w:pPr>
              <w:rPr>
                <w:rFonts w:cs="Arial"/>
                <w:color w:val="000000"/>
              </w:rPr>
            </w:pPr>
            <w:r w:rsidRPr="00C21461">
              <w:rPr>
                <w:rFonts w:cs="Arial"/>
                <w:color w:val="000000"/>
              </w:rPr>
              <w:t>WLAN_STA_CON_STATE_AUTHERROR</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DC183B4" w14:textId="77777777" w:rsidR="00E36F0E" w:rsidRPr="00C21461" w:rsidRDefault="00393DC0" w:rsidP="00E36F0E">
            <w:pPr>
              <w:rPr>
                <w:rFonts w:cs="Arial"/>
                <w:color w:val="000000"/>
              </w:rPr>
            </w:pPr>
            <w:r w:rsidRPr="00C21461">
              <w:rPr>
                <w:rFonts w:cs="Arial"/>
                <w:color w:val="000000"/>
              </w:rPr>
              <w:t>0x6</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33E6916B" w14:textId="77777777" w:rsidR="00E36F0E" w:rsidRPr="00C21461" w:rsidRDefault="00393DC0" w:rsidP="00E36F0E">
            <w:pPr>
              <w:rPr>
                <w:rFonts w:cs="Arial"/>
                <w:color w:val="000000"/>
              </w:rPr>
            </w:pPr>
            <w:r w:rsidRPr="00C21461">
              <w:rPr>
                <w:rFonts w:cs="Arial"/>
                <w:color w:val="000000"/>
              </w:rPr>
              <w:t>Authentication error</w:t>
            </w:r>
          </w:p>
        </w:tc>
      </w:tr>
      <w:tr w:rsidR="00E36F0E" w:rsidRPr="00C21461" w14:paraId="6B012DA3"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51098C1" w14:textId="77777777" w:rsidR="00E36F0E" w:rsidRPr="00C21461" w:rsidRDefault="00E36F0E" w:rsidP="00E36F0E">
            <w:pPr>
              <w:jc w:val="center"/>
              <w:rPr>
                <w:rFonts w:cs="Arial"/>
              </w:rP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48C11495" w14:textId="77777777" w:rsidR="00E36F0E" w:rsidRPr="00C21461" w:rsidRDefault="00E36F0E" w:rsidP="00E36F0E">
            <w:pPr>
              <w:rPr>
                <w:rFonts w:cs="Arial"/>
              </w:rPr>
            </w:pP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323F6442" w14:textId="77777777" w:rsidR="00E36F0E" w:rsidRPr="00C21461" w:rsidRDefault="00E36F0E" w:rsidP="00E36F0E">
            <w:pPr>
              <w:rPr>
                <w:rFonts w:cs="Arial"/>
              </w:rPr>
            </w:pP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44F6006F" w14:textId="77777777" w:rsidR="00E36F0E" w:rsidRPr="00C21461" w:rsidRDefault="00393DC0" w:rsidP="00E36F0E">
            <w:pPr>
              <w:rPr>
                <w:rFonts w:cs="Arial"/>
                <w:color w:val="000000"/>
              </w:rPr>
            </w:pPr>
            <w:r w:rsidRPr="00C21461">
              <w:rPr>
                <w:rFonts w:cs="Arial"/>
                <w:color w:val="000000"/>
              </w:rPr>
              <w:t>WLAN_STA_CON_STATE_NWNOTFOUND</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2C7B6E9A" w14:textId="77777777" w:rsidR="00E36F0E" w:rsidRPr="00C21461" w:rsidRDefault="00393DC0" w:rsidP="00E36F0E">
            <w:pPr>
              <w:rPr>
                <w:rFonts w:cs="Arial"/>
                <w:color w:val="000000"/>
              </w:rPr>
            </w:pPr>
            <w:r w:rsidRPr="00C21461">
              <w:rPr>
                <w:rFonts w:cs="Arial"/>
                <w:color w:val="000000"/>
              </w:rPr>
              <w:t>0x7</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164EE057" w14:textId="77777777" w:rsidR="00E36F0E" w:rsidRPr="00C21461" w:rsidRDefault="00393DC0" w:rsidP="00E36F0E">
            <w:pPr>
              <w:rPr>
                <w:rFonts w:cs="Arial"/>
                <w:color w:val="000000"/>
              </w:rPr>
            </w:pPr>
            <w:r w:rsidRPr="00C21461">
              <w:rPr>
                <w:rFonts w:cs="Arial"/>
                <w:color w:val="000000"/>
              </w:rPr>
              <w:t>Network not found</w:t>
            </w:r>
          </w:p>
        </w:tc>
      </w:tr>
      <w:tr w:rsidR="00E36F0E" w:rsidRPr="00C21461" w14:paraId="621D96D8"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740C3B9" w14:textId="77777777" w:rsidR="00E36F0E" w:rsidRPr="00C21461" w:rsidRDefault="00393DC0" w:rsidP="00E36F0E">
            <w:pPr>
              <w:jc w:val="center"/>
              <w:rPr>
                <w:rFonts w:cs="Arial"/>
              </w:rPr>
            </w:pPr>
            <w:r w:rsidRPr="00C21461">
              <w:rPr>
                <w:rFonts w:cs="Arial"/>
              </w:rPr>
              <w:t>R</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7AA14D45" w14:textId="77777777" w:rsidR="00E36F0E" w:rsidRPr="00C21461" w:rsidRDefault="00393DC0" w:rsidP="00E36F0E">
            <w:pPr>
              <w:rPr>
                <w:rFonts w:cs="Arial"/>
                <w:color w:val="000000"/>
              </w:rPr>
            </w:pPr>
            <w:r w:rsidRPr="00C21461">
              <w:rPr>
                <w:rFonts w:cs="Arial"/>
                <w:color w:val="000000"/>
              </w:rPr>
              <w:t>connSsid</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91E51B2" w14:textId="77777777" w:rsidR="00E36F0E" w:rsidRPr="00C21461" w:rsidRDefault="00393DC0" w:rsidP="00E36F0E">
            <w:pPr>
              <w:rPr>
                <w:rFonts w:cs="Arial"/>
              </w:rPr>
            </w:pPr>
            <w:r w:rsidRPr="00C21461">
              <w:rPr>
                <w:rFonts w:cs="Arial"/>
              </w:rPr>
              <w:t>String</w:t>
            </w: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3B30D66E" w14:textId="77777777" w:rsidR="00E36F0E" w:rsidRPr="00C21461" w:rsidRDefault="00393DC0" w:rsidP="00E36F0E">
            <w:pPr>
              <w:rPr>
                <w:rFonts w:cs="Arial"/>
                <w:color w:val="000000"/>
              </w:rPr>
            </w:pPr>
            <w:r w:rsidRPr="00C21461">
              <w:rPr>
                <w:rFonts w:cs="Arial"/>
                <w:color w:val="000000"/>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5B9F1FB6" w14:textId="77777777" w:rsidR="00E36F0E" w:rsidRPr="00C21461" w:rsidRDefault="00393DC0" w:rsidP="00E36F0E">
            <w:pPr>
              <w:rPr>
                <w:rFonts w:cs="Arial"/>
              </w:rPr>
            </w:pPr>
            <w:r w:rsidRPr="00C21461">
              <w:rPr>
                <w:rFonts w:cs="Arial"/>
              </w:rPr>
              <w:t>Char Value:0-255</w:t>
            </w:r>
          </w:p>
          <w:p w14:paraId="02907C96" w14:textId="77777777" w:rsidR="00E36F0E" w:rsidRPr="00C21461" w:rsidRDefault="00393DC0" w:rsidP="00E36F0E">
            <w:pPr>
              <w:rPr>
                <w:rFonts w:cs="Arial"/>
                <w:color w:val="000000"/>
              </w:rPr>
            </w:pPr>
            <w:r w:rsidRPr="00C21461">
              <w:rPr>
                <w:rFonts w:cs="Arial"/>
              </w:rPr>
              <w:lastRenderedPageBreak/>
              <w:t>No String length limit</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7C083671" w14:textId="77777777" w:rsidR="00E36F0E" w:rsidRPr="00C21461" w:rsidRDefault="00393DC0" w:rsidP="00E36F0E">
            <w:pPr>
              <w:rPr>
                <w:rFonts w:cs="Arial"/>
                <w:color w:val="000000"/>
              </w:rPr>
            </w:pPr>
            <w:r w:rsidRPr="00C21461">
              <w:rPr>
                <w:rFonts w:cs="Arial"/>
                <w:color w:val="000000"/>
              </w:rPr>
              <w:lastRenderedPageBreak/>
              <w:t>Connected AP's SSID</w:t>
            </w:r>
          </w:p>
        </w:tc>
      </w:tr>
      <w:tr w:rsidR="00E36F0E" w:rsidRPr="00C21461" w14:paraId="45488F30"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430CEBD" w14:textId="77777777" w:rsidR="00E36F0E" w:rsidRPr="00C21461" w:rsidRDefault="00393DC0" w:rsidP="00E36F0E">
            <w:pPr>
              <w:jc w:val="center"/>
              <w:rPr>
                <w:rFonts w:cs="Arial"/>
              </w:rPr>
            </w:pPr>
            <w:r w:rsidRPr="00C21461">
              <w:rPr>
                <w:rFonts w:cs="Arial"/>
              </w:rPr>
              <w:t>R</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7F77DC35" w14:textId="77777777" w:rsidR="00E36F0E" w:rsidRPr="00C21461" w:rsidRDefault="00393DC0" w:rsidP="00E36F0E">
            <w:pPr>
              <w:rPr>
                <w:rFonts w:cs="Arial"/>
                <w:color w:val="000000"/>
              </w:rPr>
            </w:pPr>
            <w:r w:rsidRPr="00C21461">
              <w:rPr>
                <w:rFonts w:cs="Arial"/>
                <w:color w:val="000000"/>
              </w:rPr>
              <w:t>connBssid</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3447DC42" w14:textId="77777777" w:rsidR="00E36F0E" w:rsidRPr="00C21461" w:rsidRDefault="00393DC0" w:rsidP="00E36F0E">
            <w:pPr>
              <w:rPr>
                <w:rFonts w:cs="Arial"/>
              </w:rPr>
            </w:pPr>
            <w:r w:rsidRPr="00C21461">
              <w:rPr>
                <w:rFonts w:cs="Arial"/>
              </w:rPr>
              <w:t>String</w:t>
            </w: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43D9A552" w14:textId="77777777" w:rsidR="00E36F0E" w:rsidRPr="00C21461" w:rsidRDefault="00393DC0" w:rsidP="00E36F0E">
            <w:pPr>
              <w:rPr>
                <w:rFonts w:cs="Arial"/>
              </w:rPr>
            </w:pPr>
            <w:r w:rsidRPr="00C21461">
              <w:rPr>
                <w:rFonts w:cs="Arial"/>
                <w:color w:val="000000"/>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0FA8105C" w14:textId="77777777" w:rsidR="00E36F0E" w:rsidRPr="00C21461" w:rsidRDefault="00393DC0" w:rsidP="00E36F0E">
            <w:pPr>
              <w:rPr>
                <w:rFonts w:cs="Arial"/>
              </w:rPr>
            </w:pPr>
            <w:r w:rsidRPr="00C21461">
              <w:rPr>
                <w:rFonts w:cs="Arial"/>
              </w:rPr>
              <w:t>Char Value:0-255</w:t>
            </w:r>
          </w:p>
          <w:p w14:paraId="3D885D88" w14:textId="77777777" w:rsidR="00E36F0E" w:rsidRPr="00C21461" w:rsidRDefault="00393DC0" w:rsidP="00E36F0E">
            <w:pPr>
              <w:rPr>
                <w:rFonts w:cs="Arial"/>
                <w:color w:val="000000"/>
              </w:rPr>
            </w:pPr>
            <w:r w:rsidRPr="00C21461">
              <w:rPr>
                <w:rFonts w:cs="Arial"/>
              </w:rPr>
              <w:t>No String length limit</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33790884" w14:textId="77777777" w:rsidR="00E36F0E" w:rsidRPr="00C21461" w:rsidRDefault="00393DC0" w:rsidP="00E36F0E">
            <w:pPr>
              <w:rPr>
                <w:rFonts w:cs="Arial"/>
                <w:color w:val="000000"/>
              </w:rPr>
            </w:pPr>
            <w:r w:rsidRPr="00C21461">
              <w:rPr>
                <w:rFonts w:cs="Arial"/>
                <w:color w:val="000000"/>
              </w:rPr>
              <w:t>Connected AP's BSSID</w:t>
            </w:r>
          </w:p>
        </w:tc>
      </w:tr>
      <w:tr w:rsidR="00E36F0E" w:rsidRPr="00C21461" w14:paraId="0BA0568A"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BA9F91C" w14:textId="77777777" w:rsidR="00E36F0E" w:rsidRPr="00C21461" w:rsidRDefault="00393DC0" w:rsidP="00E36F0E">
            <w:pPr>
              <w:jc w:val="center"/>
              <w:rPr>
                <w:rFonts w:cs="Arial"/>
              </w:rPr>
            </w:pPr>
            <w:r w:rsidRPr="00C21461">
              <w:rPr>
                <w:rFonts w:cs="Arial"/>
              </w:rPr>
              <w:t>R</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12C66464" w14:textId="77777777" w:rsidR="00E36F0E" w:rsidRPr="00C21461" w:rsidRDefault="00393DC0" w:rsidP="00E36F0E">
            <w:pPr>
              <w:rPr>
                <w:rFonts w:cs="Arial"/>
                <w:color w:val="000000"/>
              </w:rPr>
            </w:pPr>
            <w:r w:rsidRPr="00C21461">
              <w:rPr>
                <w:rFonts w:cs="Arial"/>
                <w:color w:val="000000"/>
              </w:rPr>
              <w:t>conn80211Tech</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6006132A" w14:textId="77777777" w:rsidR="00E36F0E" w:rsidRPr="00C21461" w:rsidRDefault="00393DC0" w:rsidP="00E36F0E">
            <w:pPr>
              <w:rPr>
                <w:rFonts w:cs="Arial"/>
              </w:rPr>
            </w:pPr>
            <w:r w:rsidRPr="00C21461">
              <w:rPr>
                <w:rFonts w:cs="Arial"/>
              </w:rPr>
              <w:t>String</w:t>
            </w: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641A0CFE" w14:textId="77777777" w:rsidR="00E36F0E" w:rsidRPr="00C21461" w:rsidRDefault="00393DC0" w:rsidP="00E36F0E">
            <w:pPr>
              <w:rPr>
                <w:rFonts w:cs="Arial"/>
              </w:rPr>
            </w:pPr>
            <w:r w:rsidRPr="00C21461">
              <w:rPr>
                <w:rFonts w:cs="Arial"/>
                <w:color w:val="000000"/>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56716B33" w14:textId="77777777" w:rsidR="00E36F0E" w:rsidRPr="00C21461" w:rsidRDefault="00393DC0" w:rsidP="00E36F0E">
            <w:pPr>
              <w:rPr>
                <w:rFonts w:cs="Arial"/>
              </w:rPr>
            </w:pPr>
            <w:r w:rsidRPr="00C21461">
              <w:rPr>
                <w:rFonts w:cs="Arial"/>
              </w:rPr>
              <w:t>Char Value:0-255</w:t>
            </w:r>
          </w:p>
          <w:p w14:paraId="582A7831" w14:textId="77777777" w:rsidR="00E36F0E" w:rsidRPr="00C21461" w:rsidRDefault="00393DC0" w:rsidP="00E36F0E">
            <w:pPr>
              <w:rPr>
                <w:rFonts w:cs="Arial"/>
                <w:color w:val="000000"/>
              </w:rPr>
            </w:pPr>
            <w:r w:rsidRPr="00C21461">
              <w:rPr>
                <w:rFonts w:cs="Arial"/>
              </w:rPr>
              <w:t>No String length limit</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7051C285" w14:textId="77777777" w:rsidR="00E36F0E" w:rsidRPr="00C21461" w:rsidRDefault="00393DC0" w:rsidP="00E36F0E">
            <w:pPr>
              <w:rPr>
                <w:rFonts w:cs="Arial"/>
                <w:color w:val="000000"/>
              </w:rPr>
            </w:pPr>
            <w:r w:rsidRPr="00C21461">
              <w:rPr>
                <w:rFonts w:cs="Arial"/>
                <w:color w:val="000000"/>
              </w:rPr>
              <w:t>Connected AP's 802.11 technology, 802.11a, …</w:t>
            </w:r>
          </w:p>
        </w:tc>
      </w:tr>
      <w:tr w:rsidR="00E36F0E" w:rsidRPr="00C21461" w14:paraId="7A3C6DEC"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124A71B" w14:textId="77777777" w:rsidR="00E36F0E" w:rsidRPr="00C21461" w:rsidRDefault="00393DC0" w:rsidP="00E36F0E">
            <w:pPr>
              <w:jc w:val="center"/>
              <w:rPr>
                <w:rFonts w:cs="Arial"/>
              </w:rPr>
            </w:pPr>
            <w:r w:rsidRPr="00C21461">
              <w:rPr>
                <w:rFonts w:cs="Arial"/>
              </w:rPr>
              <w:t>R</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162B686A" w14:textId="77777777" w:rsidR="00E36F0E" w:rsidRPr="00C21461" w:rsidRDefault="00393DC0" w:rsidP="00E36F0E">
            <w:pPr>
              <w:rPr>
                <w:rFonts w:cs="Arial"/>
                <w:color w:val="000000"/>
              </w:rPr>
            </w:pPr>
            <w:r w:rsidRPr="00C21461">
              <w:rPr>
                <w:rFonts w:cs="Arial"/>
                <w:color w:val="000000"/>
              </w:rPr>
              <w:t>connChannel</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A51676D" w14:textId="77777777" w:rsidR="00E36F0E" w:rsidRPr="00C21461" w:rsidRDefault="00393DC0" w:rsidP="00E36F0E">
            <w:pPr>
              <w:rPr>
                <w:rFonts w:cs="Arial"/>
              </w:rPr>
            </w:pPr>
            <w:r w:rsidRPr="00C21461">
              <w:rPr>
                <w:rFonts w:cs="Arial"/>
              </w:rPr>
              <w:t>Int32</w:t>
            </w: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3FF98DED" w14:textId="77777777" w:rsidR="00E36F0E" w:rsidRPr="00C21461" w:rsidRDefault="00393DC0" w:rsidP="00E36F0E">
            <w:pPr>
              <w:rPr>
                <w:rFonts w:cs="Arial"/>
              </w:rPr>
            </w:pPr>
            <w:r w:rsidRPr="00C21461">
              <w:rPr>
                <w:rFonts w:cs="Arial"/>
                <w:color w:val="000000"/>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3C681F4" w14:textId="77777777" w:rsidR="00E36F0E" w:rsidRPr="00C21461" w:rsidRDefault="00393DC0" w:rsidP="00E36F0E">
            <w:pPr>
              <w:rPr>
                <w:rFonts w:cs="Arial"/>
                <w:color w:val="000000"/>
              </w:rPr>
            </w:pPr>
            <w:r w:rsidRPr="00C21461">
              <w:rPr>
                <w:rFonts w:cs="Arial"/>
                <w:color w:val="000000"/>
              </w:rPr>
              <w:t>0-4294967295</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51746B12" w14:textId="77777777" w:rsidR="00E36F0E" w:rsidRPr="00C21461" w:rsidRDefault="00393DC0" w:rsidP="00E36F0E">
            <w:pPr>
              <w:rPr>
                <w:rFonts w:cs="Arial"/>
                <w:color w:val="000000"/>
              </w:rPr>
            </w:pPr>
            <w:r w:rsidRPr="00C21461">
              <w:rPr>
                <w:rFonts w:cs="Arial"/>
                <w:color w:val="000000"/>
              </w:rPr>
              <w:t>Connected AP's channel</w:t>
            </w:r>
          </w:p>
        </w:tc>
      </w:tr>
      <w:tr w:rsidR="00E36F0E" w:rsidRPr="00C21461" w14:paraId="3E3DBA1E"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B51F582" w14:textId="77777777" w:rsidR="00E36F0E" w:rsidRPr="00C21461" w:rsidRDefault="00393DC0" w:rsidP="00E36F0E">
            <w:pPr>
              <w:jc w:val="center"/>
              <w:rPr>
                <w:rFonts w:cs="Arial"/>
              </w:rPr>
            </w:pPr>
            <w:r w:rsidRPr="00C21461">
              <w:rPr>
                <w:rFonts w:cs="Arial"/>
              </w:rPr>
              <w:t>R</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12448952" w14:textId="77777777" w:rsidR="00E36F0E" w:rsidRPr="00C21461" w:rsidRDefault="00393DC0" w:rsidP="00E36F0E">
            <w:pPr>
              <w:rPr>
                <w:rFonts w:cs="Arial"/>
                <w:color w:val="000000"/>
              </w:rPr>
            </w:pPr>
            <w:r w:rsidRPr="00C21461">
              <w:rPr>
                <w:rFonts w:cs="Arial"/>
                <w:color w:val="000000"/>
              </w:rPr>
              <w:t>bandwidth</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6A54C376" w14:textId="77777777" w:rsidR="00E36F0E" w:rsidRPr="00C21461" w:rsidRDefault="00393DC0" w:rsidP="00E36F0E">
            <w:pPr>
              <w:rPr>
                <w:rFonts w:cs="Arial"/>
              </w:rPr>
            </w:pPr>
            <w:r w:rsidRPr="00C21461">
              <w:rPr>
                <w:rFonts w:cs="Arial"/>
              </w:rPr>
              <w:t>Int32</w:t>
            </w: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50DB7A4E" w14:textId="77777777" w:rsidR="00E36F0E" w:rsidRPr="00C21461" w:rsidRDefault="00393DC0" w:rsidP="00E36F0E">
            <w:pPr>
              <w:rPr>
                <w:rFonts w:cs="Arial"/>
              </w:rPr>
            </w:pPr>
            <w:r w:rsidRPr="00C21461">
              <w:rPr>
                <w:rFonts w:cs="Arial"/>
                <w:color w:val="000000"/>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0EEFE685" w14:textId="77777777" w:rsidR="00E36F0E" w:rsidRPr="00C21461" w:rsidRDefault="00393DC0" w:rsidP="00E36F0E">
            <w:pPr>
              <w:rPr>
                <w:rFonts w:cs="Arial"/>
                <w:color w:val="000000"/>
              </w:rPr>
            </w:pPr>
            <w:r w:rsidRPr="00C21461">
              <w:rPr>
                <w:rFonts w:cs="Arial"/>
                <w:color w:val="000000"/>
              </w:rPr>
              <w:t>0-4294967295</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246B2A2D" w14:textId="77777777" w:rsidR="00E36F0E" w:rsidRPr="00C21461" w:rsidRDefault="00393DC0" w:rsidP="00E36F0E">
            <w:pPr>
              <w:rPr>
                <w:rFonts w:cs="Arial"/>
                <w:color w:val="000000"/>
              </w:rPr>
            </w:pPr>
            <w:r w:rsidRPr="00C21461">
              <w:rPr>
                <w:rFonts w:cs="Arial"/>
                <w:color w:val="000000"/>
              </w:rPr>
              <w:t>Connected AP's bandwidth</w:t>
            </w:r>
          </w:p>
        </w:tc>
      </w:tr>
      <w:tr w:rsidR="00E36F0E" w:rsidRPr="00C21461" w14:paraId="43693225"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119EC76" w14:textId="77777777" w:rsidR="00E36F0E" w:rsidRPr="00C21461" w:rsidRDefault="00393DC0" w:rsidP="00E36F0E">
            <w:pPr>
              <w:jc w:val="center"/>
              <w:rPr>
                <w:rFonts w:cs="Arial"/>
              </w:rPr>
            </w:pPr>
            <w:r w:rsidRPr="00C21461">
              <w:rPr>
                <w:rFonts w:cs="Arial"/>
              </w:rPr>
              <w:t>R</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3A91435C" w14:textId="77777777" w:rsidR="00E36F0E" w:rsidRPr="00C21461" w:rsidRDefault="00393DC0" w:rsidP="00E36F0E">
            <w:pPr>
              <w:rPr>
                <w:rFonts w:cs="Arial"/>
                <w:color w:val="000000"/>
              </w:rPr>
            </w:pPr>
            <w:r w:rsidRPr="00C21461">
              <w:rPr>
                <w:rFonts w:cs="Arial"/>
                <w:color w:val="000000"/>
              </w:rPr>
              <w:t>dataRate</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1D1E7C0" w14:textId="77777777" w:rsidR="00E36F0E" w:rsidRPr="00C21461" w:rsidRDefault="00393DC0" w:rsidP="00E36F0E">
            <w:pPr>
              <w:rPr>
                <w:rFonts w:cs="Arial"/>
              </w:rPr>
            </w:pPr>
            <w:r w:rsidRPr="00C21461">
              <w:rPr>
                <w:rFonts w:cs="Arial"/>
              </w:rPr>
              <w:t>Int32</w:t>
            </w: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1CB4ADF5" w14:textId="77777777" w:rsidR="00E36F0E" w:rsidRPr="00C21461" w:rsidRDefault="00393DC0" w:rsidP="00E36F0E">
            <w:pPr>
              <w:rPr>
                <w:rFonts w:cs="Arial"/>
              </w:rPr>
            </w:pPr>
            <w:r w:rsidRPr="00C21461">
              <w:rPr>
                <w:rFonts w:cs="Arial"/>
                <w:color w:val="000000"/>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5A82578F" w14:textId="77777777" w:rsidR="00E36F0E" w:rsidRPr="00C21461" w:rsidRDefault="00393DC0" w:rsidP="00E36F0E">
            <w:pPr>
              <w:rPr>
                <w:rFonts w:cs="Arial"/>
                <w:color w:val="000000"/>
              </w:rPr>
            </w:pPr>
            <w:r w:rsidRPr="00C21461">
              <w:rPr>
                <w:rFonts w:cs="Arial"/>
                <w:color w:val="000000"/>
              </w:rPr>
              <w:t>0-4294967295</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5565F4B2" w14:textId="77777777" w:rsidR="00E36F0E" w:rsidRPr="00C21461" w:rsidRDefault="00393DC0" w:rsidP="00E36F0E">
            <w:pPr>
              <w:rPr>
                <w:rFonts w:cs="Arial"/>
                <w:color w:val="000000"/>
              </w:rPr>
            </w:pPr>
            <w:r w:rsidRPr="00C21461">
              <w:rPr>
                <w:rFonts w:cs="Arial"/>
                <w:color w:val="000000"/>
              </w:rPr>
              <w:t>Connected AP's data rate (bps)</w:t>
            </w:r>
          </w:p>
        </w:tc>
      </w:tr>
      <w:tr w:rsidR="00E36F0E" w:rsidRPr="00C21461" w14:paraId="276D5F39"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5B59B58" w14:textId="77777777" w:rsidR="00E36F0E" w:rsidRPr="00C21461" w:rsidRDefault="00393DC0" w:rsidP="00E36F0E">
            <w:pPr>
              <w:jc w:val="center"/>
              <w:rPr>
                <w:rFonts w:cs="Arial"/>
              </w:rPr>
            </w:pPr>
            <w:r w:rsidRPr="00C21461">
              <w:rPr>
                <w:rFonts w:cs="Arial"/>
              </w:rPr>
              <w:t>R</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13155A02" w14:textId="77777777" w:rsidR="00E36F0E" w:rsidRPr="00C21461" w:rsidRDefault="00393DC0" w:rsidP="00E36F0E">
            <w:pPr>
              <w:rPr>
                <w:rFonts w:cs="Arial"/>
                <w:color w:val="000000"/>
              </w:rPr>
            </w:pPr>
            <w:r w:rsidRPr="00C21461">
              <w:rPr>
                <w:rFonts w:cs="Arial"/>
                <w:color w:val="000000"/>
              </w:rPr>
              <w:t>signalStrength</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352ACCCE" w14:textId="77777777" w:rsidR="00E36F0E" w:rsidRPr="00C21461" w:rsidRDefault="00393DC0" w:rsidP="00E36F0E">
            <w:pPr>
              <w:rPr>
                <w:rFonts w:cs="Arial"/>
              </w:rPr>
            </w:pPr>
            <w:r w:rsidRPr="00C21461">
              <w:rPr>
                <w:rFonts w:cs="Arial"/>
              </w:rPr>
              <w:t>Int32</w:t>
            </w: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45FFB8A7" w14:textId="77777777" w:rsidR="00E36F0E" w:rsidRPr="00C21461" w:rsidRDefault="00393DC0" w:rsidP="00E36F0E">
            <w:pPr>
              <w:rPr>
                <w:rFonts w:cs="Arial"/>
              </w:rPr>
            </w:pPr>
            <w:r w:rsidRPr="00C21461">
              <w:rPr>
                <w:rFonts w:cs="Arial"/>
                <w:color w:val="000000"/>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7E5BB2E2" w14:textId="77777777" w:rsidR="00E36F0E" w:rsidRPr="00C21461" w:rsidRDefault="00393DC0" w:rsidP="00E36F0E">
            <w:pPr>
              <w:rPr>
                <w:rFonts w:cs="Arial"/>
                <w:color w:val="000000"/>
              </w:rPr>
            </w:pPr>
            <w:r w:rsidRPr="00C21461">
              <w:rPr>
                <w:rFonts w:cs="Arial"/>
                <w:color w:val="000000"/>
              </w:rPr>
              <w:t>0-4294967295</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1EEA8E9A" w14:textId="77777777" w:rsidR="00E36F0E" w:rsidRPr="00C21461" w:rsidRDefault="00393DC0" w:rsidP="00E36F0E">
            <w:pPr>
              <w:rPr>
                <w:rFonts w:cs="Arial"/>
                <w:color w:val="000000"/>
              </w:rPr>
            </w:pPr>
            <w:r w:rsidRPr="00C21461">
              <w:rPr>
                <w:rFonts w:cs="Arial"/>
                <w:color w:val="000000"/>
              </w:rPr>
              <w:t>RSSI (dBm)</w:t>
            </w:r>
          </w:p>
        </w:tc>
      </w:tr>
      <w:tr w:rsidR="00E36F0E" w:rsidRPr="00C21461" w14:paraId="4F7EAB2E"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9EAC6CE" w14:textId="77777777" w:rsidR="00E36F0E" w:rsidRPr="00C21461" w:rsidRDefault="00393DC0" w:rsidP="00E36F0E">
            <w:pPr>
              <w:jc w:val="center"/>
              <w:rPr>
                <w:rFonts w:cs="Arial"/>
              </w:rPr>
            </w:pPr>
            <w:r w:rsidRPr="00C21461">
              <w:rPr>
                <w:rFonts w:cs="Arial"/>
              </w:rPr>
              <w:t>R</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2ED9900C" w14:textId="77777777" w:rsidR="00E36F0E" w:rsidRPr="00C21461" w:rsidRDefault="00393DC0" w:rsidP="00E36F0E">
            <w:pPr>
              <w:rPr>
                <w:rFonts w:cs="Arial"/>
                <w:color w:val="000000"/>
              </w:rPr>
            </w:pPr>
            <w:r w:rsidRPr="00C21461">
              <w:rPr>
                <w:rFonts w:cs="Arial"/>
                <w:color w:val="000000"/>
              </w:rPr>
              <w:t>signalNoise</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6B77F393" w14:textId="77777777" w:rsidR="00E36F0E" w:rsidRPr="00C21461" w:rsidRDefault="00393DC0" w:rsidP="00E36F0E">
            <w:pPr>
              <w:rPr>
                <w:rFonts w:cs="Arial"/>
              </w:rPr>
            </w:pPr>
            <w:r w:rsidRPr="00C21461">
              <w:rPr>
                <w:rFonts w:cs="Arial"/>
              </w:rPr>
              <w:t>Int32</w:t>
            </w: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73C838B9" w14:textId="77777777" w:rsidR="00E36F0E" w:rsidRPr="00C21461" w:rsidRDefault="00393DC0" w:rsidP="00E36F0E">
            <w:pPr>
              <w:rPr>
                <w:rFonts w:cs="Arial"/>
              </w:rPr>
            </w:pPr>
            <w:r w:rsidRPr="00C21461">
              <w:rPr>
                <w:rFonts w:cs="Arial"/>
                <w:color w:val="000000"/>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633507D1" w14:textId="77777777" w:rsidR="00E36F0E" w:rsidRPr="00C21461" w:rsidRDefault="00393DC0" w:rsidP="00E36F0E">
            <w:pPr>
              <w:rPr>
                <w:rFonts w:cs="Arial"/>
                <w:color w:val="000000"/>
              </w:rPr>
            </w:pPr>
            <w:r w:rsidRPr="00C21461">
              <w:rPr>
                <w:rFonts w:cs="Arial"/>
                <w:color w:val="000000"/>
              </w:rPr>
              <w:t>0-4294967295</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0479CB73" w14:textId="77777777" w:rsidR="00E36F0E" w:rsidRPr="00C21461" w:rsidRDefault="00393DC0" w:rsidP="00E36F0E">
            <w:pPr>
              <w:rPr>
                <w:rFonts w:cs="Arial"/>
                <w:color w:val="000000"/>
              </w:rPr>
            </w:pPr>
            <w:r w:rsidRPr="00C21461">
              <w:rPr>
                <w:rFonts w:cs="Arial"/>
                <w:color w:val="000000"/>
              </w:rPr>
              <w:t>Noise level (dBm)</w:t>
            </w:r>
          </w:p>
        </w:tc>
      </w:tr>
      <w:tr w:rsidR="00E36F0E" w:rsidRPr="00C21461" w14:paraId="7D429CED"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979EA96" w14:textId="77777777" w:rsidR="00E36F0E" w:rsidRPr="00C21461" w:rsidRDefault="00393DC0" w:rsidP="00E36F0E">
            <w:pPr>
              <w:jc w:val="center"/>
              <w:rPr>
                <w:rFonts w:cs="Arial"/>
              </w:rPr>
            </w:pPr>
            <w:r w:rsidRPr="00C21461">
              <w:rPr>
                <w:rFonts w:cs="Arial"/>
              </w:rPr>
              <w:t>R</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65296564" w14:textId="77777777" w:rsidR="00E36F0E" w:rsidRPr="00C21461" w:rsidRDefault="00393DC0" w:rsidP="00E36F0E">
            <w:pPr>
              <w:rPr>
                <w:rFonts w:cs="Arial"/>
                <w:color w:val="000000"/>
              </w:rPr>
            </w:pPr>
            <w:r w:rsidRPr="00C21461">
              <w:rPr>
                <w:rFonts w:cs="Arial"/>
                <w:color w:val="000000"/>
              </w:rPr>
              <w:t>signalSNR</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0023928F" w14:textId="77777777" w:rsidR="00E36F0E" w:rsidRPr="00C21461" w:rsidRDefault="00393DC0" w:rsidP="00E36F0E">
            <w:pPr>
              <w:rPr>
                <w:rFonts w:cs="Arial"/>
              </w:rPr>
            </w:pPr>
            <w:r w:rsidRPr="00C21461">
              <w:rPr>
                <w:rFonts w:cs="Arial"/>
              </w:rPr>
              <w:t>Int32</w:t>
            </w: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6FBA3AA2" w14:textId="77777777" w:rsidR="00E36F0E" w:rsidRPr="00C21461" w:rsidRDefault="00393DC0" w:rsidP="00E36F0E">
            <w:pPr>
              <w:rPr>
                <w:rFonts w:cs="Arial"/>
              </w:rPr>
            </w:pPr>
            <w:r w:rsidRPr="00C21461">
              <w:rPr>
                <w:rFonts w:cs="Arial"/>
                <w:color w:val="000000"/>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56684C04" w14:textId="77777777" w:rsidR="00E36F0E" w:rsidRPr="00C21461" w:rsidRDefault="00393DC0" w:rsidP="00E36F0E">
            <w:pPr>
              <w:rPr>
                <w:rFonts w:cs="Arial"/>
                <w:color w:val="000000"/>
              </w:rPr>
            </w:pPr>
            <w:r w:rsidRPr="00C21461">
              <w:rPr>
                <w:rFonts w:cs="Arial"/>
                <w:color w:val="000000"/>
              </w:rPr>
              <w:t>0-4294967295</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7A3924B8" w14:textId="77777777" w:rsidR="00E36F0E" w:rsidRPr="00C21461" w:rsidRDefault="00393DC0" w:rsidP="00E36F0E">
            <w:pPr>
              <w:rPr>
                <w:rFonts w:cs="Arial"/>
                <w:color w:val="000000"/>
              </w:rPr>
            </w:pPr>
            <w:r w:rsidRPr="00C21461">
              <w:rPr>
                <w:rFonts w:cs="Arial"/>
                <w:color w:val="000000"/>
              </w:rPr>
              <w:t>SNR (dB)</w:t>
            </w:r>
          </w:p>
        </w:tc>
      </w:tr>
      <w:tr w:rsidR="00E36F0E" w:rsidRPr="00C21461" w14:paraId="6391C753"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F8B3A7D" w14:textId="77777777" w:rsidR="00E36F0E" w:rsidRPr="00C21461" w:rsidRDefault="00393DC0" w:rsidP="00E36F0E">
            <w:pPr>
              <w:jc w:val="center"/>
              <w:rPr>
                <w:rFonts w:cs="Arial"/>
              </w:rPr>
            </w:pPr>
            <w:r w:rsidRPr="00C21461">
              <w:rPr>
                <w:rFonts w:cs="Arial"/>
              </w:rPr>
              <w:t>R</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1B4FBA22" w14:textId="77777777" w:rsidR="00E36F0E" w:rsidRPr="00C21461" w:rsidRDefault="00393DC0" w:rsidP="00E36F0E">
            <w:pPr>
              <w:rPr>
                <w:rFonts w:cs="Arial"/>
                <w:color w:val="000000"/>
              </w:rPr>
            </w:pPr>
            <w:r w:rsidRPr="00C21461">
              <w:rPr>
                <w:rFonts w:cs="Arial"/>
                <w:color w:val="000000"/>
              </w:rPr>
              <w:t>ipAddr</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5CA47368" w14:textId="77777777" w:rsidR="00E36F0E" w:rsidRPr="00C21461" w:rsidRDefault="00393DC0" w:rsidP="00E36F0E">
            <w:pPr>
              <w:rPr>
                <w:rFonts w:cs="Arial"/>
              </w:rPr>
            </w:pPr>
            <w:r w:rsidRPr="00C21461">
              <w:rPr>
                <w:rFonts w:cs="Arial"/>
              </w:rPr>
              <w:t>String</w:t>
            </w: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2BEC3A71" w14:textId="77777777" w:rsidR="00E36F0E" w:rsidRPr="00C21461" w:rsidRDefault="00393DC0" w:rsidP="00E36F0E">
            <w:pPr>
              <w:rPr>
                <w:rFonts w:cs="Arial"/>
              </w:rPr>
            </w:pPr>
            <w:r w:rsidRPr="00C21461">
              <w:rPr>
                <w:rFonts w:cs="Arial"/>
                <w:color w:val="000000"/>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208ADCD7" w14:textId="77777777" w:rsidR="00E36F0E" w:rsidRPr="00C21461" w:rsidRDefault="00393DC0" w:rsidP="00E36F0E">
            <w:pPr>
              <w:rPr>
                <w:rFonts w:cs="Arial"/>
              </w:rPr>
            </w:pPr>
            <w:r w:rsidRPr="00C21461">
              <w:rPr>
                <w:rFonts w:cs="Arial"/>
              </w:rPr>
              <w:t>Char Value:0-255</w:t>
            </w:r>
          </w:p>
          <w:p w14:paraId="0A46EB24" w14:textId="77777777" w:rsidR="00E36F0E" w:rsidRPr="00C21461" w:rsidRDefault="00393DC0" w:rsidP="00E36F0E">
            <w:pPr>
              <w:rPr>
                <w:rFonts w:cs="Arial"/>
                <w:color w:val="000000"/>
              </w:rPr>
            </w:pPr>
            <w:r w:rsidRPr="00C21461">
              <w:rPr>
                <w:rFonts w:cs="Arial"/>
              </w:rPr>
              <w:t>No String length limit</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5DB77F0C" w14:textId="77777777" w:rsidR="00E36F0E" w:rsidRPr="00C21461" w:rsidRDefault="00393DC0" w:rsidP="00E36F0E">
            <w:pPr>
              <w:rPr>
                <w:rFonts w:cs="Arial"/>
                <w:color w:val="000000"/>
              </w:rPr>
            </w:pPr>
            <w:r w:rsidRPr="00C21461">
              <w:rPr>
                <w:rFonts w:cs="Arial"/>
                <w:color w:val="000000"/>
              </w:rPr>
              <w:t>IP address</w:t>
            </w:r>
          </w:p>
        </w:tc>
      </w:tr>
      <w:tr w:rsidR="00E36F0E" w:rsidRPr="00C21461" w14:paraId="30538FDB"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A989E6E" w14:textId="77777777" w:rsidR="00E36F0E" w:rsidRPr="00C21461" w:rsidRDefault="00393DC0" w:rsidP="00E36F0E">
            <w:pPr>
              <w:jc w:val="center"/>
              <w:rPr>
                <w:rFonts w:cs="Arial"/>
              </w:rPr>
            </w:pPr>
            <w:r w:rsidRPr="00C21461">
              <w:rPr>
                <w:rFonts w:cs="Arial"/>
              </w:rPr>
              <w:t>R</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7C02D5A6" w14:textId="77777777" w:rsidR="00E36F0E" w:rsidRPr="00C21461" w:rsidRDefault="00393DC0" w:rsidP="00E36F0E">
            <w:pPr>
              <w:rPr>
                <w:rFonts w:cs="Arial"/>
                <w:color w:val="000000"/>
              </w:rPr>
            </w:pPr>
            <w:r w:rsidRPr="00C21461">
              <w:rPr>
                <w:rFonts w:cs="Arial"/>
                <w:color w:val="000000"/>
              </w:rPr>
              <w:t>ipSubnet</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3CB2C88" w14:textId="77777777" w:rsidR="00E36F0E" w:rsidRPr="00C21461" w:rsidRDefault="00393DC0" w:rsidP="00E36F0E">
            <w:pPr>
              <w:rPr>
                <w:rFonts w:cs="Arial"/>
              </w:rPr>
            </w:pPr>
            <w:r w:rsidRPr="00C21461">
              <w:rPr>
                <w:rFonts w:cs="Arial"/>
              </w:rPr>
              <w:t>String</w:t>
            </w: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74780E2F" w14:textId="77777777" w:rsidR="00E36F0E" w:rsidRPr="00C21461" w:rsidRDefault="00393DC0">
            <w:pPr>
              <w:rPr>
                <w:rFonts w:cs="Arial"/>
              </w:rPr>
            </w:pPr>
            <w:r w:rsidRPr="00C21461">
              <w:rPr>
                <w:rFonts w:cs="Arial"/>
                <w:color w:val="000000"/>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3CC5046E" w14:textId="77777777" w:rsidR="00E36F0E" w:rsidRPr="00C21461" w:rsidRDefault="00393DC0" w:rsidP="00E36F0E">
            <w:pPr>
              <w:rPr>
                <w:rFonts w:cs="Arial"/>
              </w:rPr>
            </w:pPr>
            <w:r w:rsidRPr="00C21461">
              <w:rPr>
                <w:rFonts w:cs="Arial"/>
              </w:rPr>
              <w:t>Char Value:0-255</w:t>
            </w:r>
          </w:p>
          <w:p w14:paraId="6D47C467" w14:textId="77777777" w:rsidR="00E36F0E" w:rsidRPr="00C21461" w:rsidRDefault="00393DC0" w:rsidP="00E36F0E">
            <w:pPr>
              <w:rPr>
                <w:rFonts w:cs="Arial"/>
                <w:color w:val="000000"/>
              </w:rPr>
            </w:pPr>
            <w:r w:rsidRPr="00C21461">
              <w:rPr>
                <w:rFonts w:cs="Arial"/>
              </w:rPr>
              <w:t>No String length limit</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75469874" w14:textId="77777777" w:rsidR="00E36F0E" w:rsidRPr="00C21461" w:rsidRDefault="00393DC0" w:rsidP="00E36F0E">
            <w:pPr>
              <w:rPr>
                <w:rFonts w:cs="Arial"/>
                <w:color w:val="000000"/>
              </w:rPr>
            </w:pPr>
            <w:r w:rsidRPr="00C21461">
              <w:rPr>
                <w:rFonts w:cs="Arial"/>
                <w:color w:val="000000"/>
              </w:rPr>
              <w:t>Subnet mask</w:t>
            </w:r>
          </w:p>
        </w:tc>
      </w:tr>
      <w:tr w:rsidR="00E36F0E" w:rsidRPr="00C21461" w14:paraId="25B316FF"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0C285D3" w14:textId="77777777" w:rsidR="00E36F0E" w:rsidRPr="00C21461" w:rsidRDefault="00393DC0" w:rsidP="00E36F0E">
            <w:pPr>
              <w:jc w:val="center"/>
              <w:rPr>
                <w:rFonts w:cs="Arial"/>
              </w:rPr>
            </w:pPr>
            <w:r w:rsidRPr="00C21461">
              <w:rPr>
                <w:rFonts w:cs="Arial"/>
              </w:rPr>
              <w:t>R</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1194AB26" w14:textId="77777777" w:rsidR="00E36F0E" w:rsidRPr="00C21461" w:rsidRDefault="00393DC0" w:rsidP="00E36F0E">
            <w:pPr>
              <w:rPr>
                <w:rFonts w:cs="Arial"/>
                <w:color w:val="000000"/>
              </w:rPr>
            </w:pPr>
            <w:r w:rsidRPr="00C21461">
              <w:rPr>
                <w:rFonts w:cs="Arial"/>
                <w:color w:val="000000"/>
              </w:rPr>
              <w:t>ipGateway</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0F768CD3" w14:textId="77777777" w:rsidR="00E36F0E" w:rsidRPr="00C21461" w:rsidRDefault="00393DC0" w:rsidP="00E36F0E">
            <w:pPr>
              <w:rPr>
                <w:rFonts w:cs="Arial"/>
              </w:rPr>
            </w:pPr>
            <w:r w:rsidRPr="00C21461">
              <w:rPr>
                <w:rFonts w:cs="Arial"/>
              </w:rPr>
              <w:t>String</w:t>
            </w: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52054116" w14:textId="77777777" w:rsidR="00E36F0E" w:rsidRPr="00C21461" w:rsidRDefault="00393DC0">
            <w:pPr>
              <w:rPr>
                <w:rFonts w:cs="Arial"/>
              </w:rPr>
            </w:pPr>
            <w:r w:rsidRPr="00C21461">
              <w:rPr>
                <w:rFonts w:cs="Arial"/>
                <w:color w:val="000000"/>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2E9EB8F1" w14:textId="77777777" w:rsidR="00E36F0E" w:rsidRPr="00C21461" w:rsidRDefault="00393DC0" w:rsidP="00E36F0E">
            <w:pPr>
              <w:rPr>
                <w:rFonts w:cs="Arial"/>
              </w:rPr>
            </w:pPr>
            <w:r w:rsidRPr="00C21461">
              <w:rPr>
                <w:rFonts w:cs="Arial"/>
              </w:rPr>
              <w:t>Char Value:0-255</w:t>
            </w:r>
          </w:p>
          <w:p w14:paraId="1A29C820" w14:textId="77777777" w:rsidR="00E36F0E" w:rsidRPr="00C21461" w:rsidRDefault="00393DC0" w:rsidP="00E36F0E">
            <w:pPr>
              <w:rPr>
                <w:rFonts w:cs="Arial"/>
                <w:color w:val="000000"/>
              </w:rPr>
            </w:pPr>
            <w:r w:rsidRPr="00C21461">
              <w:rPr>
                <w:rFonts w:cs="Arial"/>
              </w:rPr>
              <w:t>No String length limit</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4FEF2D8B" w14:textId="77777777" w:rsidR="00E36F0E" w:rsidRPr="00C21461" w:rsidRDefault="00393DC0" w:rsidP="00E36F0E">
            <w:pPr>
              <w:rPr>
                <w:rFonts w:cs="Arial"/>
                <w:color w:val="000000"/>
              </w:rPr>
            </w:pPr>
            <w:r w:rsidRPr="00C21461">
              <w:rPr>
                <w:rFonts w:cs="Arial"/>
                <w:color w:val="000000"/>
              </w:rPr>
              <w:t>GW IP address</w:t>
            </w:r>
          </w:p>
        </w:tc>
      </w:tr>
      <w:tr w:rsidR="00E36F0E" w:rsidRPr="00C21461" w14:paraId="7AD6F725"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28604E2" w14:textId="77777777" w:rsidR="00E36F0E" w:rsidRPr="00C21461" w:rsidRDefault="00393DC0" w:rsidP="00E36F0E">
            <w:pPr>
              <w:jc w:val="center"/>
              <w:rPr>
                <w:rFonts w:cs="Arial"/>
              </w:rPr>
            </w:pPr>
            <w:r w:rsidRPr="00C21461">
              <w:rPr>
                <w:rFonts w:cs="Arial"/>
              </w:rPr>
              <w:t>R</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4A76408C" w14:textId="77777777" w:rsidR="00E36F0E" w:rsidRPr="00C21461" w:rsidRDefault="00393DC0" w:rsidP="00E36F0E">
            <w:pPr>
              <w:rPr>
                <w:rFonts w:cs="Arial"/>
                <w:color w:val="000000"/>
              </w:rPr>
            </w:pPr>
            <w:r w:rsidRPr="00C21461">
              <w:rPr>
                <w:rFonts w:cs="Arial"/>
                <w:color w:val="000000"/>
              </w:rPr>
              <w:t>ipDnsPref</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35970AA9" w14:textId="77777777" w:rsidR="00E36F0E" w:rsidRPr="00C21461" w:rsidRDefault="00393DC0" w:rsidP="00E36F0E">
            <w:pPr>
              <w:rPr>
                <w:rFonts w:cs="Arial"/>
              </w:rPr>
            </w:pPr>
            <w:r w:rsidRPr="00C21461">
              <w:rPr>
                <w:rFonts w:cs="Arial"/>
              </w:rPr>
              <w:t>String</w:t>
            </w: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7E80BA06" w14:textId="77777777" w:rsidR="00E36F0E" w:rsidRPr="00C21461" w:rsidRDefault="00393DC0">
            <w:pPr>
              <w:rPr>
                <w:rFonts w:cs="Arial"/>
              </w:rPr>
            </w:pPr>
            <w:r w:rsidRPr="00C21461">
              <w:rPr>
                <w:rFonts w:cs="Arial"/>
                <w:color w:val="000000"/>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2B6D8712" w14:textId="77777777" w:rsidR="00E36F0E" w:rsidRPr="00C21461" w:rsidRDefault="00393DC0" w:rsidP="00E36F0E">
            <w:pPr>
              <w:rPr>
                <w:rFonts w:cs="Arial"/>
              </w:rPr>
            </w:pPr>
            <w:r w:rsidRPr="00C21461">
              <w:rPr>
                <w:rFonts w:cs="Arial"/>
              </w:rPr>
              <w:t>Char Value:0-255</w:t>
            </w:r>
          </w:p>
          <w:p w14:paraId="23E38001" w14:textId="77777777" w:rsidR="00E36F0E" w:rsidRPr="00C21461" w:rsidRDefault="00393DC0" w:rsidP="00E36F0E">
            <w:pPr>
              <w:rPr>
                <w:rFonts w:cs="Arial"/>
                <w:color w:val="000000"/>
              </w:rPr>
            </w:pPr>
            <w:r w:rsidRPr="00C21461">
              <w:rPr>
                <w:rFonts w:cs="Arial"/>
              </w:rPr>
              <w:t>No String length limit</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69B25E42" w14:textId="77777777" w:rsidR="00E36F0E" w:rsidRPr="00C21461" w:rsidRDefault="00393DC0" w:rsidP="00E36F0E">
            <w:pPr>
              <w:rPr>
                <w:rFonts w:cs="Arial"/>
                <w:color w:val="000000"/>
              </w:rPr>
            </w:pPr>
            <w:r w:rsidRPr="00C21461">
              <w:rPr>
                <w:rFonts w:cs="Arial"/>
                <w:color w:val="000000"/>
              </w:rPr>
              <w:t>IP address of primary DNS</w:t>
            </w:r>
          </w:p>
        </w:tc>
      </w:tr>
      <w:tr w:rsidR="00E36F0E" w:rsidRPr="00C21461" w14:paraId="405815F4" w14:textId="77777777" w:rsidTr="00E36F0E">
        <w:trPr>
          <w:gridAfter w:val="1"/>
          <w:wAfter w:w="13" w:type="dxa"/>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3D4393C" w14:textId="77777777" w:rsidR="00E36F0E" w:rsidRPr="00C21461" w:rsidRDefault="00393DC0" w:rsidP="00E36F0E">
            <w:pPr>
              <w:jc w:val="center"/>
              <w:rPr>
                <w:rFonts w:cs="Arial"/>
              </w:rPr>
            </w:pPr>
            <w:r w:rsidRPr="00C21461">
              <w:rPr>
                <w:rFonts w:cs="Arial"/>
              </w:rPr>
              <w:t>R</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14:paraId="1FA470C4" w14:textId="77777777" w:rsidR="00E36F0E" w:rsidRPr="00C21461" w:rsidRDefault="00393DC0" w:rsidP="00E36F0E">
            <w:pPr>
              <w:rPr>
                <w:rFonts w:cs="Arial"/>
                <w:color w:val="000000"/>
              </w:rPr>
            </w:pPr>
            <w:r w:rsidRPr="00C21461">
              <w:rPr>
                <w:rFonts w:cs="Arial"/>
                <w:color w:val="000000"/>
              </w:rPr>
              <w:t>ipDnsAlt</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0286CB00" w14:textId="77777777" w:rsidR="00E36F0E" w:rsidRPr="00C21461" w:rsidRDefault="00393DC0" w:rsidP="00E36F0E">
            <w:pPr>
              <w:rPr>
                <w:rFonts w:cs="Arial"/>
              </w:rPr>
            </w:pPr>
            <w:r w:rsidRPr="00C21461">
              <w:rPr>
                <w:rFonts w:cs="Arial"/>
              </w:rPr>
              <w:t>String</w:t>
            </w:r>
          </w:p>
        </w:tc>
        <w:tc>
          <w:tcPr>
            <w:tcW w:w="2579" w:type="dxa"/>
            <w:tcBorders>
              <w:top w:val="single" w:sz="4" w:space="0" w:color="auto"/>
              <w:left w:val="single" w:sz="4" w:space="0" w:color="auto"/>
              <w:bottom w:val="single" w:sz="4" w:space="0" w:color="auto"/>
              <w:right w:val="single" w:sz="4" w:space="0" w:color="auto"/>
            </w:tcBorders>
            <w:shd w:val="clear" w:color="auto" w:fill="FFFFFF"/>
          </w:tcPr>
          <w:p w14:paraId="08267088" w14:textId="77777777" w:rsidR="00E36F0E" w:rsidRPr="00C21461" w:rsidRDefault="00393DC0">
            <w:pPr>
              <w:rPr>
                <w:rFonts w:cs="Arial"/>
              </w:rPr>
            </w:pPr>
            <w:r w:rsidRPr="00C21461">
              <w:rPr>
                <w:rFonts w:cs="Arial"/>
                <w:color w:val="000000"/>
              </w:rPr>
              <w:t>-</w:t>
            </w:r>
          </w:p>
        </w:tc>
        <w:tc>
          <w:tcPr>
            <w:tcW w:w="1436" w:type="dxa"/>
            <w:tcBorders>
              <w:top w:val="single" w:sz="4" w:space="0" w:color="auto"/>
              <w:left w:val="single" w:sz="4" w:space="0" w:color="auto"/>
              <w:bottom w:val="single" w:sz="4" w:space="0" w:color="auto"/>
              <w:right w:val="single" w:sz="4" w:space="0" w:color="auto"/>
            </w:tcBorders>
            <w:shd w:val="clear" w:color="auto" w:fill="FFFFFF"/>
          </w:tcPr>
          <w:p w14:paraId="45B7C75B" w14:textId="77777777" w:rsidR="00E36F0E" w:rsidRPr="00C21461" w:rsidRDefault="00393DC0" w:rsidP="00E36F0E">
            <w:pPr>
              <w:rPr>
                <w:rFonts w:cs="Arial"/>
              </w:rPr>
            </w:pPr>
            <w:r w:rsidRPr="00C21461">
              <w:rPr>
                <w:rFonts w:cs="Arial"/>
              </w:rPr>
              <w:t>Char Value:0-255</w:t>
            </w:r>
          </w:p>
          <w:p w14:paraId="3667D680" w14:textId="77777777" w:rsidR="00E36F0E" w:rsidRPr="00C21461" w:rsidRDefault="00393DC0" w:rsidP="00E36F0E">
            <w:pPr>
              <w:rPr>
                <w:rFonts w:cs="Arial"/>
                <w:color w:val="000000"/>
              </w:rPr>
            </w:pPr>
            <w:r w:rsidRPr="00C21461">
              <w:rPr>
                <w:rFonts w:cs="Arial"/>
              </w:rPr>
              <w:t>No String length limit</w:t>
            </w:r>
          </w:p>
        </w:tc>
        <w:tc>
          <w:tcPr>
            <w:tcW w:w="2074" w:type="dxa"/>
            <w:tcBorders>
              <w:top w:val="single" w:sz="4" w:space="0" w:color="auto"/>
              <w:left w:val="single" w:sz="4" w:space="0" w:color="auto"/>
              <w:bottom w:val="single" w:sz="4" w:space="0" w:color="auto"/>
              <w:right w:val="single" w:sz="4" w:space="0" w:color="auto"/>
            </w:tcBorders>
            <w:shd w:val="clear" w:color="auto" w:fill="FFFFFF"/>
          </w:tcPr>
          <w:p w14:paraId="489CBEFF" w14:textId="77777777" w:rsidR="00E36F0E" w:rsidRPr="00C21461" w:rsidRDefault="00393DC0" w:rsidP="00E36F0E">
            <w:pPr>
              <w:rPr>
                <w:rFonts w:cs="Arial"/>
                <w:color w:val="000000"/>
              </w:rPr>
            </w:pPr>
            <w:r w:rsidRPr="00C21461">
              <w:rPr>
                <w:rFonts w:cs="Arial"/>
                <w:color w:val="000000"/>
              </w:rPr>
              <w:t>IP address of secondary DNS</w:t>
            </w:r>
          </w:p>
        </w:tc>
      </w:tr>
    </w:tbl>
    <w:p w14:paraId="0E4EF8E7" w14:textId="77777777" w:rsidR="00E36F0E" w:rsidRPr="00C21461" w:rsidRDefault="00E36F0E">
      <w:pPr>
        <w:rPr>
          <w:rFonts w:cs="Arial"/>
        </w:rPr>
      </w:pPr>
    </w:p>
    <w:p w14:paraId="24478E91" w14:textId="0E8929AB" w:rsidR="00E36F0E" w:rsidRDefault="00393DC0" w:rsidP="00506E2F">
      <w:pPr>
        <w:pStyle w:val="Heading4"/>
      </w:pPr>
      <w:r w:rsidRPr="00B9479B">
        <w:t>MD-REQ-380301/A-CellNQMInd</w:t>
      </w:r>
    </w:p>
    <w:p w14:paraId="5A22E1D5" w14:textId="77777777" w:rsidR="00E36F0E" w:rsidRPr="002270E3" w:rsidRDefault="00393DC0" w:rsidP="00E36F0E">
      <w:pPr>
        <w:rPr>
          <w:rFonts w:cs="Arial"/>
        </w:rPr>
      </w:pPr>
      <w:r w:rsidRPr="00DF2AD3">
        <w:rPr>
          <w:rFonts w:cs="Arial"/>
        </w:rPr>
        <w:t>This API is used</w:t>
      </w:r>
      <w:r>
        <w:rPr>
          <w:rFonts w:cs="Arial"/>
        </w:rPr>
        <w:t xml:space="preserve"> internally by WIRClient and WIRServer to broadcast an update of cellular network quality measurement.</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427"/>
        <w:gridCol w:w="1440"/>
        <w:gridCol w:w="3330"/>
      </w:tblGrid>
      <w:tr w:rsidR="00E36F0E" w:rsidRPr="00C82768" w14:paraId="04EB2673"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073E87C4" w14:textId="77777777" w:rsidR="00E36F0E" w:rsidRPr="00C82768" w:rsidRDefault="00E36F0E" w:rsidP="00E36F0E">
            <w:pPr>
              <w:spacing w:line="256" w:lineRule="auto"/>
              <w:rPr>
                <w:sz w:val="8"/>
              </w:rPr>
            </w:pPr>
          </w:p>
        </w:tc>
      </w:tr>
      <w:tr w:rsidR="00E36F0E" w:rsidRPr="00C82768" w14:paraId="3E3F67B9"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4C2EBEC0"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3858B5B3" w14:textId="77777777" w:rsidR="00E36F0E" w:rsidRPr="00C82768" w:rsidRDefault="00393DC0" w:rsidP="00E36F0E">
            <w:pPr>
              <w:spacing w:line="256" w:lineRule="auto"/>
            </w:pPr>
            <w:r w:rsidRPr="00DA32BB">
              <w:t>One-Shot (</w:t>
            </w:r>
            <w:r>
              <w:t>A-Synch)</w:t>
            </w:r>
          </w:p>
        </w:tc>
      </w:tr>
      <w:tr w:rsidR="00E36F0E" w:rsidRPr="00C82768" w14:paraId="02C82050"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217AF9ED"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05D2CB26" w14:textId="77777777" w:rsidR="00E36F0E" w:rsidRPr="00C82768" w:rsidRDefault="00393DC0" w:rsidP="00E36F0E">
            <w:pPr>
              <w:spacing w:line="256" w:lineRule="auto"/>
            </w:pPr>
            <w:r w:rsidRPr="00C82768">
              <w:t>Default</w:t>
            </w:r>
          </w:p>
        </w:tc>
      </w:tr>
      <w:tr w:rsidR="00E36F0E" w:rsidRPr="00C82768" w14:paraId="58F9AD43"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528C56AE"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6CE64533" w14:textId="77777777" w:rsidR="00E36F0E" w:rsidRPr="00C82768" w:rsidRDefault="00393DC0" w:rsidP="00E36F0E">
            <w:pPr>
              <w:spacing w:line="256" w:lineRule="auto"/>
            </w:pPr>
            <w:r w:rsidRPr="00C82768">
              <w:t>No</w:t>
            </w:r>
          </w:p>
        </w:tc>
      </w:tr>
      <w:tr w:rsidR="00E36F0E" w:rsidRPr="00C82768" w14:paraId="1D854DCC"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7D78C75E" w14:textId="77777777" w:rsidR="00E36F0E" w:rsidRPr="00C82768" w:rsidRDefault="00E36F0E" w:rsidP="00E36F0E">
            <w:pPr>
              <w:spacing w:line="256" w:lineRule="auto"/>
              <w:rPr>
                <w:sz w:val="8"/>
              </w:rPr>
            </w:pPr>
          </w:p>
        </w:tc>
      </w:tr>
      <w:tr w:rsidR="00E36F0E" w:rsidRPr="00C82768" w14:paraId="7866735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1E064D46"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72CF38D0"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12C38138" w14:textId="77777777" w:rsidR="00E36F0E" w:rsidRPr="00C82768" w:rsidRDefault="00393DC0" w:rsidP="00E36F0E">
            <w:pPr>
              <w:rPr>
                <w:b/>
              </w:rPr>
            </w:pPr>
            <w:r w:rsidRPr="00C82768">
              <w:rPr>
                <w:b/>
              </w:rPr>
              <w:t>Type</w:t>
            </w:r>
          </w:p>
        </w:tc>
        <w:tc>
          <w:tcPr>
            <w:tcW w:w="142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1410C58" w14:textId="77777777" w:rsidR="00E36F0E" w:rsidRPr="00C82768" w:rsidRDefault="00393DC0" w:rsidP="00E36F0E">
            <w:pPr>
              <w:rPr>
                <w:b/>
              </w:rPr>
            </w:pPr>
            <w:r w:rsidRPr="00C82768">
              <w:rPr>
                <w:b/>
              </w:rPr>
              <w:t>Literals</w:t>
            </w:r>
          </w:p>
        </w:tc>
        <w:tc>
          <w:tcPr>
            <w:tcW w:w="144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783855A"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B9FB16D" w14:textId="77777777" w:rsidR="00E36F0E" w:rsidRPr="00C82768" w:rsidRDefault="00393DC0" w:rsidP="00E36F0E">
            <w:pPr>
              <w:rPr>
                <w:b/>
              </w:rPr>
            </w:pPr>
            <w:r w:rsidRPr="00C82768">
              <w:rPr>
                <w:b/>
              </w:rPr>
              <w:t>Description</w:t>
            </w:r>
          </w:p>
        </w:tc>
      </w:tr>
      <w:tr w:rsidR="00E36F0E" w:rsidRPr="00C82768" w14:paraId="7072E41D"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0D64D603" w14:textId="77777777" w:rsidR="00E36F0E" w:rsidRPr="00C82768" w:rsidRDefault="00393DC0" w:rsidP="00E36F0E">
            <w:pPr>
              <w:rPr>
                <w:b/>
              </w:rPr>
            </w:pPr>
            <w:r w:rsidRPr="00C82768">
              <w:rPr>
                <w:b/>
              </w:rPr>
              <w:t>Request</w:t>
            </w:r>
          </w:p>
        </w:tc>
      </w:tr>
      <w:tr w:rsidR="00E36F0E" w:rsidRPr="00C82768" w14:paraId="3B8EACE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2A62121" w14:textId="77777777" w:rsidR="00E36F0E" w:rsidRPr="00C82768" w:rsidRDefault="00393DC0" w:rsidP="00E36F0E">
            <w:pPr>
              <w:jc w:val="center"/>
            </w:pPr>
            <w:r>
              <w:t>-</w:t>
            </w:r>
          </w:p>
        </w:tc>
        <w:tc>
          <w:tcPr>
            <w:tcW w:w="2353" w:type="dxa"/>
            <w:gridSpan w:val="2"/>
            <w:tcBorders>
              <w:top w:val="single" w:sz="4" w:space="0" w:color="auto"/>
              <w:left w:val="single" w:sz="4" w:space="0" w:color="auto"/>
              <w:bottom w:val="single" w:sz="4" w:space="0" w:color="auto"/>
              <w:right w:val="single" w:sz="4" w:space="0" w:color="auto"/>
            </w:tcBorders>
          </w:tcPr>
          <w:p w14:paraId="3A519461" w14:textId="77777777" w:rsidR="00E36F0E" w:rsidRPr="00C82768" w:rsidRDefault="00393DC0" w:rsidP="00E36F0E">
            <w:r>
              <w:t>-</w:t>
            </w:r>
          </w:p>
        </w:tc>
        <w:tc>
          <w:tcPr>
            <w:tcW w:w="900" w:type="dxa"/>
            <w:tcBorders>
              <w:top w:val="single" w:sz="4" w:space="0" w:color="auto"/>
              <w:left w:val="single" w:sz="4" w:space="0" w:color="auto"/>
              <w:bottom w:val="single" w:sz="4" w:space="0" w:color="auto"/>
              <w:right w:val="single" w:sz="4" w:space="0" w:color="auto"/>
            </w:tcBorders>
          </w:tcPr>
          <w:p w14:paraId="66B61937" w14:textId="77777777" w:rsidR="00E36F0E" w:rsidRPr="00C82768" w:rsidRDefault="00393DC0" w:rsidP="00E36F0E">
            <w:r>
              <w:t>-</w:t>
            </w:r>
          </w:p>
        </w:tc>
        <w:tc>
          <w:tcPr>
            <w:tcW w:w="1427" w:type="dxa"/>
            <w:tcBorders>
              <w:top w:val="single" w:sz="4" w:space="0" w:color="auto"/>
              <w:left w:val="single" w:sz="4" w:space="0" w:color="auto"/>
              <w:bottom w:val="single" w:sz="4" w:space="0" w:color="auto"/>
              <w:right w:val="single" w:sz="4" w:space="0" w:color="auto"/>
            </w:tcBorders>
          </w:tcPr>
          <w:p w14:paraId="72F24ADD" w14:textId="77777777" w:rsidR="00E36F0E" w:rsidRPr="00C82768" w:rsidRDefault="00393DC0" w:rsidP="00E36F0E">
            <w:r w:rsidRPr="00C82768">
              <w:t>-</w:t>
            </w:r>
          </w:p>
        </w:tc>
        <w:tc>
          <w:tcPr>
            <w:tcW w:w="1440" w:type="dxa"/>
            <w:tcBorders>
              <w:top w:val="single" w:sz="4" w:space="0" w:color="auto"/>
              <w:left w:val="single" w:sz="4" w:space="0" w:color="auto"/>
              <w:bottom w:val="single" w:sz="4" w:space="0" w:color="auto"/>
              <w:right w:val="single" w:sz="4" w:space="0" w:color="auto"/>
            </w:tcBorders>
          </w:tcPr>
          <w:p w14:paraId="542EF21A" w14:textId="77777777" w:rsidR="00E36F0E" w:rsidRPr="00751E32" w:rsidRDefault="00393DC0" w:rsidP="00E36F0E">
            <w:pPr>
              <w:rPr>
                <w:highlight w:val="yellow"/>
              </w:rPr>
            </w:pPr>
            <w:r>
              <w:rPr>
                <w:rFonts w:cs="Arial"/>
                <w:color w:val="000000"/>
                <w:szCs w:val="20"/>
              </w:rPr>
              <w:t>-</w:t>
            </w:r>
          </w:p>
        </w:tc>
        <w:tc>
          <w:tcPr>
            <w:tcW w:w="3330" w:type="dxa"/>
            <w:tcBorders>
              <w:top w:val="single" w:sz="4" w:space="0" w:color="auto"/>
              <w:left w:val="single" w:sz="4" w:space="0" w:color="auto"/>
              <w:bottom w:val="single" w:sz="4" w:space="0" w:color="auto"/>
              <w:right w:val="single" w:sz="4" w:space="0" w:color="auto"/>
            </w:tcBorders>
          </w:tcPr>
          <w:p w14:paraId="280AA5FD" w14:textId="77777777" w:rsidR="00E36F0E" w:rsidRPr="00C82768" w:rsidRDefault="00393DC0" w:rsidP="00E36F0E">
            <w:r>
              <w:t>-</w:t>
            </w:r>
          </w:p>
        </w:tc>
      </w:tr>
      <w:tr w:rsidR="00E36F0E" w:rsidRPr="00C82768" w14:paraId="54B0C91A"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6B8B2900" w14:textId="77777777" w:rsidR="00E36F0E" w:rsidRPr="00C82768" w:rsidRDefault="00393DC0" w:rsidP="00E36F0E">
            <w:r w:rsidRPr="00C82768">
              <w:rPr>
                <w:b/>
              </w:rPr>
              <w:t>Response</w:t>
            </w:r>
          </w:p>
        </w:tc>
      </w:tr>
      <w:tr w:rsidR="00E36F0E" w:rsidRPr="00C82768" w14:paraId="5D37B88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D1FDE10"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A96C9B3" w14:textId="77777777" w:rsidR="00E36F0E" w:rsidRDefault="00393DC0" w:rsidP="00E36F0E">
            <w:r>
              <w:t>mcc</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5C4D994" w14:textId="77777777" w:rsidR="00E36F0E" w:rsidRDefault="00393DC0" w:rsidP="00E36F0E">
            <w:r>
              <w:t>Int32</w:t>
            </w:r>
          </w:p>
        </w:tc>
        <w:tc>
          <w:tcPr>
            <w:tcW w:w="1427" w:type="dxa"/>
            <w:tcBorders>
              <w:top w:val="single" w:sz="4" w:space="0" w:color="auto"/>
              <w:left w:val="single" w:sz="4" w:space="0" w:color="auto"/>
              <w:bottom w:val="single" w:sz="4" w:space="0" w:color="auto"/>
              <w:right w:val="single" w:sz="4" w:space="0" w:color="auto"/>
            </w:tcBorders>
            <w:shd w:val="clear" w:color="auto" w:fill="FFFFFF"/>
          </w:tcPr>
          <w:p w14:paraId="5BDBDEC7" w14:textId="77777777" w:rsidR="00E36F0E" w:rsidRDefault="00393DC0" w:rsidP="00E36F0E">
            <w:pPr>
              <w:rPr>
                <w:rFonts w:cs="Arial"/>
                <w:color w:val="000000"/>
                <w:szCs w:val="20"/>
              </w:rPr>
            </w:pPr>
            <w:r>
              <w:rPr>
                <w:rFonts w:cs="Arial"/>
                <w:color w:val="000000"/>
                <w:szCs w:val="20"/>
              </w:rPr>
              <w:t>-</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1CFE543C" w14:textId="77777777" w:rsidR="00E36F0E" w:rsidRDefault="00393DC0" w:rsidP="00E36F0E">
            <w:pPr>
              <w:rPr>
                <w:rFonts w:cs="Arial"/>
                <w:color w:val="000000"/>
                <w:szCs w:val="20"/>
              </w:rPr>
            </w:pPr>
            <w:r>
              <w:rPr>
                <w:rFonts w:cs="Arial"/>
                <w:color w:val="000000"/>
                <w:szCs w:val="20"/>
              </w:rP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3F23067" w14:textId="77777777" w:rsidR="00E36F0E" w:rsidRDefault="00393DC0" w:rsidP="00E36F0E">
            <w:pPr>
              <w:rPr>
                <w:rFonts w:cs="Arial"/>
                <w:color w:val="000000"/>
                <w:szCs w:val="20"/>
              </w:rPr>
            </w:pPr>
            <w:r>
              <w:rPr>
                <w:rFonts w:cs="Arial"/>
                <w:color w:val="000000"/>
                <w:szCs w:val="20"/>
              </w:rPr>
              <w:t>Mobile country code</w:t>
            </w:r>
          </w:p>
        </w:tc>
      </w:tr>
      <w:tr w:rsidR="00E36F0E" w:rsidRPr="00C82768" w14:paraId="7610FCA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DAE2BF1" w14:textId="77777777" w:rsidR="00E36F0E" w:rsidRPr="00C82768" w:rsidRDefault="00393DC0" w:rsidP="00E36F0E">
            <w:pPr>
              <w:jc w:val="center"/>
            </w:pPr>
            <w:r>
              <w:lastRenderedPageBreak/>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DD898C9" w14:textId="77777777" w:rsidR="00E36F0E" w:rsidRDefault="00393DC0" w:rsidP="00E36F0E">
            <w:r>
              <w:t>mnc</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96A47DC" w14:textId="77777777" w:rsidR="00E36F0E" w:rsidRDefault="00393DC0" w:rsidP="00E36F0E">
            <w:r>
              <w:t>Int32</w:t>
            </w:r>
          </w:p>
        </w:tc>
        <w:tc>
          <w:tcPr>
            <w:tcW w:w="1427" w:type="dxa"/>
            <w:tcBorders>
              <w:top w:val="single" w:sz="4" w:space="0" w:color="auto"/>
              <w:left w:val="single" w:sz="4" w:space="0" w:color="auto"/>
              <w:bottom w:val="single" w:sz="4" w:space="0" w:color="auto"/>
              <w:right w:val="single" w:sz="4" w:space="0" w:color="auto"/>
            </w:tcBorders>
            <w:shd w:val="clear" w:color="auto" w:fill="FFFFFF"/>
          </w:tcPr>
          <w:p w14:paraId="5D53B1E4" w14:textId="77777777" w:rsidR="00E36F0E" w:rsidRDefault="00393DC0" w:rsidP="00E36F0E">
            <w:pPr>
              <w:rPr>
                <w:rFonts w:cs="Arial"/>
                <w:color w:val="000000"/>
                <w:szCs w:val="20"/>
              </w:rPr>
            </w:pPr>
            <w:r>
              <w:rPr>
                <w:rFonts w:cs="Arial"/>
                <w:color w:val="000000"/>
                <w:szCs w:val="20"/>
              </w:rPr>
              <w:t>-</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6EDC520A" w14:textId="77777777" w:rsidR="00E36F0E" w:rsidRDefault="00393DC0" w:rsidP="00E36F0E">
            <w:pPr>
              <w:rPr>
                <w:rFonts w:cs="Arial"/>
                <w:color w:val="000000"/>
                <w:szCs w:val="20"/>
              </w:rPr>
            </w:pPr>
            <w:r>
              <w:rPr>
                <w:rFonts w:cs="Arial"/>
                <w:color w:val="000000"/>
                <w:szCs w:val="20"/>
              </w:rP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5443E26" w14:textId="77777777" w:rsidR="00E36F0E" w:rsidRDefault="00393DC0" w:rsidP="00E36F0E">
            <w:pPr>
              <w:rPr>
                <w:rFonts w:cs="Arial"/>
                <w:color w:val="000000"/>
                <w:szCs w:val="20"/>
              </w:rPr>
            </w:pPr>
            <w:r>
              <w:rPr>
                <w:rFonts w:cs="Arial"/>
                <w:color w:val="000000"/>
                <w:szCs w:val="20"/>
              </w:rPr>
              <w:t>Mobile network code</w:t>
            </w:r>
          </w:p>
        </w:tc>
      </w:tr>
      <w:tr w:rsidR="00E36F0E" w:rsidRPr="00C82768" w14:paraId="04EFEE5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4B9DCD4"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9596730" w14:textId="77777777" w:rsidR="00E36F0E" w:rsidRDefault="00393DC0" w:rsidP="00E36F0E">
            <w:r>
              <w:t>three_digit_mnc</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5D882CB" w14:textId="77777777" w:rsidR="00E36F0E" w:rsidRDefault="00393DC0" w:rsidP="00E36F0E">
            <w:r>
              <w:t>Boolean</w:t>
            </w:r>
          </w:p>
        </w:tc>
        <w:tc>
          <w:tcPr>
            <w:tcW w:w="1427" w:type="dxa"/>
            <w:tcBorders>
              <w:top w:val="single" w:sz="4" w:space="0" w:color="auto"/>
              <w:left w:val="single" w:sz="4" w:space="0" w:color="auto"/>
              <w:bottom w:val="single" w:sz="4" w:space="0" w:color="auto"/>
              <w:right w:val="single" w:sz="4" w:space="0" w:color="auto"/>
            </w:tcBorders>
            <w:shd w:val="clear" w:color="auto" w:fill="FFFFFF"/>
          </w:tcPr>
          <w:p w14:paraId="7E1E5DDD" w14:textId="77777777" w:rsidR="00E36F0E" w:rsidRDefault="00393DC0" w:rsidP="00E36F0E">
            <w:pPr>
              <w:rPr>
                <w:rFonts w:cs="Arial"/>
                <w:color w:val="000000"/>
                <w:szCs w:val="20"/>
              </w:rPr>
            </w:pPr>
            <w:r>
              <w:rPr>
                <w:rFonts w:cs="Arial"/>
                <w:color w:val="000000"/>
                <w:szCs w:val="20"/>
              </w:rPr>
              <w:t>-</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6E03E95C" w14:textId="77777777" w:rsidR="00E36F0E" w:rsidRDefault="00393DC0" w:rsidP="00E36F0E">
            <w:pPr>
              <w:rPr>
                <w:rFonts w:cs="Arial"/>
                <w:color w:val="000000"/>
                <w:szCs w:val="20"/>
              </w:rPr>
            </w:pPr>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71C54DA" w14:textId="77777777" w:rsidR="00E36F0E" w:rsidRDefault="00393DC0" w:rsidP="00E36F0E">
            <w:pPr>
              <w:rPr>
                <w:rFonts w:cs="Arial"/>
                <w:color w:val="000000"/>
                <w:szCs w:val="20"/>
              </w:rPr>
            </w:pPr>
            <w:r>
              <w:rPr>
                <w:rFonts w:cs="Arial"/>
                <w:color w:val="000000"/>
                <w:szCs w:val="20"/>
              </w:rPr>
              <w:t>3 digits MNC or 2 digits MNC</w:t>
            </w:r>
          </w:p>
        </w:tc>
      </w:tr>
      <w:tr w:rsidR="00E36F0E" w:rsidRPr="00C82768" w14:paraId="681E508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3981DFC"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DC308DC" w14:textId="77777777" w:rsidR="00E36F0E" w:rsidRDefault="00393DC0" w:rsidP="00E36F0E">
            <w:r>
              <w:t>CellularNwType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E37E897" w14:textId="77777777" w:rsidR="00E36F0E" w:rsidRDefault="00393DC0" w:rsidP="00E36F0E">
            <w:r>
              <w:t>Enum</w:t>
            </w:r>
          </w:p>
        </w:tc>
        <w:tc>
          <w:tcPr>
            <w:tcW w:w="1427" w:type="dxa"/>
            <w:tcBorders>
              <w:top w:val="single" w:sz="4" w:space="0" w:color="auto"/>
              <w:left w:val="single" w:sz="4" w:space="0" w:color="auto"/>
              <w:bottom w:val="single" w:sz="4" w:space="0" w:color="auto"/>
              <w:right w:val="single" w:sz="4" w:space="0" w:color="auto"/>
            </w:tcBorders>
            <w:shd w:val="clear" w:color="auto" w:fill="FFFFFF"/>
          </w:tcPr>
          <w:p w14:paraId="01E2CEB0" w14:textId="77777777" w:rsidR="00E36F0E" w:rsidRPr="00C82768" w:rsidRDefault="00393DC0" w:rsidP="00E36F0E">
            <w:r w:rsidRPr="00C82768">
              <w:t>-</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751FE3A4" w14:textId="77777777" w:rsidR="00E36F0E" w:rsidRPr="00751E32" w:rsidRDefault="00393DC0" w:rsidP="00E36F0E">
            <w:pPr>
              <w:rPr>
                <w:highlight w:val="yellow"/>
              </w:rPr>
            </w:pPr>
            <w:r>
              <w:rPr>
                <w:rFonts w:cs="Arial"/>
                <w:color w:val="000000"/>
                <w:szCs w:val="20"/>
              </w:rP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36D0323" w14:textId="77777777" w:rsidR="00E36F0E" w:rsidRDefault="00393DC0" w:rsidP="00E36F0E">
            <w:pPr>
              <w:rPr>
                <w:rFonts w:cs="Arial"/>
                <w:color w:val="000000"/>
                <w:szCs w:val="20"/>
              </w:rPr>
            </w:pPr>
            <w:r>
              <w:rPr>
                <w:rFonts w:cs="Arial"/>
                <w:color w:val="000000"/>
                <w:szCs w:val="20"/>
              </w:rPr>
              <w:t>Cellular Network Type</w:t>
            </w:r>
          </w:p>
        </w:tc>
      </w:tr>
      <w:tr w:rsidR="00E36F0E" w:rsidRPr="00C82768" w14:paraId="43A8F39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E03F35A"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89BB94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91EF2AA" w14:textId="77777777" w:rsidR="00E36F0E" w:rsidRDefault="00E36F0E" w:rsidP="00E36F0E"/>
        </w:tc>
        <w:tc>
          <w:tcPr>
            <w:tcW w:w="1427" w:type="dxa"/>
            <w:tcBorders>
              <w:top w:val="single" w:sz="4" w:space="0" w:color="auto"/>
              <w:left w:val="single" w:sz="4" w:space="0" w:color="auto"/>
              <w:bottom w:val="single" w:sz="4" w:space="0" w:color="auto"/>
              <w:right w:val="single" w:sz="4" w:space="0" w:color="auto"/>
            </w:tcBorders>
            <w:shd w:val="clear" w:color="auto" w:fill="FFFFFF"/>
          </w:tcPr>
          <w:p w14:paraId="33504DDB" w14:textId="77777777" w:rsidR="00E36F0E" w:rsidRDefault="00393DC0" w:rsidP="00E36F0E">
            <w:pPr>
              <w:rPr>
                <w:rFonts w:cs="Arial"/>
                <w:color w:val="000000"/>
                <w:szCs w:val="20"/>
              </w:rPr>
            </w:pPr>
            <w:r>
              <w:rPr>
                <w:rFonts w:cs="Arial"/>
                <w:color w:val="000000"/>
                <w:szCs w:val="20"/>
              </w:rPr>
              <w:t>NO_NW_TYPE</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2AC7AC31" w14:textId="77777777" w:rsidR="00E36F0E" w:rsidRDefault="00393DC0" w:rsidP="00E36F0E">
            <w:pPr>
              <w:rPr>
                <w:rFonts w:cs="Arial"/>
                <w:color w:val="000000"/>
                <w:szCs w:val="20"/>
              </w:rPr>
            </w:pPr>
            <w:r>
              <w:rPr>
                <w:rFonts w:cs="Arial"/>
                <w:color w:val="000000"/>
                <w:szCs w:val="20"/>
              </w:rP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925A147" w14:textId="77777777" w:rsidR="00E36F0E" w:rsidRDefault="00393DC0" w:rsidP="00E36F0E">
            <w:pPr>
              <w:rPr>
                <w:rFonts w:cs="Arial"/>
                <w:color w:val="000000"/>
                <w:szCs w:val="20"/>
              </w:rPr>
            </w:pPr>
            <w:r>
              <w:rPr>
                <w:rFonts w:cs="Arial"/>
                <w:color w:val="000000"/>
                <w:szCs w:val="20"/>
              </w:rPr>
              <w:t>No network service</w:t>
            </w:r>
          </w:p>
        </w:tc>
      </w:tr>
      <w:tr w:rsidR="00E36F0E" w:rsidRPr="00C82768" w14:paraId="3F633C0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395B6AE"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18E0E5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1C93DB5" w14:textId="77777777" w:rsidR="00E36F0E" w:rsidRDefault="00E36F0E" w:rsidP="00E36F0E"/>
        </w:tc>
        <w:tc>
          <w:tcPr>
            <w:tcW w:w="1427" w:type="dxa"/>
            <w:tcBorders>
              <w:top w:val="single" w:sz="4" w:space="0" w:color="auto"/>
              <w:left w:val="single" w:sz="4" w:space="0" w:color="auto"/>
              <w:bottom w:val="single" w:sz="4" w:space="0" w:color="auto"/>
              <w:right w:val="single" w:sz="4" w:space="0" w:color="auto"/>
            </w:tcBorders>
            <w:shd w:val="clear" w:color="auto" w:fill="FFFFFF"/>
          </w:tcPr>
          <w:p w14:paraId="40510645" w14:textId="77777777" w:rsidR="00E36F0E" w:rsidRDefault="00393DC0" w:rsidP="00E36F0E">
            <w:pPr>
              <w:rPr>
                <w:rFonts w:cs="Arial"/>
                <w:color w:val="000000"/>
                <w:szCs w:val="20"/>
              </w:rPr>
            </w:pPr>
            <w:r>
              <w:rPr>
                <w:rFonts w:cs="Arial"/>
                <w:color w:val="000000"/>
                <w:szCs w:val="20"/>
              </w:rPr>
              <w:t>GSM_NW</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7F6A63C6" w14:textId="77777777" w:rsidR="00E36F0E" w:rsidRDefault="00393DC0" w:rsidP="00E36F0E">
            <w:pPr>
              <w:rPr>
                <w:rFonts w:cs="Arial"/>
                <w:color w:val="000000"/>
                <w:szCs w:val="20"/>
              </w:rPr>
            </w:pPr>
            <w:r>
              <w:rPr>
                <w:rFonts w:cs="Arial"/>
                <w:color w:val="000000"/>
                <w:szCs w:val="20"/>
              </w:rP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F82938C" w14:textId="77777777" w:rsidR="00E36F0E" w:rsidRDefault="00393DC0" w:rsidP="00E36F0E">
            <w:pPr>
              <w:rPr>
                <w:rFonts w:cs="Arial"/>
                <w:color w:val="000000"/>
                <w:szCs w:val="20"/>
              </w:rPr>
            </w:pPr>
            <w:r>
              <w:rPr>
                <w:rFonts w:cs="Arial"/>
                <w:color w:val="000000"/>
                <w:szCs w:val="20"/>
              </w:rPr>
              <w:t>GSM</w:t>
            </w:r>
          </w:p>
        </w:tc>
      </w:tr>
      <w:tr w:rsidR="00E36F0E" w:rsidRPr="00C82768" w14:paraId="5D44C38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D01932E"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0783AFB"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F7B7EE8" w14:textId="77777777" w:rsidR="00E36F0E" w:rsidRDefault="00E36F0E" w:rsidP="00E36F0E"/>
        </w:tc>
        <w:tc>
          <w:tcPr>
            <w:tcW w:w="1427" w:type="dxa"/>
            <w:tcBorders>
              <w:top w:val="single" w:sz="4" w:space="0" w:color="auto"/>
              <w:left w:val="single" w:sz="4" w:space="0" w:color="auto"/>
              <w:bottom w:val="single" w:sz="4" w:space="0" w:color="auto"/>
              <w:right w:val="single" w:sz="4" w:space="0" w:color="auto"/>
            </w:tcBorders>
            <w:shd w:val="clear" w:color="auto" w:fill="FFFFFF"/>
          </w:tcPr>
          <w:p w14:paraId="7FC06E4F" w14:textId="77777777" w:rsidR="00E36F0E" w:rsidRDefault="00393DC0" w:rsidP="00E36F0E">
            <w:pPr>
              <w:rPr>
                <w:rFonts w:cs="Arial"/>
                <w:color w:val="000000"/>
                <w:szCs w:val="20"/>
              </w:rPr>
            </w:pPr>
            <w:r>
              <w:rPr>
                <w:rFonts w:cs="Arial"/>
                <w:color w:val="000000"/>
                <w:szCs w:val="20"/>
              </w:rPr>
              <w:t>UMTS_NW</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1454B959" w14:textId="77777777" w:rsidR="00E36F0E" w:rsidRDefault="00393DC0" w:rsidP="00E36F0E">
            <w:pPr>
              <w:rPr>
                <w:rFonts w:cs="Arial"/>
                <w:color w:val="000000"/>
                <w:szCs w:val="20"/>
              </w:rPr>
            </w:pPr>
            <w:r>
              <w:rPr>
                <w:rFonts w:cs="Arial"/>
                <w:color w:val="000000"/>
                <w:szCs w:val="20"/>
              </w:rP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1574D7F" w14:textId="77777777" w:rsidR="00E36F0E" w:rsidRDefault="00393DC0" w:rsidP="00E36F0E">
            <w:pPr>
              <w:rPr>
                <w:rFonts w:cs="Arial"/>
                <w:color w:val="000000"/>
                <w:szCs w:val="20"/>
              </w:rPr>
            </w:pPr>
            <w:r>
              <w:rPr>
                <w:rFonts w:cs="Arial"/>
                <w:color w:val="000000"/>
                <w:szCs w:val="20"/>
              </w:rPr>
              <w:t>UMTS</w:t>
            </w:r>
          </w:p>
        </w:tc>
      </w:tr>
      <w:tr w:rsidR="00E36F0E" w:rsidRPr="00C82768" w14:paraId="00FEDCF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20DC2F9"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4FD956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F58C305" w14:textId="77777777" w:rsidR="00E36F0E" w:rsidRDefault="00E36F0E" w:rsidP="00E36F0E"/>
        </w:tc>
        <w:tc>
          <w:tcPr>
            <w:tcW w:w="1427" w:type="dxa"/>
            <w:tcBorders>
              <w:top w:val="single" w:sz="4" w:space="0" w:color="auto"/>
              <w:left w:val="single" w:sz="4" w:space="0" w:color="auto"/>
              <w:bottom w:val="single" w:sz="4" w:space="0" w:color="auto"/>
              <w:right w:val="single" w:sz="4" w:space="0" w:color="auto"/>
            </w:tcBorders>
            <w:shd w:val="clear" w:color="auto" w:fill="FFFFFF"/>
          </w:tcPr>
          <w:p w14:paraId="2B3E584E" w14:textId="77777777" w:rsidR="00E36F0E" w:rsidRDefault="00393DC0" w:rsidP="00E36F0E">
            <w:pPr>
              <w:rPr>
                <w:rFonts w:cs="Arial"/>
                <w:color w:val="000000"/>
                <w:szCs w:val="20"/>
              </w:rPr>
            </w:pPr>
            <w:r>
              <w:rPr>
                <w:rFonts w:cs="Arial"/>
                <w:color w:val="000000"/>
                <w:szCs w:val="20"/>
              </w:rPr>
              <w:t>LTE_NW</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11CE78BD" w14:textId="77777777" w:rsidR="00E36F0E" w:rsidRDefault="00393DC0" w:rsidP="00E36F0E">
            <w:pPr>
              <w:rPr>
                <w:rFonts w:cs="Arial"/>
                <w:color w:val="000000"/>
                <w:szCs w:val="20"/>
              </w:rPr>
            </w:pPr>
            <w:r>
              <w:rPr>
                <w:rFonts w:cs="Arial"/>
                <w:color w:val="000000"/>
                <w:szCs w:val="20"/>
              </w:rP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8FA9A51" w14:textId="77777777" w:rsidR="00E36F0E" w:rsidRDefault="00393DC0" w:rsidP="00E36F0E">
            <w:pPr>
              <w:rPr>
                <w:rFonts w:cs="Arial"/>
                <w:color w:val="000000"/>
                <w:szCs w:val="20"/>
              </w:rPr>
            </w:pPr>
            <w:r>
              <w:rPr>
                <w:rFonts w:cs="Arial"/>
                <w:color w:val="000000"/>
                <w:szCs w:val="20"/>
              </w:rPr>
              <w:t>LTE</w:t>
            </w:r>
          </w:p>
        </w:tc>
      </w:tr>
      <w:tr w:rsidR="00E36F0E" w:rsidRPr="00C82768" w14:paraId="0BDFB03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C7074EE"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142AFF2" w14:textId="77777777" w:rsidR="00E36F0E" w:rsidRDefault="00393DC0" w:rsidP="00E36F0E">
            <w:r>
              <w:t>CellularRatType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664A1EB" w14:textId="77777777" w:rsidR="00E36F0E" w:rsidRDefault="00393DC0" w:rsidP="00E36F0E">
            <w:r>
              <w:t>Enum</w:t>
            </w:r>
          </w:p>
        </w:tc>
        <w:tc>
          <w:tcPr>
            <w:tcW w:w="1427" w:type="dxa"/>
            <w:tcBorders>
              <w:top w:val="single" w:sz="4" w:space="0" w:color="auto"/>
              <w:left w:val="single" w:sz="4" w:space="0" w:color="auto"/>
              <w:bottom w:val="single" w:sz="4" w:space="0" w:color="auto"/>
              <w:right w:val="single" w:sz="4" w:space="0" w:color="auto"/>
            </w:tcBorders>
            <w:shd w:val="clear" w:color="auto" w:fill="FFFFFF"/>
          </w:tcPr>
          <w:p w14:paraId="1DA48765" w14:textId="77777777" w:rsidR="00E36F0E" w:rsidRPr="00C82768" w:rsidRDefault="00393DC0" w:rsidP="00E36F0E">
            <w:r w:rsidRPr="00C82768">
              <w:t>-</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4BEAEB0F" w14:textId="77777777" w:rsidR="00E36F0E" w:rsidRPr="00751E32" w:rsidRDefault="00393DC0" w:rsidP="00E36F0E">
            <w:pPr>
              <w:rPr>
                <w:highlight w:val="yellow"/>
              </w:rPr>
            </w:pPr>
            <w:r>
              <w:rPr>
                <w:rFonts w:cs="Arial"/>
                <w:color w:val="000000"/>
                <w:szCs w:val="20"/>
              </w:rP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E486F3A" w14:textId="77777777" w:rsidR="00E36F0E" w:rsidRDefault="00393DC0" w:rsidP="00E36F0E">
            <w:pPr>
              <w:rPr>
                <w:rFonts w:cs="Arial"/>
                <w:color w:val="000000"/>
                <w:szCs w:val="20"/>
              </w:rPr>
            </w:pPr>
            <w:r>
              <w:rPr>
                <w:rFonts w:cs="Arial"/>
                <w:color w:val="000000"/>
                <w:szCs w:val="20"/>
              </w:rPr>
              <w:t>Cellular RAT Type</w:t>
            </w:r>
          </w:p>
        </w:tc>
      </w:tr>
      <w:tr w:rsidR="00E36F0E" w:rsidRPr="00C82768" w14:paraId="4134A75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F77943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97D7C8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E1E7D76" w14:textId="77777777" w:rsidR="00E36F0E" w:rsidRDefault="00E36F0E" w:rsidP="00E36F0E"/>
        </w:tc>
        <w:tc>
          <w:tcPr>
            <w:tcW w:w="1427" w:type="dxa"/>
            <w:tcBorders>
              <w:top w:val="single" w:sz="4" w:space="0" w:color="auto"/>
              <w:left w:val="single" w:sz="4" w:space="0" w:color="auto"/>
              <w:bottom w:val="single" w:sz="4" w:space="0" w:color="auto"/>
              <w:right w:val="single" w:sz="4" w:space="0" w:color="auto"/>
            </w:tcBorders>
            <w:shd w:val="clear" w:color="auto" w:fill="FFFFFF"/>
          </w:tcPr>
          <w:p w14:paraId="22C009D6" w14:textId="77777777" w:rsidR="00E36F0E" w:rsidRDefault="00393DC0" w:rsidP="00E36F0E">
            <w:pPr>
              <w:rPr>
                <w:rFonts w:cs="Arial"/>
                <w:color w:val="000000"/>
                <w:szCs w:val="20"/>
              </w:rPr>
            </w:pPr>
            <w:r>
              <w:rPr>
                <w:rFonts w:cs="Arial"/>
                <w:color w:val="000000"/>
                <w:szCs w:val="20"/>
              </w:rPr>
              <w:t>NO_NW</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3C4614DC" w14:textId="77777777" w:rsidR="00E36F0E" w:rsidRDefault="00393DC0" w:rsidP="00E36F0E">
            <w:pPr>
              <w:rPr>
                <w:rFonts w:cs="Arial"/>
                <w:color w:val="000000"/>
                <w:szCs w:val="20"/>
              </w:rPr>
            </w:pPr>
            <w:r>
              <w:rPr>
                <w:rFonts w:cs="Arial"/>
                <w:color w:val="000000"/>
                <w:szCs w:val="20"/>
              </w:rP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79B05A6" w14:textId="77777777" w:rsidR="00E36F0E" w:rsidRDefault="00393DC0" w:rsidP="00E36F0E">
            <w:pPr>
              <w:rPr>
                <w:rFonts w:cs="Arial"/>
                <w:color w:val="000000"/>
                <w:szCs w:val="20"/>
              </w:rPr>
            </w:pPr>
            <w:r>
              <w:rPr>
                <w:rFonts w:cs="Arial"/>
                <w:color w:val="000000"/>
                <w:szCs w:val="20"/>
              </w:rPr>
              <w:t>No network available</w:t>
            </w:r>
          </w:p>
        </w:tc>
      </w:tr>
      <w:tr w:rsidR="00E36F0E" w:rsidRPr="00C82768" w14:paraId="16FC676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C03AB7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3D6A4D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C7DA790" w14:textId="77777777" w:rsidR="00E36F0E" w:rsidRDefault="00E36F0E" w:rsidP="00E36F0E"/>
        </w:tc>
        <w:tc>
          <w:tcPr>
            <w:tcW w:w="1427" w:type="dxa"/>
            <w:tcBorders>
              <w:top w:val="single" w:sz="4" w:space="0" w:color="auto"/>
              <w:left w:val="single" w:sz="4" w:space="0" w:color="auto"/>
              <w:bottom w:val="single" w:sz="4" w:space="0" w:color="auto"/>
              <w:right w:val="single" w:sz="4" w:space="0" w:color="auto"/>
            </w:tcBorders>
            <w:shd w:val="clear" w:color="auto" w:fill="FFFFFF"/>
          </w:tcPr>
          <w:p w14:paraId="2B921DA6" w14:textId="77777777" w:rsidR="00E36F0E" w:rsidRDefault="00393DC0" w:rsidP="00E36F0E">
            <w:pPr>
              <w:rPr>
                <w:rFonts w:cs="Arial"/>
                <w:color w:val="000000"/>
                <w:szCs w:val="20"/>
              </w:rPr>
            </w:pPr>
            <w:r>
              <w:rPr>
                <w:rFonts w:cs="Arial"/>
                <w:color w:val="000000"/>
                <w:szCs w:val="20"/>
              </w:rPr>
              <w:t>GSM</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1F883728" w14:textId="77777777" w:rsidR="00E36F0E" w:rsidRDefault="00393DC0" w:rsidP="00E36F0E">
            <w:pPr>
              <w:rPr>
                <w:rFonts w:cs="Arial"/>
                <w:color w:val="000000"/>
                <w:szCs w:val="20"/>
              </w:rPr>
            </w:pPr>
            <w:r>
              <w:rPr>
                <w:rFonts w:cs="Arial"/>
                <w:color w:val="000000"/>
                <w:szCs w:val="20"/>
              </w:rP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7B8C8CE" w14:textId="77777777" w:rsidR="00E36F0E" w:rsidRDefault="00393DC0" w:rsidP="00E36F0E">
            <w:pPr>
              <w:rPr>
                <w:rFonts w:cs="Arial"/>
                <w:color w:val="000000"/>
                <w:szCs w:val="20"/>
              </w:rPr>
            </w:pPr>
            <w:r>
              <w:rPr>
                <w:rFonts w:cs="Arial"/>
                <w:color w:val="000000"/>
                <w:szCs w:val="20"/>
              </w:rPr>
              <w:t>GSM</w:t>
            </w:r>
          </w:p>
        </w:tc>
      </w:tr>
      <w:tr w:rsidR="00E36F0E" w:rsidRPr="00C82768" w14:paraId="1769714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C1852E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C3067DD"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80D794D" w14:textId="77777777" w:rsidR="00E36F0E" w:rsidRDefault="00E36F0E" w:rsidP="00E36F0E"/>
        </w:tc>
        <w:tc>
          <w:tcPr>
            <w:tcW w:w="1427" w:type="dxa"/>
            <w:tcBorders>
              <w:top w:val="single" w:sz="4" w:space="0" w:color="auto"/>
              <w:left w:val="single" w:sz="4" w:space="0" w:color="auto"/>
              <w:bottom w:val="single" w:sz="4" w:space="0" w:color="auto"/>
              <w:right w:val="single" w:sz="4" w:space="0" w:color="auto"/>
            </w:tcBorders>
            <w:shd w:val="clear" w:color="auto" w:fill="FFFFFF"/>
          </w:tcPr>
          <w:p w14:paraId="67F36E17" w14:textId="77777777" w:rsidR="00E36F0E" w:rsidRDefault="00393DC0" w:rsidP="00E36F0E">
            <w:pPr>
              <w:rPr>
                <w:rFonts w:cs="Arial"/>
                <w:color w:val="000000"/>
                <w:szCs w:val="20"/>
              </w:rPr>
            </w:pPr>
            <w:r>
              <w:rPr>
                <w:rFonts w:cs="Arial"/>
                <w:color w:val="000000"/>
                <w:szCs w:val="20"/>
              </w:rPr>
              <w:t>GPRS</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00D35083" w14:textId="77777777" w:rsidR="00E36F0E" w:rsidRDefault="00393DC0" w:rsidP="00E36F0E">
            <w:pPr>
              <w:rPr>
                <w:rFonts w:cs="Arial"/>
                <w:color w:val="000000"/>
                <w:szCs w:val="20"/>
              </w:rPr>
            </w:pPr>
            <w:r>
              <w:rPr>
                <w:rFonts w:cs="Arial"/>
                <w:color w:val="000000"/>
                <w:szCs w:val="20"/>
              </w:rP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5C45122" w14:textId="77777777" w:rsidR="00E36F0E" w:rsidRDefault="00393DC0" w:rsidP="00E36F0E">
            <w:pPr>
              <w:rPr>
                <w:rFonts w:cs="Arial"/>
                <w:color w:val="000000"/>
                <w:szCs w:val="20"/>
              </w:rPr>
            </w:pPr>
            <w:r>
              <w:rPr>
                <w:rFonts w:cs="Arial"/>
                <w:color w:val="000000"/>
                <w:szCs w:val="20"/>
              </w:rPr>
              <w:t>GPRS</w:t>
            </w:r>
          </w:p>
        </w:tc>
      </w:tr>
      <w:tr w:rsidR="00E36F0E" w:rsidRPr="00C82768" w14:paraId="749DBD8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32A78C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F67F335"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1EA29B2" w14:textId="77777777" w:rsidR="00E36F0E" w:rsidRDefault="00E36F0E" w:rsidP="00E36F0E"/>
        </w:tc>
        <w:tc>
          <w:tcPr>
            <w:tcW w:w="1427" w:type="dxa"/>
            <w:tcBorders>
              <w:top w:val="single" w:sz="4" w:space="0" w:color="auto"/>
              <w:left w:val="single" w:sz="4" w:space="0" w:color="auto"/>
              <w:bottom w:val="single" w:sz="4" w:space="0" w:color="auto"/>
              <w:right w:val="single" w:sz="4" w:space="0" w:color="auto"/>
            </w:tcBorders>
            <w:shd w:val="clear" w:color="auto" w:fill="FFFFFF"/>
          </w:tcPr>
          <w:p w14:paraId="6F4E6BA6" w14:textId="77777777" w:rsidR="00E36F0E" w:rsidRDefault="00393DC0" w:rsidP="00E36F0E">
            <w:pPr>
              <w:rPr>
                <w:rFonts w:cs="Arial"/>
                <w:color w:val="000000"/>
                <w:szCs w:val="20"/>
              </w:rPr>
            </w:pPr>
            <w:r>
              <w:rPr>
                <w:rFonts w:cs="Arial"/>
                <w:color w:val="000000"/>
                <w:szCs w:val="20"/>
              </w:rPr>
              <w:t>EDGE</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2E84C547" w14:textId="77777777" w:rsidR="00E36F0E" w:rsidRDefault="00393DC0" w:rsidP="00E36F0E">
            <w:pPr>
              <w:rPr>
                <w:rFonts w:cs="Arial"/>
                <w:color w:val="000000"/>
                <w:szCs w:val="20"/>
              </w:rPr>
            </w:pPr>
            <w:r>
              <w:rPr>
                <w:rFonts w:cs="Arial"/>
                <w:color w:val="000000"/>
                <w:szCs w:val="20"/>
              </w:rP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69105F1" w14:textId="77777777" w:rsidR="00E36F0E" w:rsidRDefault="00393DC0" w:rsidP="00E36F0E">
            <w:pPr>
              <w:rPr>
                <w:rFonts w:cs="Arial"/>
                <w:color w:val="000000"/>
                <w:szCs w:val="20"/>
              </w:rPr>
            </w:pPr>
            <w:r>
              <w:rPr>
                <w:rFonts w:cs="Arial"/>
                <w:color w:val="000000"/>
                <w:szCs w:val="20"/>
              </w:rPr>
              <w:t>EDGE</w:t>
            </w:r>
          </w:p>
        </w:tc>
      </w:tr>
      <w:tr w:rsidR="00E36F0E" w:rsidRPr="00C82768" w14:paraId="163DCAA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27CA8C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362BD51"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E05B805" w14:textId="77777777" w:rsidR="00E36F0E" w:rsidRDefault="00E36F0E" w:rsidP="00E36F0E"/>
        </w:tc>
        <w:tc>
          <w:tcPr>
            <w:tcW w:w="1427" w:type="dxa"/>
            <w:tcBorders>
              <w:top w:val="single" w:sz="4" w:space="0" w:color="auto"/>
              <w:left w:val="single" w:sz="4" w:space="0" w:color="auto"/>
              <w:bottom w:val="single" w:sz="4" w:space="0" w:color="auto"/>
              <w:right w:val="single" w:sz="4" w:space="0" w:color="auto"/>
            </w:tcBorders>
            <w:shd w:val="clear" w:color="auto" w:fill="FFFFFF"/>
          </w:tcPr>
          <w:p w14:paraId="1C7191BA" w14:textId="77777777" w:rsidR="00E36F0E" w:rsidRDefault="00393DC0" w:rsidP="00E36F0E">
            <w:pPr>
              <w:rPr>
                <w:rFonts w:cs="Arial"/>
                <w:color w:val="000000"/>
                <w:szCs w:val="20"/>
              </w:rPr>
            </w:pPr>
            <w:r>
              <w:rPr>
                <w:rFonts w:cs="Arial"/>
                <w:color w:val="000000"/>
                <w:szCs w:val="20"/>
              </w:rPr>
              <w:t>UMTS</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4BF0545A" w14:textId="77777777" w:rsidR="00E36F0E" w:rsidRDefault="00393DC0" w:rsidP="00E36F0E">
            <w:pPr>
              <w:rPr>
                <w:rFonts w:cs="Arial"/>
                <w:color w:val="000000"/>
                <w:szCs w:val="20"/>
              </w:rPr>
            </w:pPr>
            <w:r>
              <w:rPr>
                <w:rFonts w:cs="Arial"/>
                <w:color w:val="000000"/>
                <w:szCs w:val="20"/>
              </w:rP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DE0DAFB" w14:textId="77777777" w:rsidR="00E36F0E" w:rsidRDefault="00393DC0" w:rsidP="00E36F0E">
            <w:pPr>
              <w:rPr>
                <w:rFonts w:cs="Arial"/>
                <w:color w:val="000000"/>
                <w:szCs w:val="20"/>
              </w:rPr>
            </w:pPr>
            <w:r>
              <w:rPr>
                <w:rFonts w:cs="Arial"/>
                <w:color w:val="000000"/>
                <w:szCs w:val="20"/>
              </w:rPr>
              <w:t>UMTS</w:t>
            </w:r>
          </w:p>
        </w:tc>
      </w:tr>
      <w:tr w:rsidR="00E36F0E" w:rsidRPr="00C82768" w14:paraId="56F27F9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B94C2C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501697D"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238E3C2" w14:textId="77777777" w:rsidR="00E36F0E" w:rsidRDefault="00E36F0E" w:rsidP="00E36F0E"/>
        </w:tc>
        <w:tc>
          <w:tcPr>
            <w:tcW w:w="1427" w:type="dxa"/>
            <w:tcBorders>
              <w:top w:val="single" w:sz="4" w:space="0" w:color="auto"/>
              <w:left w:val="single" w:sz="4" w:space="0" w:color="auto"/>
              <w:bottom w:val="single" w:sz="4" w:space="0" w:color="auto"/>
              <w:right w:val="single" w:sz="4" w:space="0" w:color="auto"/>
            </w:tcBorders>
            <w:shd w:val="clear" w:color="auto" w:fill="FFFFFF"/>
          </w:tcPr>
          <w:p w14:paraId="6B867359" w14:textId="77777777" w:rsidR="00E36F0E" w:rsidRDefault="00393DC0" w:rsidP="00E36F0E">
            <w:pPr>
              <w:rPr>
                <w:rFonts w:cs="Arial"/>
                <w:color w:val="000000"/>
                <w:szCs w:val="20"/>
              </w:rPr>
            </w:pPr>
            <w:r>
              <w:rPr>
                <w:rFonts w:cs="Arial"/>
                <w:color w:val="000000"/>
                <w:szCs w:val="20"/>
              </w:rPr>
              <w:t>HSPA_P</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2004106D" w14:textId="77777777" w:rsidR="00E36F0E" w:rsidRDefault="00393DC0" w:rsidP="00E36F0E">
            <w:pPr>
              <w:rPr>
                <w:rFonts w:cs="Arial"/>
                <w:color w:val="000000"/>
                <w:szCs w:val="20"/>
              </w:rPr>
            </w:pPr>
            <w:r>
              <w:rPr>
                <w:rFonts w:cs="Arial"/>
                <w:color w:val="000000"/>
                <w:szCs w:val="20"/>
              </w:rPr>
              <w:t>0x5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6F6D913" w14:textId="77777777" w:rsidR="00E36F0E" w:rsidRDefault="00393DC0" w:rsidP="00E36F0E">
            <w:pPr>
              <w:rPr>
                <w:rFonts w:cs="Arial"/>
                <w:color w:val="000000"/>
                <w:szCs w:val="20"/>
              </w:rPr>
            </w:pPr>
            <w:r>
              <w:rPr>
                <w:rFonts w:cs="Arial"/>
                <w:color w:val="000000"/>
                <w:szCs w:val="20"/>
              </w:rPr>
              <w:t>HSPA and HSPA+</w:t>
            </w:r>
          </w:p>
        </w:tc>
      </w:tr>
      <w:tr w:rsidR="00E36F0E" w:rsidRPr="00C82768" w14:paraId="2B0C516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01503C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13F50F9"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5122C35" w14:textId="77777777" w:rsidR="00E36F0E" w:rsidRDefault="00E36F0E" w:rsidP="00E36F0E"/>
        </w:tc>
        <w:tc>
          <w:tcPr>
            <w:tcW w:w="1427" w:type="dxa"/>
            <w:tcBorders>
              <w:top w:val="single" w:sz="4" w:space="0" w:color="auto"/>
              <w:left w:val="single" w:sz="4" w:space="0" w:color="auto"/>
              <w:bottom w:val="single" w:sz="4" w:space="0" w:color="auto"/>
              <w:right w:val="single" w:sz="4" w:space="0" w:color="auto"/>
            </w:tcBorders>
            <w:shd w:val="clear" w:color="auto" w:fill="FFFFFF"/>
          </w:tcPr>
          <w:p w14:paraId="0536DF99" w14:textId="77777777" w:rsidR="00E36F0E" w:rsidRDefault="00393DC0" w:rsidP="00E36F0E">
            <w:pPr>
              <w:rPr>
                <w:rFonts w:cs="Arial"/>
                <w:color w:val="000000"/>
                <w:szCs w:val="20"/>
              </w:rPr>
            </w:pPr>
            <w:r>
              <w:rPr>
                <w:rFonts w:cs="Arial"/>
                <w:color w:val="000000"/>
                <w:szCs w:val="20"/>
              </w:rPr>
              <w:t>LTE</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252CAB1A" w14:textId="77777777" w:rsidR="00E36F0E" w:rsidRDefault="00393DC0" w:rsidP="00E36F0E">
            <w:pPr>
              <w:rPr>
                <w:rFonts w:cs="Arial"/>
                <w:color w:val="000000"/>
                <w:szCs w:val="20"/>
              </w:rPr>
            </w:pPr>
            <w:r>
              <w:rPr>
                <w:rFonts w:cs="Arial"/>
                <w:color w:val="000000"/>
                <w:szCs w:val="20"/>
              </w:rPr>
              <w:t>0x6</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DACD8F7" w14:textId="77777777" w:rsidR="00E36F0E" w:rsidRDefault="00393DC0" w:rsidP="00E36F0E">
            <w:pPr>
              <w:rPr>
                <w:rFonts w:cs="Arial"/>
                <w:color w:val="000000"/>
                <w:szCs w:val="20"/>
              </w:rPr>
            </w:pPr>
            <w:r>
              <w:rPr>
                <w:rFonts w:cs="Arial"/>
                <w:color w:val="000000"/>
                <w:szCs w:val="20"/>
              </w:rPr>
              <w:t>LTE</w:t>
            </w:r>
          </w:p>
        </w:tc>
      </w:tr>
      <w:tr w:rsidR="00E36F0E" w:rsidRPr="00C82768" w14:paraId="5E36B67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29A9AF5"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0375CA1" w14:textId="77777777" w:rsidR="00E36F0E" w:rsidRDefault="00393DC0" w:rsidP="00E36F0E">
            <w:r>
              <w:t>signalStrength</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6E96C18" w14:textId="77777777" w:rsidR="00E36F0E" w:rsidRDefault="00393DC0" w:rsidP="00E36F0E">
            <w:r>
              <w:t>Int32</w:t>
            </w:r>
          </w:p>
        </w:tc>
        <w:tc>
          <w:tcPr>
            <w:tcW w:w="1427" w:type="dxa"/>
            <w:tcBorders>
              <w:top w:val="single" w:sz="4" w:space="0" w:color="auto"/>
              <w:left w:val="single" w:sz="4" w:space="0" w:color="auto"/>
              <w:bottom w:val="single" w:sz="4" w:space="0" w:color="auto"/>
              <w:right w:val="single" w:sz="4" w:space="0" w:color="auto"/>
            </w:tcBorders>
            <w:shd w:val="clear" w:color="auto" w:fill="FFFFFF"/>
          </w:tcPr>
          <w:p w14:paraId="73E4CC3A" w14:textId="77777777" w:rsidR="00E36F0E" w:rsidRDefault="00393DC0" w:rsidP="00E36F0E">
            <w:pPr>
              <w:rPr>
                <w:rFonts w:cs="Arial"/>
                <w:color w:val="000000"/>
                <w:szCs w:val="20"/>
              </w:rPr>
            </w:pPr>
            <w:r>
              <w:rPr>
                <w:rFonts w:cs="Arial"/>
                <w:color w:val="000000"/>
                <w:szCs w:val="20"/>
              </w:rPr>
              <w:t>-</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2B7BC27C" w14:textId="77777777" w:rsidR="00E36F0E" w:rsidRDefault="00393DC0" w:rsidP="00E36F0E">
            <w:pPr>
              <w:rPr>
                <w:rFonts w:cs="Arial"/>
                <w:color w:val="000000"/>
                <w:szCs w:val="20"/>
              </w:rPr>
            </w:pPr>
            <w:r>
              <w:rPr>
                <w:rFonts w:cs="Arial"/>
                <w:color w:val="000000"/>
                <w:szCs w:val="20"/>
              </w:rP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5E0DACD" w14:textId="77777777" w:rsidR="00E36F0E" w:rsidRDefault="00393DC0" w:rsidP="00E36F0E">
            <w:pPr>
              <w:rPr>
                <w:rFonts w:cs="Arial"/>
                <w:color w:val="000000"/>
                <w:szCs w:val="20"/>
              </w:rPr>
            </w:pPr>
            <w:r>
              <w:rPr>
                <w:rFonts w:cs="Arial"/>
                <w:color w:val="000000"/>
                <w:szCs w:val="20"/>
              </w:rPr>
              <w:t>Signal Strength</w:t>
            </w:r>
          </w:p>
        </w:tc>
      </w:tr>
      <w:tr w:rsidR="00E36F0E" w:rsidRPr="00C82768" w14:paraId="34B1E11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4023AA8"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49139EB" w14:textId="77777777" w:rsidR="00E36F0E" w:rsidRDefault="00393DC0" w:rsidP="00E36F0E">
            <w:r>
              <w:t>CellularRegStatus</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2679BA7" w14:textId="77777777" w:rsidR="00E36F0E" w:rsidRDefault="00393DC0" w:rsidP="00E36F0E">
            <w:r>
              <w:t>Enum</w:t>
            </w:r>
          </w:p>
        </w:tc>
        <w:tc>
          <w:tcPr>
            <w:tcW w:w="1427" w:type="dxa"/>
            <w:tcBorders>
              <w:top w:val="single" w:sz="4" w:space="0" w:color="auto"/>
              <w:left w:val="single" w:sz="4" w:space="0" w:color="auto"/>
              <w:bottom w:val="single" w:sz="4" w:space="0" w:color="auto"/>
              <w:right w:val="single" w:sz="4" w:space="0" w:color="auto"/>
            </w:tcBorders>
            <w:shd w:val="clear" w:color="auto" w:fill="FFFFFF"/>
          </w:tcPr>
          <w:p w14:paraId="7BCB20BE" w14:textId="77777777" w:rsidR="00E36F0E" w:rsidRPr="00C82768" w:rsidRDefault="00393DC0" w:rsidP="00E36F0E">
            <w:r w:rsidRPr="00C82768">
              <w:t>-</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3AB41960" w14:textId="77777777" w:rsidR="00E36F0E" w:rsidRPr="00751E32" w:rsidRDefault="00393DC0" w:rsidP="00E36F0E">
            <w:pPr>
              <w:rPr>
                <w:highlight w:val="yellow"/>
              </w:rPr>
            </w:pPr>
            <w:r>
              <w:rPr>
                <w:rFonts w:cs="Arial"/>
                <w:color w:val="000000"/>
                <w:szCs w:val="20"/>
              </w:rP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A3E578F" w14:textId="77777777" w:rsidR="00E36F0E" w:rsidRDefault="00E36F0E" w:rsidP="00E36F0E">
            <w:pPr>
              <w:rPr>
                <w:rFonts w:cs="Arial"/>
                <w:color w:val="000000"/>
                <w:szCs w:val="20"/>
              </w:rPr>
            </w:pPr>
          </w:p>
        </w:tc>
      </w:tr>
      <w:tr w:rsidR="00E36F0E" w:rsidRPr="00C82768" w14:paraId="121B94B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714140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8513BFD"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F7744E1" w14:textId="77777777" w:rsidR="00E36F0E" w:rsidRDefault="00E36F0E" w:rsidP="00E36F0E"/>
        </w:tc>
        <w:tc>
          <w:tcPr>
            <w:tcW w:w="1427" w:type="dxa"/>
            <w:tcBorders>
              <w:top w:val="single" w:sz="4" w:space="0" w:color="auto"/>
              <w:left w:val="single" w:sz="4" w:space="0" w:color="auto"/>
              <w:bottom w:val="single" w:sz="4" w:space="0" w:color="auto"/>
              <w:right w:val="single" w:sz="4" w:space="0" w:color="auto"/>
            </w:tcBorders>
            <w:shd w:val="clear" w:color="auto" w:fill="FFFFFF"/>
          </w:tcPr>
          <w:p w14:paraId="4D9A6220" w14:textId="77777777" w:rsidR="00E36F0E" w:rsidRDefault="00393DC0" w:rsidP="00E36F0E">
            <w:pPr>
              <w:rPr>
                <w:rFonts w:cs="Arial"/>
                <w:color w:val="000000"/>
                <w:szCs w:val="20"/>
              </w:rPr>
            </w:pPr>
            <w:r>
              <w:rPr>
                <w:rFonts w:cs="Arial"/>
                <w:color w:val="000000"/>
                <w:szCs w:val="20"/>
              </w:rPr>
              <w:t>REG_NO_SRV</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36B33F2A" w14:textId="77777777" w:rsidR="00E36F0E" w:rsidRDefault="00393DC0" w:rsidP="00E36F0E">
            <w:pPr>
              <w:rPr>
                <w:rFonts w:cs="Arial"/>
                <w:color w:val="000000"/>
                <w:szCs w:val="20"/>
              </w:rPr>
            </w:pPr>
            <w:r>
              <w:rPr>
                <w:rFonts w:cs="Arial"/>
                <w:color w:val="000000"/>
                <w:szCs w:val="20"/>
              </w:rP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58B0A6C" w14:textId="77777777" w:rsidR="00E36F0E" w:rsidRDefault="00393DC0" w:rsidP="00E36F0E">
            <w:pPr>
              <w:rPr>
                <w:rFonts w:cs="Arial"/>
                <w:color w:val="000000"/>
                <w:szCs w:val="20"/>
              </w:rPr>
            </w:pPr>
            <w:r>
              <w:rPr>
                <w:rFonts w:cs="Arial"/>
                <w:color w:val="000000"/>
                <w:szCs w:val="20"/>
              </w:rPr>
              <w:t>Registered but no service</w:t>
            </w:r>
          </w:p>
        </w:tc>
      </w:tr>
      <w:tr w:rsidR="00E36F0E" w:rsidRPr="00C82768" w14:paraId="1440C7E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726301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F10A26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C320E8C" w14:textId="77777777" w:rsidR="00E36F0E" w:rsidRDefault="00E36F0E" w:rsidP="00E36F0E"/>
        </w:tc>
        <w:tc>
          <w:tcPr>
            <w:tcW w:w="1427" w:type="dxa"/>
            <w:tcBorders>
              <w:top w:val="single" w:sz="4" w:space="0" w:color="auto"/>
              <w:left w:val="single" w:sz="4" w:space="0" w:color="auto"/>
              <w:bottom w:val="single" w:sz="4" w:space="0" w:color="auto"/>
              <w:right w:val="single" w:sz="4" w:space="0" w:color="auto"/>
            </w:tcBorders>
            <w:shd w:val="clear" w:color="auto" w:fill="FFFFFF"/>
          </w:tcPr>
          <w:p w14:paraId="0764EA41" w14:textId="77777777" w:rsidR="00E36F0E" w:rsidRDefault="00393DC0" w:rsidP="00E36F0E">
            <w:pPr>
              <w:rPr>
                <w:rFonts w:cs="Arial"/>
                <w:color w:val="000000"/>
                <w:szCs w:val="20"/>
              </w:rPr>
            </w:pPr>
            <w:r>
              <w:rPr>
                <w:rFonts w:cs="Arial"/>
                <w:color w:val="000000"/>
                <w:szCs w:val="20"/>
              </w:rPr>
              <w:t>LIMITED_SRV</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457B677A" w14:textId="77777777" w:rsidR="00E36F0E" w:rsidRDefault="00393DC0" w:rsidP="00E36F0E">
            <w:pPr>
              <w:rPr>
                <w:rFonts w:cs="Arial"/>
                <w:color w:val="000000"/>
                <w:szCs w:val="20"/>
              </w:rPr>
            </w:pPr>
            <w:r>
              <w:rPr>
                <w:rFonts w:cs="Arial"/>
                <w:color w:val="000000"/>
                <w:szCs w:val="20"/>
              </w:rP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A3D7F13" w14:textId="77777777" w:rsidR="00E36F0E" w:rsidRDefault="00393DC0" w:rsidP="00E36F0E">
            <w:pPr>
              <w:rPr>
                <w:rFonts w:cs="Arial"/>
                <w:color w:val="000000"/>
                <w:szCs w:val="20"/>
              </w:rPr>
            </w:pPr>
            <w:r>
              <w:rPr>
                <w:rFonts w:cs="Arial"/>
                <w:color w:val="000000"/>
                <w:szCs w:val="20"/>
              </w:rPr>
              <w:t>Lmited service</w:t>
            </w:r>
          </w:p>
        </w:tc>
      </w:tr>
      <w:tr w:rsidR="00E36F0E" w:rsidRPr="00C82768" w14:paraId="13E3613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440E3A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8691F49"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3E1E2CD" w14:textId="77777777" w:rsidR="00E36F0E" w:rsidRDefault="00E36F0E" w:rsidP="00E36F0E"/>
        </w:tc>
        <w:tc>
          <w:tcPr>
            <w:tcW w:w="1427" w:type="dxa"/>
            <w:tcBorders>
              <w:top w:val="single" w:sz="4" w:space="0" w:color="auto"/>
              <w:left w:val="single" w:sz="4" w:space="0" w:color="auto"/>
              <w:bottom w:val="single" w:sz="4" w:space="0" w:color="auto"/>
              <w:right w:val="single" w:sz="4" w:space="0" w:color="auto"/>
            </w:tcBorders>
            <w:shd w:val="clear" w:color="auto" w:fill="FFFFFF"/>
          </w:tcPr>
          <w:p w14:paraId="5BC69D8D" w14:textId="77777777" w:rsidR="00E36F0E" w:rsidRDefault="00393DC0" w:rsidP="00E36F0E">
            <w:pPr>
              <w:rPr>
                <w:rFonts w:cs="Arial"/>
                <w:color w:val="000000"/>
                <w:szCs w:val="20"/>
              </w:rPr>
            </w:pPr>
            <w:r>
              <w:rPr>
                <w:rFonts w:cs="Arial"/>
                <w:color w:val="000000"/>
                <w:szCs w:val="20"/>
              </w:rPr>
              <w:t>SRV</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6D970436" w14:textId="77777777" w:rsidR="00E36F0E" w:rsidRDefault="00393DC0" w:rsidP="00E36F0E">
            <w:pPr>
              <w:rPr>
                <w:rFonts w:cs="Arial"/>
                <w:color w:val="000000"/>
                <w:szCs w:val="20"/>
              </w:rPr>
            </w:pPr>
            <w:r>
              <w:rPr>
                <w:rFonts w:cs="Arial"/>
                <w:color w:val="000000"/>
                <w:szCs w:val="20"/>
              </w:rP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5896B3A" w14:textId="77777777" w:rsidR="00E36F0E" w:rsidRDefault="00393DC0" w:rsidP="00E36F0E">
            <w:pPr>
              <w:rPr>
                <w:rFonts w:cs="Arial"/>
                <w:color w:val="000000"/>
                <w:szCs w:val="20"/>
              </w:rPr>
            </w:pPr>
            <w:r>
              <w:rPr>
                <w:rFonts w:cs="Arial"/>
                <w:color w:val="000000"/>
                <w:szCs w:val="20"/>
              </w:rPr>
              <w:t>Full service</w:t>
            </w:r>
          </w:p>
        </w:tc>
      </w:tr>
      <w:tr w:rsidR="00E36F0E" w:rsidRPr="00C82768" w14:paraId="6BAC697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5157052"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282BE7F" w14:textId="77777777" w:rsidR="00E36F0E" w:rsidRDefault="00393DC0" w:rsidP="00E36F0E">
            <w:r>
              <w:t>CellularSrvStatus</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CD2FDA2" w14:textId="77777777" w:rsidR="00E36F0E" w:rsidRDefault="00393DC0" w:rsidP="00E36F0E">
            <w:r>
              <w:t>Enum</w:t>
            </w:r>
          </w:p>
        </w:tc>
        <w:tc>
          <w:tcPr>
            <w:tcW w:w="1427" w:type="dxa"/>
            <w:tcBorders>
              <w:top w:val="single" w:sz="4" w:space="0" w:color="auto"/>
              <w:left w:val="single" w:sz="4" w:space="0" w:color="auto"/>
              <w:bottom w:val="single" w:sz="4" w:space="0" w:color="auto"/>
              <w:right w:val="single" w:sz="4" w:space="0" w:color="auto"/>
            </w:tcBorders>
            <w:shd w:val="clear" w:color="auto" w:fill="FFFFFF"/>
          </w:tcPr>
          <w:p w14:paraId="6558EE1D" w14:textId="77777777" w:rsidR="00E36F0E" w:rsidRPr="00C82768" w:rsidRDefault="00393DC0" w:rsidP="00E36F0E">
            <w:r w:rsidRPr="00C82768">
              <w:t>-</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1FB3CC91" w14:textId="77777777" w:rsidR="00E36F0E" w:rsidRPr="00751E32" w:rsidRDefault="00393DC0" w:rsidP="00E36F0E">
            <w:pPr>
              <w:rPr>
                <w:highlight w:val="yellow"/>
              </w:rPr>
            </w:pPr>
            <w:r>
              <w:rPr>
                <w:rFonts w:cs="Arial"/>
                <w:color w:val="000000"/>
                <w:szCs w:val="20"/>
              </w:rP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FBB9E15" w14:textId="77777777" w:rsidR="00E36F0E" w:rsidRDefault="00E36F0E" w:rsidP="00E36F0E">
            <w:pPr>
              <w:rPr>
                <w:rFonts w:cs="Arial"/>
                <w:color w:val="000000"/>
                <w:szCs w:val="20"/>
              </w:rPr>
            </w:pPr>
          </w:p>
        </w:tc>
      </w:tr>
      <w:tr w:rsidR="00E36F0E" w:rsidRPr="00C82768" w14:paraId="2909981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055D76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835BC6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0887190" w14:textId="77777777" w:rsidR="00E36F0E" w:rsidRDefault="00E36F0E" w:rsidP="00E36F0E"/>
        </w:tc>
        <w:tc>
          <w:tcPr>
            <w:tcW w:w="1427" w:type="dxa"/>
            <w:tcBorders>
              <w:top w:val="single" w:sz="4" w:space="0" w:color="auto"/>
              <w:left w:val="single" w:sz="4" w:space="0" w:color="auto"/>
              <w:bottom w:val="single" w:sz="4" w:space="0" w:color="auto"/>
              <w:right w:val="single" w:sz="4" w:space="0" w:color="auto"/>
            </w:tcBorders>
            <w:shd w:val="clear" w:color="auto" w:fill="FFFFFF"/>
          </w:tcPr>
          <w:p w14:paraId="5D796E1D" w14:textId="77777777" w:rsidR="00E36F0E" w:rsidRDefault="00393DC0" w:rsidP="00E36F0E">
            <w:pPr>
              <w:rPr>
                <w:rFonts w:cs="Arial"/>
                <w:color w:val="000000"/>
                <w:szCs w:val="20"/>
              </w:rPr>
            </w:pPr>
            <w:r>
              <w:rPr>
                <w:rFonts w:cs="Arial"/>
                <w:color w:val="000000"/>
                <w:szCs w:val="20"/>
              </w:rPr>
              <w:t>NO_SRV</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16822F58" w14:textId="77777777" w:rsidR="00E36F0E" w:rsidRDefault="00393DC0" w:rsidP="00E36F0E">
            <w:pPr>
              <w:rPr>
                <w:rFonts w:cs="Arial"/>
                <w:color w:val="000000"/>
                <w:szCs w:val="20"/>
              </w:rPr>
            </w:pPr>
            <w:r>
              <w:rPr>
                <w:rFonts w:cs="Arial"/>
                <w:color w:val="000000"/>
                <w:szCs w:val="20"/>
              </w:rP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B5F1086" w14:textId="77777777" w:rsidR="00E36F0E" w:rsidRDefault="00393DC0" w:rsidP="00E36F0E">
            <w:pPr>
              <w:rPr>
                <w:rFonts w:cs="Arial"/>
                <w:color w:val="000000"/>
                <w:szCs w:val="20"/>
              </w:rPr>
            </w:pPr>
            <w:r>
              <w:rPr>
                <w:rFonts w:cs="Arial"/>
                <w:color w:val="000000"/>
                <w:szCs w:val="20"/>
              </w:rPr>
              <w:t>No service</w:t>
            </w:r>
          </w:p>
        </w:tc>
      </w:tr>
      <w:tr w:rsidR="00E36F0E" w:rsidRPr="00C82768" w14:paraId="1D0F503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01C2854"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3442265"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7E8242D" w14:textId="77777777" w:rsidR="00E36F0E" w:rsidRDefault="00E36F0E" w:rsidP="00E36F0E"/>
        </w:tc>
        <w:tc>
          <w:tcPr>
            <w:tcW w:w="1427" w:type="dxa"/>
            <w:tcBorders>
              <w:top w:val="single" w:sz="4" w:space="0" w:color="auto"/>
              <w:left w:val="single" w:sz="4" w:space="0" w:color="auto"/>
              <w:bottom w:val="single" w:sz="4" w:space="0" w:color="auto"/>
              <w:right w:val="single" w:sz="4" w:space="0" w:color="auto"/>
            </w:tcBorders>
            <w:shd w:val="clear" w:color="auto" w:fill="FFFFFF"/>
          </w:tcPr>
          <w:p w14:paraId="4FC0C7FD" w14:textId="77777777" w:rsidR="00E36F0E" w:rsidRDefault="00393DC0" w:rsidP="00E36F0E">
            <w:pPr>
              <w:rPr>
                <w:rFonts w:cs="Arial"/>
                <w:color w:val="000000"/>
                <w:szCs w:val="20"/>
              </w:rPr>
            </w:pPr>
            <w:r>
              <w:rPr>
                <w:rFonts w:cs="Arial"/>
                <w:color w:val="000000"/>
                <w:szCs w:val="20"/>
              </w:rPr>
              <w:t>CS_ONLY</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31C50622" w14:textId="77777777" w:rsidR="00E36F0E" w:rsidRDefault="00393DC0" w:rsidP="00E36F0E">
            <w:pPr>
              <w:rPr>
                <w:rFonts w:cs="Arial"/>
                <w:color w:val="000000"/>
                <w:szCs w:val="20"/>
              </w:rPr>
            </w:pPr>
            <w:r>
              <w:rPr>
                <w:rFonts w:cs="Arial"/>
                <w:color w:val="000000"/>
                <w:szCs w:val="20"/>
              </w:rP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E891C4B" w14:textId="77777777" w:rsidR="00E36F0E" w:rsidRDefault="00393DC0" w:rsidP="00E36F0E">
            <w:pPr>
              <w:rPr>
                <w:rFonts w:cs="Arial"/>
                <w:color w:val="000000"/>
                <w:szCs w:val="20"/>
              </w:rPr>
            </w:pPr>
            <w:r>
              <w:rPr>
                <w:rFonts w:cs="Arial"/>
                <w:color w:val="000000"/>
                <w:szCs w:val="20"/>
              </w:rPr>
              <w:t>CS only</w:t>
            </w:r>
          </w:p>
        </w:tc>
      </w:tr>
      <w:tr w:rsidR="00E36F0E" w:rsidRPr="00C82768" w14:paraId="5606DCC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F847E2E"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8E999C1"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4BC6272" w14:textId="77777777" w:rsidR="00E36F0E" w:rsidRDefault="00E36F0E" w:rsidP="00E36F0E"/>
        </w:tc>
        <w:tc>
          <w:tcPr>
            <w:tcW w:w="1427" w:type="dxa"/>
            <w:tcBorders>
              <w:top w:val="single" w:sz="4" w:space="0" w:color="auto"/>
              <w:left w:val="single" w:sz="4" w:space="0" w:color="auto"/>
              <w:bottom w:val="single" w:sz="4" w:space="0" w:color="auto"/>
              <w:right w:val="single" w:sz="4" w:space="0" w:color="auto"/>
            </w:tcBorders>
            <w:shd w:val="clear" w:color="auto" w:fill="FFFFFF"/>
          </w:tcPr>
          <w:p w14:paraId="0A198762" w14:textId="77777777" w:rsidR="00E36F0E" w:rsidRDefault="00393DC0" w:rsidP="00E36F0E">
            <w:pPr>
              <w:rPr>
                <w:rFonts w:cs="Arial"/>
                <w:color w:val="000000"/>
                <w:szCs w:val="20"/>
              </w:rPr>
            </w:pPr>
            <w:r>
              <w:rPr>
                <w:rFonts w:cs="Arial"/>
                <w:color w:val="000000"/>
                <w:szCs w:val="20"/>
              </w:rPr>
              <w:t>PS_ONLY</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106B7786" w14:textId="77777777" w:rsidR="00E36F0E" w:rsidRDefault="00393DC0" w:rsidP="00E36F0E">
            <w:pPr>
              <w:rPr>
                <w:rFonts w:cs="Arial"/>
                <w:color w:val="000000"/>
                <w:szCs w:val="20"/>
              </w:rPr>
            </w:pPr>
            <w:r>
              <w:rPr>
                <w:rFonts w:cs="Arial"/>
                <w:color w:val="000000"/>
                <w:szCs w:val="20"/>
              </w:rP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5D4F6A5" w14:textId="77777777" w:rsidR="00E36F0E" w:rsidRDefault="00393DC0" w:rsidP="00E36F0E">
            <w:pPr>
              <w:rPr>
                <w:rFonts w:cs="Arial"/>
                <w:color w:val="000000"/>
                <w:szCs w:val="20"/>
              </w:rPr>
            </w:pPr>
            <w:r>
              <w:rPr>
                <w:rFonts w:cs="Arial"/>
                <w:color w:val="000000"/>
                <w:szCs w:val="20"/>
              </w:rPr>
              <w:t>PS only</w:t>
            </w:r>
          </w:p>
        </w:tc>
      </w:tr>
      <w:tr w:rsidR="00E36F0E" w:rsidRPr="00C82768" w14:paraId="4E40023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0517B8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0FD3985"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D947BBA" w14:textId="77777777" w:rsidR="00E36F0E" w:rsidRDefault="00E36F0E" w:rsidP="00E36F0E"/>
        </w:tc>
        <w:tc>
          <w:tcPr>
            <w:tcW w:w="1427" w:type="dxa"/>
            <w:tcBorders>
              <w:top w:val="single" w:sz="4" w:space="0" w:color="auto"/>
              <w:left w:val="single" w:sz="4" w:space="0" w:color="auto"/>
              <w:bottom w:val="single" w:sz="4" w:space="0" w:color="auto"/>
              <w:right w:val="single" w:sz="4" w:space="0" w:color="auto"/>
            </w:tcBorders>
            <w:shd w:val="clear" w:color="auto" w:fill="FFFFFF"/>
          </w:tcPr>
          <w:p w14:paraId="445B9BA9" w14:textId="77777777" w:rsidR="00E36F0E" w:rsidRDefault="00393DC0" w:rsidP="00E36F0E">
            <w:pPr>
              <w:rPr>
                <w:rFonts w:cs="Arial"/>
                <w:color w:val="000000"/>
                <w:szCs w:val="20"/>
              </w:rPr>
            </w:pPr>
            <w:r>
              <w:rPr>
                <w:rFonts w:cs="Arial"/>
                <w:color w:val="000000"/>
                <w:szCs w:val="20"/>
              </w:rPr>
              <w:t>CS_PS</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096F7D70" w14:textId="77777777" w:rsidR="00E36F0E" w:rsidRDefault="00393DC0" w:rsidP="00E36F0E">
            <w:pPr>
              <w:rPr>
                <w:rFonts w:cs="Arial"/>
                <w:color w:val="000000"/>
                <w:szCs w:val="20"/>
              </w:rPr>
            </w:pPr>
            <w:r>
              <w:rPr>
                <w:rFonts w:cs="Arial"/>
                <w:color w:val="000000"/>
                <w:szCs w:val="20"/>
              </w:rP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52BD967" w14:textId="77777777" w:rsidR="00E36F0E" w:rsidRDefault="00393DC0" w:rsidP="00E36F0E">
            <w:pPr>
              <w:rPr>
                <w:rFonts w:cs="Arial"/>
                <w:color w:val="000000"/>
                <w:szCs w:val="20"/>
              </w:rPr>
            </w:pPr>
            <w:r>
              <w:rPr>
                <w:rFonts w:cs="Arial"/>
                <w:color w:val="000000"/>
                <w:szCs w:val="20"/>
              </w:rPr>
              <w:t>CS and PS</w:t>
            </w:r>
          </w:p>
        </w:tc>
      </w:tr>
      <w:tr w:rsidR="00E36F0E" w:rsidRPr="00C82768" w14:paraId="18A265A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8A28C05"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EE25596" w14:textId="77777777" w:rsidR="00E36F0E" w:rsidRDefault="00393DC0" w:rsidP="00E36F0E">
            <w:r>
              <w:t>CellularPwrStatus</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BFA370E" w14:textId="77777777" w:rsidR="00E36F0E" w:rsidRDefault="00393DC0" w:rsidP="00E36F0E">
            <w:r>
              <w:t>Enum</w:t>
            </w:r>
          </w:p>
        </w:tc>
        <w:tc>
          <w:tcPr>
            <w:tcW w:w="1427" w:type="dxa"/>
            <w:tcBorders>
              <w:top w:val="single" w:sz="4" w:space="0" w:color="auto"/>
              <w:left w:val="single" w:sz="4" w:space="0" w:color="auto"/>
              <w:bottom w:val="single" w:sz="4" w:space="0" w:color="auto"/>
              <w:right w:val="single" w:sz="4" w:space="0" w:color="auto"/>
            </w:tcBorders>
            <w:shd w:val="clear" w:color="auto" w:fill="FFFFFF"/>
          </w:tcPr>
          <w:p w14:paraId="391EEC94" w14:textId="77777777" w:rsidR="00E36F0E" w:rsidRPr="00C82768" w:rsidRDefault="00393DC0" w:rsidP="00E36F0E">
            <w:r w:rsidRPr="00C82768">
              <w:t>-</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7266B118" w14:textId="77777777" w:rsidR="00E36F0E" w:rsidRPr="00751E32" w:rsidRDefault="00393DC0" w:rsidP="00E36F0E">
            <w:pPr>
              <w:rPr>
                <w:highlight w:val="yellow"/>
              </w:rPr>
            </w:pPr>
            <w:r>
              <w:rPr>
                <w:rFonts w:cs="Arial"/>
                <w:color w:val="000000"/>
                <w:szCs w:val="20"/>
              </w:rP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8A4E2EC" w14:textId="77777777" w:rsidR="00E36F0E" w:rsidRDefault="00E36F0E" w:rsidP="00E36F0E">
            <w:pPr>
              <w:rPr>
                <w:rFonts w:cs="Arial"/>
                <w:color w:val="000000"/>
                <w:szCs w:val="20"/>
              </w:rPr>
            </w:pPr>
          </w:p>
        </w:tc>
      </w:tr>
      <w:tr w:rsidR="00E36F0E" w:rsidRPr="00C82768" w14:paraId="5F5642E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922A36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0E3FAF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520A1D0" w14:textId="77777777" w:rsidR="00E36F0E" w:rsidRDefault="00E36F0E" w:rsidP="00E36F0E"/>
        </w:tc>
        <w:tc>
          <w:tcPr>
            <w:tcW w:w="1427" w:type="dxa"/>
            <w:tcBorders>
              <w:top w:val="single" w:sz="4" w:space="0" w:color="auto"/>
              <w:left w:val="single" w:sz="4" w:space="0" w:color="auto"/>
              <w:bottom w:val="single" w:sz="4" w:space="0" w:color="auto"/>
              <w:right w:val="single" w:sz="4" w:space="0" w:color="auto"/>
            </w:tcBorders>
            <w:shd w:val="clear" w:color="auto" w:fill="FFFFFF"/>
          </w:tcPr>
          <w:p w14:paraId="3FEC839A" w14:textId="77777777" w:rsidR="00E36F0E" w:rsidRDefault="00393DC0" w:rsidP="00E36F0E">
            <w:pPr>
              <w:rPr>
                <w:rFonts w:cs="Arial"/>
                <w:color w:val="000000"/>
                <w:szCs w:val="20"/>
              </w:rPr>
            </w:pPr>
            <w:r>
              <w:rPr>
                <w:rFonts w:cs="Arial"/>
                <w:color w:val="000000"/>
                <w:szCs w:val="20"/>
              </w:rPr>
              <w:t>MODEM_PWR_OFF</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6F817905" w14:textId="77777777" w:rsidR="00E36F0E" w:rsidRDefault="00393DC0" w:rsidP="00E36F0E">
            <w:pPr>
              <w:rPr>
                <w:rFonts w:cs="Arial"/>
                <w:color w:val="000000"/>
                <w:szCs w:val="20"/>
              </w:rPr>
            </w:pPr>
            <w:r>
              <w:rPr>
                <w:rFonts w:cs="Arial"/>
                <w:color w:val="000000"/>
                <w:szCs w:val="20"/>
              </w:rP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50C98FF" w14:textId="77777777" w:rsidR="00E36F0E" w:rsidRDefault="00393DC0" w:rsidP="00E36F0E">
            <w:pPr>
              <w:rPr>
                <w:rFonts w:cs="Arial"/>
                <w:color w:val="000000"/>
                <w:szCs w:val="20"/>
              </w:rPr>
            </w:pPr>
            <w:r>
              <w:rPr>
                <w:rFonts w:cs="Arial"/>
                <w:color w:val="000000"/>
                <w:szCs w:val="20"/>
              </w:rPr>
              <w:t>Modem Power Off</w:t>
            </w:r>
          </w:p>
        </w:tc>
      </w:tr>
      <w:tr w:rsidR="00E36F0E" w:rsidRPr="00C82768" w14:paraId="6778294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B528B9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8C0EAC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BFAC6FB" w14:textId="77777777" w:rsidR="00E36F0E" w:rsidRDefault="00E36F0E" w:rsidP="00E36F0E"/>
        </w:tc>
        <w:tc>
          <w:tcPr>
            <w:tcW w:w="1427" w:type="dxa"/>
            <w:tcBorders>
              <w:top w:val="single" w:sz="4" w:space="0" w:color="auto"/>
              <w:left w:val="single" w:sz="4" w:space="0" w:color="auto"/>
              <w:bottom w:val="single" w:sz="4" w:space="0" w:color="auto"/>
              <w:right w:val="single" w:sz="4" w:space="0" w:color="auto"/>
            </w:tcBorders>
            <w:shd w:val="clear" w:color="auto" w:fill="FFFFFF"/>
          </w:tcPr>
          <w:p w14:paraId="7EB04F24" w14:textId="77777777" w:rsidR="00E36F0E" w:rsidRDefault="00393DC0" w:rsidP="00E36F0E">
            <w:pPr>
              <w:rPr>
                <w:rFonts w:cs="Arial"/>
                <w:color w:val="000000"/>
                <w:szCs w:val="20"/>
              </w:rPr>
            </w:pPr>
            <w:r>
              <w:rPr>
                <w:rFonts w:cs="Arial"/>
                <w:color w:val="000000"/>
                <w:szCs w:val="20"/>
              </w:rPr>
              <w:t>MODEM_PWR_CELL_OFF</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4CD90E9D" w14:textId="77777777" w:rsidR="00E36F0E" w:rsidRDefault="00393DC0" w:rsidP="00E36F0E">
            <w:pPr>
              <w:rPr>
                <w:rFonts w:cs="Arial"/>
                <w:color w:val="000000"/>
                <w:szCs w:val="20"/>
              </w:rPr>
            </w:pPr>
            <w:r>
              <w:rPr>
                <w:rFonts w:cs="Arial"/>
                <w:color w:val="000000"/>
                <w:szCs w:val="20"/>
              </w:rP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E1284A9" w14:textId="77777777" w:rsidR="00E36F0E" w:rsidRDefault="00393DC0" w:rsidP="00E36F0E">
            <w:pPr>
              <w:rPr>
                <w:rFonts w:cs="Arial"/>
                <w:color w:val="000000"/>
                <w:szCs w:val="20"/>
              </w:rPr>
            </w:pPr>
            <w:r>
              <w:rPr>
                <w:rFonts w:cs="Arial"/>
                <w:color w:val="000000"/>
                <w:szCs w:val="20"/>
              </w:rPr>
              <w:t>Low Power Mode - Cellular Off</w:t>
            </w:r>
          </w:p>
        </w:tc>
      </w:tr>
      <w:tr w:rsidR="00E36F0E" w:rsidRPr="00C82768" w14:paraId="0299B21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7D35EA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2E23349"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AD64778" w14:textId="77777777" w:rsidR="00E36F0E" w:rsidRDefault="00E36F0E" w:rsidP="00E36F0E"/>
        </w:tc>
        <w:tc>
          <w:tcPr>
            <w:tcW w:w="1427" w:type="dxa"/>
            <w:tcBorders>
              <w:top w:val="single" w:sz="4" w:space="0" w:color="auto"/>
              <w:left w:val="single" w:sz="4" w:space="0" w:color="auto"/>
              <w:bottom w:val="single" w:sz="4" w:space="0" w:color="auto"/>
              <w:right w:val="single" w:sz="4" w:space="0" w:color="auto"/>
            </w:tcBorders>
            <w:shd w:val="clear" w:color="auto" w:fill="FFFFFF"/>
          </w:tcPr>
          <w:p w14:paraId="1980992B" w14:textId="77777777" w:rsidR="00E36F0E" w:rsidRDefault="00393DC0" w:rsidP="00E36F0E">
            <w:pPr>
              <w:rPr>
                <w:rFonts w:cs="Arial"/>
                <w:color w:val="000000"/>
                <w:szCs w:val="20"/>
              </w:rPr>
            </w:pPr>
            <w:r>
              <w:rPr>
                <w:rFonts w:cs="Arial"/>
                <w:color w:val="000000"/>
                <w:szCs w:val="20"/>
              </w:rPr>
              <w:t>MODEM_PWR_CELL_ON</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7580C08A" w14:textId="77777777" w:rsidR="00E36F0E" w:rsidRDefault="00393DC0" w:rsidP="00E36F0E">
            <w:pPr>
              <w:rPr>
                <w:rFonts w:cs="Arial"/>
                <w:color w:val="000000"/>
                <w:szCs w:val="20"/>
              </w:rPr>
            </w:pPr>
            <w:r>
              <w:rPr>
                <w:rFonts w:cs="Arial"/>
                <w:color w:val="000000"/>
                <w:szCs w:val="20"/>
              </w:rP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76757A1" w14:textId="77777777" w:rsidR="00E36F0E" w:rsidRDefault="00393DC0" w:rsidP="00E36F0E">
            <w:pPr>
              <w:rPr>
                <w:rFonts w:cs="Arial"/>
                <w:color w:val="000000"/>
                <w:szCs w:val="20"/>
              </w:rPr>
            </w:pPr>
            <w:r>
              <w:rPr>
                <w:rFonts w:cs="Arial"/>
                <w:color w:val="000000"/>
                <w:szCs w:val="20"/>
              </w:rPr>
              <w:t>Cellular On</w:t>
            </w:r>
          </w:p>
        </w:tc>
      </w:tr>
      <w:tr w:rsidR="00E36F0E" w:rsidRPr="00C82768" w14:paraId="1E04020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D52578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AF4A5D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68B2B1B" w14:textId="77777777" w:rsidR="00E36F0E" w:rsidRDefault="00E36F0E" w:rsidP="00E36F0E"/>
        </w:tc>
        <w:tc>
          <w:tcPr>
            <w:tcW w:w="1427" w:type="dxa"/>
            <w:tcBorders>
              <w:top w:val="single" w:sz="4" w:space="0" w:color="auto"/>
              <w:left w:val="single" w:sz="4" w:space="0" w:color="auto"/>
              <w:bottom w:val="single" w:sz="4" w:space="0" w:color="auto"/>
              <w:right w:val="single" w:sz="4" w:space="0" w:color="auto"/>
            </w:tcBorders>
            <w:shd w:val="clear" w:color="auto" w:fill="FFFFFF"/>
          </w:tcPr>
          <w:p w14:paraId="34018A45" w14:textId="77777777" w:rsidR="00E36F0E" w:rsidRDefault="00393DC0" w:rsidP="00E36F0E">
            <w:pPr>
              <w:rPr>
                <w:rFonts w:cs="Arial"/>
                <w:color w:val="000000"/>
                <w:szCs w:val="20"/>
              </w:rPr>
            </w:pPr>
            <w:r>
              <w:rPr>
                <w:rFonts w:cs="Arial"/>
                <w:color w:val="000000"/>
                <w:szCs w:val="20"/>
              </w:rPr>
              <w:t>MODEM_PWR_RESETTING</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3A223C47" w14:textId="77777777" w:rsidR="00E36F0E" w:rsidRDefault="00393DC0" w:rsidP="00E36F0E">
            <w:pPr>
              <w:rPr>
                <w:rFonts w:cs="Arial"/>
                <w:color w:val="000000"/>
                <w:szCs w:val="20"/>
              </w:rPr>
            </w:pPr>
            <w:r>
              <w:rPr>
                <w:rFonts w:cs="Arial"/>
                <w:color w:val="000000"/>
                <w:szCs w:val="20"/>
              </w:rP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E6F4702" w14:textId="77777777" w:rsidR="00E36F0E" w:rsidRDefault="00393DC0" w:rsidP="00E36F0E">
            <w:pPr>
              <w:rPr>
                <w:rFonts w:cs="Arial"/>
                <w:color w:val="000000"/>
                <w:szCs w:val="20"/>
              </w:rPr>
            </w:pPr>
            <w:r>
              <w:rPr>
                <w:rFonts w:cs="Arial"/>
                <w:color w:val="000000"/>
                <w:szCs w:val="20"/>
              </w:rPr>
              <w:t>Power Reset</w:t>
            </w:r>
          </w:p>
        </w:tc>
      </w:tr>
      <w:tr w:rsidR="00E36F0E" w:rsidRPr="00C82768" w14:paraId="0ACD182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ACF7CE6"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4F744AB"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D12280B" w14:textId="77777777" w:rsidR="00E36F0E" w:rsidRDefault="00E36F0E" w:rsidP="00E36F0E"/>
        </w:tc>
        <w:tc>
          <w:tcPr>
            <w:tcW w:w="1427" w:type="dxa"/>
            <w:tcBorders>
              <w:top w:val="single" w:sz="4" w:space="0" w:color="auto"/>
              <w:left w:val="single" w:sz="4" w:space="0" w:color="auto"/>
              <w:bottom w:val="single" w:sz="4" w:space="0" w:color="auto"/>
              <w:right w:val="single" w:sz="4" w:space="0" w:color="auto"/>
            </w:tcBorders>
            <w:shd w:val="clear" w:color="auto" w:fill="FFFFFF"/>
          </w:tcPr>
          <w:p w14:paraId="7C96F241" w14:textId="77777777" w:rsidR="00E36F0E" w:rsidRDefault="00393DC0" w:rsidP="00E36F0E">
            <w:pPr>
              <w:rPr>
                <w:rFonts w:cs="Arial"/>
                <w:color w:val="000000"/>
                <w:szCs w:val="20"/>
              </w:rPr>
            </w:pPr>
            <w:r>
              <w:rPr>
                <w:rFonts w:cs="Arial"/>
                <w:color w:val="000000"/>
                <w:szCs w:val="20"/>
              </w:rPr>
              <w:t>MODEM_PWR_TESTING</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45D893A9" w14:textId="77777777" w:rsidR="00E36F0E" w:rsidRDefault="00393DC0" w:rsidP="00E36F0E">
            <w:pPr>
              <w:rPr>
                <w:rFonts w:cs="Arial"/>
                <w:color w:val="000000"/>
                <w:szCs w:val="20"/>
              </w:rPr>
            </w:pPr>
            <w:r>
              <w:rPr>
                <w:rFonts w:cs="Arial"/>
                <w:color w:val="000000"/>
                <w:szCs w:val="20"/>
              </w:rP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0A5918A" w14:textId="77777777" w:rsidR="00E36F0E" w:rsidRDefault="00393DC0" w:rsidP="00E36F0E">
            <w:pPr>
              <w:rPr>
                <w:rFonts w:cs="Arial"/>
                <w:color w:val="000000"/>
                <w:szCs w:val="20"/>
              </w:rPr>
            </w:pPr>
            <w:r>
              <w:rPr>
                <w:rFonts w:cs="Arial"/>
                <w:color w:val="000000"/>
                <w:szCs w:val="20"/>
              </w:rPr>
              <w:t>Factory Test Mode</w:t>
            </w:r>
          </w:p>
        </w:tc>
      </w:tr>
      <w:tr w:rsidR="00E36F0E" w:rsidRPr="00C82768" w14:paraId="0B0E2D5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92357E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BF0B979" w14:textId="77777777" w:rsidR="00E36F0E" w:rsidRDefault="00E36F0E" w:rsidP="00E36F0E">
            <w:pPr>
              <w:rPr>
                <w:rFonts w:cs="Arial"/>
                <w:color w:val="000000"/>
                <w:szCs w:val="20"/>
              </w:rPr>
            </w:pP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D082E66" w14:textId="77777777" w:rsidR="00E36F0E" w:rsidRDefault="00E36F0E" w:rsidP="00E36F0E"/>
        </w:tc>
        <w:tc>
          <w:tcPr>
            <w:tcW w:w="1427" w:type="dxa"/>
            <w:tcBorders>
              <w:top w:val="single" w:sz="4" w:space="0" w:color="auto"/>
              <w:left w:val="single" w:sz="4" w:space="0" w:color="auto"/>
              <w:bottom w:val="single" w:sz="4" w:space="0" w:color="auto"/>
              <w:right w:val="single" w:sz="4" w:space="0" w:color="auto"/>
            </w:tcBorders>
            <w:shd w:val="clear" w:color="auto" w:fill="FFFFFF"/>
          </w:tcPr>
          <w:p w14:paraId="7DE8D7EB" w14:textId="77777777" w:rsidR="00E36F0E" w:rsidRDefault="00393DC0" w:rsidP="00E36F0E">
            <w:pPr>
              <w:rPr>
                <w:rFonts w:cs="Arial"/>
                <w:color w:val="000000"/>
                <w:szCs w:val="20"/>
              </w:rPr>
            </w:pPr>
            <w:r>
              <w:rPr>
                <w:rFonts w:cs="Arial"/>
                <w:color w:val="000000"/>
                <w:szCs w:val="20"/>
              </w:rPr>
              <w:t>MODEM_PWR_LPM_IMMINENT</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68B03C8B" w14:textId="77777777" w:rsidR="00E36F0E" w:rsidRDefault="00393DC0" w:rsidP="00E36F0E">
            <w:pPr>
              <w:rPr>
                <w:rFonts w:cs="Arial"/>
                <w:color w:val="000000"/>
                <w:szCs w:val="20"/>
              </w:rPr>
            </w:pPr>
            <w:r>
              <w:rPr>
                <w:rFonts w:cs="Arial"/>
                <w:color w:val="000000"/>
                <w:szCs w:val="20"/>
              </w:rPr>
              <w:t>0x5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C0F892C" w14:textId="77777777" w:rsidR="00E36F0E" w:rsidRDefault="00393DC0" w:rsidP="00E36F0E">
            <w:pPr>
              <w:rPr>
                <w:rFonts w:cs="Arial"/>
                <w:color w:val="000000"/>
                <w:szCs w:val="20"/>
              </w:rPr>
            </w:pPr>
            <w:r>
              <w:rPr>
                <w:rFonts w:cs="Arial"/>
                <w:color w:val="000000"/>
                <w:szCs w:val="20"/>
              </w:rPr>
              <w:t>Just prior to Low Power Mode</w:t>
            </w:r>
          </w:p>
        </w:tc>
      </w:tr>
      <w:tr w:rsidR="00E36F0E" w:rsidRPr="00C82768" w14:paraId="1CBF00A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9ECFEC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3F5D76D" w14:textId="77777777" w:rsidR="00E36F0E" w:rsidRDefault="00E36F0E" w:rsidP="00E36F0E">
            <w:pPr>
              <w:rPr>
                <w:rFonts w:cs="Arial"/>
                <w:color w:val="000000"/>
                <w:szCs w:val="20"/>
              </w:rPr>
            </w:pP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9565BF9" w14:textId="77777777" w:rsidR="00E36F0E" w:rsidRDefault="00E36F0E" w:rsidP="00E36F0E"/>
        </w:tc>
        <w:tc>
          <w:tcPr>
            <w:tcW w:w="1427" w:type="dxa"/>
            <w:tcBorders>
              <w:top w:val="single" w:sz="4" w:space="0" w:color="auto"/>
              <w:left w:val="single" w:sz="4" w:space="0" w:color="auto"/>
              <w:bottom w:val="single" w:sz="4" w:space="0" w:color="auto"/>
              <w:right w:val="single" w:sz="4" w:space="0" w:color="auto"/>
            </w:tcBorders>
            <w:shd w:val="clear" w:color="auto" w:fill="FFFFFF"/>
          </w:tcPr>
          <w:p w14:paraId="21131E19" w14:textId="77777777" w:rsidR="00E36F0E" w:rsidRDefault="00393DC0" w:rsidP="00E36F0E">
            <w:pPr>
              <w:rPr>
                <w:rFonts w:cs="Arial"/>
                <w:color w:val="000000"/>
                <w:szCs w:val="20"/>
              </w:rPr>
            </w:pPr>
            <w:r>
              <w:rPr>
                <w:rFonts w:cs="Arial"/>
                <w:color w:val="000000"/>
                <w:szCs w:val="20"/>
              </w:rPr>
              <w:t>MODEM_PWR_RESET_IMMINENT</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75767939" w14:textId="77777777" w:rsidR="00E36F0E" w:rsidRDefault="00393DC0" w:rsidP="00E36F0E">
            <w:pPr>
              <w:rPr>
                <w:rFonts w:cs="Arial"/>
                <w:color w:val="000000"/>
                <w:szCs w:val="20"/>
              </w:rPr>
            </w:pPr>
            <w:r>
              <w:rPr>
                <w:rFonts w:cs="Arial"/>
                <w:color w:val="000000"/>
                <w:szCs w:val="20"/>
              </w:rPr>
              <w:t>0x6</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D157F3C" w14:textId="77777777" w:rsidR="00E36F0E" w:rsidRDefault="00393DC0" w:rsidP="00E36F0E">
            <w:pPr>
              <w:rPr>
                <w:rFonts w:cs="Arial"/>
                <w:color w:val="000000"/>
                <w:szCs w:val="20"/>
              </w:rPr>
            </w:pPr>
            <w:r>
              <w:rPr>
                <w:rFonts w:cs="Arial"/>
                <w:color w:val="000000"/>
                <w:szCs w:val="20"/>
              </w:rPr>
              <w:t>Just prior to Resetting</w:t>
            </w:r>
          </w:p>
        </w:tc>
      </w:tr>
      <w:tr w:rsidR="00E36F0E" w:rsidRPr="00C82768" w14:paraId="065ED35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688068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B6FC51C" w14:textId="77777777" w:rsidR="00E36F0E" w:rsidRDefault="00E36F0E" w:rsidP="00E36F0E">
            <w:pPr>
              <w:rPr>
                <w:rFonts w:cs="Arial"/>
                <w:color w:val="000000"/>
                <w:szCs w:val="20"/>
              </w:rPr>
            </w:pP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9E98901" w14:textId="77777777" w:rsidR="00E36F0E" w:rsidRDefault="00E36F0E" w:rsidP="00E36F0E"/>
        </w:tc>
        <w:tc>
          <w:tcPr>
            <w:tcW w:w="1427" w:type="dxa"/>
            <w:tcBorders>
              <w:top w:val="single" w:sz="4" w:space="0" w:color="auto"/>
              <w:left w:val="single" w:sz="4" w:space="0" w:color="auto"/>
              <w:bottom w:val="single" w:sz="4" w:space="0" w:color="auto"/>
              <w:right w:val="single" w:sz="4" w:space="0" w:color="auto"/>
            </w:tcBorders>
            <w:shd w:val="clear" w:color="auto" w:fill="FFFFFF"/>
          </w:tcPr>
          <w:p w14:paraId="6F39D04A" w14:textId="77777777" w:rsidR="00E36F0E" w:rsidRDefault="00393DC0" w:rsidP="00E36F0E">
            <w:pPr>
              <w:rPr>
                <w:rFonts w:cs="Arial"/>
                <w:color w:val="000000"/>
                <w:szCs w:val="20"/>
              </w:rPr>
            </w:pPr>
            <w:r>
              <w:rPr>
                <w:rFonts w:cs="Arial"/>
                <w:color w:val="000000"/>
                <w:szCs w:val="20"/>
              </w:rPr>
              <w:t>MODEM_PWR_RESET_COMPLETE</w:t>
            </w: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17F89A6D" w14:textId="77777777" w:rsidR="00E36F0E" w:rsidRDefault="00393DC0" w:rsidP="00E36F0E">
            <w:pPr>
              <w:rPr>
                <w:rFonts w:cs="Arial"/>
                <w:color w:val="000000"/>
                <w:szCs w:val="20"/>
              </w:rPr>
            </w:pPr>
            <w:r>
              <w:rPr>
                <w:rFonts w:cs="Arial"/>
                <w:color w:val="000000"/>
                <w:szCs w:val="20"/>
              </w:rPr>
              <w:t>0x7</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748FEAC" w14:textId="77777777" w:rsidR="00E36F0E" w:rsidRDefault="00393DC0" w:rsidP="00E36F0E">
            <w:pPr>
              <w:rPr>
                <w:rFonts w:cs="Arial"/>
                <w:color w:val="000000"/>
                <w:szCs w:val="20"/>
              </w:rPr>
            </w:pPr>
            <w:r>
              <w:rPr>
                <w:rFonts w:cs="Arial"/>
                <w:color w:val="000000"/>
                <w:szCs w:val="20"/>
              </w:rPr>
              <w:t>modem back in service</w:t>
            </w:r>
          </w:p>
        </w:tc>
      </w:tr>
    </w:tbl>
    <w:p w14:paraId="6ECEC9AB" w14:textId="6C1E99D7" w:rsidR="00E36F0E" w:rsidRDefault="00393DC0" w:rsidP="00506E2F">
      <w:pPr>
        <w:pStyle w:val="Heading4"/>
      </w:pPr>
      <w:r w:rsidRPr="00B9479B">
        <w:t>MD-REQ-380304/B-ScanWiFiNetworks</w:t>
      </w:r>
    </w:p>
    <w:p w14:paraId="51CDFF13" w14:textId="77777777" w:rsidR="00E36F0E" w:rsidRPr="00857010"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a WiFi network scan</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552F4CDC"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66BF5511" w14:textId="77777777" w:rsidR="00E36F0E" w:rsidRPr="00C82768" w:rsidRDefault="00E36F0E" w:rsidP="00E36F0E">
            <w:pPr>
              <w:spacing w:line="256" w:lineRule="auto"/>
              <w:rPr>
                <w:sz w:val="8"/>
              </w:rPr>
            </w:pPr>
          </w:p>
        </w:tc>
      </w:tr>
      <w:tr w:rsidR="00E36F0E" w:rsidRPr="00C82768" w14:paraId="29212E7F"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12A46C0A"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48D1867C" w14:textId="77777777" w:rsidR="00E36F0E" w:rsidRPr="00C82768" w:rsidRDefault="00393DC0" w:rsidP="00E36F0E">
            <w:pPr>
              <w:spacing w:line="256" w:lineRule="auto"/>
            </w:pPr>
            <w:r w:rsidRPr="00DA32BB">
              <w:t>One-Shot (</w:t>
            </w:r>
            <w:r>
              <w:t>A-Synch)</w:t>
            </w:r>
          </w:p>
        </w:tc>
      </w:tr>
      <w:tr w:rsidR="00E36F0E" w:rsidRPr="00C82768" w14:paraId="7C8AC3AE"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790183BE"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4A280669" w14:textId="77777777" w:rsidR="00E36F0E" w:rsidRPr="00C82768" w:rsidRDefault="00393DC0" w:rsidP="00E36F0E">
            <w:pPr>
              <w:spacing w:line="256" w:lineRule="auto"/>
            </w:pPr>
            <w:r w:rsidRPr="00C82768">
              <w:t>Default</w:t>
            </w:r>
          </w:p>
        </w:tc>
      </w:tr>
      <w:tr w:rsidR="00E36F0E" w:rsidRPr="00C82768" w14:paraId="79886E86"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7281ECBC"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7D63D251" w14:textId="77777777" w:rsidR="00E36F0E" w:rsidRPr="00C82768" w:rsidRDefault="00393DC0" w:rsidP="00E36F0E">
            <w:pPr>
              <w:spacing w:line="256" w:lineRule="auto"/>
            </w:pPr>
            <w:r w:rsidRPr="00C82768">
              <w:t>No</w:t>
            </w:r>
          </w:p>
        </w:tc>
      </w:tr>
      <w:tr w:rsidR="00E36F0E" w:rsidRPr="00C82768" w14:paraId="165153EC"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020509B0" w14:textId="77777777" w:rsidR="00E36F0E" w:rsidRPr="00C82768" w:rsidRDefault="00E36F0E" w:rsidP="00E36F0E">
            <w:pPr>
              <w:spacing w:line="256" w:lineRule="auto"/>
              <w:rPr>
                <w:sz w:val="8"/>
              </w:rPr>
            </w:pPr>
          </w:p>
        </w:tc>
      </w:tr>
      <w:tr w:rsidR="00E36F0E" w:rsidRPr="00C82768" w14:paraId="32DDB8D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490D33F1"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1A8E7FAB"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67C471CD"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64EA587"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2312700"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2B207AF" w14:textId="77777777" w:rsidR="00E36F0E" w:rsidRPr="00C82768" w:rsidRDefault="00393DC0" w:rsidP="00E36F0E">
            <w:pPr>
              <w:rPr>
                <w:b/>
              </w:rPr>
            </w:pPr>
            <w:r w:rsidRPr="00C82768">
              <w:rPr>
                <w:b/>
              </w:rPr>
              <w:t>Description</w:t>
            </w:r>
          </w:p>
        </w:tc>
      </w:tr>
      <w:tr w:rsidR="00E36F0E" w:rsidRPr="00C82768" w14:paraId="35F83381"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7F09CC86" w14:textId="77777777" w:rsidR="00E36F0E" w:rsidRPr="00C82768" w:rsidRDefault="00393DC0" w:rsidP="00E36F0E">
            <w:pPr>
              <w:rPr>
                <w:b/>
              </w:rPr>
            </w:pPr>
            <w:r w:rsidRPr="00C82768">
              <w:rPr>
                <w:b/>
              </w:rPr>
              <w:t>Request</w:t>
            </w:r>
          </w:p>
        </w:tc>
      </w:tr>
      <w:tr w:rsidR="00E36F0E" w:rsidRPr="00C82768" w14:paraId="3AB0129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DDCBB66"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680E023B" w14:textId="77777777" w:rsidR="00E36F0E" w:rsidRPr="00C82768" w:rsidRDefault="00393DC0" w:rsidP="00E36F0E">
            <w:r>
              <w:t>ifId</w:t>
            </w:r>
          </w:p>
        </w:tc>
        <w:tc>
          <w:tcPr>
            <w:tcW w:w="900" w:type="dxa"/>
            <w:tcBorders>
              <w:top w:val="single" w:sz="4" w:space="0" w:color="auto"/>
              <w:left w:val="single" w:sz="4" w:space="0" w:color="auto"/>
              <w:bottom w:val="single" w:sz="4" w:space="0" w:color="auto"/>
              <w:right w:val="single" w:sz="4" w:space="0" w:color="auto"/>
            </w:tcBorders>
          </w:tcPr>
          <w:p w14:paraId="7C788AE4"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tcPr>
          <w:p w14:paraId="37753787"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26E002B2" w14:textId="77777777" w:rsidR="00E36F0E" w:rsidRPr="00751E32" w:rsidRDefault="00393DC0" w:rsidP="00E36F0E">
            <w:pPr>
              <w:rPr>
                <w:highlight w:val="yellow"/>
              </w:rPr>
            </w:pPr>
            <w:r>
              <w:t>0-4294967295</w:t>
            </w:r>
          </w:p>
        </w:tc>
        <w:tc>
          <w:tcPr>
            <w:tcW w:w="3330" w:type="dxa"/>
            <w:tcBorders>
              <w:top w:val="single" w:sz="4" w:space="0" w:color="auto"/>
              <w:left w:val="single" w:sz="4" w:space="0" w:color="auto"/>
              <w:bottom w:val="single" w:sz="4" w:space="0" w:color="auto"/>
              <w:right w:val="single" w:sz="4" w:space="0" w:color="auto"/>
            </w:tcBorders>
          </w:tcPr>
          <w:p w14:paraId="7AD43988" w14:textId="77777777" w:rsidR="00E36F0E" w:rsidRPr="00C82768" w:rsidRDefault="00393DC0" w:rsidP="00E36F0E">
            <w:r>
              <w:t>Interface ID</w:t>
            </w:r>
          </w:p>
        </w:tc>
      </w:tr>
      <w:tr w:rsidR="00E36F0E" w:rsidRPr="00C82768" w14:paraId="7122728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FC4F768"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12540323" w14:textId="77777777" w:rsidR="00E36F0E" w:rsidRDefault="00393DC0" w:rsidP="00E36F0E">
            <w:r>
              <w:t>passive</w:t>
            </w:r>
          </w:p>
        </w:tc>
        <w:tc>
          <w:tcPr>
            <w:tcW w:w="900" w:type="dxa"/>
            <w:tcBorders>
              <w:top w:val="single" w:sz="4" w:space="0" w:color="auto"/>
              <w:left w:val="single" w:sz="4" w:space="0" w:color="auto"/>
              <w:bottom w:val="single" w:sz="4" w:space="0" w:color="auto"/>
              <w:right w:val="single" w:sz="4" w:space="0" w:color="auto"/>
            </w:tcBorders>
          </w:tcPr>
          <w:p w14:paraId="3C090B97"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tcPr>
          <w:p w14:paraId="420E6A56"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3E122DD9"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tcPr>
          <w:p w14:paraId="5A75B80B" w14:textId="77777777" w:rsidR="00E36F0E" w:rsidRPr="00924C31" w:rsidRDefault="00393DC0" w:rsidP="00E36F0E">
            <w:pPr>
              <w:rPr>
                <w:rFonts w:cs="Arial"/>
                <w:color w:val="000000"/>
              </w:rPr>
            </w:pPr>
            <w:r>
              <w:rPr>
                <w:rFonts w:cs="Arial"/>
                <w:color w:val="000000"/>
              </w:rPr>
              <w:t>true = passive scan (no pkts tx'd), false = active scan</w:t>
            </w:r>
          </w:p>
        </w:tc>
      </w:tr>
      <w:tr w:rsidR="00E36F0E" w:rsidRPr="00C82768" w14:paraId="5E756A6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18FD060"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1539C320" w14:textId="77777777" w:rsidR="00E36F0E" w:rsidRDefault="00393DC0" w:rsidP="00E36F0E">
            <w:r w:rsidRPr="00DA43D2">
              <w:t>WlanChannel</w:t>
            </w:r>
          </w:p>
        </w:tc>
        <w:tc>
          <w:tcPr>
            <w:tcW w:w="900" w:type="dxa"/>
            <w:tcBorders>
              <w:top w:val="single" w:sz="4" w:space="0" w:color="auto"/>
              <w:left w:val="single" w:sz="4" w:space="0" w:color="auto"/>
              <w:bottom w:val="single" w:sz="4" w:space="0" w:color="auto"/>
              <w:right w:val="single" w:sz="4" w:space="0" w:color="auto"/>
            </w:tcBorders>
          </w:tcPr>
          <w:p w14:paraId="63FF6AB4"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tcPr>
          <w:p w14:paraId="58AD718D"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10EA1939"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7FD661DD" w14:textId="77777777" w:rsidR="00E36F0E" w:rsidRPr="0052707D" w:rsidRDefault="00393DC0" w:rsidP="00E36F0E">
            <w:pPr>
              <w:rPr>
                <w:highlight w:val="yellow"/>
              </w:rPr>
            </w:pPr>
            <w:r>
              <w:t>List of channels</w:t>
            </w:r>
            <w:r w:rsidRPr="007164A2">
              <w:t xml:space="preserve"> of AP</w:t>
            </w:r>
          </w:p>
        </w:tc>
      </w:tr>
      <w:tr w:rsidR="00E36F0E" w:rsidRPr="00C82768" w14:paraId="63A52DA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97FA27F"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1089BB01"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0ED7D92D"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09B35597" w14:textId="77777777" w:rsidR="00E36F0E" w:rsidRDefault="00393DC0" w:rsidP="00E36F0E">
            <w:r>
              <w:t>Reserved</w:t>
            </w:r>
          </w:p>
        </w:tc>
        <w:tc>
          <w:tcPr>
            <w:tcW w:w="1170" w:type="dxa"/>
            <w:tcBorders>
              <w:top w:val="single" w:sz="4" w:space="0" w:color="auto"/>
              <w:left w:val="single" w:sz="4" w:space="0" w:color="auto"/>
              <w:bottom w:val="single" w:sz="4" w:space="0" w:color="auto"/>
              <w:right w:val="single" w:sz="4" w:space="0" w:color="auto"/>
            </w:tcBorders>
          </w:tcPr>
          <w:p w14:paraId="3FE724D9" w14:textId="77777777" w:rsidR="00E36F0E" w:rsidRDefault="00393DC0" w:rsidP="00E36F0E">
            <w:r>
              <w:t>0x00</w:t>
            </w:r>
          </w:p>
        </w:tc>
        <w:tc>
          <w:tcPr>
            <w:tcW w:w="3330" w:type="dxa"/>
            <w:tcBorders>
              <w:top w:val="single" w:sz="4" w:space="0" w:color="auto"/>
              <w:left w:val="single" w:sz="4" w:space="0" w:color="auto"/>
              <w:bottom w:val="single" w:sz="4" w:space="0" w:color="auto"/>
              <w:right w:val="single" w:sz="4" w:space="0" w:color="auto"/>
            </w:tcBorders>
          </w:tcPr>
          <w:p w14:paraId="217D6C01" w14:textId="77777777" w:rsidR="00E36F0E" w:rsidRPr="0052707D" w:rsidRDefault="00E36F0E" w:rsidP="00E36F0E">
            <w:pPr>
              <w:rPr>
                <w:highlight w:val="yellow"/>
              </w:rPr>
            </w:pPr>
          </w:p>
        </w:tc>
      </w:tr>
      <w:tr w:rsidR="00E36F0E" w:rsidRPr="00C82768" w14:paraId="051308C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2D5C1A7"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6D72F6E9"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6E774147"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70102BB7" w14:textId="77777777" w:rsidR="00E36F0E" w:rsidRPr="00C82768" w:rsidRDefault="00393DC0" w:rsidP="00E36F0E">
            <w:r>
              <w:t>WLAN_CH_1</w:t>
            </w:r>
          </w:p>
        </w:tc>
        <w:tc>
          <w:tcPr>
            <w:tcW w:w="1170" w:type="dxa"/>
            <w:tcBorders>
              <w:top w:val="single" w:sz="4" w:space="0" w:color="auto"/>
              <w:left w:val="single" w:sz="4" w:space="0" w:color="auto"/>
              <w:bottom w:val="single" w:sz="4" w:space="0" w:color="auto"/>
              <w:right w:val="single" w:sz="4" w:space="0" w:color="auto"/>
            </w:tcBorders>
          </w:tcPr>
          <w:p w14:paraId="3769ED1D" w14:textId="77777777" w:rsidR="00E36F0E" w:rsidRPr="00C82768" w:rsidRDefault="00393DC0" w:rsidP="00E36F0E">
            <w:r>
              <w:t>0x01</w:t>
            </w:r>
          </w:p>
        </w:tc>
        <w:tc>
          <w:tcPr>
            <w:tcW w:w="3330" w:type="dxa"/>
            <w:tcBorders>
              <w:top w:val="single" w:sz="4" w:space="0" w:color="auto"/>
              <w:left w:val="single" w:sz="4" w:space="0" w:color="auto"/>
              <w:bottom w:val="single" w:sz="4" w:space="0" w:color="auto"/>
              <w:right w:val="single" w:sz="4" w:space="0" w:color="auto"/>
            </w:tcBorders>
          </w:tcPr>
          <w:p w14:paraId="75BA3F15" w14:textId="77777777" w:rsidR="00E36F0E" w:rsidRPr="00C82768" w:rsidRDefault="00E36F0E" w:rsidP="00E36F0E"/>
        </w:tc>
      </w:tr>
      <w:tr w:rsidR="00E36F0E" w:rsidRPr="00C82768" w14:paraId="56D3754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643C554"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30F612F7"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6B425356"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6A8400A0" w14:textId="77777777" w:rsidR="00E36F0E" w:rsidRPr="00C82768" w:rsidRDefault="00393DC0" w:rsidP="00E36F0E">
            <w:r>
              <w:t>WLAN_CH_2</w:t>
            </w:r>
          </w:p>
        </w:tc>
        <w:tc>
          <w:tcPr>
            <w:tcW w:w="1170" w:type="dxa"/>
            <w:tcBorders>
              <w:top w:val="single" w:sz="4" w:space="0" w:color="auto"/>
              <w:left w:val="single" w:sz="4" w:space="0" w:color="auto"/>
              <w:bottom w:val="single" w:sz="4" w:space="0" w:color="auto"/>
              <w:right w:val="single" w:sz="4" w:space="0" w:color="auto"/>
            </w:tcBorders>
          </w:tcPr>
          <w:p w14:paraId="6518FA07" w14:textId="77777777" w:rsidR="00E36F0E" w:rsidRPr="00C82768" w:rsidRDefault="00393DC0" w:rsidP="00E36F0E">
            <w:r>
              <w:t>0x02</w:t>
            </w:r>
          </w:p>
        </w:tc>
        <w:tc>
          <w:tcPr>
            <w:tcW w:w="3330" w:type="dxa"/>
            <w:tcBorders>
              <w:top w:val="single" w:sz="4" w:space="0" w:color="auto"/>
              <w:left w:val="single" w:sz="4" w:space="0" w:color="auto"/>
              <w:bottom w:val="single" w:sz="4" w:space="0" w:color="auto"/>
              <w:right w:val="single" w:sz="4" w:space="0" w:color="auto"/>
            </w:tcBorders>
          </w:tcPr>
          <w:p w14:paraId="0A3CBAB5" w14:textId="77777777" w:rsidR="00E36F0E" w:rsidRPr="00C82768" w:rsidRDefault="00E36F0E" w:rsidP="00E36F0E"/>
        </w:tc>
      </w:tr>
      <w:tr w:rsidR="00E36F0E" w:rsidRPr="00C82768" w14:paraId="0BB7DE3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9467E6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706D1BCC"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24D0592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67F8B9FB" w14:textId="77777777" w:rsidR="00E36F0E" w:rsidRPr="00C82768" w:rsidRDefault="00393DC0" w:rsidP="00E36F0E">
            <w:r>
              <w:t>WLAN_CH_3</w:t>
            </w:r>
          </w:p>
        </w:tc>
        <w:tc>
          <w:tcPr>
            <w:tcW w:w="1170" w:type="dxa"/>
            <w:tcBorders>
              <w:top w:val="single" w:sz="4" w:space="0" w:color="auto"/>
              <w:left w:val="single" w:sz="4" w:space="0" w:color="auto"/>
              <w:bottom w:val="single" w:sz="4" w:space="0" w:color="auto"/>
              <w:right w:val="single" w:sz="4" w:space="0" w:color="auto"/>
            </w:tcBorders>
          </w:tcPr>
          <w:p w14:paraId="4C03AE58" w14:textId="77777777" w:rsidR="00E36F0E" w:rsidRDefault="00393DC0" w:rsidP="00E36F0E">
            <w:r>
              <w:t>0x03</w:t>
            </w:r>
          </w:p>
        </w:tc>
        <w:tc>
          <w:tcPr>
            <w:tcW w:w="3330" w:type="dxa"/>
            <w:tcBorders>
              <w:top w:val="single" w:sz="4" w:space="0" w:color="auto"/>
              <w:left w:val="single" w:sz="4" w:space="0" w:color="auto"/>
              <w:bottom w:val="single" w:sz="4" w:space="0" w:color="auto"/>
              <w:right w:val="single" w:sz="4" w:space="0" w:color="auto"/>
            </w:tcBorders>
          </w:tcPr>
          <w:p w14:paraId="44444FD8" w14:textId="77777777" w:rsidR="00E36F0E" w:rsidRPr="00D70130" w:rsidRDefault="00E36F0E" w:rsidP="00E36F0E">
            <w:pPr>
              <w:rPr>
                <w:highlight w:val="yellow"/>
              </w:rPr>
            </w:pPr>
          </w:p>
        </w:tc>
      </w:tr>
      <w:tr w:rsidR="00E36F0E" w:rsidRPr="00C82768" w14:paraId="106CA65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7D3FE0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0AC43E0A"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258CB8A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2294F99F"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48391484"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50D4D7EE" w14:textId="77777777" w:rsidR="00E36F0E" w:rsidRPr="00D70130" w:rsidRDefault="00E36F0E" w:rsidP="00E36F0E">
            <w:pPr>
              <w:rPr>
                <w:highlight w:val="yellow"/>
              </w:rPr>
            </w:pPr>
          </w:p>
        </w:tc>
      </w:tr>
      <w:tr w:rsidR="00E36F0E" w:rsidRPr="00C82768" w14:paraId="4343807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336527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46075B0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233CF32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74496C3E" w14:textId="77777777" w:rsidR="00E36F0E" w:rsidRDefault="00393DC0" w:rsidP="00E36F0E">
            <w:r>
              <w:t>WLAN_CH_165</w:t>
            </w:r>
          </w:p>
        </w:tc>
        <w:tc>
          <w:tcPr>
            <w:tcW w:w="1170" w:type="dxa"/>
            <w:tcBorders>
              <w:top w:val="single" w:sz="4" w:space="0" w:color="auto"/>
              <w:left w:val="single" w:sz="4" w:space="0" w:color="auto"/>
              <w:bottom w:val="single" w:sz="4" w:space="0" w:color="auto"/>
              <w:right w:val="single" w:sz="4" w:space="0" w:color="auto"/>
            </w:tcBorders>
          </w:tcPr>
          <w:p w14:paraId="3FCA8C7F" w14:textId="77777777" w:rsidR="00E36F0E" w:rsidRDefault="00393DC0" w:rsidP="00E36F0E">
            <w:r>
              <w:t>0xA5</w:t>
            </w:r>
          </w:p>
        </w:tc>
        <w:tc>
          <w:tcPr>
            <w:tcW w:w="3330" w:type="dxa"/>
            <w:tcBorders>
              <w:top w:val="single" w:sz="4" w:space="0" w:color="auto"/>
              <w:left w:val="single" w:sz="4" w:space="0" w:color="auto"/>
              <w:bottom w:val="single" w:sz="4" w:space="0" w:color="auto"/>
              <w:right w:val="single" w:sz="4" w:space="0" w:color="auto"/>
            </w:tcBorders>
          </w:tcPr>
          <w:p w14:paraId="587CB548" w14:textId="77777777" w:rsidR="00E36F0E" w:rsidRPr="0052707D" w:rsidRDefault="00E36F0E" w:rsidP="00E36F0E">
            <w:pPr>
              <w:rPr>
                <w:highlight w:val="yellow"/>
              </w:rPr>
            </w:pPr>
          </w:p>
        </w:tc>
      </w:tr>
      <w:tr w:rsidR="00E36F0E" w:rsidRPr="00C82768" w14:paraId="0378E09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FA54CD9"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5381E9F6" w14:textId="77777777" w:rsidR="00E36F0E" w:rsidRDefault="00393DC0" w:rsidP="00E36F0E">
            <w:r>
              <w:t>ssid</w:t>
            </w:r>
          </w:p>
        </w:tc>
        <w:tc>
          <w:tcPr>
            <w:tcW w:w="900" w:type="dxa"/>
            <w:tcBorders>
              <w:top w:val="single" w:sz="4" w:space="0" w:color="auto"/>
              <w:left w:val="single" w:sz="4" w:space="0" w:color="auto"/>
              <w:bottom w:val="single" w:sz="4" w:space="0" w:color="auto"/>
              <w:right w:val="single" w:sz="4" w:space="0" w:color="auto"/>
            </w:tcBorders>
          </w:tcPr>
          <w:p w14:paraId="39F966FF"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2FF11C4E"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4FD7A3BE" w14:textId="77777777" w:rsidR="00E36F0E" w:rsidRPr="00F1221C" w:rsidRDefault="00393DC0" w:rsidP="00E36F0E">
            <w:r w:rsidRPr="00F1221C">
              <w:t>Char Value:0-255</w:t>
            </w:r>
          </w:p>
          <w:p w14:paraId="1EB18DD6"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1C9B0E1B" w14:textId="77777777" w:rsidR="00E36F0E" w:rsidRPr="0052707D" w:rsidRDefault="00393DC0" w:rsidP="00E36F0E">
            <w:pPr>
              <w:rPr>
                <w:highlight w:val="yellow"/>
              </w:rPr>
            </w:pPr>
            <w:r w:rsidRPr="00924C31">
              <w:t>List of SSIDs to specifically scan for. Used to scan for hidden networks. "passive" will be ignored as a</w:t>
            </w:r>
            <w:r>
              <w:t>n</w:t>
            </w:r>
            <w:r w:rsidRPr="00924C31">
              <w:t xml:space="preserve"> active scan is required</w:t>
            </w:r>
          </w:p>
        </w:tc>
      </w:tr>
      <w:tr w:rsidR="00E36F0E" w:rsidRPr="00C82768" w14:paraId="64F7069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F4D2FAA"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5F2A5DAE" w14:textId="77777777" w:rsidR="00E36F0E" w:rsidRDefault="00393DC0" w:rsidP="00E36F0E">
            <w:r>
              <w:t>scanId</w:t>
            </w:r>
          </w:p>
        </w:tc>
        <w:tc>
          <w:tcPr>
            <w:tcW w:w="900" w:type="dxa"/>
            <w:tcBorders>
              <w:top w:val="single" w:sz="4" w:space="0" w:color="auto"/>
              <w:left w:val="single" w:sz="4" w:space="0" w:color="auto"/>
              <w:bottom w:val="single" w:sz="4" w:space="0" w:color="auto"/>
              <w:right w:val="single" w:sz="4" w:space="0" w:color="auto"/>
            </w:tcBorders>
          </w:tcPr>
          <w:p w14:paraId="7758BCA4" w14:textId="77777777" w:rsidR="00E36F0E" w:rsidRDefault="00393DC0" w:rsidP="00E36F0E">
            <w:r>
              <w:t>Int64</w:t>
            </w:r>
          </w:p>
        </w:tc>
        <w:tc>
          <w:tcPr>
            <w:tcW w:w="1697" w:type="dxa"/>
            <w:tcBorders>
              <w:top w:val="single" w:sz="4" w:space="0" w:color="auto"/>
              <w:left w:val="single" w:sz="4" w:space="0" w:color="auto"/>
              <w:bottom w:val="single" w:sz="4" w:space="0" w:color="auto"/>
              <w:right w:val="single" w:sz="4" w:space="0" w:color="auto"/>
            </w:tcBorders>
          </w:tcPr>
          <w:p w14:paraId="2249D704"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05CA7C9D" w14:textId="77777777" w:rsidR="00E36F0E" w:rsidRDefault="00393DC0" w:rsidP="00E36F0E">
            <w:r>
              <w:t>0-18446744073709551615</w:t>
            </w:r>
          </w:p>
        </w:tc>
        <w:tc>
          <w:tcPr>
            <w:tcW w:w="3330" w:type="dxa"/>
            <w:tcBorders>
              <w:top w:val="single" w:sz="4" w:space="0" w:color="auto"/>
              <w:left w:val="single" w:sz="4" w:space="0" w:color="auto"/>
              <w:bottom w:val="single" w:sz="4" w:space="0" w:color="auto"/>
              <w:right w:val="single" w:sz="4" w:space="0" w:color="auto"/>
            </w:tcBorders>
          </w:tcPr>
          <w:p w14:paraId="441B4370" w14:textId="77777777" w:rsidR="00E36F0E" w:rsidRPr="00924C31" w:rsidRDefault="00393DC0" w:rsidP="00E36F0E">
            <w:r>
              <w:t xml:space="preserve">ID value used to track scans </w:t>
            </w:r>
          </w:p>
        </w:tc>
      </w:tr>
      <w:tr w:rsidR="00E36F0E" w:rsidRPr="00C82768" w14:paraId="348C1BD9"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73C3AB36" w14:textId="77777777" w:rsidR="00E36F0E" w:rsidRPr="00C82768" w:rsidRDefault="00393DC0" w:rsidP="00E36F0E">
            <w:r w:rsidRPr="00C82768">
              <w:rPr>
                <w:b/>
              </w:rPr>
              <w:t>Response</w:t>
            </w:r>
          </w:p>
        </w:tc>
      </w:tr>
      <w:tr w:rsidR="00E36F0E" w:rsidRPr="00C82768" w14:paraId="73A6BD3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E151697"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A1098FE" w14:textId="77777777" w:rsidR="00E36F0E" w:rsidRDefault="00393DC0" w:rsidP="00E36F0E">
            <w:r>
              <w:t>WlanRet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9C9FEBF"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53EC140"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3888241" w14:textId="77777777" w:rsidR="00E36F0E" w:rsidRPr="00751E32" w:rsidRDefault="00393DC0" w:rsidP="00E36F0E">
            <w:pPr>
              <w:rPr>
                <w:highlight w:val="yellow"/>
              </w:rPr>
            </w:pPr>
            <w:r>
              <w:rPr>
                <w:rFonts w:cs="Arial"/>
                <w:color w:val="000000"/>
              </w:rP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6F9AE76" w14:textId="77777777" w:rsidR="00E36F0E" w:rsidRDefault="00E36F0E" w:rsidP="00E36F0E"/>
        </w:tc>
      </w:tr>
      <w:tr w:rsidR="00E36F0E" w:rsidRPr="00C82768" w14:paraId="5D23510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EB57A03"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316A45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6AAD8D2"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34CD405" w14:textId="77777777" w:rsidR="00E36F0E" w:rsidRPr="00C82768" w:rsidRDefault="00393DC0" w:rsidP="00E36F0E">
            <w:r>
              <w:t>WLAN_ERROR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56E9497" w14:textId="77777777" w:rsidR="00E36F0E" w:rsidRPr="008127A4"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E47375B" w14:textId="77777777" w:rsidR="00E36F0E" w:rsidRDefault="00393DC0" w:rsidP="00E36F0E">
            <w:r>
              <w:t>Error/Failure</w:t>
            </w:r>
          </w:p>
        </w:tc>
      </w:tr>
      <w:tr w:rsidR="00E36F0E" w:rsidRPr="00C82768" w14:paraId="0C144A0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EE7A759"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80BD136"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865A9DB"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F321AF5" w14:textId="77777777" w:rsidR="00E36F0E" w:rsidRPr="00C82768" w:rsidRDefault="00393DC0" w:rsidP="00E36F0E">
            <w:r>
              <w:t>WLAN_SUCCESS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041387E" w14:textId="77777777" w:rsidR="00E36F0E" w:rsidRPr="008127A4"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1210D9F" w14:textId="77777777" w:rsidR="00E36F0E" w:rsidRDefault="00393DC0" w:rsidP="00E36F0E">
            <w:r>
              <w:t>Success</w:t>
            </w:r>
          </w:p>
        </w:tc>
      </w:tr>
      <w:tr w:rsidR="00E36F0E" w:rsidRPr="00C82768" w14:paraId="5C8DB15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169C4E5"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1B33572" w14:textId="77777777" w:rsidR="00E36F0E" w:rsidRPr="00C82768" w:rsidRDefault="00393DC0" w:rsidP="00E36F0E">
            <w:r>
              <w:t>ifId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3162F5A"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5238C4D"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FCA4270" w14:textId="77777777" w:rsidR="00E36F0E" w:rsidRPr="00751E32" w:rsidRDefault="00393DC0" w:rsidP="00E36F0E">
            <w:pPr>
              <w:rPr>
                <w:highlight w:val="yellow"/>
              </w:rPr>
            </w:pPr>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D637BB6" w14:textId="77777777" w:rsidR="00E36F0E" w:rsidRPr="00C82768" w:rsidRDefault="00393DC0" w:rsidP="00E36F0E">
            <w:r>
              <w:t>Interface ID</w:t>
            </w:r>
          </w:p>
        </w:tc>
      </w:tr>
      <w:tr w:rsidR="00E36F0E" w:rsidRPr="00C82768" w14:paraId="1ABFF1E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2D9F1C2"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E1C896D" w14:textId="77777777" w:rsidR="00E36F0E" w:rsidRDefault="00393DC0" w:rsidP="00E36F0E">
            <w:r>
              <w:t>scanId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7D0EE4A" w14:textId="77777777" w:rsidR="00E36F0E" w:rsidRDefault="00393DC0" w:rsidP="00E36F0E">
            <w:r>
              <w:t>Int64</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55288F7" w14:textId="77777777" w:rsidR="00E36F0E" w:rsidRDefault="00E36F0E" w:rsidP="00E36F0E"/>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A5D3DC7" w14:textId="77777777" w:rsidR="00E36F0E" w:rsidRDefault="00393DC0" w:rsidP="00E36F0E">
            <w:r>
              <w:t>0-18446744073709551615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617D129" w14:textId="77777777" w:rsidR="00E36F0E" w:rsidRPr="00924C31" w:rsidRDefault="00393DC0" w:rsidP="00E36F0E">
            <w:r>
              <w:t xml:space="preserve">ID value used to track scans </w:t>
            </w:r>
          </w:p>
        </w:tc>
      </w:tr>
      <w:tr w:rsidR="00E36F0E" w:rsidRPr="00C82768" w14:paraId="38B9556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0AF125D"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7605A84" w14:textId="77777777" w:rsidR="00E36F0E" w:rsidRDefault="00393DC0" w:rsidP="00E36F0E">
            <w:r w:rsidRPr="00DA43D2">
              <w:t>WlanChannel</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67D66E5"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3E16371"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8B0B075"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D6E3A23" w14:textId="77777777" w:rsidR="00E36F0E" w:rsidRPr="0052707D" w:rsidRDefault="00393DC0" w:rsidP="00E36F0E">
            <w:pPr>
              <w:rPr>
                <w:highlight w:val="yellow"/>
              </w:rPr>
            </w:pPr>
            <w:r>
              <w:t>List of channels</w:t>
            </w:r>
            <w:r w:rsidRPr="007164A2">
              <w:t xml:space="preserve"> of AP</w:t>
            </w:r>
          </w:p>
        </w:tc>
      </w:tr>
      <w:tr w:rsidR="00E36F0E" w:rsidRPr="00C82768" w14:paraId="5FA9ED6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90E915C"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EEB45B1"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2DD9E4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B0CB5F9" w14:textId="77777777" w:rsidR="00E36F0E" w:rsidRDefault="00393DC0" w:rsidP="00E36F0E">
            <w:r>
              <w:t>Reserved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1ADD831" w14:textId="77777777" w:rsidR="00E36F0E" w:rsidRDefault="00393DC0" w:rsidP="00E36F0E">
            <w:r>
              <w:t>0x00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54B9543" w14:textId="77777777" w:rsidR="00E36F0E" w:rsidRPr="0052707D" w:rsidRDefault="00E36F0E" w:rsidP="00E36F0E">
            <w:pPr>
              <w:rPr>
                <w:highlight w:val="yellow"/>
              </w:rPr>
            </w:pPr>
          </w:p>
        </w:tc>
      </w:tr>
      <w:tr w:rsidR="00E36F0E" w:rsidRPr="00C82768" w14:paraId="2D158B6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5065062"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E4674A7"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FF5F538"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9CD5B47" w14:textId="77777777" w:rsidR="00E36F0E" w:rsidRPr="00C82768" w:rsidRDefault="00393DC0" w:rsidP="00E36F0E">
            <w:r>
              <w:t>WLAN_CH_1</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633AF3F" w14:textId="77777777" w:rsidR="00E36F0E" w:rsidRPr="00C82768" w:rsidRDefault="00393DC0" w:rsidP="00E36F0E">
            <w:r>
              <w:t>0x01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7D6F8DA" w14:textId="77777777" w:rsidR="00E36F0E" w:rsidRPr="00C82768" w:rsidRDefault="00E36F0E" w:rsidP="00E36F0E"/>
        </w:tc>
      </w:tr>
      <w:tr w:rsidR="00E36F0E" w:rsidRPr="00C82768" w14:paraId="4648193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E92B256"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CD049A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DA5B520"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9226E56" w14:textId="77777777" w:rsidR="00E36F0E" w:rsidRPr="00C82768" w:rsidRDefault="00393DC0" w:rsidP="00E36F0E">
            <w:r>
              <w:t>WLAN_CH_2</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8EF8754" w14:textId="77777777" w:rsidR="00E36F0E" w:rsidRPr="00C82768" w:rsidRDefault="00393DC0" w:rsidP="00E36F0E">
            <w:r>
              <w:t>0x02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82749D3" w14:textId="77777777" w:rsidR="00E36F0E" w:rsidRPr="00C82768" w:rsidRDefault="00E36F0E" w:rsidP="00E36F0E"/>
        </w:tc>
      </w:tr>
      <w:tr w:rsidR="00E36F0E" w:rsidRPr="00C82768" w14:paraId="3EB9C84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6FC2C9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347A65A"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EC58A17"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B4F3B18" w14:textId="77777777" w:rsidR="00E36F0E" w:rsidRPr="00C82768" w:rsidRDefault="00393DC0" w:rsidP="00E36F0E">
            <w:r>
              <w:t>WLAN_CH_3</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99ADE09" w14:textId="77777777" w:rsidR="00E36F0E" w:rsidRDefault="00393DC0" w:rsidP="00E36F0E">
            <w:r>
              <w:t>0x03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544E2B4" w14:textId="77777777" w:rsidR="00E36F0E" w:rsidRPr="00D70130" w:rsidRDefault="00E36F0E" w:rsidP="00E36F0E">
            <w:pPr>
              <w:rPr>
                <w:highlight w:val="yellow"/>
              </w:rPr>
            </w:pPr>
          </w:p>
        </w:tc>
      </w:tr>
      <w:tr w:rsidR="00E36F0E" w:rsidRPr="00C82768" w14:paraId="62B5D52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845A1D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25F731A"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2CF81C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DB2F7F4"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5DF0FC0"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96C16DD" w14:textId="77777777" w:rsidR="00E36F0E" w:rsidRPr="00D70130" w:rsidRDefault="00E36F0E" w:rsidP="00E36F0E">
            <w:pPr>
              <w:rPr>
                <w:highlight w:val="yellow"/>
              </w:rPr>
            </w:pPr>
          </w:p>
        </w:tc>
      </w:tr>
      <w:tr w:rsidR="00E36F0E" w:rsidRPr="00C82768" w14:paraId="4D80DF3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4BF3433"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6426C1B"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D3A311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C79D456" w14:textId="77777777" w:rsidR="00E36F0E" w:rsidRDefault="00393DC0" w:rsidP="00E36F0E">
            <w:r>
              <w:t>WLAN_CH_165</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8D3BBB0" w14:textId="77777777" w:rsidR="00E36F0E" w:rsidRDefault="00393DC0" w:rsidP="00E36F0E">
            <w:r>
              <w:t>0xA5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DD41D9C" w14:textId="77777777" w:rsidR="00E36F0E" w:rsidRPr="0052707D" w:rsidRDefault="00E36F0E" w:rsidP="00E36F0E">
            <w:pPr>
              <w:rPr>
                <w:highlight w:val="yellow"/>
              </w:rPr>
            </w:pPr>
          </w:p>
        </w:tc>
      </w:tr>
      <w:tr w:rsidR="00E36F0E" w:rsidRPr="00C82768" w14:paraId="2E79702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400DA7C"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FCAB126" w14:textId="77777777" w:rsidR="00E36F0E" w:rsidRDefault="00393DC0" w:rsidP="00E36F0E">
            <w:r>
              <w:t>ssid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DFABA12"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6C13861"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D9CB42E" w14:textId="77777777" w:rsidR="00E36F0E" w:rsidRPr="00F1221C" w:rsidRDefault="00393DC0" w:rsidP="00E36F0E">
            <w:r w:rsidRPr="00F1221C">
              <w:t>Char Value:0-255</w:t>
            </w:r>
          </w:p>
          <w:p w14:paraId="7FB94BD5"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29F25CA" w14:textId="77777777" w:rsidR="00E36F0E" w:rsidRPr="0052707D" w:rsidRDefault="00393DC0" w:rsidP="00E36F0E">
            <w:pPr>
              <w:rPr>
                <w:highlight w:val="yellow"/>
              </w:rPr>
            </w:pPr>
            <w:r w:rsidRPr="00924C31">
              <w:t>List of SSIDs to specifically scan for. Used to scan for hidden networks. "passive" will be ignored as a</w:t>
            </w:r>
            <w:r>
              <w:t>n</w:t>
            </w:r>
            <w:r w:rsidRPr="00924C31">
              <w:t xml:space="preserve"> active scan is required</w:t>
            </w:r>
          </w:p>
        </w:tc>
      </w:tr>
      <w:tr w:rsidR="00E36F0E" w:rsidRPr="00C82768" w14:paraId="42A40A7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3D063BD"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C8EEC6D" w14:textId="77777777" w:rsidR="00E36F0E" w:rsidRDefault="00393DC0" w:rsidP="00E36F0E">
            <w:r>
              <w:t>count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210F63A" w14:textId="77777777" w:rsidR="00E36F0E"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FC2E6D0"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31D87F1" w14:textId="77777777" w:rsidR="00E36F0E"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EF4DBE0" w14:textId="77777777" w:rsidR="00E36F0E" w:rsidRPr="0011264E" w:rsidRDefault="00393DC0" w:rsidP="00E36F0E">
            <w:pPr>
              <w:rPr>
                <w:rFonts w:cs="Arial"/>
                <w:color w:val="305496"/>
              </w:rPr>
            </w:pPr>
            <w:r w:rsidRPr="0011264E">
              <w:rPr>
                <w:rFonts w:cs="Arial"/>
              </w:rPr>
              <w:t>number of APs found, repeats ap field</w:t>
            </w:r>
          </w:p>
        </w:tc>
      </w:tr>
      <w:tr w:rsidR="00E36F0E" w:rsidRPr="00C82768" w14:paraId="05C82AA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A32A597" w14:textId="77777777" w:rsidR="00E36F0E" w:rsidRDefault="00393DC0" w:rsidP="00E36F0E">
            <w:pPr>
              <w:jc w:val="center"/>
            </w:pPr>
            <w:r>
              <w:lastRenderedPageBreak/>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4075F54" w14:textId="77777777" w:rsidR="00E36F0E" w:rsidRDefault="00393DC0" w:rsidP="00E36F0E">
            <w:r>
              <w:t>ssid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9E112AC"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A9645C0"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1FE947D" w14:textId="77777777" w:rsidR="00E36F0E" w:rsidRPr="00F1221C" w:rsidRDefault="00393DC0" w:rsidP="00E36F0E">
            <w:r w:rsidRPr="00F1221C">
              <w:t>Char Value:0-255</w:t>
            </w:r>
          </w:p>
          <w:p w14:paraId="7E937305"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9B0916E" w14:textId="77777777" w:rsidR="00E36F0E" w:rsidRPr="0052707D" w:rsidRDefault="00393DC0" w:rsidP="00E36F0E">
            <w:pPr>
              <w:rPr>
                <w:highlight w:val="yellow"/>
              </w:rPr>
            </w:pPr>
            <w:r w:rsidRPr="0003706A">
              <w:t>SSID</w:t>
            </w:r>
            <w:r>
              <w:t xml:space="preserve"> – scan result</w:t>
            </w:r>
          </w:p>
        </w:tc>
      </w:tr>
      <w:tr w:rsidR="00E36F0E" w:rsidRPr="00C82768" w14:paraId="1C603E8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B197F6A"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C3A0689" w14:textId="77777777" w:rsidR="00E36F0E" w:rsidRDefault="00393DC0" w:rsidP="00E36F0E">
            <w:r>
              <w:t>bssid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9198784"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370B350"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59BCE2A" w14:textId="77777777" w:rsidR="00E36F0E" w:rsidRPr="00F1221C" w:rsidRDefault="00393DC0" w:rsidP="00E36F0E">
            <w:r w:rsidRPr="00F1221C">
              <w:t>Char Value:0-255</w:t>
            </w:r>
          </w:p>
          <w:p w14:paraId="254113C0"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C9F7535" w14:textId="77777777" w:rsidR="00E36F0E" w:rsidRPr="0003706A" w:rsidRDefault="00393DC0" w:rsidP="00E36F0E">
            <w:r>
              <w:t>MAC address of AP – scan result</w:t>
            </w:r>
          </w:p>
        </w:tc>
      </w:tr>
      <w:tr w:rsidR="00E36F0E" w:rsidRPr="00C82768" w14:paraId="3A88E09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34BBDCD"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BBD2581" w14:textId="77777777" w:rsidR="00E36F0E" w:rsidRDefault="00393DC0" w:rsidP="00E36F0E">
            <w:r w:rsidRPr="00DA43D2">
              <w:t>WlanChannel</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254C35F"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8D7D094"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A699906"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0208486" w14:textId="77777777" w:rsidR="00E36F0E" w:rsidRPr="0052707D" w:rsidRDefault="00393DC0" w:rsidP="00E36F0E">
            <w:pPr>
              <w:rPr>
                <w:highlight w:val="yellow"/>
              </w:rPr>
            </w:pPr>
            <w:r>
              <w:t>Channel</w:t>
            </w:r>
            <w:r w:rsidRPr="007164A2">
              <w:t xml:space="preserve"> of AP</w:t>
            </w:r>
            <w:r>
              <w:t xml:space="preserve"> – scan result</w:t>
            </w:r>
          </w:p>
        </w:tc>
      </w:tr>
      <w:tr w:rsidR="00E36F0E" w:rsidRPr="00C82768" w14:paraId="54FA3D6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01C1D5A"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19ED725"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5B06AE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C02E0AF" w14:textId="77777777" w:rsidR="00E36F0E" w:rsidRDefault="00393DC0" w:rsidP="00E36F0E">
            <w:r>
              <w:t>Reserved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5728A90" w14:textId="77777777" w:rsidR="00E36F0E" w:rsidRDefault="00393DC0" w:rsidP="00E36F0E">
            <w:r>
              <w:t>0x00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63AB338" w14:textId="77777777" w:rsidR="00E36F0E" w:rsidRPr="0052707D" w:rsidRDefault="00E36F0E" w:rsidP="00E36F0E">
            <w:pPr>
              <w:rPr>
                <w:highlight w:val="yellow"/>
              </w:rPr>
            </w:pPr>
          </w:p>
        </w:tc>
      </w:tr>
      <w:tr w:rsidR="00E36F0E" w:rsidRPr="00C82768" w14:paraId="2DF31B4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F11FB33"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FDE8D27"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7D9B86E"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68534B2" w14:textId="77777777" w:rsidR="00E36F0E" w:rsidRPr="00C82768" w:rsidRDefault="00393DC0" w:rsidP="00E36F0E">
            <w:r>
              <w:t>WLAN_CH_1</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F43573F" w14:textId="77777777" w:rsidR="00E36F0E" w:rsidRPr="00C82768" w:rsidRDefault="00393DC0" w:rsidP="00E36F0E">
            <w:r>
              <w:t>0x01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576E9C6" w14:textId="77777777" w:rsidR="00E36F0E" w:rsidRPr="00C82768" w:rsidRDefault="00E36F0E" w:rsidP="00E36F0E"/>
        </w:tc>
      </w:tr>
      <w:tr w:rsidR="00E36F0E" w:rsidRPr="00C82768" w14:paraId="66E8A77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2699402"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75FF33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7011F7B"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1215726" w14:textId="77777777" w:rsidR="00E36F0E" w:rsidRPr="00C82768" w:rsidRDefault="00393DC0" w:rsidP="00E36F0E">
            <w:r>
              <w:t>WLAN_CH_2</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7191FC1" w14:textId="77777777" w:rsidR="00E36F0E" w:rsidRPr="00C82768" w:rsidRDefault="00393DC0" w:rsidP="00E36F0E">
            <w:r>
              <w:t>0x02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9E3E582" w14:textId="77777777" w:rsidR="00E36F0E" w:rsidRPr="00C82768" w:rsidRDefault="00E36F0E" w:rsidP="00E36F0E"/>
        </w:tc>
      </w:tr>
      <w:tr w:rsidR="00E36F0E" w:rsidRPr="00C82768" w14:paraId="1331AF9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66E122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7BBD875"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C6BDC5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0F1D027" w14:textId="77777777" w:rsidR="00E36F0E" w:rsidRPr="00C82768" w:rsidRDefault="00393DC0" w:rsidP="00E36F0E">
            <w:r>
              <w:t>WLAN_CH_3</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7CB1F03" w14:textId="77777777" w:rsidR="00E36F0E" w:rsidRDefault="00393DC0" w:rsidP="00E36F0E">
            <w:r>
              <w:t>0x03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671B4CB" w14:textId="77777777" w:rsidR="00E36F0E" w:rsidRPr="00D70130" w:rsidRDefault="00E36F0E" w:rsidP="00E36F0E">
            <w:pPr>
              <w:rPr>
                <w:highlight w:val="yellow"/>
              </w:rPr>
            </w:pPr>
          </w:p>
        </w:tc>
      </w:tr>
      <w:tr w:rsidR="00E36F0E" w:rsidRPr="00C82768" w14:paraId="102B922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429A6D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CF188E6"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91DCBD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721499F"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3124F27"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0733E57" w14:textId="77777777" w:rsidR="00E36F0E" w:rsidRPr="00D70130" w:rsidRDefault="00E36F0E" w:rsidP="00E36F0E">
            <w:pPr>
              <w:rPr>
                <w:highlight w:val="yellow"/>
              </w:rPr>
            </w:pPr>
          </w:p>
        </w:tc>
      </w:tr>
      <w:tr w:rsidR="00E36F0E" w:rsidRPr="00C82768" w14:paraId="35CDCE5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291FCF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5A1742D"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DF2DF4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96B9295" w14:textId="77777777" w:rsidR="00E36F0E" w:rsidRDefault="00393DC0" w:rsidP="00E36F0E">
            <w:r>
              <w:t>WLAN_CH_165</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EE3538A" w14:textId="77777777" w:rsidR="00E36F0E" w:rsidRDefault="00393DC0" w:rsidP="00E36F0E">
            <w:r>
              <w:t>0xA5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208C72C" w14:textId="77777777" w:rsidR="00E36F0E" w:rsidRPr="0052707D" w:rsidRDefault="00E36F0E" w:rsidP="00E36F0E">
            <w:pPr>
              <w:rPr>
                <w:highlight w:val="yellow"/>
              </w:rPr>
            </w:pPr>
          </w:p>
        </w:tc>
      </w:tr>
      <w:tr w:rsidR="00E36F0E" w:rsidRPr="00C82768" w14:paraId="11E9D7B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3725E10"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58F5FF5" w14:textId="77777777" w:rsidR="00E36F0E" w:rsidRDefault="00393DC0" w:rsidP="00E36F0E">
            <w:r>
              <w:t>Wlan Bandwidth</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861132C"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F29384E"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B61E073"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4EC8CFE" w14:textId="77777777" w:rsidR="00E36F0E" w:rsidRPr="00D70130" w:rsidRDefault="00E36F0E" w:rsidP="00E36F0E">
            <w:pPr>
              <w:rPr>
                <w:highlight w:val="yellow"/>
              </w:rPr>
            </w:pPr>
          </w:p>
        </w:tc>
      </w:tr>
      <w:tr w:rsidR="00E36F0E" w:rsidRPr="00C82768" w14:paraId="6DB3D15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30599D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8EAB6F4"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F7961D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EAA6B16" w14:textId="77777777" w:rsidR="00E36F0E" w:rsidRDefault="00393DC0" w:rsidP="00E36F0E">
            <w:pPr>
              <w:rPr>
                <w:rFonts w:cs="Arial"/>
                <w:color w:val="000000"/>
              </w:rPr>
            </w:pPr>
            <w:r>
              <w:rPr>
                <w:rFonts w:cs="Arial"/>
                <w:color w:val="000000"/>
              </w:rPr>
              <w:t>WLAN_BW_MIN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ADB1505" w14:textId="77777777" w:rsidR="00E36F0E" w:rsidRDefault="00393DC0" w:rsidP="00E36F0E">
            <w:pPr>
              <w:rPr>
                <w:rFonts w:cs="Arial"/>
                <w:color w:val="000000"/>
              </w:rPr>
            </w:pPr>
            <w:r>
              <w:rPr>
                <w:rFonts w:cs="Arial"/>
                <w:color w:val="000000"/>
              </w:rP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1C21531" w14:textId="77777777" w:rsidR="00E36F0E" w:rsidRDefault="00393DC0" w:rsidP="00E36F0E">
            <w:pPr>
              <w:rPr>
                <w:rFonts w:cs="Arial"/>
                <w:color w:val="000000"/>
              </w:rPr>
            </w:pPr>
            <w:r>
              <w:rPr>
                <w:rFonts w:cs="Arial"/>
                <w:color w:val="000000"/>
              </w:rPr>
              <w:t> </w:t>
            </w:r>
          </w:p>
        </w:tc>
      </w:tr>
      <w:tr w:rsidR="00E36F0E" w:rsidRPr="00C82768" w14:paraId="3A0CD82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673D173"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436FB9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C5E053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DFB5F36" w14:textId="77777777" w:rsidR="00E36F0E" w:rsidRDefault="00393DC0" w:rsidP="00E36F0E">
            <w:pPr>
              <w:rPr>
                <w:rFonts w:cs="Arial"/>
                <w:color w:val="000000"/>
              </w:rPr>
            </w:pPr>
            <w:r>
              <w:rPr>
                <w:rFonts w:cs="Arial"/>
                <w:color w:val="000000"/>
              </w:rPr>
              <w:t>WLAN_BW_MHZ20</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F80459F" w14:textId="77777777" w:rsidR="00E36F0E" w:rsidRDefault="00393DC0" w:rsidP="00E36F0E">
            <w:pPr>
              <w:rPr>
                <w:rFonts w:cs="Arial"/>
                <w:color w:val="000000"/>
              </w:rPr>
            </w:pPr>
            <w:r>
              <w:rPr>
                <w:rFonts w:cs="Arial"/>
                <w:color w:val="000000"/>
              </w:rP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6FBEF00" w14:textId="77777777" w:rsidR="00E36F0E" w:rsidRDefault="00393DC0" w:rsidP="00E36F0E">
            <w:pPr>
              <w:rPr>
                <w:rFonts w:cs="Arial"/>
                <w:color w:val="000000"/>
              </w:rPr>
            </w:pPr>
            <w:r>
              <w:rPr>
                <w:rFonts w:cs="Arial"/>
                <w:color w:val="000000"/>
              </w:rPr>
              <w:t>20MHz channel</w:t>
            </w:r>
          </w:p>
        </w:tc>
      </w:tr>
      <w:tr w:rsidR="00E36F0E" w:rsidRPr="00C82768" w14:paraId="5549E1C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9CCFB1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7C9F15B"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93D12E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70A7EB5" w14:textId="77777777" w:rsidR="00E36F0E" w:rsidRDefault="00393DC0" w:rsidP="00E36F0E">
            <w:pPr>
              <w:rPr>
                <w:rFonts w:cs="Arial"/>
                <w:color w:val="000000"/>
              </w:rPr>
            </w:pPr>
            <w:r>
              <w:rPr>
                <w:rFonts w:cs="Arial"/>
                <w:color w:val="000000"/>
              </w:rPr>
              <w:t>WLAN_BW_MHZ40</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8ABC356" w14:textId="77777777" w:rsidR="00E36F0E" w:rsidRDefault="00393DC0" w:rsidP="00E36F0E">
            <w:pPr>
              <w:rPr>
                <w:rFonts w:cs="Arial"/>
                <w:color w:val="000000"/>
              </w:rPr>
            </w:pPr>
            <w:r>
              <w:rPr>
                <w:rFonts w:cs="Arial"/>
                <w:color w:val="000000"/>
              </w:rP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071B56C" w14:textId="77777777" w:rsidR="00E36F0E" w:rsidRDefault="00393DC0" w:rsidP="00E36F0E">
            <w:pPr>
              <w:rPr>
                <w:rFonts w:cs="Arial"/>
                <w:color w:val="000000"/>
              </w:rPr>
            </w:pPr>
            <w:r>
              <w:rPr>
                <w:rFonts w:cs="Arial"/>
                <w:color w:val="000000"/>
              </w:rPr>
              <w:t>40MHz channel; must use 11n/11ac.  Few devices support on 2.4Ghz</w:t>
            </w:r>
          </w:p>
        </w:tc>
      </w:tr>
      <w:tr w:rsidR="00E36F0E" w:rsidRPr="00C82768" w14:paraId="5547D1D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E6663C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90ED21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89F6FF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7961604" w14:textId="77777777" w:rsidR="00E36F0E" w:rsidRDefault="00393DC0" w:rsidP="00E36F0E">
            <w:pPr>
              <w:rPr>
                <w:rFonts w:cs="Arial"/>
                <w:color w:val="000000"/>
              </w:rPr>
            </w:pPr>
            <w:r>
              <w:rPr>
                <w:rFonts w:cs="Arial"/>
                <w:color w:val="000000"/>
              </w:rPr>
              <w:t>WLAN_BW_MHZ80</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3D76A67" w14:textId="77777777" w:rsidR="00E36F0E" w:rsidRDefault="00393DC0" w:rsidP="00E36F0E">
            <w:pPr>
              <w:rPr>
                <w:rFonts w:cs="Arial"/>
                <w:color w:val="000000"/>
              </w:rPr>
            </w:pPr>
            <w:r>
              <w:rPr>
                <w:rFonts w:cs="Arial"/>
                <w:color w:val="000000"/>
              </w:rP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A19A7D1" w14:textId="77777777" w:rsidR="00E36F0E" w:rsidRDefault="00393DC0" w:rsidP="00E36F0E">
            <w:pPr>
              <w:rPr>
                <w:rFonts w:cs="Arial"/>
                <w:color w:val="000000"/>
              </w:rPr>
            </w:pPr>
            <w:r>
              <w:rPr>
                <w:rFonts w:cs="Arial"/>
                <w:color w:val="000000"/>
              </w:rPr>
              <w:t>80MHz channel; must use 11ac</w:t>
            </w:r>
          </w:p>
        </w:tc>
      </w:tr>
      <w:tr w:rsidR="00E36F0E" w:rsidRPr="00C82768" w14:paraId="64EFBCD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F49376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6DF93FA"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A3CE00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C6BFA83" w14:textId="77777777" w:rsidR="00E36F0E" w:rsidRDefault="00393DC0" w:rsidP="00E36F0E">
            <w:pPr>
              <w:rPr>
                <w:rFonts w:cs="Arial"/>
                <w:color w:val="000000"/>
              </w:rPr>
            </w:pPr>
            <w:r>
              <w:rPr>
                <w:rFonts w:cs="Arial"/>
                <w:color w:val="000000"/>
              </w:rPr>
              <w:t>WLAN_BW_MHZ8080</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5763873" w14:textId="77777777" w:rsidR="00E36F0E" w:rsidRDefault="00393DC0" w:rsidP="00E36F0E">
            <w:pPr>
              <w:rPr>
                <w:rFonts w:cs="Arial"/>
                <w:color w:val="000000"/>
              </w:rPr>
            </w:pPr>
            <w:r>
              <w:rPr>
                <w:rFonts w:cs="Arial"/>
                <w:color w:val="000000"/>
              </w:rP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3606AD8" w14:textId="77777777" w:rsidR="00E36F0E" w:rsidRDefault="00393DC0" w:rsidP="00E36F0E">
            <w:pPr>
              <w:rPr>
                <w:rFonts w:cs="Arial"/>
                <w:color w:val="000000"/>
              </w:rPr>
            </w:pPr>
            <w:r>
              <w:rPr>
                <w:rFonts w:cs="Arial"/>
                <w:color w:val="000000"/>
              </w:rPr>
              <w:t>80-80MHz, 2 non-contiguous 80MHz; must use 11ac</w:t>
            </w:r>
          </w:p>
        </w:tc>
      </w:tr>
      <w:tr w:rsidR="00E36F0E" w:rsidRPr="00C82768" w14:paraId="62ADCE4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C2CF5F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3E5382F"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BA93E0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6BDCCBE" w14:textId="77777777" w:rsidR="00E36F0E" w:rsidRDefault="00393DC0" w:rsidP="00E36F0E">
            <w:pPr>
              <w:rPr>
                <w:rFonts w:cs="Arial"/>
                <w:color w:val="000000"/>
              </w:rPr>
            </w:pPr>
            <w:r>
              <w:rPr>
                <w:rFonts w:cs="Arial"/>
                <w:color w:val="000000"/>
              </w:rPr>
              <w:t>WLAN_BW_MHZ160</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A6456F6" w14:textId="77777777" w:rsidR="00E36F0E" w:rsidRDefault="00393DC0" w:rsidP="00E36F0E">
            <w:pPr>
              <w:rPr>
                <w:rFonts w:cs="Arial"/>
                <w:color w:val="000000"/>
              </w:rPr>
            </w:pPr>
            <w:r>
              <w:rPr>
                <w:rFonts w:cs="Arial"/>
                <w:color w:val="000000"/>
              </w:rPr>
              <w:t>0x5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668EF36" w14:textId="77777777" w:rsidR="00E36F0E" w:rsidRDefault="00393DC0" w:rsidP="00E36F0E">
            <w:pPr>
              <w:rPr>
                <w:rFonts w:cs="Arial"/>
                <w:color w:val="000000"/>
              </w:rPr>
            </w:pPr>
            <w:r>
              <w:rPr>
                <w:rFonts w:cs="Arial"/>
                <w:color w:val="000000"/>
              </w:rPr>
              <w:t>160MHz channel; must 11ac</w:t>
            </w:r>
          </w:p>
        </w:tc>
      </w:tr>
      <w:tr w:rsidR="00E36F0E" w:rsidRPr="00C82768" w14:paraId="7256E2E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0CF1D3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4A15D69"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D89847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FAAFA8E" w14:textId="77777777" w:rsidR="00E36F0E" w:rsidRDefault="00393DC0" w:rsidP="00E36F0E">
            <w:pPr>
              <w:rPr>
                <w:rFonts w:cs="Arial"/>
                <w:color w:val="000000"/>
              </w:rPr>
            </w:pPr>
            <w:r>
              <w:rPr>
                <w:rFonts w:cs="Arial"/>
                <w:color w:val="000000"/>
              </w:rPr>
              <w:t>WLAN_BW_MAX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D5AFE11" w14:textId="77777777" w:rsidR="00E36F0E" w:rsidRDefault="00393DC0" w:rsidP="00E36F0E">
            <w:pPr>
              <w:rPr>
                <w:rFonts w:cs="Arial"/>
                <w:color w:val="000000"/>
              </w:rPr>
            </w:pPr>
            <w:r>
              <w:rPr>
                <w:rFonts w:cs="Arial"/>
                <w:color w:val="000000"/>
              </w:rPr>
              <w:t>0x6</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6D19BE8" w14:textId="77777777" w:rsidR="00E36F0E" w:rsidRDefault="00393DC0" w:rsidP="00E36F0E">
            <w:pPr>
              <w:rPr>
                <w:rFonts w:cs="Arial"/>
                <w:color w:val="000000"/>
              </w:rPr>
            </w:pPr>
            <w:r>
              <w:rPr>
                <w:rFonts w:cs="Arial"/>
                <w:color w:val="000000"/>
              </w:rPr>
              <w:t> </w:t>
            </w:r>
          </w:p>
        </w:tc>
      </w:tr>
      <w:tr w:rsidR="00E36F0E" w:rsidRPr="00C82768" w14:paraId="645E78B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A4CA187"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8DD5C3C" w14:textId="77777777" w:rsidR="00E36F0E" w:rsidRDefault="00393DC0" w:rsidP="00E36F0E">
            <w:r>
              <w:t>rssi</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F283960" w14:textId="77777777" w:rsidR="00E36F0E" w:rsidRDefault="00393DC0" w:rsidP="00E36F0E">
            <w:r>
              <w:t xml:space="preserve">Int32 </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52DC79A"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84F53D6" w14:textId="77777777" w:rsidR="00E36F0E"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64FFA02" w14:textId="77777777" w:rsidR="00E36F0E" w:rsidRDefault="00393DC0" w:rsidP="00E36F0E">
            <w:pPr>
              <w:rPr>
                <w:rFonts w:cs="Arial"/>
                <w:color w:val="000000"/>
              </w:rPr>
            </w:pPr>
            <w:r>
              <w:rPr>
                <w:rFonts w:cs="Arial"/>
                <w:color w:val="000000"/>
              </w:rPr>
              <w:t>RSSI of beacon/probe response</w:t>
            </w:r>
          </w:p>
          <w:p w14:paraId="4536DA38" w14:textId="77777777" w:rsidR="00E36F0E" w:rsidRPr="00D70130" w:rsidRDefault="00E36F0E" w:rsidP="00E36F0E">
            <w:pPr>
              <w:rPr>
                <w:highlight w:val="yellow"/>
              </w:rPr>
            </w:pPr>
          </w:p>
        </w:tc>
      </w:tr>
      <w:tr w:rsidR="00E36F0E" w:rsidRPr="00C82768" w14:paraId="45C8E37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74A3E01"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6397C51" w14:textId="77777777" w:rsidR="00E36F0E" w:rsidRDefault="00393DC0" w:rsidP="00E36F0E">
            <w:r w:rsidRPr="00DA43D2">
              <w:t>WlanSecurity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662DBA2"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990B623"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FA81FDB"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FDABE72" w14:textId="77777777" w:rsidR="00E36F0E" w:rsidRPr="0052707D" w:rsidRDefault="00393DC0" w:rsidP="00E36F0E">
            <w:pPr>
              <w:rPr>
                <w:highlight w:val="yellow"/>
              </w:rPr>
            </w:pPr>
            <w:r>
              <w:t>Security settings of scan results</w:t>
            </w:r>
          </w:p>
        </w:tc>
      </w:tr>
      <w:tr w:rsidR="00E36F0E" w:rsidRPr="00C82768" w14:paraId="231843F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6CC4EE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6FD11D3"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5A18DD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1CA4D50" w14:textId="77777777" w:rsidR="00E36F0E" w:rsidRDefault="00393DC0" w:rsidP="00E36F0E">
            <w:r>
              <w:t>Reserved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904CD5B" w14:textId="77777777" w:rsidR="00E36F0E" w:rsidRDefault="00393DC0" w:rsidP="00E36F0E">
            <w:r>
              <w:t>0x00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846E6FE" w14:textId="77777777" w:rsidR="00E36F0E" w:rsidRPr="0052707D" w:rsidRDefault="00E36F0E" w:rsidP="00E36F0E">
            <w:pPr>
              <w:rPr>
                <w:highlight w:val="yellow"/>
              </w:rPr>
            </w:pPr>
          </w:p>
        </w:tc>
      </w:tr>
      <w:tr w:rsidR="00E36F0E" w:rsidRPr="00C82768" w14:paraId="6F85AFD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4F41C3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3EB60BE"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7EB2F1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47B606C" w14:textId="77777777" w:rsidR="00E36F0E" w:rsidRPr="00C82768" w:rsidRDefault="00393DC0" w:rsidP="00E36F0E">
            <w:r>
              <w:t>Open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C2EF6DC" w14:textId="77777777" w:rsidR="00E36F0E" w:rsidRPr="00C82768" w:rsidRDefault="00393DC0" w:rsidP="00E36F0E">
            <w:r>
              <w:t>0x01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0C137C7" w14:textId="77777777" w:rsidR="00E36F0E" w:rsidRPr="0052707D" w:rsidRDefault="00393DC0" w:rsidP="00E36F0E">
            <w:pPr>
              <w:rPr>
                <w:highlight w:val="yellow"/>
              </w:rPr>
            </w:pPr>
            <w:r w:rsidRPr="007164A2">
              <w:t>Open or no security</w:t>
            </w:r>
          </w:p>
        </w:tc>
      </w:tr>
      <w:tr w:rsidR="00E36F0E" w:rsidRPr="00C82768" w14:paraId="5C04F95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6B7060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66EDC09"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5FC269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561B9E8" w14:textId="77777777" w:rsidR="00E36F0E" w:rsidRPr="00C82768" w:rsidRDefault="00393DC0" w:rsidP="00E36F0E">
            <w:r>
              <w:t>WEP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12602ED" w14:textId="77777777" w:rsidR="00E36F0E" w:rsidRPr="00C82768" w:rsidRDefault="00393DC0" w:rsidP="00E36F0E">
            <w:r>
              <w:t>0x02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A4B0B7F" w14:textId="77777777" w:rsidR="00E36F0E" w:rsidRPr="007164A2" w:rsidRDefault="00393DC0" w:rsidP="00E36F0E">
            <w:r>
              <w:t>WEP</w:t>
            </w:r>
          </w:p>
        </w:tc>
      </w:tr>
      <w:tr w:rsidR="00E36F0E" w:rsidRPr="00C82768" w14:paraId="3CF6A03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5DDDE7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BAC31A0"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7F8C262"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D45FBCD" w14:textId="77777777" w:rsidR="00E36F0E" w:rsidRDefault="00393DC0" w:rsidP="00E36F0E">
            <w:r>
              <w:t>WPS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0D9A4E9" w14:textId="77777777" w:rsidR="00E36F0E" w:rsidRDefault="00393DC0" w:rsidP="00E36F0E">
            <w:r>
              <w:t>0x03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8987CBF" w14:textId="77777777" w:rsidR="00E36F0E" w:rsidRPr="007164A2" w:rsidRDefault="00393DC0" w:rsidP="00E36F0E">
            <w:r>
              <w:t>WPS (WiFi Protected Setup)</w:t>
            </w:r>
          </w:p>
        </w:tc>
      </w:tr>
      <w:tr w:rsidR="00E36F0E" w:rsidRPr="00C82768" w14:paraId="62512D8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C6CA52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F09E20D"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931EEB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BA045E4" w14:textId="77777777" w:rsidR="00E36F0E" w:rsidRPr="00C82768" w:rsidRDefault="00393DC0" w:rsidP="00E36F0E">
            <w:r>
              <w:t>WPA_Personal</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EA5FA04" w14:textId="77777777" w:rsidR="00E36F0E" w:rsidRDefault="00393DC0" w:rsidP="00E36F0E">
            <w:r>
              <w:t>0x04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0756283" w14:textId="77777777" w:rsidR="00E36F0E" w:rsidRPr="007164A2" w:rsidRDefault="00393DC0" w:rsidP="00E36F0E">
            <w:r>
              <w:t>WPA/WPA2/WPA3 Personal (passkey)</w:t>
            </w:r>
          </w:p>
        </w:tc>
      </w:tr>
      <w:tr w:rsidR="00E36F0E" w:rsidRPr="00C82768" w14:paraId="2BB95EF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F4D851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BF6A6E8"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06DE1E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2814486" w14:textId="77777777" w:rsidR="00E36F0E" w:rsidRDefault="00393DC0" w:rsidP="00E36F0E">
            <w:r>
              <w:t>WPA_Enterprise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42E9317" w14:textId="77777777" w:rsidR="00E36F0E" w:rsidRDefault="00393DC0" w:rsidP="00E36F0E">
            <w:r>
              <w:t>0x05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9CD8022" w14:textId="77777777" w:rsidR="00E36F0E" w:rsidRPr="007164A2" w:rsidRDefault="00393DC0" w:rsidP="00E36F0E">
            <w:r>
              <w:t>WPA/WPA2/WPA3 Enterprise (EAP-PEAP/EAP-TLS/etc) (not supported)</w:t>
            </w:r>
          </w:p>
        </w:tc>
      </w:tr>
      <w:tr w:rsidR="00E36F0E" w:rsidRPr="00C82768" w14:paraId="60F0FEC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17D44A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DBF4964"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E6F628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224810E" w14:textId="77777777" w:rsidR="00E36F0E" w:rsidRDefault="00393DC0" w:rsidP="00E36F0E">
            <w:r>
              <w:t>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D77DB05" w14:textId="77777777" w:rsidR="00E36F0E" w:rsidRDefault="00393DC0" w:rsidP="00E36F0E">
            <w:r>
              <w:t>0x06</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A19F5A1" w14:textId="77777777" w:rsidR="00E36F0E" w:rsidRPr="007164A2" w:rsidRDefault="00E36F0E" w:rsidP="00E36F0E"/>
        </w:tc>
      </w:tr>
      <w:tr w:rsidR="00E36F0E" w:rsidRPr="00C82768" w14:paraId="4614C9C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86AD13E"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4E9ECCC" w14:textId="77777777" w:rsidR="00E36F0E" w:rsidRDefault="00393DC0" w:rsidP="00E36F0E">
            <w:r>
              <w:t>isWpsSupported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D2E2D92"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F96FD40"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E7E5778"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FEE5A8F" w14:textId="77777777" w:rsidR="00E36F0E" w:rsidRPr="0003706A" w:rsidRDefault="00393DC0" w:rsidP="00E36F0E">
            <w:pPr>
              <w:rPr>
                <w:rFonts w:cs="Arial"/>
                <w:color w:val="000000"/>
              </w:rPr>
            </w:pPr>
            <w:r>
              <w:rPr>
                <w:rFonts w:cs="Arial"/>
                <w:color w:val="000000"/>
              </w:rPr>
              <w:t>does AP support WPS</w:t>
            </w:r>
          </w:p>
        </w:tc>
      </w:tr>
      <w:tr w:rsidR="00E36F0E" w:rsidRPr="00C82768" w14:paraId="5F7E054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68CFEF4"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A1DAA90" w14:textId="77777777" w:rsidR="00E36F0E" w:rsidRDefault="00393DC0" w:rsidP="00E36F0E">
            <w:r>
              <w:t>isEssSupported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F251A93"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D793F16"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F7605FB"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DD069F8" w14:textId="77777777" w:rsidR="00E36F0E" w:rsidRPr="0003706A" w:rsidRDefault="00393DC0" w:rsidP="00E36F0E">
            <w:pPr>
              <w:rPr>
                <w:rFonts w:cs="Arial"/>
                <w:color w:val="000000"/>
              </w:rPr>
            </w:pPr>
            <w:r>
              <w:rPr>
                <w:rFonts w:cs="Arial"/>
                <w:color w:val="000000"/>
              </w:rPr>
              <w:t>is AP part of an Extended Service Set</w:t>
            </w:r>
          </w:p>
        </w:tc>
      </w:tr>
      <w:tr w:rsidR="00E36F0E" w:rsidRPr="00C82768" w14:paraId="0587F0B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09CE80F"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E7F3F93" w14:textId="77777777" w:rsidR="00E36F0E" w:rsidRDefault="00393DC0" w:rsidP="00E36F0E">
            <w:r>
              <w:t>scanResultsComplete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2B69FC1"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31B7AAF"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03E32F3"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D356C48" w14:textId="77777777" w:rsidR="00E36F0E" w:rsidRDefault="00393DC0" w:rsidP="00E36F0E">
            <w:pPr>
              <w:rPr>
                <w:rFonts w:cs="Arial"/>
                <w:color w:val="000000"/>
              </w:rPr>
            </w:pPr>
            <w:r w:rsidRPr="0011264E">
              <w:rPr>
                <w:rFonts w:cs="Arial"/>
                <w:color w:val="000000"/>
              </w:rPr>
              <w:t>All the scan results have been reported or not</w:t>
            </w:r>
          </w:p>
        </w:tc>
      </w:tr>
    </w:tbl>
    <w:p w14:paraId="4B2A0E9E" w14:textId="77777777" w:rsidR="00E36F0E" w:rsidRDefault="00E36F0E"/>
    <w:p w14:paraId="1D3052A3" w14:textId="4DDA9A9C" w:rsidR="00E36F0E" w:rsidRDefault="00393DC0" w:rsidP="00506E2F">
      <w:pPr>
        <w:pStyle w:val="Heading4"/>
      </w:pPr>
      <w:r w:rsidRPr="00B9479B">
        <w:lastRenderedPageBreak/>
        <w:t>MD-REQ-380305/B-ConnectWiFiAP</w:t>
      </w:r>
    </w:p>
    <w:p w14:paraId="3F20A282" w14:textId="77777777" w:rsidR="00E36F0E" w:rsidRPr="00857010"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to connect to an AP</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49186BAD"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62073210" w14:textId="77777777" w:rsidR="00E36F0E" w:rsidRPr="00C82768" w:rsidRDefault="00E36F0E" w:rsidP="00E36F0E">
            <w:pPr>
              <w:spacing w:line="256" w:lineRule="auto"/>
              <w:rPr>
                <w:sz w:val="8"/>
              </w:rPr>
            </w:pPr>
          </w:p>
        </w:tc>
      </w:tr>
      <w:tr w:rsidR="00E36F0E" w:rsidRPr="00C82768" w14:paraId="17E33957"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48E799D9"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7805F70A" w14:textId="77777777" w:rsidR="00E36F0E" w:rsidRPr="00C82768" w:rsidRDefault="00393DC0" w:rsidP="00E36F0E">
            <w:pPr>
              <w:spacing w:line="256" w:lineRule="auto"/>
            </w:pPr>
            <w:r w:rsidRPr="00DA32BB">
              <w:t>One-Shot (</w:t>
            </w:r>
            <w:r>
              <w:t>A-Synch)</w:t>
            </w:r>
          </w:p>
        </w:tc>
      </w:tr>
      <w:tr w:rsidR="00E36F0E" w:rsidRPr="00C82768" w14:paraId="0646B79F"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031B7814"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4FDA56F4" w14:textId="77777777" w:rsidR="00E36F0E" w:rsidRPr="00C82768" w:rsidRDefault="00393DC0" w:rsidP="00E36F0E">
            <w:pPr>
              <w:spacing w:line="256" w:lineRule="auto"/>
            </w:pPr>
            <w:r w:rsidRPr="00C82768">
              <w:t>Default</w:t>
            </w:r>
          </w:p>
        </w:tc>
      </w:tr>
      <w:tr w:rsidR="00E36F0E" w:rsidRPr="00C82768" w14:paraId="2337E366"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61FF053C"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0F78AAAA" w14:textId="77777777" w:rsidR="00E36F0E" w:rsidRPr="00C82768" w:rsidRDefault="00393DC0" w:rsidP="00E36F0E">
            <w:pPr>
              <w:spacing w:line="256" w:lineRule="auto"/>
            </w:pPr>
            <w:r w:rsidRPr="00C82768">
              <w:t>No</w:t>
            </w:r>
          </w:p>
        </w:tc>
      </w:tr>
      <w:tr w:rsidR="00E36F0E" w:rsidRPr="00C82768" w14:paraId="62AD5442"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321B76E7" w14:textId="77777777" w:rsidR="00E36F0E" w:rsidRPr="00C82768" w:rsidRDefault="00E36F0E" w:rsidP="00E36F0E">
            <w:pPr>
              <w:spacing w:line="256" w:lineRule="auto"/>
              <w:rPr>
                <w:sz w:val="8"/>
              </w:rPr>
            </w:pPr>
          </w:p>
        </w:tc>
      </w:tr>
      <w:tr w:rsidR="00E36F0E" w:rsidRPr="00C82768" w14:paraId="056591D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2E8647BC"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707AD661"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337F3456"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2078CB4"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6AD977A"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C99051A" w14:textId="77777777" w:rsidR="00E36F0E" w:rsidRPr="00C82768" w:rsidRDefault="00393DC0" w:rsidP="00E36F0E">
            <w:pPr>
              <w:rPr>
                <w:b/>
              </w:rPr>
            </w:pPr>
            <w:r w:rsidRPr="00C82768">
              <w:rPr>
                <w:b/>
              </w:rPr>
              <w:t>Description</w:t>
            </w:r>
          </w:p>
        </w:tc>
      </w:tr>
      <w:tr w:rsidR="00E36F0E" w:rsidRPr="00C82768" w14:paraId="2D566AE5"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24996F7A" w14:textId="77777777" w:rsidR="00E36F0E" w:rsidRPr="00C82768" w:rsidRDefault="00393DC0" w:rsidP="00E36F0E">
            <w:pPr>
              <w:rPr>
                <w:b/>
              </w:rPr>
            </w:pPr>
            <w:r w:rsidRPr="00C82768">
              <w:rPr>
                <w:b/>
              </w:rPr>
              <w:t>Request</w:t>
            </w:r>
          </w:p>
        </w:tc>
      </w:tr>
      <w:tr w:rsidR="00E36F0E" w:rsidRPr="00C82768" w14:paraId="2BE1804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74FA948"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761E240B" w14:textId="77777777" w:rsidR="00E36F0E" w:rsidRPr="00C82768" w:rsidRDefault="00393DC0" w:rsidP="00E36F0E">
            <w:r>
              <w:t>ifId</w:t>
            </w:r>
          </w:p>
        </w:tc>
        <w:tc>
          <w:tcPr>
            <w:tcW w:w="900" w:type="dxa"/>
            <w:tcBorders>
              <w:top w:val="single" w:sz="4" w:space="0" w:color="auto"/>
              <w:left w:val="single" w:sz="4" w:space="0" w:color="auto"/>
              <w:bottom w:val="single" w:sz="4" w:space="0" w:color="auto"/>
              <w:right w:val="single" w:sz="4" w:space="0" w:color="auto"/>
            </w:tcBorders>
          </w:tcPr>
          <w:p w14:paraId="7D59A19E"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tcPr>
          <w:p w14:paraId="729A32B1"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209799BA" w14:textId="77777777" w:rsidR="00E36F0E" w:rsidRPr="00751E32" w:rsidRDefault="00393DC0" w:rsidP="00E36F0E">
            <w:pPr>
              <w:rPr>
                <w:highlight w:val="yellow"/>
              </w:rPr>
            </w:pPr>
            <w:r>
              <w:t>0-4294967295</w:t>
            </w:r>
          </w:p>
        </w:tc>
        <w:tc>
          <w:tcPr>
            <w:tcW w:w="3330" w:type="dxa"/>
            <w:tcBorders>
              <w:top w:val="single" w:sz="4" w:space="0" w:color="auto"/>
              <w:left w:val="single" w:sz="4" w:space="0" w:color="auto"/>
              <w:bottom w:val="single" w:sz="4" w:space="0" w:color="auto"/>
              <w:right w:val="single" w:sz="4" w:space="0" w:color="auto"/>
            </w:tcBorders>
          </w:tcPr>
          <w:p w14:paraId="72F13DEC" w14:textId="77777777" w:rsidR="00E36F0E" w:rsidRPr="00C82768" w:rsidRDefault="00393DC0" w:rsidP="00E36F0E">
            <w:r>
              <w:t>Interface ID</w:t>
            </w:r>
          </w:p>
        </w:tc>
      </w:tr>
      <w:tr w:rsidR="00E36F0E" w:rsidRPr="00C82768" w14:paraId="67FE973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502A286"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51219EC8" w14:textId="77777777" w:rsidR="00E36F0E" w:rsidRDefault="00393DC0" w:rsidP="00E36F0E">
            <w:r>
              <w:t>ssid</w:t>
            </w:r>
          </w:p>
        </w:tc>
        <w:tc>
          <w:tcPr>
            <w:tcW w:w="900" w:type="dxa"/>
            <w:tcBorders>
              <w:top w:val="single" w:sz="4" w:space="0" w:color="auto"/>
              <w:left w:val="single" w:sz="4" w:space="0" w:color="auto"/>
              <w:bottom w:val="single" w:sz="4" w:space="0" w:color="auto"/>
              <w:right w:val="single" w:sz="4" w:space="0" w:color="auto"/>
            </w:tcBorders>
          </w:tcPr>
          <w:p w14:paraId="11D55007"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3F6BC933" w14:textId="77777777" w:rsidR="00E36F0E" w:rsidRPr="008127A4" w:rsidRDefault="00393DC0" w:rsidP="00E36F0E">
            <w:r w:rsidRPr="008127A4">
              <w:t>-</w:t>
            </w:r>
            <w:r>
              <w:t xml:space="preserve"> </w:t>
            </w:r>
          </w:p>
        </w:tc>
        <w:tc>
          <w:tcPr>
            <w:tcW w:w="1170" w:type="dxa"/>
            <w:tcBorders>
              <w:top w:val="single" w:sz="4" w:space="0" w:color="auto"/>
              <w:left w:val="single" w:sz="4" w:space="0" w:color="auto"/>
              <w:bottom w:val="single" w:sz="4" w:space="0" w:color="auto"/>
              <w:right w:val="single" w:sz="4" w:space="0" w:color="auto"/>
            </w:tcBorders>
          </w:tcPr>
          <w:p w14:paraId="25128D42" w14:textId="77777777" w:rsidR="00E36F0E" w:rsidRPr="00F1221C" w:rsidRDefault="00393DC0" w:rsidP="00E36F0E">
            <w:r w:rsidRPr="00F1221C">
              <w:t>Char Value:0-255</w:t>
            </w:r>
          </w:p>
          <w:p w14:paraId="53C1EDC0"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51CAB13F" w14:textId="77777777" w:rsidR="00E36F0E" w:rsidRPr="0052707D" w:rsidRDefault="00393DC0" w:rsidP="00E36F0E">
            <w:pPr>
              <w:rPr>
                <w:highlight w:val="yellow"/>
              </w:rPr>
            </w:pPr>
            <w:r w:rsidRPr="007164A2">
              <w:t>SSID of network</w:t>
            </w:r>
          </w:p>
        </w:tc>
      </w:tr>
      <w:tr w:rsidR="00E36F0E" w:rsidRPr="00C82768" w14:paraId="4052978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CFB6D26"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44971AAE" w14:textId="77777777" w:rsidR="00E36F0E" w:rsidRDefault="00393DC0" w:rsidP="00E36F0E">
            <w:r>
              <w:t>bssid</w:t>
            </w:r>
          </w:p>
        </w:tc>
        <w:tc>
          <w:tcPr>
            <w:tcW w:w="900" w:type="dxa"/>
            <w:tcBorders>
              <w:top w:val="single" w:sz="4" w:space="0" w:color="auto"/>
              <w:left w:val="single" w:sz="4" w:space="0" w:color="auto"/>
              <w:bottom w:val="single" w:sz="4" w:space="0" w:color="auto"/>
              <w:right w:val="single" w:sz="4" w:space="0" w:color="auto"/>
            </w:tcBorders>
          </w:tcPr>
          <w:p w14:paraId="73E750D0"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0C141FF8"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7B1B2FDA" w14:textId="77777777" w:rsidR="00E36F0E" w:rsidRPr="00F1221C" w:rsidRDefault="00393DC0" w:rsidP="00E36F0E">
            <w:r w:rsidRPr="00F1221C">
              <w:t>Char Value:0-255</w:t>
            </w:r>
          </w:p>
          <w:p w14:paraId="5D07B854"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0C374B5B" w14:textId="77777777" w:rsidR="00E36F0E" w:rsidRPr="0052707D" w:rsidRDefault="00393DC0" w:rsidP="00E36F0E">
            <w:pPr>
              <w:rPr>
                <w:highlight w:val="yellow"/>
              </w:rPr>
            </w:pPr>
            <w:r w:rsidRPr="007164A2">
              <w:t xml:space="preserve">Optional </w:t>
            </w:r>
            <w:r>
              <w:t xml:space="preserve">- </w:t>
            </w:r>
            <w:r w:rsidRPr="007164A2">
              <w:t>BSSID of AP</w:t>
            </w:r>
          </w:p>
        </w:tc>
      </w:tr>
      <w:tr w:rsidR="00E36F0E" w:rsidRPr="00C82768" w14:paraId="3D02F59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B8D16F3"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2EB6457D" w14:textId="77777777" w:rsidR="00E36F0E" w:rsidRDefault="00393DC0" w:rsidP="00E36F0E">
            <w:r w:rsidRPr="00DA43D2">
              <w:t>WlanChannel</w:t>
            </w:r>
          </w:p>
        </w:tc>
        <w:tc>
          <w:tcPr>
            <w:tcW w:w="900" w:type="dxa"/>
            <w:tcBorders>
              <w:top w:val="single" w:sz="4" w:space="0" w:color="auto"/>
              <w:left w:val="single" w:sz="4" w:space="0" w:color="auto"/>
              <w:bottom w:val="single" w:sz="4" w:space="0" w:color="auto"/>
              <w:right w:val="single" w:sz="4" w:space="0" w:color="auto"/>
            </w:tcBorders>
          </w:tcPr>
          <w:p w14:paraId="2194A4C1"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tcPr>
          <w:p w14:paraId="5E813982"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1E880F50"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64C036CB" w14:textId="77777777" w:rsidR="00E36F0E" w:rsidRPr="0052707D" w:rsidRDefault="00393DC0" w:rsidP="00E36F0E">
            <w:pPr>
              <w:rPr>
                <w:highlight w:val="yellow"/>
              </w:rPr>
            </w:pPr>
            <w:r w:rsidRPr="007164A2">
              <w:t xml:space="preserve">Optional </w:t>
            </w:r>
            <w:r>
              <w:t>- Channel</w:t>
            </w:r>
            <w:r w:rsidRPr="007164A2">
              <w:t xml:space="preserve"> of AP</w:t>
            </w:r>
          </w:p>
        </w:tc>
      </w:tr>
      <w:tr w:rsidR="00E36F0E" w:rsidRPr="00C82768" w14:paraId="5D60AA2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593A420"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7C0C4167"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7D360E3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1DCB5EB8" w14:textId="77777777" w:rsidR="00E36F0E" w:rsidRDefault="00393DC0" w:rsidP="00E36F0E">
            <w:r>
              <w:t>Reserved</w:t>
            </w:r>
          </w:p>
        </w:tc>
        <w:tc>
          <w:tcPr>
            <w:tcW w:w="1170" w:type="dxa"/>
            <w:tcBorders>
              <w:top w:val="single" w:sz="4" w:space="0" w:color="auto"/>
              <w:left w:val="single" w:sz="4" w:space="0" w:color="auto"/>
              <w:bottom w:val="single" w:sz="4" w:space="0" w:color="auto"/>
              <w:right w:val="single" w:sz="4" w:space="0" w:color="auto"/>
            </w:tcBorders>
          </w:tcPr>
          <w:p w14:paraId="1DFD887F" w14:textId="77777777" w:rsidR="00E36F0E" w:rsidRDefault="00393DC0" w:rsidP="00E36F0E">
            <w:r>
              <w:t>0x00</w:t>
            </w:r>
          </w:p>
        </w:tc>
        <w:tc>
          <w:tcPr>
            <w:tcW w:w="3330" w:type="dxa"/>
            <w:tcBorders>
              <w:top w:val="single" w:sz="4" w:space="0" w:color="auto"/>
              <w:left w:val="single" w:sz="4" w:space="0" w:color="auto"/>
              <w:bottom w:val="single" w:sz="4" w:space="0" w:color="auto"/>
              <w:right w:val="single" w:sz="4" w:space="0" w:color="auto"/>
            </w:tcBorders>
          </w:tcPr>
          <w:p w14:paraId="226A26D6" w14:textId="77777777" w:rsidR="00E36F0E" w:rsidRPr="0052707D" w:rsidRDefault="00E36F0E" w:rsidP="00E36F0E">
            <w:pPr>
              <w:rPr>
                <w:highlight w:val="yellow"/>
              </w:rPr>
            </w:pPr>
          </w:p>
        </w:tc>
      </w:tr>
      <w:tr w:rsidR="00E36F0E" w:rsidRPr="00C82768" w14:paraId="1D073B7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06C3571"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324B0E6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0473B9BF"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66A97654" w14:textId="77777777" w:rsidR="00E36F0E" w:rsidRPr="00C82768" w:rsidRDefault="00393DC0" w:rsidP="00E36F0E">
            <w:r>
              <w:t>WLAN_CH_1</w:t>
            </w:r>
          </w:p>
        </w:tc>
        <w:tc>
          <w:tcPr>
            <w:tcW w:w="1170" w:type="dxa"/>
            <w:tcBorders>
              <w:top w:val="single" w:sz="4" w:space="0" w:color="auto"/>
              <w:left w:val="single" w:sz="4" w:space="0" w:color="auto"/>
              <w:bottom w:val="single" w:sz="4" w:space="0" w:color="auto"/>
              <w:right w:val="single" w:sz="4" w:space="0" w:color="auto"/>
            </w:tcBorders>
          </w:tcPr>
          <w:p w14:paraId="0E2D5939" w14:textId="77777777" w:rsidR="00E36F0E" w:rsidRPr="00C82768" w:rsidRDefault="00393DC0" w:rsidP="00E36F0E">
            <w:r>
              <w:t>0x01</w:t>
            </w:r>
          </w:p>
        </w:tc>
        <w:tc>
          <w:tcPr>
            <w:tcW w:w="3330" w:type="dxa"/>
            <w:tcBorders>
              <w:top w:val="single" w:sz="4" w:space="0" w:color="auto"/>
              <w:left w:val="single" w:sz="4" w:space="0" w:color="auto"/>
              <w:bottom w:val="single" w:sz="4" w:space="0" w:color="auto"/>
              <w:right w:val="single" w:sz="4" w:space="0" w:color="auto"/>
            </w:tcBorders>
          </w:tcPr>
          <w:p w14:paraId="7CC497FA" w14:textId="77777777" w:rsidR="00E36F0E" w:rsidRPr="00C82768" w:rsidRDefault="00E36F0E" w:rsidP="00E36F0E"/>
        </w:tc>
      </w:tr>
      <w:tr w:rsidR="00E36F0E" w:rsidRPr="00C82768" w14:paraId="2B94F05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98148EE"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2FD7A03D"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7E2B0C76"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tcPr>
          <w:p w14:paraId="548A15EF" w14:textId="77777777" w:rsidR="00E36F0E" w:rsidRPr="00C82768" w:rsidRDefault="00393DC0" w:rsidP="00E36F0E">
            <w:r>
              <w:t>WLAN_CH_2</w:t>
            </w:r>
          </w:p>
        </w:tc>
        <w:tc>
          <w:tcPr>
            <w:tcW w:w="1170" w:type="dxa"/>
            <w:tcBorders>
              <w:top w:val="single" w:sz="4" w:space="0" w:color="auto"/>
              <w:left w:val="single" w:sz="4" w:space="0" w:color="auto"/>
              <w:bottom w:val="single" w:sz="4" w:space="0" w:color="auto"/>
              <w:right w:val="single" w:sz="4" w:space="0" w:color="auto"/>
            </w:tcBorders>
          </w:tcPr>
          <w:p w14:paraId="50785075" w14:textId="77777777" w:rsidR="00E36F0E" w:rsidRPr="00C82768" w:rsidRDefault="00393DC0" w:rsidP="00E36F0E">
            <w:r>
              <w:t>0x02</w:t>
            </w:r>
          </w:p>
        </w:tc>
        <w:tc>
          <w:tcPr>
            <w:tcW w:w="3330" w:type="dxa"/>
            <w:tcBorders>
              <w:top w:val="single" w:sz="4" w:space="0" w:color="auto"/>
              <w:left w:val="single" w:sz="4" w:space="0" w:color="auto"/>
              <w:bottom w:val="single" w:sz="4" w:space="0" w:color="auto"/>
              <w:right w:val="single" w:sz="4" w:space="0" w:color="auto"/>
            </w:tcBorders>
          </w:tcPr>
          <w:p w14:paraId="32B38227" w14:textId="77777777" w:rsidR="00E36F0E" w:rsidRPr="00C82768" w:rsidRDefault="00E36F0E" w:rsidP="00E36F0E"/>
        </w:tc>
      </w:tr>
      <w:tr w:rsidR="00E36F0E" w:rsidRPr="00C82768" w14:paraId="3689551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BD592E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1B71521B"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6567936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518E95BB" w14:textId="77777777" w:rsidR="00E36F0E" w:rsidRPr="00C82768" w:rsidRDefault="00393DC0" w:rsidP="00E36F0E">
            <w:r>
              <w:t>WLAN_CH_3</w:t>
            </w:r>
          </w:p>
        </w:tc>
        <w:tc>
          <w:tcPr>
            <w:tcW w:w="1170" w:type="dxa"/>
            <w:tcBorders>
              <w:top w:val="single" w:sz="4" w:space="0" w:color="auto"/>
              <w:left w:val="single" w:sz="4" w:space="0" w:color="auto"/>
              <w:bottom w:val="single" w:sz="4" w:space="0" w:color="auto"/>
              <w:right w:val="single" w:sz="4" w:space="0" w:color="auto"/>
            </w:tcBorders>
          </w:tcPr>
          <w:p w14:paraId="6613136E" w14:textId="77777777" w:rsidR="00E36F0E" w:rsidRDefault="00393DC0" w:rsidP="00E36F0E">
            <w:r>
              <w:t>0x03</w:t>
            </w:r>
          </w:p>
        </w:tc>
        <w:tc>
          <w:tcPr>
            <w:tcW w:w="3330" w:type="dxa"/>
            <w:tcBorders>
              <w:top w:val="single" w:sz="4" w:space="0" w:color="auto"/>
              <w:left w:val="single" w:sz="4" w:space="0" w:color="auto"/>
              <w:bottom w:val="single" w:sz="4" w:space="0" w:color="auto"/>
              <w:right w:val="single" w:sz="4" w:space="0" w:color="auto"/>
            </w:tcBorders>
          </w:tcPr>
          <w:p w14:paraId="04DD3D67" w14:textId="77777777" w:rsidR="00E36F0E" w:rsidRPr="00D70130" w:rsidRDefault="00E36F0E" w:rsidP="00E36F0E">
            <w:pPr>
              <w:rPr>
                <w:highlight w:val="yellow"/>
              </w:rPr>
            </w:pPr>
          </w:p>
        </w:tc>
      </w:tr>
      <w:tr w:rsidR="00E36F0E" w:rsidRPr="00C82768" w14:paraId="61AA079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D92F1F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1959153B"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0990280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7A5BE20A"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31FB8980"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19D6D4AF" w14:textId="77777777" w:rsidR="00E36F0E" w:rsidRPr="00D70130" w:rsidRDefault="00E36F0E" w:rsidP="00E36F0E">
            <w:pPr>
              <w:rPr>
                <w:highlight w:val="yellow"/>
              </w:rPr>
            </w:pPr>
          </w:p>
        </w:tc>
      </w:tr>
      <w:tr w:rsidR="00E36F0E" w:rsidRPr="00C82768" w14:paraId="2B32485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2F28A7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3DB6EA2C"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2D4265E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674B8F60" w14:textId="77777777" w:rsidR="00E36F0E" w:rsidRDefault="00393DC0" w:rsidP="00E36F0E">
            <w:r>
              <w:t>WLAN_CH_165</w:t>
            </w:r>
          </w:p>
        </w:tc>
        <w:tc>
          <w:tcPr>
            <w:tcW w:w="1170" w:type="dxa"/>
            <w:tcBorders>
              <w:top w:val="single" w:sz="4" w:space="0" w:color="auto"/>
              <w:left w:val="single" w:sz="4" w:space="0" w:color="auto"/>
              <w:bottom w:val="single" w:sz="4" w:space="0" w:color="auto"/>
              <w:right w:val="single" w:sz="4" w:space="0" w:color="auto"/>
            </w:tcBorders>
          </w:tcPr>
          <w:p w14:paraId="58C854E1" w14:textId="77777777" w:rsidR="00E36F0E" w:rsidRDefault="00393DC0" w:rsidP="00E36F0E">
            <w:r>
              <w:t>0xA5</w:t>
            </w:r>
          </w:p>
        </w:tc>
        <w:tc>
          <w:tcPr>
            <w:tcW w:w="3330" w:type="dxa"/>
            <w:tcBorders>
              <w:top w:val="single" w:sz="4" w:space="0" w:color="auto"/>
              <w:left w:val="single" w:sz="4" w:space="0" w:color="auto"/>
              <w:bottom w:val="single" w:sz="4" w:space="0" w:color="auto"/>
              <w:right w:val="single" w:sz="4" w:space="0" w:color="auto"/>
            </w:tcBorders>
          </w:tcPr>
          <w:p w14:paraId="186D1102" w14:textId="77777777" w:rsidR="00E36F0E" w:rsidRPr="0052707D" w:rsidRDefault="00E36F0E" w:rsidP="00E36F0E">
            <w:pPr>
              <w:rPr>
                <w:highlight w:val="yellow"/>
              </w:rPr>
            </w:pPr>
          </w:p>
        </w:tc>
      </w:tr>
      <w:tr w:rsidR="00E36F0E" w:rsidRPr="00C82768" w14:paraId="79C4153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30D86BF"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78F72B1E" w14:textId="77777777" w:rsidR="00E36F0E" w:rsidRDefault="00393DC0" w:rsidP="00E36F0E">
            <w:r w:rsidRPr="00DA43D2">
              <w:t>WlanSecurity</w:t>
            </w:r>
          </w:p>
        </w:tc>
        <w:tc>
          <w:tcPr>
            <w:tcW w:w="900" w:type="dxa"/>
            <w:tcBorders>
              <w:top w:val="single" w:sz="4" w:space="0" w:color="auto"/>
              <w:left w:val="single" w:sz="4" w:space="0" w:color="auto"/>
              <w:bottom w:val="single" w:sz="4" w:space="0" w:color="auto"/>
              <w:right w:val="single" w:sz="4" w:space="0" w:color="auto"/>
            </w:tcBorders>
          </w:tcPr>
          <w:p w14:paraId="3D3E2705"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tcPr>
          <w:p w14:paraId="146BADE1"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01FA5A06"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7C5C3E04" w14:textId="77777777" w:rsidR="00E36F0E" w:rsidRPr="0052707D" w:rsidRDefault="00393DC0" w:rsidP="00E36F0E">
            <w:pPr>
              <w:rPr>
                <w:highlight w:val="yellow"/>
              </w:rPr>
            </w:pPr>
            <w:r>
              <w:t>Security settings to use</w:t>
            </w:r>
          </w:p>
        </w:tc>
      </w:tr>
      <w:tr w:rsidR="00E36F0E" w:rsidRPr="00C82768" w14:paraId="3B4703B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26FCAC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45C24938"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497FD3F7"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47F396C7" w14:textId="77777777" w:rsidR="00E36F0E" w:rsidRDefault="00393DC0" w:rsidP="00E36F0E">
            <w:r>
              <w:t>Reserved</w:t>
            </w:r>
          </w:p>
        </w:tc>
        <w:tc>
          <w:tcPr>
            <w:tcW w:w="1170" w:type="dxa"/>
            <w:tcBorders>
              <w:top w:val="single" w:sz="4" w:space="0" w:color="auto"/>
              <w:left w:val="single" w:sz="4" w:space="0" w:color="auto"/>
              <w:bottom w:val="single" w:sz="4" w:space="0" w:color="auto"/>
              <w:right w:val="single" w:sz="4" w:space="0" w:color="auto"/>
            </w:tcBorders>
          </w:tcPr>
          <w:p w14:paraId="66EC2748" w14:textId="77777777" w:rsidR="00E36F0E" w:rsidRDefault="00393DC0" w:rsidP="00E36F0E">
            <w:r>
              <w:t>0x00</w:t>
            </w:r>
          </w:p>
        </w:tc>
        <w:tc>
          <w:tcPr>
            <w:tcW w:w="3330" w:type="dxa"/>
            <w:tcBorders>
              <w:top w:val="single" w:sz="4" w:space="0" w:color="auto"/>
              <w:left w:val="single" w:sz="4" w:space="0" w:color="auto"/>
              <w:bottom w:val="single" w:sz="4" w:space="0" w:color="auto"/>
              <w:right w:val="single" w:sz="4" w:space="0" w:color="auto"/>
            </w:tcBorders>
          </w:tcPr>
          <w:p w14:paraId="0CABF0F1" w14:textId="77777777" w:rsidR="00E36F0E" w:rsidRPr="0052707D" w:rsidRDefault="00E36F0E" w:rsidP="00E36F0E">
            <w:pPr>
              <w:rPr>
                <w:highlight w:val="yellow"/>
              </w:rPr>
            </w:pPr>
          </w:p>
        </w:tc>
      </w:tr>
      <w:tr w:rsidR="00E36F0E" w:rsidRPr="00C82768" w14:paraId="50C8BD3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E66B68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35766A6F"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1ADE000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51B43FB2" w14:textId="77777777" w:rsidR="00E36F0E" w:rsidRPr="00C82768" w:rsidRDefault="00393DC0" w:rsidP="00E36F0E">
            <w:r>
              <w:t>Open</w:t>
            </w:r>
          </w:p>
        </w:tc>
        <w:tc>
          <w:tcPr>
            <w:tcW w:w="1170" w:type="dxa"/>
            <w:tcBorders>
              <w:top w:val="single" w:sz="4" w:space="0" w:color="auto"/>
              <w:left w:val="single" w:sz="4" w:space="0" w:color="auto"/>
              <w:bottom w:val="single" w:sz="4" w:space="0" w:color="auto"/>
              <w:right w:val="single" w:sz="4" w:space="0" w:color="auto"/>
            </w:tcBorders>
          </w:tcPr>
          <w:p w14:paraId="0AFC751F" w14:textId="77777777" w:rsidR="00E36F0E" w:rsidRPr="00C82768" w:rsidRDefault="00393DC0" w:rsidP="00E36F0E">
            <w:r>
              <w:t>0x01</w:t>
            </w:r>
          </w:p>
        </w:tc>
        <w:tc>
          <w:tcPr>
            <w:tcW w:w="3330" w:type="dxa"/>
            <w:tcBorders>
              <w:top w:val="single" w:sz="4" w:space="0" w:color="auto"/>
              <w:left w:val="single" w:sz="4" w:space="0" w:color="auto"/>
              <w:bottom w:val="single" w:sz="4" w:space="0" w:color="auto"/>
              <w:right w:val="single" w:sz="4" w:space="0" w:color="auto"/>
            </w:tcBorders>
          </w:tcPr>
          <w:p w14:paraId="1225D77E" w14:textId="77777777" w:rsidR="00E36F0E" w:rsidRPr="0052707D" w:rsidRDefault="00393DC0" w:rsidP="00E36F0E">
            <w:pPr>
              <w:rPr>
                <w:highlight w:val="yellow"/>
              </w:rPr>
            </w:pPr>
            <w:r w:rsidRPr="007164A2">
              <w:t>Open or no security</w:t>
            </w:r>
          </w:p>
        </w:tc>
      </w:tr>
      <w:tr w:rsidR="00E36F0E" w:rsidRPr="00C82768" w14:paraId="02651E3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00FA28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32DBBE36"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331CDFE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75C77DC8" w14:textId="77777777" w:rsidR="00E36F0E" w:rsidRPr="00C82768" w:rsidRDefault="00393DC0" w:rsidP="00E36F0E">
            <w:r>
              <w:t>WEP</w:t>
            </w:r>
          </w:p>
        </w:tc>
        <w:tc>
          <w:tcPr>
            <w:tcW w:w="1170" w:type="dxa"/>
            <w:tcBorders>
              <w:top w:val="single" w:sz="4" w:space="0" w:color="auto"/>
              <w:left w:val="single" w:sz="4" w:space="0" w:color="auto"/>
              <w:bottom w:val="single" w:sz="4" w:space="0" w:color="auto"/>
              <w:right w:val="single" w:sz="4" w:space="0" w:color="auto"/>
            </w:tcBorders>
          </w:tcPr>
          <w:p w14:paraId="01315713" w14:textId="77777777" w:rsidR="00E36F0E" w:rsidRPr="00C82768" w:rsidRDefault="00393DC0" w:rsidP="00E36F0E">
            <w:r>
              <w:t>0x02</w:t>
            </w:r>
          </w:p>
        </w:tc>
        <w:tc>
          <w:tcPr>
            <w:tcW w:w="3330" w:type="dxa"/>
            <w:tcBorders>
              <w:top w:val="single" w:sz="4" w:space="0" w:color="auto"/>
              <w:left w:val="single" w:sz="4" w:space="0" w:color="auto"/>
              <w:bottom w:val="single" w:sz="4" w:space="0" w:color="auto"/>
              <w:right w:val="single" w:sz="4" w:space="0" w:color="auto"/>
            </w:tcBorders>
          </w:tcPr>
          <w:p w14:paraId="5CE6194A" w14:textId="77777777" w:rsidR="00E36F0E" w:rsidRPr="007164A2" w:rsidRDefault="00393DC0" w:rsidP="00E36F0E">
            <w:r>
              <w:t>WEP</w:t>
            </w:r>
          </w:p>
        </w:tc>
      </w:tr>
      <w:tr w:rsidR="00E36F0E" w:rsidRPr="00C82768" w14:paraId="19CCBC5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C455D0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0C0FAE98"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50A9B2C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193CEAB8" w14:textId="77777777" w:rsidR="00E36F0E" w:rsidRDefault="00393DC0" w:rsidP="00E36F0E">
            <w:r>
              <w:t>WPS</w:t>
            </w:r>
          </w:p>
        </w:tc>
        <w:tc>
          <w:tcPr>
            <w:tcW w:w="1170" w:type="dxa"/>
            <w:tcBorders>
              <w:top w:val="single" w:sz="4" w:space="0" w:color="auto"/>
              <w:left w:val="single" w:sz="4" w:space="0" w:color="auto"/>
              <w:bottom w:val="single" w:sz="4" w:space="0" w:color="auto"/>
              <w:right w:val="single" w:sz="4" w:space="0" w:color="auto"/>
            </w:tcBorders>
          </w:tcPr>
          <w:p w14:paraId="51054792" w14:textId="77777777" w:rsidR="00E36F0E" w:rsidRDefault="00393DC0" w:rsidP="00E36F0E">
            <w:r>
              <w:t>0x03</w:t>
            </w:r>
          </w:p>
        </w:tc>
        <w:tc>
          <w:tcPr>
            <w:tcW w:w="3330" w:type="dxa"/>
            <w:tcBorders>
              <w:top w:val="single" w:sz="4" w:space="0" w:color="auto"/>
              <w:left w:val="single" w:sz="4" w:space="0" w:color="auto"/>
              <w:bottom w:val="single" w:sz="4" w:space="0" w:color="auto"/>
              <w:right w:val="single" w:sz="4" w:space="0" w:color="auto"/>
            </w:tcBorders>
          </w:tcPr>
          <w:p w14:paraId="529784C1" w14:textId="77777777" w:rsidR="00E36F0E" w:rsidRPr="007164A2" w:rsidRDefault="00393DC0" w:rsidP="00E36F0E">
            <w:r>
              <w:t>WPS (WiFi Protected Setup)</w:t>
            </w:r>
          </w:p>
        </w:tc>
      </w:tr>
      <w:tr w:rsidR="00E36F0E" w:rsidRPr="00C82768" w14:paraId="151917C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E62932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06B4EDF5"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661983D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7BE436B5" w14:textId="77777777" w:rsidR="00E36F0E" w:rsidRPr="00C82768" w:rsidRDefault="00393DC0" w:rsidP="00E36F0E">
            <w:r>
              <w:t>WPA_Personal</w:t>
            </w:r>
          </w:p>
        </w:tc>
        <w:tc>
          <w:tcPr>
            <w:tcW w:w="1170" w:type="dxa"/>
            <w:tcBorders>
              <w:top w:val="single" w:sz="4" w:space="0" w:color="auto"/>
              <w:left w:val="single" w:sz="4" w:space="0" w:color="auto"/>
              <w:bottom w:val="single" w:sz="4" w:space="0" w:color="auto"/>
              <w:right w:val="single" w:sz="4" w:space="0" w:color="auto"/>
            </w:tcBorders>
          </w:tcPr>
          <w:p w14:paraId="7D13A8E6" w14:textId="77777777" w:rsidR="00E36F0E" w:rsidRDefault="00393DC0" w:rsidP="00E36F0E">
            <w:r>
              <w:t>0x04</w:t>
            </w:r>
          </w:p>
        </w:tc>
        <w:tc>
          <w:tcPr>
            <w:tcW w:w="3330" w:type="dxa"/>
            <w:tcBorders>
              <w:top w:val="single" w:sz="4" w:space="0" w:color="auto"/>
              <w:left w:val="single" w:sz="4" w:space="0" w:color="auto"/>
              <w:bottom w:val="single" w:sz="4" w:space="0" w:color="auto"/>
              <w:right w:val="single" w:sz="4" w:space="0" w:color="auto"/>
            </w:tcBorders>
          </w:tcPr>
          <w:p w14:paraId="7643762A" w14:textId="77777777" w:rsidR="00E36F0E" w:rsidRPr="007164A2" w:rsidRDefault="00393DC0" w:rsidP="00E36F0E">
            <w:r>
              <w:t>WPA/WPA2/WPA3 Personal (passkey)</w:t>
            </w:r>
          </w:p>
        </w:tc>
      </w:tr>
      <w:tr w:rsidR="00E36F0E" w:rsidRPr="00C82768" w14:paraId="51D6EA4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EB2042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0E557A33"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003DB51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5A5926E5" w14:textId="77777777" w:rsidR="00E36F0E" w:rsidRDefault="00393DC0" w:rsidP="00E36F0E">
            <w:r>
              <w:t>WPA_Enterprise</w:t>
            </w:r>
          </w:p>
        </w:tc>
        <w:tc>
          <w:tcPr>
            <w:tcW w:w="1170" w:type="dxa"/>
            <w:tcBorders>
              <w:top w:val="single" w:sz="4" w:space="0" w:color="auto"/>
              <w:left w:val="single" w:sz="4" w:space="0" w:color="auto"/>
              <w:bottom w:val="single" w:sz="4" w:space="0" w:color="auto"/>
              <w:right w:val="single" w:sz="4" w:space="0" w:color="auto"/>
            </w:tcBorders>
          </w:tcPr>
          <w:p w14:paraId="2935FC7B" w14:textId="77777777" w:rsidR="00E36F0E" w:rsidRDefault="00393DC0" w:rsidP="00E36F0E">
            <w:r>
              <w:t>0x05</w:t>
            </w:r>
          </w:p>
        </w:tc>
        <w:tc>
          <w:tcPr>
            <w:tcW w:w="3330" w:type="dxa"/>
            <w:tcBorders>
              <w:top w:val="single" w:sz="4" w:space="0" w:color="auto"/>
              <w:left w:val="single" w:sz="4" w:space="0" w:color="auto"/>
              <w:bottom w:val="single" w:sz="4" w:space="0" w:color="auto"/>
              <w:right w:val="single" w:sz="4" w:space="0" w:color="auto"/>
            </w:tcBorders>
          </w:tcPr>
          <w:p w14:paraId="1723C205" w14:textId="77777777" w:rsidR="00E36F0E" w:rsidRPr="007164A2" w:rsidRDefault="00393DC0" w:rsidP="00E36F0E">
            <w:r>
              <w:t>WPA/WPA2/WPA3 Enterprise (EAP-PEAP/EAP-TLS/etc) (not supported)</w:t>
            </w:r>
          </w:p>
        </w:tc>
      </w:tr>
      <w:tr w:rsidR="00E36F0E" w:rsidRPr="00C82768" w14:paraId="401F2EA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CE72D1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0BB9B023"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6DA6EDF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38038F2B" w14:textId="77777777" w:rsidR="00E36F0E" w:rsidRDefault="00393DC0" w:rsidP="00E36F0E">
            <w:r>
              <w:t>MAX</w:t>
            </w:r>
          </w:p>
        </w:tc>
        <w:tc>
          <w:tcPr>
            <w:tcW w:w="1170" w:type="dxa"/>
            <w:tcBorders>
              <w:top w:val="single" w:sz="4" w:space="0" w:color="auto"/>
              <w:left w:val="single" w:sz="4" w:space="0" w:color="auto"/>
              <w:bottom w:val="single" w:sz="4" w:space="0" w:color="auto"/>
              <w:right w:val="single" w:sz="4" w:space="0" w:color="auto"/>
            </w:tcBorders>
          </w:tcPr>
          <w:p w14:paraId="7B984341" w14:textId="77777777" w:rsidR="00E36F0E" w:rsidRDefault="00393DC0" w:rsidP="00E36F0E">
            <w:r>
              <w:t>0x06</w:t>
            </w:r>
          </w:p>
        </w:tc>
        <w:tc>
          <w:tcPr>
            <w:tcW w:w="3330" w:type="dxa"/>
            <w:tcBorders>
              <w:top w:val="single" w:sz="4" w:space="0" w:color="auto"/>
              <w:left w:val="single" w:sz="4" w:space="0" w:color="auto"/>
              <w:bottom w:val="single" w:sz="4" w:space="0" w:color="auto"/>
              <w:right w:val="single" w:sz="4" w:space="0" w:color="auto"/>
            </w:tcBorders>
          </w:tcPr>
          <w:p w14:paraId="1B58FE44" w14:textId="77777777" w:rsidR="00E36F0E" w:rsidRPr="007164A2" w:rsidRDefault="00E36F0E" w:rsidP="00E36F0E"/>
        </w:tc>
      </w:tr>
      <w:tr w:rsidR="00E36F0E" w:rsidRPr="00C82768" w14:paraId="472F5CA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74E70A1" w14:textId="77777777" w:rsidR="00E36F0E" w:rsidRDefault="00393DC0" w:rsidP="00E36F0E">
            <w:pPr>
              <w:jc w:val="center"/>
            </w:pPr>
            <w:r>
              <w:t xml:space="preserve">R </w:t>
            </w:r>
          </w:p>
        </w:tc>
        <w:tc>
          <w:tcPr>
            <w:tcW w:w="2353" w:type="dxa"/>
            <w:gridSpan w:val="2"/>
            <w:tcBorders>
              <w:top w:val="single" w:sz="4" w:space="0" w:color="auto"/>
              <w:left w:val="single" w:sz="4" w:space="0" w:color="auto"/>
              <w:bottom w:val="single" w:sz="4" w:space="0" w:color="auto"/>
              <w:right w:val="single" w:sz="4" w:space="0" w:color="auto"/>
            </w:tcBorders>
          </w:tcPr>
          <w:p w14:paraId="6743726E" w14:textId="77777777" w:rsidR="00E36F0E" w:rsidRPr="00DA43D2" w:rsidRDefault="00393DC0" w:rsidP="00E36F0E">
            <w:r>
              <w:t>WlanWepSecurity</w:t>
            </w:r>
          </w:p>
        </w:tc>
        <w:tc>
          <w:tcPr>
            <w:tcW w:w="900" w:type="dxa"/>
            <w:tcBorders>
              <w:top w:val="single" w:sz="4" w:space="0" w:color="auto"/>
              <w:left w:val="single" w:sz="4" w:space="0" w:color="auto"/>
              <w:bottom w:val="single" w:sz="4" w:space="0" w:color="auto"/>
              <w:right w:val="single" w:sz="4" w:space="0" w:color="auto"/>
            </w:tcBorders>
          </w:tcPr>
          <w:p w14:paraId="2189CAAB" w14:textId="77777777" w:rsidR="00E36F0E" w:rsidRDefault="00393DC0" w:rsidP="00E36F0E">
            <w:r>
              <w:t>-</w:t>
            </w:r>
          </w:p>
        </w:tc>
        <w:tc>
          <w:tcPr>
            <w:tcW w:w="1697" w:type="dxa"/>
            <w:tcBorders>
              <w:top w:val="single" w:sz="4" w:space="0" w:color="auto"/>
              <w:left w:val="single" w:sz="4" w:space="0" w:color="auto"/>
              <w:bottom w:val="single" w:sz="4" w:space="0" w:color="auto"/>
              <w:right w:val="single" w:sz="4" w:space="0" w:color="auto"/>
            </w:tcBorders>
          </w:tcPr>
          <w:p w14:paraId="3E30BA65"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6E6B77F9"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2BE69002" w14:textId="77777777" w:rsidR="00E36F0E" w:rsidRPr="0052707D" w:rsidRDefault="00393DC0" w:rsidP="00E36F0E">
            <w:pPr>
              <w:rPr>
                <w:highlight w:val="yellow"/>
              </w:rPr>
            </w:pPr>
            <w:r w:rsidRPr="007164A2">
              <w:t>WEP Settings</w:t>
            </w:r>
          </w:p>
        </w:tc>
      </w:tr>
      <w:tr w:rsidR="00E36F0E" w:rsidRPr="00C82768" w14:paraId="612F5A8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F01D71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04A5938E"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5F1A6E59"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14083C47" w14:textId="77777777" w:rsidR="00E36F0E" w:rsidRDefault="00393DC0" w:rsidP="00E36F0E">
            <w:r>
              <w:t>Key</w:t>
            </w:r>
          </w:p>
        </w:tc>
        <w:tc>
          <w:tcPr>
            <w:tcW w:w="1170" w:type="dxa"/>
            <w:tcBorders>
              <w:top w:val="single" w:sz="4" w:space="0" w:color="auto"/>
              <w:left w:val="single" w:sz="4" w:space="0" w:color="auto"/>
              <w:bottom w:val="single" w:sz="4" w:space="0" w:color="auto"/>
              <w:right w:val="single" w:sz="4" w:space="0" w:color="auto"/>
            </w:tcBorders>
          </w:tcPr>
          <w:p w14:paraId="1AFD3182" w14:textId="77777777" w:rsidR="00E36F0E" w:rsidRPr="00F1221C" w:rsidRDefault="00393DC0" w:rsidP="00E36F0E">
            <w:r w:rsidRPr="00F1221C">
              <w:t>Char Value:0-255</w:t>
            </w:r>
          </w:p>
          <w:p w14:paraId="7E61072A"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6B5CC646" w14:textId="77777777" w:rsidR="00E36F0E" w:rsidRPr="0052707D" w:rsidRDefault="00E36F0E" w:rsidP="00E36F0E">
            <w:pPr>
              <w:rPr>
                <w:highlight w:val="yellow"/>
              </w:rPr>
            </w:pPr>
          </w:p>
        </w:tc>
      </w:tr>
      <w:tr w:rsidR="00E36F0E" w:rsidRPr="00C82768" w14:paraId="666B6C1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0B1951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67B139DE"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1505E194" w14:textId="77777777" w:rsidR="00E36F0E"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tcPr>
          <w:p w14:paraId="1DAB9BC5" w14:textId="77777777" w:rsidR="00E36F0E" w:rsidRDefault="00393DC0" w:rsidP="00E36F0E">
            <w:r>
              <w:t>defaultKeyIndex</w:t>
            </w:r>
          </w:p>
        </w:tc>
        <w:tc>
          <w:tcPr>
            <w:tcW w:w="1170" w:type="dxa"/>
            <w:tcBorders>
              <w:top w:val="single" w:sz="4" w:space="0" w:color="auto"/>
              <w:left w:val="single" w:sz="4" w:space="0" w:color="auto"/>
              <w:bottom w:val="single" w:sz="4" w:space="0" w:color="auto"/>
              <w:right w:val="single" w:sz="4" w:space="0" w:color="auto"/>
            </w:tcBorders>
          </w:tcPr>
          <w:p w14:paraId="5B83A676" w14:textId="77777777" w:rsidR="00E36F0E"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tcPr>
          <w:p w14:paraId="6495EB29" w14:textId="77777777" w:rsidR="00E36F0E" w:rsidRPr="0052707D" w:rsidRDefault="00E36F0E" w:rsidP="00E36F0E">
            <w:pPr>
              <w:rPr>
                <w:highlight w:val="yellow"/>
              </w:rPr>
            </w:pPr>
          </w:p>
        </w:tc>
      </w:tr>
      <w:tr w:rsidR="00E36F0E" w:rsidRPr="00C82768" w14:paraId="286D931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21FAE23"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54685C7D" w14:textId="77777777" w:rsidR="00E36F0E" w:rsidRPr="00DA43D2" w:rsidRDefault="00393DC0" w:rsidP="00E36F0E">
            <w:r>
              <w:t>WlanWpsSecurity</w:t>
            </w:r>
          </w:p>
        </w:tc>
        <w:tc>
          <w:tcPr>
            <w:tcW w:w="900" w:type="dxa"/>
            <w:tcBorders>
              <w:top w:val="single" w:sz="4" w:space="0" w:color="auto"/>
              <w:left w:val="single" w:sz="4" w:space="0" w:color="auto"/>
              <w:bottom w:val="single" w:sz="4" w:space="0" w:color="auto"/>
              <w:right w:val="single" w:sz="4" w:space="0" w:color="auto"/>
            </w:tcBorders>
          </w:tcPr>
          <w:p w14:paraId="42B11734" w14:textId="77777777" w:rsidR="00E36F0E" w:rsidRDefault="00393DC0" w:rsidP="00E36F0E">
            <w:r>
              <w:t>-</w:t>
            </w:r>
          </w:p>
        </w:tc>
        <w:tc>
          <w:tcPr>
            <w:tcW w:w="1697" w:type="dxa"/>
            <w:tcBorders>
              <w:top w:val="single" w:sz="4" w:space="0" w:color="auto"/>
              <w:left w:val="single" w:sz="4" w:space="0" w:color="auto"/>
              <w:bottom w:val="single" w:sz="4" w:space="0" w:color="auto"/>
              <w:right w:val="single" w:sz="4" w:space="0" w:color="auto"/>
            </w:tcBorders>
          </w:tcPr>
          <w:p w14:paraId="1ED40008"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4611FA17"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3AB40D43" w14:textId="77777777" w:rsidR="00E36F0E" w:rsidRPr="0052707D" w:rsidRDefault="00393DC0" w:rsidP="00E36F0E">
            <w:pPr>
              <w:rPr>
                <w:highlight w:val="yellow"/>
              </w:rPr>
            </w:pPr>
            <w:r w:rsidRPr="007164A2">
              <w:t>WPS Settings</w:t>
            </w:r>
          </w:p>
        </w:tc>
      </w:tr>
      <w:tr w:rsidR="00E36F0E" w:rsidRPr="00C82768" w14:paraId="5E2B138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EAFB0D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052014C1"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3AC8F220" w14:textId="77777777" w:rsidR="00E36F0E" w:rsidRDefault="00393DC0" w:rsidP="00E36F0E">
            <w:r>
              <w:t>WlanWpsType</w:t>
            </w:r>
          </w:p>
        </w:tc>
        <w:tc>
          <w:tcPr>
            <w:tcW w:w="1697" w:type="dxa"/>
            <w:tcBorders>
              <w:top w:val="single" w:sz="4" w:space="0" w:color="auto"/>
              <w:left w:val="single" w:sz="4" w:space="0" w:color="auto"/>
              <w:bottom w:val="single" w:sz="4" w:space="0" w:color="auto"/>
              <w:right w:val="single" w:sz="4" w:space="0" w:color="auto"/>
            </w:tcBorders>
          </w:tcPr>
          <w:p w14:paraId="49FD9070"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1F9AF839" w14:textId="77777777" w:rsidR="00E36F0E" w:rsidRDefault="00E36F0E" w:rsidP="00E36F0E"/>
        </w:tc>
        <w:tc>
          <w:tcPr>
            <w:tcW w:w="3330" w:type="dxa"/>
            <w:tcBorders>
              <w:top w:val="single" w:sz="4" w:space="0" w:color="auto"/>
              <w:left w:val="single" w:sz="4" w:space="0" w:color="auto"/>
              <w:bottom w:val="single" w:sz="4" w:space="0" w:color="auto"/>
              <w:right w:val="single" w:sz="4" w:space="0" w:color="auto"/>
            </w:tcBorders>
          </w:tcPr>
          <w:p w14:paraId="17316CE4" w14:textId="77777777" w:rsidR="00E36F0E" w:rsidRPr="0052707D" w:rsidRDefault="00393DC0" w:rsidP="00E36F0E">
            <w:pPr>
              <w:rPr>
                <w:highlight w:val="yellow"/>
              </w:rPr>
            </w:pPr>
            <w:r>
              <w:t>Type</w:t>
            </w:r>
          </w:p>
        </w:tc>
      </w:tr>
      <w:tr w:rsidR="00E36F0E" w:rsidRPr="00C82768" w14:paraId="1911E44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59A3FA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79888FF4"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07077CE1"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454E7351"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6DAAD160" w14:textId="77777777" w:rsidR="00E36F0E" w:rsidRPr="00F1221C" w:rsidRDefault="00393DC0" w:rsidP="00E36F0E">
            <w:r w:rsidRPr="00F1221C">
              <w:t>Char Value:0-255</w:t>
            </w:r>
          </w:p>
          <w:p w14:paraId="4D2F3FBE"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28AD3D35" w14:textId="77777777" w:rsidR="00E36F0E" w:rsidRPr="0052707D" w:rsidRDefault="00393DC0" w:rsidP="00E36F0E">
            <w:pPr>
              <w:rPr>
                <w:highlight w:val="yellow"/>
              </w:rPr>
            </w:pPr>
            <w:r>
              <w:t>Pin</w:t>
            </w:r>
          </w:p>
        </w:tc>
      </w:tr>
      <w:tr w:rsidR="00E36F0E" w:rsidRPr="00C82768" w14:paraId="11FD47C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E6F89AD"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7801A4C9" w14:textId="77777777" w:rsidR="00E36F0E" w:rsidRPr="00DA43D2" w:rsidRDefault="00393DC0" w:rsidP="00E36F0E">
            <w:r>
              <w:t>WlanWpaPersonalSecurity</w:t>
            </w:r>
          </w:p>
        </w:tc>
        <w:tc>
          <w:tcPr>
            <w:tcW w:w="900" w:type="dxa"/>
            <w:tcBorders>
              <w:top w:val="single" w:sz="4" w:space="0" w:color="auto"/>
              <w:left w:val="single" w:sz="4" w:space="0" w:color="auto"/>
              <w:bottom w:val="single" w:sz="4" w:space="0" w:color="auto"/>
              <w:right w:val="single" w:sz="4" w:space="0" w:color="auto"/>
            </w:tcBorders>
          </w:tcPr>
          <w:p w14:paraId="721BA548"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29A0BB83"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164649EA" w14:textId="77777777" w:rsidR="00E36F0E" w:rsidRPr="00F1221C" w:rsidRDefault="00393DC0" w:rsidP="00E36F0E">
            <w:r w:rsidRPr="00F1221C">
              <w:t>Char Value:0-255</w:t>
            </w:r>
          </w:p>
          <w:p w14:paraId="218E47C3"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6A63CEB1" w14:textId="77777777" w:rsidR="00E36F0E" w:rsidRPr="0052707D" w:rsidRDefault="00393DC0" w:rsidP="00E36F0E">
            <w:pPr>
              <w:rPr>
                <w:highlight w:val="yellow"/>
              </w:rPr>
            </w:pPr>
            <w:r w:rsidRPr="007164A2">
              <w:t>WPA/WPA2</w:t>
            </w:r>
            <w:r>
              <w:t>/WPA3</w:t>
            </w:r>
            <w:r w:rsidRPr="007164A2">
              <w:t>-Personal Settings - password</w:t>
            </w:r>
          </w:p>
        </w:tc>
      </w:tr>
      <w:tr w:rsidR="00E36F0E" w:rsidRPr="00C82768" w14:paraId="34D1572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CB6565C"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3A1BD772" w14:textId="77777777" w:rsidR="00E36F0E" w:rsidRPr="00DA43D2" w:rsidRDefault="00393DC0" w:rsidP="00E36F0E">
            <w:r>
              <w:t>WlanPairwiseCipher</w:t>
            </w:r>
          </w:p>
        </w:tc>
        <w:tc>
          <w:tcPr>
            <w:tcW w:w="900" w:type="dxa"/>
            <w:tcBorders>
              <w:top w:val="single" w:sz="4" w:space="0" w:color="auto"/>
              <w:left w:val="single" w:sz="4" w:space="0" w:color="auto"/>
              <w:bottom w:val="single" w:sz="4" w:space="0" w:color="auto"/>
              <w:right w:val="single" w:sz="4" w:space="0" w:color="auto"/>
            </w:tcBorders>
          </w:tcPr>
          <w:p w14:paraId="592509F4"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tcPr>
          <w:p w14:paraId="7CFBB1CD"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5EE0EF58"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764AF621" w14:textId="77777777" w:rsidR="00E36F0E" w:rsidRPr="0052707D" w:rsidRDefault="00393DC0" w:rsidP="00E36F0E">
            <w:pPr>
              <w:rPr>
                <w:highlight w:val="yellow"/>
              </w:rPr>
            </w:pPr>
            <w:r w:rsidRPr="007164A2">
              <w:t>Pair cipher</w:t>
            </w:r>
          </w:p>
        </w:tc>
      </w:tr>
      <w:tr w:rsidR="00E36F0E" w:rsidRPr="00C82768" w14:paraId="7D0CB24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E098D7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2F84282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7C06376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1588BB05" w14:textId="77777777" w:rsidR="00E36F0E" w:rsidRDefault="00393DC0" w:rsidP="00E36F0E">
            <w:pPr>
              <w:rPr>
                <w:rFonts w:cs="Arial"/>
                <w:color w:val="000000"/>
              </w:rPr>
            </w:pPr>
            <w:r>
              <w:rPr>
                <w:rFonts w:cs="Arial"/>
                <w:color w:val="000000"/>
              </w:rPr>
              <w:t>PAIR_MIN</w:t>
            </w:r>
          </w:p>
        </w:tc>
        <w:tc>
          <w:tcPr>
            <w:tcW w:w="1170" w:type="dxa"/>
            <w:tcBorders>
              <w:top w:val="single" w:sz="4" w:space="0" w:color="auto"/>
              <w:left w:val="single" w:sz="4" w:space="0" w:color="auto"/>
              <w:bottom w:val="single" w:sz="4" w:space="0" w:color="auto"/>
              <w:right w:val="single" w:sz="4" w:space="0" w:color="auto"/>
            </w:tcBorders>
          </w:tcPr>
          <w:p w14:paraId="397B7CAB"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tcPr>
          <w:p w14:paraId="516A7B65" w14:textId="77777777" w:rsidR="00E36F0E" w:rsidRPr="0052707D" w:rsidRDefault="00E36F0E" w:rsidP="00E36F0E">
            <w:pPr>
              <w:rPr>
                <w:highlight w:val="yellow"/>
              </w:rPr>
            </w:pPr>
          </w:p>
        </w:tc>
      </w:tr>
      <w:tr w:rsidR="00E36F0E" w:rsidRPr="00C82768" w14:paraId="7B0CDA0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B20067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46A3DCD1"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175B0795"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1A3EA7D0" w14:textId="77777777" w:rsidR="00E36F0E" w:rsidRDefault="00393DC0" w:rsidP="00E36F0E">
            <w:pPr>
              <w:rPr>
                <w:rFonts w:cs="Arial"/>
                <w:color w:val="000000"/>
              </w:rPr>
            </w:pPr>
            <w:r>
              <w:rPr>
                <w:rFonts w:cs="Arial"/>
                <w:color w:val="000000"/>
              </w:rPr>
              <w:t>PAIR_NONE</w:t>
            </w:r>
          </w:p>
        </w:tc>
        <w:tc>
          <w:tcPr>
            <w:tcW w:w="1170" w:type="dxa"/>
            <w:tcBorders>
              <w:top w:val="single" w:sz="4" w:space="0" w:color="auto"/>
              <w:left w:val="single" w:sz="4" w:space="0" w:color="auto"/>
              <w:bottom w:val="single" w:sz="4" w:space="0" w:color="auto"/>
              <w:right w:val="single" w:sz="4" w:space="0" w:color="auto"/>
            </w:tcBorders>
          </w:tcPr>
          <w:p w14:paraId="70B89161"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tcPr>
          <w:p w14:paraId="73AE26A1" w14:textId="77777777" w:rsidR="00E36F0E" w:rsidRPr="007164A2" w:rsidRDefault="00393DC0" w:rsidP="00E36F0E">
            <w:r w:rsidRPr="007164A2">
              <w:t>None</w:t>
            </w:r>
          </w:p>
        </w:tc>
      </w:tr>
      <w:tr w:rsidR="00E36F0E" w:rsidRPr="00C82768" w14:paraId="77BCF54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71471BE"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265C58F9"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3FCDFED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5CB6EC73" w14:textId="77777777" w:rsidR="00E36F0E" w:rsidRDefault="00393DC0" w:rsidP="00E36F0E">
            <w:pPr>
              <w:rPr>
                <w:rFonts w:cs="Arial"/>
                <w:color w:val="000000"/>
              </w:rPr>
            </w:pPr>
            <w:r>
              <w:rPr>
                <w:rFonts w:cs="Arial"/>
                <w:color w:val="000000"/>
              </w:rPr>
              <w:t>PAIR_TKIP</w:t>
            </w:r>
          </w:p>
        </w:tc>
        <w:tc>
          <w:tcPr>
            <w:tcW w:w="1170" w:type="dxa"/>
            <w:tcBorders>
              <w:top w:val="single" w:sz="4" w:space="0" w:color="auto"/>
              <w:left w:val="single" w:sz="4" w:space="0" w:color="auto"/>
              <w:bottom w:val="single" w:sz="4" w:space="0" w:color="auto"/>
              <w:right w:val="single" w:sz="4" w:space="0" w:color="auto"/>
            </w:tcBorders>
          </w:tcPr>
          <w:p w14:paraId="7099F042"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tcPr>
          <w:p w14:paraId="5CA3172D" w14:textId="77777777" w:rsidR="00E36F0E" w:rsidRPr="007164A2" w:rsidRDefault="00393DC0" w:rsidP="00E36F0E">
            <w:r>
              <w:t>TKIP</w:t>
            </w:r>
          </w:p>
        </w:tc>
      </w:tr>
      <w:tr w:rsidR="00E36F0E" w:rsidRPr="00C82768" w14:paraId="09FF600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71AC67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493D82A6"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57CA00F5"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7B938AFF" w14:textId="77777777" w:rsidR="00E36F0E" w:rsidRDefault="00393DC0" w:rsidP="00E36F0E">
            <w:pPr>
              <w:rPr>
                <w:rFonts w:cs="Arial"/>
                <w:color w:val="000000"/>
              </w:rPr>
            </w:pPr>
            <w:r>
              <w:rPr>
                <w:rFonts w:cs="Arial"/>
                <w:color w:val="000000"/>
              </w:rPr>
              <w:t>PAIR_CCMP</w:t>
            </w:r>
          </w:p>
        </w:tc>
        <w:tc>
          <w:tcPr>
            <w:tcW w:w="1170" w:type="dxa"/>
            <w:tcBorders>
              <w:top w:val="single" w:sz="4" w:space="0" w:color="auto"/>
              <w:left w:val="single" w:sz="4" w:space="0" w:color="auto"/>
              <w:bottom w:val="single" w:sz="4" w:space="0" w:color="auto"/>
              <w:right w:val="single" w:sz="4" w:space="0" w:color="auto"/>
            </w:tcBorders>
          </w:tcPr>
          <w:p w14:paraId="66484A3A"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tcPr>
          <w:p w14:paraId="7E547AFE" w14:textId="77777777" w:rsidR="00E36F0E" w:rsidRPr="007164A2" w:rsidRDefault="00393DC0" w:rsidP="00E36F0E">
            <w:r>
              <w:t>CCMP/AES</w:t>
            </w:r>
          </w:p>
        </w:tc>
      </w:tr>
      <w:tr w:rsidR="00E36F0E" w:rsidRPr="00C82768" w14:paraId="0B6B1D4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512D86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5F050A0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5F5DF512"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328FA787" w14:textId="77777777" w:rsidR="00E36F0E" w:rsidRDefault="00393DC0" w:rsidP="00E36F0E">
            <w:pPr>
              <w:rPr>
                <w:rFonts w:cs="Arial"/>
                <w:color w:val="000000"/>
              </w:rPr>
            </w:pPr>
            <w:r>
              <w:rPr>
                <w:rFonts w:cs="Arial"/>
                <w:color w:val="000000"/>
              </w:rPr>
              <w:t>PAIR_TKIPCCMP</w:t>
            </w:r>
          </w:p>
        </w:tc>
        <w:tc>
          <w:tcPr>
            <w:tcW w:w="1170" w:type="dxa"/>
            <w:tcBorders>
              <w:top w:val="single" w:sz="4" w:space="0" w:color="auto"/>
              <w:left w:val="single" w:sz="4" w:space="0" w:color="auto"/>
              <w:bottom w:val="single" w:sz="4" w:space="0" w:color="auto"/>
              <w:right w:val="single" w:sz="4" w:space="0" w:color="auto"/>
            </w:tcBorders>
          </w:tcPr>
          <w:p w14:paraId="4C1AC6C6"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tcPr>
          <w:p w14:paraId="3A4886E0" w14:textId="77777777" w:rsidR="00E36F0E" w:rsidRPr="007164A2" w:rsidRDefault="00393DC0" w:rsidP="00E36F0E">
            <w:r>
              <w:t>Mixmode – tkip or ccmp</w:t>
            </w:r>
          </w:p>
        </w:tc>
      </w:tr>
      <w:tr w:rsidR="00E36F0E" w:rsidRPr="00C82768" w14:paraId="164FB1D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74E5DA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046C4A2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49659CA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5A367386" w14:textId="77777777" w:rsidR="00E36F0E" w:rsidRDefault="00393DC0" w:rsidP="00E36F0E">
            <w:pPr>
              <w:rPr>
                <w:rFonts w:cs="Arial"/>
                <w:color w:val="000000"/>
              </w:rPr>
            </w:pPr>
            <w:r>
              <w:rPr>
                <w:rFonts w:cs="Arial"/>
                <w:color w:val="000000"/>
              </w:rPr>
              <w:t>PAIR_MAX</w:t>
            </w:r>
          </w:p>
        </w:tc>
        <w:tc>
          <w:tcPr>
            <w:tcW w:w="1170" w:type="dxa"/>
            <w:tcBorders>
              <w:top w:val="single" w:sz="4" w:space="0" w:color="auto"/>
              <w:left w:val="single" w:sz="4" w:space="0" w:color="auto"/>
              <w:bottom w:val="single" w:sz="4" w:space="0" w:color="auto"/>
              <w:right w:val="single" w:sz="4" w:space="0" w:color="auto"/>
            </w:tcBorders>
          </w:tcPr>
          <w:p w14:paraId="75FACDDE" w14:textId="77777777" w:rsidR="00E36F0E" w:rsidRDefault="00393DC0" w:rsidP="00E36F0E">
            <w:r>
              <w:t>0x5</w:t>
            </w:r>
          </w:p>
        </w:tc>
        <w:tc>
          <w:tcPr>
            <w:tcW w:w="3330" w:type="dxa"/>
            <w:tcBorders>
              <w:top w:val="single" w:sz="4" w:space="0" w:color="auto"/>
              <w:left w:val="single" w:sz="4" w:space="0" w:color="auto"/>
              <w:bottom w:val="single" w:sz="4" w:space="0" w:color="auto"/>
              <w:right w:val="single" w:sz="4" w:space="0" w:color="auto"/>
            </w:tcBorders>
          </w:tcPr>
          <w:p w14:paraId="31B8B6F5" w14:textId="77777777" w:rsidR="00E36F0E" w:rsidRPr="0052707D" w:rsidRDefault="00E36F0E" w:rsidP="00E36F0E">
            <w:pPr>
              <w:rPr>
                <w:highlight w:val="yellow"/>
              </w:rPr>
            </w:pPr>
          </w:p>
        </w:tc>
      </w:tr>
      <w:tr w:rsidR="00E36F0E" w:rsidRPr="00C82768" w14:paraId="03E6F1C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A6660F9"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14A2D819" w14:textId="77777777" w:rsidR="00E36F0E" w:rsidRPr="00DA43D2" w:rsidRDefault="00393DC0" w:rsidP="00E36F0E">
            <w:r>
              <w:t>WlanGroupCipher</w:t>
            </w:r>
          </w:p>
        </w:tc>
        <w:tc>
          <w:tcPr>
            <w:tcW w:w="900" w:type="dxa"/>
            <w:tcBorders>
              <w:top w:val="single" w:sz="4" w:space="0" w:color="auto"/>
              <w:left w:val="single" w:sz="4" w:space="0" w:color="auto"/>
              <w:bottom w:val="single" w:sz="4" w:space="0" w:color="auto"/>
              <w:right w:val="single" w:sz="4" w:space="0" w:color="auto"/>
            </w:tcBorders>
          </w:tcPr>
          <w:p w14:paraId="4648EDEE"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tcPr>
          <w:p w14:paraId="76DC9BCC"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0851E73C"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4920A1AB" w14:textId="77777777" w:rsidR="00E36F0E" w:rsidRPr="0052707D" w:rsidRDefault="00393DC0" w:rsidP="00E36F0E">
            <w:pPr>
              <w:rPr>
                <w:highlight w:val="yellow"/>
              </w:rPr>
            </w:pPr>
            <w:r w:rsidRPr="007164A2">
              <w:t>Group cipher</w:t>
            </w:r>
          </w:p>
        </w:tc>
      </w:tr>
      <w:tr w:rsidR="00E36F0E" w:rsidRPr="00C82768" w14:paraId="17DEBDE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DD6B5F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410F8791"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0BD0A06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5DA6DB12" w14:textId="77777777" w:rsidR="00E36F0E" w:rsidRDefault="00393DC0" w:rsidP="00E36F0E">
            <w:pPr>
              <w:rPr>
                <w:rFonts w:cs="Arial"/>
                <w:color w:val="000000"/>
              </w:rPr>
            </w:pPr>
            <w:r>
              <w:rPr>
                <w:rFonts w:cs="Arial"/>
                <w:color w:val="000000"/>
              </w:rPr>
              <w:t>GROUP_MIN</w:t>
            </w:r>
          </w:p>
        </w:tc>
        <w:tc>
          <w:tcPr>
            <w:tcW w:w="1170" w:type="dxa"/>
            <w:tcBorders>
              <w:top w:val="single" w:sz="4" w:space="0" w:color="auto"/>
              <w:left w:val="single" w:sz="4" w:space="0" w:color="auto"/>
              <w:bottom w:val="single" w:sz="4" w:space="0" w:color="auto"/>
              <w:right w:val="single" w:sz="4" w:space="0" w:color="auto"/>
            </w:tcBorders>
          </w:tcPr>
          <w:p w14:paraId="652F3633"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tcPr>
          <w:p w14:paraId="5F3F3B9C" w14:textId="77777777" w:rsidR="00E36F0E" w:rsidRPr="0052707D" w:rsidRDefault="00E36F0E" w:rsidP="00E36F0E">
            <w:pPr>
              <w:rPr>
                <w:highlight w:val="yellow"/>
              </w:rPr>
            </w:pPr>
          </w:p>
        </w:tc>
      </w:tr>
      <w:tr w:rsidR="00E36F0E" w:rsidRPr="00C82768" w14:paraId="02B0FCF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727B51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295ADDFE"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1E031A5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78153C03" w14:textId="77777777" w:rsidR="00E36F0E" w:rsidRDefault="00393DC0" w:rsidP="00E36F0E">
            <w:pPr>
              <w:rPr>
                <w:rFonts w:cs="Arial"/>
                <w:color w:val="000000"/>
              </w:rPr>
            </w:pPr>
            <w:r>
              <w:rPr>
                <w:rFonts w:cs="Arial"/>
                <w:color w:val="000000"/>
              </w:rPr>
              <w:t>GROUP_NONE</w:t>
            </w:r>
          </w:p>
        </w:tc>
        <w:tc>
          <w:tcPr>
            <w:tcW w:w="1170" w:type="dxa"/>
            <w:tcBorders>
              <w:top w:val="single" w:sz="4" w:space="0" w:color="auto"/>
              <w:left w:val="single" w:sz="4" w:space="0" w:color="auto"/>
              <w:bottom w:val="single" w:sz="4" w:space="0" w:color="auto"/>
              <w:right w:val="single" w:sz="4" w:space="0" w:color="auto"/>
            </w:tcBorders>
          </w:tcPr>
          <w:p w14:paraId="61AC2DD5"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tcPr>
          <w:p w14:paraId="25673034" w14:textId="77777777" w:rsidR="00E36F0E" w:rsidRPr="007164A2" w:rsidRDefault="00393DC0" w:rsidP="00E36F0E">
            <w:r w:rsidRPr="007164A2">
              <w:t>None</w:t>
            </w:r>
          </w:p>
        </w:tc>
      </w:tr>
      <w:tr w:rsidR="00E36F0E" w:rsidRPr="00C82768" w14:paraId="0A8D879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AE5E49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407FC35C"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007681F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5D6540B1" w14:textId="77777777" w:rsidR="00E36F0E" w:rsidRDefault="00393DC0" w:rsidP="00E36F0E">
            <w:pPr>
              <w:rPr>
                <w:rFonts w:cs="Arial"/>
                <w:color w:val="000000"/>
              </w:rPr>
            </w:pPr>
            <w:r>
              <w:rPr>
                <w:rFonts w:cs="Arial"/>
                <w:color w:val="000000"/>
              </w:rPr>
              <w:t>GROUP_TKIP</w:t>
            </w:r>
          </w:p>
        </w:tc>
        <w:tc>
          <w:tcPr>
            <w:tcW w:w="1170" w:type="dxa"/>
            <w:tcBorders>
              <w:top w:val="single" w:sz="4" w:space="0" w:color="auto"/>
              <w:left w:val="single" w:sz="4" w:space="0" w:color="auto"/>
              <w:bottom w:val="single" w:sz="4" w:space="0" w:color="auto"/>
              <w:right w:val="single" w:sz="4" w:space="0" w:color="auto"/>
            </w:tcBorders>
          </w:tcPr>
          <w:p w14:paraId="106F9D39"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tcPr>
          <w:p w14:paraId="24EF4742" w14:textId="77777777" w:rsidR="00E36F0E" w:rsidRPr="007164A2" w:rsidRDefault="00393DC0" w:rsidP="00E36F0E">
            <w:r>
              <w:t>TKIP</w:t>
            </w:r>
          </w:p>
        </w:tc>
      </w:tr>
      <w:tr w:rsidR="00E36F0E" w:rsidRPr="00C82768" w14:paraId="1BEAEE2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2988DA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617FA7B8"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79522C82"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6082824B" w14:textId="77777777" w:rsidR="00E36F0E" w:rsidRDefault="00393DC0" w:rsidP="00E36F0E">
            <w:pPr>
              <w:rPr>
                <w:rFonts w:cs="Arial"/>
                <w:color w:val="000000"/>
              </w:rPr>
            </w:pPr>
            <w:r>
              <w:rPr>
                <w:rFonts w:cs="Arial"/>
                <w:color w:val="000000"/>
              </w:rPr>
              <w:t>GROUP_CCMP</w:t>
            </w:r>
          </w:p>
        </w:tc>
        <w:tc>
          <w:tcPr>
            <w:tcW w:w="1170" w:type="dxa"/>
            <w:tcBorders>
              <w:top w:val="single" w:sz="4" w:space="0" w:color="auto"/>
              <w:left w:val="single" w:sz="4" w:space="0" w:color="auto"/>
              <w:bottom w:val="single" w:sz="4" w:space="0" w:color="auto"/>
              <w:right w:val="single" w:sz="4" w:space="0" w:color="auto"/>
            </w:tcBorders>
          </w:tcPr>
          <w:p w14:paraId="09CD55E2"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tcPr>
          <w:p w14:paraId="25648264" w14:textId="77777777" w:rsidR="00E36F0E" w:rsidRPr="007164A2" w:rsidRDefault="00393DC0" w:rsidP="00E36F0E">
            <w:r>
              <w:t>CCMP/AES</w:t>
            </w:r>
          </w:p>
        </w:tc>
      </w:tr>
      <w:tr w:rsidR="00E36F0E" w:rsidRPr="00C82768" w14:paraId="08E91AD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EBF0E0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22893347"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0480E86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605FDD47" w14:textId="77777777" w:rsidR="00E36F0E" w:rsidRDefault="00393DC0" w:rsidP="00E36F0E">
            <w:pPr>
              <w:rPr>
                <w:rFonts w:cs="Arial"/>
                <w:color w:val="000000"/>
              </w:rPr>
            </w:pPr>
            <w:r>
              <w:rPr>
                <w:rFonts w:cs="Arial"/>
                <w:color w:val="000000"/>
              </w:rPr>
              <w:t>GROUP_TKIPCCMP</w:t>
            </w:r>
          </w:p>
        </w:tc>
        <w:tc>
          <w:tcPr>
            <w:tcW w:w="1170" w:type="dxa"/>
            <w:tcBorders>
              <w:top w:val="single" w:sz="4" w:space="0" w:color="auto"/>
              <w:left w:val="single" w:sz="4" w:space="0" w:color="auto"/>
              <w:bottom w:val="single" w:sz="4" w:space="0" w:color="auto"/>
              <w:right w:val="single" w:sz="4" w:space="0" w:color="auto"/>
            </w:tcBorders>
          </w:tcPr>
          <w:p w14:paraId="58B8D94A"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tcPr>
          <w:p w14:paraId="4674C652" w14:textId="77777777" w:rsidR="00E36F0E" w:rsidRPr="007164A2" w:rsidRDefault="00393DC0" w:rsidP="00E36F0E">
            <w:r>
              <w:t>Mixmode – tkip or ccmp</w:t>
            </w:r>
          </w:p>
        </w:tc>
      </w:tr>
      <w:tr w:rsidR="00E36F0E" w:rsidRPr="00C82768" w14:paraId="2B8A441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1B7AF4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2ECB21D6"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41DDE4A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789AF486" w14:textId="77777777" w:rsidR="00E36F0E" w:rsidRDefault="00393DC0" w:rsidP="00E36F0E">
            <w:pPr>
              <w:rPr>
                <w:rFonts w:cs="Arial"/>
                <w:color w:val="000000"/>
              </w:rPr>
            </w:pPr>
            <w:r>
              <w:rPr>
                <w:rFonts w:cs="Arial"/>
                <w:color w:val="000000"/>
              </w:rPr>
              <w:t>GROUP_MAX</w:t>
            </w:r>
          </w:p>
        </w:tc>
        <w:tc>
          <w:tcPr>
            <w:tcW w:w="1170" w:type="dxa"/>
            <w:tcBorders>
              <w:top w:val="single" w:sz="4" w:space="0" w:color="auto"/>
              <w:left w:val="single" w:sz="4" w:space="0" w:color="auto"/>
              <w:bottom w:val="single" w:sz="4" w:space="0" w:color="auto"/>
              <w:right w:val="single" w:sz="4" w:space="0" w:color="auto"/>
            </w:tcBorders>
          </w:tcPr>
          <w:p w14:paraId="6BA3A88C" w14:textId="77777777" w:rsidR="00E36F0E" w:rsidRDefault="00393DC0" w:rsidP="00E36F0E">
            <w:r>
              <w:t>0x5</w:t>
            </w:r>
          </w:p>
        </w:tc>
        <w:tc>
          <w:tcPr>
            <w:tcW w:w="3330" w:type="dxa"/>
            <w:tcBorders>
              <w:top w:val="single" w:sz="4" w:space="0" w:color="auto"/>
              <w:left w:val="single" w:sz="4" w:space="0" w:color="auto"/>
              <w:bottom w:val="single" w:sz="4" w:space="0" w:color="auto"/>
              <w:right w:val="single" w:sz="4" w:space="0" w:color="auto"/>
            </w:tcBorders>
          </w:tcPr>
          <w:p w14:paraId="0085E40C" w14:textId="77777777" w:rsidR="00E36F0E" w:rsidRPr="0052707D" w:rsidRDefault="00E36F0E" w:rsidP="00E36F0E">
            <w:pPr>
              <w:rPr>
                <w:highlight w:val="yellow"/>
              </w:rPr>
            </w:pPr>
          </w:p>
        </w:tc>
      </w:tr>
      <w:tr w:rsidR="00E36F0E" w:rsidRPr="00C82768" w14:paraId="2D917F2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2636592"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6A3C8C5B" w14:textId="77777777" w:rsidR="00E36F0E" w:rsidRPr="00DA43D2" w:rsidRDefault="00393DC0" w:rsidP="00E36F0E">
            <w:r>
              <w:t>WlanWpaEnterprise</w:t>
            </w:r>
          </w:p>
        </w:tc>
        <w:tc>
          <w:tcPr>
            <w:tcW w:w="900" w:type="dxa"/>
            <w:tcBorders>
              <w:top w:val="single" w:sz="4" w:space="0" w:color="auto"/>
              <w:left w:val="single" w:sz="4" w:space="0" w:color="auto"/>
              <w:bottom w:val="single" w:sz="4" w:space="0" w:color="auto"/>
              <w:right w:val="single" w:sz="4" w:space="0" w:color="auto"/>
            </w:tcBorders>
          </w:tcPr>
          <w:p w14:paraId="2FE18076" w14:textId="77777777" w:rsidR="00E36F0E" w:rsidRDefault="00393DC0" w:rsidP="00E36F0E">
            <w:r>
              <w:t>TBD</w:t>
            </w:r>
          </w:p>
        </w:tc>
        <w:tc>
          <w:tcPr>
            <w:tcW w:w="1697" w:type="dxa"/>
            <w:tcBorders>
              <w:top w:val="single" w:sz="4" w:space="0" w:color="auto"/>
              <w:left w:val="single" w:sz="4" w:space="0" w:color="auto"/>
              <w:bottom w:val="single" w:sz="4" w:space="0" w:color="auto"/>
              <w:right w:val="single" w:sz="4" w:space="0" w:color="auto"/>
            </w:tcBorders>
          </w:tcPr>
          <w:p w14:paraId="7909FCF0"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0F398DBC" w14:textId="77777777" w:rsidR="00E36F0E" w:rsidRPr="007164A2" w:rsidRDefault="00E36F0E" w:rsidP="00E36F0E">
            <w:pPr>
              <w:rPr>
                <w:highlight w:val="yellow"/>
              </w:rPr>
            </w:pPr>
          </w:p>
        </w:tc>
        <w:tc>
          <w:tcPr>
            <w:tcW w:w="3330" w:type="dxa"/>
            <w:tcBorders>
              <w:top w:val="single" w:sz="4" w:space="0" w:color="auto"/>
              <w:left w:val="single" w:sz="4" w:space="0" w:color="auto"/>
              <w:bottom w:val="single" w:sz="4" w:space="0" w:color="auto"/>
              <w:right w:val="single" w:sz="4" w:space="0" w:color="auto"/>
            </w:tcBorders>
          </w:tcPr>
          <w:p w14:paraId="2DFF133B" w14:textId="77777777" w:rsidR="00E36F0E" w:rsidRPr="007164A2" w:rsidRDefault="00393DC0" w:rsidP="00E36F0E">
            <w:pPr>
              <w:rPr>
                <w:highlight w:val="yellow"/>
              </w:rPr>
            </w:pPr>
            <w:r w:rsidRPr="007164A2">
              <w:t>TBD</w:t>
            </w:r>
          </w:p>
        </w:tc>
      </w:tr>
      <w:tr w:rsidR="00E36F0E" w:rsidRPr="00C82768" w14:paraId="245EDBC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1C8926D"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46A63876" w14:textId="77777777" w:rsidR="00E36F0E" w:rsidRPr="00DA43D2" w:rsidRDefault="00393DC0" w:rsidP="00E36F0E">
            <w:r>
              <w:t>WlanIpv4AddrType</w:t>
            </w:r>
          </w:p>
        </w:tc>
        <w:tc>
          <w:tcPr>
            <w:tcW w:w="900" w:type="dxa"/>
            <w:tcBorders>
              <w:top w:val="single" w:sz="4" w:space="0" w:color="auto"/>
              <w:left w:val="single" w:sz="4" w:space="0" w:color="auto"/>
              <w:bottom w:val="single" w:sz="4" w:space="0" w:color="auto"/>
              <w:right w:val="single" w:sz="4" w:space="0" w:color="auto"/>
            </w:tcBorders>
          </w:tcPr>
          <w:p w14:paraId="71D0F10A"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tcPr>
          <w:p w14:paraId="77BBF53B"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00BBC828" w14:textId="77777777" w:rsidR="00E36F0E" w:rsidRDefault="00E36F0E" w:rsidP="00E36F0E"/>
        </w:tc>
        <w:tc>
          <w:tcPr>
            <w:tcW w:w="3330" w:type="dxa"/>
            <w:tcBorders>
              <w:top w:val="single" w:sz="4" w:space="0" w:color="auto"/>
              <w:left w:val="single" w:sz="4" w:space="0" w:color="auto"/>
              <w:bottom w:val="single" w:sz="4" w:space="0" w:color="auto"/>
              <w:right w:val="single" w:sz="4" w:space="0" w:color="auto"/>
            </w:tcBorders>
          </w:tcPr>
          <w:p w14:paraId="3EFA536A" w14:textId="77777777" w:rsidR="00E36F0E" w:rsidRPr="0052707D" w:rsidRDefault="00E36F0E" w:rsidP="00E36F0E">
            <w:pPr>
              <w:rPr>
                <w:highlight w:val="yellow"/>
              </w:rPr>
            </w:pPr>
          </w:p>
        </w:tc>
      </w:tr>
      <w:tr w:rsidR="00E36F0E" w:rsidRPr="00C82768" w14:paraId="7D98E91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622578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4E84C802"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56F9D92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4A0BB01D" w14:textId="77777777" w:rsidR="00E36F0E" w:rsidRDefault="00393DC0" w:rsidP="00E36F0E">
            <w:pPr>
              <w:rPr>
                <w:rFonts w:cs="Arial"/>
                <w:color w:val="000000"/>
              </w:rPr>
            </w:pPr>
            <w:r>
              <w:rPr>
                <w:rFonts w:cs="Arial"/>
                <w:color w:val="000000"/>
              </w:rPr>
              <w:t>WLAN_IPV4_ADDR_MIN</w:t>
            </w:r>
          </w:p>
        </w:tc>
        <w:tc>
          <w:tcPr>
            <w:tcW w:w="1170" w:type="dxa"/>
            <w:tcBorders>
              <w:top w:val="single" w:sz="4" w:space="0" w:color="auto"/>
              <w:left w:val="single" w:sz="4" w:space="0" w:color="auto"/>
              <w:bottom w:val="single" w:sz="4" w:space="0" w:color="auto"/>
              <w:right w:val="single" w:sz="4" w:space="0" w:color="auto"/>
            </w:tcBorders>
          </w:tcPr>
          <w:p w14:paraId="3D701C4E"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tcPr>
          <w:p w14:paraId="10FAB907" w14:textId="77777777" w:rsidR="00E36F0E" w:rsidRPr="0052707D" w:rsidRDefault="00E36F0E" w:rsidP="00E36F0E">
            <w:pPr>
              <w:rPr>
                <w:highlight w:val="yellow"/>
              </w:rPr>
            </w:pPr>
          </w:p>
        </w:tc>
      </w:tr>
      <w:tr w:rsidR="00E36F0E" w:rsidRPr="00C82768" w14:paraId="3770591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E33870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49D0DA42"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6C51FC67"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204CE0E0" w14:textId="77777777" w:rsidR="00E36F0E" w:rsidRDefault="00393DC0" w:rsidP="00E36F0E">
            <w:pPr>
              <w:rPr>
                <w:rFonts w:cs="Arial"/>
                <w:color w:val="000000"/>
              </w:rPr>
            </w:pPr>
            <w:r>
              <w:rPr>
                <w:rFonts w:cs="Arial"/>
                <w:color w:val="000000"/>
              </w:rPr>
              <w:t>WLAN_IPV4_ADDR_NONE</w:t>
            </w:r>
          </w:p>
        </w:tc>
        <w:tc>
          <w:tcPr>
            <w:tcW w:w="1170" w:type="dxa"/>
            <w:tcBorders>
              <w:top w:val="single" w:sz="4" w:space="0" w:color="auto"/>
              <w:left w:val="single" w:sz="4" w:space="0" w:color="auto"/>
              <w:bottom w:val="single" w:sz="4" w:space="0" w:color="auto"/>
              <w:right w:val="single" w:sz="4" w:space="0" w:color="auto"/>
            </w:tcBorders>
          </w:tcPr>
          <w:p w14:paraId="405BA2C1"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tcPr>
          <w:p w14:paraId="167F947E" w14:textId="77777777" w:rsidR="00E36F0E" w:rsidRDefault="00393DC0" w:rsidP="00E36F0E">
            <w:pPr>
              <w:rPr>
                <w:rFonts w:cs="Arial"/>
                <w:color w:val="000000"/>
              </w:rPr>
            </w:pPr>
            <w:r>
              <w:rPr>
                <w:rFonts w:cs="Arial"/>
                <w:color w:val="000000"/>
              </w:rPr>
              <w:t>No IPv4 Addressing is used</w:t>
            </w:r>
          </w:p>
        </w:tc>
      </w:tr>
      <w:tr w:rsidR="00E36F0E" w:rsidRPr="00C82768" w14:paraId="6233BD2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C16FE2E"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49220C58"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3A405985"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51B71D14" w14:textId="77777777" w:rsidR="00E36F0E" w:rsidRDefault="00393DC0" w:rsidP="00E36F0E">
            <w:pPr>
              <w:rPr>
                <w:rFonts w:cs="Arial"/>
                <w:color w:val="000000"/>
              </w:rPr>
            </w:pPr>
            <w:r>
              <w:rPr>
                <w:rFonts w:cs="Arial"/>
                <w:color w:val="000000"/>
              </w:rPr>
              <w:t>WLAN_IPV4_ADDR_STATIC</w:t>
            </w:r>
          </w:p>
        </w:tc>
        <w:tc>
          <w:tcPr>
            <w:tcW w:w="1170" w:type="dxa"/>
            <w:tcBorders>
              <w:top w:val="single" w:sz="4" w:space="0" w:color="auto"/>
              <w:left w:val="single" w:sz="4" w:space="0" w:color="auto"/>
              <w:bottom w:val="single" w:sz="4" w:space="0" w:color="auto"/>
              <w:right w:val="single" w:sz="4" w:space="0" w:color="auto"/>
            </w:tcBorders>
          </w:tcPr>
          <w:p w14:paraId="78E37954"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tcPr>
          <w:p w14:paraId="49B28F64" w14:textId="77777777" w:rsidR="00E36F0E" w:rsidRDefault="00393DC0" w:rsidP="00E36F0E">
            <w:pPr>
              <w:rPr>
                <w:rFonts w:cs="Arial"/>
                <w:color w:val="000000"/>
              </w:rPr>
            </w:pPr>
            <w:r>
              <w:rPr>
                <w:rFonts w:cs="Arial"/>
                <w:color w:val="000000"/>
              </w:rPr>
              <w:t>Static IPv4 Address</w:t>
            </w:r>
          </w:p>
        </w:tc>
      </w:tr>
      <w:tr w:rsidR="00E36F0E" w:rsidRPr="00C82768" w14:paraId="7898B69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5ED5CF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2E151022"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7918A112"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40E81CA3" w14:textId="77777777" w:rsidR="00E36F0E" w:rsidRDefault="00393DC0" w:rsidP="00E36F0E">
            <w:pPr>
              <w:rPr>
                <w:rFonts w:cs="Arial"/>
                <w:color w:val="000000"/>
              </w:rPr>
            </w:pPr>
            <w:r>
              <w:rPr>
                <w:rFonts w:cs="Arial"/>
                <w:color w:val="000000"/>
              </w:rPr>
              <w:t>WLAN_IPV4_ADDR_DHCP_CLIENT</w:t>
            </w:r>
          </w:p>
        </w:tc>
        <w:tc>
          <w:tcPr>
            <w:tcW w:w="1170" w:type="dxa"/>
            <w:tcBorders>
              <w:top w:val="single" w:sz="4" w:space="0" w:color="auto"/>
              <w:left w:val="single" w:sz="4" w:space="0" w:color="auto"/>
              <w:bottom w:val="single" w:sz="4" w:space="0" w:color="auto"/>
              <w:right w:val="single" w:sz="4" w:space="0" w:color="auto"/>
            </w:tcBorders>
          </w:tcPr>
          <w:p w14:paraId="239F5EAD"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tcPr>
          <w:p w14:paraId="33FFD4EF" w14:textId="77777777" w:rsidR="00E36F0E" w:rsidRDefault="00393DC0" w:rsidP="00E36F0E">
            <w:pPr>
              <w:rPr>
                <w:rFonts w:cs="Arial"/>
                <w:color w:val="000000"/>
              </w:rPr>
            </w:pPr>
            <w:r>
              <w:rPr>
                <w:rFonts w:cs="Arial"/>
                <w:color w:val="000000"/>
              </w:rPr>
              <w:t>DHCP Client IPv4 Address</w:t>
            </w:r>
          </w:p>
        </w:tc>
      </w:tr>
      <w:tr w:rsidR="00E36F0E" w:rsidRPr="00C82768" w14:paraId="7FDA914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5A233B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0AA70AC4"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4554AA6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5C1A7A99" w14:textId="77777777" w:rsidR="00E36F0E" w:rsidRDefault="00393DC0" w:rsidP="00E36F0E">
            <w:pPr>
              <w:rPr>
                <w:rFonts w:cs="Arial"/>
                <w:color w:val="000000"/>
              </w:rPr>
            </w:pPr>
            <w:r>
              <w:rPr>
                <w:rFonts w:cs="Arial"/>
                <w:color w:val="000000"/>
              </w:rPr>
              <w:t>WLAN_IPV4_ADDR_DHCP_SERVER</w:t>
            </w:r>
          </w:p>
        </w:tc>
        <w:tc>
          <w:tcPr>
            <w:tcW w:w="1170" w:type="dxa"/>
            <w:tcBorders>
              <w:top w:val="single" w:sz="4" w:space="0" w:color="auto"/>
              <w:left w:val="single" w:sz="4" w:space="0" w:color="auto"/>
              <w:bottom w:val="single" w:sz="4" w:space="0" w:color="auto"/>
              <w:right w:val="single" w:sz="4" w:space="0" w:color="auto"/>
            </w:tcBorders>
          </w:tcPr>
          <w:p w14:paraId="7EDE3477"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tcPr>
          <w:p w14:paraId="2D8FC739" w14:textId="77777777" w:rsidR="00E36F0E" w:rsidRDefault="00393DC0" w:rsidP="00E36F0E">
            <w:pPr>
              <w:rPr>
                <w:rFonts w:cs="Arial"/>
                <w:color w:val="000000"/>
              </w:rPr>
            </w:pPr>
            <w:r>
              <w:rPr>
                <w:rFonts w:cs="Arial"/>
                <w:color w:val="000000"/>
              </w:rPr>
              <w:t>DHCP Server IPv4 Address</w:t>
            </w:r>
          </w:p>
        </w:tc>
      </w:tr>
      <w:tr w:rsidR="00E36F0E" w:rsidRPr="00C82768" w14:paraId="27BD402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F0413C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5A77A21E"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3A93373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3CBAC693" w14:textId="77777777" w:rsidR="00E36F0E" w:rsidRDefault="00393DC0" w:rsidP="00E36F0E">
            <w:pPr>
              <w:rPr>
                <w:rFonts w:cs="Arial"/>
                <w:color w:val="000000"/>
              </w:rPr>
            </w:pPr>
            <w:r>
              <w:rPr>
                <w:rFonts w:cs="Arial"/>
                <w:color w:val="000000"/>
              </w:rPr>
              <w:t>WLAN_IPV4_ADDR_MAX</w:t>
            </w:r>
          </w:p>
        </w:tc>
        <w:tc>
          <w:tcPr>
            <w:tcW w:w="1170" w:type="dxa"/>
            <w:tcBorders>
              <w:top w:val="single" w:sz="4" w:space="0" w:color="auto"/>
              <w:left w:val="single" w:sz="4" w:space="0" w:color="auto"/>
              <w:bottom w:val="single" w:sz="4" w:space="0" w:color="auto"/>
              <w:right w:val="single" w:sz="4" w:space="0" w:color="auto"/>
            </w:tcBorders>
          </w:tcPr>
          <w:p w14:paraId="6460BDB5" w14:textId="77777777" w:rsidR="00E36F0E" w:rsidRDefault="00393DC0" w:rsidP="00E36F0E">
            <w:r>
              <w:t>0x5</w:t>
            </w:r>
          </w:p>
        </w:tc>
        <w:tc>
          <w:tcPr>
            <w:tcW w:w="3330" w:type="dxa"/>
            <w:tcBorders>
              <w:top w:val="single" w:sz="4" w:space="0" w:color="auto"/>
              <w:left w:val="single" w:sz="4" w:space="0" w:color="auto"/>
              <w:bottom w:val="single" w:sz="4" w:space="0" w:color="auto"/>
              <w:right w:val="single" w:sz="4" w:space="0" w:color="auto"/>
            </w:tcBorders>
          </w:tcPr>
          <w:p w14:paraId="6E5AAD74" w14:textId="77777777" w:rsidR="00E36F0E" w:rsidRPr="0052707D" w:rsidRDefault="00E36F0E" w:rsidP="00E36F0E">
            <w:pPr>
              <w:rPr>
                <w:highlight w:val="yellow"/>
              </w:rPr>
            </w:pPr>
          </w:p>
        </w:tc>
      </w:tr>
      <w:tr w:rsidR="00E36F0E" w:rsidRPr="00C82768" w14:paraId="04C62F0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2526871"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4E7D75D7" w14:textId="77777777" w:rsidR="00E36F0E" w:rsidRPr="00DA43D2" w:rsidRDefault="00393DC0" w:rsidP="00E36F0E">
            <w:r>
              <w:t>WlanIpv4Addr</w:t>
            </w:r>
          </w:p>
        </w:tc>
        <w:tc>
          <w:tcPr>
            <w:tcW w:w="900" w:type="dxa"/>
            <w:tcBorders>
              <w:top w:val="single" w:sz="4" w:space="0" w:color="auto"/>
              <w:left w:val="single" w:sz="4" w:space="0" w:color="auto"/>
              <w:bottom w:val="single" w:sz="4" w:space="0" w:color="auto"/>
              <w:right w:val="single" w:sz="4" w:space="0" w:color="auto"/>
            </w:tcBorders>
          </w:tcPr>
          <w:p w14:paraId="3E1E9B30" w14:textId="77777777" w:rsidR="00E36F0E" w:rsidRDefault="00393DC0" w:rsidP="00E36F0E">
            <w:r>
              <w:t>-</w:t>
            </w:r>
          </w:p>
        </w:tc>
        <w:tc>
          <w:tcPr>
            <w:tcW w:w="1697" w:type="dxa"/>
            <w:tcBorders>
              <w:top w:val="single" w:sz="4" w:space="0" w:color="auto"/>
              <w:left w:val="single" w:sz="4" w:space="0" w:color="auto"/>
              <w:bottom w:val="single" w:sz="4" w:space="0" w:color="auto"/>
              <w:right w:val="single" w:sz="4" w:space="0" w:color="auto"/>
            </w:tcBorders>
          </w:tcPr>
          <w:p w14:paraId="3734515C"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6D2216DA"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4FD3A0A1" w14:textId="77777777" w:rsidR="00E36F0E" w:rsidRPr="0052707D" w:rsidRDefault="00E36F0E" w:rsidP="00E36F0E">
            <w:pPr>
              <w:rPr>
                <w:highlight w:val="yellow"/>
              </w:rPr>
            </w:pPr>
          </w:p>
        </w:tc>
      </w:tr>
      <w:tr w:rsidR="00E36F0E" w:rsidRPr="00C82768" w14:paraId="2C33F37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206367E"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036566A7"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641FD734"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348FCB1F" w14:textId="77777777" w:rsidR="00E36F0E" w:rsidRDefault="00393DC0" w:rsidP="00E36F0E">
            <w:r>
              <w:t>Ip</w:t>
            </w:r>
          </w:p>
        </w:tc>
        <w:tc>
          <w:tcPr>
            <w:tcW w:w="1170" w:type="dxa"/>
            <w:tcBorders>
              <w:top w:val="single" w:sz="4" w:space="0" w:color="auto"/>
              <w:left w:val="single" w:sz="4" w:space="0" w:color="auto"/>
              <w:bottom w:val="single" w:sz="4" w:space="0" w:color="auto"/>
              <w:right w:val="single" w:sz="4" w:space="0" w:color="auto"/>
            </w:tcBorders>
          </w:tcPr>
          <w:p w14:paraId="0B7026F4" w14:textId="77777777" w:rsidR="00E36F0E" w:rsidRPr="00F1221C" w:rsidRDefault="00393DC0" w:rsidP="00E36F0E">
            <w:r w:rsidRPr="00F1221C">
              <w:t>Char Value:0-255</w:t>
            </w:r>
          </w:p>
          <w:p w14:paraId="68930514"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6B36B112" w14:textId="77777777" w:rsidR="00E36F0E" w:rsidRDefault="00393DC0" w:rsidP="00E36F0E">
            <w:pPr>
              <w:rPr>
                <w:rFonts w:cs="Arial"/>
                <w:color w:val="000000"/>
              </w:rPr>
            </w:pPr>
            <w:r>
              <w:rPr>
                <w:rFonts w:cs="Arial"/>
                <w:color w:val="000000"/>
              </w:rPr>
              <w:t>IP address of current connection</w:t>
            </w:r>
          </w:p>
        </w:tc>
      </w:tr>
      <w:tr w:rsidR="00E36F0E" w:rsidRPr="00C82768" w14:paraId="3521611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00F82F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4E20A8DB"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55FAB2F2"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0DAFE282" w14:textId="77777777" w:rsidR="00E36F0E" w:rsidRDefault="00393DC0" w:rsidP="00E36F0E">
            <w:r>
              <w:t>Netmask</w:t>
            </w:r>
          </w:p>
        </w:tc>
        <w:tc>
          <w:tcPr>
            <w:tcW w:w="1170" w:type="dxa"/>
            <w:tcBorders>
              <w:top w:val="single" w:sz="4" w:space="0" w:color="auto"/>
              <w:left w:val="single" w:sz="4" w:space="0" w:color="auto"/>
              <w:bottom w:val="single" w:sz="4" w:space="0" w:color="auto"/>
              <w:right w:val="single" w:sz="4" w:space="0" w:color="auto"/>
            </w:tcBorders>
          </w:tcPr>
          <w:p w14:paraId="2F913A9E" w14:textId="77777777" w:rsidR="00E36F0E" w:rsidRPr="00F1221C" w:rsidRDefault="00393DC0" w:rsidP="00E36F0E">
            <w:r w:rsidRPr="00F1221C">
              <w:t>Char Value:0-255</w:t>
            </w:r>
          </w:p>
          <w:p w14:paraId="71828B5F"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3829C2C2" w14:textId="77777777" w:rsidR="00E36F0E" w:rsidRDefault="00393DC0" w:rsidP="00E36F0E">
            <w:pPr>
              <w:rPr>
                <w:rFonts w:cs="Arial"/>
                <w:color w:val="000000"/>
              </w:rPr>
            </w:pPr>
            <w:r>
              <w:rPr>
                <w:rFonts w:cs="Arial"/>
                <w:color w:val="000000"/>
              </w:rPr>
              <w:t>Netmask of currenct connection</w:t>
            </w:r>
          </w:p>
        </w:tc>
      </w:tr>
      <w:tr w:rsidR="00E36F0E" w:rsidRPr="00C82768" w14:paraId="4B644E4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C95CC2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79C5BB1F"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31A894FD"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2B688A26" w14:textId="77777777" w:rsidR="00E36F0E" w:rsidRDefault="00393DC0" w:rsidP="00E36F0E">
            <w:r>
              <w:t>Gateway</w:t>
            </w:r>
          </w:p>
        </w:tc>
        <w:tc>
          <w:tcPr>
            <w:tcW w:w="1170" w:type="dxa"/>
            <w:tcBorders>
              <w:top w:val="single" w:sz="4" w:space="0" w:color="auto"/>
              <w:left w:val="single" w:sz="4" w:space="0" w:color="auto"/>
              <w:bottom w:val="single" w:sz="4" w:space="0" w:color="auto"/>
              <w:right w:val="single" w:sz="4" w:space="0" w:color="auto"/>
            </w:tcBorders>
          </w:tcPr>
          <w:p w14:paraId="64889E48" w14:textId="77777777" w:rsidR="00E36F0E" w:rsidRPr="00F1221C" w:rsidRDefault="00393DC0" w:rsidP="00E36F0E">
            <w:r w:rsidRPr="00F1221C">
              <w:t>Char Value:0-255</w:t>
            </w:r>
          </w:p>
          <w:p w14:paraId="682D1F1F"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260FE8D7" w14:textId="77777777" w:rsidR="00E36F0E" w:rsidRDefault="00393DC0" w:rsidP="00E36F0E">
            <w:pPr>
              <w:rPr>
                <w:rFonts w:cs="Arial"/>
                <w:color w:val="000000"/>
              </w:rPr>
            </w:pPr>
            <w:r>
              <w:rPr>
                <w:rFonts w:cs="Arial"/>
                <w:color w:val="000000"/>
              </w:rPr>
              <w:t>default gateway of current connection</w:t>
            </w:r>
          </w:p>
        </w:tc>
      </w:tr>
      <w:tr w:rsidR="00E36F0E" w:rsidRPr="00C82768" w14:paraId="3E917D2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21AFEC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40AC4EF0"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2D5D2DB2"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6AAEDDB4" w14:textId="77777777" w:rsidR="00E36F0E" w:rsidRDefault="00393DC0" w:rsidP="00E36F0E">
            <w:r>
              <w:t>dnsPref</w:t>
            </w:r>
          </w:p>
        </w:tc>
        <w:tc>
          <w:tcPr>
            <w:tcW w:w="1170" w:type="dxa"/>
            <w:tcBorders>
              <w:top w:val="single" w:sz="4" w:space="0" w:color="auto"/>
              <w:left w:val="single" w:sz="4" w:space="0" w:color="auto"/>
              <w:bottom w:val="single" w:sz="4" w:space="0" w:color="auto"/>
              <w:right w:val="single" w:sz="4" w:space="0" w:color="auto"/>
            </w:tcBorders>
          </w:tcPr>
          <w:p w14:paraId="517C2CA3" w14:textId="77777777" w:rsidR="00E36F0E" w:rsidRPr="00F1221C" w:rsidRDefault="00393DC0" w:rsidP="00E36F0E">
            <w:r w:rsidRPr="00F1221C">
              <w:t>Char Value:0-255</w:t>
            </w:r>
          </w:p>
          <w:p w14:paraId="23C958C9"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7E5FDC40" w14:textId="77777777" w:rsidR="00E36F0E" w:rsidRDefault="00393DC0" w:rsidP="00E36F0E">
            <w:pPr>
              <w:rPr>
                <w:rFonts w:cs="Arial"/>
                <w:color w:val="000000"/>
              </w:rPr>
            </w:pPr>
            <w:r>
              <w:rPr>
                <w:rFonts w:cs="Arial"/>
                <w:color w:val="000000"/>
              </w:rPr>
              <w:t>Prefered DNS server</w:t>
            </w:r>
          </w:p>
        </w:tc>
      </w:tr>
      <w:tr w:rsidR="00E36F0E" w:rsidRPr="00C82768" w14:paraId="2B2D1C1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E7B55C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0C958803"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5F8F85DF"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200FB15A" w14:textId="77777777" w:rsidR="00E36F0E" w:rsidRDefault="00393DC0" w:rsidP="00E36F0E">
            <w:r>
              <w:t>dnsAlt</w:t>
            </w:r>
          </w:p>
        </w:tc>
        <w:tc>
          <w:tcPr>
            <w:tcW w:w="1170" w:type="dxa"/>
            <w:tcBorders>
              <w:top w:val="single" w:sz="4" w:space="0" w:color="auto"/>
              <w:left w:val="single" w:sz="4" w:space="0" w:color="auto"/>
              <w:bottom w:val="single" w:sz="4" w:space="0" w:color="auto"/>
              <w:right w:val="single" w:sz="4" w:space="0" w:color="auto"/>
            </w:tcBorders>
          </w:tcPr>
          <w:p w14:paraId="15138E68" w14:textId="77777777" w:rsidR="00E36F0E" w:rsidRPr="00F1221C" w:rsidRDefault="00393DC0" w:rsidP="00E36F0E">
            <w:r w:rsidRPr="00F1221C">
              <w:t>Char Value:0-255</w:t>
            </w:r>
          </w:p>
          <w:p w14:paraId="2A4AF4EA"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18A27347" w14:textId="77777777" w:rsidR="00E36F0E" w:rsidRDefault="00393DC0" w:rsidP="00E36F0E">
            <w:pPr>
              <w:rPr>
                <w:rFonts w:cs="Arial"/>
                <w:color w:val="000000"/>
              </w:rPr>
            </w:pPr>
            <w:r>
              <w:rPr>
                <w:rFonts w:cs="Arial"/>
                <w:color w:val="000000"/>
              </w:rPr>
              <w:t>Secondary DNS server</w:t>
            </w:r>
          </w:p>
        </w:tc>
      </w:tr>
      <w:tr w:rsidR="00E36F0E" w:rsidRPr="00C82768" w14:paraId="0300AD8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C9BB27C"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7C1B4338" w14:textId="77777777" w:rsidR="00E36F0E" w:rsidRPr="00DA43D2" w:rsidRDefault="00393DC0" w:rsidP="00E36F0E">
            <w:r>
              <w:t>WlanIpv6AddrType</w:t>
            </w:r>
          </w:p>
        </w:tc>
        <w:tc>
          <w:tcPr>
            <w:tcW w:w="900" w:type="dxa"/>
            <w:tcBorders>
              <w:top w:val="single" w:sz="4" w:space="0" w:color="auto"/>
              <w:left w:val="single" w:sz="4" w:space="0" w:color="auto"/>
              <w:bottom w:val="single" w:sz="4" w:space="0" w:color="auto"/>
              <w:right w:val="single" w:sz="4" w:space="0" w:color="auto"/>
            </w:tcBorders>
          </w:tcPr>
          <w:p w14:paraId="3CEEA511"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tcPr>
          <w:p w14:paraId="2A3F6268"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5CAEF277"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3E98B265" w14:textId="77777777" w:rsidR="00E36F0E" w:rsidRPr="0052707D" w:rsidRDefault="00E36F0E" w:rsidP="00E36F0E">
            <w:pPr>
              <w:rPr>
                <w:highlight w:val="yellow"/>
              </w:rPr>
            </w:pPr>
          </w:p>
        </w:tc>
      </w:tr>
      <w:tr w:rsidR="00E36F0E" w:rsidRPr="00C82768" w14:paraId="0FF5E6B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C0CD50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23562D7E"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3C1BF61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17BDB158" w14:textId="77777777" w:rsidR="00E36F0E" w:rsidRDefault="00393DC0" w:rsidP="00E36F0E">
            <w:pPr>
              <w:rPr>
                <w:rFonts w:cs="Arial"/>
                <w:color w:val="000000"/>
              </w:rPr>
            </w:pPr>
            <w:r>
              <w:rPr>
                <w:rFonts w:cs="Arial"/>
                <w:color w:val="000000"/>
              </w:rPr>
              <w:t>WLAN_IPV6_ADDR_MIN</w:t>
            </w:r>
          </w:p>
        </w:tc>
        <w:tc>
          <w:tcPr>
            <w:tcW w:w="1170" w:type="dxa"/>
            <w:tcBorders>
              <w:top w:val="single" w:sz="4" w:space="0" w:color="auto"/>
              <w:left w:val="single" w:sz="4" w:space="0" w:color="auto"/>
              <w:bottom w:val="single" w:sz="4" w:space="0" w:color="auto"/>
              <w:right w:val="single" w:sz="4" w:space="0" w:color="auto"/>
            </w:tcBorders>
          </w:tcPr>
          <w:p w14:paraId="63494BA4"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tcPr>
          <w:p w14:paraId="0DE7C825" w14:textId="77777777" w:rsidR="00E36F0E" w:rsidRPr="0052707D" w:rsidRDefault="00E36F0E" w:rsidP="00E36F0E">
            <w:pPr>
              <w:rPr>
                <w:highlight w:val="yellow"/>
              </w:rPr>
            </w:pPr>
          </w:p>
        </w:tc>
      </w:tr>
      <w:tr w:rsidR="00E36F0E" w:rsidRPr="00C82768" w14:paraId="45FBED3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79FF76E"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7EE41CB6"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102E659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5EFBDB85" w14:textId="77777777" w:rsidR="00E36F0E" w:rsidRDefault="00393DC0" w:rsidP="00E36F0E">
            <w:pPr>
              <w:rPr>
                <w:rFonts w:cs="Arial"/>
                <w:color w:val="000000"/>
              </w:rPr>
            </w:pPr>
            <w:r>
              <w:rPr>
                <w:rFonts w:cs="Arial"/>
                <w:color w:val="000000"/>
              </w:rPr>
              <w:t>WLAN_IPV6_ADDR_NONE</w:t>
            </w:r>
          </w:p>
        </w:tc>
        <w:tc>
          <w:tcPr>
            <w:tcW w:w="1170" w:type="dxa"/>
            <w:tcBorders>
              <w:top w:val="single" w:sz="4" w:space="0" w:color="auto"/>
              <w:left w:val="single" w:sz="4" w:space="0" w:color="auto"/>
              <w:bottom w:val="single" w:sz="4" w:space="0" w:color="auto"/>
              <w:right w:val="single" w:sz="4" w:space="0" w:color="auto"/>
            </w:tcBorders>
          </w:tcPr>
          <w:p w14:paraId="7F2167B6"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tcPr>
          <w:p w14:paraId="3F94AE9F" w14:textId="77777777" w:rsidR="00E36F0E" w:rsidRDefault="00393DC0" w:rsidP="00E36F0E">
            <w:pPr>
              <w:rPr>
                <w:rFonts w:cs="Arial"/>
                <w:color w:val="000000"/>
              </w:rPr>
            </w:pPr>
            <w:r>
              <w:rPr>
                <w:rFonts w:cs="Arial"/>
                <w:color w:val="000000"/>
              </w:rPr>
              <w:t>No IPv6 Addressing is used</w:t>
            </w:r>
          </w:p>
        </w:tc>
      </w:tr>
      <w:tr w:rsidR="00E36F0E" w:rsidRPr="00C82768" w14:paraId="584DAC9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CC74C1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34BDE4CB"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73FF17A2"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1C3AA487" w14:textId="77777777" w:rsidR="00E36F0E" w:rsidRDefault="00393DC0" w:rsidP="00E36F0E">
            <w:pPr>
              <w:rPr>
                <w:rFonts w:cs="Arial"/>
                <w:color w:val="000000"/>
              </w:rPr>
            </w:pPr>
            <w:r>
              <w:rPr>
                <w:rFonts w:cs="Arial"/>
                <w:color w:val="000000"/>
              </w:rPr>
              <w:t>WLAN_IPV6_ADDR_STATIC</w:t>
            </w:r>
          </w:p>
        </w:tc>
        <w:tc>
          <w:tcPr>
            <w:tcW w:w="1170" w:type="dxa"/>
            <w:tcBorders>
              <w:top w:val="single" w:sz="4" w:space="0" w:color="auto"/>
              <w:left w:val="single" w:sz="4" w:space="0" w:color="auto"/>
              <w:bottom w:val="single" w:sz="4" w:space="0" w:color="auto"/>
              <w:right w:val="single" w:sz="4" w:space="0" w:color="auto"/>
            </w:tcBorders>
          </w:tcPr>
          <w:p w14:paraId="10C6A07E"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tcPr>
          <w:p w14:paraId="2F07C642" w14:textId="77777777" w:rsidR="00E36F0E" w:rsidRDefault="00393DC0" w:rsidP="00E36F0E">
            <w:pPr>
              <w:rPr>
                <w:rFonts w:cs="Arial"/>
                <w:color w:val="000000"/>
              </w:rPr>
            </w:pPr>
            <w:r>
              <w:rPr>
                <w:rFonts w:cs="Arial"/>
                <w:color w:val="000000"/>
              </w:rPr>
              <w:t>Static IPv6 Address</w:t>
            </w:r>
          </w:p>
        </w:tc>
      </w:tr>
      <w:tr w:rsidR="00E36F0E" w:rsidRPr="00C82768" w14:paraId="607185C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6E2014E"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1758E3E2"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482B00B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34C71505" w14:textId="77777777" w:rsidR="00E36F0E" w:rsidRDefault="00393DC0" w:rsidP="00E36F0E">
            <w:pPr>
              <w:rPr>
                <w:rFonts w:cs="Arial"/>
                <w:color w:val="000000"/>
              </w:rPr>
            </w:pPr>
            <w:r>
              <w:rPr>
                <w:rFonts w:cs="Arial"/>
                <w:color w:val="000000"/>
              </w:rPr>
              <w:t>WLAN_IPV6_ADDR_MAX</w:t>
            </w:r>
          </w:p>
        </w:tc>
        <w:tc>
          <w:tcPr>
            <w:tcW w:w="1170" w:type="dxa"/>
            <w:tcBorders>
              <w:top w:val="single" w:sz="4" w:space="0" w:color="auto"/>
              <w:left w:val="single" w:sz="4" w:space="0" w:color="auto"/>
              <w:bottom w:val="single" w:sz="4" w:space="0" w:color="auto"/>
              <w:right w:val="single" w:sz="4" w:space="0" w:color="auto"/>
            </w:tcBorders>
          </w:tcPr>
          <w:p w14:paraId="547E1E8E"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tcPr>
          <w:p w14:paraId="05672134" w14:textId="77777777" w:rsidR="00E36F0E" w:rsidRPr="0052707D" w:rsidRDefault="00E36F0E" w:rsidP="00E36F0E">
            <w:pPr>
              <w:rPr>
                <w:highlight w:val="yellow"/>
              </w:rPr>
            </w:pPr>
          </w:p>
        </w:tc>
      </w:tr>
      <w:tr w:rsidR="00E36F0E" w:rsidRPr="00C82768" w14:paraId="46D4326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E2624D7"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18604E7C" w14:textId="77777777" w:rsidR="00E36F0E" w:rsidRPr="00DA43D2" w:rsidRDefault="00393DC0" w:rsidP="00E36F0E">
            <w:r>
              <w:t>WlanIpv6Addr</w:t>
            </w:r>
          </w:p>
        </w:tc>
        <w:tc>
          <w:tcPr>
            <w:tcW w:w="900" w:type="dxa"/>
            <w:tcBorders>
              <w:top w:val="single" w:sz="4" w:space="0" w:color="auto"/>
              <w:left w:val="single" w:sz="4" w:space="0" w:color="auto"/>
              <w:bottom w:val="single" w:sz="4" w:space="0" w:color="auto"/>
              <w:right w:val="single" w:sz="4" w:space="0" w:color="auto"/>
            </w:tcBorders>
          </w:tcPr>
          <w:p w14:paraId="41AFA09F" w14:textId="77777777" w:rsidR="00E36F0E" w:rsidRDefault="00393DC0" w:rsidP="00E36F0E">
            <w:r>
              <w:t>TBD</w:t>
            </w:r>
          </w:p>
        </w:tc>
        <w:tc>
          <w:tcPr>
            <w:tcW w:w="1697" w:type="dxa"/>
            <w:tcBorders>
              <w:top w:val="single" w:sz="4" w:space="0" w:color="auto"/>
              <w:left w:val="single" w:sz="4" w:space="0" w:color="auto"/>
              <w:bottom w:val="single" w:sz="4" w:space="0" w:color="auto"/>
              <w:right w:val="single" w:sz="4" w:space="0" w:color="auto"/>
            </w:tcBorders>
          </w:tcPr>
          <w:p w14:paraId="09B1C8BC"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046E8707"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1F3EC9E6" w14:textId="77777777" w:rsidR="00E36F0E" w:rsidRPr="0052707D" w:rsidRDefault="00E36F0E" w:rsidP="00E36F0E">
            <w:pPr>
              <w:rPr>
                <w:highlight w:val="yellow"/>
              </w:rPr>
            </w:pPr>
          </w:p>
        </w:tc>
      </w:tr>
      <w:tr w:rsidR="00E36F0E" w:rsidRPr="00C82768" w14:paraId="5225F36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59F7070"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60A967A8" w14:textId="77777777" w:rsidR="00E36F0E" w:rsidRPr="00DA43D2" w:rsidRDefault="00393DC0" w:rsidP="00E36F0E">
            <w:r>
              <w:t>ExclusiveUse</w:t>
            </w:r>
          </w:p>
        </w:tc>
        <w:tc>
          <w:tcPr>
            <w:tcW w:w="900" w:type="dxa"/>
            <w:tcBorders>
              <w:top w:val="single" w:sz="4" w:space="0" w:color="auto"/>
              <w:left w:val="single" w:sz="4" w:space="0" w:color="auto"/>
              <w:bottom w:val="single" w:sz="4" w:space="0" w:color="auto"/>
              <w:right w:val="single" w:sz="4" w:space="0" w:color="auto"/>
            </w:tcBorders>
          </w:tcPr>
          <w:p w14:paraId="5DFA723E"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tcPr>
          <w:p w14:paraId="6BFDA909"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7D4AA96A"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tcPr>
          <w:p w14:paraId="34523E1F" w14:textId="77777777" w:rsidR="00E36F0E" w:rsidRPr="0052707D" w:rsidRDefault="00393DC0" w:rsidP="00E36F0E">
            <w:pPr>
              <w:rPr>
                <w:highlight w:val="yellow"/>
              </w:rPr>
            </w:pPr>
            <w:r w:rsidRPr="007164A2">
              <w:t>Exclusive to WIR Client</w:t>
            </w:r>
          </w:p>
        </w:tc>
      </w:tr>
      <w:tr w:rsidR="00E36F0E" w:rsidRPr="00C82768" w14:paraId="572E403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4F826A4"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0EEF2218" w14:textId="77777777" w:rsidR="00E36F0E" w:rsidRPr="00DA43D2" w:rsidRDefault="00393DC0" w:rsidP="00E36F0E">
            <w:r>
              <w:t>WlanProfileSource</w:t>
            </w:r>
          </w:p>
        </w:tc>
        <w:tc>
          <w:tcPr>
            <w:tcW w:w="900" w:type="dxa"/>
            <w:tcBorders>
              <w:top w:val="single" w:sz="4" w:space="0" w:color="auto"/>
              <w:left w:val="single" w:sz="4" w:space="0" w:color="auto"/>
              <w:bottom w:val="single" w:sz="4" w:space="0" w:color="auto"/>
              <w:right w:val="single" w:sz="4" w:space="0" w:color="auto"/>
            </w:tcBorders>
          </w:tcPr>
          <w:p w14:paraId="06FBB542"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tcPr>
          <w:p w14:paraId="016563D8"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29B41828"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7D0F8355" w14:textId="77777777" w:rsidR="00E36F0E" w:rsidRPr="0052707D" w:rsidRDefault="00393DC0" w:rsidP="00E36F0E">
            <w:pPr>
              <w:rPr>
                <w:highlight w:val="yellow"/>
              </w:rPr>
            </w:pPr>
            <w:r w:rsidRPr="007164A2">
              <w:t>Origin of the profile</w:t>
            </w:r>
          </w:p>
        </w:tc>
      </w:tr>
      <w:tr w:rsidR="00E36F0E" w:rsidRPr="00C82768" w14:paraId="58F8171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4614DA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43EDB054"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10924F2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57F23279" w14:textId="77777777" w:rsidR="00E36F0E" w:rsidRDefault="00393DC0" w:rsidP="00E36F0E">
            <w:pPr>
              <w:rPr>
                <w:rFonts w:cs="Arial"/>
                <w:color w:val="000000"/>
              </w:rPr>
            </w:pPr>
            <w:r>
              <w:rPr>
                <w:rFonts w:cs="Arial"/>
                <w:color w:val="000000"/>
              </w:rPr>
              <w:t>PROFSRC_DEFAULT</w:t>
            </w:r>
          </w:p>
        </w:tc>
        <w:tc>
          <w:tcPr>
            <w:tcW w:w="1170" w:type="dxa"/>
            <w:tcBorders>
              <w:top w:val="single" w:sz="4" w:space="0" w:color="auto"/>
              <w:left w:val="single" w:sz="4" w:space="0" w:color="auto"/>
              <w:bottom w:val="single" w:sz="4" w:space="0" w:color="auto"/>
              <w:right w:val="single" w:sz="4" w:space="0" w:color="auto"/>
            </w:tcBorders>
          </w:tcPr>
          <w:p w14:paraId="0187407A"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tcPr>
          <w:p w14:paraId="3CC126BE" w14:textId="77777777" w:rsidR="00E36F0E" w:rsidRDefault="00393DC0" w:rsidP="00E36F0E">
            <w:pPr>
              <w:rPr>
                <w:rFonts w:cs="Arial"/>
                <w:color w:val="000000"/>
              </w:rPr>
            </w:pPr>
            <w:r>
              <w:rPr>
                <w:rFonts w:cs="Arial"/>
                <w:color w:val="000000"/>
              </w:rPr>
              <w:t>Default internal</w:t>
            </w:r>
          </w:p>
        </w:tc>
      </w:tr>
      <w:tr w:rsidR="00E36F0E" w:rsidRPr="00C82768" w14:paraId="7D62FA0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09BEC3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38C289D2"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1A2E16D5"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752E9F2D" w14:textId="77777777" w:rsidR="00E36F0E" w:rsidRDefault="00393DC0" w:rsidP="00E36F0E">
            <w:pPr>
              <w:rPr>
                <w:rFonts w:cs="Arial"/>
                <w:color w:val="000000"/>
              </w:rPr>
            </w:pPr>
            <w:r>
              <w:rPr>
                <w:rFonts w:cs="Arial"/>
                <w:color w:val="000000"/>
              </w:rPr>
              <w:t>PROFSRC_HMI</w:t>
            </w:r>
          </w:p>
        </w:tc>
        <w:tc>
          <w:tcPr>
            <w:tcW w:w="1170" w:type="dxa"/>
            <w:tcBorders>
              <w:top w:val="single" w:sz="4" w:space="0" w:color="auto"/>
              <w:left w:val="single" w:sz="4" w:space="0" w:color="auto"/>
              <w:bottom w:val="single" w:sz="4" w:space="0" w:color="auto"/>
              <w:right w:val="single" w:sz="4" w:space="0" w:color="auto"/>
            </w:tcBorders>
          </w:tcPr>
          <w:p w14:paraId="189D6B39"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tcPr>
          <w:p w14:paraId="6A273682" w14:textId="77777777" w:rsidR="00E36F0E" w:rsidRDefault="00393DC0" w:rsidP="00E36F0E">
            <w:pPr>
              <w:rPr>
                <w:rFonts w:cs="Arial"/>
                <w:color w:val="000000"/>
              </w:rPr>
            </w:pPr>
            <w:r>
              <w:rPr>
                <w:rFonts w:cs="Arial"/>
                <w:color w:val="000000"/>
              </w:rPr>
              <w:t>HMI/User configured</w:t>
            </w:r>
          </w:p>
        </w:tc>
      </w:tr>
      <w:tr w:rsidR="00E36F0E" w:rsidRPr="00C82768" w14:paraId="68EEDB7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591EF8D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143C6A22"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6CC045A8"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273D3DC9" w14:textId="77777777" w:rsidR="00E36F0E" w:rsidRDefault="00393DC0" w:rsidP="00E36F0E">
            <w:pPr>
              <w:rPr>
                <w:rFonts w:cs="Arial"/>
                <w:color w:val="000000"/>
              </w:rPr>
            </w:pPr>
            <w:r>
              <w:rPr>
                <w:rFonts w:cs="Arial"/>
                <w:color w:val="000000"/>
              </w:rPr>
              <w:t>PROFSRC_CLOUD</w:t>
            </w:r>
          </w:p>
        </w:tc>
        <w:tc>
          <w:tcPr>
            <w:tcW w:w="1170" w:type="dxa"/>
            <w:tcBorders>
              <w:top w:val="single" w:sz="4" w:space="0" w:color="auto"/>
              <w:left w:val="single" w:sz="4" w:space="0" w:color="auto"/>
              <w:bottom w:val="single" w:sz="4" w:space="0" w:color="auto"/>
              <w:right w:val="single" w:sz="4" w:space="0" w:color="auto"/>
            </w:tcBorders>
          </w:tcPr>
          <w:p w14:paraId="73781651"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tcPr>
          <w:p w14:paraId="60FD1A82" w14:textId="77777777" w:rsidR="00E36F0E" w:rsidRDefault="00393DC0" w:rsidP="00E36F0E">
            <w:pPr>
              <w:rPr>
                <w:rFonts w:cs="Arial"/>
                <w:color w:val="000000"/>
              </w:rPr>
            </w:pPr>
            <w:r>
              <w:rPr>
                <w:rFonts w:cs="Arial"/>
                <w:color w:val="000000"/>
              </w:rPr>
              <w:t>Cloud pushed</w:t>
            </w:r>
          </w:p>
        </w:tc>
      </w:tr>
      <w:tr w:rsidR="00E36F0E" w:rsidRPr="00C82768" w14:paraId="27223BA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E6585A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07C5E87C"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4E749E1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6AE17EF1" w14:textId="77777777" w:rsidR="00E36F0E" w:rsidRDefault="00393DC0" w:rsidP="00E36F0E">
            <w:pPr>
              <w:rPr>
                <w:rFonts w:cs="Arial"/>
                <w:color w:val="000000"/>
              </w:rPr>
            </w:pPr>
            <w:r>
              <w:rPr>
                <w:rFonts w:cs="Arial"/>
                <w:color w:val="000000"/>
              </w:rPr>
              <w:t>PROFSRC_SPECIAL</w:t>
            </w:r>
          </w:p>
        </w:tc>
        <w:tc>
          <w:tcPr>
            <w:tcW w:w="1170" w:type="dxa"/>
            <w:tcBorders>
              <w:top w:val="single" w:sz="4" w:space="0" w:color="auto"/>
              <w:left w:val="single" w:sz="4" w:space="0" w:color="auto"/>
              <w:bottom w:val="single" w:sz="4" w:space="0" w:color="auto"/>
              <w:right w:val="single" w:sz="4" w:space="0" w:color="auto"/>
            </w:tcBorders>
          </w:tcPr>
          <w:p w14:paraId="67CFD24B"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tcPr>
          <w:p w14:paraId="2AC37312" w14:textId="77777777" w:rsidR="00E36F0E" w:rsidRDefault="00393DC0" w:rsidP="00E36F0E">
            <w:pPr>
              <w:rPr>
                <w:rFonts w:cs="Arial"/>
                <w:color w:val="000000"/>
              </w:rPr>
            </w:pPr>
            <w:r>
              <w:rPr>
                <w:rFonts w:cs="Arial"/>
                <w:color w:val="000000"/>
              </w:rPr>
              <w:t>Special Intent</w:t>
            </w:r>
          </w:p>
        </w:tc>
      </w:tr>
      <w:tr w:rsidR="00E36F0E" w:rsidRPr="00C82768" w14:paraId="71DF230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7564AE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748481B1"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tcPr>
          <w:p w14:paraId="1A705438"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625BB7FE" w14:textId="77777777" w:rsidR="00E36F0E" w:rsidRDefault="00393DC0" w:rsidP="00E36F0E">
            <w:pPr>
              <w:rPr>
                <w:rFonts w:cs="Arial"/>
                <w:color w:val="000000"/>
              </w:rPr>
            </w:pPr>
            <w:r>
              <w:rPr>
                <w:rFonts w:cs="Arial"/>
                <w:color w:val="000000"/>
              </w:rPr>
              <w:t>PROFSRC_PROV</w:t>
            </w:r>
          </w:p>
        </w:tc>
        <w:tc>
          <w:tcPr>
            <w:tcW w:w="1170" w:type="dxa"/>
            <w:tcBorders>
              <w:top w:val="single" w:sz="4" w:space="0" w:color="auto"/>
              <w:left w:val="single" w:sz="4" w:space="0" w:color="auto"/>
              <w:bottom w:val="single" w:sz="4" w:space="0" w:color="auto"/>
              <w:right w:val="single" w:sz="4" w:space="0" w:color="auto"/>
            </w:tcBorders>
          </w:tcPr>
          <w:p w14:paraId="73AE6855"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tcPr>
          <w:p w14:paraId="04E575A6" w14:textId="77777777" w:rsidR="00E36F0E" w:rsidRDefault="00393DC0" w:rsidP="00E36F0E">
            <w:pPr>
              <w:rPr>
                <w:rFonts w:cs="Arial"/>
                <w:color w:val="000000"/>
              </w:rPr>
            </w:pPr>
            <w:r>
              <w:rPr>
                <w:rFonts w:cs="Arial"/>
                <w:color w:val="000000"/>
              </w:rPr>
              <w:t>EOL provisioned</w:t>
            </w:r>
          </w:p>
        </w:tc>
      </w:tr>
      <w:tr w:rsidR="00E36F0E" w:rsidRPr="00C82768" w14:paraId="4D11F00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84F35C2"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31CE1D22" w14:textId="77777777" w:rsidR="00E36F0E" w:rsidRPr="00DA43D2" w:rsidRDefault="00393DC0" w:rsidP="00E36F0E">
            <w:r>
              <w:t>timestamp</w:t>
            </w:r>
          </w:p>
        </w:tc>
        <w:tc>
          <w:tcPr>
            <w:tcW w:w="900" w:type="dxa"/>
            <w:tcBorders>
              <w:top w:val="single" w:sz="4" w:space="0" w:color="auto"/>
              <w:left w:val="single" w:sz="4" w:space="0" w:color="auto"/>
              <w:bottom w:val="single" w:sz="4" w:space="0" w:color="auto"/>
              <w:right w:val="single" w:sz="4" w:space="0" w:color="auto"/>
            </w:tcBorders>
          </w:tcPr>
          <w:p w14:paraId="4B406A08" w14:textId="77777777" w:rsidR="00E36F0E" w:rsidRDefault="00393DC0" w:rsidP="00E36F0E">
            <w:r>
              <w:t>Int64</w:t>
            </w:r>
          </w:p>
        </w:tc>
        <w:tc>
          <w:tcPr>
            <w:tcW w:w="1697" w:type="dxa"/>
            <w:tcBorders>
              <w:top w:val="single" w:sz="4" w:space="0" w:color="auto"/>
              <w:left w:val="single" w:sz="4" w:space="0" w:color="auto"/>
              <w:bottom w:val="single" w:sz="4" w:space="0" w:color="auto"/>
              <w:right w:val="single" w:sz="4" w:space="0" w:color="auto"/>
            </w:tcBorders>
          </w:tcPr>
          <w:p w14:paraId="01309618" w14:textId="77777777" w:rsidR="00E36F0E" w:rsidRDefault="00393DC0" w:rsidP="00E36F0E">
            <w:r>
              <w:t>-</w:t>
            </w:r>
          </w:p>
          <w:p w14:paraId="3FFABA63" w14:textId="77777777" w:rsidR="00E36F0E" w:rsidRPr="007164A2" w:rsidRDefault="00E36F0E" w:rsidP="00E36F0E">
            <w:pPr>
              <w:jc w:val="center"/>
            </w:pPr>
          </w:p>
        </w:tc>
        <w:tc>
          <w:tcPr>
            <w:tcW w:w="1170" w:type="dxa"/>
            <w:tcBorders>
              <w:top w:val="single" w:sz="4" w:space="0" w:color="auto"/>
              <w:left w:val="single" w:sz="4" w:space="0" w:color="auto"/>
              <w:bottom w:val="single" w:sz="4" w:space="0" w:color="auto"/>
              <w:right w:val="single" w:sz="4" w:space="0" w:color="auto"/>
            </w:tcBorders>
          </w:tcPr>
          <w:p w14:paraId="10CD2D21" w14:textId="77777777" w:rsidR="00E36F0E" w:rsidRDefault="00393DC0" w:rsidP="00E36F0E">
            <w:r>
              <w:t>0-18446744073709551615</w:t>
            </w:r>
          </w:p>
        </w:tc>
        <w:tc>
          <w:tcPr>
            <w:tcW w:w="3330" w:type="dxa"/>
            <w:tcBorders>
              <w:top w:val="single" w:sz="4" w:space="0" w:color="auto"/>
              <w:left w:val="single" w:sz="4" w:space="0" w:color="auto"/>
              <w:bottom w:val="single" w:sz="4" w:space="0" w:color="auto"/>
              <w:right w:val="single" w:sz="4" w:space="0" w:color="auto"/>
            </w:tcBorders>
          </w:tcPr>
          <w:p w14:paraId="2A48FCAB" w14:textId="77777777" w:rsidR="00E36F0E" w:rsidRPr="0052707D" w:rsidRDefault="00393DC0" w:rsidP="00E36F0E">
            <w:pPr>
              <w:rPr>
                <w:highlight w:val="yellow"/>
              </w:rPr>
            </w:pPr>
            <w:r w:rsidRPr="007164A2">
              <w:t>Last known time stamp</w:t>
            </w:r>
          </w:p>
        </w:tc>
      </w:tr>
      <w:tr w:rsidR="00E36F0E" w:rsidRPr="00C82768" w14:paraId="3450B87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43145EE"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3154A70F" w14:textId="77777777" w:rsidR="00E36F0E" w:rsidRPr="00DA43D2" w:rsidRDefault="00393DC0" w:rsidP="00E36F0E">
            <w:r>
              <w:t>hidden</w:t>
            </w:r>
          </w:p>
        </w:tc>
        <w:tc>
          <w:tcPr>
            <w:tcW w:w="900" w:type="dxa"/>
            <w:tcBorders>
              <w:top w:val="single" w:sz="4" w:space="0" w:color="auto"/>
              <w:left w:val="single" w:sz="4" w:space="0" w:color="auto"/>
              <w:bottom w:val="single" w:sz="4" w:space="0" w:color="auto"/>
              <w:right w:val="single" w:sz="4" w:space="0" w:color="auto"/>
            </w:tcBorders>
          </w:tcPr>
          <w:p w14:paraId="1799BDFF"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tcPr>
          <w:p w14:paraId="001AA76C"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19958E2A"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tcPr>
          <w:p w14:paraId="197B9004" w14:textId="77777777" w:rsidR="00E36F0E" w:rsidRPr="0052707D" w:rsidRDefault="00393DC0" w:rsidP="00E36F0E">
            <w:pPr>
              <w:rPr>
                <w:highlight w:val="yellow"/>
              </w:rPr>
            </w:pPr>
            <w:r w:rsidRPr="007164A2">
              <w:t>Hidden AP</w:t>
            </w:r>
          </w:p>
        </w:tc>
      </w:tr>
      <w:tr w:rsidR="00E36F0E" w:rsidRPr="00C82768" w14:paraId="1234170E"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17C24093" w14:textId="77777777" w:rsidR="00E36F0E" w:rsidRPr="00C82768" w:rsidRDefault="00393DC0" w:rsidP="00E36F0E">
            <w:r w:rsidRPr="00C82768">
              <w:rPr>
                <w:b/>
              </w:rPr>
              <w:t>Response</w:t>
            </w:r>
          </w:p>
        </w:tc>
      </w:tr>
      <w:tr w:rsidR="00E36F0E" w:rsidRPr="00C82768" w14:paraId="21C6035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3652AC8"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B272B6D" w14:textId="77777777" w:rsidR="00E36F0E" w:rsidRDefault="00393DC0" w:rsidP="00E36F0E">
            <w:r>
              <w:t>WlanRet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8B9B64E"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793DA02"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E1F2204"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B68E280" w14:textId="77777777" w:rsidR="00E36F0E" w:rsidRDefault="00E36F0E" w:rsidP="00E36F0E"/>
        </w:tc>
      </w:tr>
      <w:tr w:rsidR="00E36F0E" w:rsidRPr="00C82768" w14:paraId="7AF0317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47A2AD1"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DC97F7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62B2B5A"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12B0DF6" w14:textId="77777777" w:rsidR="00E36F0E" w:rsidRPr="00C82768" w:rsidRDefault="00393DC0" w:rsidP="00E36F0E">
            <w:r>
              <w:t>WLAN_ERROR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BC37047" w14:textId="77777777" w:rsidR="00E36F0E" w:rsidRPr="008127A4"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3B752CD" w14:textId="77777777" w:rsidR="00E36F0E" w:rsidRDefault="00393DC0" w:rsidP="00E36F0E">
            <w:r>
              <w:t>Error/Failure</w:t>
            </w:r>
          </w:p>
        </w:tc>
      </w:tr>
      <w:tr w:rsidR="00E36F0E" w:rsidRPr="00C82768" w14:paraId="511B20D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BA604B5"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B0F7E6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C7014FE"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2E25898" w14:textId="77777777" w:rsidR="00E36F0E" w:rsidRPr="00C82768" w:rsidRDefault="00393DC0" w:rsidP="00E36F0E">
            <w:r>
              <w:t>WLAN_SUCCESS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06DB707" w14:textId="77777777" w:rsidR="00E36F0E" w:rsidRPr="008127A4"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C137277" w14:textId="77777777" w:rsidR="00E36F0E" w:rsidRDefault="00393DC0" w:rsidP="00E36F0E">
            <w:r>
              <w:t>Success</w:t>
            </w:r>
          </w:p>
        </w:tc>
      </w:tr>
      <w:tr w:rsidR="00E36F0E" w:rsidRPr="00C82768" w14:paraId="358A73C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8C88BC4"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0A68AA2" w14:textId="77777777" w:rsidR="00E36F0E" w:rsidRPr="00C82768" w:rsidRDefault="00393DC0" w:rsidP="00E36F0E">
            <w:r>
              <w:t>ifId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0215E09"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B2182C5"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FA29103" w14:textId="77777777" w:rsidR="00E36F0E" w:rsidRPr="00751E32" w:rsidRDefault="00393DC0" w:rsidP="00E36F0E">
            <w:pPr>
              <w:rPr>
                <w:highlight w:val="yellow"/>
              </w:rPr>
            </w:pPr>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AA20AEF" w14:textId="77777777" w:rsidR="00E36F0E" w:rsidRPr="00C82768" w:rsidRDefault="00393DC0" w:rsidP="00E36F0E">
            <w:r>
              <w:t>Interface ID</w:t>
            </w:r>
          </w:p>
        </w:tc>
      </w:tr>
      <w:tr w:rsidR="00E36F0E" w:rsidRPr="00C82768" w14:paraId="004AAAB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B886400"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A710B25" w14:textId="77777777" w:rsidR="00E36F0E" w:rsidRDefault="00393DC0" w:rsidP="00E36F0E">
            <w:r>
              <w:t>ifaceName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DC57EA8"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C98C24E"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B630AEB" w14:textId="77777777" w:rsidR="00E36F0E" w:rsidRPr="00F1221C" w:rsidRDefault="00393DC0" w:rsidP="00E36F0E">
            <w:r w:rsidRPr="00F1221C">
              <w:t>Char Value:0-255</w:t>
            </w:r>
          </w:p>
          <w:p w14:paraId="51A6B861" w14:textId="77777777" w:rsidR="00E36F0E" w:rsidRDefault="00393DC0" w:rsidP="00E36F0E">
            <w:r w:rsidRPr="00F1221C">
              <w:lastRenderedPageBreak/>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3FC475F" w14:textId="77777777" w:rsidR="00E36F0E" w:rsidRPr="00924C31" w:rsidRDefault="00393DC0" w:rsidP="00E36F0E">
            <w:r>
              <w:lastRenderedPageBreak/>
              <w:t xml:space="preserve">Interface Name </w:t>
            </w:r>
          </w:p>
        </w:tc>
      </w:tr>
    </w:tbl>
    <w:p w14:paraId="4B8489A5" w14:textId="77777777" w:rsidR="00E36F0E" w:rsidRDefault="00E36F0E"/>
    <w:p w14:paraId="75B83971" w14:textId="403AC648" w:rsidR="00E36F0E" w:rsidRDefault="00393DC0" w:rsidP="00506E2F">
      <w:pPr>
        <w:pStyle w:val="Heading4"/>
      </w:pPr>
      <w:r w:rsidRPr="00B9479B">
        <w:t>MD-REQ-380306/A-DisconnectWiFiAP</w:t>
      </w:r>
    </w:p>
    <w:p w14:paraId="5D3B6295" w14:textId="77777777" w:rsidR="00E36F0E" w:rsidRPr="00606365"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to disconnect from an AP</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5BA683FA"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4A41DC20" w14:textId="77777777" w:rsidR="00E36F0E" w:rsidRPr="00C82768" w:rsidRDefault="00E36F0E" w:rsidP="00E36F0E">
            <w:pPr>
              <w:spacing w:line="256" w:lineRule="auto"/>
              <w:rPr>
                <w:sz w:val="8"/>
              </w:rPr>
            </w:pPr>
          </w:p>
        </w:tc>
      </w:tr>
      <w:tr w:rsidR="00E36F0E" w:rsidRPr="00C82768" w14:paraId="697FA66D"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1E21EB2F"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164829FE" w14:textId="77777777" w:rsidR="00E36F0E" w:rsidRPr="00C82768" w:rsidRDefault="00393DC0" w:rsidP="00E36F0E">
            <w:pPr>
              <w:spacing w:line="256" w:lineRule="auto"/>
            </w:pPr>
            <w:r w:rsidRPr="00DA32BB">
              <w:t>One-Shot (</w:t>
            </w:r>
            <w:r>
              <w:t>A-Synch)</w:t>
            </w:r>
          </w:p>
        </w:tc>
      </w:tr>
      <w:tr w:rsidR="00E36F0E" w:rsidRPr="00C82768" w14:paraId="5183D110"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6120836E"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375EF904" w14:textId="77777777" w:rsidR="00E36F0E" w:rsidRPr="00C82768" w:rsidRDefault="00393DC0" w:rsidP="00E36F0E">
            <w:pPr>
              <w:spacing w:line="256" w:lineRule="auto"/>
            </w:pPr>
            <w:r w:rsidRPr="00C82768">
              <w:t>Default</w:t>
            </w:r>
          </w:p>
        </w:tc>
      </w:tr>
      <w:tr w:rsidR="00E36F0E" w:rsidRPr="00C82768" w14:paraId="76A33E34"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48F83F02"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769614A7" w14:textId="77777777" w:rsidR="00E36F0E" w:rsidRPr="00C82768" w:rsidRDefault="00393DC0" w:rsidP="00E36F0E">
            <w:pPr>
              <w:spacing w:line="256" w:lineRule="auto"/>
            </w:pPr>
            <w:r w:rsidRPr="00C82768">
              <w:t>No</w:t>
            </w:r>
          </w:p>
        </w:tc>
      </w:tr>
      <w:tr w:rsidR="00E36F0E" w:rsidRPr="00C82768" w14:paraId="753BD141"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6F9654B0" w14:textId="77777777" w:rsidR="00E36F0E" w:rsidRPr="00C82768" w:rsidRDefault="00E36F0E" w:rsidP="00E36F0E">
            <w:pPr>
              <w:spacing w:line="256" w:lineRule="auto"/>
              <w:rPr>
                <w:sz w:val="8"/>
              </w:rPr>
            </w:pPr>
          </w:p>
        </w:tc>
      </w:tr>
      <w:tr w:rsidR="00E36F0E" w:rsidRPr="00C82768" w14:paraId="2FE66B3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12D7AB6B"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76D7E4A3"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536B26F7"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0C2C558"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B19A539"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1E456E6" w14:textId="77777777" w:rsidR="00E36F0E" w:rsidRPr="00C82768" w:rsidRDefault="00393DC0" w:rsidP="00E36F0E">
            <w:pPr>
              <w:rPr>
                <w:b/>
              </w:rPr>
            </w:pPr>
            <w:r w:rsidRPr="00C82768">
              <w:rPr>
                <w:b/>
              </w:rPr>
              <w:t>Description</w:t>
            </w:r>
          </w:p>
        </w:tc>
      </w:tr>
      <w:tr w:rsidR="00E36F0E" w:rsidRPr="00C82768" w14:paraId="103A01FE"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35AB85D5" w14:textId="77777777" w:rsidR="00E36F0E" w:rsidRPr="00C82768" w:rsidRDefault="00393DC0" w:rsidP="00E36F0E">
            <w:pPr>
              <w:rPr>
                <w:b/>
              </w:rPr>
            </w:pPr>
            <w:r w:rsidRPr="00C82768">
              <w:rPr>
                <w:b/>
              </w:rPr>
              <w:t>Request</w:t>
            </w:r>
          </w:p>
        </w:tc>
      </w:tr>
      <w:tr w:rsidR="00E36F0E" w:rsidRPr="00C82768" w14:paraId="734D50A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C6B16F0"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535BA85D" w14:textId="77777777" w:rsidR="00E36F0E" w:rsidRPr="00C82768" w:rsidRDefault="00393DC0" w:rsidP="00E36F0E">
            <w:r>
              <w:t>ifId</w:t>
            </w:r>
          </w:p>
        </w:tc>
        <w:tc>
          <w:tcPr>
            <w:tcW w:w="900" w:type="dxa"/>
            <w:tcBorders>
              <w:top w:val="single" w:sz="4" w:space="0" w:color="auto"/>
              <w:left w:val="single" w:sz="4" w:space="0" w:color="auto"/>
              <w:bottom w:val="single" w:sz="4" w:space="0" w:color="auto"/>
              <w:right w:val="single" w:sz="4" w:space="0" w:color="auto"/>
            </w:tcBorders>
          </w:tcPr>
          <w:p w14:paraId="7E56D3F2"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tcPr>
          <w:p w14:paraId="640DD4C9"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01A91630" w14:textId="77777777" w:rsidR="00E36F0E" w:rsidRPr="00751E32" w:rsidRDefault="00393DC0" w:rsidP="00E36F0E">
            <w:pPr>
              <w:rPr>
                <w:highlight w:val="yellow"/>
              </w:rPr>
            </w:pPr>
            <w:r>
              <w:t>0-4294967295</w:t>
            </w:r>
          </w:p>
        </w:tc>
        <w:tc>
          <w:tcPr>
            <w:tcW w:w="3330" w:type="dxa"/>
            <w:tcBorders>
              <w:top w:val="single" w:sz="4" w:space="0" w:color="auto"/>
              <w:left w:val="single" w:sz="4" w:space="0" w:color="auto"/>
              <w:bottom w:val="single" w:sz="4" w:space="0" w:color="auto"/>
              <w:right w:val="single" w:sz="4" w:space="0" w:color="auto"/>
            </w:tcBorders>
          </w:tcPr>
          <w:p w14:paraId="4EC4E9E2" w14:textId="77777777" w:rsidR="00E36F0E" w:rsidRPr="00C82768" w:rsidRDefault="00393DC0" w:rsidP="00E36F0E">
            <w:r>
              <w:t>Interface ID</w:t>
            </w:r>
          </w:p>
        </w:tc>
      </w:tr>
      <w:tr w:rsidR="00E36F0E" w:rsidRPr="00C82768" w14:paraId="649B6950"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781BFBE5" w14:textId="77777777" w:rsidR="00E36F0E" w:rsidRPr="00C82768" w:rsidRDefault="00393DC0" w:rsidP="00E36F0E">
            <w:r w:rsidRPr="00C82768">
              <w:rPr>
                <w:b/>
              </w:rPr>
              <w:t>Response</w:t>
            </w:r>
          </w:p>
        </w:tc>
      </w:tr>
      <w:tr w:rsidR="00E36F0E" w:rsidRPr="00C82768" w14:paraId="2309948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9241C45"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95D66B9" w14:textId="77777777" w:rsidR="00E36F0E" w:rsidRDefault="00393DC0" w:rsidP="00E36F0E">
            <w:r>
              <w:t>WlanRet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F3A9103"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4D9F6B6"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8DA56B3"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B3CB571" w14:textId="77777777" w:rsidR="00E36F0E" w:rsidRDefault="00E36F0E" w:rsidP="00E36F0E"/>
        </w:tc>
      </w:tr>
      <w:tr w:rsidR="00E36F0E" w:rsidRPr="00C82768" w14:paraId="43F7C43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193EF23"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349E15D"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45789D9"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D50143C" w14:textId="77777777" w:rsidR="00E36F0E" w:rsidRPr="00C82768" w:rsidRDefault="00393DC0" w:rsidP="00E36F0E">
            <w:r>
              <w:t>WLAN_ERROR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42529CD" w14:textId="77777777" w:rsidR="00E36F0E" w:rsidRPr="008127A4"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0C15571" w14:textId="77777777" w:rsidR="00E36F0E" w:rsidRDefault="00393DC0" w:rsidP="00E36F0E">
            <w:r>
              <w:t>Error/Failure</w:t>
            </w:r>
          </w:p>
        </w:tc>
      </w:tr>
      <w:tr w:rsidR="00E36F0E" w:rsidRPr="00C82768" w14:paraId="34A261A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32E5442"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363344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FD87802"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E80A8D5" w14:textId="77777777" w:rsidR="00E36F0E" w:rsidRPr="00C82768" w:rsidRDefault="00393DC0" w:rsidP="00E36F0E">
            <w:r>
              <w:t>WLAN_SUCCESS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8D9F7DA" w14:textId="77777777" w:rsidR="00E36F0E" w:rsidRPr="008127A4"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D06456E" w14:textId="77777777" w:rsidR="00E36F0E" w:rsidRDefault="00393DC0" w:rsidP="00E36F0E">
            <w:r>
              <w:t>Success</w:t>
            </w:r>
          </w:p>
        </w:tc>
      </w:tr>
      <w:tr w:rsidR="00E36F0E" w:rsidRPr="00C82768" w14:paraId="4942438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4884111"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A351261" w14:textId="77777777" w:rsidR="00E36F0E" w:rsidRPr="00C82768" w:rsidRDefault="00393DC0" w:rsidP="00E36F0E">
            <w:r>
              <w:t>ifId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10EC79D" w14:textId="77777777" w:rsidR="00E36F0E" w:rsidRPr="00C82768"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F0CAA9A"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3F9A43F" w14:textId="77777777" w:rsidR="00E36F0E" w:rsidRPr="00751E32" w:rsidRDefault="00393DC0" w:rsidP="00E36F0E">
            <w:pPr>
              <w:rPr>
                <w:highlight w:val="yellow"/>
              </w:rPr>
            </w:pPr>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B1ED79B" w14:textId="77777777" w:rsidR="00E36F0E" w:rsidRPr="00C82768" w:rsidRDefault="00393DC0" w:rsidP="00E36F0E">
            <w:r>
              <w:t>Interface ID</w:t>
            </w:r>
          </w:p>
        </w:tc>
      </w:tr>
    </w:tbl>
    <w:p w14:paraId="3292809C" w14:textId="01EFAE12" w:rsidR="00E36F0E" w:rsidRDefault="00393DC0" w:rsidP="00506E2F">
      <w:pPr>
        <w:pStyle w:val="Heading4"/>
      </w:pPr>
      <w:r w:rsidRPr="00B9479B">
        <w:t>MD-REQ-380307/B-ProfileUpdate</w:t>
      </w:r>
    </w:p>
    <w:p w14:paraId="32192B8B" w14:textId="77777777" w:rsidR="00E36F0E" w:rsidRPr="00B01A09"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to update a profile</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746F7C23"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0AA84519" w14:textId="77777777" w:rsidR="00E36F0E" w:rsidRPr="00C82768" w:rsidRDefault="00E36F0E" w:rsidP="00E36F0E">
            <w:pPr>
              <w:spacing w:line="256" w:lineRule="auto"/>
              <w:rPr>
                <w:sz w:val="8"/>
              </w:rPr>
            </w:pPr>
          </w:p>
        </w:tc>
      </w:tr>
      <w:tr w:rsidR="00E36F0E" w:rsidRPr="00C82768" w14:paraId="177F6145"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73FA436C"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62F9780C" w14:textId="77777777" w:rsidR="00E36F0E" w:rsidRPr="00C82768" w:rsidRDefault="00393DC0" w:rsidP="00E36F0E">
            <w:pPr>
              <w:spacing w:line="256" w:lineRule="auto"/>
            </w:pPr>
            <w:r w:rsidRPr="00DA32BB">
              <w:t>One-Shot (</w:t>
            </w:r>
            <w:r>
              <w:t>A-Synch)</w:t>
            </w:r>
          </w:p>
        </w:tc>
      </w:tr>
      <w:tr w:rsidR="00E36F0E" w:rsidRPr="00C82768" w14:paraId="63CCE97D"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0CC33FAE"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396E9EBF" w14:textId="77777777" w:rsidR="00E36F0E" w:rsidRPr="00C82768" w:rsidRDefault="00393DC0" w:rsidP="00E36F0E">
            <w:pPr>
              <w:spacing w:line="256" w:lineRule="auto"/>
            </w:pPr>
            <w:r w:rsidRPr="00C82768">
              <w:t>Default</w:t>
            </w:r>
          </w:p>
        </w:tc>
      </w:tr>
      <w:tr w:rsidR="00E36F0E" w:rsidRPr="00C82768" w14:paraId="5037D383"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47265406"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24724E70" w14:textId="77777777" w:rsidR="00E36F0E" w:rsidRPr="00C82768" w:rsidRDefault="00393DC0" w:rsidP="00E36F0E">
            <w:pPr>
              <w:spacing w:line="256" w:lineRule="auto"/>
            </w:pPr>
            <w:r w:rsidRPr="00C82768">
              <w:t>No</w:t>
            </w:r>
          </w:p>
        </w:tc>
      </w:tr>
      <w:tr w:rsidR="00E36F0E" w:rsidRPr="00C82768" w14:paraId="681B03E1"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08BA249B" w14:textId="77777777" w:rsidR="00E36F0E" w:rsidRPr="00C82768" w:rsidRDefault="00E36F0E" w:rsidP="00E36F0E">
            <w:pPr>
              <w:spacing w:line="256" w:lineRule="auto"/>
              <w:rPr>
                <w:sz w:val="8"/>
              </w:rPr>
            </w:pPr>
          </w:p>
        </w:tc>
      </w:tr>
      <w:tr w:rsidR="00E36F0E" w:rsidRPr="00C82768" w14:paraId="0B8C1B1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6F70CA11"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5504EDA1"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391D1247"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B531100"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CBFF35C"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AE7D967" w14:textId="77777777" w:rsidR="00E36F0E" w:rsidRPr="00C82768" w:rsidRDefault="00393DC0" w:rsidP="00E36F0E">
            <w:pPr>
              <w:rPr>
                <w:b/>
              </w:rPr>
            </w:pPr>
            <w:r w:rsidRPr="00C82768">
              <w:rPr>
                <w:b/>
              </w:rPr>
              <w:t>Description</w:t>
            </w:r>
          </w:p>
        </w:tc>
      </w:tr>
      <w:tr w:rsidR="00E36F0E" w:rsidRPr="00C82768" w14:paraId="1EDFA94A"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18F8E115" w14:textId="77777777" w:rsidR="00E36F0E" w:rsidRPr="00C82768" w:rsidRDefault="00393DC0" w:rsidP="00E36F0E">
            <w:pPr>
              <w:rPr>
                <w:b/>
              </w:rPr>
            </w:pPr>
            <w:r w:rsidRPr="00C82768">
              <w:rPr>
                <w:b/>
              </w:rPr>
              <w:t>Request</w:t>
            </w:r>
          </w:p>
        </w:tc>
      </w:tr>
      <w:tr w:rsidR="00E36F0E" w:rsidRPr="00C82768" w14:paraId="509A9F9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56E3A60"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70C23B15" w14:textId="77777777" w:rsidR="00E36F0E" w:rsidRPr="00C82768" w:rsidRDefault="00393DC0" w:rsidP="00E36F0E">
            <w:r>
              <w:t>txId</w:t>
            </w:r>
          </w:p>
        </w:tc>
        <w:tc>
          <w:tcPr>
            <w:tcW w:w="900" w:type="dxa"/>
            <w:tcBorders>
              <w:top w:val="single" w:sz="4" w:space="0" w:color="auto"/>
              <w:left w:val="single" w:sz="4" w:space="0" w:color="auto"/>
              <w:bottom w:val="single" w:sz="4" w:space="0" w:color="auto"/>
              <w:right w:val="single" w:sz="4" w:space="0" w:color="auto"/>
            </w:tcBorders>
          </w:tcPr>
          <w:p w14:paraId="66617609"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43FA1634"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6C32A80C" w14:textId="77777777" w:rsidR="00E36F0E" w:rsidRPr="00F1221C" w:rsidRDefault="00393DC0" w:rsidP="00E36F0E">
            <w:r w:rsidRPr="00F1221C">
              <w:t>Char Value:0-255</w:t>
            </w:r>
          </w:p>
          <w:p w14:paraId="6E65C86C"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51C6BF02" w14:textId="77777777" w:rsidR="00E36F0E" w:rsidRPr="00C82768" w:rsidRDefault="00393DC0" w:rsidP="00E36F0E">
            <w:r>
              <w:t>Transaction ID</w:t>
            </w:r>
          </w:p>
        </w:tc>
      </w:tr>
      <w:tr w:rsidR="00E36F0E" w:rsidRPr="00C82768" w14:paraId="53C73893"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56E96B53" w14:textId="77777777" w:rsidR="00E36F0E" w:rsidRPr="00C82768" w:rsidRDefault="00393DC0" w:rsidP="00E36F0E">
            <w:r w:rsidRPr="00C82768">
              <w:rPr>
                <w:b/>
              </w:rPr>
              <w:t>Response</w:t>
            </w:r>
          </w:p>
        </w:tc>
      </w:tr>
      <w:tr w:rsidR="00E36F0E" w:rsidRPr="00C82768" w14:paraId="46F2B60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CD24F0C"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B2F4B90" w14:textId="77777777" w:rsidR="00E36F0E" w:rsidRDefault="00393DC0" w:rsidP="00E36F0E">
            <w:r>
              <w:t>WlanRet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072A2BC"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8D9F4D0"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C91CCC4"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069691F" w14:textId="77777777" w:rsidR="00E36F0E" w:rsidRDefault="00E36F0E" w:rsidP="00E36F0E"/>
        </w:tc>
      </w:tr>
      <w:tr w:rsidR="00E36F0E" w:rsidRPr="00C82768" w14:paraId="571E1A2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83D4C35"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2A17329"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6CBA091"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CDBCF1D" w14:textId="77777777" w:rsidR="00E36F0E" w:rsidRPr="00C82768" w:rsidRDefault="00393DC0" w:rsidP="00E36F0E">
            <w:r>
              <w:t>WLAN_ERROR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7A56FB6" w14:textId="77777777" w:rsidR="00E36F0E" w:rsidRPr="008127A4"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0BB93B4" w14:textId="77777777" w:rsidR="00E36F0E" w:rsidRDefault="00393DC0" w:rsidP="00E36F0E">
            <w:r>
              <w:t>Error/Failure</w:t>
            </w:r>
          </w:p>
        </w:tc>
      </w:tr>
      <w:tr w:rsidR="00E36F0E" w:rsidRPr="00C82768" w14:paraId="65AE0E2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8DE7275"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8D9CAF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64D5FF7"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16783F0" w14:textId="77777777" w:rsidR="00E36F0E" w:rsidRPr="00C82768" w:rsidRDefault="00393DC0" w:rsidP="00E36F0E">
            <w:r>
              <w:t>WLAN_SUCCESS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B3D55AB" w14:textId="77777777" w:rsidR="00E36F0E" w:rsidRPr="008127A4"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B0C65E6" w14:textId="77777777" w:rsidR="00E36F0E" w:rsidRDefault="00393DC0" w:rsidP="00E36F0E">
            <w:r>
              <w:t>Success</w:t>
            </w:r>
          </w:p>
        </w:tc>
      </w:tr>
      <w:tr w:rsidR="00E36F0E" w:rsidRPr="00C82768" w14:paraId="339B2BF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161FA0F"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6C2F003" w14:textId="77777777" w:rsidR="00E36F0E" w:rsidRPr="00C82768" w:rsidRDefault="00393DC0" w:rsidP="00E36F0E">
            <w:r>
              <w:t>txId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F7E5F67"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E1EFB17"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59360D1" w14:textId="77777777" w:rsidR="00E36F0E" w:rsidRPr="00F1221C" w:rsidRDefault="00393DC0" w:rsidP="00E36F0E">
            <w:r w:rsidRPr="00F1221C">
              <w:t>Char Value:0-255</w:t>
            </w:r>
          </w:p>
          <w:p w14:paraId="31F62C5C"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C1097C5" w14:textId="77777777" w:rsidR="00E36F0E" w:rsidRPr="00C82768" w:rsidRDefault="00393DC0" w:rsidP="00E36F0E">
            <w:r>
              <w:t>Transaction ID</w:t>
            </w:r>
          </w:p>
        </w:tc>
      </w:tr>
      <w:tr w:rsidR="00E36F0E" w:rsidRPr="00C82768" w14:paraId="4532C1B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2F1B269"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D565BA1" w14:textId="77777777" w:rsidR="00E36F0E" w:rsidRDefault="00393DC0" w:rsidP="00E36F0E">
            <w:r>
              <w:t>updateComplete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5062880"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84C7776"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88FD637" w14:textId="77777777" w:rsidR="00E36F0E" w:rsidRPr="00751E32" w:rsidRDefault="00393DC0" w:rsidP="00E36F0E">
            <w:pPr>
              <w:rPr>
                <w:highlight w:val="yellow"/>
              </w:rPr>
            </w:pPr>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119C8A2" w14:textId="77777777" w:rsidR="00E36F0E" w:rsidRDefault="00393DC0" w:rsidP="00E36F0E">
            <w:r>
              <w:t>Is it last segment?</w:t>
            </w:r>
          </w:p>
        </w:tc>
      </w:tr>
      <w:tr w:rsidR="00E36F0E" w:rsidRPr="00C82768" w14:paraId="2719D88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73EAC00"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A595504" w14:textId="77777777" w:rsidR="00E36F0E" w:rsidRDefault="00393DC0" w:rsidP="00E36F0E">
            <w:r>
              <w:t>profile_cnt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01F4C33"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BBB20E3"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4E96E92" w14:textId="77777777" w:rsidR="00E36F0E" w:rsidRPr="00F1221C" w:rsidRDefault="00393DC0" w:rsidP="00E36F0E">
            <w:r w:rsidRPr="00F1221C">
              <w:t>Char Value:0-255</w:t>
            </w:r>
          </w:p>
          <w:p w14:paraId="4A43A32A" w14:textId="77777777" w:rsidR="00E36F0E" w:rsidRPr="00751E32" w:rsidRDefault="00393DC0" w:rsidP="00E36F0E">
            <w:pPr>
              <w:rPr>
                <w:highlight w:val="yellow"/>
              </w:rPr>
            </w:pPr>
            <w:r w:rsidRPr="00F1221C">
              <w:lastRenderedPageBreak/>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FD77114" w14:textId="77777777" w:rsidR="00E36F0E" w:rsidRDefault="00393DC0" w:rsidP="00E36F0E">
            <w:r w:rsidRPr="0011264E">
              <w:lastRenderedPageBreak/>
              <w:t>Number of entries of following 2 fields</w:t>
            </w:r>
          </w:p>
        </w:tc>
      </w:tr>
      <w:tr w:rsidR="00E36F0E" w:rsidRPr="00C82768" w14:paraId="70C86A6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59522E4"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56848DC" w14:textId="77777777" w:rsidR="00E36F0E" w:rsidRDefault="00393DC0" w:rsidP="00E36F0E">
            <w:r>
              <w:t>ssid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CC01D6D"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135C1F4"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65E8216" w14:textId="77777777" w:rsidR="00E36F0E" w:rsidRPr="00F1221C" w:rsidRDefault="00393DC0" w:rsidP="00E36F0E">
            <w:r w:rsidRPr="00F1221C">
              <w:t>Char Value:0-255</w:t>
            </w:r>
          </w:p>
          <w:p w14:paraId="12B154AC"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809F352" w14:textId="77777777" w:rsidR="00E36F0E" w:rsidRPr="0011264E" w:rsidRDefault="00393DC0" w:rsidP="00E36F0E">
            <w:r>
              <w:t>SSID</w:t>
            </w:r>
          </w:p>
        </w:tc>
      </w:tr>
      <w:tr w:rsidR="00E36F0E" w:rsidRPr="00C82768" w14:paraId="65BF00A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3A6D48C"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234E4B0" w14:textId="77777777" w:rsidR="00E36F0E" w:rsidRDefault="00393DC0" w:rsidP="00E36F0E">
            <w:r>
              <w:t>bssid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2360803"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DDE06EC"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9BC6F8A" w14:textId="77777777" w:rsidR="00E36F0E" w:rsidRPr="00F1221C" w:rsidRDefault="00393DC0" w:rsidP="00E36F0E">
            <w:r w:rsidRPr="00F1221C">
              <w:t>Char Value:0-255</w:t>
            </w:r>
          </w:p>
          <w:p w14:paraId="4D0FEFF4"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7752FFD" w14:textId="77777777" w:rsidR="00E36F0E" w:rsidRPr="0052707D" w:rsidRDefault="00393DC0" w:rsidP="00E36F0E">
            <w:pPr>
              <w:rPr>
                <w:highlight w:val="yellow"/>
              </w:rPr>
            </w:pPr>
            <w:r w:rsidRPr="007164A2">
              <w:t xml:space="preserve">Optional </w:t>
            </w:r>
            <w:r>
              <w:t xml:space="preserve">- </w:t>
            </w:r>
            <w:r w:rsidRPr="007164A2">
              <w:t>BSSID of AP</w:t>
            </w:r>
          </w:p>
        </w:tc>
      </w:tr>
      <w:tr w:rsidR="00E36F0E" w:rsidRPr="00C82768" w14:paraId="7E0FA62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B882D47"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23DE23E" w14:textId="77777777" w:rsidR="00E36F0E" w:rsidRDefault="00393DC0" w:rsidP="00E36F0E">
            <w:r w:rsidRPr="00DA43D2">
              <w:t>WlanChannel</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B1D62A0"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15D88DD"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C58601F"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56C7D4D" w14:textId="77777777" w:rsidR="00E36F0E" w:rsidRPr="0052707D" w:rsidRDefault="00393DC0" w:rsidP="00E36F0E">
            <w:pPr>
              <w:rPr>
                <w:highlight w:val="yellow"/>
              </w:rPr>
            </w:pPr>
            <w:r w:rsidRPr="007164A2">
              <w:t xml:space="preserve">Optional </w:t>
            </w:r>
            <w:r>
              <w:t>- Channel</w:t>
            </w:r>
            <w:r w:rsidRPr="007164A2">
              <w:t xml:space="preserve"> of AP</w:t>
            </w:r>
          </w:p>
        </w:tc>
      </w:tr>
      <w:tr w:rsidR="00E36F0E" w:rsidRPr="00C82768" w14:paraId="0EA423F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965DBF8"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3B47CC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E22D2C8"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8FCEDE3" w14:textId="77777777" w:rsidR="00E36F0E" w:rsidRDefault="00393DC0" w:rsidP="00E36F0E">
            <w:r>
              <w:t>Reserved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A3F1640" w14:textId="77777777" w:rsidR="00E36F0E" w:rsidRDefault="00393DC0" w:rsidP="00E36F0E">
            <w:r>
              <w:t>0x00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1456798" w14:textId="77777777" w:rsidR="00E36F0E" w:rsidRPr="0052707D" w:rsidRDefault="00E36F0E" w:rsidP="00E36F0E">
            <w:pPr>
              <w:rPr>
                <w:highlight w:val="yellow"/>
              </w:rPr>
            </w:pPr>
          </w:p>
        </w:tc>
      </w:tr>
      <w:tr w:rsidR="00E36F0E" w:rsidRPr="00C82768" w14:paraId="1A4FC66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A046404"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57DCA84"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5CEF45B"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F812F0F" w14:textId="77777777" w:rsidR="00E36F0E" w:rsidRPr="00C82768" w:rsidRDefault="00393DC0" w:rsidP="00E36F0E">
            <w:r>
              <w:t>WLAN_CH_1</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9F730C9" w14:textId="77777777" w:rsidR="00E36F0E" w:rsidRPr="00C82768" w:rsidRDefault="00393DC0" w:rsidP="00E36F0E">
            <w:r>
              <w:t>0x01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B175CCC" w14:textId="77777777" w:rsidR="00E36F0E" w:rsidRPr="00C82768" w:rsidRDefault="00E36F0E" w:rsidP="00E36F0E"/>
        </w:tc>
      </w:tr>
      <w:tr w:rsidR="00E36F0E" w:rsidRPr="00C82768" w14:paraId="6A223BD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17BB537"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1E3B741"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7F9FBE7"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C41903C" w14:textId="77777777" w:rsidR="00E36F0E" w:rsidRPr="00C82768" w:rsidRDefault="00393DC0" w:rsidP="00E36F0E">
            <w:r>
              <w:t>WLAN_CH_2</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A475202" w14:textId="77777777" w:rsidR="00E36F0E" w:rsidRPr="00C82768" w:rsidRDefault="00393DC0" w:rsidP="00E36F0E">
            <w:r>
              <w:t>0x02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D21F0DE" w14:textId="77777777" w:rsidR="00E36F0E" w:rsidRPr="00C82768" w:rsidRDefault="00E36F0E" w:rsidP="00E36F0E"/>
        </w:tc>
      </w:tr>
      <w:tr w:rsidR="00E36F0E" w:rsidRPr="00C82768" w14:paraId="6639FEC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E5E234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C7C773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DF7698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79932DE" w14:textId="77777777" w:rsidR="00E36F0E" w:rsidRPr="00C82768" w:rsidRDefault="00393DC0" w:rsidP="00E36F0E">
            <w:r>
              <w:t>WLAN_CH_3</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B415705" w14:textId="77777777" w:rsidR="00E36F0E" w:rsidRDefault="00393DC0" w:rsidP="00E36F0E">
            <w:r>
              <w:t>0x03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4B45BFF" w14:textId="77777777" w:rsidR="00E36F0E" w:rsidRPr="00D70130" w:rsidRDefault="00E36F0E" w:rsidP="00E36F0E">
            <w:pPr>
              <w:rPr>
                <w:highlight w:val="yellow"/>
              </w:rPr>
            </w:pPr>
          </w:p>
        </w:tc>
      </w:tr>
      <w:tr w:rsidR="00E36F0E" w:rsidRPr="00C82768" w14:paraId="1CB8E5F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9F1156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0CDFD56"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97C909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AC34A6B"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10ABDBE"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41DF7D1" w14:textId="77777777" w:rsidR="00E36F0E" w:rsidRPr="00D70130" w:rsidRDefault="00E36F0E" w:rsidP="00E36F0E">
            <w:pPr>
              <w:rPr>
                <w:highlight w:val="yellow"/>
              </w:rPr>
            </w:pPr>
          </w:p>
        </w:tc>
      </w:tr>
      <w:tr w:rsidR="00E36F0E" w:rsidRPr="00C82768" w14:paraId="5DE6D81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C5A204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895E3F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9576B5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9BE0F65" w14:textId="77777777" w:rsidR="00E36F0E" w:rsidRDefault="00393DC0" w:rsidP="00E36F0E">
            <w:r>
              <w:t>WLAN_CH_165</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B617C45" w14:textId="77777777" w:rsidR="00E36F0E" w:rsidRDefault="00393DC0" w:rsidP="00E36F0E">
            <w:r>
              <w:t>0xA5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5E93019" w14:textId="77777777" w:rsidR="00E36F0E" w:rsidRPr="0052707D" w:rsidRDefault="00E36F0E" w:rsidP="00E36F0E">
            <w:pPr>
              <w:rPr>
                <w:highlight w:val="yellow"/>
              </w:rPr>
            </w:pPr>
          </w:p>
        </w:tc>
      </w:tr>
      <w:tr w:rsidR="00E36F0E" w:rsidRPr="00C82768" w14:paraId="76592A6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BFBEBB9"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A8F1976" w14:textId="77777777" w:rsidR="00E36F0E" w:rsidRDefault="00393DC0" w:rsidP="00E36F0E">
            <w:r w:rsidRPr="00DA43D2">
              <w:t>WlanSecurity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ED08415"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067E6A9"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D088A60"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BB192CA" w14:textId="77777777" w:rsidR="00E36F0E" w:rsidRPr="0052707D" w:rsidRDefault="00393DC0" w:rsidP="00E36F0E">
            <w:pPr>
              <w:rPr>
                <w:highlight w:val="yellow"/>
              </w:rPr>
            </w:pPr>
            <w:r>
              <w:t>Security settings to use</w:t>
            </w:r>
          </w:p>
        </w:tc>
      </w:tr>
      <w:tr w:rsidR="00E36F0E" w:rsidRPr="00C82768" w14:paraId="1240864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5BD3F4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8329E07"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8E554B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0EF2EEC" w14:textId="77777777" w:rsidR="00E36F0E" w:rsidRDefault="00393DC0" w:rsidP="00E36F0E">
            <w:r>
              <w:t>Reserved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2E7C9AE" w14:textId="77777777" w:rsidR="00E36F0E" w:rsidRDefault="00393DC0" w:rsidP="00E36F0E">
            <w:r>
              <w:t>0x00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1311006" w14:textId="77777777" w:rsidR="00E36F0E" w:rsidRPr="0052707D" w:rsidRDefault="00E36F0E" w:rsidP="00E36F0E">
            <w:pPr>
              <w:rPr>
                <w:highlight w:val="yellow"/>
              </w:rPr>
            </w:pPr>
          </w:p>
        </w:tc>
      </w:tr>
      <w:tr w:rsidR="00E36F0E" w:rsidRPr="00C82768" w14:paraId="7737B8C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06C324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1D28C03"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552395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E6E87D0" w14:textId="77777777" w:rsidR="00E36F0E" w:rsidRPr="00C82768" w:rsidRDefault="00393DC0" w:rsidP="00E36F0E">
            <w:r>
              <w:t>Open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15CFBCD" w14:textId="77777777" w:rsidR="00E36F0E" w:rsidRPr="00C82768" w:rsidRDefault="00393DC0" w:rsidP="00E36F0E">
            <w:r>
              <w:t>0x01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73494A8" w14:textId="77777777" w:rsidR="00E36F0E" w:rsidRPr="0052707D" w:rsidRDefault="00393DC0" w:rsidP="00E36F0E">
            <w:pPr>
              <w:rPr>
                <w:highlight w:val="yellow"/>
              </w:rPr>
            </w:pPr>
            <w:r w:rsidRPr="007164A2">
              <w:t>Open or no security</w:t>
            </w:r>
          </w:p>
        </w:tc>
      </w:tr>
      <w:tr w:rsidR="00E36F0E" w:rsidRPr="00C82768" w14:paraId="1E431B2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FB9DDD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880C964"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FBAC8F5"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BBC51B8" w14:textId="77777777" w:rsidR="00E36F0E" w:rsidRPr="00C82768" w:rsidRDefault="00393DC0" w:rsidP="00E36F0E">
            <w:r>
              <w:t>WEP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297DD35" w14:textId="77777777" w:rsidR="00E36F0E" w:rsidRPr="00C82768" w:rsidRDefault="00393DC0" w:rsidP="00E36F0E">
            <w:r>
              <w:t>0x02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70DFA2A" w14:textId="77777777" w:rsidR="00E36F0E" w:rsidRPr="007164A2" w:rsidRDefault="00393DC0" w:rsidP="00E36F0E">
            <w:r>
              <w:t>WEP</w:t>
            </w:r>
          </w:p>
        </w:tc>
      </w:tr>
      <w:tr w:rsidR="00E36F0E" w:rsidRPr="00C82768" w14:paraId="15A3287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F74ED8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3C9F9EA"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685489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23FC199" w14:textId="77777777" w:rsidR="00E36F0E" w:rsidRDefault="00393DC0" w:rsidP="00E36F0E">
            <w:r>
              <w:t>WPS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2F2C925" w14:textId="77777777" w:rsidR="00E36F0E" w:rsidRDefault="00393DC0" w:rsidP="00E36F0E">
            <w:r>
              <w:t>0x03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71B83FC" w14:textId="77777777" w:rsidR="00E36F0E" w:rsidRPr="007164A2" w:rsidRDefault="00393DC0" w:rsidP="00E36F0E">
            <w:r>
              <w:t>WPS (WiFi Protected Setup)</w:t>
            </w:r>
          </w:p>
        </w:tc>
      </w:tr>
      <w:tr w:rsidR="00E36F0E" w:rsidRPr="00C82768" w14:paraId="6B419FC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F548033"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7C700FD"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87DC94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CA024DA" w14:textId="77777777" w:rsidR="00E36F0E" w:rsidRPr="00C82768" w:rsidRDefault="00393DC0" w:rsidP="00E36F0E">
            <w:r>
              <w:t>WPA_Personal</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6B29A89" w14:textId="77777777" w:rsidR="00E36F0E" w:rsidRDefault="00393DC0" w:rsidP="00E36F0E">
            <w:r>
              <w:t>0x04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CDF3D5C" w14:textId="77777777" w:rsidR="00E36F0E" w:rsidRPr="007164A2" w:rsidRDefault="00393DC0" w:rsidP="00E36F0E">
            <w:r>
              <w:t>WPA/WPA2/WPA3 Personal (passkey)</w:t>
            </w:r>
          </w:p>
        </w:tc>
      </w:tr>
      <w:tr w:rsidR="00E36F0E" w:rsidRPr="00C82768" w14:paraId="2D17FFF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F9A84D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5E6B16C"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E317878"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AE74D5D" w14:textId="77777777" w:rsidR="00E36F0E" w:rsidRDefault="00393DC0" w:rsidP="00E36F0E">
            <w:r>
              <w:t>WPA_Enterprise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68FC459" w14:textId="77777777" w:rsidR="00E36F0E" w:rsidRDefault="00393DC0" w:rsidP="00E36F0E">
            <w:r>
              <w:t>0x05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46C62D2" w14:textId="77777777" w:rsidR="00E36F0E" w:rsidRPr="007164A2" w:rsidRDefault="00393DC0" w:rsidP="00E36F0E">
            <w:r>
              <w:t>WPA/WPA2/WPA3 Enterprise (EAP-PEAP/EAP-TLS/etc) (not supported)</w:t>
            </w:r>
          </w:p>
        </w:tc>
      </w:tr>
      <w:tr w:rsidR="00E36F0E" w:rsidRPr="00C82768" w14:paraId="7B7EBBE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CC43D64"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F73ECCF"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D50A5F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9FC4D6D" w14:textId="77777777" w:rsidR="00E36F0E" w:rsidRDefault="00393DC0" w:rsidP="00E36F0E">
            <w:r>
              <w:t>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F330DC2" w14:textId="77777777" w:rsidR="00E36F0E" w:rsidRDefault="00393DC0" w:rsidP="00E36F0E">
            <w:r>
              <w:t>0x06</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4A3D066" w14:textId="77777777" w:rsidR="00E36F0E" w:rsidRPr="007164A2" w:rsidRDefault="00E36F0E" w:rsidP="00E36F0E"/>
        </w:tc>
      </w:tr>
      <w:tr w:rsidR="00E36F0E" w:rsidRPr="00C82768" w14:paraId="690E243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7FABD58" w14:textId="77777777" w:rsidR="00E36F0E" w:rsidRDefault="00393DC0" w:rsidP="00E36F0E">
            <w:pPr>
              <w:jc w:val="center"/>
            </w:pPr>
            <w:r>
              <w:t xml:space="preserve">R </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93EB6B3" w14:textId="77777777" w:rsidR="00E36F0E" w:rsidRPr="00DA43D2" w:rsidRDefault="00393DC0" w:rsidP="00E36F0E">
            <w:r>
              <w:t>WlanWepSecurity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5F3FA25" w14:textId="77777777" w:rsidR="00E36F0E" w:rsidRDefault="00393DC0" w:rsidP="00E36F0E">
            <w:r>
              <w:t>-</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BD046DE"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03B7C00"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5110589" w14:textId="77777777" w:rsidR="00E36F0E" w:rsidRPr="0052707D" w:rsidRDefault="00393DC0" w:rsidP="00E36F0E">
            <w:pPr>
              <w:rPr>
                <w:highlight w:val="yellow"/>
              </w:rPr>
            </w:pPr>
            <w:r w:rsidRPr="007164A2">
              <w:t>WEP Settings</w:t>
            </w:r>
          </w:p>
        </w:tc>
      </w:tr>
      <w:tr w:rsidR="00E36F0E" w:rsidRPr="00C82768" w14:paraId="313BDF5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E90752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6EC0A59"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855F1B8"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426DD35" w14:textId="77777777" w:rsidR="00E36F0E" w:rsidRDefault="00393DC0" w:rsidP="00E36F0E">
            <w:r>
              <w:t>Key</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2013164" w14:textId="77777777" w:rsidR="00E36F0E" w:rsidRPr="00F1221C" w:rsidRDefault="00393DC0" w:rsidP="00E36F0E">
            <w:r w:rsidRPr="00F1221C">
              <w:t>Char Value:0-255</w:t>
            </w:r>
          </w:p>
          <w:p w14:paraId="42D09BD3"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7F6C6F7" w14:textId="77777777" w:rsidR="00E36F0E" w:rsidRPr="0052707D" w:rsidRDefault="00E36F0E" w:rsidP="00E36F0E">
            <w:pPr>
              <w:rPr>
                <w:highlight w:val="yellow"/>
              </w:rPr>
            </w:pPr>
          </w:p>
        </w:tc>
      </w:tr>
      <w:tr w:rsidR="00E36F0E" w:rsidRPr="00C82768" w14:paraId="6AD4422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0F44F9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79D5FA5"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B6AFAFC" w14:textId="77777777" w:rsidR="00E36F0E"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22B584F" w14:textId="77777777" w:rsidR="00E36F0E" w:rsidRDefault="00393DC0" w:rsidP="00E36F0E">
            <w:r>
              <w:t>defaultKeyIndex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3E7A277" w14:textId="77777777" w:rsidR="00E36F0E"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850B248" w14:textId="77777777" w:rsidR="00E36F0E" w:rsidRPr="0052707D" w:rsidRDefault="00E36F0E" w:rsidP="00E36F0E">
            <w:pPr>
              <w:rPr>
                <w:highlight w:val="yellow"/>
              </w:rPr>
            </w:pPr>
          </w:p>
        </w:tc>
      </w:tr>
      <w:tr w:rsidR="00E36F0E" w:rsidRPr="00C82768" w14:paraId="076D35A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BFAD5BD"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0E6B25E" w14:textId="77777777" w:rsidR="00E36F0E" w:rsidRPr="00DA43D2" w:rsidRDefault="00393DC0" w:rsidP="00E36F0E">
            <w:r>
              <w:t>WlanWpsSecurity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D55799D" w14:textId="77777777" w:rsidR="00E36F0E" w:rsidRDefault="00393DC0" w:rsidP="00E36F0E">
            <w:r>
              <w:t>-</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3278873"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EAA8CE7"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FEC4DB0" w14:textId="77777777" w:rsidR="00E36F0E" w:rsidRPr="0052707D" w:rsidRDefault="00393DC0" w:rsidP="00E36F0E">
            <w:pPr>
              <w:rPr>
                <w:highlight w:val="yellow"/>
              </w:rPr>
            </w:pPr>
            <w:r w:rsidRPr="007164A2">
              <w:t>WPS Settings</w:t>
            </w:r>
          </w:p>
        </w:tc>
      </w:tr>
      <w:tr w:rsidR="00E36F0E" w:rsidRPr="00C82768" w14:paraId="0443847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3AF090E"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CFB0DF6"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6539930" w14:textId="77777777" w:rsidR="00E36F0E" w:rsidRDefault="00393DC0" w:rsidP="00E36F0E">
            <w:r>
              <w:t>WlanWpsType</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028CC57"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833C97F"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5C5E734" w14:textId="77777777" w:rsidR="00E36F0E" w:rsidRPr="0052707D" w:rsidRDefault="00393DC0" w:rsidP="00E36F0E">
            <w:pPr>
              <w:rPr>
                <w:highlight w:val="yellow"/>
              </w:rPr>
            </w:pPr>
            <w:r>
              <w:t>Type</w:t>
            </w:r>
          </w:p>
        </w:tc>
      </w:tr>
      <w:tr w:rsidR="00E36F0E" w:rsidRPr="00C82768" w14:paraId="2931B65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D3E9E0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6406A19"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03323D7"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4F2B204"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DA4252A" w14:textId="77777777" w:rsidR="00E36F0E" w:rsidRPr="00F1221C" w:rsidRDefault="00393DC0" w:rsidP="00E36F0E">
            <w:r w:rsidRPr="00F1221C">
              <w:t>Char Value:0-255</w:t>
            </w:r>
          </w:p>
          <w:p w14:paraId="0D3278BA"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44E4173" w14:textId="77777777" w:rsidR="00E36F0E" w:rsidRPr="0052707D" w:rsidRDefault="00393DC0" w:rsidP="00E36F0E">
            <w:pPr>
              <w:rPr>
                <w:highlight w:val="yellow"/>
              </w:rPr>
            </w:pPr>
            <w:r>
              <w:t>Pin</w:t>
            </w:r>
          </w:p>
        </w:tc>
      </w:tr>
      <w:tr w:rsidR="00E36F0E" w:rsidRPr="00C82768" w14:paraId="78C0F87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32DE29A"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25B1F76" w14:textId="77777777" w:rsidR="00E36F0E" w:rsidRPr="00DA43D2" w:rsidRDefault="00393DC0" w:rsidP="00E36F0E">
            <w:r>
              <w:t>WlanWpaPersonalSecurity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CD2D2E6"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EF1A402"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72DD47E" w14:textId="77777777" w:rsidR="00E36F0E" w:rsidRPr="00F1221C" w:rsidRDefault="00393DC0" w:rsidP="00E36F0E">
            <w:r w:rsidRPr="00F1221C">
              <w:t>Char Value:0-255</w:t>
            </w:r>
          </w:p>
          <w:p w14:paraId="543DB1AD" w14:textId="77777777" w:rsidR="00E36F0E" w:rsidRDefault="00393DC0" w:rsidP="00E36F0E">
            <w:r w:rsidRPr="00F1221C">
              <w:lastRenderedPageBreak/>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DD613C3" w14:textId="77777777" w:rsidR="00E36F0E" w:rsidRPr="0052707D" w:rsidRDefault="00393DC0" w:rsidP="00E36F0E">
            <w:pPr>
              <w:rPr>
                <w:highlight w:val="yellow"/>
              </w:rPr>
            </w:pPr>
            <w:r w:rsidRPr="007164A2">
              <w:lastRenderedPageBreak/>
              <w:t>WPA/WPA2</w:t>
            </w:r>
            <w:r>
              <w:t>/WPA3</w:t>
            </w:r>
            <w:r w:rsidRPr="007164A2">
              <w:t>-Personal Settings - password</w:t>
            </w:r>
          </w:p>
        </w:tc>
      </w:tr>
      <w:tr w:rsidR="00E36F0E" w:rsidRPr="00C82768" w14:paraId="63A311B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E095BF4"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8196E63" w14:textId="77777777" w:rsidR="00E36F0E" w:rsidRPr="00DA43D2" w:rsidRDefault="00393DC0" w:rsidP="00E36F0E">
            <w:r>
              <w:t>WlanPairwiseCipher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2ACC87F"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99485A2"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1D754FE"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CE47680" w14:textId="77777777" w:rsidR="00E36F0E" w:rsidRPr="0052707D" w:rsidRDefault="00393DC0" w:rsidP="00E36F0E">
            <w:pPr>
              <w:rPr>
                <w:highlight w:val="yellow"/>
              </w:rPr>
            </w:pPr>
            <w:r w:rsidRPr="007164A2">
              <w:t>Pair cipher</w:t>
            </w:r>
          </w:p>
        </w:tc>
      </w:tr>
      <w:tr w:rsidR="00E36F0E" w:rsidRPr="00C82768" w14:paraId="1503B49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1EBBE8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BF9E09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C2AEC7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5BF2EC9" w14:textId="77777777" w:rsidR="00E36F0E" w:rsidRDefault="00393DC0" w:rsidP="00E36F0E">
            <w:pPr>
              <w:rPr>
                <w:rFonts w:cs="Arial"/>
                <w:color w:val="000000"/>
              </w:rPr>
            </w:pPr>
            <w:r>
              <w:rPr>
                <w:rFonts w:cs="Arial"/>
                <w:color w:val="000000"/>
              </w:rPr>
              <w:t>PAIR_MIN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272916A"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041526B" w14:textId="77777777" w:rsidR="00E36F0E" w:rsidRPr="0052707D" w:rsidRDefault="00E36F0E" w:rsidP="00E36F0E">
            <w:pPr>
              <w:rPr>
                <w:highlight w:val="yellow"/>
              </w:rPr>
            </w:pPr>
          </w:p>
        </w:tc>
      </w:tr>
      <w:tr w:rsidR="00E36F0E" w:rsidRPr="00C82768" w14:paraId="7FFA4F2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A33663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0E4F44B"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A7CB072"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C89DF06" w14:textId="77777777" w:rsidR="00E36F0E" w:rsidRDefault="00393DC0" w:rsidP="00E36F0E">
            <w:pPr>
              <w:rPr>
                <w:rFonts w:cs="Arial"/>
                <w:color w:val="000000"/>
              </w:rPr>
            </w:pPr>
            <w:r>
              <w:rPr>
                <w:rFonts w:cs="Arial"/>
                <w:color w:val="000000"/>
              </w:rPr>
              <w:t>PAIR_NONE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03DF2AC"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393964F" w14:textId="77777777" w:rsidR="00E36F0E" w:rsidRPr="007164A2" w:rsidRDefault="00393DC0" w:rsidP="00E36F0E">
            <w:r w:rsidRPr="007164A2">
              <w:t>None</w:t>
            </w:r>
          </w:p>
        </w:tc>
      </w:tr>
      <w:tr w:rsidR="00E36F0E" w:rsidRPr="00C82768" w14:paraId="3705447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0BA9DB3"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240A77B"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565F027"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2BAD32D" w14:textId="77777777" w:rsidR="00E36F0E" w:rsidRDefault="00393DC0" w:rsidP="00E36F0E">
            <w:pPr>
              <w:rPr>
                <w:rFonts w:cs="Arial"/>
                <w:color w:val="000000"/>
              </w:rPr>
            </w:pPr>
            <w:r>
              <w:rPr>
                <w:rFonts w:cs="Arial"/>
                <w:color w:val="000000"/>
              </w:rPr>
              <w:t>PAIR_TKIP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4441201"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2739418" w14:textId="77777777" w:rsidR="00E36F0E" w:rsidRPr="007164A2" w:rsidRDefault="00393DC0" w:rsidP="00E36F0E">
            <w:r>
              <w:t>TKIP</w:t>
            </w:r>
          </w:p>
        </w:tc>
      </w:tr>
      <w:tr w:rsidR="00E36F0E" w:rsidRPr="00C82768" w14:paraId="505159F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021859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10DE5D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D364A1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6C5DD13" w14:textId="77777777" w:rsidR="00E36F0E" w:rsidRDefault="00393DC0" w:rsidP="00E36F0E">
            <w:pPr>
              <w:rPr>
                <w:rFonts w:cs="Arial"/>
                <w:color w:val="000000"/>
              </w:rPr>
            </w:pPr>
            <w:r>
              <w:rPr>
                <w:rFonts w:cs="Arial"/>
                <w:color w:val="000000"/>
              </w:rPr>
              <w:t>PAIR_CCMP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FBF237E"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2C16521" w14:textId="77777777" w:rsidR="00E36F0E" w:rsidRPr="007164A2" w:rsidRDefault="00393DC0" w:rsidP="00E36F0E">
            <w:r>
              <w:t>CCMP/AES</w:t>
            </w:r>
          </w:p>
        </w:tc>
      </w:tr>
      <w:tr w:rsidR="00E36F0E" w:rsidRPr="00C82768" w14:paraId="6F4DF9D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BF5FED3"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73DD32D"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9DB15C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4DE4DA1" w14:textId="77777777" w:rsidR="00E36F0E" w:rsidRDefault="00393DC0" w:rsidP="00E36F0E">
            <w:pPr>
              <w:rPr>
                <w:rFonts w:cs="Arial"/>
                <w:color w:val="000000"/>
              </w:rPr>
            </w:pPr>
            <w:r>
              <w:rPr>
                <w:rFonts w:cs="Arial"/>
                <w:color w:val="000000"/>
              </w:rPr>
              <w:t>PAIR_TKIPCCMP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F54DC07"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589B768" w14:textId="77777777" w:rsidR="00E36F0E" w:rsidRPr="007164A2" w:rsidRDefault="00393DC0" w:rsidP="00E36F0E">
            <w:r>
              <w:t>Mixmode – tkip or ccmp</w:t>
            </w:r>
          </w:p>
        </w:tc>
      </w:tr>
      <w:tr w:rsidR="00E36F0E" w:rsidRPr="00C82768" w14:paraId="1B0FDFB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D762D2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9B01E9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49281BD"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388054E" w14:textId="77777777" w:rsidR="00E36F0E" w:rsidRDefault="00393DC0" w:rsidP="00E36F0E">
            <w:pPr>
              <w:rPr>
                <w:rFonts w:cs="Arial"/>
                <w:color w:val="000000"/>
              </w:rPr>
            </w:pPr>
            <w:r>
              <w:rPr>
                <w:rFonts w:cs="Arial"/>
                <w:color w:val="000000"/>
              </w:rPr>
              <w:t>PAIR_MAX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4404C6A" w14:textId="77777777" w:rsidR="00E36F0E" w:rsidRDefault="00393DC0" w:rsidP="00E36F0E">
            <w:r>
              <w:t>0x5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1C05880" w14:textId="77777777" w:rsidR="00E36F0E" w:rsidRPr="0052707D" w:rsidRDefault="00E36F0E" w:rsidP="00E36F0E">
            <w:pPr>
              <w:rPr>
                <w:highlight w:val="yellow"/>
              </w:rPr>
            </w:pPr>
          </w:p>
        </w:tc>
      </w:tr>
      <w:tr w:rsidR="00E36F0E" w:rsidRPr="00C82768" w14:paraId="1484884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B077389"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7E81DBE" w14:textId="77777777" w:rsidR="00E36F0E" w:rsidRPr="00DA43D2" w:rsidRDefault="00393DC0" w:rsidP="00E36F0E">
            <w:r>
              <w:t>WlanGroupCipher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EC9ED19"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399A149"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7CD591D"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BE0A772" w14:textId="77777777" w:rsidR="00E36F0E" w:rsidRPr="0052707D" w:rsidRDefault="00393DC0" w:rsidP="00E36F0E">
            <w:pPr>
              <w:rPr>
                <w:highlight w:val="yellow"/>
              </w:rPr>
            </w:pPr>
            <w:r w:rsidRPr="007164A2">
              <w:t>Group cipher</w:t>
            </w:r>
          </w:p>
        </w:tc>
      </w:tr>
      <w:tr w:rsidR="00E36F0E" w:rsidRPr="00C82768" w14:paraId="0D7F301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B6CA053"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14F6126"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D4ED63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47C7C36" w14:textId="77777777" w:rsidR="00E36F0E" w:rsidRDefault="00393DC0" w:rsidP="00E36F0E">
            <w:pPr>
              <w:rPr>
                <w:rFonts w:cs="Arial"/>
                <w:color w:val="000000"/>
              </w:rPr>
            </w:pPr>
            <w:r>
              <w:rPr>
                <w:rFonts w:cs="Arial"/>
                <w:color w:val="000000"/>
              </w:rPr>
              <w:t>GROUP_MIN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6B5C5B6"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66EA364" w14:textId="77777777" w:rsidR="00E36F0E" w:rsidRPr="0052707D" w:rsidRDefault="00E36F0E" w:rsidP="00E36F0E">
            <w:pPr>
              <w:rPr>
                <w:highlight w:val="yellow"/>
              </w:rPr>
            </w:pPr>
          </w:p>
        </w:tc>
      </w:tr>
      <w:tr w:rsidR="00E36F0E" w:rsidRPr="00C82768" w14:paraId="408A0D4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364801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193438F"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9937DD2"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A4EB5F6" w14:textId="77777777" w:rsidR="00E36F0E" w:rsidRDefault="00393DC0" w:rsidP="00E36F0E">
            <w:pPr>
              <w:rPr>
                <w:rFonts w:cs="Arial"/>
                <w:color w:val="000000"/>
              </w:rPr>
            </w:pPr>
            <w:r>
              <w:rPr>
                <w:rFonts w:cs="Arial"/>
                <w:color w:val="000000"/>
              </w:rPr>
              <w:t>GROUP_NONE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8A75B95"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7714C54" w14:textId="77777777" w:rsidR="00E36F0E" w:rsidRPr="007164A2" w:rsidRDefault="00393DC0" w:rsidP="00E36F0E">
            <w:r w:rsidRPr="007164A2">
              <w:t>None</w:t>
            </w:r>
          </w:p>
        </w:tc>
      </w:tr>
      <w:tr w:rsidR="00E36F0E" w:rsidRPr="00C82768" w14:paraId="045520B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B2B4F2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7896604"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D1B53D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C6B1A6B" w14:textId="77777777" w:rsidR="00E36F0E" w:rsidRDefault="00393DC0" w:rsidP="00E36F0E">
            <w:pPr>
              <w:rPr>
                <w:rFonts w:cs="Arial"/>
                <w:color w:val="000000"/>
              </w:rPr>
            </w:pPr>
            <w:r>
              <w:rPr>
                <w:rFonts w:cs="Arial"/>
                <w:color w:val="000000"/>
              </w:rPr>
              <w:t>GROUP_TKIP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3E15C20"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7982F22" w14:textId="77777777" w:rsidR="00E36F0E" w:rsidRPr="007164A2" w:rsidRDefault="00393DC0" w:rsidP="00E36F0E">
            <w:r>
              <w:t>TKIP</w:t>
            </w:r>
          </w:p>
        </w:tc>
      </w:tr>
      <w:tr w:rsidR="00E36F0E" w:rsidRPr="00C82768" w14:paraId="01C8F06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0D3EB0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CEB9B38"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5AE97F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6090333" w14:textId="77777777" w:rsidR="00E36F0E" w:rsidRDefault="00393DC0" w:rsidP="00E36F0E">
            <w:pPr>
              <w:rPr>
                <w:rFonts w:cs="Arial"/>
                <w:color w:val="000000"/>
              </w:rPr>
            </w:pPr>
            <w:r>
              <w:rPr>
                <w:rFonts w:cs="Arial"/>
                <w:color w:val="000000"/>
              </w:rPr>
              <w:t>GROUP_CCMP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2CC89E8"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BD33C9B" w14:textId="77777777" w:rsidR="00E36F0E" w:rsidRPr="007164A2" w:rsidRDefault="00393DC0" w:rsidP="00E36F0E">
            <w:r>
              <w:t>CCMP/AES</w:t>
            </w:r>
          </w:p>
        </w:tc>
      </w:tr>
      <w:tr w:rsidR="00E36F0E" w:rsidRPr="00C82768" w14:paraId="38C2251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4BBA76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E125AFC"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1395F5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10B9F17" w14:textId="77777777" w:rsidR="00E36F0E" w:rsidRDefault="00393DC0" w:rsidP="00E36F0E">
            <w:pPr>
              <w:rPr>
                <w:rFonts w:cs="Arial"/>
                <w:color w:val="000000"/>
              </w:rPr>
            </w:pPr>
            <w:r>
              <w:rPr>
                <w:rFonts w:cs="Arial"/>
                <w:color w:val="000000"/>
              </w:rPr>
              <w:t>GROUP_TKIPCCMP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5E31351"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368DBBA" w14:textId="77777777" w:rsidR="00E36F0E" w:rsidRPr="007164A2" w:rsidRDefault="00393DC0" w:rsidP="00E36F0E">
            <w:r>
              <w:t>Mixmode – tkip or ccmp</w:t>
            </w:r>
          </w:p>
        </w:tc>
      </w:tr>
      <w:tr w:rsidR="00E36F0E" w:rsidRPr="00C82768" w14:paraId="61E15E3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B16D2B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59F19D1"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3AE1E2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9C76CA1" w14:textId="77777777" w:rsidR="00E36F0E" w:rsidRDefault="00393DC0" w:rsidP="00E36F0E">
            <w:pPr>
              <w:rPr>
                <w:rFonts w:cs="Arial"/>
                <w:color w:val="000000"/>
              </w:rPr>
            </w:pPr>
            <w:r>
              <w:rPr>
                <w:rFonts w:cs="Arial"/>
                <w:color w:val="000000"/>
              </w:rPr>
              <w:t>GROUP_MAX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29F0147" w14:textId="77777777" w:rsidR="00E36F0E" w:rsidRDefault="00393DC0" w:rsidP="00E36F0E">
            <w:r>
              <w:t>0x5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900E1BF" w14:textId="77777777" w:rsidR="00E36F0E" w:rsidRPr="0052707D" w:rsidRDefault="00E36F0E" w:rsidP="00E36F0E">
            <w:pPr>
              <w:rPr>
                <w:highlight w:val="yellow"/>
              </w:rPr>
            </w:pPr>
          </w:p>
        </w:tc>
      </w:tr>
      <w:tr w:rsidR="00E36F0E" w:rsidRPr="00C82768" w14:paraId="491EA4F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DE91BAF"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2D7D408" w14:textId="77777777" w:rsidR="00E36F0E" w:rsidRPr="00DA43D2" w:rsidRDefault="00393DC0" w:rsidP="00E36F0E">
            <w:r>
              <w:t>WlanWpaEnterprise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CEDE702" w14:textId="77777777" w:rsidR="00E36F0E" w:rsidRDefault="00393DC0" w:rsidP="00E36F0E">
            <w:r>
              <w:t>TBD</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DC42918"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96950D0" w14:textId="77777777" w:rsidR="00E36F0E" w:rsidRPr="007164A2" w:rsidRDefault="00E36F0E" w:rsidP="00E36F0E">
            <w:pPr>
              <w:rPr>
                <w:highlight w:val="yellow"/>
              </w:rPr>
            </w:pP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84E2642" w14:textId="77777777" w:rsidR="00E36F0E" w:rsidRPr="007164A2" w:rsidRDefault="00393DC0" w:rsidP="00E36F0E">
            <w:pPr>
              <w:rPr>
                <w:highlight w:val="yellow"/>
              </w:rPr>
            </w:pPr>
            <w:r w:rsidRPr="007164A2">
              <w:t>TBD</w:t>
            </w:r>
          </w:p>
        </w:tc>
      </w:tr>
      <w:tr w:rsidR="00E36F0E" w:rsidRPr="00C82768" w14:paraId="1AF0849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7AC7725"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E639C3B" w14:textId="77777777" w:rsidR="00E36F0E" w:rsidRPr="00DA43D2" w:rsidRDefault="00393DC0" w:rsidP="00E36F0E">
            <w:r>
              <w:t>WlanIpv4AddrType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E6D82CF"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A40374F"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C96B222" w14:textId="77777777" w:rsidR="00E36F0E" w:rsidRDefault="00E36F0E" w:rsidP="00E36F0E"/>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C3C936C" w14:textId="77777777" w:rsidR="00E36F0E" w:rsidRPr="0052707D" w:rsidRDefault="00E36F0E" w:rsidP="00E36F0E">
            <w:pPr>
              <w:rPr>
                <w:highlight w:val="yellow"/>
              </w:rPr>
            </w:pPr>
          </w:p>
        </w:tc>
      </w:tr>
      <w:tr w:rsidR="00E36F0E" w:rsidRPr="00C82768" w14:paraId="1BCCBAC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81BF724"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3E4E8D6"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FC51B87"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7BDF650" w14:textId="77777777" w:rsidR="00E36F0E" w:rsidRDefault="00393DC0" w:rsidP="00E36F0E">
            <w:pPr>
              <w:rPr>
                <w:rFonts w:cs="Arial"/>
                <w:color w:val="000000"/>
              </w:rPr>
            </w:pPr>
            <w:r>
              <w:rPr>
                <w:rFonts w:cs="Arial"/>
                <w:color w:val="000000"/>
              </w:rPr>
              <w:t>WLAN_IPV4_ADDR_MIN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D9F4708"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274F44B" w14:textId="77777777" w:rsidR="00E36F0E" w:rsidRPr="0052707D" w:rsidRDefault="00E36F0E" w:rsidP="00E36F0E">
            <w:pPr>
              <w:rPr>
                <w:highlight w:val="yellow"/>
              </w:rPr>
            </w:pPr>
          </w:p>
        </w:tc>
      </w:tr>
      <w:tr w:rsidR="00E36F0E" w:rsidRPr="00C82768" w14:paraId="35F1D8A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8268D2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A030796"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146D23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4FB8830" w14:textId="77777777" w:rsidR="00E36F0E" w:rsidRDefault="00393DC0" w:rsidP="00E36F0E">
            <w:pPr>
              <w:rPr>
                <w:rFonts w:cs="Arial"/>
                <w:color w:val="000000"/>
              </w:rPr>
            </w:pPr>
            <w:r>
              <w:rPr>
                <w:rFonts w:cs="Arial"/>
                <w:color w:val="000000"/>
              </w:rPr>
              <w:t>WLAN_IPV4_ADDR_NONE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0A444C0"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8EE3848" w14:textId="77777777" w:rsidR="00E36F0E" w:rsidRDefault="00393DC0" w:rsidP="00E36F0E">
            <w:pPr>
              <w:rPr>
                <w:rFonts w:cs="Arial"/>
                <w:color w:val="000000"/>
              </w:rPr>
            </w:pPr>
            <w:r>
              <w:rPr>
                <w:rFonts w:cs="Arial"/>
                <w:color w:val="000000"/>
              </w:rPr>
              <w:t>No IPv4 Addressing is used</w:t>
            </w:r>
          </w:p>
        </w:tc>
      </w:tr>
      <w:tr w:rsidR="00E36F0E" w:rsidRPr="00C82768" w14:paraId="6EE48E7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A11E44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B6FA3AE"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4E717E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08D2D58" w14:textId="77777777" w:rsidR="00E36F0E" w:rsidRDefault="00393DC0" w:rsidP="00E36F0E">
            <w:pPr>
              <w:rPr>
                <w:rFonts w:cs="Arial"/>
                <w:color w:val="000000"/>
              </w:rPr>
            </w:pPr>
            <w:r>
              <w:rPr>
                <w:rFonts w:cs="Arial"/>
                <w:color w:val="000000"/>
              </w:rPr>
              <w:t>WLAN_IPV4_ADDR_STATIC</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31171CA"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F475714" w14:textId="77777777" w:rsidR="00E36F0E" w:rsidRDefault="00393DC0" w:rsidP="00E36F0E">
            <w:pPr>
              <w:rPr>
                <w:rFonts w:cs="Arial"/>
                <w:color w:val="000000"/>
              </w:rPr>
            </w:pPr>
            <w:r>
              <w:rPr>
                <w:rFonts w:cs="Arial"/>
                <w:color w:val="000000"/>
              </w:rPr>
              <w:t>Static IPv4 Address</w:t>
            </w:r>
          </w:p>
        </w:tc>
      </w:tr>
      <w:tr w:rsidR="00E36F0E" w:rsidRPr="00C82768" w14:paraId="4C0AD09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13AD40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8E51E88"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8D1294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B28D1B9" w14:textId="77777777" w:rsidR="00E36F0E" w:rsidRDefault="00393DC0" w:rsidP="00E36F0E">
            <w:pPr>
              <w:rPr>
                <w:rFonts w:cs="Arial"/>
                <w:color w:val="000000"/>
              </w:rPr>
            </w:pPr>
            <w:r>
              <w:rPr>
                <w:rFonts w:cs="Arial"/>
                <w:color w:val="000000"/>
              </w:rPr>
              <w:t>WLAN_IPV4_ADDR_DHCP_CLIENT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8026CA4"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00E9F88" w14:textId="77777777" w:rsidR="00E36F0E" w:rsidRDefault="00393DC0" w:rsidP="00E36F0E">
            <w:pPr>
              <w:rPr>
                <w:rFonts w:cs="Arial"/>
                <w:color w:val="000000"/>
              </w:rPr>
            </w:pPr>
            <w:r>
              <w:rPr>
                <w:rFonts w:cs="Arial"/>
                <w:color w:val="000000"/>
              </w:rPr>
              <w:t>DHCP Client IPv4 Address</w:t>
            </w:r>
          </w:p>
        </w:tc>
      </w:tr>
      <w:tr w:rsidR="00E36F0E" w:rsidRPr="00C82768" w14:paraId="1A35AC6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5F1F75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EA9D590"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472C7D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2682984" w14:textId="77777777" w:rsidR="00E36F0E" w:rsidRDefault="00393DC0" w:rsidP="00E36F0E">
            <w:pPr>
              <w:rPr>
                <w:rFonts w:cs="Arial"/>
                <w:color w:val="000000"/>
              </w:rPr>
            </w:pPr>
            <w:r>
              <w:rPr>
                <w:rFonts w:cs="Arial"/>
                <w:color w:val="000000"/>
              </w:rPr>
              <w:t>WLAN_IPV4_ADDR_DHCP_SERVER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10D7436"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C300B7E" w14:textId="77777777" w:rsidR="00E36F0E" w:rsidRDefault="00393DC0" w:rsidP="00E36F0E">
            <w:pPr>
              <w:rPr>
                <w:rFonts w:cs="Arial"/>
                <w:color w:val="000000"/>
              </w:rPr>
            </w:pPr>
            <w:r>
              <w:rPr>
                <w:rFonts w:cs="Arial"/>
                <w:color w:val="000000"/>
              </w:rPr>
              <w:t>DHCP Server IPv4 Address</w:t>
            </w:r>
          </w:p>
        </w:tc>
      </w:tr>
      <w:tr w:rsidR="00E36F0E" w:rsidRPr="00C82768" w14:paraId="52CC97E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822C34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8AA63EC"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BC80225"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306FBC4" w14:textId="77777777" w:rsidR="00E36F0E" w:rsidRDefault="00393DC0" w:rsidP="00E36F0E">
            <w:pPr>
              <w:rPr>
                <w:rFonts w:cs="Arial"/>
                <w:color w:val="000000"/>
              </w:rPr>
            </w:pPr>
            <w:r>
              <w:rPr>
                <w:rFonts w:cs="Arial"/>
                <w:color w:val="000000"/>
              </w:rPr>
              <w:t>WLAN_IPV4_ADDR_MAX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DF55C22" w14:textId="77777777" w:rsidR="00E36F0E" w:rsidRDefault="00393DC0" w:rsidP="00E36F0E">
            <w:r>
              <w:t>0x5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8DC343C" w14:textId="77777777" w:rsidR="00E36F0E" w:rsidRPr="0052707D" w:rsidRDefault="00E36F0E" w:rsidP="00E36F0E">
            <w:pPr>
              <w:rPr>
                <w:highlight w:val="yellow"/>
              </w:rPr>
            </w:pPr>
          </w:p>
        </w:tc>
      </w:tr>
      <w:tr w:rsidR="00E36F0E" w:rsidRPr="00C82768" w14:paraId="62EDAA7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DEC0B94"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384E902" w14:textId="77777777" w:rsidR="00E36F0E" w:rsidRPr="00DA43D2" w:rsidRDefault="00393DC0" w:rsidP="00E36F0E">
            <w:r>
              <w:t>WlanIpv4Addr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CEBCD11" w14:textId="77777777" w:rsidR="00E36F0E" w:rsidRDefault="00393DC0" w:rsidP="00E36F0E">
            <w:r>
              <w:t>-</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D26C8C3"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3F0B488"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44AC17D" w14:textId="77777777" w:rsidR="00E36F0E" w:rsidRPr="0052707D" w:rsidRDefault="00E36F0E" w:rsidP="00E36F0E">
            <w:pPr>
              <w:rPr>
                <w:highlight w:val="yellow"/>
              </w:rPr>
            </w:pPr>
          </w:p>
        </w:tc>
      </w:tr>
      <w:tr w:rsidR="00E36F0E" w:rsidRPr="00C82768" w14:paraId="0670921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2B1205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033BC7E"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BD321C4"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DC31693" w14:textId="77777777" w:rsidR="00E36F0E" w:rsidRDefault="00393DC0" w:rsidP="00E36F0E">
            <w:r>
              <w:t>Ip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045CBFD" w14:textId="77777777" w:rsidR="00E36F0E" w:rsidRPr="00F1221C" w:rsidRDefault="00393DC0" w:rsidP="00E36F0E">
            <w:r w:rsidRPr="00F1221C">
              <w:t>Char Value:0-255</w:t>
            </w:r>
          </w:p>
          <w:p w14:paraId="10AF606F"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3134CA8" w14:textId="77777777" w:rsidR="00E36F0E" w:rsidRDefault="00393DC0" w:rsidP="00E36F0E">
            <w:pPr>
              <w:rPr>
                <w:rFonts w:cs="Arial"/>
                <w:color w:val="000000"/>
              </w:rPr>
            </w:pPr>
            <w:r>
              <w:rPr>
                <w:rFonts w:cs="Arial"/>
                <w:color w:val="000000"/>
              </w:rPr>
              <w:t>IP address of current connection</w:t>
            </w:r>
          </w:p>
        </w:tc>
      </w:tr>
      <w:tr w:rsidR="00E36F0E" w:rsidRPr="00C82768" w14:paraId="6E81437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7A07BB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2B686F3"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F63FAF5"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99F6B4E" w14:textId="77777777" w:rsidR="00E36F0E" w:rsidRDefault="00393DC0" w:rsidP="00E36F0E">
            <w:r>
              <w:t>Netmask</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3E49B86" w14:textId="77777777" w:rsidR="00E36F0E" w:rsidRPr="00F1221C" w:rsidRDefault="00393DC0" w:rsidP="00E36F0E">
            <w:r w:rsidRPr="00F1221C">
              <w:t>Char Value:0-255</w:t>
            </w:r>
          </w:p>
          <w:p w14:paraId="242F5E31"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83D30AD" w14:textId="77777777" w:rsidR="00E36F0E" w:rsidRDefault="00393DC0" w:rsidP="00E36F0E">
            <w:pPr>
              <w:rPr>
                <w:rFonts w:cs="Arial"/>
                <w:color w:val="000000"/>
              </w:rPr>
            </w:pPr>
            <w:r>
              <w:rPr>
                <w:rFonts w:cs="Arial"/>
                <w:color w:val="000000"/>
              </w:rPr>
              <w:t>Netmask of currenct connection</w:t>
            </w:r>
          </w:p>
        </w:tc>
      </w:tr>
      <w:tr w:rsidR="00E36F0E" w:rsidRPr="00C82768" w14:paraId="502B2B9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007597E"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5012870"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8793FA7"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E8BEA3E" w14:textId="77777777" w:rsidR="00E36F0E" w:rsidRDefault="00393DC0" w:rsidP="00E36F0E">
            <w:r>
              <w:t>Gateway</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8A6410A" w14:textId="77777777" w:rsidR="00E36F0E" w:rsidRPr="00F1221C" w:rsidRDefault="00393DC0" w:rsidP="00E36F0E">
            <w:r w:rsidRPr="00F1221C">
              <w:t>Char Value:0-255</w:t>
            </w:r>
          </w:p>
          <w:p w14:paraId="5D19E16A"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4E995F8" w14:textId="77777777" w:rsidR="00E36F0E" w:rsidRDefault="00393DC0" w:rsidP="00E36F0E">
            <w:pPr>
              <w:rPr>
                <w:rFonts w:cs="Arial"/>
                <w:color w:val="000000"/>
              </w:rPr>
            </w:pPr>
            <w:r>
              <w:rPr>
                <w:rFonts w:cs="Arial"/>
                <w:color w:val="000000"/>
              </w:rPr>
              <w:t>default gateway of current connection</w:t>
            </w:r>
          </w:p>
        </w:tc>
      </w:tr>
      <w:tr w:rsidR="00E36F0E" w:rsidRPr="00C82768" w14:paraId="00B98AD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3348AF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1C4CFCC"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6648E50"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AB47EA9" w14:textId="77777777" w:rsidR="00E36F0E" w:rsidRDefault="00393DC0" w:rsidP="00E36F0E">
            <w:r>
              <w:t>dnsPref</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96BECF1" w14:textId="77777777" w:rsidR="00E36F0E" w:rsidRPr="00F1221C" w:rsidRDefault="00393DC0" w:rsidP="00E36F0E">
            <w:r w:rsidRPr="00F1221C">
              <w:t>Char Value:0-255</w:t>
            </w:r>
          </w:p>
          <w:p w14:paraId="7C6DA154" w14:textId="77777777" w:rsidR="00E36F0E" w:rsidRDefault="00393DC0" w:rsidP="00E36F0E">
            <w:r w:rsidRPr="00F1221C">
              <w:lastRenderedPageBreak/>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4D3142C" w14:textId="77777777" w:rsidR="00E36F0E" w:rsidRDefault="00393DC0" w:rsidP="00E36F0E">
            <w:pPr>
              <w:rPr>
                <w:rFonts w:cs="Arial"/>
                <w:color w:val="000000"/>
              </w:rPr>
            </w:pPr>
            <w:r>
              <w:rPr>
                <w:rFonts w:cs="Arial"/>
                <w:color w:val="000000"/>
              </w:rPr>
              <w:lastRenderedPageBreak/>
              <w:t>Prefered DNS server</w:t>
            </w:r>
          </w:p>
        </w:tc>
      </w:tr>
      <w:tr w:rsidR="00E36F0E" w:rsidRPr="00C82768" w14:paraId="7E271F0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90F3B8E"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86CA94E"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BA7D7CC"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10E8B60" w14:textId="77777777" w:rsidR="00E36F0E" w:rsidRDefault="00393DC0" w:rsidP="00E36F0E">
            <w:r>
              <w:t>dnsAlt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6058252" w14:textId="77777777" w:rsidR="00E36F0E" w:rsidRPr="00F1221C" w:rsidRDefault="00393DC0" w:rsidP="00E36F0E">
            <w:r w:rsidRPr="00F1221C">
              <w:t>Char Value:0-255</w:t>
            </w:r>
          </w:p>
          <w:p w14:paraId="3C655038"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5C33DD0" w14:textId="77777777" w:rsidR="00E36F0E" w:rsidRDefault="00393DC0" w:rsidP="00E36F0E">
            <w:pPr>
              <w:rPr>
                <w:rFonts w:cs="Arial"/>
                <w:color w:val="000000"/>
              </w:rPr>
            </w:pPr>
            <w:r>
              <w:rPr>
                <w:rFonts w:cs="Arial"/>
                <w:color w:val="000000"/>
              </w:rPr>
              <w:t>Secondary DNS server</w:t>
            </w:r>
          </w:p>
        </w:tc>
      </w:tr>
      <w:tr w:rsidR="00E36F0E" w:rsidRPr="00C82768" w14:paraId="29D18E8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DDEB19A"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3503B3C" w14:textId="77777777" w:rsidR="00E36F0E" w:rsidRPr="00DA43D2" w:rsidRDefault="00393DC0" w:rsidP="00E36F0E">
            <w:r>
              <w:t>WlanIpv6AddrType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7FD41EA"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9D69509"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8204ABF"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9E03802" w14:textId="77777777" w:rsidR="00E36F0E" w:rsidRPr="0052707D" w:rsidRDefault="00E36F0E" w:rsidP="00E36F0E">
            <w:pPr>
              <w:rPr>
                <w:highlight w:val="yellow"/>
              </w:rPr>
            </w:pPr>
          </w:p>
        </w:tc>
      </w:tr>
      <w:tr w:rsidR="00E36F0E" w:rsidRPr="00C82768" w14:paraId="63B92EE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75596C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987146E"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E27B79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4BC2BAC" w14:textId="77777777" w:rsidR="00E36F0E" w:rsidRDefault="00393DC0" w:rsidP="00E36F0E">
            <w:pPr>
              <w:rPr>
                <w:rFonts w:cs="Arial"/>
                <w:color w:val="000000"/>
              </w:rPr>
            </w:pPr>
            <w:r>
              <w:rPr>
                <w:rFonts w:cs="Arial"/>
                <w:color w:val="000000"/>
              </w:rPr>
              <w:t>WLAN_IPV6_ADDR_MIN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1E44852"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DB7154E" w14:textId="77777777" w:rsidR="00E36F0E" w:rsidRPr="0052707D" w:rsidRDefault="00E36F0E" w:rsidP="00E36F0E">
            <w:pPr>
              <w:rPr>
                <w:highlight w:val="yellow"/>
              </w:rPr>
            </w:pPr>
          </w:p>
        </w:tc>
      </w:tr>
      <w:tr w:rsidR="00E36F0E" w:rsidRPr="00C82768" w14:paraId="3E3220E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249FF8E"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BDDD308"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7F5E20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EEDE835" w14:textId="77777777" w:rsidR="00E36F0E" w:rsidRDefault="00393DC0" w:rsidP="00E36F0E">
            <w:pPr>
              <w:rPr>
                <w:rFonts w:cs="Arial"/>
                <w:color w:val="000000"/>
              </w:rPr>
            </w:pPr>
            <w:r>
              <w:rPr>
                <w:rFonts w:cs="Arial"/>
                <w:color w:val="000000"/>
              </w:rPr>
              <w:t>WLAN_IPV6_ADDR_NONE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7F23125"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153FD87" w14:textId="77777777" w:rsidR="00E36F0E" w:rsidRDefault="00393DC0" w:rsidP="00E36F0E">
            <w:pPr>
              <w:rPr>
                <w:rFonts w:cs="Arial"/>
                <w:color w:val="000000"/>
              </w:rPr>
            </w:pPr>
            <w:r>
              <w:rPr>
                <w:rFonts w:cs="Arial"/>
                <w:color w:val="000000"/>
              </w:rPr>
              <w:t>No IPv6 Addressing is used</w:t>
            </w:r>
          </w:p>
        </w:tc>
      </w:tr>
      <w:tr w:rsidR="00E36F0E" w:rsidRPr="00C82768" w14:paraId="6827923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423FC8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39BA801"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588E37D"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F8C03EE" w14:textId="77777777" w:rsidR="00E36F0E" w:rsidRDefault="00393DC0" w:rsidP="00E36F0E">
            <w:pPr>
              <w:rPr>
                <w:rFonts w:cs="Arial"/>
                <w:color w:val="000000"/>
              </w:rPr>
            </w:pPr>
            <w:r>
              <w:rPr>
                <w:rFonts w:cs="Arial"/>
                <w:color w:val="000000"/>
              </w:rPr>
              <w:t>WLAN_IPV6_ADDR_STATIC</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97FB347"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30D8155" w14:textId="77777777" w:rsidR="00E36F0E" w:rsidRDefault="00393DC0" w:rsidP="00E36F0E">
            <w:pPr>
              <w:rPr>
                <w:rFonts w:cs="Arial"/>
                <w:color w:val="000000"/>
              </w:rPr>
            </w:pPr>
            <w:r>
              <w:rPr>
                <w:rFonts w:cs="Arial"/>
                <w:color w:val="000000"/>
              </w:rPr>
              <w:t>Static IPv6 Address</w:t>
            </w:r>
          </w:p>
        </w:tc>
      </w:tr>
      <w:tr w:rsidR="00E36F0E" w:rsidRPr="00C82768" w14:paraId="35442FB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121170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D7D5995"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CE2948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B67D794" w14:textId="77777777" w:rsidR="00E36F0E" w:rsidRDefault="00393DC0" w:rsidP="00E36F0E">
            <w:pPr>
              <w:rPr>
                <w:rFonts w:cs="Arial"/>
                <w:color w:val="000000"/>
              </w:rPr>
            </w:pPr>
            <w:r>
              <w:rPr>
                <w:rFonts w:cs="Arial"/>
                <w:color w:val="000000"/>
              </w:rPr>
              <w:t>WLAN_IPV6_ADDR_MAX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9C623E1"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15B43C8" w14:textId="77777777" w:rsidR="00E36F0E" w:rsidRPr="0052707D" w:rsidRDefault="00E36F0E" w:rsidP="00E36F0E">
            <w:pPr>
              <w:rPr>
                <w:highlight w:val="yellow"/>
              </w:rPr>
            </w:pPr>
          </w:p>
        </w:tc>
      </w:tr>
      <w:tr w:rsidR="00E36F0E" w:rsidRPr="00C82768" w14:paraId="2DEAD67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3E75414"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C913984" w14:textId="77777777" w:rsidR="00E36F0E" w:rsidRPr="00DA43D2" w:rsidRDefault="00393DC0" w:rsidP="00E36F0E">
            <w:r>
              <w:t>WlanIpv6Addr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A5843E9" w14:textId="77777777" w:rsidR="00E36F0E" w:rsidRDefault="00393DC0" w:rsidP="00E36F0E">
            <w:r>
              <w:t>TBD</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7321C03"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86954D1"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BE79277" w14:textId="77777777" w:rsidR="00E36F0E" w:rsidRPr="0052707D" w:rsidRDefault="00E36F0E" w:rsidP="00E36F0E">
            <w:pPr>
              <w:rPr>
                <w:highlight w:val="yellow"/>
              </w:rPr>
            </w:pPr>
          </w:p>
        </w:tc>
      </w:tr>
      <w:tr w:rsidR="00E36F0E" w:rsidRPr="00C82768" w14:paraId="54F62DF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5318698"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8052B04" w14:textId="77777777" w:rsidR="00E36F0E" w:rsidRPr="00DA43D2" w:rsidRDefault="00393DC0" w:rsidP="00E36F0E">
            <w:r>
              <w:t>ExclusiveUse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9502253"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241BD52"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F08AD4E"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AED8439" w14:textId="77777777" w:rsidR="00E36F0E" w:rsidRPr="0052707D" w:rsidRDefault="00393DC0" w:rsidP="00E36F0E">
            <w:pPr>
              <w:rPr>
                <w:highlight w:val="yellow"/>
              </w:rPr>
            </w:pPr>
            <w:r w:rsidRPr="007164A2">
              <w:t>Exclusive to WIR Client</w:t>
            </w:r>
          </w:p>
        </w:tc>
      </w:tr>
      <w:tr w:rsidR="00E36F0E" w:rsidRPr="00C82768" w14:paraId="3092FA1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34F0DFE"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AD87CE7" w14:textId="77777777" w:rsidR="00E36F0E" w:rsidRPr="00DA43D2" w:rsidRDefault="00393DC0" w:rsidP="00E36F0E">
            <w:r>
              <w:t>WlanProfileSource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E3C632B"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DB52A66"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A286815"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B2DA154" w14:textId="77777777" w:rsidR="00E36F0E" w:rsidRPr="0052707D" w:rsidRDefault="00393DC0" w:rsidP="00E36F0E">
            <w:pPr>
              <w:rPr>
                <w:highlight w:val="yellow"/>
              </w:rPr>
            </w:pPr>
            <w:r w:rsidRPr="007164A2">
              <w:t>Origin of the profile</w:t>
            </w:r>
          </w:p>
        </w:tc>
      </w:tr>
      <w:tr w:rsidR="00E36F0E" w:rsidRPr="00C82768" w14:paraId="46258FC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19137C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B1469BD"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92938D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D76B7B9" w14:textId="77777777" w:rsidR="00E36F0E" w:rsidRDefault="00393DC0" w:rsidP="00E36F0E">
            <w:pPr>
              <w:rPr>
                <w:rFonts w:cs="Arial"/>
                <w:color w:val="000000"/>
              </w:rPr>
            </w:pPr>
            <w:r>
              <w:rPr>
                <w:rFonts w:cs="Arial"/>
                <w:color w:val="000000"/>
              </w:rPr>
              <w:t>PROFSRC_DEFAULT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E72F459"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B14C063" w14:textId="77777777" w:rsidR="00E36F0E" w:rsidRDefault="00393DC0" w:rsidP="00E36F0E">
            <w:pPr>
              <w:rPr>
                <w:rFonts w:cs="Arial"/>
                <w:color w:val="000000"/>
              </w:rPr>
            </w:pPr>
            <w:r>
              <w:rPr>
                <w:rFonts w:cs="Arial"/>
                <w:color w:val="000000"/>
              </w:rPr>
              <w:t>Default internal</w:t>
            </w:r>
          </w:p>
        </w:tc>
      </w:tr>
      <w:tr w:rsidR="00E36F0E" w:rsidRPr="00C82768" w14:paraId="43F4A9A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A0A6C4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CE90AED"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355213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3E7B284" w14:textId="77777777" w:rsidR="00E36F0E" w:rsidRDefault="00393DC0" w:rsidP="00E36F0E">
            <w:pPr>
              <w:rPr>
                <w:rFonts w:cs="Arial"/>
                <w:color w:val="000000"/>
              </w:rPr>
            </w:pPr>
            <w:r>
              <w:rPr>
                <w:rFonts w:cs="Arial"/>
                <w:color w:val="000000"/>
              </w:rPr>
              <w:t>PROFSRC_HMI</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AB837A3"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83B3F34" w14:textId="77777777" w:rsidR="00E36F0E" w:rsidRDefault="00393DC0" w:rsidP="00E36F0E">
            <w:pPr>
              <w:rPr>
                <w:rFonts w:cs="Arial"/>
                <w:color w:val="000000"/>
              </w:rPr>
            </w:pPr>
            <w:r>
              <w:rPr>
                <w:rFonts w:cs="Arial"/>
                <w:color w:val="000000"/>
              </w:rPr>
              <w:t>HMI/User configured</w:t>
            </w:r>
          </w:p>
        </w:tc>
      </w:tr>
      <w:tr w:rsidR="00E36F0E" w:rsidRPr="00C82768" w14:paraId="061F02E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C1E080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7268E2B"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D28E61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5107586" w14:textId="77777777" w:rsidR="00E36F0E" w:rsidRDefault="00393DC0" w:rsidP="00E36F0E">
            <w:pPr>
              <w:rPr>
                <w:rFonts w:cs="Arial"/>
                <w:color w:val="000000"/>
              </w:rPr>
            </w:pPr>
            <w:r>
              <w:rPr>
                <w:rFonts w:cs="Arial"/>
                <w:color w:val="000000"/>
              </w:rPr>
              <w:t>PROFSRC_CLOUD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37955BF"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0DB3F7A" w14:textId="77777777" w:rsidR="00E36F0E" w:rsidRDefault="00393DC0" w:rsidP="00E36F0E">
            <w:pPr>
              <w:rPr>
                <w:rFonts w:cs="Arial"/>
                <w:color w:val="000000"/>
              </w:rPr>
            </w:pPr>
            <w:r>
              <w:rPr>
                <w:rFonts w:cs="Arial"/>
                <w:color w:val="000000"/>
              </w:rPr>
              <w:t>Cloud pushed</w:t>
            </w:r>
          </w:p>
        </w:tc>
      </w:tr>
      <w:tr w:rsidR="00E36F0E" w:rsidRPr="00C82768" w14:paraId="29EAA83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EBF8B7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5557658"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AA9F76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584A6F8" w14:textId="77777777" w:rsidR="00E36F0E" w:rsidRDefault="00393DC0" w:rsidP="00E36F0E">
            <w:pPr>
              <w:rPr>
                <w:rFonts w:cs="Arial"/>
                <w:color w:val="000000"/>
              </w:rPr>
            </w:pPr>
            <w:r>
              <w:rPr>
                <w:rFonts w:cs="Arial"/>
                <w:color w:val="000000"/>
              </w:rPr>
              <w:t>PROFSRC_SPECIAL</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D066ACF"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A3C648F" w14:textId="77777777" w:rsidR="00E36F0E" w:rsidRDefault="00393DC0" w:rsidP="00E36F0E">
            <w:pPr>
              <w:rPr>
                <w:rFonts w:cs="Arial"/>
                <w:color w:val="000000"/>
              </w:rPr>
            </w:pPr>
            <w:r>
              <w:rPr>
                <w:rFonts w:cs="Arial"/>
                <w:color w:val="000000"/>
              </w:rPr>
              <w:t>Special Intent</w:t>
            </w:r>
          </w:p>
        </w:tc>
      </w:tr>
      <w:tr w:rsidR="00E36F0E" w:rsidRPr="00C82768" w14:paraId="09B2D61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A44909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36BAA54"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472183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8176BDD" w14:textId="77777777" w:rsidR="00E36F0E" w:rsidRDefault="00393DC0" w:rsidP="00E36F0E">
            <w:pPr>
              <w:rPr>
                <w:rFonts w:cs="Arial"/>
                <w:color w:val="000000"/>
              </w:rPr>
            </w:pPr>
            <w:r>
              <w:rPr>
                <w:rFonts w:cs="Arial"/>
                <w:color w:val="000000"/>
              </w:rPr>
              <w:t>PROFSRC_PROV</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591E98F"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9B9D87C" w14:textId="77777777" w:rsidR="00E36F0E" w:rsidRDefault="00393DC0" w:rsidP="00E36F0E">
            <w:pPr>
              <w:rPr>
                <w:rFonts w:cs="Arial"/>
                <w:color w:val="000000"/>
              </w:rPr>
            </w:pPr>
            <w:r>
              <w:rPr>
                <w:rFonts w:cs="Arial"/>
                <w:color w:val="000000"/>
              </w:rPr>
              <w:t>EOL provisioned</w:t>
            </w:r>
          </w:p>
        </w:tc>
      </w:tr>
      <w:tr w:rsidR="00E36F0E" w:rsidRPr="00C82768" w14:paraId="79A5DC5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CCC811B"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C81C499" w14:textId="77777777" w:rsidR="00E36F0E" w:rsidRPr="00DA43D2" w:rsidRDefault="00393DC0" w:rsidP="00E36F0E">
            <w:r>
              <w:t>timestamp</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95FE89D" w14:textId="77777777" w:rsidR="00E36F0E" w:rsidRDefault="00393DC0" w:rsidP="00E36F0E">
            <w:r>
              <w:t>Int64</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F6BB05E" w14:textId="77777777" w:rsidR="00E36F0E" w:rsidRPr="007164A2"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159DE1D" w14:textId="77777777" w:rsidR="00E36F0E" w:rsidRDefault="00393DC0" w:rsidP="00E36F0E">
            <w:r>
              <w:t>0-18446744073709551615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FAAE1D1" w14:textId="77777777" w:rsidR="00E36F0E" w:rsidRPr="0052707D" w:rsidRDefault="00393DC0" w:rsidP="00E36F0E">
            <w:pPr>
              <w:rPr>
                <w:highlight w:val="yellow"/>
              </w:rPr>
            </w:pPr>
            <w:r w:rsidRPr="007164A2">
              <w:t>Last known time stamp</w:t>
            </w:r>
          </w:p>
        </w:tc>
      </w:tr>
      <w:tr w:rsidR="00E36F0E" w:rsidRPr="00C82768" w14:paraId="27D7779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B024E57"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28458EA" w14:textId="77777777" w:rsidR="00E36F0E" w:rsidRPr="00DA43D2" w:rsidRDefault="00393DC0" w:rsidP="00E36F0E">
            <w:r>
              <w:t>hidden</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A53E5D8"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FA56B55"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81369E1"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BD1B9F3" w14:textId="77777777" w:rsidR="00E36F0E" w:rsidRPr="0052707D" w:rsidRDefault="00393DC0" w:rsidP="00E36F0E">
            <w:pPr>
              <w:rPr>
                <w:highlight w:val="yellow"/>
              </w:rPr>
            </w:pPr>
            <w:r w:rsidRPr="007164A2">
              <w:t>Hidden AP</w:t>
            </w:r>
          </w:p>
        </w:tc>
      </w:tr>
    </w:tbl>
    <w:p w14:paraId="1014C829" w14:textId="77777777" w:rsidR="00E36F0E" w:rsidRDefault="00E36F0E"/>
    <w:p w14:paraId="24379C8A" w14:textId="0346D8F1" w:rsidR="00E36F0E" w:rsidRDefault="00393DC0" w:rsidP="00506E2F">
      <w:pPr>
        <w:pStyle w:val="Heading4"/>
      </w:pPr>
      <w:r w:rsidRPr="00B9479B">
        <w:t>MD-REQ-380308/A-ConnectionStatus</w:t>
      </w:r>
    </w:p>
    <w:p w14:paraId="502EC0ED" w14:textId="77777777" w:rsidR="00E36F0E" w:rsidRPr="00B01A09"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connection status</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609B2227"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2CAC147F" w14:textId="77777777" w:rsidR="00E36F0E" w:rsidRPr="00C82768" w:rsidRDefault="00E36F0E" w:rsidP="00E36F0E">
            <w:pPr>
              <w:spacing w:line="256" w:lineRule="auto"/>
              <w:rPr>
                <w:sz w:val="8"/>
              </w:rPr>
            </w:pPr>
          </w:p>
        </w:tc>
      </w:tr>
      <w:tr w:rsidR="00E36F0E" w:rsidRPr="00C82768" w14:paraId="4BBA4F24"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3A7A2017"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7A2DD7BC" w14:textId="77777777" w:rsidR="00E36F0E" w:rsidRPr="00C82768" w:rsidRDefault="00393DC0" w:rsidP="00E36F0E">
            <w:pPr>
              <w:spacing w:line="256" w:lineRule="auto"/>
            </w:pPr>
            <w:r w:rsidRPr="00DA32BB">
              <w:t>One-Shot (</w:t>
            </w:r>
            <w:r>
              <w:t>A-Synch)</w:t>
            </w:r>
          </w:p>
        </w:tc>
      </w:tr>
      <w:tr w:rsidR="00E36F0E" w:rsidRPr="00C82768" w14:paraId="05DAFFAD"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457AFE0E"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1A714118" w14:textId="77777777" w:rsidR="00E36F0E" w:rsidRPr="00C82768" w:rsidRDefault="00393DC0" w:rsidP="00E36F0E">
            <w:pPr>
              <w:spacing w:line="256" w:lineRule="auto"/>
            </w:pPr>
            <w:r w:rsidRPr="00C82768">
              <w:t>Default</w:t>
            </w:r>
          </w:p>
        </w:tc>
      </w:tr>
      <w:tr w:rsidR="00E36F0E" w:rsidRPr="00C82768" w14:paraId="6346D668"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3D8F4E0A"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3DB1A655" w14:textId="77777777" w:rsidR="00E36F0E" w:rsidRPr="00C82768" w:rsidRDefault="00393DC0" w:rsidP="00E36F0E">
            <w:pPr>
              <w:spacing w:line="256" w:lineRule="auto"/>
            </w:pPr>
            <w:r w:rsidRPr="00C82768">
              <w:t>No</w:t>
            </w:r>
          </w:p>
        </w:tc>
      </w:tr>
      <w:tr w:rsidR="00E36F0E" w:rsidRPr="00C82768" w14:paraId="1618F83B"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2F9C3138" w14:textId="77777777" w:rsidR="00E36F0E" w:rsidRPr="00C82768" w:rsidRDefault="00E36F0E" w:rsidP="00E36F0E">
            <w:pPr>
              <w:spacing w:line="256" w:lineRule="auto"/>
              <w:rPr>
                <w:sz w:val="8"/>
              </w:rPr>
            </w:pPr>
          </w:p>
        </w:tc>
      </w:tr>
      <w:tr w:rsidR="00E36F0E" w:rsidRPr="00C82768" w14:paraId="46066DC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56F79C77"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743A616F"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7EB8E837"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6B180CA"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2A69422"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B8DB285" w14:textId="77777777" w:rsidR="00E36F0E" w:rsidRPr="00C82768" w:rsidRDefault="00393DC0" w:rsidP="00E36F0E">
            <w:pPr>
              <w:rPr>
                <w:b/>
              </w:rPr>
            </w:pPr>
            <w:r w:rsidRPr="00C82768">
              <w:rPr>
                <w:b/>
              </w:rPr>
              <w:t>Description</w:t>
            </w:r>
          </w:p>
        </w:tc>
      </w:tr>
      <w:tr w:rsidR="00E36F0E" w:rsidRPr="00C82768" w14:paraId="0B0FB8A0"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7FAF81B3" w14:textId="77777777" w:rsidR="00E36F0E" w:rsidRPr="00C82768" w:rsidRDefault="00393DC0" w:rsidP="00E36F0E">
            <w:pPr>
              <w:rPr>
                <w:b/>
              </w:rPr>
            </w:pPr>
            <w:r w:rsidRPr="00C82768">
              <w:rPr>
                <w:b/>
              </w:rPr>
              <w:t>Request</w:t>
            </w:r>
          </w:p>
        </w:tc>
      </w:tr>
      <w:tr w:rsidR="00E36F0E" w:rsidRPr="00C82768" w14:paraId="1441D4D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752A8AB1"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tcPr>
          <w:p w14:paraId="7C17ADD2" w14:textId="77777777" w:rsidR="00E36F0E" w:rsidRPr="00C82768" w:rsidRDefault="00393DC0" w:rsidP="00E36F0E">
            <w:r>
              <w:t>ssid</w:t>
            </w:r>
          </w:p>
        </w:tc>
        <w:tc>
          <w:tcPr>
            <w:tcW w:w="900" w:type="dxa"/>
            <w:tcBorders>
              <w:top w:val="single" w:sz="4" w:space="0" w:color="auto"/>
              <w:left w:val="single" w:sz="4" w:space="0" w:color="auto"/>
              <w:bottom w:val="single" w:sz="4" w:space="0" w:color="auto"/>
              <w:right w:val="single" w:sz="4" w:space="0" w:color="auto"/>
            </w:tcBorders>
          </w:tcPr>
          <w:p w14:paraId="33744581"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0E9B3537"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tcPr>
          <w:p w14:paraId="7355402A" w14:textId="77777777" w:rsidR="00E36F0E" w:rsidRPr="00F1221C" w:rsidRDefault="00393DC0" w:rsidP="00E36F0E">
            <w:r w:rsidRPr="00F1221C">
              <w:t>Char Value:0-255</w:t>
            </w:r>
          </w:p>
          <w:p w14:paraId="288B8C83"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0C9A3DCF" w14:textId="77777777" w:rsidR="00E36F0E" w:rsidRPr="00C82768" w:rsidRDefault="00393DC0" w:rsidP="00E36F0E">
            <w:r>
              <w:t>SSID</w:t>
            </w:r>
          </w:p>
        </w:tc>
      </w:tr>
      <w:tr w:rsidR="00E36F0E" w:rsidRPr="00C82768" w14:paraId="6E0E7A8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C8FF1A2"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7935BB66" w14:textId="77777777" w:rsidR="00E36F0E" w:rsidRDefault="00393DC0" w:rsidP="00E36F0E">
            <w:r>
              <w:t>bssid</w:t>
            </w:r>
          </w:p>
        </w:tc>
        <w:tc>
          <w:tcPr>
            <w:tcW w:w="900" w:type="dxa"/>
            <w:tcBorders>
              <w:top w:val="single" w:sz="4" w:space="0" w:color="auto"/>
              <w:left w:val="single" w:sz="4" w:space="0" w:color="auto"/>
              <w:bottom w:val="single" w:sz="4" w:space="0" w:color="auto"/>
              <w:right w:val="single" w:sz="4" w:space="0" w:color="auto"/>
            </w:tcBorders>
          </w:tcPr>
          <w:p w14:paraId="1D63394F"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029A4BEB" w14:textId="77777777" w:rsidR="00E36F0E" w:rsidRPr="0011264E" w:rsidRDefault="00393DC0" w:rsidP="00E36F0E">
            <w:r w:rsidRPr="0011264E">
              <w:t>-</w:t>
            </w:r>
            <w:r>
              <w:t xml:space="preserve"> </w:t>
            </w:r>
          </w:p>
        </w:tc>
        <w:tc>
          <w:tcPr>
            <w:tcW w:w="1170" w:type="dxa"/>
            <w:tcBorders>
              <w:top w:val="single" w:sz="4" w:space="0" w:color="auto"/>
              <w:left w:val="single" w:sz="4" w:space="0" w:color="auto"/>
              <w:bottom w:val="single" w:sz="4" w:space="0" w:color="auto"/>
              <w:right w:val="single" w:sz="4" w:space="0" w:color="auto"/>
            </w:tcBorders>
          </w:tcPr>
          <w:p w14:paraId="745F1D08" w14:textId="77777777" w:rsidR="00E36F0E" w:rsidRPr="00F1221C" w:rsidRDefault="00393DC0" w:rsidP="00E36F0E">
            <w:r w:rsidRPr="00F1221C">
              <w:t>Char Value:0-255</w:t>
            </w:r>
          </w:p>
          <w:p w14:paraId="7FE9B19E" w14:textId="77777777" w:rsidR="00E36F0E" w:rsidRPr="00751E32" w:rsidRDefault="00393DC0" w:rsidP="00E36F0E">
            <w:pPr>
              <w:rPr>
                <w:highlight w:val="yellow"/>
              </w:rPr>
            </w:pPr>
            <w:r w:rsidRPr="00F1221C">
              <w:lastRenderedPageBreak/>
              <w:t>No String length limit</w:t>
            </w:r>
          </w:p>
        </w:tc>
        <w:tc>
          <w:tcPr>
            <w:tcW w:w="3330" w:type="dxa"/>
            <w:tcBorders>
              <w:top w:val="single" w:sz="4" w:space="0" w:color="auto"/>
              <w:left w:val="single" w:sz="4" w:space="0" w:color="auto"/>
              <w:bottom w:val="single" w:sz="4" w:space="0" w:color="auto"/>
              <w:right w:val="single" w:sz="4" w:space="0" w:color="auto"/>
            </w:tcBorders>
          </w:tcPr>
          <w:p w14:paraId="434FF8F4" w14:textId="77777777" w:rsidR="00E36F0E" w:rsidRDefault="00393DC0" w:rsidP="00E36F0E">
            <w:r>
              <w:lastRenderedPageBreak/>
              <w:t>BSSID, MAC address</w:t>
            </w:r>
          </w:p>
        </w:tc>
      </w:tr>
      <w:tr w:rsidR="00E36F0E" w:rsidRPr="00C82768" w14:paraId="37673CA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C7FC811"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0D2AF60B" w14:textId="77777777" w:rsidR="00E36F0E" w:rsidRDefault="00393DC0" w:rsidP="00E36F0E">
            <w:r>
              <w:t>ifId</w:t>
            </w:r>
          </w:p>
        </w:tc>
        <w:tc>
          <w:tcPr>
            <w:tcW w:w="900" w:type="dxa"/>
            <w:tcBorders>
              <w:top w:val="single" w:sz="4" w:space="0" w:color="auto"/>
              <w:left w:val="single" w:sz="4" w:space="0" w:color="auto"/>
              <w:bottom w:val="single" w:sz="4" w:space="0" w:color="auto"/>
              <w:right w:val="single" w:sz="4" w:space="0" w:color="auto"/>
            </w:tcBorders>
          </w:tcPr>
          <w:p w14:paraId="442DAA82" w14:textId="77777777" w:rsidR="00E36F0E"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tcPr>
          <w:p w14:paraId="26F32501"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58DF60CB" w14:textId="77777777" w:rsidR="00E36F0E" w:rsidRPr="0011264E"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tcPr>
          <w:p w14:paraId="0C9125E3" w14:textId="77777777" w:rsidR="00E36F0E" w:rsidRDefault="00393DC0" w:rsidP="00E36F0E">
            <w:r>
              <w:t>Interface ID</w:t>
            </w:r>
          </w:p>
        </w:tc>
      </w:tr>
      <w:tr w:rsidR="00E36F0E" w:rsidRPr="00C82768" w14:paraId="0A336858"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0E8E7537" w14:textId="77777777" w:rsidR="00E36F0E" w:rsidRPr="00C82768" w:rsidRDefault="00393DC0" w:rsidP="00E36F0E">
            <w:r w:rsidRPr="00C82768">
              <w:rPr>
                <w:b/>
              </w:rPr>
              <w:t>Response</w:t>
            </w:r>
          </w:p>
        </w:tc>
      </w:tr>
      <w:tr w:rsidR="00E36F0E" w:rsidRPr="00C82768" w14:paraId="7FF82A1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136B5A2"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AE2F47F" w14:textId="77777777" w:rsidR="00E36F0E" w:rsidRDefault="00393DC0" w:rsidP="00E36F0E">
            <w:r>
              <w:t>WlanRet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FCA94A9"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9B60025"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63062BC"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948913A" w14:textId="77777777" w:rsidR="00E36F0E" w:rsidRDefault="00E36F0E" w:rsidP="00E36F0E"/>
        </w:tc>
      </w:tr>
      <w:tr w:rsidR="00E36F0E" w:rsidRPr="00C82768" w14:paraId="5C36BDD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E74CF1C"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23A5C16"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3EB75A8"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B0D9AAD" w14:textId="77777777" w:rsidR="00E36F0E" w:rsidRPr="00C82768" w:rsidRDefault="00393DC0" w:rsidP="00E36F0E">
            <w:r>
              <w:t>WLAN_ERROR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3F3C739" w14:textId="77777777" w:rsidR="00E36F0E" w:rsidRPr="008127A4"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A2EB086" w14:textId="77777777" w:rsidR="00E36F0E" w:rsidRDefault="00393DC0" w:rsidP="00E36F0E">
            <w:r>
              <w:t>Error/Failure</w:t>
            </w:r>
          </w:p>
        </w:tc>
      </w:tr>
      <w:tr w:rsidR="00E36F0E" w:rsidRPr="00C82768" w14:paraId="11E8F6D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B1E1E60"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D801BF9"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6BDE3CC"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DD8AF66" w14:textId="77777777" w:rsidR="00E36F0E" w:rsidRPr="00C82768" w:rsidRDefault="00393DC0" w:rsidP="00E36F0E">
            <w:r>
              <w:t>WLAN_SUCCESS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CCDAEED" w14:textId="77777777" w:rsidR="00E36F0E" w:rsidRPr="008127A4"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9BC8FE4" w14:textId="77777777" w:rsidR="00E36F0E" w:rsidRDefault="00393DC0" w:rsidP="00E36F0E">
            <w:r>
              <w:t>Success</w:t>
            </w:r>
          </w:p>
        </w:tc>
      </w:tr>
      <w:tr w:rsidR="00E36F0E" w:rsidRPr="00C82768" w14:paraId="05FBEF3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1528E37" w14:textId="77777777" w:rsidR="00E36F0E" w:rsidRPr="00C82768" w:rsidRDefault="00393DC0" w:rsidP="00E36F0E">
            <w:pPr>
              <w:jc w:val="center"/>
            </w:pPr>
            <w:r w:rsidRPr="00C82768">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726B457" w14:textId="77777777" w:rsidR="00E36F0E" w:rsidRPr="00C82768" w:rsidRDefault="00393DC0" w:rsidP="00E36F0E">
            <w:r>
              <w:t>ssid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2E137B6"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5230D40" w14:textId="77777777" w:rsidR="00E36F0E" w:rsidRPr="00C82768" w:rsidRDefault="00393DC0" w:rsidP="00E36F0E">
            <w:r w:rsidRPr="00C82768">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CBFF258" w14:textId="77777777" w:rsidR="00E36F0E" w:rsidRPr="00F1221C" w:rsidRDefault="00393DC0" w:rsidP="00E36F0E">
            <w:r w:rsidRPr="00F1221C">
              <w:t>Char Value:0-255</w:t>
            </w:r>
          </w:p>
          <w:p w14:paraId="5AC0E63F"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54DD548" w14:textId="77777777" w:rsidR="00E36F0E" w:rsidRPr="00C82768" w:rsidRDefault="00393DC0" w:rsidP="00E36F0E">
            <w:r>
              <w:t>SSID</w:t>
            </w:r>
          </w:p>
        </w:tc>
      </w:tr>
      <w:tr w:rsidR="00E36F0E" w:rsidRPr="00C82768" w14:paraId="486FB0F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D1401F2"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39B5DE7" w14:textId="77777777" w:rsidR="00E36F0E" w:rsidRDefault="00393DC0" w:rsidP="00E36F0E">
            <w:r>
              <w:t>bssid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A6E6194"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7A22B94" w14:textId="77777777" w:rsidR="00E36F0E" w:rsidRPr="0011264E" w:rsidRDefault="00393DC0" w:rsidP="00E36F0E">
            <w:r w:rsidRPr="0011264E">
              <w:t>-</w:t>
            </w:r>
            <w:r>
              <w:t xml:space="preserve"> </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36EAB2D" w14:textId="77777777" w:rsidR="00E36F0E" w:rsidRPr="00F1221C" w:rsidRDefault="00393DC0" w:rsidP="00E36F0E">
            <w:r w:rsidRPr="00F1221C">
              <w:t>Char Value:0-255</w:t>
            </w:r>
          </w:p>
          <w:p w14:paraId="57A9B217" w14:textId="77777777" w:rsidR="00E36F0E" w:rsidRPr="00751E32" w:rsidRDefault="00393DC0" w:rsidP="00E36F0E">
            <w:pPr>
              <w:rPr>
                <w:highlight w:val="yellow"/>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42206E8" w14:textId="77777777" w:rsidR="00E36F0E" w:rsidRDefault="00393DC0" w:rsidP="00E36F0E">
            <w:r>
              <w:t>BSSID, MAC address</w:t>
            </w:r>
          </w:p>
        </w:tc>
      </w:tr>
      <w:tr w:rsidR="00E36F0E" w:rsidRPr="00C82768" w14:paraId="340FCE2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FE601BF"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5DDF7CB" w14:textId="77777777" w:rsidR="00E36F0E" w:rsidRDefault="00393DC0" w:rsidP="00E36F0E">
            <w:r w:rsidRPr="00DA43D2">
              <w:t>Wlan</w:t>
            </w:r>
            <w:r>
              <w:t>StaConnState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F7806E2"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AACC14D"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0807F77"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CA6BF90" w14:textId="77777777" w:rsidR="00E36F0E" w:rsidRDefault="00E36F0E" w:rsidP="00E36F0E">
            <w:pPr>
              <w:rPr>
                <w:rFonts w:cs="Arial"/>
                <w:color w:val="000000"/>
                <w:szCs w:val="20"/>
              </w:rPr>
            </w:pPr>
          </w:p>
        </w:tc>
      </w:tr>
      <w:tr w:rsidR="00E36F0E" w:rsidRPr="00C82768" w14:paraId="18D459C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D649C03"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7C203D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91B414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5A319C7" w14:textId="77777777" w:rsidR="00E36F0E" w:rsidRDefault="00393DC0" w:rsidP="00E36F0E">
            <w:pPr>
              <w:rPr>
                <w:rFonts w:cs="Arial"/>
                <w:color w:val="000000"/>
                <w:szCs w:val="20"/>
              </w:rPr>
            </w:pPr>
            <w:r>
              <w:rPr>
                <w:rFonts w:cs="Arial"/>
                <w:color w:val="000000"/>
                <w:szCs w:val="20"/>
              </w:rPr>
              <w:t>WLAN_STA_CON_STATE_DISCONNECTED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D20C5DA" w14:textId="77777777" w:rsidR="00E36F0E" w:rsidRDefault="00393DC0" w:rsidP="00E36F0E">
            <w:pPr>
              <w:rPr>
                <w:rFonts w:cs="Arial"/>
                <w:color w:val="000000"/>
                <w:szCs w:val="20"/>
              </w:rPr>
            </w:pPr>
            <w:r>
              <w:rPr>
                <w:rFonts w:cs="Arial"/>
                <w:color w:val="000000"/>
                <w:szCs w:val="20"/>
              </w:rP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D531EE1" w14:textId="77777777" w:rsidR="00E36F0E" w:rsidRDefault="00393DC0" w:rsidP="00E36F0E">
            <w:pPr>
              <w:rPr>
                <w:rFonts w:cs="Arial"/>
                <w:color w:val="000000"/>
                <w:szCs w:val="20"/>
              </w:rPr>
            </w:pPr>
            <w:r>
              <w:rPr>
                <w:rFonts w:cs="Arial"/>
                <w:color w:val="000000"/>
                <w:szCs w:val="20"/>
              </w:rPr>
              <w:t>Disconnected</w:t>
            </w:r>
          </w:p>
        </w:tc>
      </w:tr>
      <w:tr w:rsidR="00E36F0E" w:rsidRPr="00C82768" w14:paraId="3FE5D12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5842DE9"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AE21397"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E1680CB"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057A5AB" w14:textId="77777777" w:rsidR="00E36F0E" w:rsidRDefault="00393DC0" w:rsidP="00E36F0E">
            <w:pPr>
              <w:rPr>
                <w:rFonts w:cs="Arial"/>
                <w:color w:val="000000"/>
                <w:szCs w:val="20"/>
              </w:rPr>
            </w:pPr>
            <w:r>
              <w:rPr>
                <w:rFonts w:cs="Arial"/>
                <w:color w:val="000000"/>
                <w:szCs w:val="20"/>
              </w:rPr>
              <w:t>WLAN_STA_CON_STATE_WPS_ACTIVE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D7B5442" w14:textId="77777777" w:rsidR="00E36F0E" w:rsidRDefault="00393DC0" w:rsidP="00E36F0E">
            <w:pPr>
              <w:rPr>
                <w:rFonts w:cs="Arial"/>
                <w:color w:val="000000"/>
                <w:szCs w:val="20"/>
              </w:rPr>
            </w:pPr>
            <w:r>
              <w:rPr>
                <w:rFonts w:cs="Arial"/>
                <w:color w:val="000000"/>
                <w:szCs w:val="20"/>
              </w:rP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F5C3839" w14:textId="77777777" w:rsidR="00E36F0E" w:rsidRDefault="00393DC0" w:rsidP="00E36F0E">
            <w:pPr>
              <w:rPr>
                <w:rFonts w:cs="Arial"/>
                <w:color w:val="000000"/>
                <w:szCs w:val="20"/>
              </w:rPr>
            </w:pPr>
            <w:r>
              <w:rPr>
                <w:rFonts w:cs="Arial"/>
                <w:color w:val="000000"/>
                <w:szCs w:val="20"/>
              </w:rPr>
              <w:t>WPS pending</w:t>
            </w:r>
          </w:p>
        </w:tc>
      </w:tr>
      <w:tr w:rsidR="00E36F0E" w:rsidRPr="00C82768" w14:paraId="45CC83E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E95951D"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B867277"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FE24606"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6A54BB0" w14:textId="77777777" w:rsidR="00E36F0E" w:rsidRDefault="00393DC0" w:rsidP="00E36F0E">
            <w:pPr>
              <w:rPr>
                <w:rFonts w:cs="Arial"/>
                <w:color w:val="000000"/>
                <w:szCs w:val="20"/>
              </w:rPr>
            </w:pPr>
            <w:r>
              <w:rPr>
                <w:rFonts w:cs="Arial"/>
                <w:color w:val="000000"/>
                <w:szCs w:val="20"/>
              </w:rPr>
              <w:t>WLAN_STA_CON_STATE_ASSOCIATING</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E55945A" w14:textId="77777777" w:rsidR="00E36F0E" w:rsidRDefault="00393DC0" w:rsidP="00E36F0E">
            <w:pPr>
              <w:rPr>
                <w:rFonts w:cs="Arial"/>
                <w:color w:val="000000"/>
                <w:szCs w:val="20"/>
              </w:rPr>
            </w:pPr>
            <w:r>
              <w:rPr>
                <w:rFonts w:cs="Arial"/>
                <w:color w:val="000000"/>
                <w:szCs w:val="20"/>
              </w:rP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4290C5F" w14:textId="77777777" w:rsidR="00E36F0E" w:rsidRDefault="00393DC0" w:rsidP="00E36F0E">
            <w:pPr>
              <w:rPr>
                <w:rFonts w:cs="Arial"/>
                <w:color w:val="000000"/>
                <w:szCs w:val="20"/>
              </w:rPr>
            </w:pPr>
            <w:r>
              <w:rPr>
                <w:rFonts w:cs="Arial"/>
                <w:color w:val="000000"/>
                <w:szCs w:val="20"/>
              </w:rPr>
              <w:t>Associating</w:t>
            </w:r>
          </w:p>
        </w:tc>
      </w:tr>
      <w:tr w:rsidR="00E36F0E" w:rsidRPr="00C82768" w14:paraId="64EC053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1EC5A1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34991F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87116C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584BCAB" w14:textId="77777777" w:rsidR="00E36F0E" w:rsidRDefault="00393DC0" w:rsidP="00E36F0E">
            <w:pPr>
              <w:rPr>
                <w:rFonts w:cs="Arial"/>
                <w:color w:val="000000"/>
                <w:szCs w:val="20"/>
              </w:rPr>
            </w:pPr>
            <w:r>
              <w:rPr>
                <w:rFonts w:cs="Arial"/>
                <w:color w:val="000000"/>
                <w:szCs w:val="20"/>
              </w:rPr>
              <w:t>WLAN_STA_CON_STATE_IP_ADDRESSING</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046D22C" w14:textId="77777777" w:rsidR="00E36F0E" w:rsidRDefault="00393DC0" w:rsidP="00E36F0E">
            <w:pPr>
              <w:rPr>
                <w:rFonts w:cs="Arial"/>
                <w:color w:val="000000"/>
                <w:szCs w:val="20"/>
              </w:rPr>
            </w:pPr>
            <w:r>
              <w:rPr>
                <w:rFonts w:cs="Arial"/>
                <w:color w:val="000000"/>
                <w:szCs w:val="20"/>
              </w:rP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7F9CAF6" w14:textId="77777777" w:rsidR="00E36F0E" w:rsidRDefault="00393DC0" w:rsidP="00E36F0E">
            <w:pPr>
              <w:rPr>
                <w:rFonts w:cs="Arial"/>
                <w:color w:val="000000"/>
                <w:szCs w:val="20"/>
              </w:rPr>
            </w:pPr>
            <w:r>
              <w:rPr>
                <w:rFonts w:cs="Arial"/>
                <w:color w:val="000000"/>
                <w:szCs w:val="20"/>
              </w:rPr>
              <w:t>Getting IP address</w:t>
            </w:r>
          </w:p>
        </w:tc>
      </w:tr>
      <w:tr w:rsidR="00E36F0E" w:rsidRPr="00C82768" w14:paraId="4B3C3F4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D905A7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5EB07A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4927B8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2989672" w14:textId="77777777" w:rsidR="00E36F0E" w:rsidRDefault="00393DC0" w:rsidP="00E36F0E">
            <w:pPr>
              <w:rPr>
                <w:rFonts w:cs="Arial"/>
                <w:color w:val="000000"/>
                <w:szCs w:val="20"/>
              </w:rPr>
            </w:pPr>
            <w:r>
              <w:rPr>
                <w:rFonts w:cs="Arial"/>
                <w:color w:val="000000"/>
                <w:szCs w:val="20"/>
              </w:rPr>
              <w:t>WLAN_STA_CON_STATE_CONNECTED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2D06F0D" w14:textId="77777777" w:rsidR="00E36F0E" w:rsidRDefault="00393DC0" w:rsidP="00E36F0E">
            <w:pPr>
              <w:rPr>
                <w:rFonts w:cs="Arial"/>
                <w:color w:val="000000"/>
                <w:szCs w:val="20"/>
              </w:rPr>
            </w:pPr>
            <w:r>
              <w:rPr>
                <w:rFonts w:cs="Arial"/>
                <w:color w:val="000000"/>
                <w:szCs w:val="20"/>
              </w:rP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141252E" w14:textId="77777777" w:rsidR="00E36F0E" w:rsidRDefault="00393DC0" w:rsidP="00E36F0E">
            <w:pPr>
              <w:rPr>
                <w:rFonts w:cs="Arial"/>
                <w:color w:val="000000"/>
                <w:szCs w:val="20"/>
              </w:rPr>
            </w:pPr>
            <w:r>
              <w:rPr>
                <w:rFonts w:cs="Arial"/>
                <w:color w:val="000000"/>
                <w:szCs w:val="20"/>
              </w:rPr>
              <w:t>Connected</w:t>
            </w:r>
          </w:p>
        </w:tc>
      </w:tr>
      <w:tr w:rsidR="00E36F0E" w:rsidRPr="00C82768" w14:paraId="06E870D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154AAB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826D8A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5511BE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3A9874D" w14:textId="77777777" w:rsidR="00E36F0E" w:rsidRDefault="00393DC0" w:rsidP="00E36F0E">
            <w:pPr>
              <w:rPr>
                <w:rFonts w:cs="Arial"/>
                <w:color w:val="000000"/>
                <w:szCs w:val="20"/>
              </w:rPr>
            </w:pPr>
            <w:r>
              <w:rPr>
                <w:rFonts w:cs="Arial"/>
                <w:color w:val="000000"/>
                <w:szCs w:val="20"/>
              </w:rPr>
              <w:t>WLAN_STA_CON_STATE_DISCONNECTING</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9B868E5" w14:textId="77777777" w:rsidR="00E36F0E" w:rsidRDefault="00393DC0" w:rsidP="00E36F0E">
            <w:pPr>
              <w:rPr>
                <w:rFonts w:cs="Arial"/>
                <w:color w:val="000000"/>
                <w:szCs w:val="20"/>
              </w:rPr>
            </w:pPr>
            <w:r>
              <w:rPr>
                <w:rFonts w:cs="Arial"/>
                <w:color w:val="000000"/>
                <w:szCs w:val="20"/>
              </w:rPr>
              <w:t>0x5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29CDD73" w14:textId="77777777" w:rsidR="00E36F0E" w:rsidRDefault="00393DC0" w:rsidP="00E36F0E">
            <w:pPr>
              <w:rPr>
                <w:rFonts w:cs="Arial"/>
                <w:color w:val="000000"/>
                <w:szCs w:val="20"/>
              </w:rPr>
            </w:pPr>
            <w:r>
              <w:rPr>
                <w:rFonts w:cs="Arial"/>
                <w:color w:val="000000"/>
                <w:szCs w:val="20"/>
              </w:rPr>
              <w:t>Disconnecting</w:t>
            </w:r>
          </w:p>
        </w:tc>
      </w:tr>
      <w:tr w:rsidR="00E36F0E" w:rsidRPr="00C82768" w14:paraId="733D56F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E3D25C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ADFC01A"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4D979BD"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6202EC4" w14:textId="77777777" w:rsidR="00E36F0E" w:rsidRDefault="00393DC0" w:rsidP="00E36F0E">
            <w:pPr>
              <w:rPr>
                <w:rFonts w:cs="Arial"/>
                <w:color w:val="000000"/>
                <w:szCs w:val="20"/>
              </w:rPr>
            </w:pPr>
            <w:r>
              <w:rPr>
                <w:rFonts w:cs="Arial"/>
                <w:color w:val="000000"/>
                <w:szCs w:val="20"/>
              </w:rPr>
              <w:t>WLAN_STA_CON_STATE_AUTHERROR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BAEC649" w14:textId="77777777" w:rsidR="00E36F0E" w:rsidRDefault="00393DC0" w:rsidP="00E36F0E">
            <w:pPr>
              <w:rPr>
                <w:rFonts w:cs="Arial"/>
                <w:color w:val="000000"/>
                <w:szCs w:val="20"/>
              </w:rPr>
            </w:pPr>
            <w:r>
              <w:rPr>
                <w:rFonts w:cs="Arial"/>
                <w:color w:val="000000"/>
                <w:szCs w:val="20"/>
              </w:rPr>
              <w:t>0x6</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AF99106" w14:textId="77777777" w:rsidR="00E36F0E" w:rsidRDefault="00393DC0" w:rsidP="00E36F0E">
            <w:pPr>
              <w:rPr>
                <w:rFonts w:cs="Arial"/>
                <w:color w:val="000000"/>
                <w:szCs w:val="20"/>
              </w:rPr>
            </w:pPr>
            <w:r>
              <w:rPr>
                <w:rFonts w:cs="Arial"/>
                <w:color w:val="000000"/>
                <w:szCs w:val="20"/>
              </w:rPr>
              <w:t>Authentication error</w:t>
            </w:r>
          </w:p>
        </w:tc>
      </w:tr>
      <w:tr w:rsidR="00E36F0E" w:rsidRPr="00C82768" w14:paraId="64B6B2D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33F1083"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5693AF1"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1072915"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ABFFC71" w14:textId="77777777" w:rsidR="00E36F0E" w:rsidRDefault="00393DC0" w:rsidP="00E36F0E">
            <w:pPr>
              <w:rPr>
                <w:rFonts w:cs="Arial"/>
                <w:color w:val="000000"/>
                <w:szCs w:val="20"/>
              </w:rPr>
            </w:pPr>
            <w:r>
              <w:rPr>
                <w:rFonts w:cs="Arial"/>
                <w:color w:val="000000"/>
                <w:szCs w:val="20"/>
              </w:rPr>
              <w:t>WLAN_STA_CON_STATE_NWNOTFOUND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24477E1" w14:textId="77777777" w:rsidR="00E36F0E" w:rsidRDefault="00393DC0" w:rsidP="00E36F0E">
            <w:pPr>
              <w:rPr>
                <w:rFonts w:cs="Arial"/>
                <w:color w:val="000000"/>
                <w:szCs w:val="20"/>
              </w:rPr>
            </w:pPr>
            <w:r>
              <w:rPr>
                <w:rFonts w:cs="Arial"/>
                <w:color w:val="000000"/>
                <w:szCs w:val="20"/>
              </w:rPr>
              <w:t>0x7</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7B7E41A" w14:textId="77777777" w:rsidR="00E36F0E" w:rsidRDefault="00393DC0" w:rsidP="00E36F0E">
            <w:pPr>
              <w:rPr>
                <w:rFonts w:cs="Arial"/>
                <w:color w:val="000000"/>
                <w:szCs w:val="20"/>
              </w:rPr>
            </w:pPr>
            <w:r>
              <w:rPr>
                <w:rFonts w:cs="Arial"/>
                <w:color w:val="000000"/>
                <w:szCs w:val="20"/>
              </w:rPr>
              <w:t>Network not found</w:t>
            </w:r>
          </w:p>
        </w:tc>
      </w:tr>
      <w:tr w:rsidR="00E36F0E" w:rsidRPr="00C82768" w14:paraId="3AA52A0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FF752BF"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E2E3A28" w14:textId="77777777" w:rsidR="00E36F0E" w:rsidRPr="00DA43D2" w:rsidRDefault="00393DC0" w:rsidP="00E36F0E">
            <w:r>
              <w:t>WlanStaSmState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E7A0964"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AC71AA5"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355F332"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35FBB66" w14:textId="77777777" w:rsidR="00E36F0E" w:rsidRPr="0052707D" w:rsidRDefault="00E36F0E" w:rsidP="00E36F0E">
            <w:pPr>
              <w:rPr>
                <w:highlight w:val="yellow"/>
              </w:rPr>
            </w:pPr>
          </w:p>
        </w:tc>
      </w:tr>
      <w:tr w:rsidR="00E36F0E" w:rsidRPr="00C82768" w14:paraId="200A1D8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D49E64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714BB57"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163C842"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C0642AC" w14:textId="77777777" w:rsidR="00E36F0E" w:rsidRDefault="00393DC0" w:rsidP="00E36F0E">
            <w:pPr>
              <w:rPr>
                <w:rFonts w:cs="Arial"/>
                <w:color w:val="000000"/>
                <w:szCs w:val="20"/>
              </w:rPr>
            </w:pPr>
            <w:r>
              <w:rPr>
                <w:rFonts w:cs="Arial"/>
                <w:color w:val="000000"/>
                <w:szCs w:val="20"/>
              </w:rPr>
              <w:t>WLAN_STA_SM_STATE_OFF</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738B141" w14:textId="77777777" w:rsidR="00E36F0E" w:rsidRDefault="00393DC0" w:rsidP="00E36F0E">
            <w:pPr>
              <w:rPr>
                <w:rFonts w:cs="Arial"/>
                <w:color w:val="000000"/>
                <w:szCs w:val="20"/>
              </w:rPr>
            </w:pPr>
            <w:r>
              <w:rPr>
                <w:rFonts w:cs="Arial"/>
                <w:color w:val="000000"/>
                <w:szCs w:val="20"/>
              </w:rP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4F4D7DD" w14:textId="77777777" w:rsidR="00E36F0E" w:rsidRDefault="00393DC0" w:rsidP="00E36F0E">
            <w:pPr>
              <w:rPr>
                <w:rFonts w:cs="Arial"/>
                <w:color w:val="000000"/>
                <w:szCs w:val="20"/>
              </w:rPr>
            </w:pPr>
            <w:r>
              <w:rPr>
                <w:rFonts w:cs="Arial"/>
                <w:color w:val="000000"/>
                <w:szCs w:val="20"/>
              </w:rPr>
              <w:t>WLAN off</w:t>
            </w:r>
          </w:p>
        </w:tc>
      </w:tr>
      <w:tr w:rsidR="00E36F0E" w:rsidRPr="00C82768" w14:paraId="082D835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F1C125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2F7AFCD"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3202768"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394BC1D" w14:textId="77777777" w:rsidR="00E36F0E" w:rsidRDefault="00393DC0" w:rsidP="00E36F0E">
            <w:pPr>
              <w:rPr>
                <w:rFonts w:cs="Arial"/>
                <w:color w:val="000000"/>
                <w:szCs w:val="20"/>
              </w:rPr>
            </w:pPr>
            <w:r>
              <w:rPr>
                <w:rFonts w:cs="Arial"/>
                <w:color w:val="000000"/>
                <w:szCs w:val="20"/>
              </w:rPr>
              <w:t>WLAN_STA_SM_STATE_ENABLING</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C017DA0" w14:textId="77777777" w:rsidR="00E36F0E" w:rsidRDefault="00393DC0" w:rsidP="00E36F0E">
            <w:pPr>
              <w:rPr>
                <w:rFonts w:cs="Arial"/>
                <w:color w:val="000000"/>
                <w:szCs w:val="20"/>
              </w:rPr>
            </w:pPr>
            <w:r>
              <w:rPr>
                <w:rFonts w:cs="Arial"/>
                <w:color w:val="000000"/>
                <w:szCs w:val="20"/>
              </w:rP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03D3BD7" w14:textId="77777777" w:rsidR="00E36F0E" w:rsidRDefault="00393DC0" w:rsidP="00E36F0E">
            <w:pPr>
              <w:rPr>
                <w:rFonts w:cs="Arial"/>
                <w:color w:val="000000"/>
                <w:szCs w:val="20"/>
              </w:rPr>
            </w:pPr>
            <w:r>
              <w:rPr>
                <w:rFonts w:cs="Arial"/>
                <w:color w:val="000000"/>
                <w:szCs w:val="20"/>
              </w:rPr>
              <w:t>Enabling</w:t>
            </w:r>
          </w:p>
        </w:tc>
      </w:tr>
      <w:tr w:rsidR="00E36F0E" w:rsidRPr="00C82768" w14:paraId="2D6C0CE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514917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11CB16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4CDD6D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7B6DE14" w14:textId="77777777" w:rsidR="00E36F0E" w:rsidRDefault="00393DC0" w:rsidP="00E36F0E">
            <w:pPr>
              <w:rPr>
                <w:rFonts w:cs="Arial"/>
                <w:color w:val="000000"/>
                <w:szCs w:val="20"/>
              </w:rPr>
            </w:pPr>
            <w:r>
              <w:rPr>
                <w:rFonts w:cs="Arial"/>
                <w:color w:val="000000"/>
                <w:szCs w:val="20"/>
              </w:rPr>
              <w:t>WLAN_STA_SM_STATE_ON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D726A0C" w14:textId="77777777" w:rsidR="00E36F0E" w:rsidRDefault="00393DC0" w:rsidP="00E36F0E">
            <w:pPr>
              <w:rPr>
                <w:rFonts w:cs="Arial"/>
                <w:color w:val="000000"/>
                <w:szCs w:val="20"/>
              </w:rPr>
            </w:pPr>
            <w:r>
              <w:rPr>
                <w:rFonts w:cs="Arial"/>
                <w:color w:val="000000"/>
                <w:szCs w:val="20"/>
              </w:rP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95B44D3" w14:textId="77777777" w:rsidR="00E36F0E" w:rsidRDefault="00393DC0" w:rsidP="00E36F0E">
            <w:pPr>
              <w:rPr>
                <w:rFonts w:cs="Arial"/>
                <w:color w:val="000000"/>
                <w:szCs w:val="20"/>
              </w:rPr>
            </w:pPr>
            <w:r>
              <w:rPr>
                <w:rFonts w:cs="Arial"/>
                <w:color w:val="000000"/>
                <w:szCs w:val="20"/>
              </w:rPr>
              <w:t>On</w:t>
            </w:r>
          </w:p>
        </w:tc>
      </w:tr>
      <w:tr w:rsidR="00E36F0E" w:rsidRPr="00C82768" w14:paraId="26B3A83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536A60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C8BF3F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01A547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D284DD9" w14:textId="77777777" w:rsidR="00E36F0E" w:rsidRDefault="00393DC0" w:rsidP="00E36F0E">
            <w:pPr>
              <w:rPr>
                <w:rFonts w:cs="Arial"/>
                <w:color w:val="000000"/>
                <w:szCs w:val="20"/>
              </w:rPr>
            </w:pPr>
            <w:r>
              <w:rPr>
                <w:rFonts w:cs="Arial"/>
                <w:color w:val="000000"/>
                <w:szCs w:val="20"/>
              </w:rPr>
              <w:t>WLAN_STA_SM_STATE_CONNECTING</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E3F6323" w14:textId="77777777" w:rsidR="00E36F0E" w:rsidRDefault="00393DC0" w:rsidP="00E36F0E">
            <w:pPr>
              <w:rPr>
                <w:rFonts w:cs="Arial"/>
                <w:color w:val="000000"/>
                <w:szCs w:val="20"/>
              </w:rPr>
            </w:pPr>
            <w:r>
              <w:rPr>
                <w:rFonts w:cs="Arial"/>
                <w:color w:val="000000"/>
                <w:szCs w:val="20"/>
              </w:rP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0CAFF5F" w14:textId="77777777" w:rsidR="00E36F0E" w:rsidRDefault="00393DC0" w:rsidP="00E36F0E">
            <w:pPr>
              <w:rPr>
                <w:rFonts w:cs="Arial"/>
                <w:color w:val="000000"/>
                <w:szCs w:val="20"/>
              </w:rPr>
            </w:pPr>
            <w:r>
              <w:rPr>
                <w:rFonts w:cs="Arial"/>
                <w:color w:val="000000"/>
                <w:szCs w:val="20"/>
              </w:rPr>
              <w:t>Connecting</w:t>
            </w:r>
          </w:p>
        </w:tc>
      </w:tr>
      <w:tr w:rsidR="00E36F0E" w:rsidRPr="00C82768" w14:paraId="6EDB786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54840F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FF1CD9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A686BE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3012FAC" w14:textId="77777777" w:rsidR="00E36F0E" w:rsidRDefault="00393DC0" w:rsidP="00E36F0E">
            <w:pPr>
              <w:rPr>
                <w:rFonts w:cs="Arial"/>
                <w:color w:val="000000"/>
                <w:szCs w:val="20"/>
              </w:rPr>
            </w:pPr>
            <w:r>
              <w:rPr>
                <w:rFonts w:cs="Arial"/>
                <w:color w:val="000000"/>
                <w:szCs w:val="20"/>
              </w:rPr>
              <w:t>WLAN_STA_SM_STATE_CONNECTED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F8ECBC0" w14:textId="77777777" w:rsidR="00E36F0E" w:rsidRDefault="00393DC0" w:rsidP="00E36F0E">
            <w:pPr>
              <w:rPr>
                <w:rFonts w:cs="Arial"/>
                <w:color w:val="000000"/>
                <w:szCs w:val="20"/>
              </w:rPr>
            </w:pPr>
            <w:r>
              <w:rPr>
                <w:rFonts w:cs="Arial"/>
                <w:color w:val="000000"/>
                <w:szCs w:val="20"/>
              </w:rP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42B5EA9" w14:textId="77777777" w:rsidR="00E36F0E" w:rsidRDefault="00393DC0" w:rsidP="00E36F0E">
            <w:pPr>
              <w:rPr>
                <w:rFonts w:cs="Arial"/>
                <w:color w:val="000000"/>
                <w:szCs w:val="20"/>
              </w:rPr>
            </w:pPr>
            <w:r>
              <w:rPr>
                <w:rFonts w:cs="Arial"/>
                <w:color w:val="000000"/>
                <w:szCs w:val="20"/>
              </w:rPr>
              <w:t>Connected</w:t>
            </w:r>
          </w:p>
        </w:tc>
      </w:tr>
      <w:tr w:rsidR="00E36F0E" w:rsidRPr="00C82768" w14:paraId="6069EC5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4A6B65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AAD5CE7"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7D1E02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991615B" w14:textId="77777777" w:rsidR="00E36F0E" w:rsidRDefault="00393DC0" w:rsidP="00E36F0E">
            <w:pPr>
              <w:rPr>
                <w:rFonts w:cs="Arial"/>
                <w:color w:val="000000"/>
                <w:szCs w:val="20"/>
              </w:rPr>
            </w:pPr>
            <w:r>
              <w:rPr>
                <w:rFonts w:cs="Arial"/>
                <w:color w:val="000000"/>
                <w:szCs w:val="20"/>
              </w:rPr>
              <w:t>WLAN_STA_SM_STATE_DISCONNECTING</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950BF72" w14:textId="77777777" w:rsidR="00E36F0E" w:rsidRDefault="00393DC0" w:rsidP="00E36F0E">
            <w:pPr>
              <w:rPr>
                <w:rFonts w:cs="Arial"/>
                <w:color w:val="000000"/>
                <w:szCs w:val="20"/>
              </w:rPr>
            </w:pPr>
            <w:r>
              <w:rPr>
                <w:rFonts w:cs="Arial"/>
                <w:color w:val="000000"/>
                <w:szCs w:val="20"/>
              </w:rPr>
              <w:t>0x5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9CD34A8" w14:textId="77777777" w:rsidR="00E36F0E" w:rsidRDefault="00393DC0" w:rsidP="00E36F0E">
            <w:pPr>
              <w:rPr>
                <w:rFonts w:cs="Arial"/>
                <w:color w:val="000000"/>
                <w:szCs w:val="20"/>
              </w:rPr>
            </w:pPr>
            <w:r>
              <w:rPr>
                <w:rFonts w:cs="Arial"/>
                <w:color w:val="000000"/>
                <w:szCs w:val="20"/>
              </w:rPr>
              <w:t>Disconnecting</w:t>
            </w:r>
          </w:p>
        </w:tc>
      </w:tr>
      <w:tr w:rsidR="00E36F0E" w:rsidRPr="00C82768" w14:paraId="75D4C52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A9DBC1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045DEC6"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3804E0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C3D9B23" w14:textId="77777777" w:rsidR="00E36F0E" w:rsidRDefault="00393DC0" w:rsidP="00E36F0E">
            <w:pPr>
              <w:rPr>
                <w:rFonts w:cs="Arial"/>
                <w:color w:val="000000"/>
                <w:szCs w:val="20"/>
              </w:rPr>
            </w:pPr>
            <w:r>
              <w:rPr>
                <w:rFonts w:cs="Arial"/>
                <w:color w:val="000000"/>
                <w:szCs w:val="20"/>
              </w:rPr>
              <w:t>WLAN_STA_SM_STATE_DISABLING</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2756395" w14:textId="77777777" w:rsidR="00E36F0E" w:rsidRDefault="00393DC0" w:rsidP="00E36F0E">
            <w:pPr>
              <w:rPr>
                <w:rFonts w:cs="Arial"/>
                <w:color w:val="000000"/>
                <w:szCs w:val="20"/>
              </w:rPr>
            </w:pPr>
            <w:r>
              <w:rPr>
                <w:rFonts w:cs="Arial"/>
                <w:color w:val="000000"/>
                <w:szCs w:val="20"/>
              </w:rPr>
              <w:t>0x6</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C7A2B1C" w14:textId="77777777" w:rsidR="00E36F0E" w:rsidRDefault="00393DC0" w:rsidP="00E36F0E">
            <w:pPr>
              <w:rPr>
                <w:rFonts w:cs="Arial"/>
                <w:color w:val="000000"/>
                <w:szCs w:val="20"/>
              </w:rPr>
            </w:pPr>
            <w:r>
              <w:rPr>
                <w:rFonts w:cs="Arial"/>
                <w:color w:val="000000"/>
                <w:szCs w:val="20"/>
              </w:rPr>
              <w:t>Disabling</w:t>
            </w:r>
          </w:p>
        </w:tc>
      </w:tr>
      <w:tr w:rsidR="00E36F0E" w:rsidRPr="00C82768" w14:paraId="450DFA1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E9C96A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84B6525"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F74215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53106B1" w14:textId="77777777" w:rsidR="00E36F0E" w:rsidRDefault="00393DC0" w:rsidP="00E36F0E">
            <w:pPr>
              <w:rPr>
                <w:rFonts w:cs="Arial"/>
                <w:color w:val="000000"/>
                <w:szCs w:val="20"/>
              </w:rPr>
            </w:pPr>
            <w:r>
              <w:rPr>
                <w:rFonts w:cs="Arial"/>
                <w:color w:val="000000"/>
                <w:szCs w:val="20"/>
              </w:rPr>
              <w:t>WLAN_STA_SM_STATE_ERROR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4DA6B39" w14:textId="77777777" w:rsidR="00E36F0E" w:rsidRDefault="00393DC0" w:rsidP="00E36F0E">
            <w:pPr>
              <w:rPr>
                <w:rFonts w:cs="Arial"/>
                <w:color w:val="000000"/>
                <w:szCs w:val="20"/>
              </w:rPr>
            </w:pPr>
            <w:r>
              <w:rPr>
                <w:rFonts w:cs="Arial"/>
                <w:color w:val="000000"/>
                <w:szCs w:val="20"/>
              </w:rPr>
              <w:t>0x7</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A504905" w14:textId="77777777" w:rsidR="00E36F0E" w:rsidRDefault="00393DC0" w:rsidP="00E36F0E">
            <w:pPr>
              <w:rPr>
                <w:rFonts w:cs="Arial"/>
                <w:color w:val="000000"/>
                <w:szCs w:val="20"/>
              </w:rPr>
            </w:pPr>
            <w:r>
              <w:rPr>
                <w:rFonts w:cs="Arial"/>
                <w:color w:val="000000"/>
                <w:szCs w:val="20"/>
              </w:rPr>
              <w:t>Error</w:t>
            </w:r>
          </w:p>
        </w:tc>
      </w:tr>
      <w:tr w:rsidR="00E36F0E" w:rsidRPr="00C82768" w14:paraId="05B2A67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44023D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BAACC22"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26631E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59661C8" w14:textId="77777777" w:rsidR="00E36F0E" w:rsidRDefault="00393DC0" w:rsidP="00E36F0E">
            <w:pPr>
              <w:rPr>
                <w:rFonts w:cs="Arial"/>
                <w:color w:val="000000"/>
                <w:szCs w:val="20"/>
              </w:rPr>
            </w:pPr>
            <w:r>
              <w:rPr>
                <w:rFonts w:cs="Arial"/>
                <w:color w:val="000000"/>
                <w:szCs w:val="20"/>
              </w:rPr>
              <w:t>WLAN_STA_SM_STATE_AUTHERROR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5322C32" w14:textId="77777777" w:rsidR="00E36F0E" w:rsidRDefault="00393DC0" w:rsidP="00E36F0E">
            <w:pPr>
              <w:rPr>
                <w:rFonts w:cs="Arial"/>
                <w:color w:val="000000"/>
                <w:szCs w:val="20"/>
              </w:rPr>
            </w:pPr>
            <w:r>
              <w:rPr>
                <w:rFonts w:cs="Arial"/>
                <w:color w:val="000000"/>
                <w:szCs w:val="20"/>
              </w:rPr>
              <w:t>0x8</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0D63B6E" w14:textId="77777777" w:rsidR="00E36F0E" w:rsidRDefault="00393DC0" w:rsidP="00E36F0E">
            <w:pPr>
              <w:rPr>
                <w:rFonts w:cs="Arial"/>
                <w:color w:val="000000"/>
                <w:szCs w:val="20"/>
              </w:rPr>
            </w:pPr>
            <w:r>
              <w:rPr>
                <w:rFonts w:cs="Arial"/>
                <w:color w:val="000000"/>
                <w:szCs w:val="20"/>
              </w:rPr>
              <w:t>Authentication error</w:t>
            </w:r>
          </w:p>
        </w:tc>
      </w:tr>
      <w:tr w:rsidR="00E36F0E" w:rsidRPr="00C82768" w14:paraId="780BE33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1A8928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B09E51D"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5A7597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020BC9E" w14:textId="77777777" w:rsidR="00E36F0E" w:rsidRDefault="00393DC0" w:rsidP="00E36F0E">
            <w:pPr>
              <w:rPr>
                <w:rFonts w:cs="Arial"/>
                <w:color w:val="000000"/>
                <w:szCs w:val="20"/>
              </w:rPr>
            </w:pPr>
            <w:r>
              <w:rPr>
                <w:rFonts w:cs="Arial"/>
                <w:color w:val="000000"/>
                <w:szCs w:val="20"/>
              </w:rPr>
              <w:t>WLAN_STA_SM_STATE_NWNOTFOUND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2F0D9AF" w14:textId="77777777" w:rsidR="00E36F0E" w:rsidRDefault="00393DC0" w:rsidP="00E36F0E">
            <w:pPr>
              <w:rPr>
                <w:rFonts w:cs="Arial"/>
                <w:color w:val="000000"/>
                <w:szCs w:val="20"/>
              </w:rPr>
            </w:pPr>
            <w:r>
              <w:rPr>
                <w:rFonts w:cs="Arial"/>
                <w:color w:val="000000"/>
                <w:szCs w:val="20"/>
              </w:rPr>
              <w:t>0x9</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CDBD1C9" w14:textId="77777777" w:rsidR="00E36F0E" w:rsidRDefault="00393DC0" w:rsidP="00E36F0E">
            <w:pPr>
              <w:rPr>
                <w:rFonts w:cs="Arial"/>
                <w:color w:val="000000"/>
                <w:szCs w:val="20"/>
              </w:rPr>
            </w:pPr>
            <w:r>
              <w:rPr>
                <w:rFonts w:cs="Arial"/>
                <w:color w:val="000000"/>
                <w:szCs w:val="20"/>
              </w:rPr>
              <w:t>Network not found</w:t>
            </w:r>
          </w:p>
        </w:tc>
      </w:tr>
      <w:tr w:rsidR="00E36F0E" w:rsidRPr="00C82768" w14:paraId="14BB626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B195F1E"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762F883" w14:textId="77777777" w:rsidR="00E36F0E" w:rsidRDefault="00393DC0" w:rsidP="00E36F0E">
            <w:r>
              <w:t>ifId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AE481BF" w14:textId="77777777" w:rsidR="00E36F0E"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B525327"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04CE60B" w14:textId="77777777" w:rsidR="00E36F0E" w:rsidRPr="0011264E"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1221CE6" w14:textId="77777777" w:rsidR="00E36F0E" w:rsidRDefault="00393DC0" w:rsidP="00E36F0E">
            <w:r>
              <w:t>Interface ID</w:t>
            </w:r>
          </w:p>
        </w:tc>
      </w:tr>
    </w:tbl>
    <w:p w14:paraId="310726C5" w14:textId="436E7D24" w:rsidR="00E36F0E" w:rsidRDefault="00393DC0" w:rsidP="00506E2F">
      <w:pPr>
        <w:pStyle w:val="Heading4"/>
      </w:pPr>
      <w:r w:rsidRPr="00B9479B">
        <w:t>MD-REQ-380310/A-StationModeStats</w:t>
      </w:r>
    </w:p>
    <w:p w14:paraId="62098EAD" w14:textId="77777777" w:rsidR="00E36F0E" w:rsidRPr="00B01A09"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WLAN station mode statistics</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3797E854"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23B37B8F" w14:textId="77777777" w:rsidR="00E36F0E" w:rsidRPr="00C82768" w:rsidRDefault="00E36F0E" w:rsidP="00E36F0E">
            <w:pPr>
              <w:spacing w:line="256" w:lineRule="auto"/>
              <w:rPr>
                <w:sz w:val="8"/>
              </w:rPr>
            </w:pPr>
          </w:p>
        </w:tc>
      </w:tr>
      <w:tr w:rsidR="00E36F0E" w:rsidRPr="00C82768" w14:paraId="08E8666A"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59B8AE03"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1CF89E94" w14:textId="77777777" w:rsidR="00E36F0E" w:rsidRPr="00C82768" w:rsidRDefault="00393DC0" w:rsidP="00E36F0E">
            <w:pPr>
              <w:spacing w:line="256" w:lineRule="auto"/>
            </w:pPr>
            <w:r w:rsidRPr="00DA32BB">
              <w:t>One-Shot (</w:t>
            </w:r>
            <w:r>
              <w:t>A-Synch)</w:t>
            </w:r>
          </w:p>
        </w:tc>
      </w:tr>
      <w:tr w:rsidR="00E36F0E" w:rsidRPr="00C82768" w14:paraId="767B6429"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56ADB165"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607B5511" w14:textId="77777777" w:rsidR="00E36F0E" w:rsidRPr="00C82768" w:rsidRDefault="00393DC0" w:rsidP="00E36F0E">
            <w:pPr>
              <w:spacing w:line="256" w:lineRule="auto"/>
            </w:pPr>
            <w:r w:rsidRPr="00C82768">
              <w:t>Default</w:t>
            </w:r>
          </w:p>
        </w:tc>
      </w:tr>
      <w:tr w:rsidR="00E36F0E" w:rsidRPr="00C82768" w14:paraId="31557D80"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76BE63D0"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01082A90" w14:textId="77777777" w:rsidR="00E36F0E" w:rsidRPr="00C82768" w:rsidRDefault="00393DC0" w:rsidP="00E36F0E">
            <w:pPr>
              <w:spacing w:line="256" w:lineRule="auto"/>
            </w:pPr>
            <w:r w:rsidRPr="00C82768">
              <w:t>No</w:t>
            </w:r>
          </w:p>
        </w:tc>
      </w:tr>
      <w:tr w:rsidR="00E36F0E" w:rsidRPr="00C82768" w14:paraId="535213E8"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37BC7144" w14:textId="77777777" w:rsidR="00E36F0E" w:rsidRPr="00C82768" w:rsidRDefault="00E36F0E" w:rsidP="00E36F0E">
            <w:pPr>
              <w:spacing w:line="256" w:lineRule="auto"/>
              <w:rPr>
                <w:sz w:val="8"/>
              </w:rPr>
            </w:pPr>
          </w:p>
        </w:tc>
      </w:tr>
      <w:tr w:rsidR="00E36F0E" w:rsidRPr="00C82768" w14:paraId="52821E1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0ED2977B"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400A0840"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5BEB4C6D"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CDFCEE2"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1109369"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3F3FEC8" w14:textId="77777777" w:rsidR="00E36F0E" w:rsidRPr="00C82768" w:rsidRDefault="00393DC0" w:rsidP="00E36F0E">
            <w:pPr>
              <w:rPr>
                <w:b/>
              </w:rPr>
            </w:pPr>
            <w:r w:rsidRPr="00C82768">
              <w:rPr>
                <w:b/>
              </w:rPr>
              <w:t>Description</w:t>
            </w:r>
          </w:p>
        </w:tc>
      </w:tr>
      <w:tr w:rsidR="00E36F0E" w:rsidRPr="00C82768" w14:paraId="3A719164"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64CA281B" w14:textId="77777777" w:rsidR="00E36F0E" w:rsidRPr="00C82768" w:rsidRDefault="00393DC0" w:rsidP="00E36F0E">
            <w:pPr>
              <w:rPr>
                <w:b/>
              </w:rPr>
            </w:pPr>
            <w:r w:rsidRPr="00C82768">
              <w:rPr>
                <w:b/>
              </w:rPr>
              <w:t>Request</w:t>
            </w:r>
          </w:p>
        </w:tc>
      </w:tr>
      <w:tr w:rsidR="00E36F0E" w:rsidRPr="00C82768" w14:paraId="6E95EA8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1E36D4A"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7CE4800D" w14:textId="77777777" w:rsidR="00E36F0E" w:rsidRDefault="00393DC0" w:rsidP="00E36F0E">
            <w:r>
              <w:t>ifId</w:t>
            </w:r>
          </w:p>
        </w:tc>
        <w:tc>
          <w:tcPr>
            <w:tcW w:w="900" w:type="dxa"/>
            <w:tcBorders>
              <w:top w:val="single" w:sz="4" w:space="0" w:color="auto"/>
              <w:left w:val="single" w:sz="4" w:space="0" w:color="auto"/>
              <w:bottom w:val="single" w:sz="4" w:space="0" w:color="auto"/>
              <w:right w:val="single" w:sz="4" w:space="0" w:color="auto"/>
            </w:tcBorders>
          </w:tcPr>
          <w:p w14:paraId="6511808F" w14:textId="77777777" w:rsidR="00E36F0E"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tcPr>
          <w:p w14:paraId="6B7DE84E"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5845E9ED" w14:textId="77777777" w:rsidR="00E36F0E" w:rsidRPr="0011264E"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tcPr>
          <w:p w14:paraId="0D2C1107" w14:textId="77777777" w:rsidR="00E36F0E" w:rsidRDefault="00393DC0" w:rsidP="00E36F0E">
            <w:r>
              <w:t>Interface ID</w:t>
            </w:r>
          </w:p>
        </w:tc>
      </w:tr>
      <w:tr w:rsidR="00E36F0E" w:rsidRPr="00C82768" w14:paraId="53292D6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0853CEC2"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122FB07C" w14:textId="77777777" w:rsidR="00E36F0E" w:rsidRDefault="00393DC0" w:rsidP="00E36F0E">
            <w:r>
              <w:t>ifaceName</w:t>
            </w:r>
          </w:p>
        </w:tc>
        <w:tc>
          <w:tcPr>
            <w:tcW w:w="900" w:type="dxa"/>
            <w:tcBorders>
              <w:top w:val="single" w:sz="4" w:space="0" w:color="auto"/>
              <w:left w:val="single" w:sz="4" w:space="0" w:color="auto"/>
              <w:bottom w:val="single" w:sz="4" w:space="0" w:color="auto"/>
              <w:right w:val="single" w:sz="4" w:space="0" w:color="auto"/>
            </w:tcBorders>
          </w:tcPr>
          <w:p w14:paraId="4A924DE0"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tcPr>
          <w:p w14:paraId="69C2797E"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64BBBEEC" w14:textId="77777777" w:rsidR="00E36F0E" w:rsidRPr="00F1221C" w:rsidRDefault="00393DC0" w:rsidP="00E36F0E">
            <w:r w:rsidRPr="00F1221C">
              <w:t>Char Value:0-255</w:t>
            </w:r>
          </w:p>
          <w:p w14:paraId="11985002" w14:textId="77777777" w:rsidR="00E36F0E" w:rsidRPr="0011264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tcPr>
          <w:p w14:paraId="1B422243" w14:textId="77777777" w:rsidR="00E36F0E" w:rsidRDefault="00393DC0" w:rsidP="00E36F0E">
            <w:r>
              <w:t>Interface Name</w:t>
            </w:r>
          </w:p>
        </w:tc>
      </w:tr>
      <w:tr w:rsidR="00E36F0E" w:rsidRPr="00C82768" w14:paraId="346EE1A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DBF5959"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60D3AD7B" w14:textId="77777777" w:rsidR="00E36F0E" w:rsidRDefault="00393DC0" w:rsidP="00E36F0E">
            <w:r>
              <w:t>StatsCmdType</w:t>
            </w:r>
          </w:p>
        </w:tc>
        <w:tc>
          <w:tcPr>
            <w:tcW w:w="900" w:type="dxa"/>
            <w:tcBorders>
              <w:top w:val="single" w:sz="4" w:space="0" w:color="auto"/>
              <w:left w:val="single" w:sz="4" w:space="0" w:color="auto"/>
              <w:bottom w:val="single" w:sz="4" w:space="0" w:color="auto"/>
              <w:right w:val="single" w:sz="4" w:space="0" w:color="auto"/>
            </w:tcBorders>
          </w:tcPr>
          <w:p w14:paraId="33B33528"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tcPr>
          <w:p w14:paraId="7D0B0177"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2A442C71" w14:textId="77777777" w:rsidR="00E36F0E" w:rsidRPr="0011264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1469A86C" w14:textId="77777777" w:rsidR="00E36F0E" w:rsidRDefault="00E36F0E" w:rsidP="00E36F0E"/>
        </w:tc>
      </w:tr>
      <w:tr w:rsidR="00E36F0E" w:rsidRPr="00C82768" w14:paraId="59A196B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1CD3497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70B5270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70A6189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2F0B5BB6" w14:textId="77777777" w:rsidR="00E36F0E" w:rsidRDefault="00393DC0" w:rsidP="00E36F0E">
            <w:pPr>
              <w:rPr>
                <w:rFonts w:cs="Arial"/>
                <w:color w:val="000000"/>
                <w:szCs w:val="20"/>
              </w:rPr>
            </w:pPr>
            <w:r>
              <w:rPr>
                <w:rFonts w:cs="Arial"/>
                <w:color w:val="000000"/>
                <w:szCs w:val="20"/>
              </w:rPr>
              <w:t>DISABLE</w:t>
            </w:r>
          </w:p>
        </w:tc>
        <w:tc>
          <w:tcPr>
            <w:tcW w:w="1170" w:type="dxa"/>
            <w:tcBorders>
              <w:top w:val="single" w:sz="4" w:space="0" w:color="auto"/>
              <w:left w:val="single" w:sz="4" w:space="0" w:color="auto"/>
              <w:bottom w:val="single" w:sz="4" w:space="0" w:color="auto"/>
              <w:right w:val="single" w:sz="4" w:space="0" w:color="auto"/>
            </w:tcBorders>
          </w:tcPr>
          <w:p w14:paraId="61CA27C3" w14:textId="77777777" w:rsidR="00E36F0E" w:rsidRDefault="00393DC0" w:rsidP="00E36F0E">
            <w:pPr>
              <w:rPr>
                <w:rFonts w:cs="Arial"/>
                <w:color w:val="000000"/>
                <w:szCs w:val="20"/>
              </w:rPr>
            </w:pPr>
            <w:r>
              <w:rPr>
                <w:rFonts w:cs="Arial"/>
                <w:color w:val="000000"/>
                <w:szCs w:val="20"/>
              </w:rPr>
              <w:t>0x0</w:t>
            </w:r>
          </w:p>
        </w:tc>
        <w:tc>
          <w:tcPr>
            <w:tcW w:w="3330" w:type="dxa"/>
            <w:tcBorders>
              <w:top w:val="single" w:sz="4" w:space="0" w:color="auto"/>
              <w:left w:val="single" w:sz="4" w:space="0" w:color="auto"/>
              <w:bottom w:val="single" w:sz="4" w:space="0" w:color="auto"/>
              <w:right w:val="single" w:sz="4" w:space="0" w:color="auto"/>
            </w:tcBorders>
          </w:tcPr>
          <w:p w14:paraId="23644B18" w14:textId="77777777" w:rsidR="00E36F0E" w:rsidRDefault="00393DC0" w:rsidP="00E36F0E">
            <w:pPr>
              <w:rPr>
                <w:rFonts w:cs="Arial"/>
                <w:color w:val="000000"/>
                <w:szCs w:val="20"/>
              </w:rPr>
            </w:pPr>
            <w:r>
              <w:rPr>
                <w:rFonts w:cs="Arial"/>
                <w:color w:val="000000"/>
                <w:szCs w:val="20"/>
              </w:rPr>
              <w:t>Disable</w:t>
            </w:r>
          </w:p>
        </w:tc>
      </w:tr>
      <w:tr w:rsidR="00E36F0E" w:rsidRPr="00C82768" w14:paraId="50930CA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7207AE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2418744C"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593242CD"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78399F57" w14:textId="77777777" w:rsidR="00E36F0E" w:rsidRDefault="00393DC0" w:rsidP="00E36F0E">
            <w:pPr>
              <w:rPr>
                <w:rFonts w:cs="Arial"/>
                <w:color w:val="000000"/>
                <w:szCs w:val="20"/>
              </w:rPr>
            </w:pPr>
            <w:r>
              <w:rPr>
                <w:rFonts w:cs="Arial"/>
                <w:color w:val="000000"/>
                <w:szCs w:val="20"/>
              </w:rPr>
              <w:t>ENABLE</w:t>
            </w:r>
          </w:p>
        </w:tc>
        <w:tc>
          <w:tcPr>
            <w:tcW w:w="1170" w:type="dxa"/>
            <w:tcBorders>
              <w:top w:val="single" w:sz="4" w:space="0" w:color="auto"/>
              <w:left w:val="single" w:sz="4" w:space="0" w:color="auto"/>
              <w:bottom w:val="single" w:sz="4" w:space="0" w:color="auto"/>
              <w:right w:val="single" w:sz="4" w:space="0" w:color="auto"/>
            </w:tcBorders>
          </w:tcPr>
          <w:p w14:paraId="55A2C9E2" w14:textId="77777777" w:rsidR="00E36F0E" w:rsidRDefault="00393DC0" w:rsidP="00E36F0E">
            <w:pPr>
              <w:rPr>
                <w:rFonts w:cs="Arial"/>
                <w:color w:val="000000"/>
                <w:szCs w:val="20"/>
              </w:rPr>
            </w:pPr>
            <w:r>
              <w:rPr>
                <w:rFonts w:cs="Arial"/>
                <w:color w:val="000000"/>
                <w:szCs w:val="20"/>
              </w:rPr>
              <w:t>0x1</w:t>
            </w:r>
          </w:p>
        </w:tc>
        <w:tc>
          <w:tcPr>
            <w:tcW w:w="3330" w:type="dxa"/>
            <w:tcBorders>
              <w:top w:val="single" w:sz="4" w:space="0" w:color="auto"/>
              <w:left w:val="single" w:sz="4" w:space="0" w:color="auto"/>
              <w:bottom w:val="single" w:sz="4" w:space="0" w:color="auto"/>
              <w:right w:val="single" w:sz="4" w:space="0" w:color="auto"/>
            </w:tcBorders>
          </w:tcPr>
          <w:p w14:paraId="6127D7EA" w14:textId="77777777" w:rsidR="00E36F0E" w:rsidRDefault="00393DC0" w:rsidP="00E36F0E">
            <w:pPr>
              <w:rPr>
                <w:rFonts w:cs="Arial"/>
                <w:color w:val="000000"/>
                <w:szCs w:val="20"/>
              </w:rPr>
            </w:pPr>
            <w:r>
              <w:rPr>
                <w:rFonts w:cs="Arial"/>
                <w:color w:val="000000"/>
                <w:szCs w:val="20"/>
              </w:rPr>
              <w:t>Enable</w:t>
            </w:r>
          </w:p>
        </w:tc>
      </w:tr>
      <w:tr w:rsidR="00E36F0E" w:rsidRPr="00C82768" w14:paraId="2272D14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459BBB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tcPr>
          <w:p w14:paraId="7183FD4D"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tcPr>
          <w:p w14:paraId="6F99634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tcPr>
          <w:p w14:paraId="6A82F282" w14:textId="77777777" w:rsidR="00E36F0E" w:rsidRDefault="00393DC0" w:rsidP="00E36F0E">
            <w:pPr>
              <w:rPr>
                <w:rFonts w:cs="Arial"/>
                <w:color w:val="000000"/>
                <w:szCs w:val="20"/>
              </w:rPr>
            </w:pPr>
            <w:r>
              <w:rPr>
                <w:rFonts w:cs="Arial"/>
                <w:color w:val="000000"/>
                <w:szCs w:val="20"/>
              </w:rPr>
              <w:t>QUERY</w:t>
            </w:r>
          </w:p>
        </w:tc>
        <w:tc>
          <w:tcPr>
            <w:tcW w:w="1170" w:type="dxa"/>
            <w:tcBorders>
              <w:top w:val="single" w:sz="4" w:space="0" w:color="auto"/>
              <w:left w:val="single" w:sz="4" w:space="0" w:color="auto"/>
              <w:bottom w:val="single" w:sz="4" w:space="0" w:color="auto"/>
              <w:right w:val="single" w:sz="4" w:space="0" w:color="auto"/>
            </w:tcBorders>
          </w:tcPr>
          <w:p w14:paraId="3C9E6355" w14:textId="77777777" w:rsidR="00E36F0E" w:rsidRDefault="00393DC0" w:rsidP="00E36F0E">
            <w:pPr>
              <w:rPr>
                <w:rFonts w:cs="Arial"/>
                <w:color w:val="000000"/>
                <w:szCs w:val="20"/>
              </w:rPr>
            </w:pPr>
            <w:r>
              <w:rPr>
                <w:rFonts w:cs="Arial"/>
                <w:color w:val="000000"/>
                <w:szCs w:val="20"/>
              </w:rPr>
              <w:t>0x2</w:t>
            </w:r>
          </w:p>
        </w:tc>
        <w:tc>
          <w:tcPr>
            <w:tcW w:w="3330" w:type="dxa"/>
            <w:tcBorders>
              <w:top w:val="single" w:sz="4" w:space="0" w:color="auto"/>
              <w:left w:val="single" w:sz="4" w:space="0" w:color="auto"/>
              <w:bottom w:val="single" w:sz="4" w:space="0" w:color="auto"/>
              <w:right w:val="single" w:sz="4" w:space="0" w:color="auto"/>
            </w:tcBorders>
          </w:tcPr>
          <w:p w14:paraId="23558242" w14:textId="77777777" w:rsidR="00E36F0E" w:rsidRDefault="00393DC0" w:rsidP="00E36F0E">
            <w:pPr>
              <w:rPr>
                <w:rFonts w:cs="Arial"/>
                <w:color w:val="000000"/>
                <w:szCs w:val="20"/>
              </w:rPr>
            </w:pPr>
            <w:r>
              <w:rPr>
                <w:rFonts w:cs="Arial"/>
                <w:color w:val="000000"/>
                <w:szCs w:val="20"/>
              </w:rPr>
              <w:t>Query current state</w:t>
            </w:r>
          </w:p>
        </w:tc>
      </w:tr>
      <w:tr w:rsidR="00E36F0E" w:rsidRPr="00C82768" w14:paraId="53DECE1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29D46113"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539CD12B" w14:textId="77777777" w:rsidR="00E36F0E" w:rsidRDefault="00393DC0" w:rsidP="00E36F0E">
            <w:r>
              <w:t>reportingWindow</w:t>
            </w:r>
          </w:p>
        </w:tc>
        <w:tc>
          <w:tcPr>
            <w:tcW w:w="900" w:type="dxa"/>
            <w:tcBorders>
              <w:top w:val="single" w:sz="4" w:space="0" w:color="auto"/>
              <w:left w:val="single" w:sz="4" w:space="0" w:color="auto"/>
              <w:bottom w:val="single" w:sz="4" w:space="0" w:color="auto"/>
              <w:right w:val="single" w:sz="4" w:space="0" w:color="auto"/>
            </w:tcBorders>
          </w:tcPr>
          <w:p w14:paraId="42115276" w14:textId="77777777" w:rsidR="00E36F0E"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tcPr>
          <w:p w14:paraId="2D954BAA" w14:textId="77777777" w:rsidR="00E36F0E" w:rsidRDefault="00393DC0" w:rsidP="00E36F0E">
            <w:pPr>
              <w:rPr>
                <w:rFonts w:cs="Arial"/>
                <w:color w:val="000000"/>
                <w:szCs w:val="20"/>
              </w:rPr>
            </w:pPr>
            <w:r>
              <w:t>-</w:t>
            </w:r>
          </w:p>
        </w:tc>
        <w:tc>
          <w:tcPr>
            <w:tcW w:w="1170" w:type="dxa"/>
            <w:tcBorders>
              <w:top w:val="single" w:sz="4" w:space="0" w:color="auto"/>
              <w:left w:val="single" w:sz="4" w:space="0" w:color="auto"/>
              <w:bottom w:val="single" w:sz="4" w:space="0" w:color="auto"/>
              <w:right w:val="single" w:sz="4" w:space="0" w:color="auto"/>
            </w:tcBorders>
          </w:tcPr>
          <w:p w14:paraId="53848795" w14:textId="77777777" w:rsidR="00E36F0E" w:rsidRDefault="00393DC0" w:rsidP="00E36F0E">
            <w:pPr>
              <w:rPr>
                <w:rFonts w:cs="Arial"/>
                <w:color w:val="000000"/>
                <w:szCs w:val="20"/>
              </w:rPr>
            </w:pPr>
            <w:r>
              <w:t>0-4294967295</w:t>
            </w:r>
          </w:p>
        </w:tc>
        <w:tc>
          <w:tcPr>
            <w:tcW w:w="3330" w:type="dxa"/>
            <w:tcBorders>
              <w:top w:val="single" w:sz="4" w:space="0" w:color="auto"/>
              <w:left w:val="single" w:sz="4" w:space="0" w:color="auto"/>
              <w:bottom w:val="single" w:sz="4" w:space="0" w:color="auto"/>
              <w:right w:val="single" w:sz="4" w:space="0" w:color="auto"/>
            </w:tcBorders>
          </w:tcPr>
          <w:p w14:paraId="1E523C44" w14:textId="77777777" w:rsidR="00E36F0E" w:rsidRDefault="00393DC0" w:rsidP="00E36F0E">
            <w:pPr>
              <w:rPr>
                <w:rFonts w:cs="Arial"/>
                <w:color w:val="000000"/>
                <w:szCs w:val="20"/>
              </w:rPr>
            </w:pPr>
            <w:r>
              <w:rPr>
                <w:rFonts w:cs="Arial"/>
                <w:color w:val="000000"/>
                <w:szCs w:val="20"/>
              </w:rPr>
              <w:t>Seconds</w:t>
            </w:r>
          </w:p>
        </w:tc>
      </w:tr>
      <w:tr w:rsidR="00E36F0E" w:rsidRPr="00C82768" w14:paraId="4FCFE15D"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259492C9" w14:textId="77777777" w:rsidR="00E36F0E" w:rsidRPr="00C82768" w:rsidRDefault="00393DC0" w:rsidP="00E36F0E">
            <w:r w:rsidRPr="00C82768">
              <w:rPr>
                <w:b/>
              </w:rPr>
              <w:t>Response</w:t>
            </w:r>
          </w:p>
        </w:tc>
      </w:tr>
      <w:tr w:rsidR="00E36F0E" w:rsidRPr="00C82768" w14:paraId="41115BC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5059D66"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374527B" w14:textId="77777777" w:rsidR="00E36F0E" w:rsidRDefault="00393DC0" w:rsidP="00E36F0E">
            <w:r>
              <w:t>ifId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08D1F69" w14:textId="77777777" w:rsidR="00E36F0E"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0FADA2F"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2910B26" w14:textId="77777777" w:rsidR="00E36F0E" w:rsidRPr="0011264E"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16594FC" w14:textId="77777777" w:rsidR="00E36F0E" w:rsidRDefault="00393DC0" w:rsidP="00E36F0E">
            <w:r>
              <w:t>Interface ID</w:t>
            </w:r>
          </w:p>
        </w:tc>
      </w:tr>
      <w:tr w:rsidR="00E36F0E" w:rsidRPr="00C82768" w14:paraId="27A1829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1FA4E56"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A9C14CF" w14:textId="77777777" w:rsidR="00E36F0E" w:rsidRDefault="00393DC0" w:rsidP="00E36F0E">
            <w:r>
              <w:t>ifaceName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0D6FB54"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2748CD8"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C4C37AC" w14:textId="77777777" w:rsidR="00E36F0E" w:rsidRPr="00F1221C" w:rsidRDefault="00393DC0" w:rsidP="00E36F0E">
            <w:r w:rsidRPr="00F1221C">
              <w:t>Char Value:0-255</w:t>
            </w:r>
          </w:p>
          <w:p w14:paraId="1300AF68" w14:textId="77777777" w:rsidR="00E36F0E" w:rsidRPr="0011264E" w:rsidRDefault="00393DC0" w:rsidP="00E36F0E">
            <w:r w:rsidRPr="00F1221C">
              <w:lastRenderedPageBreak/>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C55EE3E" w14:textId="77777777" w:rsidR="00E36F0E" w:rsidRDefault="00393DC0" w:rsidP="00E36F0E">
            <w:r>
              <w:lastRenderedPageBreak/>
              <w:t>Interface Name</w:t>
            </w:r>
          </w:p>
        </w:tc>
      </w:tr>
      <w:tr w:rsidR="00E36F0E" w:rsidRPr="00C82768" w14:paraId="19EE494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A1C7C73"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1DF498E" w14:textId="77777777" w:rsidR="00E36F0E" w:rsidRDefault="00393DC0" w:rsidP="00E36F0E">
            <w:r>
              <w:t>StatsCmdType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E159723"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D540FA6"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CE94FC3" w14:textId="77777777" w:rsidR="00E36F0E" w:rsidRPr="0011264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DA5BA71" w14:textId="77777777" w:rsidR="00E36F0E" w:rsidRDefault="00E36F0E" w:rsidP="00E36F0E"/>
        </w:tc>
      </w:tr>
      <w:tr w:rsidR="00E36F0E" w:rsidRPr="00C82768" w14:paraId="1726412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57E2CE4"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48D0996"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1B58268"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B588B20" w14:textId="77777777" w:rsidR="00E36F0E" w:rsidRDefault="00393DC0" w:rsidP="00E36F0E">
            <w:pPr>
              <w:rPr>
                <w:rFonts w:cs="Arial"/>
                <w:color w:val="000000"/>
                <w:szCs w:val="20"/>
              </w:rPr>
            </w:pPr>
            <w:r>
              <w:rPr>
                <w:rFonts w:cs="Arial"/>
                <w:color w:val="000000"/>
                <w:szCs w:val="20"/>
              </w:rPr>
              <w:t>DISABLE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EDE1F12" w14:textId="77777777" w:rsidR="00E36F0E" w:rsidRDefault="00393DC0" w:rsidP="00E36F0E">
            <w:pPr>
              <w:rPr>
                <w:rFonts w:cs="Arial"/>
                <w:color w:val="000000"/>
                <w:szCs w:val="20"/>
              </w:rPr>
            </w:pPr>
            <w:r>
              <w:rPr>
                <w:rFonts w:cs="Arial"/>
                <w:color w:val="000000"/>
                <w:szCs w:val="20"/>
              </w:rPr>
              <w:t> 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A5AC437" w14:textId="77777777" w:rsidR="00E36F0E" w:rsidRDefault="00393DC0" w:rsidP="00E36F0E">
            <w:pPr>
              <w:rPr>
                <w:rFonts w:cs="Arial"/>
                <w:color w:val="000000"/>
                <w:szCs w:val="20"/>
              </w:rPr>
            </w:pPr>
            <w:r>
              <w:rPr>
                <w:rFonts w:cs="Arial"/>
                <w:color w:val="000000"/>
                <w:szCs w:val="20"/>
              </w:rPr>
              <w:t>Disable</w:t>
            </w:r>
          </w:p>
        </w:tc>
      </w:tr>
      <w:tr w:rsidR="00E36F0E" w:rsidRPr="00C82768" w14:paraId="79C8488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19F5B54"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97F6248"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6EA49E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5223CBF" w14:textId="77777777" w:rsidR="00E36F0E" w:rsidRDefault="00393DC0" w:rsidP="00E36F0E">
            <w:pPr>
              <w:rPr>
                <w:rFonts w:cs="Arial"/>
                <w:color w:val="000000"/>
                <w:szCs w:val="20"/>
              </w:rPr>
            </w:pPr>
            <w:r>
              <w:rPr>
                <w:rFonts w:cs="Arial"/>
                <w:color w:val="000000"/>
                <w:szCs w:val="20"/>
              </w:rPr>
              <w:t>ENABLE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D8141B5" w14:textId="77777777" w:rsidR="00E36F0E" w:rsidRDefault="00393DC0" w:rsidP="00E36F0E">
            <w:pPr>
              <w:rPr>
                <w:rFonts w:cs="Arial"/>
                <w:color w:val="000000"/>
                <w:szCs w:val="20"/>
              </w:rPr>
            </w:pPr>
            <w:r>
              <w:rPr>
                <w:rFonts w:cs="Arial"/>
                <w:color w:val="000000"/>
                <w:szCs w:val="20"/>
              </w:rPr>
              <w:t> 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2C279D3" w14:textId="77777777" w:rsidR="00E36F0E" w:rsidRDefault="00393DC0" w:rsidP="00E36F0E">
            <w:pPr>
              <w:rPr>
                <w:rFonts w:cs="Arial"/>
                <w:color w:val="000000"/>
                <w:szCs w:val="20"/>
              </w:rPr>
            </w:pPr>
            <w:r>
              <w:rPr>
                <w:rFonts w:cs="Arial"/>
                <w:color w:val="000000"/>
                <w:szCs w:val="20"/>
              </w:rPr>
              <w:t>Enable</w:t>
            </w:r>
          </w:p>
        </w:tc>
      </w:tr>
      <w:tr w:rsidR="00E36F0E" w:rsidRPr="00C82768" w14:paraId="639D43E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3942C3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670B5B6"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CF7D36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A75A015" w14:textId="77777777" w:rsidR="00E36F0E" w:rsidRDefault="00393DC0" w:rsidP="00E36F0E">
            <w:pPr>
              <w:rPr>
                <w:rFonts w:cs="Arial"/>
                <w:color w:val="000000"/>
                <w:szCs w:val="20"/>
              </w:rPr>
            </w:pPr>
            <w:r>
              <w:rPr>
                <w:rFonts w:cs="Arial"/>
                <w:color w:val="000000"/>
                <w:szCs w:val="20"/>
              </w:rPr>
              <w:t>QUERY</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D8B3007" w14:textId="77777777" w:rsidR="00E36F0E" w:rsidRDefault="00393DC0" w:rsidP="00E36F0E">
            <w:pPr>
              <w:rPr>
                <w:rFonts w:cs="Arial"/>
                <w:color w:val="000000"/>
                <w:szCs w:val="20"/>
              </w:rPr>
            </w:pPr>
            <w:r>
              <w:rPr>
                <w:rFonts w:cs="Arial"/>
                <w:color w:val="000000"/>
                <w:szCs w:val="20"/>
              </w:rPr>
              <w:t> 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FBE53B0" w14:textId="77777777" w:rsidR="00E36F0E" w:rsidRDefault="00393DC0" w:rsidP="00E36F0E">
            <w:pPr>
              <w:rPr>
                <w:rFonts w:cs="Arial"/>
                <w:color w:val="000000"/>
                <w:szCs w:val="20"/>
              </w:rPr>
            </w:pPr>
            <w:r>
              <w:rPr>
                <w:rFonts w:cs="Arial"/>
                <w:color w:val="000000"/>
                <w:szCs w:val="20"/>
              </w:rPr>
              <w:t>Query current state</w:t>
            </w:r>
          </w:p>
        </w:tc>
      </w:tr>
      <w:tr w:rsidR="00E36F0E" w:rsidRPr="00C82768" w14:paraId="79F5874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343D5C2"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C6C3436" w14:textId="77777777" w:rsidR="00E36F0E" w:rsidRDefault="00393DC0" w:rsidP="00E36F0E">
            <w:r>
              <w:t>WlanRet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E1BF96C"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23C7D2C"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59AF221" w14:textId="77777777" w:rsidR="00E36F0E" w:rsidRPr="0011264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4479A40" w14:textId="77777777" w:rsidR="00E36F0E" w:rsidRDefault="00E36F0E" w:rsidP="00E36F0E"/>
        </w:tc>
      </w:tr>
      <w:tr w:rsidR="00E36F0E" w:rsidRPr="00C82768" w14:paraId="2C486C5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B539CB6"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1AFDDF1"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2E228A3"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93DD6FE" w14:textId="77777777" w:rsidR="00E36F0E" w:rsidRPr="00C82768" w:rsidRDefault="00393DC0" w:rsidP="00E36F0E">
            <w:r>
              <w:t>WLAN_ERROR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46DD00C" w14:textId="77777777" w:rsidR="00E36F0E" w:rsidRPr="008127A4"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3D34D48" w14:textId="77777777" w:rsidR="00E36F0E" w:rsidRDefault="00393DC0" w:rsidP="00E36F0E">
            <w:r>
              <w:t>Error/Failure</w:t>
            </w:r>
          </w:p>
        </w:tc>
      </w:tr>
      <w:tr w:rsidR="00E36F0E" w:rsidRPr="00C82768" w14:paraId="4CA7300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172283D"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37EA10C"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BF530FC"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8651567" w14:textId="77777777" w:rsidR="00E36F0E" w:rsidRPr="00C82768" w:rsidRDefault="00393DC0" w:rsidP="00E36F0E">
            <w:r>
              <w:t>WLAN_SUCCESS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8F2F2F4" w14:textId="77777777" w:rsidR="00E36F0E" w:rsidRPr="008127A4"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B5F28A6" w14:textId="77777777" w:rsidR="00E36F0E" w:rsidRDefault="00393DC0" w:rsidP="00E36F0E">
            <w:r>
              <w:t>Success</w:t>
            </w:r>
          </w:p>
        </w:tc>
      </w:tr>
      <w:tr w:rsidR="00E36F0E" w:rsidRPr="00C82768" w14:paraId="4BC08E0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4E9B669"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507B362" w14:textId="77777777" w:rsidR="00E36F0E" w:rsidRDefault="00393DC0" w:rsidP="00E36F0E">
            <w:pPr>
              <w:rPr>
                <w:rFonts w:cs="Arial"/>
                <w:color w:val="000000"/>
                <w:szCs w:val="20"/>
              </w:rPr>
            </w:pPr>
            <w:r>
              <w:rPr>
                <w:rFonts w:cs="Arial"/>
                <w:color w:val="000000"/>
                <w:szCs w:val="20"/>
              </w:rPr>
              <w:t>pktsTxV4</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3799D41" w14:textId="77777777" w:rsidR="00E36F0E" w:rsidRDefault="00393DC0" w:rsidP="00E36F0E">
            <w:r>
              <w:t>Int64</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B929A9D"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2421DE7" w14:textId="77777777" w:rsidR="00E36F0E" w:rsidRPr="0011264E" w:rsidRDefault="00393DC0" w:rsidP="00E36F0E">
            <w:r>
              <w:t>0-18446744073709551615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D81E87C" w14:textId="77777777" w:rsidR="00E36F0E" w:rsidRDefault="00393DC0" w:rsidP="00E36F0E">
            <w:pPr>
              <w:rPr>
                <w:rFonts w:cs="Arial"/>
                <w:color w:val="000000"/>
                <w:szCs w:val="20"/>
              </w:rPr>
            </w:pPr>
            <w:r>
              <w:rPr>
                <w:rFonts w:cs="Arial"/>
                <w:color w:val="000000"/>
                <w:szCs w:val="20"/>
              </w:rPr>
              <w:t>Number of packets transmitted</w:t>
            </w:r>
          </w:p>
        </w:tc>
      </w:tr>
      <w:tr w:rsidR="00E36F0E" w:rsidRPr="00C82768" w14:paraId="0952F7C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5165A9F"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59F4DB2" w14:textId="77777777" w:rsidR="00E36F0E" w:rsidRDefault="00393DC0" w:rsidP="00E36F0E">
            <w:pPr>
              <w:rPr>
                <w:rFonts w:cs="Arial"/>
                <w:color w:val="000000"/>
                <w:szCs w:val="20"/>
              </w:rPr>
            </w:pPr>
            <w:r>
              <w:rPr>
                <w:rFonts w:cs="Arial"/>
                <w:color w:val="000000"/>
                <w:szCs w:val="20"/>
              </w:rPr>
              <w:t>pktsRxV4</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B746787" w14:textId="77777777" w:rsidR="00E36F0E" w:rsidRDefault="00393DC0" w:rsidP="00E36F0E">
            <w:r>
              <w:t>Int64</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BB472EB"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4A98925" w14:textId="77777777" w:rsidR="00E36F0E" w:rsidRPr="0011264E" w:rsidRDefault="00393DC0" w:rsidP="00E36F0E">
            <w:r>
              <w:t>0-18446744073709551615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6FF4050" w14:textId="77777777" w:rsidR="00E36F0E" w:rsidRDefault="00393DC0" w:rsidP="00E36F0E">
            <w:pPr>
              <w:rPr>
                <w:rFonts w:cs="Arial"/>
                <w:color w:val="000000"/>
                <w:szCs w:val="20"/>
              </w:rPr>
            </w:pPr>
            <w:r>
              <w:rPr>
                <w:rFonts w:cs="Arial"/>
                <w:color w:val="000000"/>
                <w:szCs w:val="20"/>
              </w:rPr>
              <w:t>Number of packets received</w:t>
            </w:r>
          </w:p>
        </w:tc>
      </w:tr>
      <w:tr w:rsidR="00E36F0E" w:rsidRPr="00C82768" w14:paraId="05E9044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EF98342"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52D6A9E" w14:textId="77777777" w:rsidR="00E36F0E" w:rsidRDefault="00393DC0" w:rsidP="00E36F0E">
            <w:pPr>
              <w:rPr>
                <w:rFonts w:cs="Arial"/>
                <w:color w:val="000000"/>
                <w:szCs w:val="20"/>
              </w:rPr>
            </w:pPr>
            <w:r>
              <w:rPr>
                <w:rFonts w:cs="Arial"/>
                <w:color w:val="000000"/>
                <w:szCs w:val="20"/>
              </w:rPr>
              <w:t>bytesTxV4</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A6021F7" w14:textId="77777777" w:rsidR="00E36F0E" w:rsidRDefault="00393DC0" w:rsidP="00E36F0E">
            <w:r>
              <w:t>Int64</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503D027"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E5556B0" w14:textId="77777777" w:rsidR="00E36F0E" w:rsidRPr="0011264E" w:rsidRDefault="00393DC0" w:rsidP="00E36F0E">
            <w:r>
              <w:t>0-18446744073709551615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AEB74B5" w14:textId="77777777" w:rsidR="00E36F0E" w:rsidRDefault="00393DC0" w:rsidP="00E36F0E">
            <w:pPr>
              <w:rPr>
                <w:rFonts w:cs="Arial"/>
                <w:color w:val="000000"/>
                <w:szCs w:val="20"/>
              </w:rPr>
            </w:pPr>
            <w:r>
              <w:rPr>
                <w:rFonts w:cs="Arial"/>
                <w:color w:val="000000"/>
                <w:szCs w:val="20"/>
              </w:rPr>
              <w:t>Number of bytes transmitted</w:t>
            </w:r>
          </w:p>
        </w:tc>
      </w:tr>
      <w:tr w:rsidR="00E36F0E" w:rsidRPr="00C82768" w14:paraId="4F7F32D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7558D9A"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826322D" w14:textId="77777777" w:rsidR="00E36F0E" w:rsidRDefault="00393DC0" w:rsidP="00E36F0E">
            <w:pPr>
              <w:rPr>
                <w:rFonts w:cs="Arial"/>
                <w:color w:val="000000"/>
                <w:szCs w:val="20"/>
              </w:rPr>
            </w:pPr>
            <w:r>
              <w:rPr>
                <w:rFonts w:cs="Arial"/>
                <w:color w:val="000000"/>
                <w:szCs w:val="20"/>
              </w:rPr>
              <w:t>bytesRxV4</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C5FAB09" w14:textId="77777777" w:rsidR="00E36F0E" w:rsidRDefault="00393DC0" w:rsidP="00E36F0E">
            <w:r>
              <w:t>Int64</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D314512"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633A459" w14:textId="77777777" w:rsidR="00E36F0E" w:rsidRPr="0011264E" w:rsidRDefault="00393DC0" w:rsidP="00E36F0E">
            <w:r>
              <w:t>0-18446744073709551615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634B7E2" w14:textId="77777777" w:rsidR="00E36F0E" w:rsidRDefault="00393DC0" w:rsidP="00E36F0E">
            <w:pPr>
              <w:rPr>
                <w:rFonts w:cs="Arial"/>
                <w:color w:val="000000"/>
                <w:szCs w:val="20"/>
              </w:rPr>
            </w:pPr>
            <w:r>
              <w:rPr>
                <w:rFonts w:cs="Arial"/>
                <w:color w:val="000000"/>
                <w:szCs w:val="20"/>
              </w:rPr>
              <w:t>Number of bytes received</w:t>
            </w:r>
          </w:p>
        </w:tc>
      </w:tr>
      <w:tr w:rsidR="00E36F0E" w:rsidRPr="00C82768" w14:paraId="69D45D7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DCF395A"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1D80F34" w14:textId="77777777" w:rsidR="00E36F0E" w:rsidRDefault="00393DC0" w:rsidP="00E36F0E">
            <w:pPr>
              <w:rPr>
                <w:rFonts w:cs="Arial"/>
                <w:color w:val="000000"/>
                <w:szCs w:val="20"/>
              </w:rPr>
            </w:pPr>
            <w:r>
              <w:rPr>
                <w:rFonts w:cs="Arial"/>
                <w:color w:val="000000"/>
                <w:szCs w:val="20"/>
              </w:rPr>
              <w:t>PktsDroppedTx</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8CC321C" w14:textId="77777777" w:rsidR="00E36F0E" w:rsidRDefault="00393DC0" w:rsidP="00E36F0E">
            <w:r>
              <w:t>Int64</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CAB0529"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7F1B714" w14:textId="77777777" w:rsidR="00E36F0E" w:rsidRPr="0011264E" w:rsidRDefault="00393DC0" w:rsidP="00E36F0E">
            <w:r>
              <w:t>0-18446744073709551615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F097B84" w14:textId="77777777" w:rsidR="00E36F0E" w:rsidRDefault="00393DC0" w:rsidP="00E36F0E">
            <w:pPr>
              <w:rPr>
                <w:rFonts w:cs="Arial"/>
                <w:color w:val="000000"/>
                <w:szCs w:val="20"/>
              </w:rPr>
            </w:pPr>
            <w:r>
              <w:rPr>
                <w:rFonts w:cs="Arial"/>
                <w:color w:val="000000"/>
                <w:szCs w:val="20"/>
              </w:rPr>
              <w:t>Number of dropped packets transmitted</w:t>
            </w:r>
          </w:p>
        </w:tc>
      </w:tr>
      <w:tr w:rsidR="00E36F0E" w:rsidRPr="00C82768" w14:paraId="03229B1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3121791"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81EC2C9" w14:textId="77777777" w:rsidR="00E36F0E" w:rsidRDefault="00393DC0" w:rsidP="00E36F0E">
            <w:pPr>
              <w:rPr>
                <w:rFonts w:cs="Arial"/>
                <w:color w:val="000000"/>
                <w:szCs w:val="20"/>
              </w:rPr>
            </w:pPr>
            <w:r>
              <w:rPr>
                <w:rFonts w:cs="Arial"/>
                <w:color w:val="000000"/>
                <w:szCs w:val="20"/>
              </w:rPr>
              <w:t>PktsDroppedRx</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F2359D6" w14:textId="77777777" w:rsidR="00E36F0E" w:rsidRDefault="00393DC0" w:rsidP="00E36F0E">
            <w:r>
              <w:t>Int64</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A3A1ECA"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2BC0021" w14:textId="77777777" w:rsidR="00E36F0E" w:rsidRPr="0011264E" w:rsidRDefault="00393DC0" w:rsidP="00E36F0E">
            <w:r>
              <w:t>0-18446744073709551615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15DB62D" w14:textId="77777777" w:rsidR="00E36F0E" w:rsidRDefault="00393DC0" w:rsidP="00E36F0E">
            <w:pPr>
              <w:rPr>
                <w:rFonts w:cs="Arial"/>
                <w:color w:val="000000"/>
                <w:szCs w:val="20"/>
              </w:rPr>
            </w:pPr>
            <w:r>
              <w:rPr>
                <w:rFonts w:cs="Arial"/>
                <w:color w:val="000000"/>
                <w:szCs w:val="20"/>
              </w:rPr>
              <w:t>Number of dropped packets received</w:t>
            </w:r>
          </w:p>
        </w:tc>
      </w:tr>
    </w:tbl>
    <w:p w14:paraId="760EB8A5" w14:textId="6A675290" w:rsidR="00E36F0E" w:rsidRDefault="00393DC0" w:rsidP="00506E2F">
      <w:pPr>
        <w:pStyle w:val="Heading4"/>
      </w:pPr>
      <w:r w:rsidRPr="00B9479B">
        <w:t>MD-REQ-380311/A-StationModeStatsInd</w:t>
      </w:r>
    </w:p>
    <w:p w14:paraId="6573ADAC" w14:textId="77777777" w:rsidR="00E36F0E" w:rsidRPr="00660610" w:rsidRDefault="00393DC0" w:rsidP="00E36F0E">
      <w:pPr>
        <w:rPr>
          <w:rFonts w:cs="Arial"/>
        </w:rPr>
      </w:pPr>
      <w:r w:rsidRPr="00DF2AD3">
        <w:rPr>
          <w:rFonts w:cs="Arial"/>
        </w:rPr>
        <w:t>This API is used</w:t>
      </w:r>
      <w:r>
        <w:rPr>
          <w:rFonts w:cs="Arial"/>
        </w:rPr>
        <w:t xml:space="preserve"> internally by WIRClient and WIRServer to broadcast an update of WLAN station mode statistics.</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56E5C5E2"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21DA8324" w14:textId="77777777" w:rsidR="00E36F0E" w:rsidRPr="00C82768" w:rsidRDefault="00E36F0E" w:rsidP="00E36F0E">
            <w:pPr>
              <w:spacing w:line="256" w:lineRule="auto"/>
              <w:rPr>
                <w:sz w:val="8"/>
              </w:rPr>
            </w:pPr>
          </w:p>
        </w:tc>
      </w:tr>
      <w:tr w:rsidR="00E36F0E" w:rsidRPr="00C82768" w14:paraId="2AAFF5CD"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47E545B8"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41B07CC9" w14:textId="77777777" w:rsidR="00E36F0E" w:rsidRPr="00C82768" w:rsidRDefault="00393DC0" w:rsidP="00E36F0E">
            <w:pPr>
              <w:spacing w:line="256" w:lineRule="auto"/>
            </w:pPr>
            <w:r w:rsidRPr="00DA32BB">
              <w:t>On</w:t>
            </w:r>
            <w:r>
              <w:t>Change</w:t>
            </w:r>
          </w:p>
        </w:tc>
      </w:tr>
      <w:tr w:rsidR="00E36F0E" w:rsidRPr="00C82768" w14:paraId="69D23B24"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3B757797"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2479A596" w14:textId="77777777" w:rsidR="00E36F0E" w:rsidRPr="00C82768" w:rsidRDefault="00393DC0" w:rsidP="00E36F0E">
            <w:pPr>
              <w:spacing w:line="256" w:lineRule="auto"/>
            </w:pPr>
            <w:r w:rsidRPr="00C82768">
              <w:t>Default</w:t>
            </w:r>
          </w:p>
        </w:tc>
      </w:tr>
      <w:tr w:rsidR="00E36F0E" w:rsidRPr="00C82768" w14:paraId="0DF762B0"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4133B124"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771F7C7B" w14:textId="77777777" w:rsidR="00E36F0E" w:rsidRPr="00C82768" w:rsidRDefault="00393DC0" w:rsidP="00E36F0E">
            <w:pPr>
              <w:spacing w:line="256" w:lineRule="auto"/>
            </w:pPr>
            <w:r w:rsidRPr="00C82768">
              <w:t>No</w:t>
            </w:r>
          </w:p>
        </w:tc>
      </w:tr>
      <w:tr w:rsidR="00E36F0E" w:rsidRPr="00C82768" w14:paraId="7E63056B"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6691B1E8" w14:textId="77777777" w:rsidR="00E36F0E" w:rsidRPr="00C82768" w:rsidRDefault="00E36F0E" w:rsidP="00E36F0E">
            <w:pPr>
              <w:spacing w:line="256" w:lineRule="auto"/>
              <w:rPr>
                <w:sz w:val="8"/>
              </w:rPr>
            </w:pPr>
          </w:p>
        </w:tc>
      </w:tr>
      <w:tr w:rsidR="00E36F0E" w:rsidRPr="00C82768" w14:paraId="780622A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37D3C88A"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52C13AE9"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59FDE23F"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BDD7069"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92E7110"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5B47C03" w14:textId="77777777" w:rsidR="00E36F0E" w:rsidRPr="00C82768" w:rsidRDefault="00393DC0" w:rsidP="00E36F0E">
            <w:pPr>
              <w:rPr>
                <w:b/>
              </w:rPr>
            </w:pPr>
            <w:r w:rsidRPr="00C82768">
              <w:rPr>
                <w:b/>
              </w:rPr>
              <w:t>Description</w:t>
            </w:r>
          </w:p>
        </w:tc>
      </w:tr>
      <w:tr w:rsidR="00E36F0E" w:rsidRPr="00C82768" w14:paraId="62E69D0D"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1E6D51C4" w14:textId="77777777" w:rsidR="00E36F0E" w:rsidRPr="00C82768" w:rsidRDefault="00393DC0" w:rsidP="00E36F0E">
            <w:pPr>
              <w:rPr>
                <w:b/>
              </w:rPr>
            </w:pPr>
            <w:r w:rsidRPr="00C82768">
              <w:rPr>
                <w:b/>
              </w:rPr>
              <w:t>Request</w:t>
            </w:r>
          </w:p>
        </w:tc>
      </w:tr>
      <w:tr w:rsidR="00E36F0E" w:rsidRPr="00C82768" w14:paraId="3D40228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423D530" w14:textId="77777777" w:rsidR="00E36F0E" w:rsidRPr="00C82768" w:rsidRDefault="00393DC0" w:rsidP="00E36F0E">
            <w:pPr>
              <w:jc w:val="center"/>
            </w:pPr>
            <w:r>
              <w:t>-</w:t>
            </w:r>
          </w:p>
        </w:tc>
        <w:tc>
          <w:tcPr>
            <w:tcW w:w="2353" w:type="dxa"/>
            <w:gridSpan w:val="2"/>
            <w:tcBorders>
              <w:top w:val="single" w:sz="4" w:space="0" w:color="auto"/>
              <w:left w:val="single" w:sz="4" w:space="0" w:color="auto"/>
              <w:bottom w:val="single" w:sz="4" w:space="0" w:color="auto"/>
              <w:right w:val="single" w:sz="4" w:space="0" w:color="auto"/>
            </w:tcBorders>
          </w:tcPr>
          <w:p w14:paraId="2DB667A2" w14:textId="77777777" w:rsidR="00E36F0E" w:rsidRDefault="00393DC0" w:rsidP="00E36F0E">
            <w:r>
              <w:t>-</w:t>
            </w:r>
          </w:p>
        </w:tc>
        <w:tc>
          <w:tcPr>
            <w:tcW w:w="900" w:type="dxa"/>
            <w:tcBorders>
              <w:top w:val="single" w:sz="4" w:space="0" w:color="auto"/>
              <w:left w:val="single" w:sz="4" w:space="0" w:color="auto"/>
              <w:bottom w:val="single" w:sz="4" w:space="0" w:color="auto"/>
              <w:right w:val="single" w:sz="4" w:space="0" w:color="auto"/>
            </w:tcBorders>
          </w:tcPr>
          <w:p w14:paraId="49B2797C" w14:textId="77777777" w:rsidR="00E36F0E" w:rsidRDefault="00393DC0" w:rsidP="00E36F0E">
            <w:r>
              <w:t>-</w:t>
            </w:r>
          </w:p>
        </w:tc>
        <w:tc>
          <w:tcPr>
            <w:tcW w:w="1697" w:type="dxa"/>
            <w:tcBorders>
              <w:top w:val="single" w:sz="4" w:space="0" w:color="auto"/>
              <w:left w:val="single" w:sz="4" w:space="0" w:color="auto"/>
              <w:bottom w:val="single" w:sz="4" w:space="0" w:color="auto"/>
              <w:right w:val="single" w:sz="4" w:space="0" w:color="auto"/>
            </w:tcBorders>
          </w:tcPr>
          <w:p w14:paraId="5EEB5666"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055E646B" w14:textId="77777777" w:rsidR="00E36F0E" w:rsidRPr="0011264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113F1CCA" w14:textId="77777777" w:rsidR="00E36F0E" w:rsidRDefault="00393DC0" w:rsidP="00E36F0E">
            <w:r>
              <w:t>-</w:t>
            </w:r>
          </w:p>
        </w:tc>
      </w:tr>
      <w:tr w:rsidR="00E36F0E" w:rsidRPr="00C82768" w14:paraId="3A051700"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6079C19A" w14:textId="77777777" w:rsidR="00E36F0E" w:rsidRPr="00C82768" w:rsidRDefault="00393DC0" w:rsidP="00E36F0E">
            <w:r w:rsidRPr="00C82768">
              <w:rPr>
                <w:b/>
              </w:rPr>
              <w:t>Response</w:t>
            </w:r>
          </w:p>
        </w:tc>
      </w:tr>
      <w:tr w:rsidR="00E36F0E" w:rsidRPr="00C82768" w14:paraId="0B29315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0501D9C"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C8CD5DE" w14:textId="77777777" w:rsidR="00E36F0E" w:rsidRDefault="00393DC0" w:rsidP="00E36F0E">
            <w:r>
              <w:t>ifId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1F58A93" w14:textId="77777777" w:rsidR="00E36F0E"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3D21CF1"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EAD26D6" w14:textId="77777777" w:rsidR="00E36F0E" w:rsidRPr="0011264E"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3B7BF0E" w14:textId="77777777" w:rsidR="00E36F0E" w:rsidRDefault="00393DC0" w:rsidP="00E36F0E">
            <w:r>
              <w:t>Interface ID</w:t>
            </w:r>
          </w:p>
        </w:tc>
      </w:tr>
      <w:tr w:rsidR="00E36F0E" w:rsidRPr="00C82768" w14:paraId="7825095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65775E1"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4522250" w14:textId="77777777" w:rsidR="00E36F0E" w:rsidRDefault="00393DC0" w:rsidP="00E36F0E">
            <w:r>
              <w:t>ifaceName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DFB2E47"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82B441E"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EE10326" w14:textId="77777777" w:rsidR="00E36F0E" w:rsidRPr="00F1221C" w:rsidRDefault="00393DC0" w:rsidP="00E36F0E">
            <w:r w:rsidRPr="00F1221C">
              <w:t>Char Value:0-255</w:t>
            </w:r>
          </w:p>
          <w:p w14:paraId="394290E3" w14:textId="77777777" w:rsidR="00E36F0E" w:rsidRPr="0011264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9BD2443" w14:textId="77777777" w:rsidR="00E36F0E" w:rsidRDefault="00393DC0" w:rsidP="00E36F0E">
            <w:r>
              <w:t>Interface Name</w:t>
            </w:r>
          </w:p>
        </w:tc>
      </w:tr>
      <w:tr w:rsidR="00E36F0E" w:rsidRPr="00C82768" w14:paraId="7FFAAD7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FE410C4"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B641808" w14:textId="77777777" w:rsidR="00E36F0E" w:rsidRDefault="00393DC0" w:rsidP="00E36F0E">
            <w:r>
              <w:t>StatsCmdType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9FAA2CE"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F447FA4"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1E1A95E" w14:textId="77777777" w:rsidR="00E36F0E" w:rsidRPr="0011264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92B5F7B" w14:textId="77777777" w:rsidR="00E36F0E" w:rsidRDefault="00E36F0E" w:rsidP="00E36F0E"/>
        </w:tc>
      </w:tr>
      <w:tr w:rsidR="00E36F0E" w:rsidRPr="00C82768" w14:paraId="2C299E3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EDDF93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4AE6901"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1FF23C8"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40C7005" w14:textId="77777777" w:rsidR="00E36F0E" w:rsidRDefault="00393DC0" w:rsidP="00E36F0E">
            <w:pPr>
              <w:rPr>
                <w:rFonts w:cs="Arial"/>
                <w:color w:val="000000"/>
                <w:szCs w:val="20"/>
              </w:rPr>
            </w:pPr>
            <w:r>
              <w:rPr>
                <w:rFonts w:cs="Arial"/>
                <w:color w:val="000000"/>
                <w:szCs w:val="20"/>
              </w:rPr>
              <w:t>DISABLE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C324AC7" w14:textId="77777777" w:rsidR="00E36F0E" w:rsidRDefault="00393DC0" w:rsidP="00E36F0E">
            <w:pPr>
              <w:rPr>
                <w:rFonts w:cs="Arial"/>
                <w:color w:val="000000"/>
                <w:szCs w:val="20"/>
              </w:rPr>
            </w:pPr>
            <w:r>
              <w:rPr>
                <w:rFonts w:cs="Arial"/>
                <w:color w:val="000000"/>
                <w:szCs w:val="20"/>
              </w:rPr>
              <w:t> 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06BA1C4" w14:textId="77777777" w:rsidR="00E36F0E" w:rsidRDefault="00393DC0" w:rsidP="00E36F0E">
            <w:pPr>
              <w:rPr>
                <w:rFonts w:cs="Arial"/>
                <w:color w:val="000000"/>
                <w:szCs w:val="20"/>
              </w:rPr>
            </w:pPr>
            <w:r>
              <w:rPr>
                <w:rFonts w:cs="Arial"/>
                <w:color w:val="000000"/>
                <w:szCs w:val="20"/>
              </w:rPr>
              <w:t>Disable</w:t>
            </w:r>
          </w:p>
        </w:tc>
      </w:tr>
      <w:tr w:rsidR="00E36F0E" w:rsidRPr="00C82768" w14:paraId="6390B3D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3A77EC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BB81147"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F7BC15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9B4D357" w14:textId="77777777" w:rsidR="00E36F0E" w:rsidRDefault="00393DC0" w:rsidP="00E36F0E">
            <w:pPr>
              <w:rPr>
                <w:rFonts w:cs="Arial"/>
                <w:color w:val="000000"/>
                <w:szCs w:val="20"/>
              </w:rPr>
            </w:pPr>
            <w:r>
              <w:rPr>
                <w:rFonts w:cs="Arial"/>
                <w:color w:val="000000"/>
                <w:szCs w:val="20"/>
              </w:rPr>
              <w:t>ENABLE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91C74F0" w14:textId="77777777" w:rsidR="00E36F0E" w:rsidRDefault="00393DC0" w:rsidP="00E36F0E">
            <w:pPr>
              <w:rPr>
                <w:rFonts w:cs="Arial"/>
                <w:color w:val="000000"/>
                <w:szCs w:val="20"/>
              </w:rPr>
            </w:pPr>
            <w:r>
              <w:rPr>
                <w:rFonts w:cs="Arial"/>
                <w:color w:val="000000"/>
                <w:szCs w:val="20"/>
              </w:rPr>
              <w:t> 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3BF0E34" w14:textId="77777777" w:rsidR="00E36F0E" w:rsidRDefault="00393DC0" w:rsidP="00E36F0E">
            <w:pPr>
              <w:rPr>
                <w:rFonts w:cs="Arial"/>
                <w:color w:val="000000"/>
                <w:szCs w:val="20"/>
              </w:rPr>
            </w:pPr>
            <w:r>
              <w:rPr>
                <w:rFonts w:cs="Arial"/>
                <w:color w:val="000000"/>
                <w:szCs w:val="20"/>
              </w:rPr>
              <w:t>Enable</w:t>
            </w:r>
          </w:p>
        </w:tc>
      </w:tr>
      <w:tr w:rsidR="00E36F0E" w:rsidRPr="00C82768" w14:paraId="0552CE9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14FF58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38A2AC2"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697269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FB0986A" w14:textId="77777777" w:rsidR="00E36F0E" w:rsidRDefault="00393DC0" w:rsidP="00E36F0E">
            <w:pPr>
              <w:rPr>
                <w:rFonts w:cs="Arial"/>
                <w:color w:val="000000"/>
                <w:szCs w:val="20"/>
              </w:rPr>
            </w:pPr>
            <w:r>
              <w:rPr>
                <w:rFonts w:cs="Arial"/>
                <w:color w:val="000000"/>
                <w:szCs w:val="20"/>
              </w:rPr>
              <w:t>QUERY</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4D41CBC" w14:textId="77777777" w:rsidR="00E36F0E" w:rsidRDefault="00393DC0" w:rsidP="00E36F0E">
            <w:pPr>
              <w:rPr>
                <w:rFonts w:cs="Arial"/>
                <w:color w:val="000000"/>
                <w:szCs w:val="20"/>
              </w:rPr>
            </w:pPr>
            <w:r>
              <w:rPr>
                <w:rFonts w:cs="Arial"/>
                <w:color w:val="000000"/>
                <w:szCs w:val="20"/>
              </w:rPr>
              <w:t> 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85F2672" w14:textId="77777777" w:rsidR="00E36F0E" w:rsidRDefault="00393DC0" w:rsidP="00E36F0E">
            <w:pPr>
              <w:rPr>
                <w:rFonts w:cs="Arial"/>
                <w:color w:val="000000"/>
                <w:szCs w:val="20"/>
              </w:rPr>
            </w:pPr>
            <w:r>
              <w:rPr>
                <w:rFonts w:cs="Arial"/>
                <w:color w:val="000000"/>
                <w:szCs w:val="20"/>
              </w:rPr>
              <w:t>Query current state</w:t>
            </w:r>
          </w:p>
        </w:tc>
      </w:tr>
      <w:tr w:rsidR="00E36F0E" w:rsidRPr="00C82768" w14:paraId="16C5CBF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4CB3A69"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38CAEA8" w14:textId="77777777" w:rsidR="00E36F0E" w:rsidRDefault="00393DC0" w:rsidP="00E36F0E">
            <w:r>
              <w:t>WlanRet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71514B6"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EC84E01"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5654592" w14:textId="77777777" w:rsidR="00E36F0E" w:rsidRPr="0011264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92AB747" w14:textId="77777777" w:rsidR="00E36F0E" w:rsidRDefault="00E36F0E" w:rsidP="00E36F0E"/>
        </w:tc>
      </w:tr>
      <w:tr w:rsidR="00E36F0E" w:rsidRPr="00C82768" w14:paraId="5268FA8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D2EFD9A"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EC3D73C"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A24EDEA"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5C8110A" w14:textId="77777777" w:rsidR="00E36F0E" w:rsidRPr="00C82768" w:rsidRDefault="00393DC0" w:rsidP="00E36F0E">
            <w:r>
              <w:t>WLAN_ERROR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74256BE" w14:textId="77777777" w:rsidR="00E36F0E" w:rsidRPr="008127A4"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7069402" w14:textId="77777777" w:rsidR="00E36F0E" w:rsidRDefault="00393DC0" w:rsidP="00E36F0E">
            <w:r>
              <w:t>Error/Failure</w:t>
            </w:r>
          </w:p>
        </w:tc>
      </w:tr>
      <w:tr w:rsidR="00E36F0E" w:rsidRPr="00C82768" w14:paraId="72790AE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05FD2CE"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726E070"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97CD39F"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4CF57AC" w14:textId="77777777" w:rsidR="00E36F0E" w:rsidRPr="00C82768" w:rsidRDefault="00393DC0" w:rsidP="00E36F0E">
            <w:r>
              <w:t>WLAN_SUCCESS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1634451" w14:textId="77777777" w:rsidR="00E36F0E" w:rsidRPr="008127A4"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840A14E" w14:textId="77777777" w:rsidR="00E36F0E" w:rsidRDefault="00393DC0" w:rsidP="00E36F0E">
            <w:r>
              <w:t>Success</w:t>
            </w:r>
          </w:p>
        </w:tc>
      </w:tr>
      <w:tr w:rsidR="00E36F0E" w:rsidRPr="00C82768" w14:paraId="0BA46D4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8A4D48E"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67B16BD" w14:textId="77777777" w:rsidR="00E36F0E" w:rsidRDefault="00393DC0" w:rsidP="00E36F0E">
            <w:pPr>
              <w:rPr>
                <w:rFonts w:cs="Arial"/>
                <w:color w:val="000000"/>
                <w:szCs w:val="20"/>
              </w:rPr>
            </w:pPr>
            <w:r>
              <w:rPr>
                <w:rFonts w:cs="Arial"/>
                <w:color w:val="000000"/>
                <w:szCs w:val="20"/>
              </w:rPr>
              <w:t>pktsTxV4</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B24319E" w14:textId="77777777" w:rsidR="00E36F0E" w:rsidRDefault="00393DC0" w:rsidP="00E36F0E">
            <w:r>
              <w:t>Int64</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69055E3" w14:textId="77777777" w:rsidR="00E36F0E" w:rsidRDefault="00393DC0" w:rsidP="00E36F0E">
            <w:r w:rsidRPr="000D5C00">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A3BB6FD" w14:textId="77777777" w:rsidR="00E36F0E" w:rsidRPr="0011264E" w:rsidRDefault="00393DC0" w:rsidP="00E36F0E">
            <w:r>
              <w:t>0-18446744073709551615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FE7D35D" w14:textId="77777777" w:rsidR="00E36F0E" w:rsidRDefault="00393DC0" w:rsidP="00E36F0E">
            <w:pPr>
              <w:rPr>
                <w:rFonts w:cs="Arial"/>
                <w:color w:val="000000"/>
                <w:szCs w:val="20"/>
              </w:rPr>
            </w:pPr>
            <w:r>
              <w:rPr>
                <w:rFonts w:cs="Arial"/>
                <w:color w:val="000000"/>
                <w:szCs w:val="20"/>
              </w:rPr>
              <w:t>Number of packets transmitted</w:t>
            </w:r>
          </w:p>
        </w:tc>
      </w:tr>
      <w:tr w:rsidR="00E36F0E" w:rsidRPr="00C82768" w14:paraId="4B6D64F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E00219E"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6167D6C" w14:textId="77777777" w:rsidR="00E36F0E" w:rsidRDefault="00393DC0" w:rsidP="00E36F0E">
            <w:pPr>
              <w:rPr>
                <w:rFonts w:cs="Arial"/>
                <w:color w:val="000000"/>
                <w:szCs w:val="20"/>
              </w:rPr>
            </w:pPr>
            <w:r>
              <w:rPr>
                <w:rFonts w:cs="Arial"/>
                <w:color w:val="000000"/>
                <w:szCs w:val="20"/>
              </w:rPr>
              <w:t>pktsRxV4</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7D6559A" w14:textId="77777777" w:rsidR="00E36F0E" w:rsidRDefault="00393DC0" w:rsidP="00E36F0E">
            <w:r>
              <w:t>Int64</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49EC5B9" w14:textId="77777777" w:rsidR="00E36F0E" w:rsidRDefault="00393DC0" w:rsidP="00E36F0E">
            <w:r w:rsidRPr="000D5C00">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A13F657" w14:textId="77777777" w:rsidR="00E36F0E" w:rsidRPr="0011264E" w:rsidRDefault="00393DC0" w:rsidP="00E36F0E">
            <w:r>
              <w:t>0-18446744073709551615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ADE40EB" w14:textId="77777777" w:rsidR="00E36F0E" w:rsidRDefault="00393DC0" w:rsidP="00E36F0E">
            <w:pPr>
              <w:rPr>
                <w:rFonts w:cs="Arial"/>
                <w:color w:val="000000"/>
                <w:szCs w:val="20"/>
              </w:rPr>
            </w:pPr>
            <w:r>
              <w:rPr>
                <w:rFonts w:cs="Arial"/>
                <w:color w:val="000000"/>
                <w:szCs w:val="20"/>
              </w:rPr>
              <w:t>Number of packets received</w:t>
            </w:r>
          </w:p>
        </w:tc>
      </w:tr>
      <w:tr w:rsidR="00E36F0E" w:rsidRPr="00C82768" w14:paraId="6F21D48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EC83426"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1856169" w14:textId="77777777" w:rsidR="00E36F0E" w:rsidRDefault="00393DC0" w:rsidP="00E36F0E">
            <w:pPr>
              <w:rPr>
                <w:rFonts w:cs="Arial"/>
                <w:color w:val="000000"/>
                <w:szCs w:val="20"/>
              </w:rPr>
            </w:pPr>
            <w:r>
              <w:rPr>
                <w:rFonts w:cs="Arial"/>
                <w:color w:val="000000"/>
                <w:szCs w:val="20"/>
              </w:rPr>
              <w:t>bytesTxV4</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4F6B730" w14:textId="77777777" w:rsidR="00E36F0E" w:rsidRDefault="00393DC0" w:rsidP="00E36F0E">
            <w:r>
              <w:t>Int64</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7DE6F33" w14:textId="77777777" w:rsidR="00E36F0E" w:rsidRDefault="00393DC0" w:rsidP="00E36F0E">
            <w:r w:rsidRPr="000D5C00">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B5CCB4D" w14:textId="77777777" w:rsidR="00E36F0E" w:rsidRPr="0011264E" w:rsidRDefault="00393DC0" w:rsidP="00E36F0E">
            <w:r>
              <w:t>0-18446744073709551615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1EFFF4D" w14:textId="77777777" w:rsidR="00E36F0E" w:rsidRDefault="00393DC0" w:rsidP="00E36F0E">
            <w:pPr>
              <w:rPr>
                <w:rFonts w:cs="Arial"/>
                <w:color w:val="000000"/>
                <w:szCs w:val="20"/>
              </w:rPr>
            </w:pPr>
            <w:r>
              <w:rPr>
                <w:rFonts w:cs="Arial"/>
                <w:color w:val="000000"/>
                <w:szCs w:val="20"/>
              </w:rPr>
              <w:t>Number of bytes transmitted</w:t>
            </w:r>
          </w:p>
        </w:tc>
      </w:tr>
      <w:tr w:rsidR="00E36F0E" w:rsidRPr="00C82768" w14:paraId="4B01C0B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FE36203"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134008E" w14:textId="77777777" w:rsidR="00E36F0E" w:rsidRDefault="00393DC0" w:rsidP="00E36F0E">
            <w:pPr>
              <w:rPr>
                <w:rFonts w:cs="Arial"/>
                <w:color w:val="000000"/>
                <w:szCs w:val="20"/>
              </w:rPr>
            </w:pPr>
            <w:r>
              <w:rPr>
                <w:rFonts w:cs="Arial"/>
                <w:color w:val="000000"/>
                <w:szCs w:val="20"/>
              </w:rPr>
              <w:t>bytesRxV4</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3061DFA" w14:textId="77777777" w:rsidR="00E36F0E" w:rsidRDefault="00393DC0" w:rsidP="00E36F0E">
            <w:r>
              <w:t>Int64</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CB8EA38" w14:textId="77777777" w:rsidR="00E36F0E" w:rsidRDefault="00393DC0" w:rsidP="00E36F0E">
            <w:r w:rsidRPr="000D5C00">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CFE3D7C" w14:textId="77777777" w:rsidR="00E36F0E" w:rsidRPr="0011264E" w:rsidRDefault="00393DC0" w:rsidP="00E36F0E">
            <w:r>
              <w:t>0-18446744073709551615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089A167" w14:textId="77777777" w:rsidR="00E36F0E" w:rsidRDefault="00393DC0" w:rsidP="00E36F0E">
            <w:pPr>
              <w:rPr>
                <w:rFonts w:cs="Arial"/>
                <w:color w:val="000000"/>
                <w:szCs w:val="20"/>
              </w:rPr>
            </w:pPr>
            <w:r>
              <w:rPr>
                <w:rFonts w:cs="Arial"/>
                <w:color w:val="000000"/>
                <w:szCs w:val="20"/>
              </w:rPr>
              <w:t>Number of bytes received</w:t>
            </w:r>
          </w:p>
        </w:tc>
      </w:tr>
      <w:tr w:rsidR="00E36F0E" w:rsidRPr="00C82768" w14:paraId="0DBBD28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D4AED39"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E7B54C9" w14:textId="77777777" w:rsidR="00E36F0E" w:rsidRDefault="00393DC0" w:rsidP="00E36F0E">
            <w:pPr>
              <w:rPr>
                <w:rFonts w:cs="Arial"/>
                <w:color w:val="000000"/>
                <w:szCs w:val="20"/>
              </w:rPr>
            </w:pPr>
            <w:r>
              <w:rPr>
                <w:rFonts w:cs="Arial"/>
                <w:color w:val="000000"/>
                <w:szCs w:val="20"/>
              </w:rPr>
              <w:t>PktsDroppedTx</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C707BE3" w14:textId="77777777" w:rsidR="00E36F0E" w:rsidRDefault="00393DC0" w:rsidP="00E36F0E">
            <w:r>
              <w:t>Int64</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24D7746" w14:textId="77777777" w:rsidR="00E36F0E" w:rsidRDefault="00393DC0">
            <w:r w:rsidRPr="0047531F">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0E5A108" w14:textId="77777777" w:rsidR="00E36F0E" w:rsidRPr="0011264E" w:rsidRDefault="00393DC0" w:rsidP="00E36F0E">
            <w:r>
              <w:t>0-18446744073709551615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45F7942" w14:textId="77777777" w:rsidR="00E36F0E" w:rsidRDefault="00393DC0" w:rsidP="00E36F0E">
            <w:pPr>
              <w:rPr>
                <w:rFonts w:cs="Arial"/>
                <w:color w:val="000000"/>
                <w:szCs w:val="20"/>
              </w:rPr>
            </w:pPr>
            <w:r>
              <w:rPr>
                <w:rFonts w:cs="Arial"/>
                <w:color w:val="000000"/>
                <w:szCs w:val="20"/>
              </w:rPr>
              <w:t>Number of dropped packets transmitted</w:t>
            </w:r>
          </w:p>
        </w:tc>
      </w:tr>
      <w:tr w:rsidR="00E36F0E" w:rsidRPr="00C82768" w14:paraId="5256411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987B70A"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685F776" w14:textId="77777777" w:rsidR="00E36F0E" w:rsidRDefault="00393DC0" w:rsidP="00E36F0E">
            <w:pPr>
              <w:rPr>
                <w:rFonts w:cs="Arial"/>
                <w:color w:val="000000"/>
                <w:szCs w:val="20"/>
              </w:rPr>
            </w:pPr>
            <w:r>
              <w:rPr>
                <w:rFonts w:cs="Arial"/>
                <w:color w:val="000000"/>
                <w:szCs w:val="20"/>
              </w:rPr>
              <w:t>PktsDroppedRx</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C735B62" w14:textId="77777777" w:rsidR="00E36F0E" w:rsidRDefault="00393DC0" w:rsidP="00E36F0E">
            <w:r>
              <w:t>Int64</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0859F8F" w14:textId="77777777" w:rsidR="00E36F0E" w:rsidRDefault="00393DC0">
            <w:r w:rsidRPr="0047531F">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1470C71" w14:textId="77777777" w:rsidR="00E36F0E" w:rsidRPr="0011264E" w:rsidRDefault="00393DC0" w:rsidP="00E36F0E">
            <w:r>
              <w:t>0-18446744073709551615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DB4F635" w14:textId="77777777" w:rsidR="00E36F0E" w:rsidRDefault="00393DC0" w:rsidP="00E36F0E">
            <w:pPr>
              <w:rPr>
                <w:rFonts w:cs="Arial"/>
                <w:color w:val="000000"/>
                <w:szCs w:val="20"/>
              </w:rPr>
            </w:pPr>
            <w:r>
              <w:rPr>
                <w:rFonts w:cs="Arial"/>
                <w:color w:val="000000"/>
                <w:szCs w:val="20"/>
              </w:rPr>
              <w:t>Number of dropped packets received</w:t>
            </w:r>
          </w:p>
        </w:tc>
      </w:tr>
    </w:tbl>
    <w:p w14:paraId="645CDBEC" w14:textId="158636CE" w:rsidR="00E36F0E" w:rsidRDefault="00393DC0" w:rsidP="00506E2F">
      <w:pPr>
        <w:pStyle w:val="Heading4"/>
      </w:pPr>
      <w:r w:rsidRPr="00B9479B">
        <w:t>MD-REQ-380312/B-ProfileUpdateInd</w:t>
      </w:r>
    </w:p>
    <w:p w14:paraId="63BB2352" w14:textId="77777777" w:rsidR="00E36F0E" w:rsidRPr="00660610" w:rsidRDefault="00393DC0" w:rsidP="00E36F0E">
      <w:pPr>
        <w:rPr>
          <w:rFonts w:cs="Arial"/>
        </w:rPr>
      </w:pPr>
      <w:r w:rsidRPr="00DF2AD3">
        <w:rPr>
          <w:rFonts w:cs="Arial"/>
        </w:rPr>
        <w:t>This API is used</w:t>
      </w:r>
      <w:r>
        <w:rPr>
          <w:rFonts w:cs="Arial"/>
        </w:rPr>
        <w:t xml:space="preserve"> internally by WIRClient and WIRServer to broadcast a profile update indication.</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47430A5A"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1D46FC20" w14:textId="77777777" w:rsidR="00E36F0E" w:rsidRPr="00C82768" w:rsidRDefault="00E36F0E" w:rsidP="00E36F0E">
            <w:pPr>
              <w:spacing w:line="256" w:lineRule="auto"/>
              <w:rPr>
                <w:sz w:val="8"/>
              </w:rPr>
            </w:pPr>
          </w:p>
        </w:tc>
      </w:tr>
      <w:tr w:rsidR="00E36F0E" w:rsidRPr="00C82768" w14:paraId="589BA127"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71F0F768"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44505362" w14:textId="77777777" w:rsidR="00E36F0E" w:rsidRPr="00C82768" w:rsidRDefault="00393DC0" w:rsidP="00E36F0E">
            <w:pPr>
              <w:spacing w:line="256" w:lineRule="auto"/>
            </w:pPr>
            <w:r w:rsidRPr="00DA32BB">
              <w:t>On</w:t>
            </w:r>
            <w:r>
              <w:t>Change</w:t>
            </w:r>
          </w:p>
        </w:tc>
      </w:tr>
      <w:tr w:rsidR="00E36F0E" w:rsidRPr="00C82768" w14:paraId="4B630C71"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65824B1A"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528820E7" w14:textId="77777777" w:rsidR="00E36F0E" w:rsidRPr="00C82768" w:rsidRDefault="00393DC0" w:rsidP="00E36F0E">
            <w:pPr>
              <w:spacing w:line="256" w:lineRule="auto"/>
            </w:pPr>
            <w:r w:rsidRPr="00C82768">
              <w:t>Default</w:t>
            </w:r>
          </w:p>
        </w:tc>
      </w:tr>
      <w:tr w:rsidR="00E36F0E" w:rsidRPr="00C82768" w14:paraId="748EF3C5"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31E132AE"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2761F8B5" w14:textId="77777777" w:rsidR="00E36F0E" w:rsidRPr="00C82768" w:rsidRDefault="00393DC0" w:rsidP="00E36F0E">
            <w:pPr>
              <w:spacing w:line="256" w:lineRule="auto"/>
            </w:pPr>
            <w:r w:rsidRPr="00C82768">
              <w:t>No</w:t>
            </w:r>
          </w:p>
        </w:tc>
      </w:tr>
      <w:tr w:rsidR="00E36F0E" w:rsidRPr="00C82768" w14:paraId="2115F4BC"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2B2AB95D" w14:textId="77777777" w:rsidR="00E36F0E" w:rsidRPr="00C82768" w:rsidRDefault="00E36F0E" w:rsidP="00E36F0E">
            <w:pPr>
              <w:spacing w:line="256" w:lineRule="auto"/>
              <w:rPr>
                <w:sz w:val="8"/>
              </w:rPr>
            </w:pPr>
          </w:p>
        </w:tc>
      </w:tr>
      <w:tr w:rsidR="00E36F0E" w:rsidRPr="00C82768" w14:paraId="163C46B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625AA2DE"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4A26FEEE"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550ED9F6"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5CC829E"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1BBAF7C"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847D17C" w14:textId="77777777" w:rsidR="00E36F0E" w:rsidRPr="00C82768" w:rsidRDefault="00393DC0" w:rsidP="00E36F0E">
            <w:pPr>
              <w:rPr>
                <w:b/>
              </w:rPr>
            </w:pPr>
            <w:r w:rsidRPr="00C82768">
              <w:rPr>
                <w:b/>
              </w:rPr>
              <w:t>Description</w:t>
            </w:r>
          </w:p>
        </w:tc>
      </w:tr>
      <w:tr w:rsidR="00E36F0E" w:rsidRPr="00C82768" w14:paraId="7407B257"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217080BE" w14:textId="77777777" w:rsidR="00E36F0E" w:rsidRPr="00C82768" w:rsidRDefault="00393DC0" w:rsidP="00E36F0E">
            <w:pPr>
              <w:rPr>
                <w:b/>
              </w:rPr>
            </w:pPr>
            <w:r w:rsidRPr="00C82768">
              <w:rPr>
                <w:b/>
              </w:rPr>
              <w:t>Request</w:t>
            </w:r>
          </w:p>
        </w:tc>
      </w:tr>
      <w:tr w:rsidR="00E36F0E" w:rsidRPr="00C82768" w14:paraId="5B9383E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6651B215" w14:textId="77777777" w:rsidR="00E36F0E" w:rsidRPr="00C82768" w:rsidRDefault="00393DC0" w:rsidP="00E36F0E">
            <w:pPr>
              <w:jc w:val="center"/>
            </w:pPr>
            <w:r>
              <w:t>-</w:t>
            </w:r>
          </w:p>
        </w:tc>
        <w:tc>
          <w:tcPr>
            <w:tcW w:w="2353" w:type="dxa"/>
            <w:gridSpan w:val="2"/>
            <w:tcBorders>
              <w:top w:val="single" w:sz="4" w:space="0" w:color="auto"/>
              <w:left w:val="single" w:sz="4" w:space="0" w:color="auto"/>
              <w:bottom w:val="single" w:sz="4" w:space="0" w:color="auto"/>
              <w:right w:val="single" w:sz="4" w:space="0" w:color="auto"/>
            </w:tcBorders>
          </w:tcPr>
          <w:p w14:paraId="6729C0D8" w14:textId="77777777" w:rsidR="00E36F0E" w:rsidRDefault="00393DC0" w:rsidP="00E36F0E">
            <w:r>
              <w:t>-</w:t>
            </w:r>
          </w:p>
        </w:tc>
        <w:tc>
          <w:tcPr>
            <w:tcW w:w="900" w:type="dxa"/>
            <w:tcBorders>
              <w:top w:val="single" w:sz="4" w:space="0" w:color="auto"/>
              <w:left w:val="single" w:sz="4" w:space="0" w:color="auto"/>
              <w:bottom w:val="single" w:sz="4" w:space="0" w:color="auto"/>
              <w:right w:val="single" w:sz="4" w:space="0" w:color="auto"/>
            </w:tcBorders>
          </w:tcPr>
          <w:p w14:paraId="47D809EA" w14:textId="77777777" w:rsidR="00E36F0E" w:rsidRDefault="00393DC0" w:rsidP="00E36F0E">
            <w:r>
              <w:t>-</w:t>
            </w:r>
          </w:p>
        </w:tc>
        <w:tc>
          <w:tcPr>
            <w:tcW w:w="1697" w:type="dxa"/>
            <w:tcBorders>
              <w:top w:val="single" w:sz="4" w:space="0" w:color="auto"/>
              <w:left w:val="single" w:sz="4" w:space="0" w:color="auto"/>
              <w:bottom w:val="single" w:sz="4" w:space="0" w:color="auto"/>
              <w:right w:val="single" w:sz="4" w:space="0" w:color="auto"/>
            </w:tcBorders>
          </w:tcPr>
          <w:p w14:paraId="460141FB"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394D0A35" w14:textId="77777777" w:rsidR="00E36F0E" w:rsidRPr="0011264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5B8D6CCB" w14:textId="77777777" w:rsidR="00E36F0E" w:rsidRDefault="00393DC0" w:rsidP="00E36F0E">
            <w:r>
              <w:t>-</w:t>
            </w:r>
          </w:p>
        </w:tc>
      </w:tr>
      <w:tr w:rsidR="00E36F0E" w:rsidRPr="00C82768" w14:paraId="1AC1DC43"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45384528" w14:textId="77777777" w:rsidR="00E36F0E" w:rsidRPr="00C82768" w:rsidRDefault="00393DC0" w:rsidP="00E36F0E">
            <w:r w:rsidRPr="00C82768">
              <w:rPr>
                <w:b/>
              </w:rPr>
              <w:t>Response</w:t>
            </w:r>
          </w:p>
        </w:tc>
      </w:tr>
      <w:tr w:rsidR="00E36F0E" w:rsidRPr="00C82768" w14:paraId="79A56DA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A2BA9D1"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81E889A" w14:textId="77777777" w:rsidR="00E36F0E" w:rsidRDefault="00393DC0" w:rsidP="00E36F0E">
            <w:r>
              <w:t>WlanProfileAction</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66B2EF8"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8F5D4AF"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9ED0954" w14:textId="77777777" w:rsidR="00E36F0E" w:rsidRPr="0011264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58BA77F" w14:textId="77777777" w:rsidR="00E36F0E" w:rsidRDefault="00E36F0E" w:rsidP="00E36F0E"/>
        </w:tc>
      </w:tr>
      <w:tr w:rsidR="00E36F0E" w:rsidRPr="00C82768" w14:paraId="626D8A0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A6C9A8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371E8D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3FF57B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5D5548F" w14:textId="77777777" w:rsidR="00E36F0E" w:rsidRDefault="00393DC0" w:rsidP="00E36F0E">
            <w:pPr>
              <w:rPr>
                <w:rFonts w:cs="Arial"/>
                <w:color w:val="000000"/>
              </w:rPr>
            </w:pPr>
            <w:r>
              <w:rPr>
                <w:rFonts w:cs="Arial"/>
                <w:color w:val="000000"/>
              </w:rPr>
              <w:t>ACT_UPDATE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419D18F" w14:textId="77777777" w:rsidR="00E36F0E" w:rsidRDefault="00393DC0" w:rsidP="00E36F0E">
            <w:pPr>
              <w:rPr>
                <w:rFonts w:cs="Arial"/>
                <w:color w:val="000000"/>
              </w:rPr>
            </w:pPr>
            <w:r>
              <w:rPr>
                <w:rFonts w:cs="Arial"/>
                <w:color w:val="000000"/>
              </w:rP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D892C1A" w14:textId="77777777" w:rsidR="00E36F0E" w:rsidRDefault="00393DC0" w:rsidP="00E36F0E">
            <w:pPr>
              <w:rPr>
                <w:rFonts w:cs="Arial"/>
                <w:color w:val="000000"/>
              </w:rPr>
            </w:pPr>
            <w:r>
              <w:rPr>
                <w:rFonts w:cs="Arial"/>
                <w:color w:val="000000"/>
              </w:rPr>
              <w:t>Add/update</w:t>
            </w:r>
          </w:p>
        </w:tc>
      </w:tr>
      <w:tr w:rsidR="00E36F0E" w:rsidRPr="00C82768" w14:paraId="7C0146E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F56262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702BC06"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EF416C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51BDADF" w14:textId="77777777" w:rsidR="00E36F0E" w:rsidRDefault="00393DC0" w:rsidP="00E36F0E">
            <w:pPr>
              <w:rPr>
                <w:rFonts w:cs="Arial"/>
                <w:color w:val="000000"/>
              </w:rPr>
            </w:pPr>
            <w:r>
              <w:rPr>
                <w:rFonts w:cs="Arial"/>
                <w:color w:val="000000"/>
              </w:rPr>
              <w:t>ACT_REMOVE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8A83E0F" w14:textId="77777777" w:rsidR="00E36F0E" w:rsidRDefault="00393DC0" w:rsidP="00E36F0E">
            <w:pPr>
              <w:rPr>
                <w:rFonts w:cs="Arial"/>
                <w:color w:val="000000"/>
              </w:rPr>
            </w:pPr>
            <w:r>
              <w:rPr>
                <w:rFonts w:cs="Arial"/>
                <w:color w:val="000000"/>
              </w:rP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9617CE6" w14:textId="77777777" w:rsidR="00E36F0E" w:rsidRDefault="00393DC0" w:rsidP="00E36F0E">
            <w:pPr>
              <w:rPr>
                <w:rFonts w:cs="Arial"/>
                <w:color w:val="000000"/>
              </w:rPr>
            </w:pPr>
            <w:r>
              <w:rPr>
                <w:rFonts w:cs="Arial"/>
                <w:color w:val="000000"/>
              </w:rPr>
              <w:t>Remove</w:t>
            </w:r>
          </w:p>
        </w:tc>
      </w:tr>
      <w:tr w:rsidR="00E36F0E" w:rsidRPr="00C82768" w14:paraId="2E1FCDC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80A6429"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1B15B21" w14:textId="77777777" w:rsidR="00E36F0E" w:rsidRDefault="00393DC0" w:rsidP="00E36F0E">
            <w:r>
              <w:t>ssid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C01B97C"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935A23C" w14:textId="77777777" w:rsidR="00E36F0E" w:rsidRPr="008127A4" w:rsidRDefault="00393DC0" w:rsidP="00E36F0E">
            <w:r w:rsidRPr="008127A4">
              <w:t>-</w:t>
            </w:r>
            <w:r>
              <w:t xml:space="preserve"> </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99DCFFB" w14:textId="77777777" w:rsidR="00E36F0E" w:rsidRPr="00F1221C" w:rsidRDefault="00393DC0" w:rsidP="00E36F0E">
            <w:r w:rsidRPr="00F1221C">
              <w:t>Char Value:0-255</w:t>
            </w:r>
          </w:p>
          <w:p w14:paraId="3640B783"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BCCE2A5" w14:textId="77777777" w:rsidR="00E36F0E" w:rsidRPr="0052707D" w:rsidRDefault="00393DC0" w:rsidP="00E36F0E">
            <w:pPr>
              <w:rPr>
                <w:highlight w:val="yellow"/>
              </w:rPr>
            </w:pPr>
            <w:r w:rsidRPr="007164A2">
              <w:t>SSID of network</w:t>
            </w:r>
          </w:p>
        </w:tc>
      </w:tr>
      <w:tr w:rsidR="00E36F0E" w:rsidRPr="00C82768" w14:paraId="7E66062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5260C42"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FB105F5" w14:textId="77777777" w:rsidR="00E36F0E" w:rsidRDefault="00393DC0" w:rsidP="00E36F0E">
            <w:r>
              <w:t>bssid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53E7ADE" w14:textId="77777777" w:rsidR="00E36F0E" w:rsidRPr="00C82768"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8FC8204"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A14DEE6" w14:textId="77777777" w:rsidR="00E36F0E" w:rsidRPr="00F1221C" w:rsidRDefault="00393DC0" w:rsidP="00E36F0E">
            <w:r w:rsidRPr="00F1221C">
              <w:t>Char Value:0-255</w:t>
            </w:r>
          </w:p>
          <w:p w14:paraId="5DB7D261"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00EAF3F" w14:textId="77777777" w:rsidR="00E36F0E" w:rsidRPr="0052707D" w:rsidRDefault="00393DC0" w:rsidP="00E36F0E">
            <w:pPr>
              <w:rPr>
                <w:highlight w:val="yellow"/>
              </w:rPr>
            </w:pPr>
            <w:r w:rsidRPr="007164A2">
              <w:t xml:space="preserve">Optional </w:t>
            </w:r>
            <w:r>
              <w:t xml:space="preserve">- </w:t>
            </w:r>
            <w:r w:rsidRPr="007164A2">
              <w:t>BSSID of AP</w:t>
            </w:r>
          </w:p>
        </w:tc>
      </w:tr>
      <w:tr w:rsidR="00E36F0E" w:rsidRPr="00C82768" w14:paraId="6DDC299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B08347C"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4D232D0" w14:textId="77777777" w:rsidR="00E36F0E" w:rsidRDefault="00393DC0" w:rsidP="00E36F0E">
            <w:r w:rsidRPr="00DA43D2">
              <w:t>WlanChannel</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EF4577D"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ECD2F0D"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092DAFD"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CE810DF" w14:textId="77777777" w:rsidR="00E36F0E" w:rsidRPr="0052707D" w:rsidRDefault="00393DC0" w:rsidP="00E36F0E">
            <w:pPr>
              <w:rPr>
                <w:highlight w:val="yellow"/>
              </w:rPr>
            </w:pPr>
            <w:r w:rsidRPr="007164A2">
              <w:t xml:space="preserve">Optional </w:t>
            </w:r>
            <w:r>
              <w:t>- Channel</w:t>
            </w:r>
            <w:r w:rsidRPr="007164A2">
              <w:t xml:space="preserve"> of AP</w:t>
            </w:r>
          </w:p>
        </w:tc>
      </w:tr>
      <w:tr w:rsidR="00E36F0E" w:rsidRPr="00C82768" w14:paraId="1EC987E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234FD0C"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5DC71D4"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5079BE5"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FF47DC6" w14:textId="77777777" w:rsidR="00E36F0E" w:rsidRDefault="00393DC0" w:rsidP="00E36F0E">
            <w:r>
              <w:t>Reserved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18A101D" w14:textId="77777777" w:rsidR="00E36F0E" w:rsidRDefault="00393DC0" w:rsidP="00E36F0E">
            <w:r>
              <w:t>0x00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898F3AF" w14:textId="77777777" w:rsidR="00E36F0E" w:rsidRPr="0052707D" w:rsidRDefault="00E36F0E" w:rsidP="00E36F0E">
            <w:pPr>
              <w:rPr>
                <w:highlight w:val="yellow"/>
              </w:rPr>
            </w:pPr>
          </w:p>
        </w:tc>
      </w:tr>
      <w:tr w:rsidR="00E36F0E" w:rsidRPr="00C82768" w14:paraId="22B2B29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46F37D4"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9BD9F7A"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A9BCE87"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64F0E9F" w14:textId="77777777" w:rsidR="00E36F0E" w:rsidRPr="00C82768" w:rsidRDefault="00393DC0" w:rsidP="00E36F0E">
            <w:r>
              <w:t>WLAN_CH_1</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1F0D416" w14:textId="77777777" w:rsidR="00E36F0E" w:rsidRPr="00C82768" w:rsidRDefault="00393DC0" w:rsidP="00E36F0E">
            <w:r>
              <w:t>0x01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F05203E" w14:textId="77777777" w:rsidR="00E36F0E" w:rsidRPr="00C82768" w:rsidRDefault="00E36F0E" w:rsidP="00E36F0E"/>
        </w:tc>
      </w:tr>
      <w:tr w:rsidR="00E36F0E" w:rsidRPr="00C82768" w14:paraId="732FE54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C7AB41C"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A5C5ACE"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414795C"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080A72C" w14:textId="77777777" w:rsidR="00E36F0E" w:rsidRPr="00C82768" w:rsidRDefault="00393DC0" w:rsidP="00E36F0E">
            <w:r>
              <w:t>WLAN_CH_2</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29A1A46" w14:textId="77777777" w:rsidR="00E36F0E" w:rsidRPr="00C82768" w:rsidRDefault="00393DC0" w:rsidP="00E36F0E">
            <w:r>
              <w:t>0x02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CEEE0B8" w14:textId="77777777" w:rsidR="00E36F0E" w:rsidRPr="00C82768" w:rsidRDefault="00E36F0E" w:rsidP="00E36F0E"/>
        </w:tc>
      </w:tr>
      <w:tr w:rsidR="00E36F0E" w:rsidRPr="00C82768" w14:paraId="4FF5950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F7AFCE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C45015B"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E51FF4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ABB7DD8" w14:textId="77777777" w:rsidR="00E36F0E" w:rsidRPr="00C82768" w:rsidRDefault="00393DC0" w:rsidP="00E36F0E">
            <w:r>
              <w:t>WLAN_CH_3</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5D797B7" w14:textId="77777777" w:rsidR="00E36F0E" w:rsidRDefault="00393DC0" w:rsidP="00E36F0E">
            <w:r>
              <w:t>0x03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AE435EC" w14:textId="77777777" w:rsidR="00E36F0E" w:rsidRPr="00D70130" w:rsidRDefault="00E36F0E" w:rsidP="00E36F0E">
            <w:pPr>
              <w:rPr>
                <w:highlight w:val="yellow"/>
              </w:rPr>
            </w:pPr>
          </w:p>
        </w:tc>
      </w:tr>
      <w:tr w:rsidR="00E36F0E" w:rsidRPr="00C82768" w14:paraId="6421DD8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B63C00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CC9CD9D"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4E1E56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92AE422"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D7EB0E9"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055BC34" w14:textId="77777777" w:rsidR="00E36F0E" w:rsidRPr="00D70130" w:rsidRDefault="00E36F0E" w:rsidP="00E36F0E">
            <w:pPr>
              <w:rPr>
                <w:highlight w:val="yellow"/>
              </w:rPr>
            </w:pPr>
          </w:p>
        </w:tc>
      </w:tr>
      <w:tr w:rsidR="00E36F0E" w:rsidRPr="00C82768" w14:paraId="42A633E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23D28B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F4FBAAF"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0B9D35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3EDCCFB" w14:textId="77777777" w:rsidR="00E36F0E" w:rsidRDefault="00393DC0" w:rsidP="00E36F0E">
            <w:r>
              <w:t>WLAN_CH_165</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4DD963F" w14:textId="77777777" w:rsidR="00E36F0E" w:rsidRDefault="00393DC0" w:rsidP="00E36F0E">
            <w:r>
              <w:t>0xA5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3D9B94B" w14:textId="77777777" w:rsidR="00E36F0E" w:rsidRPr="0052707D" w:rsidRDefault="00E36F0E" w:rsidP="00E36F0E">
            <w:pPr>
              <w:rPr>
                <w:highlight w:val="yellow"/>
              </w:rPr>
            </w:pPr>
          </w:p>
        </w:tc>
      </w:tr>
      <w:tr w:rsidR="00E36F0E" w:rsidRPr="00C82768" w14:paraId="415920C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D21436F"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024ED78" w14:textId="77777777" w:rsidR="00E36F0E" w:rsidRDefault="00393DC0" w:rsidP="00E36F0E">
            <w:r w:rsidRPr="00DA43D2">
              <w:t>WlanSecurity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3B6B6B0"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38B4A38"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1AB04C3" w14:textId="77777777" w:rsidR="00E36F0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8E26C15" w14:textId="77777777" w:rsidR="00E36F0E" w:rsidRPr="0052707D" w:rsidRDefault="00393DC0" w:rsidP="00E36F0E">
            <w:pPr>
              <w:rPr>
                <w:highlight w:val="yellow"/>
              </w:rPr>
            </w:pPr>
            <w:r>
              <w:t>Security settings to use</w:t>
            </w:r>
          </w:p>
        </w:tc>
      </w:tr>
      <w:tr w:rsidR="00E36F0E" w:rsidRPr="00C82768" w14:paraId="6BB20D0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34C015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5DB0D50"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F9A9932"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8F3D28F" w14:textId="77777777" w:rsidR="00E36F0E" w:rsidRDefault="00393DC0" w:rsidP="00E36F0E">
            <w:r>
              <w:t>Reserved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CE15EB1" w14:textId="77777777" w:rsidR="00E36F0E" w:rsidRDefault="00393DC0" w:rsidP="00E36F0E">
            <w:r>
              <w:t>0x00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CFA5C41" w14:textId="77777777" w:rsidR="00E36F0E" w:rsidRPr="0052707D" w:rsidRDefault="00E36F0E" w:rsidP="00E36F0E">
            <w:pPr>
              <w:rPr>
                <w:highlight w:val="yellow"/>
              </w:rPr>
            </w:pPr>
          </w:p>
        </w:tc>
      </w:tr>
      <w:tr w:rsidR="00E36F0E" w:rsidRPr="00C82768" w14:paraId="7384A7C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8AB3A43"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BE6D91B"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223C68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1854F69" w14:textId="77777777" w:rsidR="00E36F0E" w:rsidRPr="00C82768" w:rsidRDefault="00393DC0" w:rsidP="00E36F0E">
            <w:r>
              <w:t>Open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2446BE6" w14:textId="77777777" w:rsidR="00E36F0E" w:rsidRPr="00C82768" w:rsidRDefault="00393DC0" w:rsidP="00E36F0E">
            <w:r>
              <w:t>0x01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5EC40F4" w14:textId="77777777" w:rsidR="00E36F0E" w:rsidRPr="0052707D" w:rsidRDefault="00393DC0" w:rsidP="00E36F0E">
            <w:pPr>
              <w:rPr>
                <w:highlight w:val="yellow"/>
              </w:rPr>
            </w:pPr>
            <w:r w:rsidRPr="007164A2">
              <w:t>Open or no security</w:t>
            </w:r>
          </w:p>
        </w:tc>
      </w:tr>
      <w:tr w:rsidR="00E36F0E" w:rsidRPr="00C82768" w14:paraId="3786531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3258703"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1B9528A"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DA02073"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309849D" w14:textId="77777777" w:rsidR="00E36F0E" w:rsidRPr="00C82768" w:rsidRDefault="00393DC0" w:rsidP="00E36F0E">
            <w:r>
              <w:t>WEP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F3154A7" w14:textId="77777777" w:rsidR="00E36F0E" w:rsidRPr="00C82768" w:rsidRDefault="00393DC0" w:rsidP="00E36F0E">
            <w:r>
              <w:t>0x02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2894770" w14:textId="77777777" w:rsidR="00E36F0E" w:rsidRPr="007164A2" w:rsidRDefault="00393DC0" w:rsidP="00E36F0E">
            <w:r>
              <w:t>WEP</w:t>
            </w:r>
          </w:p>
        </w:tc>
      </w:tr>
      <w:tr w:rsidR="00E36F0E" w:rsidRPr="00C82768" w14:paraId="37391AB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72DF35E"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8DE3376"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F693FA8"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3BC11BC" w14:textId="77777777" w:rsidR="00E36F0E" w:rsidRDefault="00393DC0" w:rsidP="00E36F0E">
            <w:r>
              <w:t>WPS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1011CF5" w14:textId="77777777" w:rsidR="00E36F0E" w:rsidRDefault="00393DC0" w:rsidP="00E36F0E">
            <w:r>
              <w:t>0x03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2C0BDAC" w14:textId="77777777" w:rsidR="00E36F0E" w:rsidRPr="007164A2" w:rsidRDefault="00393DC0" w:rsidP="00E36F0E">
            <w:r>
              <w:t>WPS (WiFi Protected Setup)</w:t>
            </w:r>
          </w:p>
        </w:tc>
      </w:tr>
      <w:tr w:rsidR="00E36F0E" w:rsidRPr="00C82768" w14:paraId="764FFB5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4C2D74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1C9350D"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F051C65"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21F4562" w14:textId="77777777" w:rsidR="00E36F0E" w:rsidRPr="00C82768" w:rsidRDefault="00393DC0" w:rsidP="00E36F0E">
            <w:r>
              <w:t>WPA_Personal</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4B5694B" w14:textId="77777777" w:rsidR="00E36F0E" w:rsidRDefault="00393DC0" w:rsidP="00E36F0E">
            <w:r>
              <w:t>0x04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E950790" w14:textId="77777777" w:rsidR="00E36F0E" w:rsidRPr="007164A2" w:rsidRDefault="00393DC0" w:rsidP="00E36F0E">
            <w:r>
              <w:t>WPA/WPA2/WPA3 Personal (passkey)</w:t>
            </w:r>
          </w:p>
        </w:tc>
      </w:tr>
      <w:tr w:rsidR="00E36F0E" w:rsidRPr="00C82768" w14:paraId="772699F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5691F13"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CDA1536"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56C957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1AE5F01" w14:textId="77777777" w:rsidR="00E36F0E" w:rsidRDefault="00393DC0" w:rsidP="00E36F0E">
            <w:r>
              <w:t>WPA_Enterprise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97F775D" w14:textId="77777777" w:rsidR="00E36F0E" w:rsidRDefault="00393DC0" w:rsidP="00E36F0E">
            <w:r>
              <w:t>0x05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A1307FE" w14:textId="77777777" w:rsidR="00E36F0E" w:rsidRPr="007164A2" w:rsidRDefault="00393DC0" w:rsidP="00E36F0E">
            <w:r>
              <w:t>WPA/WPA2/WPA3 Enterprise (EAP-PEAP/EAP-TLS/etc) (not supported)</w:t>
            </w:r>
          </w:p>
        </w:tc>
      </w:tr>
      <w:tr w:rsidR="00E36F0E" w:rsidRPr="00C82768" w14:paraId="72EF01A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EEDEB95"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8736C00"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F0310A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3A353B3" w14:textId="77777777" w:rsidR="00E36F0E" w:rsidRDefault="00393DC0" w:rsidP="00E36F0E">
            <w:r>
              <w:t>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BCEE34E" w14:textId="77777777" w:rsidR="00E36F0E" w:rsidRDefault="00393DC0" w:rsidP="00E36F0E">
            <w:r>
              <w:t>0x06</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AF2E2AF" w14:textId="77777777" w:rsidR="00E36F0E" w:rsidRPr="007164A2" w:rsidRDefault="00E36F0E" w:rsidP="00E36F0E"/>
        </w:tc>
      </w:tr>
      <w:tr w:rsidR="00E36F0E" w:rsidRPr="00C82768" w14:paraId="1A9CA7D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61F58B4" w14:textId="77777777" w:rsidR="00E36F0E" w:rsidRDefault="00393DC0" w:rsidP="00E36F0E">
            <w:pPr>
              <w:jc w:val="center"/>
            </w:pPr>
            <w:r>
              <w:t xml:space="preserve">R </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B9AE71B" w14:textId="77777777" w:rsidR="00E36F0E" w:rsidRPr="00DA43D2" w:rsidRDefault="00393DC0" w:rsidP="00E36F0E">
            <w:r>
              <w:t>WlanWepSecurity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0A0B7FF" w14:textId="77777777" w:rsidR="00E36F0E" w:rsidRPr="00C82768" w:rsidRDefault="00393DC0" w:rsidP="00E36F0E">
            <w:r>
              <w:t>-</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0BF8C86"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F7ED72F" w14:textId="77777777" w:rsidR="00E36F0E" w:rsidRPr="0011264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011EC23" w14:textId="77777777" w:rsidR="00E36F0E" w:rsidRPr="0052707D" w:rsidRDefault="00393DC0" w:rsidP="00E36F0E">
            <w:pPr>
              <w:rPr>
                <w:highlight w:val="yellow"/>
              </w:rPr>
            </w:pPr>
            <w:r w:rsidRPr="007164A2">
              <w:t>WEP Settings</w:t>
            </w:r>
          </w:p>
        </w:tc>
      </w:tr>
      <w:tr w:rsidR="00E36F0E" w:rsidRPr="00C82768" w14:paraId="44BE5C6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6DF0A7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5A155A4"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95F4953"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78CB957" w14:textId="77777777" w:rsidR="00E36F0E" w:rsidRDefault="00393DC0" w:rsidP="00E36F0E">
            <w:r>
              <w:t>Key</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CAEFD52" w14:textId="77777777" w:rsidR="00E36F0E" w:rsidRPr="00F1221C" w:rsidRDefault="00393DC0" w:rsidP="00E36F0E">
            <w:r w:rsidRPr="00F1221C">
              <w:t>Char Value:0-255</w:t>
            </w:r>
          </w:p>
          <w:p w14:paraId="40390DE7"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7D72BF6" w14:textId="77777777" w:rsidR="00E36F0E" w:rsidRPr="0052707D" w:rsidRDefault="00E36F0E" w:rsidP="00E36F0E">
            <w:pPr>
              <w:rPr>
                <w:highlight w:val="yellow"/>
              </w:rPr>
            </w:pPr>
          </w:p>
        </w:tc>
      </w:tr>
      <w:tr w:rsidR="00E36F0E" w:rsidRPr="00C82768" w14:paraId="194F657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5EC963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04AB269"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CAB5376" w14:textId="77777777" w:rsidR="00E36F0E"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3ADD6AB" w14:textId="77777777" w:rsidR="00E36F0E" w:rsidRDefault="00393DC0" w:rsidP="00E36F0E">
            <w:r>
              <w:t>defaultKeyIndex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F114140" w14:textId="77777777" w:rsidR="00E36F0E"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4011A00" w14:textId="77777777" w:rsidR="00E36F0E" w:rsidRPr="0052707D" w:rsidRDefault="00E36F0E" w:rsidP="00E36F0E">
            <w:pPr>
              <w:rPr>
                <w:highlight w:val="yellow"/>
              </w:rPr>
            </w:pPr>
          </w:p>
        </w:tc>
      </w:tr>
      <w:tr w:rsidR="00E36F0E" w:rsidRPr="00C82768" w14:paraId="0749C2B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5F45C8D"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A8F4A4A" w14:textId="77777777" w:rsidR="00E36F0E" w:rsidRPr="00DA43D2" w:rsidRDefault="00393DC0" w:rsidP="00E36F0E">
            <w:r>
              <w:t>WlanWpsSecurity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621D425" w14:textId="77777777" w:rsidR="00E36F0E" w:rsidRPr="00C82768" w:rsidRDefault="00393DC0" w:rsidP="00E36F0E">
            <w:r>
              <w:t>-</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AD4726D"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336710C" w14:textId="77777777" w:rsidR="00E36F0E" w:rsidRPr="0011264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A9BD511" w14:textId="77777777" w:rsidR="00E36F0E" w:rsidRPr="0052707D" w:rsidRDefault="00393DC0" w:rsidP="00E36F0E">
            <w:pPr>
              <w:rPr>
                <w:highlight w:val="yellow"/>
              </w:rPr>
            </w:pPr>
            <w:r w:rsidRPr="007164A2">
              <w:t>WPS Settings</w:t>
            </w:r>
          </w:p>
        </w:tc>
      </w:tr>
      <w:tr w:rsidR="00E36F0E" w:rsidRPr="00C82768" w14:paraId="26EA3C1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3C0DD7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8FE2F40"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A676320" w14:textId="77777777" w:rsidR="00E36F0E" w:rsidRDefault="00393DC0" w:rsidP="00E36F0E">
            <w:r>
              <w:t>WlanWpsType</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B5270EF"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4C33E0A" w14:textId="77777777" w:rsidR="00E36F0E" w:rsidRDefault="00E36F0E" w:rsidP="00E36F0E"/>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12FEED6" w14:textId="77777777" w:rsidR="00E36F0E" w:rsidRPr="0052707D" w:rsidRDefault="00393DC0" w:rsidP="00E36F0E">
            <w:pPr>
              <w:rPr>
                <w:highlight w:val="yellow"/>
              </w:rPr>
            </w:pPr>
            <w:r>
              <w:t>Type</w:t>
            </w:r>
          </w:p>
        </w:tc>
      </w:tr>
      <w:tr w:rsidR="00E36F0E" w:rsidRPr="00C82768" w14:paraId="48A7319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311237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38A6608"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F792247"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524DD07"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2402A37" w14:textId="77777777" w:rsidR="00E36F0E" w:rsidRPr="00F1221C" w:rsidRDefault="00393DC0" w:rsidP="00E36F0E">
            <w:r w:rsidRPr="00F1221C">
              <w:t>Char Value:0-255</w:t>
            </w:r>
          </w:p>
          <w:p w14:paraId="72A03D32"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858905F" w14:textId="77777777" w:rsidR="00E36F0E" w:rsidRPr="0052707D" w:rsidRDefault="00393DC0" w:rsidP="00E36F0E">
            <w:pPr>
              <w:rPr>
                <w:highlight w:val="yellow"/>
              </w:rPr>
            </w:pPr>
            <w:r>
              <w:t>Pin</w:t>
            </w:r>
          </w:p>
        </w:tc>
      </w:tr>
      <w:tr w:rsidR="00E36F0E" w:rsidRPr="00C82768" w14:paraId="360CF52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126B769"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5572883" w14:textId="77777777" w:rsidR="00E36F0E" w:rsidRPr="00DA43D2" w:rsidRDefault="00393DC0" w:rsidP="00E36F0E">
            <w:r>
              <w:t>WlanWpaPersonalSecurity</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BB9FC9D"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91CD066"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173D030" w14:textId="77777777" w:rsidR="00E36F0E" w:rsidRPr="00F1221C" w:rsidRDefault="00393DC0" w:rsidP="00E36F0E">
            <w:r w:rsidRPr="00F1221C">
              <w:t>Char Value:0-255</w:t>
            </w:r>
          </w:p>
          <w:p w14:paraId="3306BA73"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42B8EAB" w14:textId="77777777" w:rsidR="00E36F0E" w:rsidRPr="0052707D" w:rsidRDefault="00393DC0" w:rsidP="00E36F0E">
            <w:pPr>
              <w:rPr>
                <w:highlight w:val="yellow"/>
              </w:rPr>
            </w:pPr>
            <w:r w:rsidRPr="007164A2">
              <w:t>WPA/WPA2</w:t>
            </w:r>
            <w:r>
              <w:t>/WPA3</w:t>
            </w:r>
            <w:r w:rsidRPr="007164A2">
              <w:t>-Personal Settings - password</w:t>
            </w:r>
          </w:p>
        </w:tc>
      </w:tr>
      <w:tr w:rsidR="00E36F0E" w:rsidRPr="00C82768" w14:paraId="409C348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A251057"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AF09E2A" w14:textId="77777777" w:rsidR="00E36F0E" w:rsidRPr="00DA43D2" w:rsidRDefault="00393DC0" w:rsidP="00E36F0E">
            <w:r>
              <w:t>WlanPairwiseCipher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BF092D1"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73D2295"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F6492FC" w14:textId="77777777" w:rsidR="00E36F0E" w:rsidRPr="0011264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06793C2" w14:textId="77777777" w:rsidR="00E36F0E" w:rsidRPr="0052707D" w:rsidRDefault="00393DC0" w:rsidP="00E36F0E">
            <w:pPr>
              <w:rPr>
                <w:highlight w:val="yellow"/>
              </w:rPr>
            </w:pPr>
            <w:r w:rsidRPr="007164A2">
              <w:t>Pair cipher</w:t>
            </w:r>
          </w:p>
        </w:tc>
      </w:tr>
      <w:tr w:rsidR="00E36F0E" w:rsidRPr="00C82768" w14:paraId="03CE62C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397B14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D77C369"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69060D8"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BE0262B" w14:textId="77777777" w:rsidR="00E36F0E" w:rsidRDefault="00393DC0" w:rsidP="00E36F0E">
            <w:pPr>
              <w:rPr>
                <w:rFonts w:cs="Arial"/>
                <w:color w:val="000000"/>
              </w:rPr>
            </w:pPr>
            <w:r>
              <w:rPr>
                <w:rFonts w:cs="Arial"/>
                <w:color w:val="000000"/>
              </w:rPr>
              <w:t>PAIR_MIN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1252871"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98D7BAD" w14:textId="77777777" w:rsidR="00E36F0E" w:rsidRPr="0052707D" w:rsidRDefault="00E36F0E" w:rsidP="00E36F0E">
            <w:pPr>
              <w:rPr>
                <w:highlight w:val="yellow"/>
              </w:rPr>
            </w:pPr>
          </w:p>
        </w:tc>
      </w:tr>
      <w:tr w:rsidR="00E36F0E" w:rsidRPr="00C82768" w14:paraId="04C2EC4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FB15334"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0D1A79D"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61814F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4E83266" w14:textId="77777777" w:rsidR="00E36F0E" w:rsidRDefault="00393DC0" w:rsidP="00E36F0E">
            <w:pPr>
              <w:rPr>
                <w:rFonts w:cs="Arial"/>
                <w:color w:val="000000"/>
              </w:rPr>
            </w:pPr>
            <w:r>
              <w:rPr>
                <w:rFonts w:cs="Arial"/>
                <w:color w:val="000000"/>
              </w:rPr>
              <w:t>PAIR_NONE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AE24C84"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69E5F84" w14:textId="77777777" w:rsidR="00E36F0E" w:rsidRPr="007164A2" w:rsidRDefault="00393DC0" w:rsidP="00E36F0E">
            <w:r w:rsidRPr="007164A2">
              <w:t>None</w:t>
            </w:r>
          </w:p>
        </w:tc>
      </w:tr>
      <w:tr w:rsidR="00E36F0E" w:rsidRPr="00C82768" w14:paraId="4E13A35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4EFF2EE"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4476DB3"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34852A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898B136" w14:textId="77777777" w:rsidR="00E36F0E" w:rsidRDefault="00393DC0" w:rsidP="00E36F0E">
            <w:pPr>
              <w:rPr>
                <w:rFonts w:cs="Arial"/>
                <w:color w:val="000000"/>
              </w:rPr>
            </w:pPr>
            <w:r>
              <w:rPr>
                <w:rFonts w:cs="Arial"/>
                <w:color w:val="000000"/>
              </w:rPr>
              <w:t>PAIR_TKIP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4D3097B"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F1FB29B" w14:textId="77777777" w:rsidR="00E36F0E" w:rsidRPr="007164A2" w:rsidRDefault="00393DC0" w:rsidP="00E36F0E">
            <w:r>
              <w:t>TKIP</w:t>
            </w:r>
          </w:p>
        </w:tc>
      </w:tr>
      <w:tr w:rsidR="00E36F0E" w:rsidRPr="00C82768" w14:paraId="0A50AE0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26D77C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C98D1DB"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DB779C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2C6A79E" w14:textId="77777777" w:rsidR="00E36F0E" w:rsidRDefault="00393DC0" w:rsidP="00E36F0E">
            <w:pPr>
              <w:rPr>
                <w:rFonts w:cs="Arial"/>
                <w:color w:val="000000"/>
              </w:rPr>
            </w:pPr>
            <w:r>
              <w:rPr>
                <w:rFonts w:cs="Arial"/>
                <w:color w:val="000000"/>
              </w:rPr>
              <w:t>PAIR_CCMP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A1955AE"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8F8C2A9" w14:textId="77777777" w:rsidR="00E36F0E" w:rsidRPr="007164A2" w:rsidRDefault="00393DC0" w:rsidP="00E36F0E">
            <w:r>
              <w:t>CCMP/AES</w:t>
            </w:r>
          </w:p>
        </w:tc>
      </w:tr>
      <w:tr w:rsidR="00E36F0E" w:rsidRPr="00C82768" w14:paraId="7EBBEFB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4320EB3"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F6ACB09"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EFBE239"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0228944" w14:textId="77777777" w:rsidR="00E36F0E" w:rsidRDefault="00393DC0" w:rsidP="00E36F0E">
            <w:pPr>
              <w:rPr>
                <w:rFonts w:cs="Arial"/>
                <w:color w:val="000000"/>
              </w:rPr>
            </w:pPr>
            <w:r>
              <w:rPr>
                <w:rFonts w:cs="Arial"/>
                <w:color w:val="000000"/>
              </w:rPr>
              <w:t>PAIR_TKIPCCMP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7F8A00A"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8206B2A" w14:textId="77777777" w:rsidR="00E36F0E" w:rsidRPr="007164A2" w:rsidRDefault="00393DC0" w:rsidP="00E36F0E">
            <w:r>
              <w:t>Mixmode – tkip or ccmp</w:t>
            </w:r>
          </w:p>
        </w:tc>
      </w:tr>
      <w:tr w:rsidR="00E36F0E" w:rsidRPr="00C82768" w14:paraId="2245053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AE827EF"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750B765"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E9860AD"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6C1B585" w14:textId="77777777" w:rsidR="00E36F0E" w:rsidRDefault="00393DC0" w:rsidP="00E36F0E">
            <w:pPr>
              <w:rPr>
                <w:rFonts w:cs="Arial"/>
                <w:color w:val="000000"/>
              </w:rPr>
            </w:pPr>
            <w:r>
              <w:rPr>
                <w:rFonts w:cs="Arial"/>
                <w:color w:val="000000"/>
              </w:rPr>
              <w:t>PAIR_MAX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05DA602" w14:textId="77777777" w:rsidR="00E36F0E" w:rsidRDefault="00393DC0" w:rsidP="00E36F0E">
            <w:r>
              <w:t>0x5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3B6436A" w14:textId="77777777" w:rsidR="00E36F0E" w:rsidRPr="0052707D" w:rsidRDefault="00E36F0E" w:rsidP="00E36F0E">
            <w:pPr>
              <w:rPr>
                <w:highlight w:val="yellow"/>
              </w:rPr>
            </w:pPr>
          </w:p>
        </w:tc>
      </w:tr>
      <w:tr w:rsidR="00E36F0E" w:rsidRPr="00C82768" w14:paraId="0B81AA5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CE4D5D5"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1EC2C97" w14:textId="77777777" w:rsidR="00E36F0E" w:rsidRPr="00DA43D2" w:rsidRDefault="00393DC0" w:rsidP="00E36F0E">
            <w:r>
              <w:t>WlanGroupCipher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C775905"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99F0F8D"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62472EF" w14:textId="77777777" w:rsidR="00E36F0E" w:rsidRPr="0011264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F5A0515" w14:textId="77777777" w:rsidR="00E36F0E" w:rsidRPr="0052707D" w:rsidRDefault="00393DC0" w:rsidP="00E36F0E">
            <w:pPr>
              <w:rPr>
                <w:highlight w:val="yellow"/>
              </w:rPr>
            </w:pPr>
            <w:r w:rsidRPr="007164A2">
              <w:t>Group cipher</w:t>
            </w:r>
          </w:p>
        </w:tc>
      </w:tr>
      <w:tr w:rsidR="00E36F0E" w:rsidRPr="00C82768" w14:paraId="10C07D6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8703F1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53148BE"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EC096BC"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D6391DA" w14:textId="77777777" w:rsidR="00E36F0E" w:rsidRDefault="00393DC0" w:rsidP="00E36F0E">
            <w:pPr>
              <w:rPr>
                <w:rFonts w:cs="Arial"/>
                <w:color w:val="000000"/>
              </w:rPr>
            </w:pPr>
            <w:r>
              <w:rPr>
                <w:rFonts w:cs="Arial"/>
                <w:color w:val="000000"/>
              </w:rPr>
              <w:t>GROUP_MIN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FDF0CB9"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AF7D558" w14:textId="77777777" w:rsidR="00E36F0E" w:rsidRPr="0052707D" w:rsidRDefault="00E36F0E" w:rsidP="00E36F0E">
            <w:pPr>
              <w:rPr>
                <w:highlight w:val="yellow"/>
              </w:rPr>
            </w:pPr>
          </w:p>
        </w:tc>
      </w:tr>
      <w:tr w:rsidR="00E36F0E" w:rsidRPr="00C82768" w14:paraId="5B73169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39738E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B6DB129"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A3225D2"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0E1BE68" w14:textId="77777777" w:rsidR="00E36F0E" w:rsidRDefault="00393DC0" w:rsidP="00E36F0E">
            <w:pPr>
              <w:rPr>
                <w:rFonts w:cs="Arial"/>
                <w:color w:val="000000"/>
              </w:rPr>
            </w:pPr>
            <w:r>
              <w:rPr>
                <w:rFonts w:cs="Arial"/>
                <w:color w:val="000000"/>
              </w:rPr>
              <w:t>GROUP_NONE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F5282CE"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B710FAD" w14:textId="77777777" w:rsidR="00E36F0E" w:rsidRPr="007164A2" w:rsidRDefault="00393DC0" w:rsidP="00E36F0E">
            <w:r w:rsidRPr="007164A2">
              <w:t>None</w:t>
            </w:r>
          </w:p>
        </w:tc>
      </w:tr>
      <w:tr w:rsidR="00E36F0E" w:rsidRPr="00C82768" w14:paraId="388918D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937A32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67A333C"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90C3D24"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5927EB3" w14:textId="77777777" w:rsidR="00E36F0E" w:rsidRDefault="00393DC0" w:rsidP="00E36F0E">
            <w:pPr>
              <w:rPr>
                <w:rFonts w:cs="Arial"/>
                <w:color w:val="000000"/>
              </w:rPr>
            </w:pPr>
            <w:r>
              <w:rPr>
                <w:rFonts w:cs="Arial"/>
                <w:color w:val="000000"/>
              </w:rPr>
              <w:t>GROUP_TKIP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0134CBB"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F736225" w14:textId="77777777" w:rsidR="00E36F0E" w:rsidRPr="007164A2" w:rsidRDefault="00393DC0" w:rsidP="00E36F0E">
            <w:r>
              <w:t>TKIP</w:t>
            </w:r>
          </w:p>
        </w:tc>
      </w:tr>
      <w:tr w:rsidR="00E36F0E" w:rsidRPr="00C82768" w14:paraId="79175BD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E8A72B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0603120"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5494D4D"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827510D" w14:textId="77777777" w:rsidR="00E36F0E" w:rsidRDefault="00393DC0" w:rsidP="00E36F0E">
            <w:pPr>
              <w:rPr>
                <w:rFonts w:cs="Arial"/>
                <w:color w:val="000000"/>
              </w:rPr>
            </w:pPr>
            <w:r>
              <w:rPr>
                <w:rFonts w:cs="Arial"/>
                <w:color w:val="000000"/>
              </w:rPr>
              <w:t>GROUP_CCMP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75D1D89"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A430B59" w14:textId="77777777" w:rsidR="00E36F0E" w:rsidRPr="007164A2" w:rsidRDefault="00393DC0" w:rsidP="00E36F0E">
            <w:r>
              <w:t>CCMP/AES</w:t>
            </w:r>
          </w:p>
        </w:tc>
      </w:tr>
      <w:tr w:rsidR="00E36F0E" w:rsidRPr="00C82768" w14:paraId="165F394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02AAFA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0A17933"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DB38A11"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BC4A7A2" w14:textId="77777777" w:rsidR="00E36F0E" w:rsidRDefault="00393DC0" w:rsidP="00E36F0E">
            <w:pPr>
              <w:rPr>
                <w:rFonts w:cs="Arial"/>
                <w:color w:val="000000"/>
              </w:rPr>
            </w:pPr>
            <w:r>
              <w:rPr>
                <w:rFonts w:cs="Arial"/>
                <w:color w:val="000000"/>
              </w:rPr>
              <w:t>GROUP_TKIPCCMP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25FDC8C"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29CD9E0" w14:textId="77777777" w:rsidR="00E36F0E" w:rsidRPr="007164A2" w:rsidRDefault="00393DC0" w:rsidP="00E36F0E">
            <w:r>
              <w:t>Mixmode – tkip or ccmp</w:t>
            </w:r>
          </w:p>
        </w:tc>
      </w:tr>
      <w:tr w:rsidR="00E36F0E" w:rsidRPr="00C82768" w14:paraId="16EC6CD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E23FBAE"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57B1B3A"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ED051D0"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8DF9F49" w14:textId="77777777" w:rsidR="00E36F0E" w:rsidRDefault="00393DC0" w:rsidP="00E36F0E">
            <w:pPr>
              <w:rPr>
                <w:rFonts w:cs="Arial"/>
                <w:color w:val="000000"/>
              </w:rPr>
            </w:pPr>
            <w:r>
              <w:rPr>
                <w:rFonts w:cs="Arial"/>
                <w:color w:val="000000"/>
              </w:rPr>
              <w:t>GROUP_MAX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5EE7DC6" w14:textId="77777777" w:rsidR="00E36F0E" w:rsidRDefault="00393DC0" w:rsidP="00E36F0E">
            <w:r>
              <w:t>0x5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95BEEFF" w14:textId="77777777" w:rsidR="00E36F0E" w:rsidRPr="0052707D" w:rsidRDefault="00E36F0E" w:rsidP="00E36F0E">
            <w:pPr>
              <w:rPr>
                <w:highlight w:val="yellow"/>
              </w:rPr>
            </w:pPr>
          </w:p>
        </w:tc>
      </w:tr>
      <w:tr w:rsidR="00E36F0E" w:rsidRPr="00C82768" w14:paraId="38E5D7CA"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718B43A"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9C6BE0E" w14:textId="77777777" w:rsidR="00E36F0E" w:rsidRPr="00DA43D2" w:rsidRDefault="00393DC0" w:rsidP="00E36F0E">
            <w:r>
              <w:t>WlanWpaEnterprise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87606A3" w14:textId="77777777" w:rsidR="00E36F0E" w:rsidRDefault="00393DC0" w:rsidP="00E36F0E">
            <w:r>
              <w:t>TBD</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2E9761B"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164A9F2" w14:textId="77777777" w:rsidR="00E36F0E" w:rsidRPr="007164A2" w:rsidRDefault="00E36F0E" w:rsidP="00E36F0E">
            <w:pPr>
              <w:rPr>
                <w:highlight w:val="yellow"/>
              </w:rPr>
            </w:pP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DD89556" w14:textId="77777777" w:rsidR="00E36F0E" w:rsidRPr="007164A2" w:rsidRDefault="00393DC0" w:rsidP="00E36F0E">
            <w:pPr>
              <w:rPr>
                <w:highlight w:val="yellow"/>
              </w:rPr>
            </w:pPr>
            <w:r w:rsidRPr="007164A2">
              <w:t>TBD</w:t>
            </w:r>
          </w:p>
        </w:tc>
      </w:tr>
      <w:tr w:rsidR="00E36F0E" w:rsidRPr="00C82768" w14:paraId="28F58C7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494282A"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2D5AD8C" w14:textId="77777777" w:rsidR="00E36F0E" w:rsidRPr="00DA43D2" w:rsidRDefault="00393DC0" w:rsidP="00E36F0E">
            <w:r>
              <w:t>WlanIpv4AddrType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A6FA8FA"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8B265D9"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EFA0661" w14:textId="77777777" w:rsidR="00E36F0E" w:rsidRDefault="00E36F0E" w:rsidP="00E36F0E"/>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8D39B32" w14:textId="77777777" w:rsidR="00E36F0E" w:rsidRPr="0052707D" w:rsidRDefault="00E36F0E" w:rsidP="00E36F0E">
            <w:pPr>
              <w:rPr>
                <w:highlight w:val="yellow"/>
              </w:rPr>
            </w:pPr>
          </w:p>
        </w:tc>
      </w:tr>
      <w:tr w:rsidR="00E36F0E" w:rsidRPr="00C82768" w14:paraId="6C60384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F1B10D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C60FC5C"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FBE5EE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54C1CD6" w14:textId="77777777" w:rsidR="00E36F0E" w:rsidRDefault="00393DC0" w:rsidP="00E36F0E">
            <w:pPr>
              <w:rPr>
                <w:rFonts w:cs="Arial"/>
                <w:color w:val="000000"/>
              </w:rPr>
            </w:pPr>
            <w:r>
              <w:rPr>
                <w:rFonts w:cs="Arial"/>
                <w:color w:val="000000"/>
              </w:rPr>
              <w:t>WLAN_IPV4_ADDR_MIN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3FB11D0"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1E72AC3" w14:textId="77777777" w:rsidR="00E36F0E" w:rsidRPr="0052707D" w:rsidRDefault="00E36F0E" w:rsidP="00E36F0E">
            <w:pPr>
              <w:rPr>
                <w:highlight w:val="yellow"/>
              </w:rPr>
            </w:pPr>
          </w:p>
        </w:tc>
      </w:tr>
      <w:tr w:rsidR="00E36F0E" w:rsidRPr="00C82768" w14:paraId="552A12B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25BF9E6"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D8EBB01"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7A8F605"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7F303CB" w14:textId="77777777" w:rsidR="00E36F0E" w:rsidRDefault="00393DC0" w:rsidP="00E36F0E">
            <w:pPr>
              <w:rPr>
                <w:rFonts w:cs="Arial"/>
                <w:color w:val="000000"/>
              </w:rPr>
            </w:pPr>
            <w:r>
              <w:rPr>
                <w:rFonts w:cs="Arial"/>
                <w:color w:val="000000"/>
              </w:rPr>
              <w:t>WLAN_IPV4_ADDR_NONE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0E564C2"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B570A10" w14:textId="77777777" w:rsidR="00E36F0E" w:rsidRDefault="00393DC0" w:rsidP="00E36F0E">
            <w:pPr>
              <w:rPr>
                <w:rFonts w:cs="Arial"/>
                <w:color w:val="000000"/>
              </w:rPr>
            </w:pPr>
            <w:r>
              <w:rPr>
                <w:rFonts w:cs="Arial"/>
                <w:color w:val="000000"/>
              </w:rPr>
              <w:t>No IPv4 Addressing is used</w:t>
            </w:r>
          </w:p>
        </w:tc>
      </w:tr>
      <w:tr w:rsidR="00E36F0E" w:rsidRPr="00C82768" w14:paraId="6D1941A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A1D6C2C"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5CB9E76"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F8B03D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31F02F5" w14:textId="77777777" w:rsidR="00E36F0E" w:rsidRDefault="00393DC0" w:rsidP="00E36F0E">
            <w:pPr>
              <w:rPr>
                <w:rFonts w:cs="Arial"/>
                <w:color w:val="000000"/>
              </w:rPr>
            </w:pPr>
            <w:r>
              <w:rPr>
                <w:rFonts w:cs="Arial"/>
                <w:color w:val="000000"/>
              </w:rPr>
              <w:t>WLAN_IPV4_ADDR_STATIC</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7C13F27"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BA0A651" w14:textId="77777777" w:rsidR="00E36F0E" w:rsidRDefault="00393DC0" w:rsidP="00E36F0E">
            <w:pPr>
              <w:rPr>
                <w:rFonts w:cs="Arial"/>
                <w:color w:val="000000"/>
              </w:rPr>
            </w:pPr>
            <w:r>
              <w:rPr>
                <w:rFonts w:cs="Arial"/>
                <w:color w:val="000000"/>
              </w:rPr>
              <w:t>Static IPv4 Address</w:t>
            </w:r>
          </w:p>
        </w:tc>
      </w:tr>
      <w:tr w:rsidR="00E36F0E" w:rsidRPr="00C82768" w14:paraId="30D43D0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CF951E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3C8E76A"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D6279C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5E721A2" w14:textId="77777777" w:rsidR="00E36F0E" w:rsidRDefault="00393DC0" w:rsidP="00E36F0E">
            <w:pPr>
              <w:rPr>
                <w:rFonts w:cs="Arial"/>
                <w:color w:val="000000"/>
              </w:rPr>
            </w:pPr>
            <w:r>
              <w:rPr>
                <w:rFonts w:cs="Arial"/>
                <w:color w:val="000000"/>
              </w:rPr>
              <w:t>WLAN_IPV4_ADDR_DHCP_CLIENT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F02293B"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0F48D0F" w14:textId="77777777" w:rsidR="00E36F0E" w:rsidRDefault="00393DC0" w:rsidP="00E36F0E">
            <w:pPr>
              <w:rPr>
                <w:rFonts w:cs="Arial"/>
                <w:color w:val="000000"/>
              </w:rPr>
            </w:pPr>
            <w:r>
              <w:rPr>
                <w:rFonts w:cs="Arial"/>
                <w:color w:val="000000"/>
              </w:rPr>
              <w:t>DHCP Client IPv4 Address</w:t>
            </w:r>
          </w:p>
        </w:tc>
      </w:tr>
      <w:tr w:rsidR="00E36F0E" w:rsidRPr="00C82768" w14:paraId="1A61AD0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5935574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E625206"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CF1AD7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E985651" w14:textId="77777777" w:rsidR="00E36F0E" w:rsidRDefault="00393DC0" w:rsidP="00E36F0E">
            <w:pPr>
              <w:rPr>
                <w:rFonts w:cs="Arial"/>
                <w:color w:val="000000"/>
              </w:rPr>
            </w:pPr>
            <w:r>
              <w:rPr>
                <w:rFonts w:cs="Arial"/>
                <w:color w:val="000000"/>
              </w:rPr>
              <w:t>WLAN_IPV4_ADDR_DHCP_SERVER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5344215"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0D805C2" w14:textId="77777777" w:rsidR="00E36F0E" w:rsidRDefault="00393DC0" w:rsidP="00E36F0E">
            <w:pPr>
              <w:rPr>
                <w:rFonts w:cs="Arial"/>
                <w:color w:val="000000"/>
              </w:rPr>
            </w:pPr>
            <w:r>
              <w:rPr>
                <w:rFonts w:cs="Arial"/>
                <w:color w:val="000000"/>
              </w:rPr>
              <w:t>DHCP Server IPv4 Address</w:t>
            </w:r>
          </w:p>
        </w:tc>
      </w:tr>
      <w:tr w:rsidR="00E36F0E" w:rsidRPr="00C82768" w14:paraId="2E971FB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038DA2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0163C33"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0103A2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994E5C1" w14:textId="77777777" w:rsidR="00E36F0E" w:rsidRDefault="00393DC0" w:rsidP="00E36F0E">
            <w:pPr>
              <w:rPr>
                <w:rFonts w:cs="Arial"/>
                <w:color w:val="000000"/>
              </w:rPr>
            </w:pPr>
            <w:r>
              <w:rPr>
                <w:rFonts w:cs="Arial"/>
                <w:color w:val="000000"/>
              </w:rPr>
              <w:t>WLAN_IPV4_ADDR_MAX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03EFE4B" w14:textId="77777777" w:rsidR="00E36F0E" w:rsidRDefault="00393DC0" w:rsidP="00E36F0E">
            <w:r>
              <w:t>0x5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BAE73A4" w14:textId="77777777" w:rsidR="00E36F0E" w:rsidRPr="0052707D" w:rsidRDefault="00E36F0E" w:rsidP="00E36F0E">
            <w:pPr>
              <w:rPr>
                <w:highlight w:val="yellow"/>
              </w:rPr>
            </w:pPr>
          </w:p>
        </w:tc>
      </w:tr>
      <w:tr w:rsidR="00E36F0E" w:rsidRPr="00C82768" w14:paraId="47BEE7C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76A9623C"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B2A8A10" w14:textId="77777777" w:rsidR="00E36F0E" w:rsidRPr="00DA43D2" w:rsidRDefault="00393DC0" w:rsidP="00E36F0E">
            <w:r>
              <w:t>WlanIpv4Addr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9FF61CE" w14:textId="77777777" w:rsidR="00E36F0E" w:rsidRPr="00C82768" w:rsidRDefault="00393DC0" w:rsidP="00E36F0E">
            <w:r>
              <w:t>-</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557D515" w14:textId="77777777" w:rsidR="00E36F0E" w:rsidRPr="0011264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59657C7" w14:textId="77777777" w:rsidR="00E36F0E" w:rsidRPr="0011264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3B23C44" w14:textId="77777777" w:rsidR="00E36F0E" w:rsidRPr="0052707D" w:rsidRDefault="00E36F0E" w:rsidP="00E36F0E">
            <w:pPr>
              <w:rPr>
                <w:highlight w:val="yellow"/>
              </w:rPr>
            </w:pPr>
          </w:p>
        </w:tc>
      </w:tr>
      <w:tr w:rsidR="00E36F0E" w:rsidRPr="00C82768" w14:paraId="5A618CF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1CE866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B07C1DC"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3A512F5"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ED4F921" w14:textId="77777777" w:rsidR="00E36F0E" w:rsidRDefault="00393DC0" w:rsidP="00E36F0E">
            <w:r>
              <w:t>Ip</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B661C57" w14:textId="77777777" w:rsidR="00E36F0E" w:rsidRPr="00F1221C" w:rsidRDefault="00393DC0" w:rsidP="00E36F0E">
            <w:r w:rsidRPr="00F1221C">
              <w:t>Char Value:0-255</w:t>
            </w:r>
          </w:p>
          <w:p w14:paraId="3759F5AC"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1328694" w14:textId="77777777" w:rsidR="00E36F0E" w:rsidRDefault="00393DC0" w:rsidP="00E36F0E">
            <w:pPr>
              <w:rPr>
                <w:rFonts w:cs="Arial"/>
                <w:color w:val="000000"/>
              </w:rPr>
            </w:pPr>
            <w:r>
              <w:rPr>
                <w:rFonts w:cs="Arial"/>
                <w:color w:val="000000"/>
              </w:rPr>
              <w:t>IP address of current connection</w:t>
            </w:r>
          </w:p>
        </w:tc>
      </w:tr>
      <w:tr w:rsidR="00E36F0E" w:rsidRPr="00C82768" w14:paraId="58F456C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B6AD313"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C3061D5"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72611CD"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A85D531" w14:textId="77777777" w:rsidR="00E36F0E" w:rsidRDefault="00393DC0" w:rsidP="00E36F0E">
            <w:r>
              <w:t>Netmask</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B508BF9" w14:textId="77777777" w:rsidR="00E36F0E" w:rsidRPr="00F1221C" w:rsidRDefault="00393DC0" w:rsidP="00E36F0E">
            <w:r w:rsidRPr="00F1221C">
              <w:t>Char Value:0-255</w:t>
            </w:r>
          </w:p>
          <w:p w14:paraId="1C169AC3"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A3BF35F" w14:textId="77777777" w:rsidR="00E36F0E" w:rsidRDefault="00393DC0" w:rsidP="00E36F0E">
            <w:pPr>
              <w:rPr>
                <w:rFonts w:cs="Arial"/>
                <w:color w:val="000000"/>
              </w:rPr>
            </w:pPr>
            <w:r>
              <w:rPr>
                <w:rFonts w:cs="Arial"/>
                <w:color w:val="000000"/>
              </w:rPr>
              <w:t>Netmask of currenct connection</w:t>
            </w:r>
          </w:p>
        </w:tc>
      </w:tr>
      <w:tr w:rsidR="00E36F0E" w:rsidRPr="00C82768" w14:paraId="4749684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0B122C0"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68EE42A"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2D3CC85"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259B2B5" w14:textId="77777777" w:rsidR="00E36F0E" w:rsidRDefault="00393DC0" w:rsidP="00E36F0E">
            <w:r>
              <w:t>Gateway</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6297990" w14:textId="77777777" w:rsidR="00E36F0E" w:rsidRPr="00F1221C" w:rsidRDefault="00393DC0" w:rsidP="00E36F0E">
            <w:r w:rsidRPr="00F1221C">
              <w:t>Char Value:0-255</w:t>
            </w:r>
          </w:p>
          <w:p w14:paraId="50294F72"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BD9A2DA" w14:textId="77777777" w:rsidR="00E36F0E" w:rsidRDefault="00393DC0" w:rsidP="00E36F0E">
            <w:pPr>
              <w:rPr>
                <w:rFonts w:cs="Arial"/>
                <w:color w:val="000000"/>
              </w:rPr>
            </w:pPr>
            <w:r>
              <w:rPr>
                <w:rFonts w:cs="Arial"/>
                <w:color w:val="000000"/>
              </w:rPr>
              <w:t>default gateway of current connection</w:t>
            </w:r>
          </w:p>
        </w:tc>
      </w:tr>
      <w:tr w:rsidR="00E36F0E" w:rsidRPr="00C82768" w14:paraId="01228A4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6313E08"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A25B07F"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2F0A7B7"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55EFE6F" w14:textId="77777777" w:rsidR="00E36F0E" w:rsidRDefault="00393DC0" w:rsidP="00E36F0E">
            <w:r>
              <w:t>dnsPref</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853B1D4" w14:textId="77777777" w:rsidR="00E36F0E" w:rsidRPr="00F1221C" w:rsidRDefault="00393DC0" w:rsidP="00E36F0E">
            <w:r w:rsidRPr="00F1221C">
              <w:t>Char Value:0-255</w:t>
            </w:r>
          </w:p>
          <w:p w14:paraId="6DD9F31F"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D50D5AF" w14:textId="77777777" w:rsidR="00E36F0E" w:rsidRDefault="00393DC0" w:rsidP="00E36F0E">
            <w:pPr>
              <w:rPr>
                <w:rFonts w:cs="Arial"/>
                <w:color w:val="000000"/>
              </w:rPr>
            </w:pPr>
            <w:r>
              <w:rPr>
                <w:rFonts w:cs="Arial"/>
                <w:color w:val="000000"/>
              </w:rPr>
              <w:t>Prefered DNS server</w:t>
            </w:r>
          </w:p>
        </w:tc>
      </w:tr>
      <w:tr w:rsidR="00E36F0E" w:rsidRPr="00C82768" w14:paraId="3C5E9AA8"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520326B"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F3AFE2C"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535D860"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DBAE319" w14:textId="77777777" w:rsidR="00E36F0E" w:rsidRDefault="00393DC0" w:rsidP="00E36F0E">
            <w:r>
              <w:t>dnsAlt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5A6F23F" w14:textId="77777777" w:rsidR="00E36F0E" w:rsidRPr="00F1221C" w:rsidRDefault="00393DC0" w:rsidP="00E36F0E">
            <w:r w:rsidRPr="00F1221C">
              <w:t>Char Value:0-255</w:t>
            </w:r>
          </w:p>
          <w:p w14:paraId="20A8559F" w14:textId="77777777" w:rsidR="00E36F0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4E97C9D" w14:textId="77777777" w:rsidR="00E36F0E" w:rsidRDefault="00393DC0" w:rsidP="00E36F0E">
            <w:pPr>
              <w:rPr>
                <w:rFonts w:cs="Arial"/>
                <w:color w:val="000000"/>
              </w:rPr>
            </w:pPr>
            <w:r>
              <w:rPr>
                <w:rFonts w:cs="Arial"/>
                <w:color w:val="000000"/>
              </w:rPr>
              <w:t>Secondary DNS server</w:t>
            </w:r>
          </w:p>
        </w:tc>
      </w:tr>
      <w:tr w:rsidR="00E36F0E" w:rsidRPr="00C82768" w14:paraId="5DDB741B"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45FF02E"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F8DE3B0" w14:textId="77777777" w:rsidR="00E36F0E" w:rsidRPr="00DA43D2" w:rsidRDefault="00393DC0" w:rsidP="00E36F0E">
            <w:r>
              <w:t>WlanIpv6AddrType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1649BA6"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BB3F86F"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24E9EF4" w14:textId="77777777" w:rsidR="00E36F0E" w:rsidRPr="0011264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D34CE4F" w14:textId="77777777" w:rsidR="00E36F0E" w:rsidRPr="0052707D" w:rsidRDefault="00E36F0E" w:rsidP="00E36F0E">
            <w:pPr>
              <w:rPr>
                <w:highlight w:val="yellow"/>
              </w:rPr>
            </w:pPr>
          </w:p>
        </w:tc>
      </w:tr>
      <w:tr w:rsidR="00E36F0E" w:rsidRPr="00C82768" w14:paraId="0966A1A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7020D9E"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34D15020"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CFB9A6A"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B5FB697" w14:textId="77777777" w:rsidR="00E36F0E" w:rsidRDefault="00393DC0" w:rsidP="00E36F0E">
            <w:pPr>
              <w:rPr>
                <w:rFonts w:cs="Arial"/>
                <w:color w:val="000000"/>
              </w:rPr>
            </w:pPr>
            <w:r>
              <w:rPr>
                <w:rFonts w:cs="Arial"/>
                <w:color w:val="000000"/>
              </w:rPr>
              <w:t>WLAN_IPV6_ADDR_MIN</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1EC8FC7"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B54A5BA" w14:textId="77777777" w:rsidR="00E36F0E" w:rsidRPr="0052707D" w:rsidRDefault="00E36F0E" w:rsidP="00E36F0E">
            <w:pPr>
              <w:rPr>
                <w:highlight w:val="yellow"/>
              </w:rPr>
            </w:pPr>
          </w:p>
        </w:tc>
      </w:tr>
      <w:tr w:rsidR="00E36F0E" w:rsidRPr="00C82768" w14:paraId="054B66E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153FEF3"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E68791B"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8FAEFE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DD33F3F" w14:textId="77777777" w:rsidR="00E36F0E" w:rsidRDefault="00393DC0" w:rsidP="00E36F0E">
            <w:pPr>
              <w:rPr>
                <w:rFonts w:cs="Arial"/>
                <w:color w:val="000000"/>
              </w:rPr>
            </w:pPr>
            <w:r>
              <w:rPr>
                <w:rFonts w:cs="Arial"/>
                <w:color w:val="000000"/>
              </w:rPr>
              <w:t>WLAN_IPV6_ADDR_NONE</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C2E4028"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5602A80" w14:textId="77777777" w:rsidR="00E36F0E" w:rsidRDefault="00393DC0" w:rsidP="00E36F0E">
            <w:pPr>
              <w:rPr>
                <w:rFonts w:cs="Arial"/>
                <w:color w:val="000000"/>
              </w:rPr>
            </w:pPr>
            <w:r>
              <w:rPr>
                <w:rFonts w:cs="Arial"/>
                <w:color w:val="000000"/>
              </w:rPr>
              <w:t>No IPv6 Addressing is used</w:t>
            </w:r>
          </w:p>
        </w:tc>
      </w:tr>
      <w:tr w:rsidR="00E36F0E" w:rsidRPr="00C82768" w14:paraId="55E27B6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8B6EC0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C88BE86"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502048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9758850" w14:textId="77777777" w:rsidR="00E36F0E" w:rsidRDefault="00393DC0" w:rsidP="00E36F0E">
            <w:pPr>
              <w:rPr>
                <w:rFonts w:cs="Arial"/>
                <w:color w:val="000000"/>
              </w:rPr>
            </w:pPr>
            <w:r>
              <w:rPr>
                <w:rFonts w:cs="Arial"/>
                <w:color w:val="000000"/>
              </w:rPr>
              <w:t>WLAN_IPV6_ADDR_STATIC</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CFB3EE6"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7DA8F596" w14:textId="77777777" w:rsidR="00E36F0E" w:rsidRDefault="00393DC0" w:rsidP="00E36F0E">
            <w:pPr>
              <w:rPr>
                <w:rFonts w:cs="Arial"/>
                <w:color w:val="000000"/>
              </w:rPr>
            </w:pPr>
            <w:r>
              <w:rPr>
                <w:rFonts w:cs="Arial"/>
                <w:color w:val="000000"/>
              </w:rPr>
              <w:t>Static IPv6 Address</w:t>
            </w:r>
          </w:p>
        </w:tc>
      </w:tr>
      <w:tr w:rsidR="00E36F0E" w:rsidRPr="00C82768" w14:paraId="00C7FC3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CA4ADED"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4B14DF2"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107DF4F"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60E9B7C" w14:textId="77777777" w:rsidR="00E36F0E" w:rsidRDefault="00393DC0" w:rsidP="00E36F0E">
            <w:pPr>
              <w:rPr>
                <w:rFonts w:cs="Arial"/>
                <w:color w:val="000000"/>
              </w:rPr>
            </w:pPr>
            <w:r>
              <w:rPr>
                <w:rFonts w:cs="Arial"/>
                <w:color w:val="000000"/>
              </w:rPr>
              <w:t>WLAN_IPV6_ADDR_MAX</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96FD052"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1979F53" w14:textId="77777777" w:rsidR="00E36F0E" w:rsidRPr="0052707D" w:rsidRDefault="00E36F0E" w:rsidP="00E36F0E">
            <w:pPr>
              <w:rPr>
                <w:highlight w:val="yellow"/>
              </w:rPr>
            </w:pPr>
          </w:p>
        </w:tc>
      </w:tr>
      <w:tr w:rsidR="00E36F0E" w:rsidRPr="00C82768" w14:paraId="5D6F4C8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3235AEB"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E639ECC" w14:textId="77777777" w:rsidR="00E36F0E" w:rsidRPr="00DA43D2" w:rsidRDefault="00393DC0" w:rsidP="00E36F0E">
            <w:r>
              <w:t>WlanIpv6Addr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ECFCAA4" w14:textId="77777777" w:rsidR="00E36F0E" w:rsidRDefault="00393DC0" w:rsidP="00E36F0E">
            <w:r>
              <w:t>TBD</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49DE585"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87B0765" w14:textId="77777777" w:rsidR="00E36F0E" w:rsidRPr="0011264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2D76CA2" w14:textId="77777777" w:rsidR="00E36F0E" w:rsidRPr="0052707D" w:rsidRDefault="00E36F0E" w:rsidP="00E36F0E">
            <w:pPr>
              <w:rPr>
                <w:highlight w:val="yellow"/>
              </w:rPr>
            </w:pPr>
          </w:p>
        </w:tc>
      </w:tr>
      <w:tr w:rsidR="00E36F0E" w:rsidRPr="00C82768" w14:paraId="3DF37F8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1D6DFE9" w14:textId="77777777" w:rsidR="00E36F0E" w:rsidRDefault="00393DC0" w:rsidP="00E36F0E">
            <w:pPr>
              <w:jc w:val="center"/>
            </w:pPr>
            <w:r>
              <w:lastRenderedPageBreak/>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B58A876" w14:textId="77777777" w:rsidR="00E36F0E" w:rsidRPr="00DA43D2" w:rsidRDefault="00393DC0" w:rsidP="00E36F0E">
            <w:r>
              <w:t>ExclusiveUse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343A743"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5747A80"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08C4D15"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175C42C" w14:textId="77777777" w:rsidR="00E36F0E" w:rsidRPr="0052707D" w:rsidRDefault="00393DC0" w:rsidP="00E36F0E">
            <w:pPr>
              <w:rPr>
                <w:highlight w:val="yellow"/>
              </w:rPr>
            </w:pPr>
            <w:r w:rsidRPr="007164A2">
              <w:t>Exclusive to WIR Client</w:t>
            </w:r>
          </w:p>
        </w:tc>
      </w:tr>
      <w:tr w:rsidR="00E36F0E" w:rsidRPr="00C82768" w14:paraId="729AF95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1708EE9"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627649A" w14:textId="77777777" w:rsidR="00E36F0E" w:rsidRPr="00DA43D2" w:rsidRDefault="00393DC0" w:rsidP="00E36F0E">
            <w:r>
              <w:t>WlanProfileSource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04B2744" w14:textId="77777777" w:rsidR="00E36F0E"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E2DFB79"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5152B66" w14:textId="77777777" w:rsidR="00E36F0E" w:rsidRPr="0011264E"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82EB322" w14:textId="77777777" w:rsidR="00E36F0E" w:rsidRPr="0052707D" w:rsidRDefault="00393DC0" w:rsidP="00E36F0E">
            <w:pPr>
              <w:rPr>
                <w:highlight w:val="yellow"/>
              </w:rPr>
            </w:pPr>
            <w:r w:rsidRPr="007164A2">
              <w:t>Origin of the profile</w:t>
            </w:r>
          </w:p>
        </w:tc>
      </w:tr>
      <w:tr w:rsidR="00E36F0E" w:rsidRPr="00C82768" w14:paraId="21CA776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E5C5E37"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8973520"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BDE01F6"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EFE2596" w14:textId="77777777" w:rsidR="00E36F0E" w:rsidRDefault="00393DC0" w:rsidP="00E36F0E">
            <w:pPr>
              <w:rPr>
                <w:rFonts w:cs="Arial"/>
                <w:color w:val="000000"/>
              </w:rPr>
            </w:pPr>
            <w:r>
              <w:rPr>
                <w:rFonts w:cs="Arial"/>
                <w:color w:val="000000"/>
              </w:rPr>
              <w:t>PROFSRC_DEFAULT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6F4E8ED" w14:textId="77777777" w:rsidR="00E36F0E"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C988246" w14:textId="77777777" w:rsidR="00E36F0E" w:rsidRDefault="00393DC0" w:rsidP="00E36F0E">
            <w:pPr>
              <w:rPr>
                <w:rFonts w:cs="Arial"/>
                <w:color w:val="000000"/>
              </w:rPr>
            </w:pPr>
            <w:r>
              <w:rPr>
                <w:rFonts w:cs="Arial"/>
                <w:color w:val="000000"/>
              </w:rPr>
              <w:t>Default internal</w:t>
            </w:r>
          </w:p>
        </w:tc>
      </w:tr>
      <w:tr w:rsidR="00E36F0E" w:rsidRPr="00C82768" w14:paraId="29C2589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F54225A"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9B6D8C6"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6A6E3FE"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B856CBB" w14:textId="77777777" w:rsidR="00E36F0E" w:rsidRDefault="00393DC0" w:rsidP="00E36F0E">
            <w:pPr>
              <w:rPr>
                <w:rFonts w:cs="Arial"/>
                <w:color w:val="000000"/>
              </w:rPr>
            </w:pPr>
            <w:r>
              <w:rPr>
                <w:rFonts w:cs="Arial"/>
                <w:color w:val="000000"/>
              </w:rPr>
              <w:t>PROFSRC_HMI</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8A8F32A" w14:textId="77777777" w:rsidR="00E36F0E"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48552B3" w14:textId="77777777" w:rsidR="00E36F0E" w:rsidRDefault="00393DC0" w:rsidP="00E36F0E">
            <w:pPr>
              <w:rPr>
                <w:rFonts w:cs="Arial"/>
                <w:color w:val="000000"/>
              </w:rPr>
            </w:pPr>
            <w:r>
              <w:rPr>
                <w:rFonts w:cs="Arial"/>
                <w:color w:val="000000"/>
              </w:rPr>
              <w:t>HMI/User configured</w:t>
            </w:r>
          </w:p>
        </w:tc>
      </w:tr>
      <w:tr w:rsidR="00E36F0E" w:rsidRPr="00C82768" w14:paraId="51D58AA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FCDA892"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FC8AB5A"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0626C05"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AD6CADE" w14:textId="77777777" w:rsidR="00E36F0E" w:rsidRDefault="00393DC0" w:rsidP="00E36F0E">
            <w:pPr>
              <w:rPr>
                <w:rFonts w:cs="Arial"/>
                <w:color w:val="000000"/>
              </w:rPr>
            </w:pPr>
            <w:r>
              <w:rPr>
                <w:rFonts w:cs="Arial"/>
                <w:color w:val="000000"/>
              </w:rPr>
              <w:t>PROFSRC_CLOUD</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D317254" w14:textId="77777777" w:rsidR="00E36F0E" w:rsidRDefault="00393DC0" w:rsidP="00E36F0E">
            <w:r>
              <w:t>0x2</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CFBC587" w14:textId="77777777" w:rsidR="00E36F0E" w:rsidRDefault="00393DC0" w:rsidP="00E36F0E">
            <w:pPr>
              <w:rPr>
                <w:rFonts w:cs="Arial"/>
                <w:color w:val="000000"/>
              </w:rPr>
            </w:pPr>
            <w:r>
              <w:rPr>
                <w:rFonts w:cs="Arial"/>
                <w:color w:val="000000"/>
              </w:rPr>
              <w:t>Cloud pushed</w:t>
            </w:r>
          </w:p>
        </w:tc>
      </w:tr>
      <w:tr w:rsidR="00E36F0E" w:rsidRPr="00C82768" w14:paraId="326D5402"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8362FB9"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1D17F03"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D024F68"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CAD4742" w14:textId="77777777" w:rsidR="00E36F0E" w:rsidRDefault="00393DC0" w:rsidP="00E36F0E">
            <w:pPr>
              <w:rPr>
                <w:rFonts w:cs="Arial"/>
                <w:color w:val="000000"/>
              </w:rPr>
            </w:pPr>
            <w:r>
              <w:rPr>
                <w:rFonts w:cs="Arial"/>
                <w:color w:val="000000"/>
              </w:rPr>
              <w:t>PROFSRC_SPECIAL</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E93A031" w14:textId="77777777" w:rsidR="00E36F0E" w:rsidRDefault="00393DC0" w:rsidP="00E36F0E">
            <w:r>
              <w:t>0x3</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00756341" w14:textId="77777777" w:rsidR="00E36F0E" w:rsidRDefault="00393DC0" w:rsidP="00E36F0E">
            <w:pPr>
              <w:rPr>
                <w:rFonts w:cs="Arial"/>
                <w:color w:val="000000"/>
              </w:rPr>
            </w:pPr>
            <w:r>
              <w:rPr>
                <w:rFonts w:cs="Arial"/>
                <w:color w:val="000000"/>
              </w:rPr>
              <w:t>Special Intent</w:t>
            </w:r>
          </w:p>
        </w:tc>
      </w:tr>
      <w:tr w:rsidR="00E36F0E" w:rsidRPr="00C82768" w14:paraId="0DCABF17"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273CAEB1" w14:textId="77777777" w:rsidR="00E36F0E"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E0672BC" w14:textId="77777777" w:rsidR="00E36F0E" w:rsidRPr="00DA43D2"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86C81DB" w14:textId="77777777" w:rsidR="00E36F0E"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35BE91C4" w14:textId="77777777" w:rsidR="00E36F0E" w:rsidRDefault="00393DC0" w:rsidP="00E36F0E">
            <w:pPr>
              <w:rPr>
                <w:rFonts w:cs="Arial"/>
                <w:color w:val="000000"/>
              </w:rPr>
            </w:pPr>
            <w:r>
              <w:rPr>
                <w:rFonts w:cs="Arial"/>
                <w:color w:val="000000"/>
              </w:rPr>
              <w:t>PROFSRC_PROV</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6AEAD28F" w14:textId="77777777" w:rsidR="00E36F0E" w:rsidRDefault="00393DC0" w:rsidP="00E36F0E">
            <w:r>
              <w:t>0x4</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D9CA74B" w14:textId="77777777" w:rsidR="00E36F0E" w:rsidRDefault="00393DC0" w:rsidP="00E36F0E">
            <w:pPr>
              <w:rPr>
                <w:rFonts w:cs="Arial"/>
                <w:color w:val="000000"/>
              </w:rPr>
            </w:pPr>
            <w:r>
              <w:rPr>
                <w:rFonts w:cs="Arial"/>
                <w:color w:val="000000"/>
              </w:rPr>
              <w:t>EOL provisioned</w:t>
            </w:r>
          </w:p>
        </w:tc>
      </w:tr>
      <w:tr w:rsidR="00E36F0E" w:rsidRPr="00C82768" w14:paraId="524A482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6119CD7"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CBAA285" w14:textId="77777777" w:rsidR="00E36F0E" w:rsidRPr="00DA43D2" w:rsidRDefault="00393DC0" w:rsidP="00E36F0E">
            <w:r>
              <w:t>timestamp</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EF9ADEA" w14:textId="77777777" w:rsidR="00E36F0E" w:rsidRDefault="00393DC0" w:rsidP="00E36F0E">
            <w:r>
              <w:t>Int64</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B91F5E6" w14:textId="77777777" w:rsidR="00E36F0E" w:rsidRPr="007164A2"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9935731" w14:textId="77777777" w:rsidR="00E36F0E" w:rsidRDefault="00393DC0" w:rsidP="00E36F0E">
            <w:r>
              <w:t>0-18446744073709551615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484B616" w14:textId="77777777" w:rsidR="00E36F0E" w:rsidRPr="0052707D" w:rsidRDefault="00393DC0" w:rsidP="00E36F0E">
            <w:pPr>
              <w:rPr>
                <w:highlight w:val="yellow"/>
              </w:rPr>
            </w:pPr>
            <w:r w:rsidRPr="007164A2">
              <w:t>Last known time stamp</w:t>
            </w:r>
          </w:p>
        </w:tc>
      </w:tr>
      <w:tr w:rsidR="00E36F0E" w:rsidRPr="00C82768" w14:paraId="0E03A66C"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06BFCC8E"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7170DC6" w14:textId="77777777" w:rsidR="00E36F0E" w:rsidRPr="00DA43D2" w:rsidRDefault="00393DC0" w:rsidP="00E36F0E">
            <w:r>
              <w:t>hidden</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A782286"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DD12DFF"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CDE55C5" w14:textId="77777777" w:rsidR="00E36F0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88D4101" w14:textId="77777777" w:rsidR="00E36F0E" w:rsidRPr="0052707D" w:rsidRDefault="00393DC0" w:rsidP="00E36F0E">
            <w:pPr>
              <w:rPr>
                <w:highlight w:val="yellow"/>
              </w:rPr>
            </w:pPr>
            <w:r w:rsidRPr="007164A2">
              <w:t>Hidden AP</w:t>
            </w:r>
          </w:p>
        </w:tc>
      </w:tr>
    </w:tbl>
    <w:p w14:paraId="3D1435A8" w14:textId="77777777" w:rsidR="00E36F0E" w:rsidRDefault="00E36F0E"/>
    <w:p w14:paraId="72AAEB42" w14:textId="385898EA" w:rsidR="00E36F0E" w:rsidRDefault="00393DC0" w:rsidP="00506E2F">
      <w:pPr>
        <w:pStyle w:val="Heading4"/>
      </w:pPr>
      <w:r w:rsidRPr="00B9479B">
        <w:t>MD-REQ-380313/A-WlanStateInd</w:t>
      </w:r>
    </w:p>
    <w:p w14:paraId="62E2E4FE" w14:textId="77777777" w:rsidR="00E36F0E" w:rsidRPr="00660610" w:rsidRDefault="00393DC0" w:rsidP="00E36F0E">
      <w:pPr>
        <w:rPr>
          <w:rFonts w:cs="Arial"/>
        </w:rPr>
      </w:pPr>
      <w:r w:rsidRPr="00DF2AD3">
        <w:rPr>
          <w:rFonts w:cs="Arial"/>
        </w:rPr>
        <w:t>This API is used</w:t>
      </w:r>
      <w:r>
        <w:rPr>
          <w:rFonts w:cs="Arial"/>
        </w:rPr>
        <w:t xml:space="preserve"> internally by WIRClient and WIRServer to broadcast a WLAN station mode state update.</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51E9E07C"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3577D9C3" w14:textId="77777777" w:rsidR="00E36F0E" w:rsidRPr="00C82768" w:rsidRDefault="00E36F0E" w:rsidP="00E36F0E">
            <w:pPr>
              <w:spacing w:line="256" w:lineRule="auto"/>
              <w:rPr>
                <w:sz w:val="8"/>
              </w:rPr>
            </w:pPr>
          </w:p>
        </w:tc>
      </w:tr>
      <w:tr w:rsidR="00E36F0E" w:rsidRPr="00C82768" w14:paraId="0C8A9E89"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1455DC4D"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3CF134FD" w14:textId="77777777" w:rsidR="00E36F0E" w:rsidRPr="00C82768" w:rsidRDefault="00393DC0" w:rsidP="00E36F0E">
            <w:pPr>
              <w:spacing w:line="256" w:lineRule="auto"/>
            </w:pPr>
            <w:r w:rsidRPr="00DA32BB">
              <w:t>On</w:t>
            </w:r>
            <w:r>
              <w:t>Change</w:t>
            </w:r>
          </w:p>
        </w:tc>
      </w:tr>
      <w:tr w:rsidR="00E36F0E" w:rsidRPr="00C82768" w14:paraId="1585F96A"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3CF0B254"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78F62212" w14:textId="77777777" w:rsidR="00E36F0E" w:rsidRPr="00C82768" w:rsidRDefault="00393DC0" w:rsidP="00E36F0E">
            <w:pPr>
              <w:spacing w:line="256" w:lineRule="auto"/>
            </w:pPr>
            <w:r w:rsidRPr="00C82768">
              <w:t>Default</w:t>
            </w:r>
          </w:p>
        </w:tc>
      </w:tr>
      <w:tr w:rsidR="00E36F0E" w:rsidRPr="00C82768" w14:paraId="7FB780E2"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4FBE0823"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484AFC22" w14:textId="77777777" w:rsidR="00E36F0E" w:rsidRPr="00C82768" w:rsidRDefault="00393DC0" w:rsidP="00E36F0E">
            <w:pPr>
              <w:spacing w:line="256" w:lineRule="auto"/>
            </w:pPr>
            <w:r w:rsidRPr="00C82768">
              <w:t>No</w:t>
            </w:r>
          </w:p>
        </w:tc>
      </w:tr>
      <w:tr w:rsidR="00E36F0E" w:rsidRPr="00C82768" w14:paraId="3286B290"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3DD86AD1" w14:textId="77777777" w:rsidR="00E36F0E" w:rsidRPr="00C82768" w:rsidRDefault="00E36F0E" w:rsidP="00E36F0E">
            <w:pPr>
              <w:spacing w:line="256" w:lineRule="auto"/>
              <w:rPr>
                <w:sz w:val="8"/>
              </w:rPr>
            </w:pPr>
          </w:p>
        </w:tc>
      </w:tr>
      <w:tr w:rsidR="00E36F0E" w:rsidRPr="00C82768" w14:paraId="22744D3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747D0198"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7AB328C3"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462FCD7B"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2EABF47"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2B8C73B"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5C0045E" w14:textId="77777777" w:rsidR="00E36F0E" w:rsidRPr="00C82768" w:rsidRDefault="00393DC0" w:rsidP="00E36F0E">
            <w:pPr>
              <w:rPr>
                <w:b/>
              </w:rPr>
            </w:pPr>
            <w:r w:rsidRPr="00C82768">
              <w:rPr>
                <w:b/>
              </w:rPr>
              <w:t>Description</w:t>
            </w:r>
          </w:p>
        </w:tc>
      </w:tr>
      <w:tr w:rsidR="00E36F0E" w:rsidRPr="00C82768" w14:paraId="682E18C1"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62C2D9E5" w14:textId="77777777" w:rsidR="00E36F0E" w:rsidRPr="00C82768" w:rsidRDefault="00393DC0" w:rsidP="00E36F0E">
            <w:pPr>
              <w:rPr>
                <w:b/>
              </w:rPr>
            </w:pPr>
            <w:r w:rsidRPr="00C82768">
              <w:rPr>
                <w:b/>
              </w:rPr>
              <w:t>Request</w:t>
            </w:r>
          </w:p>
        </w:tc>
      </w:tr>
      <w:tr w:rsidR="00E36F0E" w:rsidRPr="00C82768" w14:paraId="1ACCA75F"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4B7899E6" w14:textId="77777777" w:rsidR="00E36F0E" w:rsidRPr="00C82768" w:rsidRDefault="00393DC0" w:rsidP="00E36F0E">
            <w:pPr>
              <w:jc w:val="center"/>
            </w:pPr>
            <w:r>
              <w:t>-</w:t>
            </w:r>
          </w:p>
        </w:tc>
        <w:tc>
          <w:tcPr>
            <w:tcW w:w="2353" w:type="dxa"/>
            <w:gridSpan w:val="2"/>
            <w:tcBorders>
              <w:top w:val="single" w:sz="4" w:space="0" w:color="auto"/>
              <w:left w:val="single" w:sz="4" w:space="0" w:color="auto"/>
              <w:bottom w:val="single" w:sz="4" w:space="0" w:color="auto"/>
              <w:right w:val="single" w:sz="4" w:space="0" w:color="auto"/>
            </w:tcBorders>
          </w:tcPr>
          <w:p w14:paraId="6CB4FB12" w14:textId="77777777" w:rsidR="00E36F0E" w:rsidRDefault="00393DC0" w:rsidP="00E36F0E">
            <w:r>
              <w:t>-</w:t>
            </w:r>
          </w:p>
        </w:tc>
        <w:tc>
          <w:tcPr>
            <w:tcW w:w="900" w:type="dxa"/>
            <w:tcBorders>
              <w:top w:val="single" w:sz="4" w:space="0" w:color="auto"/>
              <w:left w:val="single" w:sz="4" w:space="0" w:color="auto"/>
              <w:bottom w:val="single" w:sz="4" w:space="0" w:color="auto"/>
              <w:right w:val="single" w:sz="4" w:space="0" w:color="auto"/>
            </w:tcBorders>
          </w:tcPr>
          <w:p w14:paraId="7610DEAB" w14:textId="77777777" w:rsidR="00E36F0E" w:rsidRDefault="00393DC0" w:rsidP="00E36F0E">
            <w:r>
              <w:t>-</w:t>
            </w:r>
          </w:p>
        </w:tc>
        <w:tc>
          <w:tcPr>
            <w:tcW w:w="1697" w:type="dxa"/>
            <w:tcBorders>
              <w:top w:val="single" w:sz="4" w:space="0" w:color="auto"/>
              <w:left w:val="single" w:sz="4" w:space="0" w:color="auto"/>
              <w:bottom w:val="single" w:sz="4" w:space="0" w:color="auto"/>
              <w:right w:val="single" w:sz="4" w:space="0" w:color="auto"/>
            </w:tcBorders>
          </w:tcPr>
          <w:p w14:paraId="003B2D27"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793FDB59" w14:textId="77777777" w:rsidR="00E36F0E" w:rsidRPr="0011264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21CEEFA7" w14:textId="77777777" w:rsidR="00E36F0E" w:rsidRDefault="00393DC0" w:rsidP="00E36F0E">
            <w:r>
              <w:t>-</w:t>
            </w:r>
          </w:p>
        </w:tc>
      </w:tr>
      <w:tr w:rsidR="00E36F0E" w:rsidRPr="00C82768" w14:paraId="308375A8"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383DA8DA" w14:textId="77777777" w:rsidR="00E36F0E" w:rsidRPr="00C82768" w:rsidRDefault="00393DC0" w:rsidP="00E36F0E">
            <w:r w:rsidRPr="00C82768">
              <w:rPr>
                <w:b/>
              </w:rPr>
              <w:t>Response</w:t>
            </w:r>
          </w:p>
        </w:tc>
      </w:tr>
      <w:tr w:rsidR="00E36F0E" w:rsidRPr="00C82768" w14:paraId="5DAEFE2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E458C4B"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D23E00F" w14:textId="77777777" w:rsidR="00E36F0E" w:rsidRDefault="00393DC0" w:rsidP="00E36F0E">
            <w:r>
              <w:t>wlanState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34574584" w14:textId="77777777" w:rsidR="00E36F0E" w:rsidRDefault="00393DC0" w:rsidP="00E36F0E">
            <w:r>
              <w:t>Boolean</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31296EC"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B349787" w14:textId="77777777" w:rsidR="00E36F0E" w:rsidRPr="0011264E" w:rsidRDefault="00393DC0" w:rsidP="00E36F0E">
            <w:r>
              <w:t>0/1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BA5EDEF" w14:textId="77777777" w:rsidR="00E36F0E" w:rsidRPr="00A97D92" w:rsidRDefault="00393DC0" w:rsidP="00E36F0E">
            <w:pPr>
              <w:rPr>
                <w:rFonts w:cs="Arial"/>
                <w:szCs w:val="20"/>
              </w:rPr>
            </w:pPr>
            <w:r w:rsidRPr="00A97D92">
              <w:rPr>
                <w:rFonts w:cs="Arial"/>
                <w:szCs w:val="20"/>
              </w:rPr>
              <w:t>WLAN On/Off</w:t>
            </w:r>
          </w:p>
          <w:p w14:paraId="67A5C622" w14:textId="77777777" w:rsidR="00E36F0E" w:rsidRPr="00A97D92" w:rsidRDefault="00E36F0E" w:rsidP="00E36F0E"/>
        </w:tc>
      </w:tr>
      <w:tr w:rsidR="00E36F0E" w:rsidRPr="00C82768" w14:paraId="57620A3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D5955BF"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73B349E" w14:textId="77777777" w:rsidR="00E36F0E" w:rsidRDefault="00393DC0" w:rsidP="00E36F0E">
            <w:r>
              <w:t>wlanNotifState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55E35AB" w14:textId="77777777" w:rsidR="00E36F0E"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A3D914E" w14:textId="77777777" w:rsidR="00E36F0E" w:rsidRDefault="00393DC0" w:rsidP="00E36F0E">
            <w:pPr>
              <w:rPr>
                <w:rFonts w:cs="Arial"/>
                <w:color w:val="000000"/>
                <w:szCs w:val="20"/>
              </w:rPr>
            </w:pPr>
            <w:r>
              <w:rPr>
                <w:rFonts w:cs="Arial"/>
                <w:color w:val="000000"/>
                <w:szCs w:val="20"/>
              </w:rP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76FC08F1" w14:textId="77777777" w:rsidR="00E36F0E" w:rsidRDefault="00393DC0" w:rsidP="00E36F0E">
            <w:pPr>
              <w:rPr>
                <w:rFonts w:cs="Arial"/>
                <w:color w:val="000000"/>
                <w:szCs w:val="20"/>
              </w:rPr>
            </w:pPr>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DEFFAD0" w14:textId="77777777" w:rsidR="00E36F0E" w:rsidRPr="00A97D92" w:rsidRDefault="00393DC0" w:rsidP="00E36F0E">
            <w:pPr>
              <w:rPr>
                <w:rFonts w:cs="Arial"/>
                <w:szCs w:val="20"/>
              </w:rPr>
            </w:pPr>
            <w:r w:rsidRPr="00A97D92">
              <w:rPr>
                <w:rFonts w:cs="Arial"/>
                <w:szCs w:val="20"/>
              </w:rPr>
              <w:t>Notification On/Off</w:t>
            </w:r>
          </w:p>
          <w:p w14:paraId="3A75E1BE" w14:textId="77777777" w:rsidR="00E36F0E" w:rsidRPr="00A97D92" w:rsidRDefault="00E36F0E" w:rsidP="00E36F0E">
            <w:pPr>
              <w:rPr>
                <w:rFonts w:cs="Arial"/>
                <w:szCs w:val="20"/>
              </w:rPr>
            </w:pPr>
          </w:p>
        </w:tc>
      </w:tr>
    </w:tbl>
    <w:p w14:paraId="1DC90474" w14:textId="26FBC64A" w:rsidR="00E36F0E" w:rsidRDefault="00393DC0" w:rsidP="00506E2F">
      <w:pPr>
        <w:pStyle w:val="Heading4"/>
      </w:pPr>
      <w:r w:rsidRPr="00B9479B">
        <w:t>MD-REQ-380314/A-WhsInfo</w:t>
      </w:r>
    </w:p>
    <w:p w14:paraId="36D237B6" w14:textId="77777777" w:rsidR="00E36F0E" w:rsidRPr="00B61A8C" w:rsidRDefault="00393DC0" w:rsidP="00E36F0E">
      <w:pPr>
        <w:rPr>
          <w:rFonts w:cs="Arial"/>
        </w:rPr>
      </w:pPr>
      <w:r w:rsidRPr="00DF2AD3">
        <w:rPr>
          <w:rFonts w:cs="Arial"/>
        </w:rPr>
        <w:t>This API is used</w:t>
      </w:r>
      <w:r>
        <w:rPr>
          <w:rFonts w:cs="Arial"/>
        </w:rPr>
        <w:t xml:space="preserve"> internally by</w:t>
      </w:r>
      <w:r w:rsidRPr="00DF2AD3">
        <w:rPr>
          <w:rFonts w:cs="Arial"/>
        </w:rPr>
        <w:t xml:space="preserve"> </w:t>
      </w:r>
      <w:r>
        <w:rPr>
          <w:rFonts w:cs="Arial"/>
        </w:rPr>
        <w:t>WIRClient and WIRServer to request WIFI HotSpot Information</w:t>
      </w:r>
      <w:r w:rsidRPr="00DF2AD3">
        <w:rPr>
          <w:rFonts w:cs="Arial"/>
        </w:rPr>
        <w:t xml:space="preserve">. </w:t>
      </w:r>
      <w:r>
        <w:rPr>
          <w:rFonts w:cs="Arial"/>
        </w:rPr>
        <w:t xml:space="preserve">WIR </w:t>
      </w:r>
      <w:r w:rsidRPr="00DF2AD3">
        <w:rPr>
          <w:rFonts w:cs="Arial"/>
        </w:rPr>
        <w:t>also uses this API for its response.</w:t>
      </w:r>
      <w:r>
        <w:rPr>
          <w:rFonts w:cs="Arial"/>
        </w:rPr>
        <w:t xml:space="preserve"> </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34D8D13C"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39B0206D" w14:textId="77777777" w:rsidR="00E36F0E" w:rsidRPr="00C82768" w:rsidRDefault="00E36F0E" w:rsidP="00E36F0E">
            <w:pPr>
              <w:spacing w:line="256" w:lineRule="auto"/>
              <w:rPr>
                <w:sz w:val="8"/>
              </w:rPr>
            </w:pPr>
          </w:p>
        </w:tc>
      </w:tr>
      <w:tr w:rsidR="00E36F0E" w:rsidRPr="00C82768" w14:paraId="48F04DBB"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7CDFCA41"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305F0930" w14:textId="77777777" w:rsidR="00E36F0E" w:rsidRPr="00C82768" w:rsidRDefault="00393DC0" w:rsidP="00E36F0E">
            <w:pPr>
              <w:spacing w:line="256" w:lineRule="auto"/>
            </w:pPr>
            <w:r w:rsidRPr="00DA32BB">
              <w:t>One-Shot (</w:t>
            </w:r>
            <w:r>
              <w:t>A-Synch)</w:t>
            </w:r>
          </w:p>
        </w:tc>
      </w:tr>
      <w:tr w:rsidR="00E36F0E" w:rsidRPr="00C82768" w14:paraId="0FF89E19"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45E2C9DD"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2866EF57" w14:textId="77777777" w:rsidR="00E36F0E" w:rsidRPr="00C82768" w:rsidRDefault="00393DC0" w:rsidP="00E36F0E">
            <w:pPr>
              <w:spacing w:line="256" w:lineRule="auto"/>
            </w:pPr>
            <w:r w:rsidRPr="00C82768">
              <w:t>Default</w:t>
            </w:r>
          </w:p>
        </w:tc>
      </w:tr>
      <w:tr w:rsidR="00E36F0E" w:rsidRPr="00C82768" w14:paraId="7CA609ED"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4FD5CF1E"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587787EA" w14:textId="77777777" w:rsidR="00E36F0E" w:rsidRPr="00C82768" w:rsidRDefault="00393DC0" w:rsidP="00E36F0E">
            <w:pPr>
              <w:spacing w:line="256" w:lineRule="auto"/>
            </w:pPr>
            <w:r w:rsidRPr="00C82768">
              <w:t>No</w:t>
            </w:r>
          </w:p>
        </w:tc>
      </w:tr>
      <w:tr w:rsidR="00E36F0E" w:rsidRPr="00C82768" w14:paraId="5641A419"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08D7B4D9" w14:textId="77777777" w:rsidR="00E36F0E" w:rsidRPr="00C82768" w:rsidRDefault="00E36F0E" w:rsidP="00E36F0E">
            <w:pPr>
              <w:spacing w:line="256" w:lineRule="auto"/>
              <w:rPr>
                <w:sz w:val="8"/>
              </w:rPr>
            </w:pPr>
          </w:p>
        </w:tc>
      </w:tr>
      <w:tr w:rsidR="00E36F0E" w:rsidRPr="00C82768" w14:paraId="796CA0E3"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2F4146EC"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764A9E87"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27B0963C"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C803292"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D20DC6A"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0B48C07" w14:textId="77777777" w:rsidR="00E36F0E" w:rsidRPr="00C82768" w:rsidRDefault="00393DC0" w:rsidP="00E36F0E">
            <w:pPr>
              <w:rPr>
                <w:b/>
              </w:rPr>
            </w:pPr>
            <w:r w:rsidRPr="00C82768">
              <w:rPr>
                <w:b/>
              </w:rPr>
              <w:t>Description</w:t>
            </w:r>
          </w:p>
        </w:tc>
      </w:tr>
      <w:tr w:rsidR="00E36F0E" w:rsidRPr="00C82768" w14:paraId="5BE6A0C4"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57651515" w14:textId="77777777" w:rsidR="00E36F0E" w:rsidRPr="00C82768" w:rsidRDefault="00393DC0" w:rsidP="00E36F0E">
            <w:pPr>
              <w:rPr>
                <w:b/>
              </w:rPr>
            </w:pPr>
            <w:r w:rsidRPr="00C82768">
              <w:rPr>
                <w:b/>
              </w:rPr>
              <w:t>Request</w:t>
            </w:r>
          </w:p>
        </w:tc>
      </w:tr>
      <w:tr w:rsidR="00E36F0E" w:rsidRPr="00C82768" w14:paraId="2F9F130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9B26CC0"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tcPr>
          <w:p w14:paraId="0D02CAA9" w14:textId="77777777" w:rsidR="00E36F0E" w:rsidRDefault="00393DC0" w:rsidP="00E36F0E">
            <w:r>
              <w:t>ifId</w:t>
            </w:r>
          </w:p>
        </w:tc>
        <w:tc>
          <w:tcPr>
            <w:tcW w:w="900" w:type="dxa"/>
            <w:tcBorders>
              <w:top w:val="single" w:sz="4" w:space="0" w:color="auto"/>
              <w:left w:val="single" w:sz="4" w:space="0" w:color="auto"/>
              <w:bottom w:val="single" w:sz="4" w:space="0" w:color="auto"/>
              <w:right w:val="single" w:sz="4" w:space="0" w:color="auto"/>
            </w:tcBorders>
          </w:tcPr>
          <w:p w14:paraId="3F255EC1" w14:textId="77777777" w:rsidR="00E36F0E"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tcPr>
          <w:p w14:paraId="17B0F625"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7ADFAFB9" w14:textId="77777777" w:rsidR="00E36F0E" w:rsidRPr="0011264E"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tcPr>
          <w:p w14:paraId="72653494" w14:textId="77777777" w:rsidR="00E36F0E" w:rsidRDefault="00393DC0" w:rsidP="00E36F0E">
            <w:r>
              <w:t>Interface ID</w:t>
            </w:r>
          </w:p>
        </w:tc>
      </w:tr>
      <w:tr w:rsidR="00E36F0E" w:rsidRPr="00C82768" w14:paraId="71E26AEE"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04A96709" w14:textId="77777777" w:rsidR="00E36F0E" w:rsidRPr="00C82768" w:rsidRDefault="00393DC0" w:rsidP="00E36F0E">
            <w:r w:rsidRPr="00C82768">
              <w:rPr>
                <w:b/>
              </w:rPr>
              <w:t>Response</w:t>
            </w:r>
          </w:p>
        </w:tc>
      </w:tr>
      <w:tr w:rsidR="00E36F0E" w:rsidRPr="00C82768" w14:paraId="0B82365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62D222D"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5C84D99C" w14:textId="77777777" w:rsidR="00E36F0E" w:rsidRDefault="00393DC0" w:rsidP="00E36F0E">
            <w:r>
              <w:t>Intf</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F9D1787"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789C786C"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5C4B41B" w14:textId="77777777" w:rsidR="00E36F0E" w:rsidRPr="00F1221C" w:rsidRDefault="00393DC0" w:rsidP="00E36F0E">
            <w:r w:rsidRPr="00F1221C">
              <w:t>Char Value:0-255</w:t>
            </w:r>
          </w:p>
          <w:p w14:paraId="063E46CE" w14:textId="77777777" w:rsidR="00E36F0E" w:rsidRPr="0011264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1E2EFBE5" w14:textId="77777777" w:rsidR="00E36F0E" w:rsidRDefault="00393DC0" w:rsidP="00E36F0E">
            <w:r>
              <w:t>The name of the interface</w:t>
            </w:r>
          </w:p>
        </w:tc>
      </w:tr>
      <w:tr w:rsidR="00E36F0E" w:rsidRPr="00C82768" w14:paraId="1F08DBB1"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D6C7424" w14:textId="77777777" w:rsidR="00E36F0E" w:rsidRDefault="00393DC0" w:rsidP="00E36F0E">
            <w:pPr>
              <w:jc w:val="center"/>
            </w:pPr>
            <w:r>
              <w:lastRenderedPageBreak/>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64B04133" w14:textId="77777777" w:rsidR="00E36F0E" w:rsidRDefault="00393DC0" w:rsidP="00E36F0E">
            <w:r>
              <w:t>macAddr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8C21D3D"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9E89397"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5A72C6F2" w14:textId="77777777" w:rsidR="00E36F0E" w:rsidRPr="00F1221C" w:rsidRDefault="00393DC0" w:rsidP="00E36F0E">
            <w:r w:rsidRPr="00F1221C">
              <w:t>Char Value:0-255</w:t>
            </w:r>
          </w:p>
          <w:p w14:paraId="00470982" w14:textId="77777777" w:rsidR="00E36F0E" w:rsidRPr="0011264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404480AA" w14:textId="77777777" w:rsidR="00E36F0E" w:rsidRDefault="00393DC0" w:rsidP="00E36F0E">
            <w:r>
              <w:t>MAC address of the interface</w:t>
            </w:r>
          </w:p>
        </w:tc>
      </w:tr>
      <w:tr w:rsidR="00E36F0E" w:rsidRPr="00C82768" w14:paraId="4DB58F8E"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31E0E6AD"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BFE385E" w14:textId="77777777" w:rsidR="00E36F0E" w:rsidRDefault="00393DC0" w:rsidP="00E36F0E">
            <w:r>
              <w:t>ssid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2C52680"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062A064" w14:textId="77777777" w:rsidR="00E36F0E"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2AFF665" w14:textId="77777777" w:rsidR="00E36F0E" w:rsidRPr="00F1221C" w:rsidRDefault="00393DC0" w:rsidP="00E36F0E">
            <w:r w:rsidRPr="00F1221C">
              <w:t>Char Value:0-255</w:t>
            </w:r>
          </w:p>
          <w:p w14:paraId="738C57E8" w14:textId="77777777" w:rsidR="00E36F0E" w:rsidRPr="0011264E" w:rsidRDefault="00393DC0" w:rsidP="00E36F0E">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A15499A" w14:textId="77777777" w:rsidR="00E36F0E" w:rsidRDefault="00393DC0" w:rsidP="00E36F0E">
            <w:r>
              <w:t>SSID of our AP</w:t>
            </w:r>
          </w:p>
        </w:tc>
      </w:tr>
      <w:tr w:rsidR="00E36F0E" w:rsidRPr="00C82768" w14:paraId="303B3F34"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9512908"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499FE7B4" w14:textId="77777777" w:rsidR="00E36F0E" w:rsidRDefault="00393DC0" w:rsidP="00E36F0E">
            <w:r>
              <w:t>password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688CF64" w14:textId="77777777" w:rsidR="00E36F0E" w:rsidRDefault="00393DC0" w:rsidP="00E36F0E">
            <w:r>
              <w:t>String</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988F17E" w14:textId="77777777" w:rsidR="00E36F0E" w:rsidRDefault="00393DC0" w:rsidP="00E36F0E">
            <w:pPr>
              <w:rPr>
                <w:rFonts w:cs="Arial"/>
                <w:color w:val="000000"/>
                <w:szCs w:val="20"/>
              </w:rPr>
            </w:pPr>
            <w:r>
              <w:rPr>
                <w:rFonts w:cs="Arial"/>
                <w:color w:val="000000"/>
                <w:szCs w:val="20"/>
              </w:rP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35A53129" w14:textId="77777777" w:rsidR="00E36F0E" w:rsidRPr="00F1221C" w:rsidRDefault="00393DC0" w:rsidP="00E36F0E">
            <w:r w:rsidRPr="00F1221C">
              <w:t>Char Value:0-255</w:t>
            </w:r>
          </w:p>
          <w:p w14:paraId="1D5BC930" w14:textId="77777777" w:rsidR="00E36F0E" w:rsidRDefault="00393DC0" w:rsidP="00E36F0E">
            <w:pPr>
              <w:rPr>
                <w:rFonts w:cs="Arial"/>
                <w:color w:val="000000"/>
                <w:szCs w:val="20"/>
              </w:rPr>
            </w:pPr>
            <w:r w:rsidRPr="00F1221C">
              <w:t>No String length limit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542015D" w14:textId="77777777" w:rsidR="00E36F0E" w:rsidRDefault="00393DC0" w:rsidP="00E36F0E">
            <w:pPr>
              <w:rPr>
                <w:rFonts w:cs="Arial"/>
                <w:color w:val="000000"/>
                <w:szCs w:val="20"/>
              </w:rPr>
            </w:pPr>
            <w:r>
              <w:rPr>
                <w:rFonts w:cs="Arial"/>
                <w:color w:val="000000"/>
                <w:szCs w:val="20"/>
              </w:rPr>
              <w:t>Password</w:t>
            </w:r>
          </w:p>
        </w:tc>
      </w:tr>
      <w:tr w:rsidR="00E36F0E" w:rsidRPr="00C82768" w14:paraId="326EFE8D"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BF46F60"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1B61ACA4" w14:textId="77777777" w:rsidR="00E36F0E" w:rsidRDefault="00393DC0" w:rsidP="00E36F0E">
            <w:r>
              <w:t>WlanRet</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D28BF50" w14:textId="77777777" w:rsidR="00E36F0E" w:rsidRPr="00C82768" w:rsidRDefault="00393DC0" w:rsidP="00E36F0E">
            <w:r>
              <w:t>Enum</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6F400839"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06885A56" w14:textId="77777777" w:rsidR="00E36F0E" w:rsidRPr="008127A4" w:rsidRDefault="00393DC0" w:rsidP="00E36F0E">
            <w:r>
              <w:t>-</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7FE50D0" w14:textId="77777777" w:rsidR="00E36F0E" w:rsidRDefault="00E36F0E" w:rsidP="00E36F0E"/>
        </w:tc>
      </w:tr>
      <w:tr w:rsidR="00E36F0E" w:rsidRPr="00C82768" w14:paraId="097AB25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7282988"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ACE3D19"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250A90C5"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2160A13F" w14:textId="77777777" w:rsidR="00E36F0E" w:rsidRPr="00C82768" w:rsidRDefault="00393DC0" w:rsidP="00E36F0E">
            <w:r>
              <w:t>WLAN_ERROR</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316B2E6" w14:textId="77777777" w:rsidR="00E36F0E" w:rsidRPr="008127A4" w:rsidRDefault="00393DC0" w:rsidP="00E36F0E">
            <w:r>
              <w:t>0x0</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68D9E031" w14:textId="77777777" w:rsidR="00E36F0E" w:rsidRDefault="00393DC0" w:rsidP="00E36F0E">
            <w:r>
              <w:t>Error/Failure</w:t>
            </w:r>
          </w:p>
        </w:tc>
      </w:tr>
      <w:tr w:rsidR="00E36F0E" w:rsidRPr="00C82768" w14:paraId="60A23E5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31759DD" w14:textId="77777777" w:rsidR="00E36F0E" w:rsidRPr="00C82768" w:rsidRDefault="00E36F0E" w:rsidP="00E36F0E">
            <w:pPr>
              <w:jc w:val="center"/>
            </w:pP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71DF52F7" w14:textId="77777777" w:rsidR="00E36F0E" w:rsidRDefault="00E36F0E" w:rsidP="00E36F0E"/>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F7ECC36" w14:textId="77777777" w:rsidR="00E36F0E" w:rsidRPr="00C82768" w:rsidRDefault="00E36F0E" w:rsidP="00E36F0E"/>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5E6CFE78" w14:textId="77777777" w:rsidR="00E36F0E" w:rsidRPr="00C82768" w:rsidRDefault="00393DC0" w:rsidP="00E36F0E">
            <w:r>
              <w:t>WLAN_SUCCESS</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66B2D0B" w14:textId="77777777" w:rsidR="00E36F0E" w:rsidRPr="008127A4" w:rsidRDefault="00393DC0" w:rsidP="00E36F0E">
            <w:r>
              <w:t>0x1</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8ABC49B" w14:textId="77777777" w:rsidR="00E36F0E" w:rsidRDefault="00393DC0" w:rsidP="00E36F0E">
            <w:r>
              <w:t>Success</w:t>
            </w:r>
          </w:p>
        </w:tc>
      </w:tr>
      <w:tr w:rsidR="00E36F0E" w:rsidRPr="00C82768" w14:paraId="1B7E5599"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4B3E1C6B"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8D51109" w14:textId="77777777" w:rsidR="00E36F0E" w:rsidRDefault="00393DC0" w:rsidP="00E36F0E">
            <w:r>
              <w:t>ifId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10FB49C8" w14:textId="77777777" w:rsidR="00E36F0E"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134A4A63"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24146B71" w14:textId="77777777" w:rsidR="00E36F0E" w:rsidRPr="0011264E"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3E6A9FB9" w14:textId="77777777" w:rsidR="00E36F0E" w:rsidRDefault="00393DC0" w:rsidP="00E36F0E">
            <w:r>
              <w:t>Interface ID</w:t>
            </w:r>
          </w:p>
        </w:tc>
      </w:tr>
    </w:tbl>
    <w:p w14:paraId="35C34CBE" w14:textId="347A31DC" w:rsidR="00E36F0E" w:rsidRDefault="00393DC0" w:rsidP="00506E2F">
      <w:pPr>
        <w:pStyle w:val="Heading4"/>
      </w:pPr>
      <w:r w:rsidRPr="00B9479B">
        <w:t>MD-REQ-380315/A-SignalUpdateInd</w:t>
      </w:r>
    </w:p>
    <w:p w14:paraId="34E3850D" w14:textId="77777777" w:rsidR="00E36F0E" w:rsidRPr="00660610" w:rsidRDefault="00393DC0" w:rsidP="00E36F0E">
      <w:pPr>
        <w:rPr>
          <w:rFonts w:cs="Arial"/>
        </w:rPr>
      </w:pPr>
      <w:r w:rsidRPr="00DF2AD3">
        <w:rPr>
          <w:rFonts w:cs="Arial"/>
        </w:rPr>
        <w:t>This API is used</w:t>
      </w:r>
      <w:r>
        <w:rPr>
          <w:rFonts w:cs="Arial"/>
        </w:rPr>
        <w:t xml:space="preserve"> internally by WIRClient and WIRServer to broadcast a WLAN signal update.</w:t>
      </w:r>
    </w:p>
    <w:tbl>
      <w:tblPr>
        <w:tblW w:w="10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530"/>
        <w:gridCol w:w="823"/>
        <w:gridCol w:w="900"/>
        <w:gridCol w:w="1697"/>
        <w:gridCol w:w="1170"/>
        <w:gridCol w:w="3330"/>
      </w:tblGrid>
      <w:tr w:rsidR="00E36F0E" w:rsidRPr="00C82768" w14:paraId="5DFABF56"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177426A1" w14:textId="77777777" w:rsidR="00E36F0E" w:rsidRPr="00C82768" w:rsidRDefault="00E36F0E" w:rsidP="00E36F0E">
            <w:pPr>
              <w:spacing w:line="256" w:lineRule="auto"/>
              <w:rPr>
                <w:sz w:val="8"/>
              </w:rPr>
            </w:pPr>
          </w:p>
        </w:tc>
      </w:tr>
      <w:tr w:rsidR="00E36F0E" w:rsidRPr="00C82768" w14:paraId="1A0B2CFD"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778B1FB4" w14:textId="77777777" w:rsidR="00E36F0E" w:rsidRPr="00C82768" w:rsidRDefault="00393DC0" w:rsidP="00E36F0E">
            <w:pPr>
              <w:spacing w:line="256" w:lineRule="auto"/>
              <w:jc w:val="right"/>
            </w:pPr>
            <w:r w:rsidRPr="00C82768">
              <w:rPr>
                <w:b/>
              </w:rPr>
              <w:t>Method Type</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2F4C37F3" w14:textId="77777777" w:rsidR="00E36F0E" w:rsidRPr="00C82768" w:rsidRDefault="00393DC0" w:rsidP="00E36F0E">
            <w:pPr>
              <w:spacing w:line="256" w:lineRule="auto"/>
            </w:pPr>
            <w:r w:rsidRPr="00DA32BB">
              <w:t>On</w:t>
            </w:r>
            <w:r>
              <w:t>Change</w:t>
            </w:r>
          </w:p>
        </w:tc>
      </w:tr>
      <w:tr w:rsidR="00E36F0E" w:rsidRPr="00C82768" w14:paraId="714B161D"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39C992DE" w14:textId="77777777" w:rsidR="00E36F0E" w:rsidRPr="00C82768" w:rsidRDefault="00393DC0" w:rsidP="00E36F0E">
            <w:pPr>
              <w:spacing w:line="256" w:lineRule="auto"/>
              <w:jc w:val="right"/>
            </w:pPr>
            <w:r w:rsidRPr="00C82768">
              <w:rPr>
                <w:b/>
              </w:rPr>
              <w:t>QoS Level</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051427E4" w14:textId="77777777" w:rsidR="00E36F0E" w:rsidRPr="00C82768" w:rsidRDefault="00393DC0" w:rsidP="00E36F0E">
            <w:pPr>
              <w:spacing w:line="256" w:lineRule="auto"/>
            </w:pPr>
            <w:r w:rsidRPr="00C82768">
              <w:t>Default</w:t>
            </w:r>
          </w:p>
        </w:tc>
      </w:tr>
      <w:tr w:rsidR="00E36F0E" w:rsidRPr="00C82768" w14:paraId="332FCCAB" w14:textId="77777777" w:rsidTr="00506E2F">
        <w:trPr>
          <w:jc w:val="center"/>
        </w:trPr>
        <w:tc>
          <w:tcPr>
            <w:tcW w:w="2155" w:type="dxa"/>
            <w:gridSpan w:val="2"/>
            <w:tcBorders>
              <w:top w:val="single" w:sz="4" w:space="0" w:color="auto"/>
              <w:left w:val="single" w:sz="4" w:space="0" w:color="auto"/>
              <w:bottom w:val="single" w:sz="4" w:space="0" w:color="auto"/>
              <w:right w:val="single" w:sz="4" w:space="0" w:color="auto"/>
            </w:tcBorders>
          </w:tcPr>
          <w:p w14:paraId="689C50E4" w14:textId="77777777" w:rsidR="00E36F0E" w:rsidRPr="00C82768" w:rsidRDefault="00393DC0" w:rsidP="00E36F0E">
            <w:pPr>
              <w:spacing w:line="256" w:lineRule="auto"/>
              <w:jc w:val="right"/>
            </w:pPr>
            <w:r w:rsidRPr="00C82768">
              <w:rPr>
                <w:b/>
              </w:rPr>
              <w:t>Retained</w:t>
            </w:r>
          </w:p>
        </w:tc>
        <w:tc>
          <w:tcPr>
            <w:tcW w:w="7920" w:type="dxa"/>
            <w:gridSpan w:val="5"/>
            <w:tcBorders>
              <w:top w:val="single" w:sz="4" w:space="0" w:color="auto"/>
              <w:left w:val="single" w:sz="4" w:space="0" w:color="auto"/>
              <w:bottom w:val="single" w:sz="4" w:space="0" w:color="auto"/>
              <w:right w:val="single" w:sz="4" w:space="0" w:color="auto"/>
            </w:tcBorders>
            <w:vAlign w:val="center"/>
            <w:hideMark/>
          </w:tcPr>
          <w:p w14:paraId="4FD82C7E" w14:textId="77777777" w:rsidR="00E36F0E" w:rsidRPr="00C82768" w:rsidRDefault="00393DC0" w:rsidP="00E36F0E">
            <w:pPr>
              <w:spacing w:line="256" w:lineRule="auto"/>
            </w:pPr>
            <w:r w:rsidRPr="00C82768">
              <w:t>No</w:t>
            </w:r>
          </w:p>
        </w:tc>
      </w:tr>
      <w:tr w:rsidR="00E36F0E" w:rsidRPr="00C82768" w14:paraId="5B47DB6B" w14:textId="77777777" w:rsidTr="00506E2F">
        <w:trPr>
          <w:trHeight w:val="70"/>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808080"/>
          </w:tcPr>
          <w:p w14:paraId="4BCB8F5E" w14:textId="77777777" w:rsidR="00E36F0E" w:rsidRPr="00C82768" w:rsidRDefault="00E36F0E" w:rsidP="00E36F0E">
            <w:pPr>
              <w:spacing w:line="256" w:lineRule="auto"/>
              <w:rPr>
                <w:sz w:val="8"/>
              </w:rPr>
            </w:pPr>
          </w:p>
        </w:tc>
      </w:tr>
      <w:tr w:rsidR="00E36F0E" w:rsidRPr="00C82768" w14:paraId="48BF79B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A6A6A6"/>
          </w:tcPr>
          <w:p w14:paraId="6EB982A4" w14:textId="77777777" w:rsidR="00E36F0E" w:rsidRPr="00C82768" w:rsidRDefault="00393DC0" w:rsidP="00E36F0E">
            <w:pPr>
              <w:jc w:val="center"/>
              <w:rPr>
                <w:b/>
              </w:rPr>
            </w:pPr>
            <w:r w:rsidRPr="00C82768">
              <w:rPr>
                <w:b/>
              </w:rPr>
              <w:t>R/O</w:t>
            </w:r>
          </w:p>
        </w:tc>
        <w:tc>
          <w:tcPr>
            <w:tcW w:w="2353"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5DD5C78F" w14:textId="77777777" w:rsidR="00E36F0E" w:rsidRPr="00C82768" w:rsidRDefault="00393DC0" w:rsidP="00E36F0E">
            <w:pPr>
              <w:rPr>
                <w:b/>
              </w:rPr>
            </w:pPr>
            <w:r w:rsidRPr="00C82768">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6D55AE0F" w14:textId="77777777" w:rsidR="00E36F0E" w:rsidRPr="00C82768" w:rsidRDefault="00393DC0" w:rsidP="00E36F0E">
            <w:pPr>
              <w:rPr>
                <w:b/>
              </w:rPr>
            </w:pPr>
            <w:r w:rsidRPr="00C82768">
              <w:rPr>
                <w:b/>
              </w:rPr>
              <w:t>Type</w:t>
            </w:r>
          </w:p>
        </w:tc>
        <w:tc>
          <w:tcPr>
            <w:tcW w:w="169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B0371FC" w14:textId="77777777" w:rsidR="00E36F0E" w:rsidRPr="00C82768" w:rsidRDefault="00393DC0" w:rsidP="00E36F0E">
            <w:pPr>
              <w:rPr>
                <w:b/>
              </w:rPr>
            </w:pPr>
            <w:r w:rsidRPr="00C82768">
              <w:rPr>
                <w:b/>
              </w:rPr>
              <w:t>Literals</w:t>
            </w:r>
          </w:p>
        </w:tc>
        <w:tc>
          <w:tcPr>
            <w:tcW w:w="117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E387FD4" w14:textId="77777777" w:rsidR="00E36F0E" w:rsidRPr="00C82768" w:rsidRDefault="00393DC0" w:rsidP="00E36F0E">
            <w:pPr>
              <w:rPr>
                <w:b/>
              </w:rPr>
            </w:pPr>
            <w:r w:rsidRPr="00C82768">
              <w:rPr>
                <w:b/>
              </w:rPr>
              <w:t>Value</w:t>
            </w:r>
          </w:p>
        </w:tc>
        <w:tc>
          <w:tcPr>
            <w:tcW w:w="333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88CB317" w14:textId="77777777" w:rsidR="00E36F0E" w:rsidRPr="00C82768" w:rsidRDefault="00393DC0" w:rsidP="00E36F0E">
            <w:pPr>
              <w:rPr>
                <w:b/>
              </w:rPr>
            </w:pPr>
            <w:r w:rsidRPr="00C82768">
              <w:rPr>
                <w:b/>
              </w:rPr>
              <w:t>Description</w:t>
            </w:r>
          </w:p>
        </w:tc>
      </w:tr>
      <w:tr w:rsidR="00E36F0E" w:rsidRPr="00C82768" w14:paraId="2A2A44CE"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74ACF46F" w14:textId="77777777" w:rsidR="00E36F0E" w:rsidRPr="00C82768" w:rsidRDefault="00393DC0" w:rsidP="00E36F0E">
            <w:pPr>
              <w:rPr>
                <w:b/>
              </w:rPr>
            </w:pPr>
            <w:r w:rsidRPr="00C82768">
              <w:rPr>
                <w:b/>
              </w:rPr>
              <w:t>Request</w:t>
            </w:r>
          </w:p>
        </w:tc>
      </w:tr>
      <w:tr w:rsidR="00E36F0E" w:rsidRPr="00C82768" w14:paraId="67585F85"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tcPr>
          <w:p w14:paraId="329E5DB1" w14:textId="77777777" w:rsidR="00E36F0E" w:rsidRPr="00C82768" w:rsidRDefault="00393DC0" w:rsidP="00E36F0E">
            <w:pPr>
              <w:jc w:val="center"/>
            </w:pPr>
            <w:r>
              <w:t>-</w:t>
            </w:r>
          </w:p>
        </w:tc>
        <w:tc>
          <w:tcPr>
            <w:tcW w:w="2353" w:type="dxa"/>
            <w:gridSpan w:val="2"/>
            <w:tcBorders>
              <w:top w:val="single" w:sz="4" w:space="0" w:color="auto"/>
              <w:left w:val="single" w:sz="4" w:space="0" w:color="auto"/>
              <w:bottom w:val="single" w:sz="4" w:space="0" w:color="auto"/>
              <w:right w:val="single" w:sz="4" w:space="0" w:color="auto"/>
            </w:tcBorders>
          </w:tcPr>
          <w:p w14:paraId="007D1464" w14:textId="77777777" w:rsidR="00E36F0E" w:rsidRDefault="00393DC0" w:rsidP="00E36F0E">
            <w:r>
              <w:t>-</w:t>
            </w:r>
          </w:p>
        </w:tc>
        <w:tc>
          <w:tcPr>
            <w:tcW w:w="900" w:type="dxa"/>
            <w:tcBorders>
              <w:top w:val="single" w:sz="4" w:space="0" w:color="auto"/>
              <w:left w:val="single" w:sz="4" w:space="0" w:color="auto"/>
              <w:bottom w:val="single" w:sz="4" w:space="0" w:color="auto"/>
              <w:right w:val="single" w:sz="4" w:space="0" w:color="auto"/>
            </w:tcBorders>
          </w:tcPr>
          <w:p w14:paraId="5983DF92" w14:textId="77777777" w:rsidR="00E36F0E" w:rsidRDefault="00393DC0" w:rsidP="00E36F0E">
            <w:r>
              <w:t>-</w:t>
            </w:r>
          </w:p>
        </w:tc>
        <w:tc>
          <w:tcPr>
            <w:tcW w:w="1697" w:type="dxa"/>
            <w:tcBorders>
              <w:top w:val="single" w:sz="4" w:space="0" w:color="auto"/>
              <w:left w:val="single" w:sz="4" w:space="0" w:color="auto"/>
              <w:bottom w:val="single" w:sz="4" w:space="0" w:color="auto"/>
              <w:right w:val="single" w:sz="4" w:space="0" w:color="auto"/>
            </w:tcBorders>
          </w:tcPr>
          <w:p w14:paraId="3324DA6E"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tcPr>
          <w:p w14:paraId="27DC6C9A" w14:textId="77777777" w:rsidR="00E36F0E" w:rsidRPr="0011264E" w:rsidRDefault="00393DC0" w:rsidP="00E36F0E">
            <w:r>
              <w:t>-</w:t>
            </w:r>
          </w:p>
        </w:tc>
        <w:tc>
          <w:tcPr>
            <w:tcW w:w="3330" w:type="dxa"/>
            <w:tcBorders>
              <w:top w:val="single" w:sz="4" w:space="0" w:color="auto"/>
              <w:left w:val="single" w:sz="4" w:space="0" w:color="auto"/>
              <w:bottom w:val="single" w:sz="4" w:space="0" w:color="auto"/>
              <w:right w:val="single" w:sz="4" w:space="0" w:color="auto"/>
            </w:tcBorders>
          </w:tcPr>
          <w:p w14:paraId="4E3F2417" w14:textId="77777777" w:rsidR="00E36F0E" w:rsidRDefault="00393DC0" w:rsidP="00E36F0E">
            <w:r>
              <w:t>-</w:t>
            </w:r>
          </w:p>
        </w:tc>
      </w:tr>
      <w:tr w:rsidR="00E36F0E" w:rsidRPr="00C82768" w14:paraId="1811451E" w14:textId="77777777" w:rsidTr="00506E2F">
        <w:trPr>
          <w:jc w:val="center"/>
        </w:trPr>
        <w:tc>
          <w:tcPr>
            <w:tcW w:w="10075" w:type="dxa"/>
            <w:gridSpan w:val="7"/>
            <w:tcBorders>
              <w:top w:val="single" w:sz="4" w:space="0" w:color="auto"/>
              <w:left w:val="single" w:sz="4" w:space="0" w:color="auto"/>
              <w:bottom w:val="single" w:sz="4" w:space="0" w:color="auto"/>
              <w:right w:val="single" w:sz="4" w:space="0" w:color="auto"/>
            </w:tcBorders>
            <w:shd w:val="clear" w:color="auto" w:fill="D9D9D9"/>
          </w:tcPr>
          <w:p w14:paraId="44555100" w14:textId="77777777" w:rsidR="00E36F0E" w:rsidRPr="00C82768" w:rsidRDefault="00393DC0" w:rsidP="00E36F0E">
            <w:r w:rsidRPr="00C82768">
              <w:rPr>
                <w:b/>
              </w:rPr>
              <w:t>Response</w:t>
            </w:r>
          </w:p>
        </w:tc>
      </w:tr>
      <w:tr w:rsidR="00E36F0E" w:rsidRPr="00C82768" w14:paraId="444ECCD0"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69955AC0" w14:textId="77777777" w:rsidR="00E36F0E" w:rsidRPr="00C82768"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21C76333" w14:textId="77777777" w:rsidR="00E36F0E" w:rsidRDefault="00393DC0" w:rsidP="00E36F0E">
            <w:r>
              <w:t>ifId</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79356122" w14:textId="77777777" w:rsidR="00E36F0E"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0FDC4BBE" w14:textId="77777777" w:rsidR="00E36F0E" w:rsidRPr="00C82768" w:rsidRDefault="00393DC0" w:rsidP="00E36F0E">
            <w: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11526B34" w14:textId="77777777" w:rsidR="00E36F0E" w:rsidRPr="0011264E" w:rsidRDefault="00393DC0" w:rsidP="00E36F0E">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21E75FB1" w14:textId="77777777" w:rsidR="00E36F0E" w:rsidRDefault="00393DC0" w:rsidP="00E36F0E">
            <w:r>
              <w:t>Interface ID</w:t>
            </w:r>
          </w:p>
        </w:tc>
      </w:tr>
      <w:tr w:rsidR="00E36F0E" w:rsidRPr="00C82768" w14:paraId="4241A046" w14:textId="77777777" w:rsidTr="00506E2F">
        <w:trPr>
          <w:jc w:val="center"/>
        </w:trPr>
        <w:tc>
          <w:tcPr>
            <w:tcW w:w="625" w:type="dxa"/>
            <w:tcBorders>
              <w:top w:val="single" w:sz="4" w:space="0" w:color="auto"/>
              <w:left w:val="single" w:sz="4" w:space="0" w:color="auto"/>
              <w:bottom w:val="single" w:sz="4" w:space="0" w:color="auto"/>
              <w:right w:val="single" w:sz="4" w:space="0" w:color="auto"/>
            </w:tcBorders>
            <w:shd w:val="clear" w:color="auto" w:fill="FFFFFF"/>
          </w:tcPr>
          <w:p w14:paraId="1E14144B" w14:textId="77777777" w:rsidR="00E36F0E" w:rsidRDefault="00393DC0" w:rsidP="00E36F0E">
            <w:pPr>
              <w:jc w:val="center"/>
            </w:pPr>
            <w:r>
              <w:t>R</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FFFFF"/>
          </w:tcPr>
          <w:p w14:paraId="035B34BA" w14:textId="77777777" w:rsidR="00E36F0E" w:rsidRDefault="00393DC0" w:rsidP="00E36F0E">
            <w:r>
              <w:t>rssi</w:t>
            </w: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D026EE1" w14:textId="77777777" w:rsidR="00E36F0E" w:rsidRDefault="00393DC0" w:rsidP="00E36F0E">
            <w:r>
              <w:t>Int32</w:t>
            </w:r>
          </w:p>
        </w:tc>
        <w:tc>
          <w:tcPr>
            <w:tcW w:w="1697" w:type="dxa"/>
            <w:tcBorders>
              <w:top w:val="single" w:sz="4" w:space="0" w:color="auto"/>
              <w:left w:val="single" w:sz="4" w:space="0" w:color="auto"/>
              <w:bottom w:val="single" w:sz="4" w:space="0" w:color="auto"/>
              <w:right w:val="single" w:sz="4" w:space="0" w:color="auto"/>
            </w:tcBorders>
            <w:shd w:val="clear" w:color="auto" w:fill="FFFFFF"/>
          </w:tcPr>
          <w:p w14:paraId="41648721" w14:textId="77777777" w:rsidR="00E36F0E" w:rsidRDefault="00393DC0" w:rsidP="00E36F0E">
            <w:pPr>
              <w:rPr>
                <w:rFonts w:cs="Arial"/>
                <w:color w:val="000000"/>
                <w:szCs w:val="20"/>
              </w:rPr>
            </w:pPr>
            <w:r>
              <w:rPr>
                <w:rFonts w:cs="Arial"/>
                <w:color w:val="000000"/>
                <w:szCs w:val="20"/>
              </w:rPr>
              <w:t>-</w:t>
            </w:r>
          </w:p>
        </w:tc>
        <w:tc>
          <w:tcPr>
            <w:tcW w:w="1170" w:type="dxa"/>
            <w:tcBorders>
              <w:top w:val="single" w:sz="4" w:space="0" w:color="auto"/>
              <w:left w:val="single" w:sz="4" w:space="0" w:color="auto"/>
              <w:bottom w:val="single" w:sz="4" w:space="0" w:color="auto"/>
              <w:right w:val="single" w:sz="4" w:space="0" w:color="auto"/>
            </w:tcBorders>
            <w:shd w:val="clear" w:color="auto" w:fill="FFFFFF"/>
          </w:tcPr>
          <w:p w14:paraId="48A0CB37" w14:textId="77777777" w:rsidR="00E36F0E" w:rsidRDefault="00393DC0" w:rsidP="00E36F0E">
            <w:pPr>
              <w:rPr>
                <w:rFonts w:cs="Arial"/>
                <w:color w:val="000000"/>
                <w:szCs w:val="20"/>
              </w:rPr>
            </w:pPr>
            <w:r>
              <w:t>0-4294967295</w:t>
            </w:r>
          </w:p>
        </w:tc>
        <w:tc>
          <w:tcPr>
            <w:tcW w:w="3330" w:type="dxa"/>
            <w:tcBorders>
              <w:top w:val="single" w:sz="4" w:space="0" w:color="auto"/>
              <w:left w:val="single" w:sz="4" w:space="0" w:color="auto"/>
              <w:bottom w:val="single" w:sz="4" w:space="0" w:color="auto"/>
              <w:right w:val="single" w:sz="4" w:space="0" w:color="auto"/>
            </w:tcBorders>
            <w:shd w:val="clear" w:color="auto" w:fill="FFFFFF"/>
          </w:tcPr>
          <w:p w14:paraId="5BA0C8BB" w14:textId="77777777" w:rsidR="00E36F0E" w:rsidRPr="00A0080F" w:rsidRDefault="00393DC0" w:rsidP="00E36F0E">
            <w:pPr>
              <w:rPr>
                <w:rFonts w:cs="Arial"/>
                <w:szCs w:val="20"/>
              </w:rPr>
            </w:pPr>
            <w:r w:rsidRPr="00A0080F">
              <w:rPr>
                <w:rFonts w:cs="Arial"/>
                <w:szCs w:val="20"/>
              </w:rPr>
              <w:t>RSSI of the currently connected AP</w:t>
            </w:r>
          </w:p>
        </w:tc>
      </w:tr>
    </w:tbl>
    <w:p w14:paraId="6AAE7E4F" w14:textId="77777777" w:rsidR="00E36F0E" w:rsidRDefault="00E36F0E" w:rsidP="00E36F0E"/>
    <w:p w14:paraId="1E9629BB" w14:textId="3D633982" w:rsidR="00E36F0E" w:rsidRDefault="00393DC0" w:rsidP="00506E2F">
      <w:pPr>
        <w:pStyle w:val="Heading4"/>
      </w:pPr>
      <w:r w:rsidRPr="00B9479B">
        <w:t>MD-REQ-402837/A-ReadPolicyTable</w:t>
      </w:r>
    </w:p>
    <w:p w14:paraId="7E2F554B" w14:textId="77777777" w:rsidR="00E36F0E" w:rsidRDefault="00393DC0" w:rsidP="00E36F0E">
      <w:pPr>
        <w:rPr>
          <w:rFonts w:cs="Arial"/>
        </w:rPr>
      </w:pPr>
      <w:r>
        <w:rPr>
          <w:rFonts w:cs="Arial"/>
        </w:rPr>
        <w:t>This API is used by WIRServer (internally) and WIRClients to request current policy table. WIRServer also uses this API for its response.</w:t>
      </w:r>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1535"/>
        <w:gridCol w:w="819"/>
        <w:gridCol w:w="900"/>
        <w:gridCol w:w="1066"/>
        <w:gridCol w:w="1710"/>
        <w:gridCol w:w="2520"/>
      </w:tblGrid>
      <w:tr w:rsidR="00E36F0E" w14:paraId="79CE6281" w14:textId="77777777" w:rsidTr="00E36F0E">
        <w:trPr>
          <w:jc w:val="center"/>
        </w:trPr>
        <w:tc>
          <w:tcPr>
            <w:tcW w:w="9265" w:type="dxa"/>
            <w:gridSpan w:val="7"/>
            <w:tcBorders>
              <w:top w:val="single" w:sz="4" w:space="0" w:color="auto"/>
              <w:left w:val="single" w:sz="4" w:space="0" w:color="auto"/>
              <w:bottom w:val="single" w:sz="4" w:space="0" w:color="auto"/>
              <w:right w:val="single" w:sz="4" w:space="0" w:color="auto"/>
            </w:tcBorders>
            <w:shd w:val="clear" w:color="auto" w:fill="808080"/>
          </w:tcPr>
          <w:p w14:paraId="78E81083" w14:textId="77777777" w:rsidR="00E36F0E" w:rsidRDefault="00E36F0E">
            <w:pPr>
              <w:spacing w:line="254" w:lineRule="auto"/>
              <w:rPr>
                <w:sz w:val="8"/>
              </w:rPr>
            </w:pPr>
          </w:p>
        </w:tc>
      </w:tr>
      <w:tr w:rsidR="00E36F0E" w14:paraId="1BE66D0A" w14:textId="77777777" w:rsidTr="00E36F0E">
        <w:trPr>
          <w:jc w:val="center"/>
        </w:trPr>
        <w:tc>
          <w:tcPr>
            <w:tcW w:w="2250" w:type="dxa"/>
            <w:gridSpan w:val="2"/>
            <w:tcBorders>
              <w:top w:val="single" w:sz="4" w:space="0" w:color="auto"/>
              <w:left w:val="single" w:sz="4" w:space="0" w:color="auto"/>
              <w:bottom w:val="single" w:sz="4" w:space="0" w:color="auto"/>
              <w:right w:val="single" w:sz="4" w:space="0" w:color="auto"/>
            </w:tcBorders>
            <w:hideMark/>
          </w:tcPr>
          <w:p w14:paraId="7DA5E4DF" w14:textId="77777777" w:rsidR="00E36F0E" w:rsidRDefault="00393DC0">
            <w:pPr>
              <w:spacing w:line="254" w:lineRule="auto"/>
              <w:jc w:val="right"/>
            </w:pPr>
            <w:r>
              <w:rPr>
                <w:b/>
              </w:rPr>
              <w:t>Method Type</w:t>
            </w:r>
          </w:p>
        </w:tc>
        <w:tc>
          <w:tcPr>
            <w:tcW w:w="7015" w:type="dxa"/>
            <w:gridSpan w:val="5"/>
            <w:tcBorders>
              <w:top w:val="single" w:sz="4" w:space="0" w:color="auto"/>
              <w:left w:val="single" w:sz="4" w:space="0" w:color="auto"/>
              <w:bottom w:val="single" w:sz="4" w:space="0" w:color="auto"/>
              <w:right w:val="single" w:sz="4" w:space="0" w:color="auto"/>
            </w:tcBorders>
            <w:vAlign w:val="center"/>
            <w:hideMark/>
          </w:tcPr>
          <w:p w14:paraId="604A4282" w14:textId="77777777" w:rsidR="00E36F0E" w:rsidRDefault="00393DC0">
            <w:pPr>
              <w:spacing w:line="254" w:lineRule="auto"/>
            </w:pPr>
            <w:r>
              <w:t>One-Shot (Synch)</w:t>
            </w:r>
          </w:p>
        </w:tc>
      </w:tr>
      <w:tr w:rsidR="00E36F0E" w14:paraId="6DB2601C" w14:textId="77777777" w:rsidTr="00E36F0E">
        <w:trPr>
          <w:jc w:val="center"/>
        </w:trPr>
        <w:tc>
          <w:tcPr>
            <w:tcW w:w="2250" w:type="dxa"/>
            <w:gridSpan w:val="2"/>
            <w:tcBorders>
              <w:top w:val="single" w:sz="4" w:space="0" w:color="auto"/>
              <w:left w:val="single" w:sz="4" w:space="0" w:color="auto"/>
              <w:bottom w:val="single" w:sz="4" w:space="0" w:color="auto"/>
              <w:right w:val="single" w:sz="4" w:space="0" w:color="auto"/>
            </w:tcBorders>
            <w:hideMark/>
          </w:tcPr>
          <w:p w14:paraId="71F1DD1D" w14:textId="77777777" w:rsidR="00E36F0E" w:rsidRDefault="00393DC0">
            <w:pPr>
              <w:spacing w:line="254" w:lineRule="auto"/>
              <w:jc w:val="right"/>
            </w:pPr>
            <w:r>
              <w:rPr>
                <w:b/>
              </w:rPr>
              <w:t>QoS Level</w:t>
            </w:r>
          </w:p>
        </w:tc>
        <w:tc>
          <w:tcPr>
            <w:tcW w:w="7015" w:type="dxa"/>
            <w:gridSpan w:val="5"/>
            <w:tcBorders>
              <w:top w:val="single" w:sz="4" w:space="0" w:color="auto"/>
              <w:left w:val="single" w:sz="4" w:space="0" w:color="auto"/>
              <w:bottom w:val="single" w:sz="4" w:space="0" w:color="auto"/>
              <w:right w:val="single" w:sz="4" w:space="0" w:color="auto"/>
            </w:tcBorders>
            <w:vAlign w:val="center"/>
            <w:hideMark/>
          </w:tcPr>
          <w:p w14:paraId="66BCA27C" w14:textId="77777777" w:rsidR="00E36F0E" w:rsidRDefault="00393DC0">
            <w:pPr>
              <w:spacing w:line="254" w:lineRule="auto"/>
            </w:pPr>
            <w:r>
              <w:t>Default</w:t>
            </w:r>
          </w:p>
        </w:tc>
      </w:tr>
      <w:tr w:rsidR="00E36F0E" w14:paraId="791C1EF7" w14:textId="77777777" w:rsidTr="00E36F0E">
        <w:trPr>
          <w:jc w:val="center"/>
        </w:trPr>
        <w:tc>
          <w:tcPr>
            <w:tcW w:w="2250" w:type="dxa"/>
            <w:gridSpan w:val="2"/>
            <w:tcBorders>
              <w:top w:val="single" w:sz="4" w:space="0" w:color="auto"/>
              <w:left w:val="single" w:sz="4" w:space="0" w:color="auto"/>
              <w:bottom w:val="single" w:sz="4" w:space="0" w:color="auto"/>
              <w:right w:val="single" w:sz="4" w:space="0" w:color="auto"/>
            </w:tcBorders>
            <w:hideMark/>
          </w:tcPr>
          <w:p w14:paraId="6F1E160B" w14:textId="77777777" w:rsidR="00E36F0E" w:rsidRDefault="00393DC0">
            <w:pPr>
              <w:spacing w:line="254" w:lineRule="auto"/>
              <w:jc w:val="right"/>
            </w:pPr>
            <w:r>
              <w:rPr>
                <w:b/>
              </w:rPr>
              <w:t>Retained</w:t>
            </w:r>
          </w:p>
        </w:tc>
        <w:tc>
          <w:tcPr>
            <w:tcW w:w="7015" w:type="dxa"/>
            <w:gridSpan w:val="5"/>
            <w:tcBorders>
              <w:top w:val="single" w:sz="4" w:space="0" w:color="auto"/>
              <w:left w:val="single" w:sz="4" w:space="0" w:color="auto"/>
              <w:bottom w:val="single" w:sz="4" w:space="0" w:color="auto"/>
              <w:right w:val="single" w:sz="4" w:space="0" w:color="auto"/>
            </w:tcBorders>
            <w:vAlign w:val="center"/>
            <w:hideMark/>
          </w:tcPr>
          <w:p w14:paraId="70409835" w14:textId="77777777" w:rsidR="00E36F0E" w:rsidRDefault="00393DC0">
            <w:pPr>
              <w:spacing w:line="254" w:lineRule="auto"/>
            </w:pPr>
            <w:r>
              <w:t>No</w:t>
            </w:r>
          </w:p>
        </w:tc>
      </w:tr>
      <w:tr w:rsidR="00E36F0E" w14:paraId="205871FE" w14:textId="77777777" w:rsidTr="00E36F0E">
        <w:trPr>
          <w:trHeight w:val="70"/>
          <w:jc w:val="center"/>
        </w:trPr>
        <w:tc>
          <w:tcPr>
            <w:tcW w:w="9265" w:type="dxa"/>
            <w:gridSpan w:val="7"/>
            <w:tcBorders>
              <w:top w:val="single" w:sz="4" w:space="0" w:color="auto"/>
              <w:left w:val="single" w:sz="4" w:space="0" w:color="auto"/>
              <w:bottom w:val="single" w:sz="4" w:space="0" w:color="auto"/>
              <w:right w:val="single" w:sz="4" w:space="0" w:color="auto"/>
            </w:tcBorders>
            <w:shd w:val="clear" w:color="auto" w:fill="808080"/>
          </w:tcPr>
          <w:p w14:paraId="46DCD15B" w14:textId="77777777" w:rsidR="00E36F0E" w:rsidRDefault="00E36F0E">
            <w:pPr>
              <w:spacing w:line="254" w:lineRule="auto"/>
              <w:rPr>
                <w:sz w:val="8"/>
              </w:rPr>
            </w:pPr>
          </w:p>
        </w:tc>
      </w:tr>
      <w:tr w:rsidR="00E36F0E" w14:paraId="441CA256" w14:textId="77777777" w:rsidTr="00E36F0E">
        <w:trPr>
          <w:jc w:val="center"/>
        </w:trPr>
        <w:tc>
          <w:tcPr>
            <w:tcW w:w="715" w:type="dxa"/>
            <w:tcBorders>
              <w:top w:val="single" w:sz="4" w:space="0" w:color="auto"/>
              <w:left w:val="single" w:sz="4" w:space="0" w:color="auto"/>
              <w:bottom w:val="single" w:sz="4" w:space="0" w:color="auto"/>
              <w:right w:val="single" w:sz="4" w:space="0" w:color="auto"/>
            </w:tcBorders>
            <w:shd w:val="clear" w:color="auto" w:fill="A6A6A6"/>
            <w:hideMark/>
          </w:tcPr>
          <w:p w14:paraId="7C19E042" w14:textId="77777777" w:rsidR="00E36F0E" w:rsidRDefault="00393DC0">
            <w:pPr>
              <w:spacing w:line="256" w:lineRule="auto"/>
              <w:jc w:val="center"/>
              <w:rPr>
                <w:b/>
              </w:rPr>
            </w:pPr>
            <w:r>
              <w:rPr>
                <w:b/>
              </w:rPr>
              <w:t>R/O</w:t>
            </w:r>
          </w:p>
        </w:tc>
        <w:tc>
          <w:tcPr>
            <w:tcW w:w="2354"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07BD2CA8" w14:textId="77777777" w:rsidR="00E36F0E" w:rsidRDefault="00393DC0">
            <w:pPr>
              <w:spacing w:line="256" w:lineRule="auto"/>
              <w:rPr>
                <w:b/>
              </w:rPr>
            </w:pPr>
            <w:r>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7F66D310" w14:textId="77777777" w:rsidR="00E36F0E" w:rsidRDefault="00393DC0">
            <w:pPr>
              <w:spacing w:line="256" w:lineRule="auto"/>
              <w:rPr>
                <w:b/>
              </w:rPr>
            </w:pPr>
            <w:r>
              <w:rPr>
                <w:b/>
              </w:rPr>
              <w:t>Type</w:t>
            </w:r>
          </w:p>
        </w:tc>
        <w:tc>
          <w:tcPr>
            <w:tcW w:w="1066"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26BC0932" w14:textId="77777777" w:rsidR="00E36F0E" w:rsidRDefault="00393DC0">
            <w:pPr>
              <w:spacing w:line="256" w:lineRule="auto"/>
              <w:rPr>
                <w:b/>
              </w:rPr>
            </w:pPr>
            <w:r>
              <w:rPr>
                <w:b/>
              </w:rPr>
              <w:t>Literals</w:t>
            </w:r>
          </w:p>
        </w:tc>
        <w:tc>
          <w:tcPr>
            <w:tcW w:w="171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6B98AB9" w14:textId="77777777" w:rsidR="00E36F0E" w:rsidRDefault="00393DC0">
            <w:pPr>
              <w:spacing w:line="256" w:lineRule="auto"/>
              <w:rPr>
                <w:b/>
              </w:rPr>
            </w:pPr>
            <w:r>
              <w:rPr>
                <w:b/>
              </w:rPr>
              <w:t>Value</w:t>
            </w:r>
          </w:p>
        </w:tc>
        <w:tc>
          <w:tcPr>
            <w:tcW w:w="252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70BA097" w14:textId="77777777" w:rsidR="00E36F0E" w:rsidRDefault="00393DC0">
            <w:pPr>
              <w:spacing w:line="256" w:lineRule="auto"/>
              <w:rPr>
                <w:b/>
              </w:rPr>
            </w:pPr>
            <w:r>
              <w:rPr>
                <w:b/>
              </w:rPr>
              <w:t>Description</w:t>
            </w:r>
          </w:p>
        </w:tc>
      </w:tr>
      <w:tr w:rsidR="00E36F0E" w14:paraId="435B9D7B" w14:textId="77777777" w:rsidTr="00E36F0E">
        <w:trPr>
          <w:jc w:val="center"/>
        </w:trPr>
        <w:tc>
          <w:tcPr>
            <w:tcW w:w="926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198CA326" w14:textId="77777777" w:rsidR="00E36F0E" w:rsidRDefault="00393DC0">
            <w:pPr>
              <w:spacing w:line="256" w:lineRule="auto"/>
              <w:rPr>
                <w:b/>
              </w:rPr>
            </w:pPr>
            <w:r>
              <w:rPr>
                <w:b/>
              </w:rPr>
              <w:t>Request</w:t>
            </w:r>
          </w:p>
        </w:tc>
      </w:tr>
      <w:tr w:rsidR="00E36F0E" w14:paraId="02A90616" w14:textId="77777777" w:rsidTr="00E36F0E">
        <w:trPr>
          <w:jc w:val="center"/>
        </w:trPr>
        <w:tc>
          <w:tcPr>
            <w:tcW w:w="715" w:type="dxa"/>
            <w:tcBorders>
              <w:top w:val="single" w:sz="4" w:space="0" w:color="auto"/>
              <w:left w:val="single" w:sz="4" w:space="0" w:color="auto"/>
              <w:bottom w:val="single" w:sz="4" w:space="0" w:color="auto"/>
              <w:right w:val="single" w:sz="4" w:space="0" w:color="auto"/>
            </w:tcBorders>
            <w:hideMark/>
          </w:tcPr>
          <w:p w14:paraId="2CB545C3" w14:textId="77777777" w:rsidR="00E36F0E" w:rsidRDefault="00393DC0">
            <w:pPr>
              <w:spacing w:line="256" w:lineRule="auto"/>
              <w:jc w:val="center"/>
            </w:pPr>
            <w:r>
              <w:t>-</w:t>
            </w:r>
          </w:p>
        </w:tc>
        <w:tc>
          <w:tcPr>
            <w:tcW w:w="2354" w:type="dxa"/>
            <w:gridSpan w:val="2"/>
            <w:tcBorders>
              <w:top w:val="single" w:sz="4" w:space="0" w:color="auto"/>
              <w:left w:val="single" w:sz="4" w:space="0" w:color="auto"/>
              <w:bottom w:val="single" w:sz="4" w:space="0" w:color="auto"/>
              <w:right w:val="single" w:sz="4" w:space="0" w:color="auto"/>
            </w:tcBorders>
            <w:hideMark/>
          </w:tcPr>
          <w:p w14:paraId="414207A8" w14:textId="77777777" w:rsidR="00E36F0E" w:rsidRDefault="00393DC0">
            <w:pPr>
              <w:spacing w:line="256" w:lineRule="auto"/>
            </w:pPr>
            <w:r>
              <w:t>-</w:t>
            </w:r>
          </w:p>
        </w:tc>
        <w:tc>
          <w:tcPr>
            <w:tcW w:w="900" w:type="dxa"/>
            <w:tcBorders>
              <w:top w:val="single" w:sz="4" w:space="0" w:color="auto"/>
              <w:left w:val="single" w:sz="4" w:space="0" w:color="auto"/>
              <w:bottom w:val="single" w:sz="4" w:space="0" w:color="auto"/>
              <w:right w:val="single" w:sz="4" w:space="0" w:color="auto"/>
            </w:tcBorders>
            <w:hideMark/>
          </w:tcPr>
          <w:p w14:paraId="1D2C8C41" w14:textId="77777777" w:rsidR="00E36F0E" w:rsidRDefault="00393DC0">
            <w:pPr>
              <w:spacing w:line="256" w:lineRule="auto"/>
            </w:pPr>
            <w:r>
              <w:t>-</w:t>
            </w:r>
          </w:p>
        </w:tc>
        <w:tc>
          <w:tcPr>
            <w:tcW w:w="1066" w:type="dxa"/>
            <w:tcBorders>
              <w:top w:val="single" w:sz="4" w:space="0" w:color="auto"/>
              <w:left w:val="single" w:sz="4" w:space="0" w:color="auto"/>
              <w:bottom w:val="single" w:sz="4" w:space="0" w:color="auto"/>
              <w:right w:val="single" w:sz="4" w:space="0" w:color="auto"/>
            </w:tcBorders>
            <w:hideMark/>
          </w:tcPr>
          <w:p w14:paraId="510D5362" w14:textId="77777777" w:rsidR="00E36F0E" w:rsidRDefault="00393DC0">
            <w:pPr>
              <w:spacing w:line="256" w:lineRule="auto"/>
            </w:pPr>
            <w:r>
              <w:t>-</w:t>
            </w:r>
          </w:p>
        </w:tc>
        <w:tc>
          <w:tcPr>
            <w:tcW w:w="1710" w:type="dxa"/>
            <w:tcBorders>
              <w:top w:val="single" w:sz="4" w:space="0" w:color="auto"/>
              <w:left w:val="single" w:sz="4" w:space="0" w:color="auto"/>
              <w:bottom w:val="single" w:sz="4" w:space="0" w:color="auto"/>
              <w:right w:val="single" w:sz="4" w:space="0" w:color="auto"/>
            </w:tcBorders>
            <w:hideMark/>
          </w:tcPr>
          <w:p w14:paraId="0744B22B" w14:textId="77777777" w:rsidR="00E36F0E" w:rsidRDefault="00393DC0">
            <w:pPr>
              <w:spacing w:line="256" w:lineRule="auto"/>
            </w:pPr>
            <w:r>
              <w:t>-</w:t>
            </w:r>
          </w:p>
        </w:tc>
        <w:tc>
          <w:tcPr>
            <w:tcW w:w="2520" w:type="dxa"/>
            <w:tcBorders>
              <w:top w:val="single" w:sz="4" w:space="0" w:color="auto"/>
              <w:left w:val="single" w:sz="4" w:space="0" w:color="auto"/>
              <w:bottom w:val="single" w:sz="4" w:space="0" w:color="auto"/>
              <w:right w:val="single" w:sz="4" w:space="0" w:color="auto"/>
            </w:tcBorders>
            <w:hideMark/>
          </w:tcPr>
          <w:p w14:paraId="7173CDBF" w14:textId="77777777" w:rsidR="00E36F0E" w:rsidRDefault="00393DC0">
            <w:pPr>
              <w:spacing w:line="256" w:lineRule="auto"/>
            </w:pPr>
            <w:r>
              <w:t>-</w:t>
            </w:r>
          </w:p>
        </w:tc>
      </w:tr>
      <w:tr w:rsidR="00E36F0E" w14:paraId="29792B71" w14:textId="77777777" w:rsidTr="00E36F0E">
        <w:trPr>
          <w:jc w:val="center"/>
        </w:trPr>
        <w:tc>
          <w:tcPr>
            <w:tcW w:w="926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295B2A79" w14:textId="77777777" w:rsidR="00E36F0E" w:rsidRDefault="00393DC0">
            <w:pPr>
              <w:spacing w:line="256" w:lineRule="auto"/>
            </w:pPr>
            <w:r>
              <w:rPr>
                <w:b/>
              </w:rPr>
              <w:t>Response</w:t>
            </w:r>
          </w:p>
        </w:tc>
      </w:tr>
      <w:tr w:rsidR="00E36F0E" w14:paraId="75B52EB1" w14:textId="77777777" w:rsidTr="00E36F0E">
        <w:trPr>
          <w:jc w:val="center"/>
        </w:trPr>
        <w:tc>
          <w:tcPr>
            <w:tcW w:w="715" w:type="dxa"/>
            <w:tcBorders>
              <w:top w:val="single" w:sz="4" w:space="0" w:color="auto"/>
              <w:left w:val="single" w:sz="4" w:space="0" w:color="auto"/>
              <w:bottom w:val="single" w:sz="4" w:space="0" w:color="auto"/>
              <w:right w:val="single" w:sz="4" w:space="0" w:color="auto"/>
            </w:tcBorders>
            <w:shd w:val="clear" w:color="auto" w:fill="FFFFFF"/>
            <w:hideMark/>
          </w:tcPr>
          <w:p w14:paraId="28846379" w14:textId="77777777" w:rsidR="00E36F0E" w:rsidRDefault="00393DC0">
            <w:pPr>
              <w:spacing w:line="256" w:lineRule="auto"/>
              <w:jc w:val="center"/>
            </w:pPr>
            <w:r>
              <w:t>R</w:t>
            </w:r>
          </w:p>
        </w:tc>
        <w:tc>
          <w:tcPr>
            <w:tcW w:w="2354"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79E8CF21" w14:textId="77777777" w:rsidR="00E36F0E" w:rsidRDefault="00393DC0">
            <w:pPr>
              <w:spacing w:line="256" w:lineRule="auto"/>
            </w:pPr>
            <w:r>
              <w:t>policyTableLength</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735F0B56" w14:textId="77777777" w:rsidR="00E36F0E" w:rsidRDefault="00393DC0">
            <w:pPr>
              <w:spacing w:line="256" w:lineRule="auto"/>
            </w:pPr>
            <w:r>
              <w:t>Int32</w:t>
            </w:r>
          </w:p>
        </w:tc>
        <w:tc>
          <w:tcPr>
            <w:tcW w:w="1066" w:type="dxa"/>
            <w:tcBorders>
              <w:top w:val="single" w:sz="4" w:space="0" w:color="auto"/>
              <w:left w:val="single" w:sz="4" w:space="0" w:color="auto"/>
              <w:bottom w:val="single" w:sz="4" w:space="0" w:color="auto"/>
              <w:right w:val="single" w:sz="4" w:space="0" w:color="auto"/>
            </w:tcBorders>
            <w:shd w:val="clear" w:color="auto" w:fill="FFFFFF"/>
            <w:hideMark/>
          </w:tcPr>
          <w:p w14:paraId="2042E73E" w14:textId="77777777" w:rsidR="00E36F0E" w:rsidRDefault="00393DC0">
            <w:pPr>
              <w:spacing w:line="256" w:lineRule="auto"/>
            </w:pPr>
            <w:r>
              <w:t>-</w:t>
            </w:r>
          </w:p>
        </w:tc>
        <w:tc>
          <w:tcPr>
            <w:tcW w:w="1710" w:type="dxa"/>
            <w:tcBorders>
              <w:top w:val="single" w:sz="4" w:space="0" w:color="auto"/>
              <w:left w:val="single" w:sz="4" w:space="0" w:color="auto"/>
              <w:bottom w:val="single" w:sz="4" w:space="0" w:color="auto"/>
              <w:right w:val="single" w:sz="4" w:space="0" w:color="auto"/>
            </w:tcBorders>
            <w:shd w:val="clear" w:color="auto" w:fill="FFFFFF"/>
            <w:hideMark/>
          </w:tcPr>
          <w:p w14:paraId="41ADF8E2" w14:textId="77777777" w:rsidR="00E36F0E" w:rsidRDefault="00393DC0">
            <w:pPr>
              <w:spacing w:line="256" w:lineRule="auto"/>
            </w:pPr>
            <w:r>
              <w:t>0-4294967295</w:t>
            </w:r>
          </w:p>
        </w:tc>
        <w:tc>
          <w:tcPr>
            <w:tcW w:w="2520" w:type="dxa"/>
            <w:tcBorders>
              <w:top w:val="single" w:sz="4" w:space="0" w:color="auto"/>
              <w:left w:val="single" w:sz="4" w:space="0" w:color="auto"/>
              <w:bottom w:val="single" w:sz="4" w:space="0" w:color="auto"/>
              <w:right w:val="single" w:sz="4" w:space="0" w:color="auto"/>
            </w:tcBorders>
            <w:shd w:val="clear" w:color="auto" w:fill="FFFFFF"/>
            <w:hideMark/>
          </w:tcPr>
          <w:p w14:paraId="4A31DB41" w14:textId="77777777" w:rsidR="00E36F0E" w:rsidRDefault="00393DC0">
            <w:pPr>
              <w:spacing w:line="256" w:lineRule="auto"/>
            </w:pPr>
            <w:r>
              <w:t>Length of policyTable</w:t>
            </w:r>
          </w:p>
        </w:tc>
      </w:tr>
      <w:tr w:rsidR="00E36F0E" w14:paraId="77666E76" w14:textId="77777777" w:rsidTr="00E36F0E">
        <w:trPr>
          <w:jc w:val="center"/>
        </w:trPr>
        <w:tc>
          <w:tcPr>
            <w:tcW w:w="715" w:type="dxa"/>
            <w:tcBorders>
              <w:top w:val="single" w:sz="4" w:space="0" w:color="auto"/>
              <w:left w:val="single" w:sz="4" w:space="0" w:color="auto"/>
              <w:bottom w:val="single" w:sz="4" w:space="0" w:color="auto"/>
              <w:right w:val="single" w:sz="4" w:space="0" w:color="auto"/>
            </w:tcBorders>
            <w:shd w:val="clear" w:color="auto" w:fill="FFFFFF"/>
            <w:hideMark/>
          </w:tcPr>
          <w:p w14:paraId="42CD3396" w14:textId="77777777" w:rsidR="00E36F0E" w:rsidRDefault="00393DC0">
            <w:pPr>
              <w:spacing w:line="256" w:lineRule="auto"/>
              <w:jc w:val="center"/>
            </w:pPr>
            <w:r>
              <w:lastRenderedPageBreak/>
              <w:t>R</w:t>
            </w:r>
          </w:p>
        </w:tc>
        <w:tc>
          <w:tcPr>
            <w:tcW w:w="2354"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5540E1ED" w14:textId="77777777" w:rsidR="00E36F0E" w:rsidRDefault="00393DC0">
            <w:pPr>
              <w:spacing w:line="256" w:lineRule="auto"/>
            </w:pPr>
            <w:r>
              <w:t>policyTable</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3528122C" w14:textId="77777777" w:rsidR="00E36F0E" w:rsidRDefault="00393DC0">
            <w:pPr>
              <w:spacing w:line="256" w:lineRule="auto"/>
            </w:pPr>
            <w:r>
              <w:t xml:space="preserve">Binary </w:t>
            </w:r>
          </w:p>
        </w:tc>
        <w:tc>
          <w:tcPr>
            <w:tcW w:w="1066" w:type="dxa"/>
            <w:tcBorders>
              <w:top w:val="single" w:sz="4" w:space="0" w:color="auto"/>
              <w:left w:val="single" w:sz="4" w:space="0" w:color="auto"/>
              <w:bottom w:val="single" w:sz="4" w:space="0" w:color="auto"/>
              <w:right w:val="single" w:sz="4" w:space="0" w:color="auto"/>
            </w:tcBorders>
            <w:shd w:val="clear" w:color="auto" w:fill="FFFFFF"/>
            <w:hideMark/>
          </w:tcPr>
          <w:p w14:paraId="5D4DE9FD" w14:textId="77777777" w:rsidR="00E36F0E" w:rsidRDefault="00393DC0">
            <w:pPr>
              <w:spacing w:line="256" w:lineRule="auto"/>
              <w:rPr>
                <w:rFonts w:cs="Arial"/>
                <w:color w:val="000000"/>
              </w:rPr>
            </w:pPr>
            <w:r>
              <w:rPr>
                <w:rFonts w:cs="Arial"/>
                <w:color w:val="000000"/>
              </w:rPr>
              <w:t>-</w:t>
            </w:r>
          </w:p>
        </w:tc>
        <w:tc>
          <w:tcPr>
            <w:tcW w:w="1710" w:type="dxa"/>
            <w:tcBorders>
              <w:top w:val="single" w:sz="4" w:space="0" w:color="auto"/>
              <w:left w:val="single" w:sz="4" w:space="0" w:color="auto"/>
              <w:bottom w:val="single" w:sz="4" w:space="0" w:color="auto"/>
              <w:right w:val="single" w:sz="4" w:space="0" w:color="auto"/>
            </w:tcBorders>
            <w:shd w:val="clear" w:color="auto" w:fill="FFFFFF"/>
            <w:hideMark/>
          </w:tcPr>
          <w:p w14:paraId="11167E1B" w14:textId="77777777" w:rsidR="00E36F0E" w:rsidRDefault="00393DC0">
            <w:pPr>
              <w:spacing w:line="256" w:lineRule="auto"/>
              <w:rPr>
                <w:rFonts w:cs="Arial"/>
                <w:color w:val="000000"/>
              </w:rPr>
            </w:pPr>
            <w:r>
              <w:t>GPB data</w:t>
            </w:r>
          </w:p>
        </w:tc>
        <w:tc>
          <w:tcPr>
            <w:tcW w:w="2520" w:type="dxa"/>
            <w:tcBorders>
              <w:top w:val="single" w:sz="4" w:space="0" w:color="auto"/>
              <w:left w:val="single" w:sz="4" w:space="0" w:color="auto"/>
              <w:bottom w:val="single" w:sz="4" w:space="0" w:color="auto"/>
              <w:right w:val="single" w:sz="4" w:space="0" w:color="auto"/>
            </w:tcBorders>
            <w:shd w:val="clear" w:color="auto" w:fill="FFFFFF"/>
            <w:hideMark/>
          </w:tcPr>
          <w:p w14:paraId="26F09A91" w14:textId="77777777" w:rsidR="00E36F0E" w:rsidRDefault="00393DC0">
            <w:pPr>
              <w:spacing w:line="256" w:lineRule="auto"/>
              <w:rPr>
                <w:rFonts w:cs="Arial"/>
              </w:rPr>
            </w:pPr>
            <w:r>
              <w:rPr>
                <w:rFonts w:cs="Arial"/>
              </w:rPr>
              <w:t>GPB compressed policy table</w:t>
            </w:r>
          </w:p>
        </w:tc>
      </w:tr>
    </w:tbl>
    <w:p w14:paraId="2FA89124" w14:textId="77777777" w:rsidR="00E36F0E" w:rsidRPr="00E736DC" w:rsidRDefault="00E36F0E" w:rsidP="00E36F0E"/>
    <w:p w14:paraId="120E2C47" w14:textId="3DA55D22" w:rsidR="00E36F0E" w:rsidRDefault="00393DC0" w:rsidP="00506E2F">
      <w:pPr>
        <w:pStyle w:val="Heading4"/>
      </w:pPr>
      <w:r w:rsidRPr="00B9479B">
        <w:t>MD-REQ-402838/A-EnableSyncWifiStaMode</w:t>
      </w:r>
    </w:p>
    <w:p w14:paraId="5FFBBC8A" w14:textId="77777777" w:rsidR="00E36F0E" w:rsidRDefault="00393DC0" w:rsidP="00E36F0E">
      <w:pPr>
        <w:rPr>
          <w:rFonts w:cs="Arial"/>
        </w:rPr>
      </w:pPr>
      <w:r>
        <w:rPr>
          <w:rFonts w:cs="Arial"/>
        </w:rPr>
        <w:t>This API is used by WIRServer (internally) and WIRClients to enable WIRClient1 WiFi STA mode. WIRServer also uses this API for its response.</w:t>
      </w:r>
    </w:p>
    <w:tbl>
      <w:tblPr>
        <w:tblW w:w="94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1535"/>
        <w:gridCol w:w="819"/>
        <w:gridCol w:w="900"/>
        <w:gridCol w:w="1966"/>
        <w:gridCol w:w="898"/>
        <w:gridCol w:w="2610"/>
        <w:gridCol w:w="15"/>
      </w:tblGrid>
      <w:tr w:rsidR="00E36F0E" w14:paraId="6E71BFDF" w14:textId="77777777" w:rsidTr="00E36F0E">
        <w:trPr>
          <w:jc w:val="center"/>
        </w:trPr>
        <w:tc>
          <w:tcPr>
            <w:tcW w:w="9458" w:type="dxa"/>
            <w:gridSpan w:val="8"/>
            <w:tcBorders>
              <w:top w:val="single" w:sz="4" w:space="0" w:color="auto"/>
              <w:left w:val="single" w:sz="4" w:space="0" w:color="auto"/>
              <w:bottom w:val="single" w:sz="4" w:space="0" w:color="auto"/>
              <w:right w:val="single" w:sz="4" w:space="0" w:color="auto"/>
            </w:tcBorders>
            <w:shd w:val="clear" w:color="auto" w:fill="808080"/>
          </w:tcPr>
          <w:p w14:paraId="577CEBDF" w14:textId="77777777" w:rsidR="00E36F0E" w:rsidRDefault="00E36F0E">
            <w:pPr>
              <w:spacing w:line="254" w:lineRule="auto"/>
              <w:rPr>
                <w:sz w:val="8"/>
              </w:rPr>
            </w:pPr>
          </w:p>
        </w:tc>
      </w:tr>
      <w:tr w:rsidR="00E36F0E" w14:paraId="5C92EAB1" w14:textId="77777777" w:rsidTr="00E36F0E">
        <w:trPr>
          <w:jc w:val="center"/>
        </w:trPr>
        <w:tc>
          <w:tcPr>
            <w:tcW w:w="2250" w:type="dxa"/>
            <w:gridSpan w:val="2"/>
            <w:tcBorders>
              <w:top w:val="single" w:sz="4" w:space="0" w:color="auto"/>
              <w:left w:val="single" w:sz="4" w:space="0" w:color="auto"/>
              <w:bottom w:val="single" w:sz="4" w:space="0" w:color="auto"/>
              <w:right w:val="single" w:sz="4" w:space="0" w:color="auto"/>
            </w:tcBorders>
            <w:hideMark/>
          </w:tcPr>
          <w:p w14:paraId="1CDAC380" w14:textId="77777777" w:rsidR="00E36F0E" w:rsidRDefault="00393DC0">
            <w:pPr>
              <w:spacing w:line="254" w:lineRule="auto"/>
              <w:jc w:val="right"/>
            </w:pPr>
            <w:r>
              <w:rPr>
                <w:b/>
              </w:rPr>
              <w:t>Method Type</w:t>
            </w:r>
          </w:p>
        </w:tc>
        <w:tc>
          <w:tcPr>
            <w:tcW w:w="7208" w:type="dxa"/>
            <w:gridSpan w:val="6"/>
            <w:tcBorders>
              <w:top w:val="single" w:sz="4" w:space="0" w:color="auto"/>
              <w:left w:val="single" w:sz="4" w:space="0" w:color="auto"/>
              <w:bottom w:val="single" w:sz="4" w:space="0" w:color="auto"/>
              <w:right w:val="single" w:sz="4" w:space="0" w:color="auto"/>
            </w:tcBorders>
            <w:vAlign w:val="center"/>
            <w:hideMark/>
          </w:tcPr>
          <w:p w14:paraId="0F8AD826" w14:textId="77777777" w:rsidR="00E36F0E" w:rsidRDefault="00393DC0">
            <w:pPr>
              <w:spacing w:line="254" w:lineRule="auto"/>
            </w:pPr>
            <w:r>
              <w:t>One-Shot (Synch)</w:t>
            </w:r>
          </w:p>
        </w:tc>
      </w:tr>
      <w:tr w:rsidR="00E36F0E" w14:paraId="729FE24C" w14:textId="77777777" w:rsidTr="00E36F0E">
        <w:trPr>
          <w:jc w:val="center"/>
        </w:trPr>
        <w:tc>
          <w:tcPr>
            <w:tcW w:w="2250" w:type="dxa"/>
            <w:gridSpan w:val="2"/>
            <w:tcBorders>
              <w:top w:val="single" w:sz="4" w:space="0" w:color="auto"/>
              <w:left w:val="single" w:sz="4" w:space="0" w:color="auto"/>
              <w:bottom w:val="single" w:sz="4" w:space="0" w:color="auto"/>
              <w:right w:val="single" w:sz="4" w:space="0" w:color="auto"/>
            </w:tcBorders>
            <w:hideMark/>
          </w:tcPr>
          <w:p w14:paraId="0B426DAF" w14:textId="77777777" w:rsidR="00E36F0E" w:rsidRDefault="00393DC0">
            <w:pPr>
              <w:spacing w:line="254" w:lineRule="auto"/>
              <w:jc w:val="right"/>
            </w:pPr>
            <w:r>
              <w:rPr>
                <w:b/>
              </w:rPr>
              <w:t>QoS Level</w:t>
            </w:r>
          </w:p>
        </w:tc>
        <w:tc>
          <w:tcPr>
            <w:tcW w:w="7208" w:type="dxa"/>
            <w:gridSpan w:val="6"/>
            <w:tcBorders>
              <w:top w:val="single" w:sz="4" w:space="0" w:color="auto"/>
              <w:left w:val="single" w:sz="4" w:space="0" w:color="auto"/>
              <w:bottom w:val="single" w:sz="4" w:space="0" w:color="auto"/>
              <w:right w:val="single" w:sz="4" w:space="0" w:color="auto"/>
            </w:tcBorders>
            <w:vAlign w:val="center"/>
            <w:hideMark/>
          </w:tcPr>
          <w:p w14:paraId="0E767CD6" w14:textId="77777777" w:rsidR="00E36F0E" w:rsidRDefault="00393DC0">
            <w:pPr>
              <w:spacing w:line="254" w:lineRule="auto"/>
            </w:pPr>
            <w:r>
              <w:t>Default</w:t>
            </w:r>
          </w:p>
        </w:tc>
      </w:tr>
      <w:tr w:rsidR="00E36F0E" w14:paraId="6FE53FBD" w14:textId="77777777" w:rsidTr="00E36F0E">
        <w:trPr>
          <w:jc w:val="center"/>
        </w:trPr>
        <w:tc>
          <w:tcPr>
            <w:tcW w:w="2250" w:type="dxa"/>
            <w:gridSpan w:val="2"/>
            <w:tcBorders>
              <w:top w:val="single" w:sz="4" w:space="0" w:color="auto"/>
              <w:left w:val="single" w:sz="4" w:space="0" w:color="auto"/>
              <w:bottom w:val="single" w:sz="4" w:space="0" w:color="auto"/>
              <w:right w:val="single" w:sz="4" w:space="0" w:color="auto"/>
            </w:tcBorders>
            <w:hideMark/>
          </w:tcPr>
          <w:p w14:paraId="7AB98587" w14:textId="77777777" w:rsidR="00E36F0E" w:rsidRDefault="00393DC0">
            <w:pPr>
              <w:spacing w:line="254" w:lineRule="auto"/>
              <w:jc w:val="right"/>
            </w:pPr>
            <w:r>
              <w:rPr>
                <w:b/>
              </w:rPr>
              <w:t>Retained</w:t>
            </w:r>
          </w:p>
        </w:tc>
        <w:tc>
          <w:tcPr>
            <w:tcW w:w="7208" w:type="dxa"/>
            <w:gridSpan w:val="6"/>
            <w:tcBorders>
              <w:top w:val="single" w:sz="4" w:space="0" w:color="auto"/>
              <w:left w:val="single" w:sz="4" w:space="0" w:color="auto"/>
              <w:bottom w:val="single" w:sz="4" w:space="0" w:color="auto"/>
              <w:right w:val="single" w:sz="4" w:space="0" w:color="auto"/>
            </w:tcBorders>
            <w:vAlign w:val="center"/>
            <w:hideMark/>
          </w:tcPr>
          <w:p w14:paraId="3A447910" w14:textId="77777777" w:rsidR="00E36F0E" w:rsidRDefault="00393DC0">
            <w:pPr>
              <w:spacing w:line="254" w:lineRule="auto"/>
            </w:pPr>
            <w:r>
              <w:t>No</w:t>
            </w:r>
          </w:p>
        </w:tc>
      </w:tr>
      <w:tr w:rsidR="00E36F0E" w14:paraId="34F866F7" w14:textId="77777777" w:rsidTr="00E36F0E">
        <w:trPr>
          <w:trHeight w:val="70"/>
          <w:jc w:val="center"/>
        </w:trPr>
        <w:tc>
          <w:tcPr>
            <w:tcW w:w="9458" w:type="dxa"/>
            <w:gridSpan w:val="8"/>
            <w:tcBorders>
              <w:top w:val="single" w:sz="4" w:space="0" w:color="auto"/>
              <w:left w:val="single" w:sz="4" w:space="0" w:color="auto"/>
              <w:bottom w:val="single" w:sz="4" w:space="0" w:color="auto"/>
              <w:right w:val="single" w:sz="4" w:space="0" w:color="auto"/>
            </w:tcBorders>
            <w:shd w:val="clear" w:color="auto" w:fill="808080"/>
          </w:tcPr>
          <w:p w14:paraId="48CB2933" w14:textId="77777777" w:rsidR="00E36F0E" w:rsidRDefault="00E36F0E">
            <w:pPr>
              <w:spacing w:line="254" w:lineRule="auto"/>
              <w:rPr>
                <w:sz w:val="8"/>
              </w:rPr>
            </w:pPr>
          </w:p>
        </w:tc>
      </w:tr>
      <w:tr w:rsidR="00E36F0E" w14:paraId="28F0822B" w14:textId="77777777" w:rsidTr="00E36F0E">
        <w:trPr>
          <w:gridAfter w:val="1"/>
          <w:wAfter w:w="15" w:type="dxa"/>
          <w:jc w:val="center"/>
        </w:trPr>
        <w:tc>
          <w:tcPr>
            <w:tcW w:w="715" w:type="dxa"/>
            <w:tcBorders>
              <w:top w:val="single" w:sz="4" w:space="0" w:color="auto"/>
              <w:left w:val="single" w:sz="4" w:space="0" w:color="auto"/>
              <w:bottom w:val="single" w:sz="4" w:space="0" w:color="auto"/>
              <w:right w:val="single" w:sz="4" w:space="0" w:color="auto"/>
            </w:tcBorders>
            <w:shd w:val="clear" w:color="auto" w:fill="A6A6A6"/>
            <w:hideMark/>
          </w:tcPr>
          <w:p w14:paraId="3892D89D" w14:textId="77777777" w:rsidR="00E36F0E" w:rsidRDefault="00393DC0">
            <w:pPr>
              <w:spacing w:line="256" w:lineRule="auto"/>
              <w:jc w:val="center"/>
              <w:rPr>
                <w:b/>
              </w:rPr>
            </w:pPr>
            <w:r>
              <w:rPr>
                <w:b/>
              </w:rPr>
              <w:t>R/O</w:t>
            </w:r>
          </w:p>
        </w:tc>
        <w:tc>
          <w:tcPr>
            <w:tcW w:w="2354"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748CD26D" w14:textId="77777777" w:rsidR="00E36F0E" w:rsidRDefault="00393DC0">
            <w:pPr>
              <w:spacing w:line="256" w:lineRule="auto"/>
              <w:rPr>
                <w:b/>
              </w:rPr>
            </w:pPr>
            <w:r>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5971A62B" w14:textId="77777777" w:rsidR="00E36F0E" w:rsidRDefault="00393DC0">
            <w:pPr>
              <w:spacing w:line="256" w:lineRule="auto"/>
              <w:rPr>
                <w:b/>
              </w:rPr>
            </w:pPr>
            <w:r>
              <w:rPr>
                <w:b/>
              </w:rPr>
              <w:t>Type</w:t>
            </w:r>
          </w:p>
        </w:tc>
        <w:tc>
          <w:tcPr>
            <w:tcW w:w="1966"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800A226" w14:textId="77777777" w:rsidR="00E36F0E" w:rsidRDefault="00393DC0">
            <w:pPr>
              <w:spacing w:line="256" w:lineRule="auto"/>
              <w:rPr>
                <w:b/>
              </w:rPr>
            </w:pPr>
            <w:r>
              <w:rPr>
                <w:b/>
              </w:rPr>
              <w:t>Literals</w:t>
            </w:r>
          </w:p>
        </w:tc>
        <w:tc>
          <w:tcPr>
            <w:tcW w:w="898"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B598689" w14:textId="77777777" w:rsidR="00E36F0E" w:rsidRDefault="00393DC0">
            <w:pPr>
              <w:spacing w:line="256" w:lineRule="auto"/>
              <w:rPr>
                <w:b/>
              </w:rPr>
            </w:pPr>
            <w:r>
              <w:rPr>
                <w:b/>
              </w:rPr>
              <w:t>Value</w:t>
            </w:r>
          </w:p>
        </w:tc>
        <w:tc>
          <w:tcPr>
            <w:tcW w:w="261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448B23FD" w14:textId="77777777" w:rsidR="00E36F0E" w:rsidRDefault="00393DC0">
            <w:pPr>
              <w:spacing w:line="256" w:lineRule="auto"/>
              <w:rPr>
                <w:b/>
              </w:rPr>
            </w:pPr>
            <w:r>
              <w:rPr>
                <w:b/>
              </w:rPr>
              <w:t>Description</w:t>
            </w:r>
          </w:p>
        </w:tc>
      </w:tr>
      <w:tr w:rsidR="00E36F0E" w14:paraId="7FBFA0CC" w14:textId="77777777" w:rsidTr="00E36F0E">
        <w:trPr>
          <w:jc w:val="center"/>
        </w:trPr>
        <w:tc>
          <w:tcPr>
            <w:tcW w:w="9458" w:type="dxa"/>
            <w:gridSpan w:val="8"/>
            <w:tcBorders>
              <w:top w:val="single" w:sz="4" w:space="0" w:color="auto"/>
              <w:left w:val="single" w:sz="4" w:space="0" w:color="auto"/>
              <w:bottom w:val="single" w:sz="4" w:space="0" w:color="auto"/>
              <w:right w:val="single" w:sz="4" w:space="0" w:color="auto"/>
            </w:tcBorders>
            <w:shd w:val="clear" w:color="auto" w:fill="D9D9D9"/>
            <w:hideMark/>
          </w:tcPr>
          <w:p w14:paraId="2DBE7C9F" w14:textId="77777777" w:rsidR="00E36F0E" w:rsidRDefault="00393DC0">
            <w:pPr>
              <w:spacing w:line="256" w:lineRule="auto"/>
              <w:rPr>
                <w:b/>
              </w:rPr>
            </w:pPr>
            <w:r>
              <w:rPr>
                <w:b/>
              </w:rPr>
              <w:t>Request</w:t>
            </w:r>
          </w:p>
        </w:tc>
      </w:tr>
      <w:tr w:rsidR="00E36F0E" w14:paraId="37B371C5" w14:textId="77777777" w:rsidTr="00E36F0E">
        <w:trPr>
          <w:gridAfter w:val="1"/>
          <w:wAfter w:w="15" w:type="dxa"/>
          <w:jc w:val="center"/>
        </w:trPr>
        <w:tc>
          <w:tcPr>
            <w:tcW w:w="715" w:type="dxa"/>
            <w:tcBorders>
              <w:top w:val="single" w:sz="4" w:space="0" w:color="auto"/>
              <w:left w:val="single" w:sz="4" w:space="0" w:color="auto"/>
              <w:bottom w:val="single" w:sz="4" w:space="0" w:color="auto"/>
              <w:right w:val="single" w:sz="4" w:space="0" w:color="auto"/>
            </w:tcBorders>
            <w:hideMark/>
          </w:tcPr>
          <w:p w14:paraId="7588A56C" w14:textId="77777777" w:rsidR="00E36F0E" w:rsidRDefault="00393DC0">
            <w:pPr>
              <w:spacing w:line="256" w:lineRule="auto"/>
              <w:jc w:val="center"/>
            </w:pPr>
            <w:r>
              <w:t>-</w:t>
            </w:r>
          </w:p>
        </w:tc>
        <w:tc>
          <w:tcPr>
            <w:tcW w:w="2354" w:type="dxa"/>
            <w:gridSpan w:val="2"/>
            <w:tcBorders>
              <w:top w:val="single" w:sz="4" w:space="0" w:color="auto"/>
              <w:left w:val="single" w:sz="4" w:space="0" w:color="auto"/>
              <w:bottom w:val="single" w:sz="4" w:space="0" w:color="auto"/>
              <w:right w:val="single" w:sz="4" w:space="0" w:color="auto"/>
            </w:tcBorders>
            <w:hideMark/>
          </w:tcPr>
          <w:p w14:paraId="163F0F0E" w14:textId="77777777" w:rsidR="00E36F0E" w:rsidRDefault="00393DC0">
            <w:pPr>
              <w:spacing w:line="256" w:lineRule="auto"/>
            </w:pPr>
            <w:r>
              <w:t>-</w:t>
            </w:r>
          </w:p>
        </w:tc>
        <w:tc>
          <w:tcPr>
            <w:tcW w:w="900" w:type="dxa"/>
            <w:tcBorders>
              <w:top w:val="single" w:sz="4" w:space="0" w:color="auto"/>
              <w:left w:val="single" w:sz="4" w:space="0" w:color="auto"/>
              <w:bottom w:val="single" w:sz="4" w:space="0" w:color="auto"/>
              <w:right w:val="single" w:sz="4" w:space="0" w:color="auto"/>
            </w:tcBorders>
            <w:hideMark/>
          </w:tcPr>
          <w:p w14:paraId="0C315871" w14:textId="77777777" w:rsidR="00E36F0E" w:rsidRDefault="00393DC0">
            <w:pPr>
              <w:spacing w:line="256" w:lineRule="auto"/>
            </w:pPr>
            <w:r>
              <w:t>-</w:t>
            </w:r>
          </w:p>
        </w:tc>
        <w:tc>
          <w:tcPr>
            <w:tcW w:w="1966" w:type="dxa"/>
            <w:tcBorders>
              <w:top w:val="single" w:sz="4" w:space="0" w:color="auto"/>
              <w:left w:val="single" w:sz="4" w:space="0" w:color="auto"/>
              <w:bottom w:val="single" w:sz="4" w:space="0" w:color="auto"/>
              <w:right w:val="single" w:sz="4" w:space="0" w:color="auto"/>
            </w:tcBorders>
            <w:hideMark/>
          </w:tcPr>
          <w:p w14:paraId="5C1A9E0C" w14:textId="77777777" w:rsidR="00E36F0E" w:rsidRDefault="00393DC0">
            <w:pPr>
              <w:spacing w:line="256" w:lineRule="auto"/>
            </w:pPr>
            <w:r>
              <w:t>-</w:t>
            </w:r>
          </w:p>
        </w:tc>
        <w:tc>
          <w:tcPr>
            <w:tcW w:w="898" w:type="dxa"/>
            <w:tcBorders>
              <w:top w:val="single" w:sz="4" w:space="0" w:color="auto"/>
              <w:left w:val="single" w:sz="4" w:space="0" w:color="auto"/>
              <w:bottom w:val="single" w:sz="4" w:space="0" w:color="auto"/>
              <w:right w:val="single" w:sz="4" w:space="0" w:color="auto"/>
            </w:tcBorders>
            <w:hideMark/>
          </w:tcPr>
          <w:p w14:paraId="042E18A4" w14:textId="77777777" w:rsidR="00E36F0E" w:rsidRDefault="00393DC0">
            <w:pPr>
              <w:spacing w:line="256" w:lineRule="auto"/>
            </w:pPr>
            <w:r>
              <w:t>-</w:t>
            </w:r>
          </w:p>
        </w:tc>
        <w:tc>
          <w:tcPr>
            <w:tcW w:w="2610" w:type="dxa"/>
            <w:tcBorders>
              <w:top w:val="single" w:sz="4" w:space="0" w:color="auto"/>
              <w:left w:val="single" w:sz="4" w:space="0" w:color="auto"/>
              <w:bottom w:val="single" w:sz="4" w:space="0" w:color="auto"/>
              <w:right w:val="single" w:sz="4" w:space="0" w:color="auto"/>
            </w:tcBorders>
            <w:hideMark/>
          </w:tcPr>
          <w:p w14:paraId="7773FCBA" w14:textId="77777777" w:rsidR="00E36F0E" w:rsidRDefault="00393DC0">
            <w:pPr>
              <w:spacing w:line="256" w:lineRule="auto"/>
            </w:pPr>
            <w:r>
              <w:t>-</w:t>
            </w:r>
          </w:p>
        </w:tc>
      </w:tr>
      <w:tr w:rsidR="00E36F0E" w14:paraId="45035075" w14:textId="77777777" w:rsidTr="00E36F0E">
        <w:trPr>
          <w:jc w:val="center"/>
        </w:trPr>
        <w:tc>
          <w:tcPr>
            <w:tcW w:w="9458" w:type="dxa"/>
            <w:gridSpan w:val="8"/>
            <w:tcBorders>
              <w:top w:val="single" w:sz="4" w:space="0" w:color="auto"/>
              <w:left w:val="single" w:sz="4" w:space="0" w:color="auto"/>
              <w:bottom w:val="single" w:sz="4" w:space="0" w:color="auto"/>
              <w:right w:val="single" w:sz="4" w:space="0" w:color="auto"/>
            </w:tcBorders>
            <w:shd w:val="clear" w:color="auto" w:fill="D9D9D9"/>
            <w:hideMark/>
          </w:tcPr>
          <w:p w14:paraId="7A205254" w14:textId="77777777" w:rsidR="00E36F0E" w:rsidRDefault="00393DC0">
            <w:pPr>
              <w:spacing w:line="256" w:lineRule="auto"/>
            </w:pPr>
            <w:r>
              <w:rPr>
                <w:b/>
              </w:rPr>
              <w:t>Response</w:t>
            </w:r>
          </w:p>
        </w:tc>
      </w:tr>
      <w:tr w:rsidR="00E36F0E" w14:paraId="37F2B05E" w14:textId="77777777" w:rsidTr="00E36F0E">
        <w:trPr>
          <w:gridAfter w:val="1"/>
          <w:wAfter w:w="15" w:type="dxa"/>
          <w:jc w:val="center"/>
        </w:trPr>
        <w:tc>
          <w:tcPr>
            <w:tcW w:w="715" w:type="dxa"/>
            <w:tcBorders>
              <w:top w:val="single" w:sz="4" w:space="0" w:color="auto"/>
              <w:left w:val="single" w:sz="4" w:space="0" w:color="auto"/>
              <w:bottom w:val="single" w:sz="4" w:space="0" w:color="auto"/>
              <w:right w:val="single" w:sz="4" w:space="0" w:color="auto"/>
            </w:tcBorders>
            <w:shd w:val="clear" w:color="auto" w:fill="FFFFFF"/>
            <w:hideMark/>
          </w:tcPr>
          <w:p w14:paraId="2B3280BB" w14:textId="77777777" w:rsidR="00E36F0E" w:rsidRDefault="00393DC0">
            <w:pPr>
              <w:spacing w:line="256" w:lineRule="auto"/>
              <w:jc w:val="center"/>
            </w:pPr>
            <w:r>
              <w:t>R</w:t>
            </w:r>
          </w:p>
        </w:tc>
        <w:tc>
          <w:tcPr>
            <w:tcW w:w="2354"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4B8152CF" w14:textId="77777777" w:rsidR="00E36F0E" w:rsidRDefault="00393DC0">
            <w:pPr>
              <w:spacing w:line="256" w:lineRule="auto"/>
            </w:pPr>
            <w:r>
              <w:t>WirRet</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3B52B6FA" w14:textId="77777777" w:rsidR="00E36F0E" w:rsidRDefault="00393DC0">
            <w:pPr>
              <w:spacing w:line="256" w:lineRule="auto"/>
            </w:pPr>
            <w:r>
              <w:t>Enum</w:t>
            </w:r>
          </w:p>
        </w:tc>
        <w:tc>
          <w:tcPr>
            <w:tcW w:w="1966" w:type="dxa"/>
            <w:tcBorders>
              <w:top w:val="single" w:sz="4" w:space="0" w:color="auto"/>
              <w:left w:val="single" w:sz="4" w:space="0" w:color="auto"/>
              <w:bottom w:val="single" w:sz="4" w:space="0" w:color="auto"/>
              <w:right w:val="single" w:sz="4" w:space="0" w:color="auto"/>
            </w:tcBorders>
            <w:shd w:val="clear" w:color="auto" w:fill="FFFFFF"/>
            <w:hideMark/>
          </w:tcPr>
          <w:p w14:paraId="6F425E3F" w14:textId="77777777" w:rsidR="00E36F0E" w:rsidRDefault="00393DC0">
            <w:pPr>
              <w:spacing w:line="256" w:lineRule="auto"/>
            </w:pPr>
            <w:r>
              <w:t>-</w:t>
            </w:r>
          </w:p>
        </w:tc>
        <w:tc>
          <w:tcPr>
            <w:tcW w:w="898" w:type="dxa"/>
            <w:tcBorders>
              <w:top w:val="single" w:sz="4" w:space="0" w:color="auto"/>
              <w:left w:val="single" w:sz="4" w:space="0" w:color="auto"/>
              <w:bottom w:val="single" w:sz="4" w:space="0" w:color="auto"/>
              <w:right w:val="single" w:sz="4" w:space="0" w:color="auto"/>
            </w:tcBorders>
            <w:shd w:val="clear" w:color="auto" w:fill="FFFFFF"/>
            <w:hideMark/>
          </w:tcPr>
          <w:p w14:paraId="60269763" w14:textId="77777777" w:rsidR="00E36F0E" w:rsidRDefault="00393DC0">
            <w:pPr>
              <w:spacing w:line="256" w:lineRule="auto"/>
            </w:pPr>
            <w:r>
              <w:t>-</w:t>
            </w:r>
          </w:p>
        </w:tc>
        <w:tc>
          <w:tcPr>
            <w:tcW w:w="2610" w:type="dxa"/>
            <w:tcBorders>
              <w:top w:val="single" w:sz="4" w:space="0" w:color="auto"/>
              <w:left w:val="single" w:sz="4" w:space="0" w:color="auto"/>
              <w:bottom w:val="single" w:sz="4" w:space="0" w:color="auto"/>
              <w:right w:val="single" w:sz="4" w:space="0" w:color="auto"/>
            </w:tcBorders>
            <w:shd w:val="clear" w:color="auto" w:fill="FFFFFF"/>
            <w:hideMark/>
          </w:tcPr>
          <w:p w14:paraId="438A9E96" w14:textId="77777777" w:rsidR="00E36F0E" w:rsidRDefault="00393DC0">
            <w:pPr>
              <w:spacing w:line="256" w:lineRule="auto"/>
            </w:pPr>
            <w:r>
              <w:t>Return Command</w:t>
            </w:r>
          </w:p>
        </w:tc>
      </w:tr>
      <w:tr w:rsidR="00E36F0E" w14:paraId="20B7BA7B" w14:textId="77777777" w:rsidTr="00E36F0E">
        <w:trPr>
          <w:gridAfter w:val="1"/>
          <w:wAfter w:w="15" w:type="dxa"/>
          <w:jc w:val="center"/>
        </w:trPr>
        <w:tc>
          <w:tcPr>
            <w:tcW w:w="715" w:type="dxa"/>
            <w:tcBorders>
              <w:top w:val="single" w:sz="4" w:space="0" w:color="auto"/>
              <w:left w:val="single" w:sz="4" w:space="0" w:color="auto"/>
              <w:bottom w:val="single" w:sz="4" w:space="0" w:color="auto"/>
              <w:right w:val="single" w:sz="4" w:space="0" w:color="auto"/>
            </w:tcBorders>
            <w:shd w:val="clear" w:color="auto" w:fill="FFFFFF"/>
          </w:tcPr>
          <w:p w14:paraId="7464D1C0" w14:textId="77777777" w:rsidR="00E36F0E" w:rsidRDefault="00E36F0E">
            <w:pPr>
              <w:spacing w:line="256" w:lineRule="auto"/>
              <w:jc w:val="center"/>
            </w:pPr>
          </w:p>
        </w:tc>
        <w:tc>
          <w:tcPr>
            <w:tcW w:w="2354" w:type="dxa"/>
            <w:gridSpan w:val="2"/>
            <w:tcBorders>
              <w:top w:val="single" w:sz="4" w:space="0" w:color="auto"/>
              <w:left w:val="single" w:sz="4" w:space="0" w:color="auto"/>
              <w:bottom w:val="single" w:sz="4" w:space="0" w:color="auto"/>
              <w:right w:val="single" w:sz="4" w:space="0" w:color="auto"/>
            </w:tcBorders>
            <w:shd w:val="clear" w:color="auto" w:fill="FFFFFF"/>
          </w:tcPr>
          <w:p w14:paraId="5ACF9727" w14:textId="77777777" w:rsidR="00E36F0E" w:rsidRDefault="00E36F0E">
            <w:pPr>
              <w:spacing w:line="256" w:lineRule="auto"/>
            </w:pP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68E69C4A" w14:textId="77777777" w:rsidR="00E36F0E" w:rsidRDefault="00E36F0E">
            <w:pPr>
              <w:spacing w:line="256" w:lineRule="auto"/>
            </w:pPr>
          </w:p>
        </w:tc>
        <w:tc>
          <w:tcPr>
            <w:tcW w:w="1966" w:type="dxa"/>
            <w:tcBorders>
              <w:top w:val="single" w:sz="4" w:space="0" w:color="auto"/>
              <w:left w:val="single" w:sz="4" w:space="0" w:color="auto"/>
              <w:bottom w:val="single" w:sz="4" w:space="0" w:color="auto"/>
              <w:right w:val="single" w:sz="4" w:space="0" w:color="auto"/>
            </w:tcBorders>
            <w:shd w:val="clear" w:color="auto" w:fill="FFFFFF"/>
            <w:hideMark/>
          </w:tcPr>
          <w:p w14:paraId="7206BD03" w14:textId="77777777" w:rsidR="00E36F0E" w:rsidRDefault="00393DC0">
            <w:pPr>
              <w:spacing w:line="256" w:lineRule="auto"/>
              <w:rPr>
                <w:rFonts w:cs="Arial"/>
                <w:color w:val="000000"/>
              </w:rPr>
            </w:pPr>
            <w:r>
              <w:t>WIR_ERROR</w:t>
            </w:r>
          </w:p>
        </w:tc>
        <w:tc>
          <w:tcPr>
            <w:tcW w:w="898" w:type="dxa"/>
            <w:tcBorders>
              <w:top w:val="single" w:sz="4" w:space="0" w:color="auto"/>
              <w:left w:val="single" w:sz="4" w:space="0" w:color="auto"/>
              <w:bottom w:val="single" w:sz="4" w:space="0" w:color="auto"/>
              <w:right w:val="single" w:sz="4" w:space="0" w:color="auto"/>
            </w:tcBorders>
            <w:shd w:val="clear" w:color="auto" w:fill="FFFFFF"/>
            <w:hideMark/>
          </w:tcPr>
          <w:p w14:paraId="078E1F25" w14:textId="77777777" w:rsidR="00E36F0E" w:rsidRDefault="00393DC0">
            <w:pPr>
              <w:spacing w:line="256" w:lineRule="auto"/>
              <w:rPr>
                <w:rFonts w:cs="Arial"/>
                <w:color w:val="000000"/>
              </w:rPr>
            </w:pPr>
            <w:r>
              <w:t>0x0</w:t>
            </w:r>
          </w:p>
        </w:tc>
        <w:tc>
          <w:tcPr>
            <w:tcW w:w="2610" w:type="dxa"/>
            <w:tcBorders>
              <w:top w:val="single" w:sz="4" w:space="0" w:color="auto"/>
              <w:left w:val="single" w:sz="4" w:space="0" w:color="auto"/>
              <w:bottom w:val="single" w:sz="4" w:space="0" w:color="auto"/>
              <w:right w:val="single" w:sz="4" w:space="0" w:color="auto"/>
            </w:tcBorders>
            <w:shd w:val="clear" w:color="auto" w:fill="FFFFFF"/>
            <w:hideMark/>
          </w:tcPr>
          <w:p w14:paraId="724D7613" w14:textId="77777777" w:rsidR="00E36F0E" w:rsidRDefault="00393DC0">
            <w:pPr>
              <w:spacing w:line="256" w:lineRule="auto"/>
              <w:rPr>
                <w:rFonts w:cs="Arial"/>
              </w:rPr>
            </w:pPr>
            <w:r>
              <w:t>Error/Failure</w:t>
            </w:r>
          </w:p>
        </w:tc>
      </w:tr>
      <w:tr w:rsidR="00E36F0E" w14:paraId="4CC4ED29" w14:textId="77777777" w:rsidTr="00E36F0E">
        <w:trPr>
          <w:gridAfter w:val="1"/>
          <w:wAfter w:w="15" w:type="dxa"/>
          <w:jc w:val="center"/>
        </w:trPr>
        <w:tc>
          <w:tcPr>
            <w:tcW w:w="715" w:type="dxa"/>
            <w:tcBorders>
              <w:top w:val="single" w:sz="4" w:space="0" w:color="auto"/>
              <w:left w:val="single" w:sz="4" w:space="0" w:color="auto"/>
              <w:bottom w:val="single" w:sz="4" w:space="0" w:color="auto"/>
              <w:right w:val="single" w:sz="4" w:space="0" w:color="auto"/>
            </w:tcBorders>
            <w:shd w:val="clear" w:color="auto" w:fill="FFFFFF"/>
          </w:tcPr>
          <w:p w14:paraId="4379B2A9" w14:textId="77777777" w:rsidR="00E36F0E" w:rsidRDefault="00E36F0E">
            <w:pPr>
              <w:spacing w:line="256" w:lineRule="auto"/>
              <w:jc w:val="center"/>
            </w:pPr>
          </w:p>
        </w:tc>
        <w:tc>
          <w:tcPr>
            <w:tcW w:w="2354" w:type="dxa"/>
            <w:gridSpan w:val="2"/>
            <w:tcBorders>
              <w:top w:val="single" w:sz="4" w:space="0" w:color="auto"/>
              <w:left w:val="single" w:sz="4" w:space="0" w:color="auto"/>
              <w:bottom w:val="single" w:sz="4" w:space="0" w:color="auto"/>
              <w:right w:val="single" w:sz="4" w:space="0" w:color="auto"/>
            </w:tcBorders>
            <w:shd w:val="clear" w:color="auto" w:fill="FFFFFF"/>
          </w:tcPr>
          <w:p w14:paraId="2EC7DD27" w14:textId="77777777" w:rsidR="00E36F0E" w:rsidRDefault="00E36F0E">
            <w:pPr>
              <w:spacing w:line="256" w:lineRule="auto"/>
            </w:pP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447C0041" w14:textId="77777777" w:rsidR="00E36F0E" w:rsidRDefault="00E36F0E">
            <w:pPr>
              <w:spacing w:line="256" w:lineRule="auto"/>
            </w:pPr>
          </w:p>
        </w:tc>
        <w:tc>
          <w:tcPr>
            <w:tcW w:w="1966" w:type="dxa"/>
            <w:tcBorders>
              <w:top w:val="single" w:sz="4" w:space="0" w:color="auto"/>
              <w:left w:val="single" w:sz="4" w:space="0" w:color="auto"/>
              <w:bottom w:val="single" w:sz="4" w:space="0" w:color="auto"/>
              <w:right w:val="single" w:sz="4" w:space="0" w:color="auto"/>
            </w:tcBorders>
            <w:shd w:val="clear" w:color="auto" w:fill="FFFFFF"/>
            <w:hideMark/>
          </w:tcPr>
          <w:p w14:paraId="64228458" w14:textId="77777777" w:rsidR="00E36F0E" w:rsidRDefault="00393DC0">
            <w:pPr>
              <w:spacing w:line="256" w:lineRule="auto"/>
              <w:rPr>
                <w:rFonts w:cs="Arial"/>
                <w:color w:val="000000"/>
              </w:rPr>
            </w:pPr>
            <w:r>
              <w:t>WIR_SUCCESS</w:t>
            </w:r>
          </w:p>
        </w:tc>
        <w:tc>
          <w:tcPr>
            <w:tcW w:w="898" w:type="dxa"/>
            <w:tcBorders>
              <w:top w:val="single" w:sz="4" w:space="0" w:color="auto"/>
              <w:left w:val="single" w:sz="4" w:space="0" w:color="auto"/>
              <w:bottom w:val="single" w:sz="4" w:space="0" w:color="auto"/>
              <w:right w:val="single" w:sz="4" w:space="0" w:color="auto"/>
            </w:tcBorders>
            <w:shd w:val="clear" w:color="auto" w:fill="FFFFFF"/>
            <w:hideMark/>
          </w:tcPr>
          <w:p w14:paraId="1B3C0FCB" w14:textId="77777777" w:rsidR="00E36F0E" w:rsidRDefault="00393DC0">
            <w:pPr>
              <w:spacing w:line="256" w:lineRule="auto"/>
            </w:pPr>
            <w:r>
              <w:t>0x1</w:t>
            </w:r>
          </w:p>
        </w:tc>
        <w:tc>
          <w:tcPr>
            <w:tcW w:w="2610" w:type="dxa"/>
            <w:tcBorders>
              <w:top w:val="single" w:sz="4" w:space="0" w:color="auto"/>
              <w:left w:val="single" w:sz="4" w:space="0" w:color="auto"/>
              <w:bottom w:val="single" w:sz="4" w:space="0" w:color="auto"/>
              <w:right w:val="single" w:sz="4" w:space="0" w:color="auto"/>
            </w:tcBorders>
            <w:shd w:val="clear" w:color="auto" w:fill="FFFFFF"/>
            <w:hideMark/>
          </w:tcPr>
          <w:p w14:paraId="6A36A0D5" w14:textId="77777777" w:rsidR="00E36F0E" w:rsidRDefault="00393DC0">
            <w:pPr>
              <w:spacing w:line="256" w:lineRule="auto"/>
              <w:rPr>
                <w:rFonts w:cs="Arial"/>
              </w:rPr>
            </w:pPr>
            <w:r>
              <w:t>Success</w:t>
            </w:r>
          </w:p>
        </w:tc>
      </w:tr>
    </w:tbl>
    <w:p w14:paraId="39CB194F" w14:textId="77777777" w:rsidR="00E36F0E" w:rsidRPr="00430D0F" w:rsidRDefault="00E36F0E" w:rsidP="00E36F0E"/>
    <w:p w14:paraId="66355336" w14:textId="787A4A30" w:rsidR="00E36F0E" w:rsidRDefault="00393DC0" w:rsidP="00506E2F">
      <w:pPr>
        <w:pStyle w:val="Heading4"/>
      </w:pPr>
      <w:r w:rsidRPr="00B9479B">
        <w:t>MD-REQ-402839/A-DisableSyncWifiStaMode</w:t>
      </w:r>
    </w:p>
    <w:p w14:paraId="1B7C5175" w14:textId="77777777" w:rsidR="00E36F0E" w:rsidRDefault="00393DC0" w:rsidP="00E36F0E">
      <w:pPr>
        <w:rPr>
          <w:rFonts w:cs="Arial"/>
        </w:rPr>
      </w:pPr>
      <w:r>
        <w:rPr>
          <w:rFonts w:cs="Arial"/>
        </w:rPr>
        <w:t>This API is used by WIRServer (internally) and WIRClients to disable WIRClient1 WiFi STA mode. WIRServer also uses this API for its response.</w:t>
      </w:r>
    </w:p>
    <w:tbl>
      <w:tblPr>
        <w:tblW w:w="95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5"/>
        <w:gridCol w:w="1535"/>
        <w:gridCol w:w="819"/>
        <w:gridCol w:w="900"/>
        <w:gridCol w:w="1966"/>
        <w:gridCol w:w="1171"/>
        <w:gridCol w:w="2339"/>
      </w:tblGrid>
      <w:tr w:rsidR="00E36F0E" w14:paraId="4201612F" w14:textId="77777777" w:rsidTr="00E36F0E">
        <w:trPr>
          <w:jc w:val="center"/>
        </w:trPr>
        <w:tc>
          <w:tcPr>
            <w:tcW w:w="9535" w:type="dxa"/>
            <w:gridSpan w:val="7"/>
            <w:tcBorders>
              <w:top w:val="single" w:sz="4" w:space="0" w:color="auto"/>
              <w:left w:val="single" w:sz="4" w:space="0" w:color="auto"/>
              <w:bottom w:val="single" w:sz="4" w:space="0" w:color="auto"/>
              <w:right w:val="single" w:sz="4" w:space="0" w:color="auto"/>
            </w:tcBorders>
            <w:shd w:val="clear" w:color="auto" w:fill="808080"/>
          </w:tcPr>
          <w:p w14:paraId="0B4DC814" w14:textId="77777777" w:rsidR="00E36F0E" w:rsidRDefault="00E36F0E">
            <w:pPr>
              <w:spacing w:line="254" w:lineRule="auto"/>
              <w:rPr>
                <w:sz w:val="8"/>
              </w:rPr>
            </w:pPr>
          </w:p>
        </w:tc>
      </w:tr>
      <w:tr w:rsidR="00E36F0E" w14:paraId="7D5562BF" w14:textId="77777777" w:rsidTr="00E36F0E">
        <w:trPr>
          <w:jc w:val="center"/>
        </w:trPr>
        <w:tc>
          <w:tcPr>
            <w:tcW w:w="2340" w:type="dxa"/>
            <w:gridSpan w:val="2"/>
            <w:tcBorders>
              <w:top w:val="single" w:sz="4" w:space="0" w:color="auto"/>
              <w:left w:val="single" w:sz="4" w:space="0" w:color="auto"/>
              <w:bottom w:val="single" w:sz="4" w:space="0" w:color="auto"/>
              <w:right w:val="single" w:sz="4" w:space="0" w:color="auto"/>
            </w:tcBorders>
            <w:hideMark/>
          </w:tcPr>
          <w:p w14:paraId="49FA3193" w14:textId="77777777" w:rsidR="00E36F0E" w:rsidRDefault="00393DC0">
            <w:pPr>
              <w:spacing w:line="254" w:lineRule="auto"/>
              <w:jc w:val="right"/>
            </w:pPr>
            <w:r>
              <w:rPr>
                <w:b/>
              </w:rPr>
              <w:t>Method Type</w:t>
            </w:r>
          </w:p>
        </w:tc>
        <w:tc>
          <w:tcPr>
            <w:tcW w:w="7195" w:type="dxa"/>
            <w:gridSpan w:val="5"/>
            <w:tcBorders>
              <w:top w:val="single" w:sz="4" w:space="0" w:color="auto"/>
              <w:left w:val="single" w:sz="4" w:space="0" w:color="auto"/>
              <w:bottom w:val="single" w:sz="4" w:space="0" w:color="auto"/>
              <w:right w:val="single" w:sz="4" w:space="0" w:color="auto"/>
            </w:tcBorders>
            <w:vAlign w:val="center"/>
            <w:hideMark/>
          </w:tcPr>
          <w:p w14:paraId="1E4CA4A7" w14:textId="77777777" w:rsidR="00E36F0E" w:rsidRDefault="00393DC0">
            <w:pPr>
              <w:spacing w:line="254" w:lineRule="auto"/>
            </w:pPr>
            <w:r>
              <w:t>One-Shot (Synch)</w:t>
            </w:r>
          </w:p>
        </w:tc>
      </w:tr>
      <w:tr w:rsidR="00E36F0E" w14:paraId="1D60B1F5" w14:textId="77777777" w:rsidTr="00E36F0E">
        <w:trPr>
          <w:jc w:val="center"/>
        </w:trPr>
        <w:tc>
          <w:tcPr>
            <w:tcW w:w="2340" w:type="dxa"/>
            <w:gridSpan w:val="2"/>
            <w:tcBorders>
              <w:top w:val="single" w:sz="4" w:space="0" w:color="auto"/>
              <w:left w:val="single" w:sz="4" w:space="0" w:color="auto"/>
              <w:bottom w:val="single" w:sz="4" w:space="0" w:color="auto"/>
              <w:right w:val="single" w:sz="4" w:space="0" w:color="auto"/>
            </w:tcBorders>
            <w:hideMark/>
          </w:tcPr>
          <w:p w14:paraId="4FBA2F8C" w14:textId="77777777" w:rsidR="00E36F0E" w:rsidRDefault="00393DC0">
            <w:pPr>
              <w:spacing w:line="254" w:lineRule="auto"/>
              <w:jc w:val="right"/>
            </w:pPr>
            <w:r>
              <w:rPr>
                <w:b/>
              </w:rPr>
              <w:t>QoS Level</w:t>
            </w:r>
          </w:p>
        </w:tc>
        <w:tc>
          <w:tcPr>
            <w:tcW w:w="7195" w:type="dxa"/>
            <w:gridSpan w:val="5"/>
            <w:tcBorders>
              <w:top w:val="single" w:sz="4" w:space="0" w:color="auto"/>
              <w:left w:val="single" w:sz="4" w:space="0" w:color="auto"/>
              <w:bottom w:val="single" w:sz="4" w:space="0" w:color="auto"/>
              <w:right w:val="single" w:sz="4" w:space="0" w:color="auto"/>
            </w:tcBorders>
            <w:vAlign w:val="center"/>
            <w:hideMark/>
          </w:tcPr>
          <w:p w14:paraId="34BEF8EF" w14:textId="77777777" w:rsidR="00E36F0E" w:rsidRDefault="00393DC0">
            <w:pPr>
              <w:spacing w:line="254" w:lineRule="auto"/>
            </w:pPr>
            <w:r>
              <w:t>Default</w:t>
            </w:r>
          </w:p>
        </w:tc>
      </w:tr>
      <w:tr w:rsidR="00E36F0E" w14:paraId="0BC9FBB5" w14:textId="77777777" w:rsidTr="00E36F0E">
        <w:trPr>
          <w:jc w:val="center"/>
        </w:trPr>
        <w:tc>
          <w:tcPr>
            <w:tcW w:w="2340" w:type="dxa"/>
            <w:gridSpan w:val="2"/>
            <w:tcBorders>
              <w:top w:val="single" w:sz="4" w:space="0" w:color="auto"/>
              <w:left w:val="single" w:sz="4" w:space="0" w:color="auto"/>
              <w:bottom w:val="single" w:sz="4" w:space="0" w:color="auto"/>
              <w:right w:val="single" w:sz="4" w:space="0" w:color="auto"/>
            </w:tcBorders>
            <w:hideMark/>
          </w:tcPr>
          <w:p w14:paraId="2197C246" w14:textId="77777777" w:rsidR="00E36F0E" w:rsidRDefault="00393DC0">
            <w:pPr>
              <w:spacing w:line="254" w:lineRule="auto"/>
              <w:jc w:val="right"/>
            </w:pPr>
            <w:r>
              <w:rPr>
                <w:b/>
              </w:rPr>
              <w:t>Retained</w:t>
            </w:r>
          </w:p>
        </w:tc>
        <w:tc>
          <w:tcPr>
            <w:tcW w:w="7195" w:type="dxa"/>
            <w:gridSpan w:val="5"/>
            <w:tcBorders>
              <w:top w:val="single" w:sz="4" w:space="0" w:color="auto"/>
              <w:left w:val="single" w:sz="4" w:space="0" w:color="auto"/>
              <w:bottom w:val="single" w:sz="4" w:space="0" w:color="auto"/>
              <w:right w:val="single" w:sz="4" w:space="0" w:color="auto"/>
            </w:tcBorders>
            <w:vAlign w:val="center"/>
            <w:hideMark/>
          </w:tcPr>
          <w:p w14:paraId="5604A8BB" w14:textId="77777777" w:rsidR="00E36F0E" w:rsidRDefault="00393DC0">
            <w:pPr>
              <w:spacing w:line="254" w:lineRule="auto"/>
            </w:pPr>
            <w:r>
              <w:t>No</w:t>
            </w:r>
          </w:p>
        </w:tc>
      </w:tr>
      <w:tr w:rsidR="00E36F0E" w14:paraId="075CBC41" w14:textId="77777777" w:rsidTr="00E36F0E">
        <w:trPr>
          <w:trHeight w:val="70"/>
          <w:jc w:val="center"/>
        </w:trPr>
        <w:tc>
          <w:tcPr>
            <w:tcW w:w="9535" w:type="dxa"/>
            <w:gridSpan w:val="7"/>
            <w:tcBorders>
              <w:top w:val="single" w:sz="4" w:space="0" w:color="auto"/>
              <w:left w:val="single" w:sz="4" w:space="0" w:color="auto"/>
              <w:bottom w:val="single" w:sz="4" w:space="0" w:color="auto"/>
              <w:right w:val="single" w:sz="4" w:space="0" w:color="auto"/>
            </w:tcBorders>
            <w:shd w:val="clear" w:color="auto" w:fill="808080"/>
          </w:tcPr>
          <w:p w14:paraId="5ECA0633" w14:textId="77777777" w:rsidR="00E36F0E" w:rsidRDefault="00E36F0E">
            <w:pPr>
              <w:spacing w:line="254" w:lineRule="auto"/>
              <w:rPr>
                <w:sz w:val="8"/>
              </w:rPr>
            </w:pPr>
          </w:p>
        </w:tc>
      </w:tr>
      <w:tr w:rsidR="00E36F0E" w14:paraId="73BC468E" w14:textId="77777777" w:rsidTr="00E36F0E">
        <w:trPr>
          <w:jc w:val="center"/>
        </w:trPr>
        <w:tc>
          <w:tcPr>
            <w:tcW w:w="805" w:type="dxa"/>
            <w:tcBorders>
              <w:top w:val="single" w:sz="4" w:space="0" w:color="auto"/>
              <w:left w:val="single" w:sz="4" w:space="0" w:color="auto"/>
              <w:bottom w:val="single" w:sz="4" w:space="0" w:color="auto"/>
              <w:right w:val="single" w:sz="4" w:space="0" w:color="auto"/>
            </w:tcBorders>
            <w:shd w:val="clear" w:color="auto" w:fill="A6A6A6"/>
            <w:hideMark/>
          </w:tcPr>
          <w:p w14:paraId="0BAEC868" w14:textId="77777777" w:rsidR="00E36F0E" w:rsidRDefault="00393DC0">
            <w:pPr>
              <w:spacing w:line="256" w:lineRule="auto"/>
              <w:jc w:val="center"/>
              <w:rPr>
                <w:b/>
              </w:rPr>
            </w:pPr>
            <w:r>
              <w:rPr>
                <w:b/>
              </w:rPr>
              <w:t>R/O</w:t>
            </w:r>
          </w:p>
        </w:tc>
        <w:tc>
          <w:tcPr>
            <w:tcW w:w="2354" w:type="dxa"/>
            <w:gridSpan w:val="2"/>
            <w:tcBorders>
              <w:top w:val="single" w:sz="4" w:space="0" w:color="auto"/>
              <w:left w:val="single" w:sz="4" w:space="0" w:color="auto"/>
              <w:bottom w:val="single" w:sz="4" w:space="0" w:color="auto"/>
              <w:right w:val="single" w:sz="4" w:space="0" w:color="auto"/>
            </w:tcBorders>
            <w:shd w:val="clear" w:color="auto" w:fill="A6A6A6"/>
            <w:vAlign w:val="center"/>
            <w:hideMark/>
          </w:tcPr>
          <w:p w14:paraId="4B4AF980" w14:textId="77777777" w:rsidR="00E36F0E" w:rsidRDefault="00393DC0">
            <w:pPr>
              <w:spacing w:line="256" w:lineRule="auto"/>
              <w:rPr>
                <w:b/>
              </w:rPr>
            </w:pPr>
            <w:r>
              <w:rPr>
                <w:b/>
              </w:rPr>
              <w:t>Name</w:t>
            </w:r>
          </w:p>
        </w:tc>
        <w:tc>
          <w:tcPr>
            <w:tcW w:w="900" w:type="dxa"/>
            <w:tcBorders>
              <w:top w:val="single" w:sz="4" w:space="0" w:color="auto"/>
              <w:left w:val="single" w:sz="4" w:space="0" w:color="auto"/>
              <w:bottom w:val="single" w:sz="4" w:space="0" w:color="auto"/>
              <w:right w:val="single" w:sz="4" w:space="0" w:color="auto"/>
            </w:tcBorders>
            <w:shd w:val="clear" w:color="auto" w:fill="A6A6A6"/>
            <w:hideMark/>
          </w:tcPr>
          <w:p w14:paraId="1652746D" w14:textId="77777777" w:rsidR="00E36F0E" w:rsidRDefault="00393DC0">
            <w:pPr>
              <w:spacing w:line="256" w:lineRule="auto"/>
              <w:rPr>
                <w:b/>
              </w:rPr>
            </w:pPr>
            <w:r>
              <w:rPr>
                <w:b/>
              </w:rPr>
              <w:t>Type</w:t>
            </w:r>
          </w:p>
        </w:tc>
        <w:tc>
          <w:tcPr>
            <w:tcW w:w="1966"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744933AA" w14:textId="77777777" w:rsidR="00E36F0E" w:rsidRDefault="00393DC0">
            <w:pPr>
              <w:spacing w:line="256" w:lineRule="auto"/>
              <w:rPr>
                <w:b/>
              </w:rPr>
            </w:pPr>
            <w:r>
              <w:rPr>
                <w:b/>
              </w:rPr>
              <w:t>Literals</w:t>
            </w:r>
          </w:p>
        </w:tc>
        <w:tc>
          <w:tcPr>
            <w:tcW w:w="1171"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374FF832" w14:textId="77777777" w:rsidR="00E36F0E" w:rsidRDefault="00393DC0">
            <w:pPr>
              <w:spacing w:line="256" w:lineRule="auto"/>
              <w:rPr>
                <w:b/>
              </w:rPr>
            </w:pPr>
            <w:r>
              <w:rPr>
                <w:b/>
              </w:rPr>
              <w:t>Value</w:t>
            </w:r>
          </w:p>
        </w:tc>
        <w:tc>
          <w:tcPr>
            <w:tcW w:w="2339"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1F15E53" w14:textId="77777777" w:rsidR="00E36F0E" w:rsidRDefault="00393DC0">
            <w:pPr>
              <w:spacing w:line="256" w:lineRule="auto"/>
              <w:rPr>
                <w:b/>
              </w:rPr>
            </w:pPr>
            <w:r>
              <w:rPr>
                <w:b/>
              </w:rPr>
              <w:t>Description</w:t>
            </w:r>
          </w:p>
        </w:tc>
      </w:tr>
      <w:tr w:rsidR="00E36F0E" w14:paraId="21DE43D8" w14:textId="77777777" w:rsidTr="00E36F0E">
        <w:trPr>
          <w:jc w:val="center"/>
        </w:trPr>
        <w:tc>
          <w:tcPr>
            <w:tcW w:w="953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18EB9C77" w14:textId="77777777" w:rsidR="00E36F0E" w:rsidRDefault="00393DC0">
            <w:pPr>
              <w:spacing w:line="256" w:lineRule="auto"/>
              <w:rPr>
                <w:b/>
              </w:rPr>
            </w:pPr>
            <w:r>
              <w:rPr>
                <w:b/>
              </w:rPr>
              <w:t>Request</w:t>
            </w:r>
          </w:p>
        </w:tc>
      </w:tr>
      <w:tr w:rsidR="00E36F0E" w14:paraId="454CCDB8" w14:textId="77777777" w:rsidTr="00E36F0E">
        <w:trPr>
          <w:jc w:val="center"/>
        </w:trPr>
        <w:tc>
          <w:tcPr>
            <w:tcW w:w="805" w:type="dxa"/>
            <w:tcBorders>
              <w:top w:val="single" w:sz="4" w:space="0" w:color="auto"/>
              <w:left w:val="single" w:sz="4" w:space="0" w:color="auto"/>
              <w:bottom w:val="single" w:sz="4" w:space="0" w:color="auto"/>
              <w:right w:val="single" w:sz="4" w:space="0" w:color="auto"/>
            </w:tcBorders>
            <w:hideMark/>
          </w:tcPr>
          <w:p w14:paraId="66DD7B4D" w14:textId="77777777" w:rsidR="00E36F0E" w:rsidRDefault="00393DC0">
            <w:pPr>
              <w:spacing w:line="256" w:lineRule="auto"/>
              <w:jc w:val="center"/>
            </w:pPr>
            <w:r>
              <w:t>-</w:t>
            </w:r>
          </w:p>
        </w:tc>
        <w:tc>
          <w:tcPr>
            <w:tcW w:w="2354" w:type="dxa"/>
            <w:gridSpan w:val="2"/>
            <w:tcBorders>
              <w:top w:val="single" w:sz="4" w:space="0" w:color="auto"/>
              <w:left w:val="single" w:sz="4" w:space="0" w:color="auto"/>
              <w:bottom w:val="single" w:sz="4" w:space="0" w:color="auto"/>
              <w:right w:val="single" w:sz="4" w:space="0" w:color="auto"/>
            </w:tcBorders>
            <w:hideMark/>
          </w:tcPr>
          <w:p w14:paraId="59D01DE6" w14:textId="77777777" w:rsidR="00E36F0E" w:rsidRDefault="00393DC0">
            <w:pPr>
              <w:spacing w:line="256" w:lineRule="auto"/>
            </w:pPr>
            <w:r>
              <w:t>-</w:t>
            </w:r>
          </w:p>
        </w:tc>
        <w:tc>
          <w:tcPr>
            <w:tcW w:w="900" w:type="dxa"/>
            <w:tcBorders>
              <w:top w:val="single" w:sz="4" w:space="0" w:color="auto"/>
              <w:left w:val="single" w:sz="4" w:space="0" w:color="auto"/>
              <w:bottom w:val="single" w:sz="4" w:space="0" w:color="auto"/>
              <w:right w:val="single" w:sz="4" w:space="0" w:color="auto"/>
            </w:tcBorders>
            <w:hideMark/>
          </w:tcPr>
          <w:p w14:paraId="2017F419" w14:textId="77777777" w:rsidR="00E36F0E" w:rsidRDefault="00393DC0">
            <w:pPr>
              <w:spacing w:line="256" w:lineRule="auto"/>
            </w:pPr>
            <w:r>
              <w:t>-</w:t>
            </w:r>
          </w:p>
        </w:tc>
        <w:tc>
          <w:tcPr>
            <w:tcW w:w="1966" w:type="dxa"/>
            <w:tcBorders>
              <w:top w:val="single" w:sz="4" w:space="0" w:color="auto"/>
              <w:left w:val="single" w:sz="4" w:space="0" w:color="auto"/>
              <w:bottom w:val="single" w:sz="4" w:space="0" w:color="auto"/>
              <w:right w:val="single" w:sz="4" w:space="0" w:color="auto"/>
            </w:tcBorders>
            <w:hideMark/>
          </w:tcPr>
          <w:p w14:paraId="51FC1A01" w14:textId="77777777" w:rsidR="00E36F0E" w:rsidRDefault="00393DC0">
            <w:pPr>
              <w:spacing w:line="256" w:lineRule="auto"/>
            </w:pPr>
            <w:r>
              <w:t>-</w:t>
            </w:r>
          </w:p>
        </w:tc>
        <w:tc>
          <w:tcPr>
            <w:tcW w:w="1171" w:type="dxa"/>
            <w:tcBorders>
              <w:top w:val="single" w:sz="4" w:space="0" w:color="auto"/>
              <w:left w:val="single" w:sz="4" w:space="0" w:color="auto"/>
              <w:bottom w:val="single" w:sz="4" w:space="0" w:color="auto"/>
              <w:right w:val="single" w:sz="4" w:space="0" w:color="auto"/>
            </w:tcBorders>
            <w:hideMark/>
          </w:tcPr>
          <w:p w14:paraId="4F7E77AC" w14:textId="77777777" w:rsidR="00E36F0E" w:rsidRDefault="00393DC0">
            <w:pPr>
              <w:spacing w:line="256" w:lineRule="auto"/>
            </w:pPr>
            <w:r>
              <w:t>-</w:t>
            </w:r>
          </w:p>
        </w:tc>
        <w:tc>
          <w:tcPr>
            <w:tcW w:w="2339" w:type="dxa"/>
            <w:tcBorders>
              <w:top w:val="single" w:sz="4" w:space="0" w:color="auto"/>
              <w:left w:val="single" w:sz="4" w:space="0" w:color="auto"/>
              <w:bottom w:val="single" w:sz="4" w:space="0" w:color="auto"/>
              <w:right w:val="single" w:sz="4" w:space="0" w:color="auto"/>
            </w:tcBorders>
            <w:hideMark/>
          </w:tcPr>
          <w:p w14:paraId="41C1DD1F" w14:textId="77777777" w:rsidR="00E36F0E" w:rsidRDefault="00393DC0">
            <w:pPr>
              <w:spacing w:line="256" w:lineRule="auto"/>
            </w:pPr>
            <w:r>
              <w:t>-</w:t>
            </w:r>
          </w:p>
        </w:tc>
      </w:tr>
      <w:tr w:rsidR="00E36F0E" w14:paraId="0ADFE117" w14:textId="77777777" w:rsidTr="00E36F0E">
        <w:trPr>
          <w:jc w:val="center"/>
        </w:trPr>
        <w:tc>
          <w:tcPr>
            <w:tcW w:w="953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2E7CF56B" w14:textId="77777777" w:rsidR="00E36F0E" w:rsidRDefault="00393DC0">
            <w:pPr>
              <w:spacing w:line="256" w:lineRule="auto"/>
            </w:pPr>
            <w:r>
              <w:rPr>
                <w:b/>
              </w:rPr>
              <w:t>Response</w:t>
            </w:r>
          </w:p>
        </w:tc>
      </w:tr>
      <w:tr w:rsidR="00E36F0E" w14:paraId="136E612E" w14:textId="77777777" w:rsidTr="00E36F0E">
        <w:trPr>
          <w:jc w:val="center"/>
        </w:trPr>
        <w:tc>
          <w:tcPr>
            <w:tcW w:w="805" w:type="dxa"/>
            <w:tcBorders>
              <w:top w:val="single" w:sz="4" w:space="0" w:color="auto"/>
              <w:left w:val="single" w:sz="4" w:space="0" w:color="auto"/>
              <w:bottom w:val="single" w:sz="4" w:space="0" w:color="auto"/>
              <w:right w:val="single" w:sz="4" w:space="0" w:color="auto"/>
            </w:tcBorders>
            <w:shd w:val="clear" w:color="auto" w:fill="FFFFFF"/>
            <w:hideMark/>
          </w:tcPr>
          <w:p w14:paraId="49CAF351" w14:textId="77777777" w:rsidR="00E36F0E" w:rsidRDefault="00393DC0">
            <w:pPr>
              <w:spacing w:line="256" w:lineRule="auto"/>
              <w:jc w:val="center"/>
            </w:pPr>
            <w:r>
              <w:t>R</w:t>
            </w:r>
          </w:p>
        </w:tc>
        <w:tc>
          <w:tcPr>
            <w:tcW w:w="2354"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09E53A9A" w14:textId="77777777" w:rsidR="00E36F0E" w:rsidRDefault="00393DC0">
            <w:pPr>
              <w:spacing w:line="256" w:lineRule="auto"/>
            </w:pPr>
            <w:r>
              <w:t>WirRet</w:t>
            </w:r>
          </w:p>
        </w:tc>
        <w:tc>
          <w:tcPr>
            <w:tcW w:w="900" w:type="dxa"/>
            <w:tcBorders>
              <w:top w:val="single" w:sz="4" w:space="0" w:color="auto"/>
              <w:left w:val="single" w:sz="4" w:space="0" w:color="auto"/>
              <w:bottom w:val="single" w:sz="4" w:space="0" w:color="auto"/>
              <w:right w:val="single" w:sz="4" w:space="0" w:color="auto"/>
            </w:tcBorders>
            <w:shd w:val="clear" w:color="auto" w:fill="FFFFFF"/>
            <w:hideMark/>
          </w:tcPr>
          <w:p w14:paraId="3A05E70F" w14:textId="77777777" w:rsidR="00E36F0E" w:rsidRDefault="00393DC0">
            <w:pPr>
              <w:spacing w:line="256" w:lineRule="auto"/>
            </w:pPr>
            <w:r>
              <w:t>Enum</w:t>
            </w:r>
          </w:p>
        </w:tc>
        <w:tc>
          <w:tcPr>
            <w:tcW w:w="1966" w:type="dxa"/>
            <w:tcBorders>
              <w:top w:val="single" w:sz="4" w:space="0" w:color="auto"/>
              <w:left w:val="single" w:sz="4" w:space="0" w:color="auto"/>
              <w:bottom w:val="single" w:sz="4" w:space="0" w:color="auto"/>
              <w:right w:val="single" w:sz="4" w:space="0" w:color="auto"/>
            </w:tcBorders>
            <w:shd w:val="clear" w:color="auto" w:fill="FFFFFF"/>
            <w:hideMark/>
          </w:tcPr>
          <w:p w14:paraId="0F7DFE5F" w14:textId="77777777" w:rsidR="00E36F0E" w:rsidRDefault="00393DC0">
            <w:pPr>
              <w:spacing w:line="256" w:lineRule="auto"/>
            </w:pPr>
            <w:r>
              <w:t>-</w:t>
            </w:r>
          </w:p>
        </w:tc>
        <w:tc>
          <w:tcPr>
            <w:tcW w:w="1171" w:type="dxa"/>
            <w:tcBorders>
              <w:top w:val="single" w:sz="4" w:space="0" w:color="auto"/>
              <w:left w:val="single" w:sz="4" w:space="0" w:color="auto"/>
              <w:bottom w:val="single" w:sz="4" w:space="0" w:color="auto"/>
              <w:right w:val="single" w:sz="4" w:space="0" w:color="auto"/>
            </w:tcBorders>
            <w:shd w:val="clear" w:color="auto" w:fill="FFFFFF"/>
            <w:hideMark/>
          </w:tcPr>
          <w:p w14:paraId="6F9446C5" w14:textId="77777777" w:rsidR="00E36F0E" w:rsidRDefault="00393DC0">
            <w:pPr>
              <w:spacing w:line="256" w:lineRule="auto"/>
            </w:pPr>
            <w:r>
              <w:t>-</w:t>
            </w:r>
          </w:p>
        </w:tc>
        <w:tc>
          <w:tcPr>
            <w:tcW w:w="2339" w:type="dxa"/>
            <w:tcBorders>
              <w:top w:val="single" w:sz="4" w:space="0" w:color="auto"/>
              <w:left w:val="single" w:sz="4" w:space="0" w:color="auto"/>
              <w:bottom w:val="single" w:sz="4" w:space="0" w:color="auto"/>
              <w:right w:val="single" w:sz="4" w:space="0" w:color="auto"/>
            </w:tcBorders>
            <w:shd w:val="clear" w:color="auto" w:fill="FFFFFF"/>
            <w:hideMark/>
          </w:tcPr>
          <w:p w14:paraId="266BDF9D" w14:textId="77777777" w:rsidR="00E36F0E" w:rsidRDefault="00393DC0">
            <w:pPr>
              <w:spacing w:line="256" w:lineRule="auto"/>
            </w:pPr>
            <w:r>
              <w:t>Return Command</w:t>
            </w:r>
          </w:p>
        </w:tc>
      </w:tr>
      <w:tr w:rsidR="00E36F0E" w14:paraId="449C2DA0" w14:textId="77777777" w:rsidTr="00E36F0E">
        <w:trPr>
          <w:jc w:val="center"/>
        </w:trPr>
        <w:tc>
          <w:tcPr>
            <w:tcW w:w="805" w:type="dxa"/>
            <w:tcBorders>
              <w:top w:val="single" w:sz="4" w:space="0" w:color="auto"/>
              <w:left w:val="single" w:sz="4" w:space="0" w:color="auto"/>
              <w:bottom w:val="single" w:sz="4" w:space="0" w:color="auto"/>
              <w:right w:val="single" w:sz="4" w:space="0" w:color="auto"/>
            </w:tcBorders>
            <w:shd w:val="clear" w:color="auto" w:fill="FFFFFF"/>
          </w:tcPr>
          <w:p w14:paraId="0C92DEB5" w14:textId="77777777" w:rsidR="00E36F0E" w:rsidRDefault="00E36F0E">
            <w:pPr>
              <w:spacing w:line="256" w:lineRule="auto"/>
              <w:jc w:val="center"/>
            </w:pPr>
          </w:p>
        </w:tc>
        <w:tc>
          <w:tcPr>
            <w:tcW w:w="2354" w:type="dxa"/>
            <w:gridSpan w:val="2"/>
            <w:tcBorders>
              <w:top w:val="single" w:sz="4" w:space="0" w:color="auto"/>
              <w:left w:val="single" w:sz="4" w:space="0" w:color="auto"/>
              <w:bottom w:val="single" w:sz="4" w:space="0" w:color="auto"/>
              <w:right w:val="single" w:sz="4" w:space="0" w:color="auto"/>
            </w:tcBorders>
            <w:shd w:val="clear" w:color="auto" w:fill="FFFFFF"/>
          </w:tcPr>
          <w:p w14:paraId="797673AF" w14:textId="77777777" w:rsidR="00E36F0E" w:rsidRDefault="00E36F0E">
            <w:pPr>
              <w:spacing w:line="256" w:lineRule="auto"/>
            </w:pP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5040E7AD" w14:textId="77777777" w:rsidR="00E36F0E" w:rsidRDefault="00E36F0E">
            <w:pPr>
              <w:spacing w:line="256" w:lineRule="auto"/>
            </w:pPr>
          </w:p>
        </w:tc>
        <w:tc>
          <w:tcPr>
            <w:tcW w:w="1966" w:type="dxa"/>
            <w:tcBorders>
              <w:top w:val="single" w:sz="4" w:space="0" w:color="auto"/>
              <w:left w:val="single" w:sz="4" w:space="0" w:color="auto"/>
              <w:bottom w:val="single" w:sz="4" w:space="0" w:color="auto"/>
              <w:right w:val="single" w:sz="4" w:space="0" w:color="auto"/>
            </w:tcBorders>
            <w:shd w:val="clear" w:color="auto" w:fill="FFFFFF"/>
            <w:hideMark/>
          </w:tcPr>
          <w:p w14:paraId="6504AF49" w14:textId="77777777" w:rsidR="00E36F0E" w:rsidRDefault="00393DC0">
            <w:pPr>
              <w:spacing w:line="256" w:lineRule="auto"/>
              <w:rPr>
                <w:rFonts w:cs="Arial"/>
                <w:color w:val="000000"/>
              </w:rPr>
            </w:pPr>
            <w:r>
              <w:t>WIR_ERROR</w:t>
            </w:r>
          </w:p>
        </w:tc>
        <w:tc>
          <w:tcPr>
            <w:tcW w:w="1171" w:type="dxa"/>
            <w:tcBorders>
              <w:top w:val="single" w:sz="4" w:space="0" w:color="auto"/>
              <w:left w:val="single" w:sz="4" w:space="0" w:color="auto"/>
              <w:bottom w:val="single" w:sz="4" w:space="0" w:color="auto"/>
              <w:right w:val="single" w:sz="4" w:space="0" w:color="auto"/>
            </w:tcBorders>
            <w:shd w:val="clear" w:color="auto" w:fill="FFFFFF"/>
            <w:hideMark/>
          </w:tcPr>
          <w:p w14:paraId="7FC582BF" w14:textId="77777777" w:rsidR="00E36F0E" w:rsidRDefault="00393DC0">
            <w:pPr>
              <w:spacing w:line="256" w:lineRule="auto"/>
              <w:rPr>
                <w:rFonts w:cs="Arial"/>
                <w:color w:val="000000"/>
              </w:rPr>
            </w:pPr>
            <w:r>
              <w:t>0x0</w:t>
            </w:r>
          </w:p>
        </w:tc>
        <w:tc>
          <w:tcPr>
            <w:tcW w:w="2339" w:type="dxa"/>
            <w:tcBorders>
              <w:top w:val="single" w:sz="4" w:space="0" w:color="auto"/>
              <w:left w:val="single" w:sz="4" w:space="0" w:color="auto"/>
              <w:bottom w:val="single" w:sz="4" w:space="0" w:color="auto"/>
              <w:right w:val="single" w:sz="4" w:space="0" w:color="auto"/>
            </w:tcBorders>
            <w:shd w:val="clear" w:color="auto" w:fill="FFFFFF"/>
            <w:hideMark/>
          </w:tcPr>
          <w:p w14:paraId="5735C38F" w14:textId="77777777" w:rsidR="00E36F0E" w:rsidRDefault="00393DC0">
            <w:pPr>
              <w:spacing w:line="256" w:lineRule="auto"/>
              <w:rPr>
                <w:rFonts w:cs="Arial"/>
              </w:rPr>
            </w:pPr>
            <w:r>
              <w:t>Error/Failure</w:t>
            </w:r>
          </w:p>
        </w:tc>
      </w:tr>
      <w:tr w:rsidR="00E36F0E" w14:paraId="755EC8BF" w14:textId="77777777" w:rsidTr="00E36F0E">
        <w:trPr>
          <w:jc w:val="center"/>
        </w:trPr>
        <w:tc>
          <w:tcPr>
            <w:tcW w:w="805" w:type="dxa"/>
            <w:tcBorders>
              <w:top w:val="single" w:sz="4" w:space="0" w:color="auto"/>
              <w:left w:val="single" w:sz="4" w:space="0" w:color="auto"/>
              <w:bottom w:val="single" w:sz="4" w:space="0" w:color="auto"/>
              <w:right w:val="single" w:sz="4" w:space="0" w:color="auto"/>
            </w:tcBorders>
            <w:shd w:val="clear" w:color="auto" w:fill="FFFFFF"/>
          </w:tcPr>
          <w:p w14:paraId="368F2373" w14:textId="77777777" w:rsidR="00E36F0E" w:rsidRDefault="00E36F0E">
            <w:pPr>
              <w:spacing w:line="256" w:lineRule="auto"/>
              <w:jc w:val="center"/>
            </w:pPr>
          </w:p>
        </w:tc>
        <w:tc>
          <w:tcPr>
            <w:tcW w:w="2354" w:type="dxa"/>
            <w:gridSpan w:val="2"/>
            <w:tcBorders>
              <w:top w:val="single" w:sz="4" w:space="0" w:color="auto"/>
              <w:left w:val="single" w:sz="4" w:space="0" w:color="auto"/>
              <w:bottom w:val="single" w:sz="4" w:space="0" w:color="auto"/>
              <w:right w:val="single" w:sz="4" w:space="0" w:color="auto"/>
            </w:tcBorders>
            <w:shd w:val="clear" w:color="auto" w:fill="FFFFFF"/>
          </w:tcPr>
          <w:p w14:paraId="2C4FC1D4" w14:textId="77777777" w:rsidR="00E36F0E" w:rsidRDefault="00E36F0E">
            <w:pPr>
              <w:spacing w:line="256" w:lineRule="auto"/>
            </w:pPr>
          </w:p>
        </w:tc>
        <w:tc>
          <w:tcPr>
            <w:tcW w:w="900" w:type="dxa"/>
            <w:tcBorders>
              <w:top w:val="single" w:sz="4" w:space="0" w:color="auto"/>
              <w:left w:val="single" w:sz="4" w:space="0" w:color="auto"/>
              <w:bottom w:val="single" w:sz="4" w:space="0" w:color="auto"/>
              <w:right w:val="single" w:sz="4" w:space="0" w:color="auto"/>
            </w:tcBorders>
            <w:shd w:val="clear" w:color="auto" w:fill="FFFFFF"/>
          </w:tcPr>
          <w:p w14:paraId="0ACBADB2" w14:textId="77777777" w:rsidR="00E36F0E" w:rsidRDefault="00E36F0E">
            <w:pPr>
              <w:spacing w:line="256" w:lineRule="auto"/>
            </w:pPr>
          </w:p>
        </w:tc>
        <w:tc>
          <w:tcPr>
            <w:tcW w:w="1966" w:type="dxa"/>
            <w:tcBorders>
              <w:top w:val="single" w:sz="4" w:space="0" w:color="auto"/>
              <w:left w:val="single" w:sz="4" w:space="0" w:color="auto"/>
              <w:bottom w:val="single" w:sz="4" w:space="0" w:color="auto"/>
              <w:right w:val="single" w:sz="4" w:space="0" w:color="auto"/>
            </w:tcBorders>
            <w:shd w:val="clear" w:color="auto" w:fill="FFFFFF"/>
            <w:hideMark/>
          </w:tcPr>
          <w:p w14:paraId="42D34AAC" w14:textId="77777777" w:rsidR="00E36F0E" w:rsidRDefault="00393DC0">
            <w:pPr>
              <w:spacing w:line="256" w:lineRule="auto"/>
              <w:rPr>
                <w:rFonts w:cs="Arial"/>
                <w:color w:val="000000"/>
              </w:rPr>
            </w:pPr>
            <w:r>
              <w:t>WIR_SUCCESS</w:t>
            </w:r>
          </w:p>
        </w:tc>
        <w:tc>
          <w:tcPr>
            <w:tcW w:w="1171" w:type="dxa"/>
            <w:tcBorders>
              <w:top w:val="single" w:sz="4" w:space="0" w:color="auto"/>
              <w:left w:val="single" w:sz="4" w:space="0" w:color="auto"/>
              <w:bottom w:val="single" w:sz="4" w:space="0" w:color="auto"/>
              <w:right w:val="single" w:sz="4" w:space="0" w:color="auto"/>
            </w:tcBorders>
            <w:shd w:val="clear" w:color="auto" w:fill="FFFFFF"/>
            <w:hideMark/>
          </w:tcPr>
          <w:p w14:paraId="3EE48D7D" w14:textId="77777777" w:rsidR="00E36F0E" w:rsidRDefault="00393DC0">
            <w:pPr>
              <w:spacing w:line="256" w:lineRule="auto"/>
            </w:pPr>
            <w:r>
              <w:t>0x1</w:t>
            </w:r>
          </w:p>
        </w:tc>
        <w:tc>
          <w:tcPr>
            <w:tcW w:w="2339" w:type="dxa"/>
            <w:tcBorders>
              <w:top w:val="single" w:sz="4" w:space="0" w:color="auto"/>
              <w:left w:val="single" w:sz="4" w:space="0" w:color="auto"/>
              <w:bottom w:val="single" w:sz="4" w:space="0" w:color="auto"/>
              <w:right w:val="single" w:sz="4" w:space="0" w:color="auto"/>
            </w:tcBorders>
            <w:shd w:val="clear" w:color="auto" w:fill="FFFFFF"/>
            <w:hideMark/>
          </w:tcPr>
          <w:p w14:paraId="6114C88E" w14:textId="77777777" w:rsidR="00E36F0E" w:rsidRDefault="00393DC0">
            <w:pPr>
              <w:spacing w:line="256" w:lineRule="auto"/>
              <w:rPr>
                <w:rFonts w:cs="Arial"/>
              </w:rPr>
            </w:pPr>
            <w:r>
              <w:t>Success</w:t>
            </w:r>
          </w:p>
        </w:tc>
      </w:tr>
    </w:tbl>
    <w:p w14:paraId="50484D6F" w14:textId="77777777" w:rsidR="00E36F0E" w:rsidRPr="00044603" w:rsidRDefault="00E36F0E" w:rsidP="00E36F0E"/>
    <w:p w14:paraId="156FF822" w14:textId="77777777" w:rsidR="00E36F0E" w:rsidRDefault="00393DC0" w:rsidP="00506E2F">
      <w:pPr>
        <w:pStyle w:val="Heading1"/>
      </w:pPr>
      <w:bookmarkStart w:id="16" w:name="_Toc93426717"/>
      <w:r>
        <w:lastRenderedPageBreak/>
        <w:t>Functional Definition</w:t>
      </w:r>
      <w:bookmarkEnd w:id="16"/>
    </w:p>
    <w:p w14:paraId="5AD3608C" w14:textId="05B53FC8" w:rsidR="00E36F0E" w:rsidRDefault="00393DC0" w:rsidP="00506E2F">
      <w:pPr>
        <w:pStyle w:val="Heading2"/>
      </w:pPr>
      <w:bookmarkStart w:id="17" w:name="_Toc93426718"/>
      <w:r w:rsidRPr="00B9479B">
        <w:t>WIR-FUN-REQ-295913/A-Local Controller Client</w:t>
      </w:r>
      <w:bookmarkEnd w:id="17"/>
    </w:p>
    <w:p w14:paraId="7A1644D1" w14:textId="77777777" w:rsidR="00E36F0E" w:rsidRDefault="00E36F0E" w:rsidP="00E36F0E"/>
    <w:p w14:paraId="34C90BBB" w14:textId="77777777" w:rsidR="00E36F0E" w:rsidRDefault="00393DC0" w:rsidP="00506E2F">
      <w:pPr>
        <w:pStyle w:val="Heading3"/>
      </w:pPr>
      <w:bookmarkStart w:id="18" w:name="_Toc93426719"/>
      <w:r>
        <w:t>Requirements</w:t>
      </w:r>
      <w:bookmarkEnd w:id="18"/>
    </w:p>
    <w:p w14:paraId="5F69DA1B" w14:textId="77777777" w:rsidR="00506E2F" w:rsidRPr="00506E2F" w:rsidRDefault="00506E2F" w:rsidP="00506E2F">
      <w:pPr>
        <w:pStyle w:val="Heading4"/>
        <w:rPr>
          <w:b w:val="0"/>
          <w:u w:val="single"/>
        </w:rPr>
      </w:pPr>
      <w:r w:rsidRPr="00506E2F">
        <w:rPr>
          <w:b w:val="0"/>
          <w:u w:val="single"/>
        </w:rPr>
        <w:t>WIR-REQ-295914/D-Local Controller Purpose</w:t>
      </w:r>
    </w:p>
    <w:p w14:paraId="54485767" w14:textId="7AE1352B" w:rsidR="00E36F0E" w:rsidRDefault="00393DC0" w:rsidP="00E36F0E">
      <w:pPr>
        <w:rPr>
          <w:rFonts w:ascii="Calibri" w:eastAsia="Calibri" w:hAnsi="Calibri"/>
        </w:rPr>
      </w:pPr>
      <w:r w:rsidRPr="00D41EF4">
        <w:rPr>
          <w:rFonts w:eastAsia="Calibri" w:cs="Arial"/>
          <w:szCs w:val="22"/>
        </w:rPr>
        <w:t xml:space="preserve">The Local controller resides in </w:t>
      </w:r>
      <w:r>
        <w:rPr>
          <w:rFonts w:eastAsia="Calibri" w:cs="Arial"/>
          <w:szCs w:val="22"/>
        </w:rPr>
        <w:t xml:space="preserve">all </w:t>
      </w:r>
      <w:r>
        <w:rPr>
          <w:szCs w:val="22"/>
        </w:rPr>
        <w:t>WIRClients</w:t>
      </w:r>
      <w:r>
        <w:rPr>
          <w:rFonts w:eastAsia="Calibri" w:cs="Arial"/>
          <w:szCs w:val="22"/>
        </w:rPr>
        <w:t xml:space="preserve"> </w:t>
      </w:r>
      <w:r w:rsidRPr="00D41EF4">
        <w:rPr>
          <w:rFonts w:eastAsia="Calibri" w:cs="Arial"/>
          <w:szCs w:val="22"/>
        </w:rPr>
        <w:t xml:space="preserve">and </w:t>
      </w:r>
      <w:r>
        <w:rPr>
          <w:szCs w:val="22"/>
        </w:rPr>
        <w:t xml:space="preserve">WIRServer </w:t>
      </w:r>
      <w:r w:rsidRPr="00D41EF4">
        <w:rPr>
          <w:rFonts w:eastAsia="Calibri" w:cs="Arial"/>
          <w:szCs w:val="22"/>
        </w:rPr>
        <w:t xml:space="preserve">and can be extended seamlessly to other potential Ethernet interfacing ECU’s in the future (Example instrument cluster, ADAS etc.). The central controller resides in </w:t>
      </w:r>
      <w:r>
        <w:rPr>
          <w:szCs w:val="22"/>
        </w:rPr>
        <w:t>WIRServer</w:t>
      </w:r>
      <w:r w:rsidRPr="00D41EF4">
        <w:rPr>
          <w:rFonts w:eastAsia="Calibri" w:cs="Arial"/>
          <w:szCs w:val="22"/>
        </w:rPr>
        <w:t>.  Typically, the Local controller interfaces with applications, queues / schedules the requests from applications and interfaces with central controller to provide the appropriate network interface to the applications</w:t>
      </w:r>
      <w:r>
        <w:rPr>
          <w:rFonts w:eastAsia="Calibri" w:cs="Arial"/>
          <w:szCs w:val="22"/>
        </w:rPr>
        <w:t>. The Local controller also provides network interface on its own when Central controller is not available</w:t>
      </w:r>
      <w:r>
        <w:rPr>
          <w:rFonts w:ascii="Calibri" w:eastAsia="Calibri" w:hAnsi="Calibri"/>
        </w:rPr>
        <w:t>.</w:t>
      </w:r>
    </w:p>
    <w:p w14:paraId="7051D1BB" w14:textId="77777777" w:rsidR="00506E2F" w:rsidRPr="00506E2F" w:rsidRDefault="00506E2F" w:rsidP="00506E2F">
      <w:pPr>
        <w:pStyle w:val="Heading4"/>
        <w:rPr>
          <w:b w:val="0"/>
          <w:u w:val="single"/>
        </w:rPr>
      </w:pPr>
      <w:r w:rsidRPr="00506E2F">
        <w:rPr>
          <w:b w:val="0"/>
          <w:u w:val="single"/>
        </w:rPr>
        <w:t>WIR-REQ-295915/A-Local Controller Interface With Central Controller</w:t>
      </w:r>
    </w:p>
    <w:p w14:paraId="72AFB222" w14:textId="0DE7DE9C" w:rsidR="00E36F0E" w:rsidRDefault="00E36F0E" w:rsidP="00E36F0E">
      <w:pPr>
        <w:rPr>
          <w:rFonts w:ascii="Calibri" w:eastAsia="Calibri" w:hAnsi="Calibri"/>
        </w:rPr>
      </w:pPr>
    </w:p>
    <w:p w14:paraId="5951C2A1" w14:textId="2BC68BDA" w:rsidR="00E36F0E" w:rsidRDefault="00506E2F" w:rsidP="00506E2F">
      <w:pPr>
        <w:jc w:val="center"/>
        <w:rPr>
          <w:rFonts w:eastAsia="Calibri"/>
        </w:rPr>
      </w:pPr>
      <w:r>
        <w:object w:dxaOrig="8775" w:dyaOrig="7245" w14:anchorId="12FDA3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61e75b410000ebcb320030f6" o:spid="_x0000_i1025" type="#_x0000_t75" style="width:438.65pt;height:362.2pt" o:ole="">
            <v:imagedata r:id="rId11" o:title=""/>
          </v:shape>
          <o:OLEObject Type="Embed" ProgID="Visio.Drawing.15" ShapeID="61e75b410000ebcb320030f6" DrawAspect="Content" ObjectID="_1710333704" r:id="rId12"/>
        </w:object>
      </w:r>
    </w:p>
    <w:p w14:paraId="30A47321" w14:textId="77777777" w:rsidR="00E36F0E" w:rsidRDefault="00E36F0E" w:rsidP="00E36F0E">
      <w:pPr>
        <w:rPr>
          <w:rFonts w:eastAsia="Calibri" w:cs="Arial"/>
          <w:szCs w:val="22"/>
        </w:rPr>
      </w:pPr>
    </w:p>
    <w:p w14:paraId="2FE18E42" w14:textId="77777777" w:rsidR="00E36F0E" w:rsidRPr="00D41EF4" w:rsidRDefault="00393DC0" w:rsidP="00E36F0E">
      <w:pPr>
        <w:rPr>
          <w:rFonts w:eastAsia="Calibri" w:cs="Arial"/>
          <w:szCs w:val="22"/>
        </w:rPr>
      </w:pPr>
      <w:r w:rsidRPr="0016009C">
        <w:rPr>
          <w:rFonts w:eastAsia="Calibri" w:cs="Arial"/>
          <w:szCs w:val="22"/>
        </w:rPr>
        <w:t xml:space="preserve">Whenever </w:t>
      </w:r>
      <w:r w:rsidRPr="00D41EF4">
        <w:rPr>
          <w:rFonts w:eastAsia="Calibri" w:cs="Arial"/>
          <w:szCs w:val="22"/>
        </w:rPr>
        <w:t xml:space="preserve">there is a request from application for an interface to the local controller the local controller requests for an interface from the central controller. </w:t>
      </w:r>
      <w:r>
        <w:rPr>
          <w:rFonts w:eastAsia="Calibri" w:cs="Arial"/>
          <w:szCs w:val="22"/>
        </w:rPr>
        <w:t>If the central controller is available and provides an interface, the local controller provides the same interface to requesting application. If the central controller is not available, the local controller provides interface on its own to the requesting application.</w:t>
      </w:r>
    </w:p>
    <w:p w14:paraId="7B1B4893" w14:textId="77777777" w:rsidR="00E36F0E" w:rsidRPr="00D41EF4" w:rsidRDefault="00E36F0E" w:rsidP="00E36F0E">
      <w:pPr>
        <w:rPr>
          <w:rFonts w:eastAsia="Calibri" w:cs="Arial"/>
          <w:szCs w:val="22"/>
        </w:rPr>
      </w:pPr>
    </w:p>
    <w:p w14:paraId="60BC1DFF" w14:textId="77777777" w:rsidR="00E36F0E" w:rsidRPr="00B7659D" w:rsidRDefault="00393DC0" w:rsidP="00E36F0E">
      <w:pPr>
        <w:rPr>
          <w:rFonts w:eastAsia="Calibri" w:cs="Arial"/>
          <w:b/>
          <w:sz w:val="24"/>
        </w:rPr>
      </w:pPr>
      <w:r w:rsidRPr="00D41EF4">
        <w:rPr>
          <w:rFonts w:eastAsia="Calibri" w:cs="Arial"/>
          <w:szCs w:val="22"/>
        </w:rPr>
        <w:t>The strategy outlined above shall be followed for every request.</w:t>
      </w:r>
    </w:p>
    <w:p w14:paraId="4219E59E" w14:textId="77777777" w:rsidR="00506E2F" w:rsidRPr="00506E2F" w:rsidRDefault="00506E2F" w:rsidP="00506E2F">
      <w:pPr>
        <w:pStyle w:val="Heading4"/>
        <w:rPr>
          <w:b w:val="0"/>
          <w:u w:val="single"/>
        </w:rPr>
      </w:pPr>
      <w:r w:rsidRPr="00506E2F">
        <w:rPr>
          <w:b w:val="0"/>
          <w:u w:val="single"/>
        </w:rPr>
        <w:lastRenderedPageBreak/>
        <w:t>WIR-REQ-295916/A-Receive Intent Requests</w:t>
      </w:r>
    </w:p>
    <w:p w14:paraId="7E69E7A2" w14:textId="768AB05E" w:rsidR="00E36F0E" w:rsidRPr="00D41EF4" w:rsidRDefault="00393DC0" w:rsidP="00E36F0E">
      <w:pPr>
        <w:rPr>
          <w:rFonts w:eastAsia="Calibri" w:cs="Arial"/>
          <w:szCs w:val="22"/>
        </w:rPr>
      </w:pPr>
      <w:r w:rsidRPr="00D41EF4">
        <w:rPr>
          <w:rFonts w:eastAsia="Calibri" w:cs="Arial"/>
          <w:szCs w:val="22"/>
        </w:rPr>
        <w:t>The Local controller shall interface with connectivity requesting apps and receives the intent requests from these applications</w:t>
      </w:r>
      <w:r>
        <w:rPr>
          <w:rFonts w:eastAsia="Calibri" w:cs="Arial"/>
          <w:szCs w:val="22"/>
        </w:rPr>
        <w:t>.</w:t>
      </w:r>
    </w:p>
    <w:p w14:paraId="62CF775F" w14:textId="77777777" w:rsidR="00506E2F" w:rsidRPr="00506E2F" w:rsidRDefault="00506E2F" w:rsidP="00506E2F">
      <w:pPr>
        <w:pStyle w:val="Heading4"/>
        <w:rPr>
          <w:b w:val="0"/>
          <w:u w:val="single"/>
        </w:rPr>
      </w:pPr>
      <w:r w:rsidRPr="00506E2F">
        <w:rPr>
          <w:b w:val="0"/>
          <w:u w:val="single"/>
        </w:rPr>
        <w:t>WIR-REQ-295917/B-Process Intent Requests</w:t>
      </w:r>
    </w:p>
    <w:p w14:paraId="59933922" w14:textId="4C2357A5" w:rsidR="00E36F0E" w:rsidRPr="00D41EF4" w:rsidRDefault="00393DC0" w:rsidP="00E36F0E">
      <w:pPr>
        <w:rPr>
          <w:rFonts w:eastAsia="Calibri" w:cs="Arial"/>
          <w:szCs w:val="22"/>
        </w:rPr>
      </w:pPr>
      <w:r w:rsidRPr="00D41EF4">
        <w:rPr>
          <w:rFonts w:eastAsia="Calibri" w:cs="Arial"/>
          <w:szCs w:val="22"/>
        </w:rPr>
        <w:t xml:space="preserve">The Local controller shall process the intent request by communicating with central controller from </w:t>
      </w:r>
      <w:r>
        <w:rPr>
          <w:szCs w:val="22"/>
        </w:rPr>
        <w:t>WIRServer</w:t>
      </w:r>
      <w:r w:rsidRPr="00D41EF4">
        <w:rPr>
          <w:rFonts w:eastAsia="Calibri" w:cs="Arial"/>
          <w:szCs w:val="22"/>
        </w:rPr>
        <w:t xml:space="preserve">. If central controller </w:t>
      </w:r>
      <w:r>
        <w:rPr>
          <w:rFonts w:eastAsia="Calibri" w:cs="Arial"/>
          <w:szCs w:val="22"/>
        </w:rPr>
        <w:t xml:space="preserve">is not available, </w:t>
      </w:r>
      <w:r w:rsidRPr="00D41EF4">
        <w:rPr>
          <w:rFonts w:eastAsia="Calibri" w:cs="Arial"/>
          <w:szCs w:val="22"/>
        </w:rPr>
        <w:t xml:space="preserve">Local controller shall act on its own </w:t>
      </w:r>
      <w:r>
        <w:rPr>
          <w:rFonts w:eastAsia="Calibri" w:cs="Arial"/>
          <w:szCs w:val="22"/>
        </w:rPr>
        <w:t>and process the intent requests.</w:t>
      </w:r>
    </w:p>
    <w:p w14:paraId="44A47365" w14:textId="77777777" w:rsidR="00506E2F" w:rsidRPr="00506E2F" w:rsidRDefault="00506E2F" w:rsidP="00506E2F">
      <w:pPr>
        <w:pStyle w:val="Heading4"/>
        <w:rPr>
          <w:b w:val="0"/>
          <w:u w:val="single"/>
        </w:rPr>
      </w:pPr>
      <w:r w:rsidRPr="00506E2F">
        <w:rPr>
          <w:b w:val="0"/>
          <w:u w:val="single"/>
        </w:rPr>
        <w:t>WIR-REQ-295918/B-Return Unique Id</w:t>
      </w:r>
    </w:p>
    <w:p w14:paraId="5362F4A3" w14:textId="73EBB12C" w:rsidR="00E36F0E" w:rsidRDefault="00393DC0" w:rsidP="00E36F0E">
      <w:pPr>
        <w:rPr>
          <w:rFonts w:eastAsia="Calibri" w:cs="Arial"/>
          <w:szCs w:val="22"/>
        </w:rPr>
      </w:pPr>
      <w:r w:rsidRPr="00D41EF4">
        <w:rPr>
          <w:rFonts w:eastAsia="Calibri" w:cs="Arial"/>
          <w:szCs w:val="22"/>
        </w:rPr>
        <w:t>The Local controller shall process the intent request and provide a unique identifier</w:t>
      </w:r>
      <w:r>
        <w:rPr>
          <w:rFonts w:eastAsia="Calibri" w:cs="Arial"/>
          <w:szCs w:val="22"/>
        </w:rPr>
        <w:t xml:space="preserve"> (AllocationID) </w:t>
      </w:r>
      <w:r w:rsidRPr="00D41EF4">
        <w:rPr>
          <w:rFonts w:eastAsia="Calibri" w:cs="Arial"/>
          <w:szCs w:val="22"/>
        </w:rPr>
        <w:t>as a response to the connectivity requesting application</w:t>
      </w:r>
      <w:r>
        <w:rPr>
          <w:rFonts w:eastAsia="Calibri" w:cs="Arial"/>
          <w:szCs w:val="22"/>
        </w:rPr>
        <w:t>.</w:t>
      </w:r>
    </w:p>
    <w:p w14:paraId="164FE5BD" w14:textId="77777777" w:rsidR="00E36F0E" w:rsidRPr="00D41EF4" w:rsidRDefault="00393DC0" w:rsidP="00E36F0E">
      <w:pPr>
        <w:rPr>
          <w:rFonts w:eastAsia="Calibri" w:cs="Arial"/>
          <w:szCs w:val="22"/>
        </w:rPr>
      </w:pPr>
      <w:r w:rsidRPr="00D41EF4">
        <w:rPr>
          <w:rFonts w:eastAsia="Calibri" w:cs="Arial"/>
          <w:szCs w:val="22"/>
        </w:rPr>
        <w:t>The Local controller and requesting application shall use the unique identifier</w:t>
      </w:r>
      <w:r>
        <w:rPr>
          <w:rFonts w:eastAsia="Calibri" w:cs="Arial"/>
          <w:szCs w:val="22"/>
        </w:rPr>
        <w:t xml:space="preserve"> (AllocationID)</w:t>
      </w:r>
      <w:r w:rsidRPr="00D41EF4">
        <w:rPr>
          <w:rFonts w:eastAsia="Calibri" w:cs="Arial"/>
          <w:szCs w:val="22"/>
        </w:rPr>
        <w:t xml:space="preserve"> as a reference for all future interactions</w:t>
      </w:r>
      <w:r>
        <w:rPr>
          <w:rFonts w:eastAsia="Calibri" w:cs="Arial"/>
          <w:szCs w:val="22"/>
        </w:rPr>
        <w:t>.</w:t>
      </w:r>
    </w:p>
    <w:p w14:paraId="2B9C6B73" w14:textId="77777777" w:rsidR="00506E2F" w:rsidRPr="00506E2F" w:rsidRDefault="00506E2F" w:rsidP="00506E2F">
      <w:pPr>
        <w:pStyle w:val="Heading4"/>
        <w:rPr>
          <w:b w:val="0"/>
          <w:u w:val="single"/>
        </w:rPr>
      </w:pPr>
      <w:r w:rsidRPr="00506E2F">
        <w:rPr>
          <w:b w:val="0"/>
          <w:u w:val="single"/>
        </w:rPr>
        <w:t>WIR-REQ-295919/B-Flow</w:t>
      </w:r>
    </w:p>
    <w:p w14:paraId="4D85618E" w14:textId="2AD2F538" w:rsidR="00E36F0E" w:rsidRDefault="00393DC0" w:rsidP="00E36F0E">
      <w:pPr>
        <w:rPr>
          <w:rFonts w:eastAsia="Calibri" w:cs="Arial"/>
          <w:szCs w:val="22"/>
        </w:rPr>
      </w:pPr>
      <w:r w:rsidRPr="00D41EF4">
        <w:rPr>
          <w:rFonts w:eastAsia="Calibri" w:cs="Arial"/>
          <w:szCs w:val="22"/>
        </w:rPr>
        <w:t>The below UML diagram describes the flow of connection controller module</w:t>
      </w:r>
      <w:r>
        <w:rPr>
          <w:rFonts w:eastAsia="Calibri" w:cs="Arial"/>
          <w:szCs w:val="22"/>
        </w:rPr>
        <w:t xml:space="preserve"> (UID equivalent to AllocationID).</w:t>
      </w:r>
    </w:p>
    <w:p w14:paraId="10FC5E81" w14:textId="77777777" w:rsidR="00E36F0E" w:rsidRPr="00D41EF4" w:rsidRDefault="00E36F0E" w:rsidP="00E36F0E">
      <w:pPr>
        <w:rPr>
          <w:rFonts w:eastAsia="Calibri" w:cs="Arial"/>
          <w:szCs w:val="22"/>
        </w:rPr>
      </w:pPr>
    </w:p>
    <w:p w14:paraId="3CC22D24" w14:textId="77777777" w:rsidR="00E36F0E" w:rsidRDefault="00393DC0" w:rsidP="00506E2F">
      <w:pPr>
        <w:jc w:val="center"/>
        <w:rPr>
          <w:rFonts w:ascii="Calibri" w:eastAsia="Calibri" w:hAnsi="Calibri"/>
        </w:rPr>
      </w:pPr>
      <w:r>
        <w:rPr>
          <w:rFonts w:ascii="Calibri" w:eastAsia="Calibri" w:hAnsi="Calibri"/>
          <w:noProof/>
        </w:rPr>
        <w:drawing>
          <wp:inline distT="0" distB="0" distL="0" distR="0" wp14:anchorId="2775933B" wp14:editId="649E0756">
            <wp:extent cx="5943600" cy="4495800"/>
            <wp:effectExtent l="0" t="0" r="0" b="0"/>
            <wp:docPr id="13800" name="Picture 19" descr="Connection controler local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nection controler local reque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004A935A" w14:textId="77777777" w:rsidR="00E36F0E" w:rsidRPr="0042761A" w:rsidRDefault="00E36F0E" w:rsidP="00E36F0E">
      <w:pPr>
        <w:rPr>
          <w:rFonts w:ascii="Calibri" w:eastAsia="Calibri" w:hAnsi="Calibri"/>
        </w:rPr>
      </w:pPr>
    </w:p>
    <w:p w14:paraId="1C03F463" w14:textId="77777777" w:rsidR="00506E2F" w:rsidRPr="00506E2F" w:rsidRDefault="00506E2F" w:rsidP="00506E2F">
      <w:pPr>
        <w:pStyle w:val="Heading4"/>
        <w:rPr>
          <w:b w:val="0"/>
          <w:u w:val="single"/>
        </w:rPr>
      </w:pPr>
      <w:r w:rsidRPr="00506E2F">
        <w:rPr>
          <w:b w:val="0"/>
          <w:u w:val="single"/>
        </w:rPr>
        <w:t>WIR-REQ-295920/B-Maintain AllocationID’s</w:t>
      </w:r>
    </w:p>
    <w:p w14:paraId="2B476F14" w14:textId="5EC33083" w:rsidR="00E36F0E" w:rsidRPr="00B7659D" w:rsidRDefault="00393DC0" w:rsidP="00E36F0E">
      <w:pPr>
        <w:rPr>
          <w:rFonts w:eastAsia="Calibri"/>
        </w:rPr>
      </w:pPr>
      <w:r w:rsidRPr="00B7659D">
        <w:rPr>
          <w:rFonts w:eastAsia="Calibri"/>
        </w:rPr>
        <w:t xml:space="preserve">The Local connection controller shall maintain the active </w:t>
      </w:r>
      <w:r w:rsidRPr="00825460">
        <w:t>Allocation</w:t>
      </w:r>
      <w:r w:rsidRPr="00B7659D">
        <w:rPr>
          <w:rFonts w:eastAsia="Calibri"/>
        </w:rPr>
        <w:t xml:space="preserve">ID’s and their status whether </w:t>
      </w:r>
    </w:p>
    <w:p w14:paraId="6E7D2715" w14:textId="77777777" w:rsidR="00E36F0E" w:rsidRPr="00B7659D" w:rsidRDefault="00393DC0" w:rsidP="00393DC0">
      <w:pPr>
        <w:numPr>
          <w:ilvl w:val="0"/>
          <w:numId w:val="16"/>
        </w:numPr>
        <w:rPr>
          <w:rFonts w:eastAsia="Calibri"/>
        </w:rPr>
      </w:pPr>
      <w:r w:rsidRPr="00B7659D">
        <w:rPr>
          <w:rFonts w:eastAsia="Calibri"/>
        </w:rPr>
        <w:t>Interface provided</w:t>
      </w:r>
    </w:p>
    <w:p w14:paraId="52514225" w14:textId="77777777" w:rsidR="00E36F0E" w:rsidRPr="00B7659D" w:rsidRDefault="00393DC0" w:rsidP="00393DC0">
      <w:pPr>
        <w:numPr>
          <w:ilvl w:val="0"/>
          <w:numId w:val="16"/>
        </w:numPr>
        <w:rPr>
          <w:rFonts w:eastAsia="Calibri"/>
        </w:rPr>
      </w:pPr>
      <w:r w:rsidRPr="00B7659D">
        <w:rPr>
          <w:rFonts w:eastAsia="Calibri"/>
        </w:rPr>
        <w:t>Interface is used</w:t>
      </w:r>
    </w:p>
    <w:p w14:paraId="1263667A" w14:textId="77777777" w:rsidR="00E36F0E" w:rsidRPr="00B7659D" w:rsidRDefault="00393DC0" w:rsidP="00393DC0">
      <w:pPr>
        <w:numPr>
          <w:ilvl w:val="0"/>
          <w:numId w:val="16"/>
        </w:numPr>
        <w:rPr>
          <w:rFonts w:eastAsia="Calibri"/>
        </w:rPr>
      </w:pPr>
      <w:r w:rsidRPr="00B7659D">
        <w:rPr>
          <w:rFonts w:eastAsia="Calibri"/>
        </w:rPr>
        <w:t>Network interface available</w:t>
      </w:r>
    </w:p>
    <w:p w14:paraId="0A5F126B" w14:textId="77777777" w:rsidR="00E36F0E" w:rsidRPr="0042761A" w:rsidRDefault="00393DC0" w:rsidP="00393DC0">
      <w:pPr>
        <w:numPr>
          <w:ilvl w:val="0"/>
          <w:numId w:val="16"/>
        </w:numPr>
        <w:rPr>
          <w:rFonts w:ascii="Calibri" w:eastAsia="Calibri" w:hAnsi="Calibri"/>
        </w:rPr>
      </w:pPr>
      <w:r w:rsidRPr="0042761A">
        <w:rPr>
          <w:rFonts w:eastAsia="Calibri"/>
        </w:rPr>
        <w:t>Network interface not available</w:t>
      </w:r>
    </w:p>
    <w:p w14:paraId="72D93F1E" w14:textId="77777777" w:rsidR="00506E2F" w:rsidRPr="00506E2F" w:rsidRDefault="00506E2F" w:rsidP="00506E2F">
      <w:pPr>
        <w:pStyle w:val="Heading4"/>
        <w:rPr>
          <w:b w:val="0"/>
          <w:u w:val="single"/>
        </w:rPr>
      </w:pPr>
      <w:r w:rsidRPr="00506E2F">
        <w:rPr>
          <w:b w:val="0"/>
          <w:u w:val="single"/>
        </w:rPr>
        <w:lastRenderedPageBreak/>
        <w:t>WIR-REQ-295921/B-Remove AllocationID’s From Queue Once Application Notifies It Is No Longer Needed</w:t>
      </w:r>
    </w:p>
    <w:p w14:paraId="413E5ADD" w14:textId="13576896" w:rsidR="00E36F0E" w:rsidRDefault="00393DC0" w:rsidP="00E36F0E">
      <w:pPr>
        <w:rPr>
          <w:rFonts w:eastAsia="Calibri"/>
          <w:szCs w:val="22"/>
        </w:rPr>
      </w:pPr>
      <w:r>
        <w:rPr>
          <w:rFonts w:eastAsia="Calibri"/>
          <w:szCs w:val="22"/>
        </w:rPr>
        <w:t>The following UML activity depicts the behavior of the local connection controller when an application signals an AllocationID is complete and no longer needed (UID is equivalent to AllocationID).</w:t>
      </w:r>
    </w:p>
    <w:p w14:paraId="1030AF5F" w14:textId="77777777" w:rsidR="00E36F0E" w:rsidRDefault="00E36F0E" w:rsidP="00E36F0E">
      <w:pPr>
        <w:rPr>
          <w:rFonts w:eastAsia="Calibri"/>
          <w:szCs w:val="22"/>
        </w:rPr>
      </w:pPr>
    </w:p>
    <w:p w14:paraId="36C4963F" w14:textId="77777777" w:rsidR="00E36F0E" w:rsidRPr="0042761A" w:rsidRDefault="00393DC0" w:rsidP="00506E2F">
      <w:pPr>
        <w:jc w:val="center"/>
      </w:pPr>
      <w:r>
        <w:rPr>
          <w:rFonts w:eastAsia="Calibri"/>
          <w:noProof/>
        </w:rPr>
        <w:drawing>
          <wp:inline distT="0" distB="0" distL="0" distR="0" wp14:anchorId="1D8C6455" wp14:editId="2DF1CE8C">
            <wp:extent cx="5943600" cy="3686175"/>
            <wp:effectExtent l="0" t="0" r="0" b="9525"/>
            <wp:docPr id="14000" name="Picture 20" descr="Connection controler local can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nection controler local cance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86175"/>
                    </a:xfrm>
                    <a:prstGeom prst="rect">
                      <a:avLst/>
                    </a:prstGeom>
                    <a:noFill/>
                    <a:ln>
                      <a:noFill/>
                    </a:ln>
                  </pic:spPr>
                </pic:pic>
              </a:graphicData>
            </a:graphic>
          </wp:inline>
        </w:drawing>
      </w:r>
    </w:p>
    <w:p w14:paraId="2360C498" w14:textId="77777777" w:rsidR="00506E2F" w:rsidRPr="00506E2F" w:rsidRDefault="00506E2F" w:rsidP="00506E2F">
      <w:pPr>
        <w:pStyle w:val="Heading4"/>
        <w:rPr>
          <w:b w:val="0"/>
          <w:u w:val="single"/>
        </w:rPr>
      </w:pPr>
      <w:r w:rsidRPr="00506E2F">
        <w:rPr>
          <w:b w:val="0"/>
          <w:u w:val="single"/>
        </w:rPr>
        <w:t>WIR-REQ-295922/C-Responding To Queries From Applications Requesting Connectivity</w:t>
      </w:r>
    </w:p>
    <w:p w14:paraId="4D1FC864" w14:textId="5262C985" w:rsidR="00E36F0E" w:rsidRDefault="00393DC0" w:rsidP="00E36F0E">
      <w:pPr>
        <w:rPr>
          <w:rFonts w:eastAsia="Calibri"/>
        </w:rPr>
      </w:pPr>
      <w:r>
        <w:rPr>
          <w:rFonts w:eastAsia="Calibri"/>
        </w:rPr>
        <w:t>The Local controller will also be responsible for responding to queries such as interface availability, interface health, etc. from connectivity demanding applications. The Local controller will use the unique identifier (AllocationID) to identify the specific query referenced.</w:t>
      </w:r>
    </w:p>
    <w:p w14:paraId="5757862F" w14:textId="77777777" w:rsidR="00E36F0E" w:rsidRDefault="00E36F0E" w:rsidP="00E36F0E">
      <w:pPr>
        <w:rPr>
          <w:rFonts w:eastAsia="Calibri"/>
        </w:rPr>
      </w:pPr>
    </w:p>
    <w:p w14:paraId="53C39B74" w14:textId="77777777" w:rsidR="00E36F0E" w:rsidRPr="00BE6A5C" w:rsidRDefault="00393DC0" w:rsidP="00E36F0E">
      <w:r>
        <w:rPr>
          <w:rFonts w:eastAsia="Calibri"/>
        </w:rPr>
        <w:t>The Local controller shall use the unique ID (AllocationID) as a reference to respond to queries.</w:t>
      </w:r>
    </w:p>
    <w:p w14:paraId="7C03DDAA" w14:textId="77777777" w:rsidR="00506E2F" w:rsidRPr="00506E2F" w:rsidRDefault="00506E2F" w:rsidP="00506E2F">
      <w:pPr>
        <w:pStyle w:val="Heading4"/>
        <w:rPr>
          <w:b w:val="0"/>
          <w:u w:val="single"/>
        </w:rPr>
      </w:pPr>
      <w:r w:rsidRPr="00506E2F">
        <w:rPr>
          <w:b w:val="0"/>
          <w:u w:val="single"/>
        </w:rPr>
        <w:t>WIR-REQ-295923/A-Query Response Details</w:t>
      </w:r>
    </w:p>
    <w:p w14:paraId="45470F35" w14:textId="3B5BBA1F" w:rsidR="00E36F0E" w:rsidRDefault="00393DC0" w:rsidP="00E36F0E">
      <w:pPr>
        <w:rPr>
          <w:rFonts w:cs="Arial"/>
          <w:szCs w:val="22"/>
        </w:rPr>
      </w:pPr>
      <w:r w:rsidRPr="00B7659D">
        <w:rPr>
          <w:rFonts w:cs="Arial"/>
          <w:szCs w:val="22"/>
        </w:rPr>
        <w:t>The Local controller shall provide one of the following statuses back to the requesting application</w:t>
      </w:r>
    </w:p>
    <w:p w14:paraId="521F2D62" w14:textId="77777777" w:rsidR="00E36F0E" w:rsidRDefault="00E36F0E" w:rsidP="00E36F0E">
      <w:pPr>
        <w:rPr>
          <w:rFonts w:cs="Arial"/>
          <w:szCs w:val="22"/>
        </w:rPr>
      </w:pPr>
    </w:p>
    <w:p w14:paraId="111CED3C" w14:textId="77777777" w:rsidR="00E36F0E" w:rsidRPr="00B7659D" w:rsidRDefault="00393DC0" w:rsidP="00393DC0">
      <w:pPr>
        <w:numPr>
          <w:ilvl w:val="0"/>
          <w:numId w:val="17"/>
        </w:numPr>
      </w:pPr>
      <w:r w:rsidRPr="00B7659D">
        <w:t>Success – If interface has been provided successfully</w:t>
      </w:r>
    </w:p>
    <w:p w14:paraId="1DC5C81A" w14:textId="77777777" w:rsidR="00E36F0E" w:rsidRPr="00B7659D" w:rsidRDefault="00393DC0" w:rsidP="00393DC0">
      <w:pPr>
        <w:numPr>
          <w:ilvl w:val="0"/>
          <w:numId w:val="17"/>
        </w:numPr>
      </w:pPr>
      <w:r w:rsidRPr="00B7659D">
        <w:t>Not supported – if the requested interface for the application is not supported</w:t>
      </w:r>
    </w:p>
    <w:p w14:paraId="479A54DA" w14:textId="77777777" w:rsidR="00E36F0E" w:rsidRPr="00B7659D" w:rsidRDefault="00393DC0" w:rsidP="00393DC0">
      <w:pPr>
        <w:numPr>
          <w:ilvl w:val="0"/>
          <w:numId w:val="17"/>
        </w:numPr>
      </w:pPr>
      <w:r w:rsidRPr="00B7659D">
        <w:t>In progress – If the requested interface is not yet available to be provided</w:t>
      </w:r>
    </w:p>
    <w:p w14:paraId="06B60D02" w14:textId="77777777" w:rsidR="00E36F0E" w:rsidRDefault="00393DC0" w:rsidP="00393DC0">
      <w:pPr>
        <w:numPr>
          <w:ilvl w:val="0"/>
          <w:numId w:val="17"/>
        </w:numPr>
      </w:pPr>
      <w:r w:rsidRPr="00B7659D">
        <w:t>Interface – The IP address of the interface provided</w:t>
      </w:r>
    </w:p>
    <w:p w14:paraId="111DC917" w14:textId="77777777" w:rsidR="00E36F0E" w:rsidRPr="00AC5202" w:rsidRDefault="00393DC0" w:rsidP="00393DC0">
      <w:pPr>
        <w:numPr>
          <w:ilvl w:val="0"/>
          <w:numId w:val="17"/>
        </w:numPr>
      </w:pPr>
      <w:r>
        <w:t>Type of Interface – Whether the interface is WIFI (SYNC / TCU), Cellular etc.</w:t>
      </w:r>
    </w:p>
    <w:p w14:paraId="5123AC5E" w14:textId="77777777" w:rsidR="00506E2F" w:rsidRPr="00506E2F" w:rsidRDefault="00506E2F" w:rsidP="00506E2F">
      <w:pPr>
        <w:pStyle w:val="Heading4"/>
        <w:rPr>
          <w:b w:val="0"/>
          <w:u w:val="single"/>
        </w:rPr>
      </w:pPr>
      <w:r w:rsidRPr="00506E2F">
        <w:rPr>
          <w:b w:val="0"/>
          <w:u w:val="single"/>
        </w:rPr>
        <w:t>WIR-REQ-295924/A-Scheduling</w:t>
      </w:r>
    </w:p>
    <w:p w14:paraId="51D9F7DA" w14:textId="60987E32" w:rsidR="00E36F0E" w:rsidRDefault="00393DC0" w:rsidP="00E36F0E">
      <w:r w:rsidRPr="00B7659D">
        <w:rPr>
          <w:rFonts w:eastAsia="Calibri" w:cs="Arial"/>
          <w:szCs w:val="22"/>
        </w:rPr>
        <w:t>The local controller is also responsible for scheduling the different connectivity interface requests received from applications</w:t>
      </w:r>
      <w:r>
        <w:rPr>
          <w:rFonts w:eastAsia="Calibri" w:cs="Arial"/>
          <w:szCs w:val="22"/>
        </w:rPr>
        <w:t xml:space="preserve"> if central controller is not available.</w:t>
      </w:r>
    </w:p>
    <w:p w14:paraId="4C7C20D0" w14:textId="77777777" w:rsidR="00506E2F" w:rsidRPr="00506E2F" w:rsidRDefault="00506E2F" w:rsidP="00506E2F">
      <w:pPr>
        <w:pStyle w:val="Heading4"/>
        <w:rPr>
          <w:b w:val="0"/>
          <w:u w:val="single"/>
        </w:rPr>
      </w:pPr>
      <w:r w:rsidRPr="00506E2F">
        <w:rPr>
          <w:b w:val="0"/>
          <w:u w:val="single"/>
        </w:rPr>
        <w:t>WIR-REQ-295925/A-Removal From The Scheduling Queue</w:t>
      </w:r>
    </w:p>
    <w:p w14:paraId="6D667459" w14:textId="5103B1EA" w:rsidR="00E36F0E" w:rsidRDefault="00393DC0" w:rsidP="00E36F0E">
      <w:r>
        <w:t>Once connection has been provided to application the request shall be removed from scheduling queue by local controller.</w:t>
      </w:r>
    </w:p>
    <w:p w14:paraId="6906F8E4" w14:textId="77777777" w:rsidR="00E36F0E" w:rsidRDefault="00393DC0" w:rsidP="00506E2F">
      <w:pPr>
        <w:pStyle w:val="Heading3"/>
      </w:pPr>
      <w:bookmarkStart w:id="19" w:name="_Toc93426720"/>
      <w:r>
        <w:lastRenderedPageBreak/>
        <w:t>Use Cases</w:t>
      </w:r>
      <w:bookmarkEnd w:id="19"/>
    </w:p>
    <w:p w14:paraId="2EA7AD7C" w14:textId="1C1F6F30" w:rsidR="00E36F0E" w:rsidRDefault="00393DC0" w:rsidP="00506E2F">
      <w:pPr>
        <w:pStyle w:val="Heading4"/>
      </w:pPr>
      <w:r>
        <w:t>WIR-UC-REQ-296107/D-Local controller provides connection interface to requesting application</w:t>
      </w:r>
    </w:p>
    <w:p w14:paraId="65F9C50A" w14:textId="7CF94ADE" w:rsidR="00E36F0E" w:rsidRPr="00AE06BC" w:rsidRDefault="00E36F0E" w:rsidP="00E36F0E"/>
    <w:tbl>
      <w:tblPr>
        <w:tblStyle w:val="TableGrid"/>
        <w:tblW w:w="0" w:type="auto"/>
        <w:jc w:val="center"/>
        <w:tblLook w:val="04A0" w:firstRow="1" w:lastRow="0" w:firstColumn="1" w:lastColumn="0" w:noHBand="0" w:noVBand="1"/>
      </w:tblPr>
      <w:tblGrid>
        <w:gridCol w:w="1910"/>
        <w:gridCol w:w="7666"/>
      </w:tblGrid>
      <w:tr w:rsidR="00E36F0E" w:rsidRPr="003B0CED" w14:paraId="3B2C0FCA" w14:textId="77777777" w:rsidTr="00506E2F">
        <w:trPr>
          <w:jc w:val="center"/>
        </w:trPr>
        <w:tc>
          <w:tcPr>
            <w:tcW w:w="1910" w:type="dxa"/>
            <w:shd w:val="clear" w:color="auto" w:fill="BFBFBF" w:themeFill="background1" w:themeFillShade="BF"/>
          </w:tcPr>
          <w:p w14:paraId="3A08F4D0" w14:textId="77777777" w:rsidR="00E36F0E" w:rsidRPr="007373DA" w:rsidRDefault="00393DC0" w:rsidP="00E36F0E">
            <w:pPr>
              <w:rPr>
                <w:b/>
              </w:rPr>
            </w:pPr>
            <w:r w:rsidRPr="007373DA">
              <w:rPr>
                <w:b/>
              </w:rPr>
              <w:t>Actors</w:t>
            </w:r>
          </w:p>
        </w:tc>
        <w:tc>
          <w:tcPr>
            <w:tcW w:w="7666" w:type="dxa"/>
          </w:tcPr>
          <w:p w14:paraId="04A4A3C9" w14:textId="77777777" w:rsidR="00E36F0E" w:rsidRPr="008A772E" w:rsidRDefault="00393DC0" w:rsidP="00E36F0E">
            <w:pPr>
              <w:rPr>
                <w:rFonts w:cs="Arial"/>
              </w:rPr>
            </w:pPr>
            <w:r>
              <w:rPr>
                <w:rFonts w:cs="Arial"/>
              </w:rPr>
              <w:t>WIRServer, Any WIRClient</w:t>
            </w:r>
          </w:p>
        </w:tc>
      </w:tr>
      <w:tr w:rsidR="00E36F0E" w:rsidRPr="003B0CED" w14:paraId="2B40D361" w14:textId="77777777" w:rsidTr="00506E2F">
        <w:trPr>
          <w:jc w:val="center"/>
        </w:trPr>
        <w:tc>
          <w:tcPr>
            <w:tcW w:w="1910" w:type="dxa"/>
            <w:tcBorders>
              <w:bottom w:val="single" w:sz="4" w:space="0" w:color="auto"/>
            </w:tcBorders>
            <w:shd w:val="clear" w:color="auto" w:fill="BFBFBF" w:themeFill="background1" w:themeFillShade="BF"/>
          </w:tcPr>
          <w:p w14:paraId="246693F2" w14:textId="77777777" w:rsidR="00E36F0E" w:rsidRPr="007373DA" w:rsidRDefault="00393DC0" w:rsidP="00E36F0E">
            <w:pPr>
              <w:rPr>
                <w:b/>
              </w:rPr>
            </w:pPr>
            <w:r>
              <w:rPr>
                <w:b/>
              </w:rPr>
              <w:t>Pre-c</w:t>
            </w:r>
            <w:r w:rsidRPr="007373DA">
              <w:rPr>
                <w:b/>
              </w:rPr>
              <w:t>onditions</w:t>
            </w:r>
          </w:p>
        </w:tc>
        <w:tc>
          <w:tcPr>
            <w:tcW w:w="7666" w:type="dxa"/>
            <w:tcBorders>
              <w:bottom w:val="single" w:sz="4" w:space="0" w:color="auto"/>
            </w:tcBorders>
          </w:tcPr>
          <w:p w14:paraId="0E468368" w14:textId="77777777" w:rsidR="00E36F0E" w:rsidRDefault="00393DC0" w:rsidP="00393DC0">
            <w:pPr>
              <w:numPr>
                <w:ilvl w:val="0"/>
                <w:numId w:val="18"/>
              </w:numPr>
            </w:pPr>
            <w:r>
              <w:t>Application requests WIR local controller for connection interface</w:t>
            </w:r>
          </w:p>
          <w:p w14:paraId="422BF41D" w14:textId="77777777" w:rsidR="00E36F0E" w:rsidRPr="008A772E" w:rsidRDefault="00E36F0E" w:rsidP="00E36F0E">
            <w:pPr>
              <w:rPr>
                <w:rFonts w:cs="Arial"/>
              </w:rPr>
            </w:pPr>
          </w:p>
        </w:tc>
      </w:tr>
      <w:tr w:rsidR="00E36F0E" w:rsidRPr="003B0CED" w14:paraId="79652C2E" w14:textId="77777777" w:rsidTr="00506E2F">
        <w:trPr>
          <w:jc w:val="center"/>
        </w:trPr>
        <w:tc>
          <w:tcPr>
            <w:tcW w:w="1910" w:type="dxa"/>
            <w:tcBorders>
              <w:left w:val="single" w:sz="4" w:space="0" w:color="auto"/>
              <w:bottom w:val="single" w:sz="4" w:space="0" w:color="auto"/>
            </w:tcBorders>
            <w:shd w:val="clear" w:color="auto" w:fill="BFBFBF" w:themeFill="background1" w:themeFillShade="BF"/>
          </w:tcPr>
          <w:p w14:paraId="70F9F7B8" w14:textId="77777777" w:rsidR="00E36F0E" w:rsidRPr="007373DA" w:rsidRDefault="00393DC0" w:rsidP="00E36F0E">
            <w:pPr>
              <w:rPr>
                <w:b/>
              </w:rPr>
            </w:pPr>
            <w:r>
              <w:rPr>
                <w:b/>
              </w:rPr>
              <w:t>Scenario Description</w:t>
            </w:r>
          </w:p>
        </w:tc>
        <w:tc>
          <w:tcPr>
            <w:tcW w:w="7666" w:type="dxa"/>
            <w:tcBorders>
              <w:right w:val="single" w:sz="4" w:space="0" w:color="auto"/>
            </w:tcBorders>
            <w:shd w:val="clear" w:color="auto" w:fill="auto"/>
          </w:tcPr>
          <w:p w14:paraId="40A1329F" w14:textId="77777777" w:rsidR="00E36F0E" w:rsidRDefault="00393DC0" w:rsidP="00E36F0E">
            <w:pPr>
              <w:rPr>
                <w:rFonts w:cs="Arial"/>
              </w:rPr>
            </w:pPr>
            <w:r>
              <w:rPr>
                <w:rFonts w:cs="Arial"/>
              </w:rPr>
              <w:t>Local controller works with central controller to provide interfaces to requesting application</w:t>
            </w:r>
          </w:p>
          <w:p w14:paraId="031FE372" w14:textId="77777777" w:rsidR="00E36F0E" w:rsidRPr="008A772E" w:rsidRDefault="00E36F0E" w:rsidP="00E36F0E">
            <w:pPr>
              <w:rPr>
                <w:rFonts w:cs="Arial"/>
              </w:rPr>
            </w:pPr>
          </w:p>
        </w:tc>
      </w:tr>
      <w:tr w:rsidR="00E36F0E" w:rsidRPr="003B0CED" w14:paraId="7F70FCEF" w14:textId="77777777" w:rsidTr="00506E2F">
        <w:trPr>
          <w:jc w:val="center"/>
        </w:trPr>
        <w:tc>
          <w:tcPr>
            <w:tcW w:w="1910" w:type="dxa"/>
            <w:tcBorders>
              <w:top w:val="single" w:sz="4" w:space="0" w:color="auto"/>
              <w:left w:val="single" w:sz="4" w:space="0" w:color="auto"/>
              <w:bottom w:val="single" w:sz="4" w:space="0" w:color="auto"/>
            </w:tcBorders>
            <w:shd w:val="clear" w:color="auto" w:fill="BFBFBF" w:themeFill="background1" w:themeFillShade="BF"/>
          </w:tcPr>
          <w:p w14:paraId="395CE184" w14:textId="77777777" w:rsidR="00E36F0E" w:rsidRPr="007373DA" w:rsidRDefault="00393DC0" w:rsidP="00E36F0E">
            <w:pPr>
              <w:rPr>
                <w:b/>
              </w:rPr>
            </w:pPr>
            <w:r w:rsidRPr="007373DA">
              <w:rPr>
                <w:b/>
              </w:rPr>
              <w:t>Post-conditions</w:t>
            </w:r>
          </w:p>
        </w:tc>
        <w:tc>
          <w:tcPr>
            <w:tcW w:w="7666" w:type="dxa"/>
            <w:tcBorders>
              <w:bottom w:val="single" w:sz="4" w:space="0" w:color="auto"/>
              <w:right w:val="single" w:sz="4" w:space="0" w:color="auto"/>
            </w:tcBorders>
            <w:shd w:val="clear" w:color="auto" w:fill="auto"/>
          </w:tcPr>
          <w:p w14:paraId="3B4458A6" w14:textId="77777777" w:rsidR="00E36F0E" w:rsidRDefault="00393DC0" w:rsidP="00E36F0E">
            <w:pPr>
              <w:rPr>
                <w:rFonts w:cs="Arial"/>
              </w:rPr>
            </w:pPr>
            <w:r>
              <w:rPr>
                <w:rFonts w:cs="Arial"/>
              </w:rPr>
              <w:t>Local controller successfully sends the request to the central controller</w:t>
            </w:r>
          </w:p>
          <w:p w14:paraId="4809AE06" w14:textId="77777777" w:rsidR="00E36F0E" w:rsidRDefault="00393DC0" w:rsidP="00E36F0E">
            <w:pPr>
              <w:rPr>
                <w:rFonts w:cs="Arial"/>
              </w:rPr>
            </w:pPr>
            <w:r>
              <w:rPr>
                <w:rFonts w:cs="Arial"/>
              </w:rPr>
              <w:t>Central controller processes the request and provides interface back to the local controller</w:t>
            </w:r>
          </w:p>
          <w:p w14:paraId="3665EE3A" w14:textId="77777777" w:rsidR="00E36F0E" w:rsidRPr="00FA28C4" w:rsidRDefault="00E36F0E" w:rsidP="00E36F0E">
            <w:pPr>
              <w:rPr>
                <w:rFonts w:cs="Arial"/>
              </w:rPr>
            </w:pPr>
          </w:p>
        </w:tc>
      </w:tr>
      <w:tr w:rsidR="00E36F0E" w:rsidRPr="003B0CED" w14:paraId="19598D47" w14:textId="77777777" w:rsidTr="00506E2F">
        <w:trPr>
          <w:jc w:val="center"/>
        </w:trPr>
        <w:tc>
          <w:tcPr>
            <w:tcW w:w="1910" w:type="dxa"/>
            <w:tcBorders>
              <w:left w:val="single" w:sz="4" w:space="0" w:color="auto"/>
              <w:bottom w:val="single" w:sz="4" w:space="0" w:color="auto"/>
              <w:right w:val="single" w:sz="4" w:space="0" w:color="auto"/>
            </w:tcBorders>
            <w:shd w:val="clear" w:color="auto" w:fill="BFBFBF" w:themeFill="background1" w:themeFillShade="BF"/>
          </w:tcPr>
          <w:p w14:paraId="2CA4632C" w14:textId="77777777" w:rsidR="00E36F0E" w:rsidRPr="007373DA" w:rsidRDefault="00393DC0" w:rsidP="00E36F0E">
            <w:pPr>
              <w:rPr>
                <w:b/>
              </w:rPr>
            </w:pPr>
            <w:r w:rsidRPr="007373DA">
              <w:rPr>
                <w:b/>
              </w:rPr>
              <w:t>Interfaces</w:t>
            </w:r>
          </w:p>
        </w:tc>
        <w:tc>
          <w:tcPr>
            <w:tcW w:w="7666" w:type="dxa"/>
            <w:tcBorders>
              <w:left w:val="single" w:sz="4" w:space="0" w:color="auto"/>
              <w:bottom w:val="single" w:sz="4" w:space="0" w:color="auto"/>
              <w:right w:val="single" w:sz="4" w:space="0" w:color="auto"/>
            </w:tcBorders>
            <w:shd w:val="clear" w:color="auto" w:fill="auto"/>
          </w:tcPr>
          <w:p w14:paraId="397D5CB0" w14:textId="77777777" w:rsidR="00E36F0E" w:rsidRPr="008A772E" w:rsidRDefault="00E36F0E" w:rsidP="00E36F0E">
            <w:pPr>
              <w:rPr>
                <w:rFonts w:cs="Arial"/>
              </w:rPr>
            </w:pPr>
          </w:p>
        </w:tc>
      </w:tr>
      <w:tr w:rsidR="00E36F0E" w:rsidRPr="003B0CED" w14:paraId="64BB1BD4" w14:textId="77777777" w:rsidTr="00506E2F">
        <w:trPr>
          <w:jc w:val="center"/>
        </w:trPr>
        <w:tc>
          <w:tcPr>
            <w:tcW w:w="1910" w:type="dxa"/>
            <w:tcBorders>
              <w:left w:val="single" w:sz="4" w:space="0" w:color="auto"/>
              <w:bottom w:val="single" w:sz="4" w:space="0" w:color="auto"/>
              <w:right w:val="single" w:sz="4" w:space="0" w:color="auto"/>
            </w:tcBorders>
            <w:shd w:val="clear" w:color="auto" w:fill="BFBFBF" w:themeFill="background1" w:themeFillShade="BF"/>
          </w:tcPr>
          <w:p w14:paraId="1B8D9F42" w14:textId="77777777" w:rsidR="00E36F0E" w:rsidRPr="007373DA" w:rsidRDefault="00393DC0" w:rsidP="00E36F0E">
            <w:pPr>
              <w:rPr>
                <w:b/>
              </w:rPr>
            </w:pPr>
            <w:r>
              <w:rPr>
                <w:b/>
              </w:rPr>
              <w:t>Notes</w:t>
            </w:r>
          </w:p>
        </w:tc>
        <w:tc>
          <w:tcPr>
            <w:tcW w:w="7666" w:type="dxa"/>
            <w:tcBorders>
              <w:left w:val="single" w:sz="4" w:space="0" w:color="auto"/>
              <w:bottom w:val="single" w:sz="4" w:space="0" w:color="auto"/>
              <w:right w:val="single" w:sz="4" w:space="0" w:color="auto"/>
            </w:tcBorders>
            <w:shd w:val="clear" w:color="auto" w:fill="auto"/>
          </w:tcPr>
          <w:p w14:paraId="23235EE0" w14:textId="77777777" w:rsidR="00E36F0E" w:rsidRDefault="00393DC0" w:rsidP="00E36F0E">
            <w:pPr>
              <w:rPr>
                <w:rFonts w:cs="Arial"/>
              </w:rPr>
            </w:pPr>
            <w:r>
              <w:rPr>
                <w:rFonts w:cs="Arial"/>
              </w:rPr>
              <w:t>Exception use cases</w:t>
            </w:r>
          </w:p>
          <w:p w14:paraId="1EFB7E2F" w14:textId="77777777" w:rsidR="00E36F0E" w:rsidRDefault="00393DC0" w:rsidP="00E36F0E">
            <w:pPr>
              <w:rPr>
                <w:rFonts w:cs="Arial"/>
              </w:rPr>
            </w:pPr>
            <w:r>
              <w:rPr>
                <w:rFonts w:cs="Arial"/>
              </w:rPr>
              <w:t>Central controller not available</w:t>
            </w:r>
          </w:p>
          <w:p w14:paraId="31249D81" w14:textId="77777777" w:rsidR="00E36F0E" w:rsidRPr="008A772E" w:rsidRDefault="00E36F0E" w:rsidP="00E36F0E">
            <w:pPr>
              <w:rPr>
                <w:rFonts w:cs="Arial"/>
              </w:rPr>
            </w:pPr>
          </w:p>
        </w:tc>
      </w:tr>
    </w:tbl>
    <w:p w14:paraId="7927762B" w14:textId="77777777" w:rsidR="00E36F0E" w:rsidRDefault="00E36F0E" w:rsidP="00E36F0E"/>
    <w:p w14:paraId="5065DA1C" w14:textId="38F5DC04" w:rsidR="00E36F0E" w:rsidRDefault="00393DC0" w:rsidP="00506E2F">
      <w:pPr>
        <w:pStyle w:val="Heading4"/>
      </w:pPr>
      <w:r>
        <w:t>WIR-UC-REQ-296108/D-Central controller not available</w:t>
      </w:r>
    </w:p>
    <w:p w14:paraId="135C5431" w14:textId="4B064658" w:rsidR="00E36F0E" w:rsidRPr="00AE06BC" w:rsidRDefault="00E36F0E" w:rsidP="00E36F0E"/>
    <w:tbl>
      <w:tblPr>
        <w:tblStyle w:val="TableGrid"/>
        <w:tblW w:w="0" w:type="auto"/>
        <w:jc w:val="center"/>
        <w:tblLook w:val="04A0" w:firstRow="1" w:lastRow="0" w:firstColumn="1" w:lastColumn="0" w:noHBand="0" w:noVBand="1"/>
      </w:tblPr>
      <w:tblGrid>
        <w:gridCol w:w="1910"/>
        <w:gridCol w:w="7666"/>
      </w:tblGrid>
      <w:tr w:rsidR="00E36F0E" w:rsidRPr="003B0CED" w14:paraId="2D903DA2" w14:textId="77777777" w:rsidTr="00506E2F">
        <w:trPr>
          <w:jc w:val="center"/>
        </w:trPr>
        <w:tc>
          <w:tcPr>
            <w:tcW w:w="1910" w:type="dxa"/>
            <w:shd w:val="clear" w:color="auto" w:fill="BFBFBF" w:themeFill="background1" w:themeFillShade="BF"/>
          </w:tcPr>
          <w:p w14:paraId="5816865C" w14:textId="77777777" w:rsidR="00E36F0E" w:rsidRPr="007373DA" w:rsidRDefault="00393DC0" w:rsidP="00E36F0E">
            <w:pPr>
              <w:rPr>
                <w:b/>
              </w:rPr>
            </w:pPr>
            <w:r w:rsidRPr="007373DA">
              <w:rPr>
                <w:b/>
              </w:rPr>
              <w:t>Actors</w:t>
            </w:r>
          </w:p>
        </w:tc>
        <w:tc>
          <w:tcPr>
            <w:tcW w:w="7666" w:type="dxa"/>
          </w:tcPr>
          <w:p w14:paraId="732D57DA" w14:textId="77777777" w:rsidR="00E36F0E" w:rsidRPr="008A772E" w:rsidRDefault="00393DC0" w:rsidP="00E36F0E">
            <w:pPr>
              <w:rPr>
                <w:rFonts w:cs="Arial"/>
              </w:rPr>
            </w:pPr>
            <w:r>
              <w:rPr>
                <w:rFonts w:cs="Arial"/>
              </w:rPr>
              <w:t>WIRServer, Any WIRClient</w:t>
            </w:r>
          </w:p>
        </w:tc>
      </w:tr>
      <w:tr w:rsidR="00E36F0E" w:rsidRPr="003B0CED" w14:paraId="6E470434" w14:textId="77777777" w:rsidTr="00506E2F">
        <w:trPr>
          <w:jc w:val="center"/>
        </w:trPr>
        <w:tc>
          <w:tcPr>
            <w:tcW w:w="1910" w:type="dxa"/>
            <w:tcBorders>
              <w:bottom w:val="single" w:sz="4" w:space="0" w:color="auto"/>
            </w:tcBorders>
            <w:shd w:val="clear" w:color="auto" w:fill="BFBFBF" w:themeFill="background1" w:themeFillShade="BF"/>
          </w:tcPr>
          <w:p w14:paraId="11993803" w14:textId="77777777" w:rsidR="00E36F0E" w:rsidRPr="007373DA" w:rsidRDefault="00393DC0" w:rsidP="00E36F0E">
            <w:pPr>
              <w:rPr>
                <w:b/>
              </w:rPr>
            </w:pPr>
            <w:r>
              <w:rPr>
                <w:b/>
              </w:rPr>
              <w:t>Pre-c</w:t>
            </w:r>
            <w:r w:rsidRPr="007373DA">
              <w:rPr>
                <w:b/>
              </w:rPr>
              <w:t>onditions</w:t>
            </w:r>
          </w:p>
        </w:tc>
        <w:tc>
          <w:tcPr>
            <w:tcW w:w="7666" w:type="dxa"/>
            <w:tcBorders>
              <w:bottom w:val="single" w:sz="4" w:space="0" w:color="auto"/>
            </w:tcBorders>
          </w:tcPr>
          <w:p w14:paraId="3E067B7E" w14:textId="77777777" w:rsidR="00E36F0E" w:rsidRDefault="00393DC0" w:rsidP="00393DC0">
            <w:pPr>
              <w:numPr>
                <w:ilvl w:val="0"/>
                <w:numId w:val="19"/>
              </w:numPr>
            </w:pPr>
            <w:r>
              <w:t>Application requests WIR local controller for connection interface</w:t>
            </w:r>
          </w:p>
          <w:p w14:paraId="19BC77A7" w14:textId="77777777" w:rsidR="00E36F0E" w:rsidRPr="008A772E" w:rsidRDefault="00E36F0E" w:rsidP="00E36F0E">
            <w:pPr>
              <w:rPr>
                <w:rFonts w:cs="Arial"/>
              </w:rPr>
            </w:pPr>
          </w:p>
        </w:tc>
      </w:tr>
      <w:tr w:rsidR="00E36F0E" w:rsidRPr="003B0CED" w14:paraId="0693D7F8" w14:textId="77777777" w:rsidTr="00506E2F">
        <w:trPr>
          <w:jc w:val="center"/>
        </w:trPr>
        <w:tc>
          <w:tcPr>
            <w:tcW w:w="1910" w:type="dxa"/>
            <w:tcBorders>
              <w:left w:val="single" w:sz="4" w:space="0" w:color="auto"/>
              <w:bottom w:val="single" w:sz="4" w:space="0" w:color="auto"/>
            </w:tcBorders>
            <w:shd w:val="clear" w:color="auto" w:fill="BFBFBF" w:themeFill="background1" w:themeFillShade="BF"/>
          </w:tcPr>
          <w:p w14:paraId="3579241F" w14:textId="77777777" w:rsidR="00E36F0E" w:rsidRPr="007373DA" w:rsidRDefault="00393DC0" w:rsidP="00E36F0E">
            <w:pPr>
              <w:rPr>
                <w:b/>
              </w:rPr>
            </w:pPr>
            <w:r>
              <w:rPr>
                <w:b/>
              </w:rPr>
              <w:t>Scenario Description</w:t>
            </w:r>
          </w:p>
        </w:tc>
        <w:tc>
          <w:tcPr>
            <w:tcW w:w="7666" w:type="dxa"/>
            <w:tcBorders>
              <w:right w:val="single" w:sz="4" w:space="0" w:color="auto"/>
            </w:tcBorders>
            <w:shd w:val="clear" w:color="auto" w:fill="auto"/>
          </w:tcPr>
          <w:p w14:paraId="036B7C07" w14:textId="77777777" w:rsidR="00E36F0E" w:rsidRDefault="00393DC0" w:rsidP="00E36F0E">
            <w:pPr>
              <w:rPr>
                <w:rFonts w:cs="Arial"/>
              </w:rPr>
            </w:pPr>
            <w:r>
              <w:rPr>
                <w:rFonts w:cs="Arial"/>
              </w:rPr>
              <w:t>Local controller requests central controller to provide interfaces to requesting application. But central controller is not available</w:t>
            </w:r>
          </w:p>
          <w:p w14:paraId="4D81C5F3" w14:textId="77777777" w:rsidR="00E36F0E" w:rsidRPr="008A772E" w:rsidRDefault="00E36F0E" w:rsidP="00E36F0E">
            <w:pPr>
              <w:rPr>
                <w:rFonts w:cs="Arial"/>
              </w:rPr>
            </w:pPr>
          </w:p>
        </w:tc>
      </w:tr>
      <w:tr w:rsidR="00E36F0E" w:rsidRPr="003B0CED" w14:paraId="78673614" w14:textId="77777777" w:rsidTr="00506E2F">
        <w:trPr>
          <w:jc w:val="center"/>
        </w:trPr>
        <w:tc>
          <w:tcPr>
            <w:tcW w:w="1910" w:type="dxa"/>
            <w:tcBorders>
              <w:top w:val="single" w:sz="4" w:space="0" w:color="auto"/>
              <w:left w:val="single" w:sz="4" w:space="0" w:color="auto"/>
              <w:bottom w:val="single" w:sz="4" w:space="0" w:color="auto"/>
            </w:tcBorders>
            <w:shd w:val="clear" w:color="auto" w:fill="BFBFBF" w:themeFill="background1" w:themeFillShade="BF"/>
          </w:tcPr>
          <w:p w14:paraId="70D0ECA7" w14:textId="77777777" w:rsidR="00E36F0E" w:rsidRPr="007373DA" w:rsidRDefault="00393DC0" w:rsidP="00E36F0E">
            <w:pPr>
              <w:rPr>
                <w:b/>
              </w:rPr>
            </w:pPr>
            <w:r w:rsidRPr="007373DA">
              <w:rPr>
                <w:b/>
              </w:rPr>
              <w:t>Post-conditions</w:t>
            </w:r>
          </w:p>
        </w:tc>
        <w:tc>
          <w:tcPr>
            <w:tcW w:w="7666" w:type="dxa"/>
            <w:tcBorders>
              <w:bottom w:val="single" w:sz="4" w:space="0" w:color="auto"/>
              <w:right w:val="single" w:sz="4" w:space="0" w:color="auto"/>
            </w:tcBorders>
            <w:shd w:val="clear" w:color="auto" w:fill="auto"/>
          </w:tcPr>
          <w:p w14:paraId="1A13BF47" w14:textId="77777777" w:rsidR="00E36F0E" w:rsidRDefault="00393DC0" w:rsidP="00E36F0E">
            <w:pPr>
              <w:rPr>
                <w:rFonts w:cs="Arial"/>
              </w:rPr>
            </w:pPr>
            <w:r>
              <w:rPr>
                <w:rFonts w:cs="Arial"/>
              </w:rPr>
              <w:t>Local controller provides interface to the requesting application on its own.</w:t>
            </w:r>
          </w:p>
          <w:p w14:paraId="029DBCF8" w14:textId="77777777" w:rsidR="00E36F0E" w:rsidRPr="00FA28C4" w:rsidRDefault="00E36F0E" w:rsidP="00E36F0E">
            <w:pPr>
              <w:rPr>
                <w:rFonts w:cs="Arial"/>
              </w:rPr>
            </w:pPr>
          </w:p>
        </w:tc>
      </w:tr>
      <w:tr w:rsidR="00E36F0E" w:rsidRPr="003B0CED" w14:paraId="0E3BE59D" w14:textId="77777777" w:rsidTr="00506E2F">
        <w:trPr>
          <w:jc w:val="center"/>
        </w:trPr>
        <w:tc>
          <w:tcPr>
            <w:tcW w:w="1910" w:type="dxa"/>
            <w:tcBorders>
              <w:left w:val="single" w:sz="4" w:space="0" w:color="auto"/>
              <w:bottom w:val="single" w:sz="4" w:space="0" w:color="auto"/>
              <w:right w:val="single" w:sz="4" w:space="0" w:color="auto"/>
            </w:tcBorders>
            <w:shd w:val="clear" w:color="auto" w:fill="BFBFBF" w:themeFill="background1" w:themeFillShade="BF"/>
          </w:tcPr>
          <w:p w14:paraId="2A92A21E" w14:textId="77777777" w:rsidR="00E36F0E" w:rsidRPr="007373DA" w:rsidRDefault="00393DC0" w:rsidP="00E36F0E">
            <w:pPr>
              <w:rPr>
                <w:b/>
              </w:rPr>
            </w:pPr>
            <w:r w:rsidRPr="007373DA">
              <w:rPr>
                <w:b/>
              </w:rPr>
              <w:t>Interfaces</w:t>
            </w:r>
          </w:p>
        </w:tc>
        <w:tc>
          <w:tcPr>
            <w:tcW w:w="7666" w:type="dxa"/>
            <w:tcBorders>
              <w:left w:val="single" w:sz="4" w:space="0" w:color="auto"/>
              <w:bottom w:val="single" w:sz="4" w:space="0" w:color="auto"/>
              <w:right w:val="single" w:sz="4" w:space="0" w:color="auto"/>
            </w:tcBorders>
            <w:shd w:val="clear" w:color="auto" w:fill="auto"/>
          </w:tcPr>
          <w:p w14:paraId="56622540" w14:textId="77777777" w:rsidR="00E36F0E" w:rsidRPr="008A772E" w:rsidRDefault="00E36F0E" w:rsidP="00E36F0E">
            <w:pPr>
              <w:rPr>
                <w:rFonts w:cs="Arial"/>
              </w:rPr>
            </w:pPr>
          </w:p>
        </w:tc>
      </w:tr>
      <w:tr w:rsidR="00E36F0E" w:rsidRPr="003B0CED" w14:paraId="6DF25794" w14:textId="77777777" w:rsidTr="00506E2F">
        <w:trPr>
          <w:jc w:val="center"/>
        </w:trPr>
        <w:tc>
          <w:tcPr>
            <w:tcW w:w="1910" w:type="dxa"/>
            <w:tcBorders>
              <w:left w:val="single" w:sz="4" w:space="0" w:color="auto"/>
              <w:bottom w:val="single" w:sz="4" w:space="0" w:color="auto"/>
              <w:right w:val="single" w:sz="4" w:space="0" w:color="auto"/>
            </w:tcBorders>
            <w:shd w:val="clear" w:color="auto" w:fill="BFBFBF" w:themeFill="background1" w:themeFillShade="BF"/>
          </w:tcPr>
          <w:p w14:paraId="2AE477F3" w14:textId="77777777" w:rsidR="00E36F0E" w:rsidRPr="007373DA" w:rsidRDefault="00393DC0" w:rsidP="00E36F0E">
            <w:pPr>
              <w:rPr>
                <w:b/>
              </w:rPr>
            </w:pPr>
            <w:r>
              <w:rPr>
                <w:b/>
              </w:rPr>
              <w:t>Notes</w:t>
            </w:r>
          </w:p>
        </w:tc>
        <w:tc>
          <w:tcPr>
            <w:tcW w:w="7666" w:type="dxa"/>
            <w:tcBorders>
              <w:left w:val="single" w:sz="4" w:space="0" w:color="auto"/>
              <w:bottom w:val="single" w:sz="4" w:space="0" w:color="auto"/>
              <w:right w:val="single" w:sz="4" w:space="0" w:color="auto"/>
            </w:tcBorders>
            <w:shd w:val="clear" w:color="auto" w:fill="auto"/>
          </w:tcPr>
          <w:p w14:paraId="19DA7CCC" w14:textId="77777777" w:rsidR="00E36F0E" w:rsidRPr="008A772E" w:rsidRDefault="00E36F0E" w:rsidP="00E36F0E">
            <w:pPr>
              <w:rPr>
                <w:rFonts w:cs="Arial"/>
              </w:rPr>
            </w:pPr>
          </w:p>
        </w:tc>
      </w:tr>
    </w:tbl>
    <w:p w14:paraId="0516AED2" w14:textId="77777777" w:rsidR="00E36F0E" w:rsidRDefault="00E36F0E" w:rsidP="00E36F0E"/>
    <w:p w14:paraId="229DF3E6" w14:textId="77777777" w:rsidR="00E36F0E" w:rsidRDefault="00393DC0" w:rsidP="00506E2F">
      <w:pPr>
        <w:pStyle w:val="Heading3"/>
      </w:pPr>
      <w:bookmarkStart w:id="20" w:name="_Toc93426721"/>
      <w:r>
        <w:t>White Box View</w:t>
      </w:r>
      <w:bookmarkEnd w:id="20"/>
    </w:p>
    <w:p w14:paraId="4815FD1D" w14:textId="77777777" w:rsidR="00E36F0E" w:rsidRDefault="00393DC0">
      <w:pPr>
        <w:spacing w:after="200" w:line="276" w:lineRule="auto"/>
      </w:pPr>
      <w:r>
        <w:br w:type="page"/>
      </w:r>
    </w:p>
    <w:p w14:paraId="0E9C110A" w14:textId="77777777" w:rsidR="00E36F0E" w:rsidRDefault="00E36F0E" w:rsidP="00E36F0E"/>
    <w:p w14:paraId="6946D656" w14:textId="13FF7878" w:rsidR="00E36F0E" w:rsidRDefault="00393DC0" w:rsidP="00506E2F">
      <w:pPr>
        <w:pStyle w:val="Heading2"/>
      </w:pPr>
      <w:bookmarkStart w:id="21" w:name="_Toc93426722"/>
      <w:r w:rsidRPr="00B9479B">
        <w:t>WIR-FUN-REQ-295926/A-Intents</w:t>
      </w:r>
      <w:bookmarkEnd w:id="21"/>
    </w:p>
    <w:p w14:paraId="66162F26" w14:textId="77777777" w:rsidR="00E36F0E" w:rsidRDefault="00E36F0E" w:rsidP="00E36F0E"/>
    <w:p w14:paraId="304D69D0" w14:textId="77777777" w:rsidR="00E36F0E" w:rsidRDefault="00393DC0" w:rsidP="00506E2F">
      <w:pPr>
        <w:pStyle w:val="Heading3"/>
      </w:pPr>
      <w:bookmarkStart w:id="22" w:name="_Toc93426723"/>
      <w:r>
        <w:t>Requirements</w:t>
      </w:r>
      <w:bookmarkEnd w:id="22"/>
    </w:p>
    <w:p w14:paraId="1325407A" w14:textId="77777777" w:rsidR="00506E2F" w:rsidRPr="00506E2F" w:rsidRDefault="00506E2F" w:rsidP="00506E2F">
      <w:pPr>
        <w:pStyle w:val="Heading4"/>
        <w:rPr>
          <w:b w:val="0"/>
          <w:u w:val="single"/>
        </w:rPr>
      </w:pPr>
      <w:r w:rsidRPr="00506E2F">
        <w:rPr>
          <w:b w:val="0"/>
          <w:u w:val="single"/>
        </w:rPr>
        <w:t>WIR-REQ-295927/B-Intent Purpose</w:t>
      </w:r>
    </w:p>
    <w:p w14:paraId="60D531CD" w14:textId="1727477D" w:rsidR="00E36F0E" w:rsidRPr="00AC70C5" w:rsidRDefault="00393DC0" w:rsidP="00E36F0E">
      <w:r>
        <w:t>When applications request network interfaces via the controller API, intent is included as a parameter of the request. The intent parameter provides the WIR context information about when, and with what kind of interface, to service the request.</w:t>
      </w:r>
    </w:p>
    <w:p w14:paraId="4C4DA637" w14:textId="77777777" w:rsidR="00506E2F" w:rsidRPr="00506E2F" w:rsidRDefault="00506E2F" w:rsidP="00506E2F">
      <w:pPr>
        <w:pStyle w:val="Heading4"/>
        <w:rPr>
          <w:b w:val="0"/>
          <w:u w:val="single"/>
        </w:rPr>
      </w:pPr>
      <w:r w:rsidRPr="00506E2F">
        <w:rPr>
          <w:b w:val="0"/>
          <w:u w:val="single"/>
        </w:rPr>
        <w:t>WIR-REQ-295928/E-Types Of Intents</w:t>
      </w:r>
    </w:p>
    <w:p w14:paraId="0E1532D3" w14:textId="59EE71CF" w:rsidR="00E36F0E" w:rsidRPr="00E120DC" w:rsidRDefault="00393DC0" w:rsidP="00E36F0E">
      <w:pPr>
        <w:rPr>
          <w:rFonts w:eastAsia="Calibri" w:cs="Arial"/>
          <w:szCs w:val="22"/>
        </w:rPr>
      </w:pPr>
      <w:r w:rsidRPr="00E120DC">
        <w:rPr>
          <w:rFonts w:eastAsia="Calibri" w:cs="Arial"/>
          <w:szCs w:val="22"/>
        </w:rPr>
        <w:t xml:space="preserve">The </w:t>
      </w:r>
      <w:r w:rsidRPr="00E120DC">
        <w:rPr>
          <w:rFonts w:cs="Arial"/>
          <w:szCs w:val="22"/>
        </w:rPr>
        <w:t xml:space="preserve">WIRClient1 </w:t>
      </w:r>
      <w:r w:rsidRPr="00E120DC">
        <w:rPr>
          <w:rFonts w:eastAsia="Calibri" w:cs="Arial"/>
          <w:szCs w:val="22"/>
        </w:rPr>
        <w:t>applications can leverage the following types of intents</w:t>
      </w:r>
      <w:r>
        <w:rPr>
          <w:rFonts w:eastAsia="Calibri" w:cs="Arial"/>
          <w:szCs w:val="22"/>
        </w:rPr>
        <w:t>:</w:t>
      </w:r>
    </w:p>
    <w:p w14:paraId="5E4B8EDC" w14:textId="77777777" w:rsidR="00E36F0E" w:rsidRPr="00E120DC" w:rsidRDefault="00393DC0" w:rsidP="00393DC0">
      <w:pPr>
        <w:numPr>
          <w:ilvl w:val="0"/>
          <w:numId w:val="20"/>
        </w:numPr>
        <w:rPr>
          <w:rFonts w:eastAsia="Calibri" w:cs="Arial"/>
          <w:szCs w:val="22"/>
        </w:rPr>
      </w:pPr>
      <w:r w:rsidRPr="00E120DC">
        <w:rPr>
          <w:rFonts w:eastAsia="Calibri" w:cs="Arial"/>
          <w:szCs w:val="22"/>
        </w:rPr>
        <w:t>Fore ground</w:t>
      </w:r>
    </w:p>
    <w:p w14:paraId="13B46F55" w14:textId="77777777" w:rsidR="00E36F0E" w:rsidRPr="00E120DC" w:rsidRDefault="00393DC0" w:rsidP="00393DC0">
      <w:pPr>
        <w:numPr>
          <w:ilvl w:val="0"/>
          <w:numId w:val="20"/>
        </w:numPr>
        <w:rPr>
          <w:rFonts w:eastAsia="Calibri" w:cs="Arial"/>
          <w:szCs w:val="22"/>
        </w:rPr>
      </w:pPr>
      <w:r w:rsidRPr="00E120DC">
        <w:rPr>
          <w:rFonts w:eastAsia="Calibri" w:cs="Arial"/>
          <w:szCs w:val="22"/>
        </w:rPr>
        <w:t>Back ground</w:t>
      </w:r>
    </w:p>
    <w:p w14:paraId="0C1FC874" w14:textId="77777777" w:rsidR="00E36F0E" w:rsidRPr="00E120DC" w:rsidRDefault="00393DC0" w:rsidP="00393DC0">
      <w:pPr>
        <w:numPr>
          <w:ilvl w:val="0"/>
          <w:numId w:val="20"/>
        </w:numPr>
        <w:rPr>
          <w:rFonts w:eastAsia="Calibri" w:cs="Arial"/>
          <w:szCs w:val="22"/>
        </w:rPr>
      </w:pPr>
      <w:r w:rsidRPr="00E120DC">
        <w:rPr>
          <w:rFonts w:eastAsia="Calibri" w:cs="Arial"/>
          <w:szCs w:val="22"/>
        </w:rPr>
        <w:t>Back ground guaranteed</w:t>
      </w:r>
    </w:p>
    <w:p w14:paraId="3A59C2F0" w14:textId="77777777" w:rsidR="00E36F0E" w:rsidRPr="00E120DC" w:rsidRDefault="00E36F0E" w:rsidP="00E36F0E">
      <w:pPr>
        <w:rPr>
          <w:rFonts w:eastAsia="Calibri" w:cs="Arial"/>
          <w:szCs w:val="22"/>
        </w:rPr>
      </w:pPr>
    </w:p>
    <w:p w14:paraId="20983EE4" w14:textId="77777777" w:rsidR="00E36F0E" w:rsidRPr="00E120DC" w:rsidRDefault="00393DC0" w:rsidP="00E36F0E">
      <w:pPr>
        <w:rPr>
          <w:rFonts w:eastAsia="Calibri" w:cs="Arial"/>
          <w:szCs w:val="22"/>
        </w:rPr>
      </w:pPr>
      <w:r w:rsidRPr="00E120DC">
        <w:rPr>
          <w:rFonts w:eastAsia="Calibri" w:cs="Arial"/>
          <w:szCs w:val="22"/>
        </w:rPr>
        <w:t xml:space="preserve">The </w:t>
      </w:r>
      <w:r w:rsidRPr="00E120DC">
        <w:rPr>
          <w:rFonts w:cs="Arial"/>
          <w:szCs w:val="22"/>
        </w:rPr>
        <w:t xml:space="preserve">WIRClient2 </w:t>
      </w:r>
      <w:r w:rsidRPr="00E120DC">
        <w:rPr>
          <w:rFonts w:eastAsia="Calibri" w:cs="Arial"/>
          <w:szCs w:val="22"/>
        </w:rPr>
        <w:t>applications can leverage the following types of intents</w:t>
      </w:r>
      <w:r>
        <w:rPr>
          <w:rFonts w:eastAsia="Calibri" w:cs="Arial"/>
          <w:szCs w:val="22"/>
        </w:rPr>
        <w:t>:</w:t>
      </w:r>
    </w:p>
    <w:p w14:paraId="0BB1722B" w14:textId="77777777" w:rsidR="00E36F0E" w:rsidRPr="00E120DC" w:rsidRDefault="00393DC0" w:rsidP="00393DC0">
      <w:pPr>
        <w:numPr>
          <w:ilvl w:val="0"/>
          <w:numId w:val="21"/>
        </w:numPr>
        <w:rPr>
          <w:rFonts w:eastAsia="Calibri" w:cs="Arial"/>
          <w:szCs w:val="22"/>
        </w:rPr>
      </w:pPr>
      <w:r w:rsidRPr="00E120DC">
        <w:rPr>
          <w:rFonts w:eastAsia="Calibri" w:cs="Arial"/>
          <w:szCs w:val="22"/>
        </w:rPr>
        <w:t>Fore ground</w:t>
      </w:r>
    </w:p>
    <w:p w14:paraId="31759E15" w14:textId="77777777" w:rsidR="00E36F0E" w:rsidRPr="00E120DC" w:rsidRDefault="00393DC0" w:rsidP="00393DC0">
      <w:pPr>
        <w:numPr>
          <w:ilvl w:val="0"/>
          <w:numId w:val="21"/>
        </w:numPr>
        <w:rPr>
          <w:rFonts w:eastAsia="Calibri" w:cs="Arial"/>
          <w:szCs w:val="22"/>
        </w:rPr>
      </w:pPr>
      <w:r w:rsidRPr="00E120DC">
        <w:rPr>
          <w:rFonts w:eastAsia="Calibri" w:cs="Arial"/>
          <w:szCs w:val="22"/>
        </w:rPr>
        <w:t>Back ground</w:t>
      </w:r>
    </w:p>
    <w:p w14:paraId="083E69E4" w14:textId="77777777" w:rsidR="00E36F0E" w:rsidRPr="00E120DC" w:rsidRDefault="00393DC0" w:rsidP="00393DC0">
      <w:pPr>
        <w:numPr>
          <w:ilvl w:val="0"/>
          <w:numId w:val="21"/>
        </w:numPr>
        <w:rPr>
          <w:rFonts w:eastAsia="Calibri" w:cs="Arial"/>
          <w:szCs w:val="22"/>
        </w:rPr>
      </w:pPr>
      <w:r w:rsidRPr="00E120DC">
        <w:rPr>
          <w:rFonts w:eastAsia="Calibri" w:cs="Arial"/>
          <w:szCs w:val="22"/>
        </w:rPr>
        <w:t>Back ground guaranteed</w:t>
      </w:r>
    </w:p>
    <w:p w14:paraId="5D7116A2" w14:textId="77777777" w:rsidR="00E36F0E" w:rsidRDefault="00393DC0" w:rsidP="00393DC0">
      <w:pPr>
        <w:numPr>
          <w:ilvl w:val="0"/>
          <w:numId w:val="21"/>
        </w:numPr>
        <w:rPr>
          <w:rFonts w:eastAsia="Calibri" w:cs="Arial"/>
          <w:szCs w:val="22"/>
        </w:rPr>
      </w:pPr>
      <w:r w:rsidRPr="00E120DC">
        <w:rPr>
          <w:rFonts w:eastAsia="Calibri" w:cs="Arial"/>
          <w:szCs w:val="22"/>
        </w:rPr>
        <w:t>Offpeak</w:t>
      </w:r>
    </w:p>
    <w:p w14:paraId="567E37A4" w14:textId="77777777" w:rsidR="00E36F0E" w:rsidRDefault="00E36F0E" w:rsidP="00E36F0E">
      <w:pPr>
        <w:rPr>
          <w:rFonts w:eastAsia="Calibri" w:cs="Arial"/>
          <w:szCs w:val="22"/>
        </w:rPr>
      </w:pPr>
    </w:p>
    <w:p w14:paraId="432972E8" w14:textId="77777777" w:rsidR="00E36F0E" w:rsidRDefault="00393DC0" w:rsidP="00E36F0E">
      <w:pPr>
        <w:rPr>
          <w:rFonts w:eastAsia="Calibri" w:cs="Arial"/>
          <w:szCs w:val="22"/>
        </w:rPr>
      </w:pPr>
      <w:r>
        <w:rPr>
          <w:rFonts w:eastAsia="Calibri" w:cs="Arial"/>
          <w:szCs w:val="22"/>
        </w:rPr>
        <w:t xml:space="preserve">The </w:t>
      </w:r>
      <w:r>
        <w:rPr>
          <w:rFonts w:cs="Arial"/>
          <w:szCs w:val="22"/>
        </w:rPr>
        <w:t xml:space="preserve">WIRClient3 </w:t>
      </w:r>
      <w:r>
        <w:rPr>
          <w:rFonts w:eastAsia="Calibri" w:cs="Arial"/>
          <w:szCs w:val="22"/>
        </w:rPr>
        <w:t>applications can leverage the following types of intents:</w:t>
      </w:r>
    </w:p>
    <w:p w14:paraId="282A1070" w14:textId="77777777" w:rsidR="00E36F0E" w:rsidRDefault="00393DC0" w:rsidP="00393DC0">
      <w:pPr>
        <w:numPr>
          <w:ilvl w:val="0"/>
          <w:numId w:val="23"/>
        </w:numPr>
        <w:rPr>
          <w:rFonts w:eastAsia="Calibri" w:cs="Arial"/>
          <w:szCs w:val="22"/>
        </w:rPr>
      </w:pPr>
      <w:r>
        <w:rPr>
          <w:rFonts w:eastAsia="Calibri" w:cs="Arial"/>
          <w:szCs w:val="22"/>
        </w:rPr>
        <w:t>Fore ground</w:t>
      </w:r>
    </w:p>
    <w:p w14:paraId="70C57093" w14:textId="77777777" w:rsidR="00E36F0E" w:rsidRDefault="00393DC0" w:rsidP="00393DC0">
      <w:pPr>
        <w:numPr>
          <w:ilvl w:val="0"/>
          <w:numId w:val="23"/>
        </w:numPr>
        <w:rPr>
          <w:rFonts w:eastAsia="Calibri" w:cs="Arial"/>
          <w:szCs w:val="22"/>
        </w:rPr>
      </w:pPr>
      <w:r>
        <w:rPr>
          <w:rFonts w:eastAsia="Calibri" w:cs="Arial"/>
          <w:szCs w:val="22"/>
        </w:rPr>
        <w:t>Back ground</w:t>
      </w:r>
    </w:p>
    <w:p w14:paraId="617CBA13" w14:textId="77777777" w:rsidR="00E36F0E" w:rsidRDefault="00393DC0" w:rsidP="00393DC0">
      <w:pPr>
        <w:numPr>
          <w:ilvl w:val="0"/>
          <w:numId w:val="23"/>
        </w:numPr>
        <w:rPr>
          <w:rFonts w:eastAsia="Calibri" w:cs="Arial"/>
          <w:szCs w:val="22"/>
        </w:rPr>
      </w:pPr>
      <w:r>
        <w:rPr>
          <w:rFonts w:eastAsia="Calibri" w:cs="Arial"/>
          <w:szCs w:val="22"/>
        </w:rPr>
        <w:t>Back ground guaranteed</w:t>
      </w:r>
    </w:p>
    <w:p w14:paraId="08FB62B7" w14:textId="77777777" w:rsidR="00E36F0E" w:rsidRPr="00001224" w:rsidRDefault="00E36F0E" w:rsidP="00E36F0E">
      <w:pPr>
        <w:rPr>
          <w:rFonts w:eastAsia="Calibri" w:cs="Arial"/>
          <w:szCs w:val="22"/>
          <w:highlight w:val="yellow"/>
        </w:rPr>
      </w:pPr>
    </w:p>
    <w:p w14:paraId="2F06CAF7" w14:textId="77777777" w:rsidR="00E36F0E" w:rsidRPr="00001224" w:rsidRDefault="00393DC0" w:rsidP="00E36F0E">
      <w:pPr>
        <w:rPr>
          <w:rFonts w:eastAsia="Calibri" w:cs="Arial"/>
          <w:szCs w:val="22"/>
        </w:rPr>
      </w:pPr>
      <w:r w:rsidRPr="00001224">
        <w:rPr>
          <w:rFonts w:eastAsia="Calibri" w:cs="Arial"/>
          <w:szCs w:val="22"/>
        </w:rPr>
        <w:t xml:space="preserve">The </w:t>
      </w:r>
      <w:r w:rsidRPr="00001224">
        <w:rPr>
          <w:rFonts w:cs="Arial"/>
          <w:szCs w:val="22"/>
        </w:rPr>
        <w:t xml:space="preserve">WIRClient4 </w:t>
      </w:r>
      <w:r w:rsidRPr="00001224">
        <w:rPr>
          <w:rFonts w:eastAsia="Calibri" w:cs="Arial"/>
          <w:szCs w:val="22"/>
        </w:rPr>
        <w:t>applications can leverage the following types of intents</w:t>
      </w:r>
    </w:p>
    <w:p w14:paraId="32A54052" w14:textId="77777777" w:rsidR="00E36F0E" w:rsidRPr="00001224" w:rsidRDefault="00393DC0" w:rsidP="00393DC0">
      <w:pPr>
        <w:numPr>
          <w:ilvl w:val="0"/>
          <w:numId w:val="24"/>
        </w:numPr>
        <w:rPr>
          <w:rFonts w:eastAsia="Calibri" w:cs="Arial"/>
          <w:szCs w:val="22"/>
        </w:rPr>
      </w:pPr>
      <w:r w:rsidRPr="00001224">
        <w:rPr>
          <w:rFonts w:eastAsia="Calibri" w:cs="Arial"/>
          <w:szCs w:val="22"/>
        </w:rPr>
        <w:t>Fore ground</w:t>
      </w:r>
    </w:p>
    <w:p w14:paraId="08A1546C" w14:textId="77777777" w:rsidR="00E36F0E" w:rsidRPr="00001224" w:rsidRDefault="00393DC0" w:rsidP="00393DC0">
      <w:pPr>
        <w:numPr>
          <w:ilvl w:val="0"/>
          <w:numId w:val="24"/>
        </w:numPr>
        <w:rPr>
          <w:rFonts w:eastAsia="Calibri" w:cs="Arial"/>
          <w:szCs w:val="22"/>
        </w:rPr>
      </w:pPr>
      <w:r w:rsidRPr="00001224">
        <w:rPr>
          <w:rFonts w:eastAsia="Calibri" w:cs="Arial"/>
          <w:szCs w:val="22"/>
        </w:rPr>
        <w:t>Back ground</w:t>
      </w:r>
    </w:p>
    <w:p w14:paraId="3030636A" w14:textId="77777777" w:rsidR="00E36F0E" w:rsidRPr="00001224" w:rsidRDefault="00393DC0" w:rsidP="00393DC0">
      <w:pPr>
        <w:numPr>
          <w:ilvl w:val="0"/>
          <w:numId w:val="24"/>
        </w:numPr>
        <w:rPr>
          <w:rFonts w:eastAsia="Calibri" w:cs="Arial"/>
          <w:szCs w:val="22"/>
        </w:rPr>
      </w:pPr>
      <w:r w:rsidRPr="00001224">
        <w:rPr>
          <w:rFonts w:eastAsia="Calibri" w:cs="Arial"/>
          <w:szCs w:val="22"/>
        </w:rPr>
        <w:t>Back ground guaranteed</w:t>
      </w:r>
    </w:p>
    <w:p w14:paraId="4B62AB7B" w14:textId="77777777" w:rsidR="00E36F0E" w:rsidRPr="00001224" w:rsidRDefault="00E36F0E" w:rsidP="00E36F0E">
      <w:pPr>
        <w:rPr>
          <w:rFonts w:eastAsia="Calibri" w:cs="Arial"/>
          <w:szCs w:val="22"/>
        </w:rPr>
      </w:pPr>
    </w:p>
    <w:p w14:paraId="23595C96" w14:textId="77777777" w:rsidR="00E36F0E" w:rsidRPr="00001224" w:rsidRDefault="00393DC0" w:rsidP="00E36F0E">
      <w:pPr>
        <w:rPr>
          <w:rFonts w:eastAsia="Calibri" w:cs="Arial"/>
          <w:szCs w:val="22"/>
        </w:rPr>
      </w:pPr>
      <w:r w:rsidRPr="00001224">
        <w:rPr>
          <w:rFonts w:eastAsia="Calibri" w:cs="Arial"/>
          <w:szCs w:val="22"/>
        </w:rPr>
        <w:t xml:space="preserve">The </w:t>
      </w:r>
      <w:r w:rsidRPr="00001224">
        <w:rPr>
          <w:rFonts w:cs="Arial"/>
          <w:szCs w:val="22"/>
        </w:rPr>
        <w:t xml:space="preserve">WIRClient5 </w:t>
      </w:r>
      <w:r w:rsidRPr="00001224">
        <w:rPr>
          <w:rFonts w:eastAsia="Calibri" w:cs="Arial"/>
          <w:szCs w:val="22"/>
        </w:rPr>
        <w:t>applications can leverage the following types of intents</w:t>
      </w:r>
    </w:p>
    <w:p w14:paraId="3641A43C" w14:textId="77777777" w:rsidR="00E36F0E" w:rsidRPr="00001224" w:rsidRDefault="00393DC0" w:rsidP="00393DC0">
      <w:pPr>
        <w:numPr>
          <w:ilvl w:val="0"/>
          <w:numId w:val="25"/>
        </w:numPr>
        <w:rPr>
          <w:rFonts w:eastAsia="Calibri" w:cs="Arial"/>
          <w:szCs w:val="22"/>
        </w:rPr>
      </w:pPr>
      <w:r w:rsidRPr="00001224">
        <w:rPr>
          <w:rFonts w:eastAsia="Calibri" w:cs="Arial"/>
          <w:szCs w:val="22"/>
        </w:rPr>
        <w:t>Fore ground</w:t>
      </w:r>
    </w:p>
    <w:p w14:paraId="0F465F0D" w14:textId="77777777" w:rsidR="00E36F0E" w:rsidRPr="00001224" w:rsidRDefault="00393DC0" w:rsidP="00393DC0">
      <w:pPr>
        <w:numPr>
          <w:ilvl w:val="0"/>
          <w:numId w:val="25"/>
        </w:numPr>
        <w:rPr>
          <w:rFonts w:eastAsia="Calibri" w:cs="Arial"/>
          <w:szCs w:val="22"/>
        </w:rPr>
      </w:pPr>
      <w:r w:rsidRPr="00001224">
        <w:rPr>
          <w:rFonts w:eastAsia="Calibri" w:cs="Arial"/>
          <w:szCs w:val="22"/>
        </w:rPr>
        <w:t>Back ground</w:t>
      </w:r>
    </w:p>
    <w:p w14:paraId="19B9339E" w14:textId="77777777" w:rsidR="00E36F0E" w:rsidRPr="00001224" w:rsidRDefault="00393DC0" w:rsidP="00393DC0">
      <w:pPr>
        <w:numPr>
          <w:ilvl w:val="0"/>
          <w:numId w:val="25"/>
        </w:numPr>
        <w:rPr>
          <w:rFonts w:eastAsia="Calibri" w:cs="Arial"/>
          <w:szCs w:val="22"/>
        </w:rPr>
      </w:pPr>
      <w:r w:rsidRPr="00001224">
        <w:rPr>
          <w:rFonts w:eastAsia="Calibri" w:cs="Arial"/>
          <w:szCs w:val="22"/>
        </w:rPr>
        <w:t>Back ground guaranteed</w:t>
      </w:r>
    </w:p>
    <w:p w14:paraId="70FDE938" w14:textId="77777777" w:rsidR="00E36F0E" w:rsidRDefault="00E36F0E" w:rsidP="00E36F0E">
      <w:pPr>
        <w:rPr>
          <w:rFonts w:eastAsia="Calibri" w:cs="Arial"/>
          <w:szCs w:val="22"/>
        </w:rPr>
      </w:pPr>
    </w:p>
    <w:p w14:paraId="57E90BB8" w14:textId="77777777" w:rsidR="00E36F0E" w:rsidRDefault="00393DC0" w:rsidP="00E36F0E">
      <w:pPr>
        <w:rPr>
          <w:rFonts w:eastAsia="Calibri" w:cs="Arial"/>
          <w:szCs w:val="22"/>
        </w:rPr>
      </w:pPr>
      <w:r>
        <w:rPr>
          <w:rFonts w:eastAsia="Calibri" w:cs="Arial"/>
          <w:szCs w:val="22"/>
        </w:rPr>
        <w:t>The WIRServer applications can leverage the following types of intents:</w:t>
      </w:r>
    </w:p>
    <w:p w14:paraId="22736DC8" w14:textId="77777777" w:rsidR="00E36F0E" w:rsidRDefault="00393DC0" w:rsidP="00393DC0">
      <w:pPr>
        <w:numPr>
          <w:ilvl w:val="0"/>
          <w:numId w:val="22"/>
        </w:numPr>
        <w:rPr>
          <w:rFonts w:eastAsia="Calibri" w:cs="Arial"/>
          <w:szCs w:val="22"/>
        </w:rPr>
      </w:pPr>
      <w:r>
        <w:rPr>
          <w:rFonts w:eastAsia="Calibri" w:cs="Arial"/>
          <w:szCs w:val="22"/>
        </w:rPr>
        <w:t>Fore ground</w:t>
      </w:r>
    </w:p>
    <w:p w14:paraId="414766A0" w14:textId="77777777" w:rsidR="00E36F0E" w:rsidRDefault="00393DC0" w:rsidP="00393DC0">
      <w:pPr>
        <w:numPr>
          <w:ilvl w:val="0"/>
          <w:numId w:val="22"/>
        </w:numPr>
        <w:rPr>
          <w:rFonts w:eastAsia="Calibri" w:cs="Arial"/>
          <w:szCs w:val="22"/>
        </w:rPr>
      </w:pPr>
      <w:r>
        <w:rPr>
          <w:rFonts w:eastAsia="Calibri" w:cs="Arial"/>
          <w:szCs w:val="22"/>
        </w:rPr>
        <w:t>Back ground</w:t>
      </w:r>
    </w:p>
    <w:p w14:paraId="6B38E136" w14:textId="77777777" w:rsidR="00E36F0E" w:rsidRDefault="00393DC0" w:rsidP="00393DC0">
      <w:pPr>
        <w:numPr>
          <w:ilvl w:val="0"/>
          <w:numId w:val="22"/>
        </w:numPr>
        <w:rPr>
          <w:rFonts w:eastAsia="Calibri" w:cs="Arial"/>
          <w:szCs w:val="22"/>
        </w:rPr>
      </w:pPr>
      <w:r>
        <w:rPr>
          <w:rFonts w:eastAsia="Calibri" w:cs="Arial"/>
          <w:szCs w:val="22"/>
        </w:rPr>
        <w:t>Back ground guaranteed</w:t>
      </w:r>
    </w:p>
    <w:p w14:paraId="0024D3B3" w14:textId="77777777" w:rsidR="00E36F0E" w:rsidRPr="00690FC9" w:rsidRDefault="00393DC0" w:rsidP="00393DC0">
      <w:pPr>
        <w:numPr>
          <w:ilvl w:val="0"/>
          <w:numId w:val="22"/>
        </w:numPr>
        <w:rPr>
          <w:rFonts w:eastAsia="Calibri" w:cs="Arial"/>
          <w:szCs w:val="22"/>
        </w:rPr>
      </w:pPr>
      <w:r>
        <w:rPr>
          <w:rFonts w:eastAsia="Calibri" w:cs="Arial"/>
          <w:szCs w:val="22"/>
        </w:rPr>
        <w:t>Offpeak</w:t>
      </w:r>
    </w:p>
    <w:p w14:paraId="2B296925" w14:textId="77777777" w:rsidR="00506E2F" w:rsidRPr="00506E2F" w:rsidRDefault="00506E2F" w:rsidP="00506E2F">
      <w:pPr>
        <w:pStyle w:val="Heading4"/>
        <w:rPr>
          <w:b w:val="0"/>
          <w:u w:val="single"/>
        </w:rPr>
      </w:pPr>
      <w:r w:rsidRPr="00506E2F">
        <w:rPr>
          <w:b w:val="0"/>
          <w:u w:val="single"/>
        </w:rPr>
        <w:t>WIR-REQ-295929/B-Intent Priority</w:t>
      </w:r>
    </w:p>
    <w:p w14:paraId="3538E586" w14:textId="6EB3882E" w:rsidR="00E36F0E" w:rsidRPr="00B7659D" w:rsidRDefault="00393DC0" w:rsidP="00E36F0E">
      <w:pPr>
        <w:rPr>
          <w:rFonts w:eastAsia="Calibri" w:cs="Arial"/>
          <w:szCs w:val="22"/>
        </w:rPr>
      </w:pPr>
      <w:r w:rsidRPr="00B7659D">
        <w:rPr>
          <w:rFonts w:eastAsia="Calibri" w:cs="Arial"/>
          <w:szCs w:val="22"/>
        </w:rPr>
        <w:t xml:space="preserve">The </w:t>
      </w:r>
      <w:r>
        <w:rPr>
          <w:szCs w:val="22"/>
        </w:rPr>
        <w:t xml:space="preserve">WIRServer </w:t>
      </w:r>
      <w:r w:rsidRPr="00B7659D">
        <w:rPr>
          <w:rFonts w:eastAsia="Calibri" w:cs="Arial"/>
          <w:szCs w:val="22"/>
        </w:rPr>
        <w:t>applications shall specify the priority of the request along with the intent.</w:t>
      </w:r>
    </w:p>
    <w:p w14:paraId="62CA0584" w14:textId="77777777" w:rsidR="00E36F0E" w:rsidRPr="00B7659D" w:rsidRDefault="00E36F0E" w:rsidP="00E36F0E">
      <w:pPr>
        <w:rPr>
          <w:rFonts w:eastAsia="Calibri" w:cs="Arial"/>
          <w:szCs w:val="22"/>
        </w:rPr>
      </w:pPr>
    </w:p>
    <w:p w14:paraId="7B428FDC" w14:textId="77777777" w:rsidR="00E36F0E" w:rsidRDefault="00393DC0" w:rsidP="00E36F0E">
      <w:pPr>
        <w:rPr>
          <w:rFonts w:ascii="Calibri" w:eastAsia="Calibri" w:hAnsi="Calibri"/>
        </w:rPr>
      </w:pPr>
      <w:r w:rsidRPr="00B7659D">
        <w:rPr>
          <w:rFonts w:eastAsia="Calibri" w:cs="Arial"/>
          <w:szCs w:val="22"/>
        </w:rPr>
        <w:t>If priority is selected then that application will be treated with higher priority compared to an application which does not select the priority flag</w:t>
      </w:r>
      <w:r>
        <w:rPr>
          <w:rFonts w:eastAsia="Calibri" w:cs="Arial"/>
          <w:szCs w:val="22"/>
        </w:rPr>
        <w:t>.</w:t>
      </w:r>
    </w:p>
    <w:p w14:paraId="40BC2925" w14:textId="77777777" w:rsidR="00506E2F" w:rsidRPr="00506E2F" w:rsidRDefault="00506E2F" w:rsidP="00506E2F">
      <w:pPr>
        <w:pStyle w:val="Heading4"/>
        <w:rPr>
          <w:b w:val="0"/>
          <w:u w:val="single"/>
        </w:rPr>
      </w:pPr>
      <w:r w:rsidRPr="00506E2F">
        <w:rPr>
          <w:b w:val="0"/>
          <w:u w:val="single"/>
        </w:rPr>
        <w:t>WIR-REQ-295930/A-Off-Peak</w:t>
      </w:r>
    </w:p>
    <w:p w14:paraId="0BBFB1EB" w14:textId="0D8350CD" w:rsidR="00E36F0E" w:rsidRDefault="00393DC0" w:rsidP="00E36F0E">
      <w:pPr>
        <w:rPr>
          <w:rFonts w:ascii="Calibri" w:eastAsia="Calibri" w:hAnsi="Calibri"/>
        </w:rPr>
      </w:pPr>
      <w:r w:rsidRPr="00B7659D">
        <w:rPr>
          <w:rFonts w:eastAsia="Calibri" w:cs="Arial"/>
          <w:szCs w:val="22"/>
        </w:rPr>
        <w:t>Due to vehicle battery power constraints</w:t>
      </w:r>
      <w:r>
        <w:rPr>
          <w:rFonts w:eastAsia="Calibri" w:cs="Arial"/>
          <w:szCs w:val="22"/>
        </w:rPr>
        <w:t>,</w:t>
      </w:r>
      <w:r w:rsidRPr="00B7659D">
        <w:rPr>
          <w:rFonts w:eastAsia="Calibri" w:cs="Arial"/>
          <w:szCs w:val="22"/>
        </w:rPr>
        <w:t xml:space="preserve"> </w:t>
      </w:r>
      <w:r>
        <w:rPr>
          <w:szCs w:val="22"/>
        </w:rPr>
        <w:t xml:space="preserve">WIRClient1 </w:t>
      </w:r>
      <w:r w:rsidRPr="00B7659D">
        <w:rPr>
          <w:rFonts w:eastAsia="Calibri" w:cs="Arial"/>
          <w:szCs w:val="22"/>
        </w:rPr>
        <w:t>applications are not allowed to use off-peak flags</w:t>
      </w:r>
      <w:r>
        <w:rPr>
          <w:rFonts w:eastAsia="Calibri" w:cs="Arial"/>
          <w:szCs w:val="22"/>
        </w:rPr>
        <w:t>.</w:t>
      </w:r>
    </w:p>
    <w:p w14:paraId="640D30A6" w14:textId="77777777" w:rsidR="00506E2F" w:rsidRPr="00506E2F" w:rsidRDefault="00506E2F" w:rsidP="00506E2F">
      <w:pPr>
        <w:pStyle w:val="Heading4"/>
        <w:rPr>
          <w:b w:val="0"/>
          <w:u w:val="single"/>
        </w:rPr>
      </w:pPr>
      <w:r w:rsidRPr="00506E2F">
        <w:rPr>
          <w:b w:val="0"/>
          <w:u w:val="single"/>
        </w:rPr>
        <w:t>WIR-REQ-295932/E-Intent Structure</w:t>
      </w:r>
    </w:p>
    <w:p w14:paraId="2313045C" w14:textId="69103395" w:rsidR="00E36F0E" w:rsidRDefault="00393DC0" w:rsidP="00E36F0E">
      <w:pPr>
        <w:rPr>
          <w:rFonts w:eastAsia="Calibri" w:cs="Arial"/>
          <w:szCs w:val="22"/>
        </w:rPr>
      </w:pPr>
      <w:r w:rsidRPr="00B7659D">
        <w:rPr>
          <w:rFonts w:eastAsia="Calibri" w:cs="Arial"/>
          <w:szCs w:val="22"/>
        </w:rPr>
        <w:t>The Logical intent structure is as defined below</w:t>
      </w:r>
      <w:r>
        <w:rPr>
          <w:rFonts w:eastAsia="Calibri" w:cs="Arial"/>
          <w:szCs w:val="22"/>
        </w:rPr>
        <w:t>:</w:t>
      </w:r>
    </w:p>
    <w:p w14:paraId="2B9B0BE0" w14:textId="77777777" w:rsidR="00E36F0E" w:rsidRPr="00044EAA" w:rsidRDefault="00E36F0E" w:rsidP="00E36F0E">
      <w:pPr>
        <w:rPr>
          <w:rFonts w:eastAsia="Calibri" w:cs="Arial"/>
          <w:szCs w:val="22"/>
        </w:rPr>
      </w:pPr>
    </w:p>
    <w:tbl>
      <w:tblPr>
        <w:tblStyle w:val="TableGrid"/>
        <w:tblW w:w="0" w:type="auto"/>
        <w:jc w:val="center"/>
        <w:tblLook w:val="04A0" w:firstRow="1" w:lastRow="0" w:firstColumn="1" w:lastColumn="0" w:noHBand="0" w:noVBand="1"/>
      </w:tblPr>
      <w:tblGrid>
        <w:gridCol w:w="1350"/>
        <w:gridCol w:w="1008"/>
        <w:gridCol w:w="828"/>
        <w:gridCol w:w="1083"/>
        <w:gridCol w:w="1175"/>
        <w:gridCol w:w="1395"/>
        <w:gridCol w:w="1411"/>
        <w:gridCol w:w="1111"/>
      </w:tblGrid>
      <w:tr w:rsidR="00E36F0E" w14:paraId="7F33E07B" w14:textId="77777777" w:rsidTr="00506E2F">
        <w:trPr>
          <w:jc w:val="center"/>
        </w:trPr>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76234AAB" w14:textId="77777777" w:rsidR="00E36F0E" w:rsidRPr="00D82920" w:rsidRDefault="00393DC0" w:rsidP="00E36F0E">
            <w:pPr>
              <w:rPr>
                <w:rFonts w:eastAsia="Calibri" w:cs="Arial"/>
                <w:b/>
                <w:szCs w:val="22"/>
              </w:rPr>
            </w:pPr>
            <w:r w:rsidRPr="00D82920">
              <w:rPr>
                <w:rFonts w:eastAsia="Calibri" w:cs="Arial"/>
                <w:b/>
                <w:szCs w:val="22"/>
              </w:rPr>
              <w:lastRenderedPageBreak/>
              <w:t>Intent</w:t>
            </w:r>
          </w:p>
        </w:tc>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42F46819" w14:textId="77777777" w:rsidR="00E36F0E" w:rsidRPr="00D82920" w:rsidRDefault="00393DC0" w:rsidP="00E36F0E">
            <w:pPr>
              <w:rPr>
                <w:rFonts w:eastAsia="Calibri" w:cs="Arial"/>
                <w:b/>
                <w:szCs w:val="22"/>
              </w:rPr>
            </w:pPr>
            <w:r w:rsidRPr="00D82920">
              <w:rPr>
                <w:rFonts w:eastAsia="Calibri" w:cs="Arial"/>
                <w:b/>
                <w:szCs w:val="22"/>
              </w:rPr>
              <w:t>Priority</w:t>
            </w:r>
          </w:p>
          <w:p w14:paraId="354A692A" w14:textId="77777777" w:rsidR="00E36F0E" w:rsidRPr="00D82920" w:rsidRDefault="00393DC0" w:rsidP="00E36F0E">
            <w:pPr>
              <w:rPr>
                <w:rFonts w:eastAsia="Calibri" w:cs="Arial"/>
                <w:b/>
                <w:szCs w:val="22"/>
              </w:rPr>
            </w:pPr>
            <w:r w:rsidRPr="00D82920">
              <w:rPr>
                <w:rFonts w:eastAsia="Calibri" w:cs="Arial"/>
                <w:b/>
                <w:szCs w:val="22"/>
              </w:rPr>
              <w:t>Level</w:t>
            </w:r>
          </w:p>
        </w:tc>
        <w:tc>
          <w:tcPr>
            <w:tcW w:w="8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02B1412F" w14:textId="77777777" w:rsidR="00E36F0E" w:rsidRPr="00D82920" w:rsidRDefault="00393DC0" w:rsidP="00E36F0E">
            <w:pPr>
              <w:rPr>
                <w:rFonts w:eastAsia="Calibri" w:cs="Arial"/>
                <w:b/>
                <w:szCs w:val="22"/>
              </w:rPr>
            </w:pPr>
            <w:r w:rsidRPr="00D82920">
              <w:rPr>
                <w:rFonts w:eastAsia="Calibri" w:cs="Arial"/>
                <w:b/>
                <w:szCs w:val="22"/>
              </w:rPr>
              <w:t>Expiry</w:t>
            </w:r>
          </w:p>
          <w:p w14:paraId="651E6224" w14:textId="77777777" w:rsidR="00E36F0E" w:rsidRPr="00D82920" w:rsidRDefault="00393DC0" w:rsidP="00E36F0E">
            <w:pPr>
              <w:rPr>
                <w:rFonts w:eastAsia="Calibri" w:cs="Arial"/>
                <w:b/>
                <w:szCs w:val="22"/>
              </w:rPr>
            </w:pPr>
            <w:r w:rsidRPr="00D82920">
              <w:rPr>
                <w:rFonts w:eastAsia="Calibri" w:cs="Arial"/>
                <w:b/>
                <w:szCs w:val="22"/>
              </w:rPr>
              <w:t xml:space="preserve">timer </w:t>
            </w:r>
          </w:p>
        </w:tc>
        <w:tc>
          <w:tcPr>
            <w:tcW w:w="10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59A7F684" w14:textId="77777777" w:rsidR="00E36F0E" w:rsidRDefault="00393DC0" w:rsidP="00E36F0E">
            <w:pPr>
              <w:rPr>
                <w:rFonts w:eastAsia="Calibri" w:cs="Arial"/>
                <w:b/>
                <w:szCs w:val="22"/>
              </w:rPr>
            </w:pPr>
            <w:r>
              <w:rPr>
                <w:rFonts w:eastAsia="Calibri" w:cs="Arial"/>
                <w:b/>
                <w:szCs w:val="22"/>
              </w:rPr>
              <w:t>Cellular Only</w:t>
            </w:r>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1BA904F7" w14:textId="77777777" w:rsidR="00E36F0E" w:rsidRPr="00D82920" w:rsidRDefault="00393DC0" w:rsidP="00E36F0E">
            <w:pPr>
              <w:rPr>
                <w:rFonts w:eastAsia="Calibri" w:cs="Arial"/>
                <w:b/>
                <w:szCs w:val="22"/>
              </w:rPr>
            </w:pPr>
            <w:r w:rsidRPr="00D82920">
              <w:rPr>
                <w:rFonts w:eastAsia="Calibri" w:cs="Arial"/>
                <w:b/>
                <w:szCs w:val="22"/>
              </w:rPr>
              <w:t>WiFi Preferred</w:t>
            </w:r>
          </w:p>
        </w:tc>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3E30377F" w14:textId="77777777" w:rsidR="00E36F0E" w:rsidRPr="00D82920" w:rsidRDefault="00393DC0" w:rsidP="00E36F0E">
            <w:pPr>
              <w:rPr>
                <w:rFonts w:eastAsia="Calibri" w:cs="Arial"/>
                <w:b/>
                <w:szCs w:val="22"/>
              </w:rPr>
            </w:pPr>
            <w:r w:rsidRPr="00D82920">
              <w:rPr>
                <w:rFonts w:eastAsia="Calibri" w:cs="Arial"/>
                <w:b/>
                <w:szCs w:val="22"/>
              </w:rPr>
              <w:t>Timer expiration</w:t>
            </w:r>
          </w:p>
        </w:tc>
        <w:tc>
          <w:tcPr>
            <w:tcW w:w="14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5ACDCCB7" w14:textId="77777777" w:rsidR="00E36F0E" w:rsidRPr="00D82920" w:rsidRDefault="00393DC0" w:rsidP="00E36F0E">
            <w:pPr>
              <w:rPr>
                <w:rFonts w:eastAsia="Calibri" w:cs="Arial"/>
                <w:b/>
                <w:szCs w:val="22"/>
              </w:rPr>
            </w:pPr>
            <w:r w:rsidRPr="00D82920">
              <w:rPr>
                <w:rFonts w:eastAsia="Calibri" w:cs="Arial"/>
                <w:b/>
                <w:szCs w:val="22"/>
              </w:rPr>
              <w:t>Supported</w:t>
            </w:r>
          </w:p>
          <w:p w14:paraId="2433708F" w14:textId="77777777" w:rsidR="00E36F0E" w:rsidRPr="00D82920" w:rsidRDefault="00393DC0" w:rsidP="00E36F0E">
            <w:pPr>
              <w:rPr>
                <w:rFonts w:eastAsia="Calibri" w:cs="Arial"/>
                <w:b/>
                <w:szCs w:val="22"/>
              </w:rPr>
            </w:pPr>
            <w:r w:rsidRPr="00D82920">
              <w:rPr>
                <w:rFonts w:eastAsia="Calibri" w:cs="Arial"/>
                <w:b/>
                <w:szCs w:val="22"/>
              </w:rPr>
              <w:t>Interface</w:t>
            </w:r>
          </w:p>
        </w:tc>
        <w:tc>
          <w:tcPr>
            <w:tcW w:w="11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6471DCE3" w14:textId="77777777" w:rsidR="00E36F0E" w:rsidRPr="00D82920" w:rsidRDefault="00393DC0" w:rsidP="00E36F0E">
            <w:pPr>
              <w:rPr>
                <w:rFonts w:eastAsia="Calibri" w:cs="Arial"/>
                <w:b/>
                <w:szCs w:val="22"/>
              </w:rPr>
            </w:pPr>
            <w:r w:rsidRPr="00D82920">
              <w:rPr>
                <w:rFonts w:eastAsia="Calibri" w:cs="Arial"/>
                <w:b/>
                <w:szCs w:val="22"/>
              </w:rPr>
              <w:t>Allowed app</w:t>
            </w:r>
          </w:p>
        </w:tc>
      </w:tr>
      <w:tr w:rsidR="00E36F0E" w14:paraId="0C915CF0" w14:textId="77777777" w:rsidTr="00506E2F">
        <w:trPr>
          <w:jc w:val="center"/>
        </w:trPr>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37BDBB" w14:textId="77777777" w:rsidR="00E36F0E" w:rsidRDefault="00393DC0" w:rsidP="00E36F0E">
            <w:pPr>
              <w:rPr>
                <w:rFonts w:eastAsia="Calibri" w:cs="Arial"/>
                <w:szCs w:val="22"/>
              </w:rPr>
            </w:pPr>
            <w:r>
              <w:rPr>
                <w:rFonts w:eastAsia="Calibri" w:cs="Arial"/>
                <w:szCs w:val="22"/>
              </w:rPr>
              <w:t>Foreground</w:t>
            </w:r>
          </w:p>
        </w:tc>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7669E6" w14:textId="77777777" w:rsidR="00E36F0E" w:rsidRDefault="00393DC0" w:rsidP="00E36F0E">
            <w:pPr>
              <w:rPr>
                <w:rFonts w:eastAsia="Calibri" w:cs="Arial"/>
                <w:szCs w:val="22"/>
              </w:rPr>
            </w:pPr>
            <w:r>
              <w:rPr>
                <w:rFonts w:eastAsia="Calibri" w:cs="Arial"/>
                <w:szCs w:val="22"/>
              </w:rPr>
              <w:t>High</w:t>
            </w:r>
          </w:p>
          <w:p w14:paraId="7EC99AE1" w14:textId="77777777" w:rsidR="00E36F0E" w:rsidRDefault="00393DC0" w:rsidP="00E36F0E">
            <w:pPr>
              <w:rPr>
                <w:rFonts w:eastAsia="Calibri" w:cs="Arial"/>
                <w:szCs w:val="22"/>
              </w:rPr>
            </w:pPr>
            <w:r>
              <w:rPr>
                <w:rFonts w:eastAsia="Calibri" w:cs="Arial"/>
                <w:szCs w:val="22"/>
              </w:rPr>
              <w:t>Medium</w:t>
            </w:r>
          </w:p>
          <w:p w14:paraId="1747B362" w14:textId="77777777" w:rsidR="00E36F0E" w:rsidRDefault="00393DC0" w:rsidP="00E36F0E">
            <w:pPr>
              <w:rPr>
                <w:rFonts w:eastAsia="Calibri" w:cs="Arial"/>
                <w:szCs w:val="22"/>
              </w:rPr>
            </w:pPr>
            <w:r>
              <w:rPr>
                <w:rFonts w:eastAsia="Calibri" w:cs="Arial"/>
                <w:szCs w:val="22"/>
              </w:rPr>
              <w:t>Low (default)</w:t>
            </w:r>
          </w:p>
        </w:tc>
        <w:tc>
          <w:tcPr>
            <w:tcW w:w="8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B98401" w14:textId="77777777" w:rsidR="00E36F0E" w:rsidRDefault="00393DC0" w:rsidP="00E36F0E">
            <w:pPr>
              <w:rPr>
                <w:rFonts w:eastAsia="Calibri" w:cs="Arial"/>
                <w:szCs w:val="22"/>
              </w:rPr>
            </w:pPr>
            <w:r>
              <w:rPr>
                <w:rFonts w:eastAsia="Calibri" w:cs="Arial"/>
                <w:szCs w:val="22"/>
              </w:rPr>
              <w:t>NA</w:t>
            </w:r>
          </w:p>
        </w:tc>
        <w:tc>
          <w:tcPr>
            <w:tcW w:w="10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09E631" w14:textId="77777777" w:rsidR="00E36F0E" w:rsidRDefault="00393DC0" w:rsidP="00E36F0E">
            <w:pPr>
              <w:rPr>
                <w:rFonts w:eastAsia="Calibri" w:cs="Arial"/>
                <w:szCs w:val="22"/>
              </w:rPr>
            </w:pPr>
            <w:r>
              <w:rPr>
                <w:rFonts w:eastAsia="Calibri" w:cs="Arial"/>
                <w:szCs w:val="22"/>
              </w:rPr>
              <w:t>Y: Supports only cellular only</w:t>
            </w:r>
          </w:p>
          <w:p w14:paraId="32D0B8BF" w14:textId="77777777" w:rsidR="00E36F0E" w:rsidRDefault="00393DC0" w:rsidP="00E36F0E">
            <w:pPr>
              <w:rPr>
                <w:rFonts w:eastAsia="Calibri" w:cs="Arial"/>
                <w:szCs w:val="22"/>
              </w:rPr>
            </w:pPr>
            <w:r w:rsidRPr="00D04C74">
              <w:rPr>
                <w:rFonts w:eastAsia="Calibri" w:cs="Arial"/>
                <w:sz w:val="18"/>
                <w:szCs w:val="22"/>
              </w:rPr>
              <w:t>N: Default value. Check WiFi Preferred</w:t>
            </w:r>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4C5427" w14:textId="77777777" w:rsidR="00E36F0E" w:rsidRDefault="00393DC0" w:rsidP="00E36F0E">
            <w:pPr>
              <w:rPr>
                <w:rFonts w:eastAsia="Calibri" w:cs="Arial"/>
                <w:szCs w:val="22"/>
              </w:rPr>
            </w:pPr>
            <w:r>
              <w:rPr>
                <w:rFonts w:eastAsia="Calibri" w:cs="Arial"/>
                <w:szCs w:val="22"/>
              </w:rPr>
              <w:t>Y : WiFi and fallback to cellular</w:t>
            </w:r>
          </w:p>
          <w:p w14:paraId="67450AB2" w14:textId="77777777" w:rsidR="00E36F0E" w:rsidRDefault="00393DC0" w:rsidP="00E36F0E">
            <w:pPr>
              <w:rPr>
                <w:rFonts w:eastAsia="Calibri" w:cs="Arial"/>
                <w:szCs w:val="22"/>
              </w:rPr>
            </w:pPr>
            <w:r>
              <w:rPr>
                <w:rFonts w:eastAsia="Calibri" w:cs="Arial"/>
                <w:szCs w:val="22"/>
              </w:rPr>
              <w:t>N : Cellular and fallback to WiFi</w:t>
            </w:r>
          </w:p>
        </w:tc>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B84726" w14:textId="77777777" w:rsidR="00E36F0E" w:rsidRDefault="00393DC0" w:rsidP="00E36F0E">
            <w:pPr>
              <w:rPr>
                <w:rFonts w:eastAsia="Calibri" w:cs="Arial"/>
                <w:szCs w:val="22"/>
              </w:rPr>
            </w:pPr>
            <w:r>
              <w:rPr>
                <w:rFonts w:eastAsia="Calibri" w:cs="Arial"/>
                <w:szCs w:val="22"/>
              </w:rPr>
              <w:t>NA</w:t>
            </w:r>
          </w:p>
        </w:tc>
        <w:tc>
          <w:tcPr>
            <w:tcW w:w="14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8E59A4" w14:textId="77777777" w:rsidR="00E36F0E" w:rsidRPr="001F4EB2" w:rsidRDefault="00393DC0" w:rsidP="00E36F0E">
            <w:pPr>
              <w:rPr>
                <w:rFonts w:eastAsia="Calibri" w:cs="Arial"/>
                <w:szCs w:val="22"/>
              </w:rPr>
            </w:pPr>
            <w:r>
              <w:rPr>
                <w:rFonts w:eastAsia="Calibri" w:cs="Arial"/>
                <w:szCs w:val="22"/>
              </w:rPr>
              <w:t>Cellular APN1, Cellular APN2,</w:t>
            </w:r>
            <w:r>
              <w:t xml:space="preserve"> </w:t>
            </w:r>
          </w:p>
          <w:p w14:paraId="1611C471" w14:textId="77777777" w:rsidR="00E36F0E" w:rsidRDefault="00393DC0" w:rsidP="00E36F0E">
            <w:pPr>
              <w:rPr>
                <w:rFonts w:eastAsia="Calibri" w:cs="Arial"/>
                <w:szCs w:val="22"/>
              </w:rPr>
            </w:pPr>
            <w:r>
              <w:rPr>
                <w:rFonts w:eastAsia="Calibri" w:cs="Arial"/>
                <w:szCs w:val="22"/>
              </w:rPr>
              <w:t>WiFi</w:t>
            </w:r>
          </w:p>
        </w:tc>
        <w:tc>
          <w:tcPr>
            <w:tcW w:w="11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A9F10D" w14:textId="77777777" w:rsidR="00E36F0E" w:rsidRDefault="00393DC0" w:rsidP="00E36F0E">
            <w:pPr>
              <w:rPr>
                <w:rFonts w:eastAsia="Calibri" w:cs="Arial"/>
                <w:szCs w:val="22"/>
              </w:rPr>
            </w:pPr>
            <w:r>
              <w:rPr>
                <w:rFonts w:eastAsia="Calibri" w:cs="Arial"/>
                <w:szCs w:val="22"/>
              </w:rPr>
              <w:t>All</w:t>
            </w:r>
          </w:p>
        </w:tc>
      </w:tr>
      <w:tr w:rsidR="00E36F0E" w14:paraId="3F887DD1" w14:textId="77777777" w:rsidTr="00506E2F">
        <w:trPr>
          <w:jc w:val="center"/>
        </w:trPr>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A7152A" w14:textId="77777777" w:rsidR="00E36F0E" w:rsidRDefault="00393DC0" w:rsidP="00E36F0E">
            <w:pPr>
              <w:rPr>
                <w:rFonts w:eastAsia="Calibri" w:cs="Arial"/>
                <w:szCs w:val="22"/>
              </w:rPr>
            </w:pPr>
            <w:r>
              <w:rPr>
                <w:rFonts w:eastAsia="Calibri" w:cs="Arial"/>
                <w:szCs w:val="22"/>
              </w:rPr>
              <w:t>Background</w:t>
            </w:r>
          </w:p>
        </w:tc>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E3CC05" w14:textId="77777777" w:rsidR="00E36F0E" w:rsidRDefault="00393DC0" w:rsidP="00E36F0E">
            <w:pPr>
              <w:rPr>
                <w:rFonts w:eastAsia="Calibri" w:cs="Arial"/>
                <w:szCs w:val="22"/>
              </w:rPr>
            </w:pPr>
            <w:r>
              <w:rPr>
                <w:rFonts w:eastAsia="Calibri" w:cs="Arial"/>
                <w:szCs w:val="22"/>
              </w:rPr>
              <w:t>NA</w:t>
            </w:r>
          </w:p>
        </w:tc>
        <w:tc>
          <w:tcPr>
            <w:tcW w:w="8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169489" w14:textId="77777777" w:rsidR="00E36F0E" w:rsidRDefault="00393DC0" w:rsidP="00E36F0E">
            <w:pPr>
              <w:rPr>
                <w:rFonts w:eastAsia="Calibri" w:cs="Arial"/>
                <w:szCs w:val="22"/>
              </w:rPr>
            </w:pPr>
            <w:r>
              <w:rPr>
                <w:rFonts w:eastAsia="Calibri" w:cs="Arial"/>
                <w:szCs w:val="22"/>
              </w:rPr>
              <w:t>NA</w:t>
            </w:r>
          </w:p>
        </w:tc>
        <w:tc>
          <w:tcPr>
            <w:tcW w:w="10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4D38DF" w14:textId="77777777" w:rsidR="00E36F0E" w:rsidRPr="001D54BA" w:rsidRDefault="00393DC0" w:rsidP="00E36F0E">
            <w:r w:rsidRPr="001D54BA">
              <w:rPr>
                <w:rFonts w:eastAsia="Calibri" w:cs="Arial"/>
                <w:szCs w:val="22"/>
              </w:rPr>
              <w:t>NA</w:t>
            </w:r>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8B621B" w14:textId="77777777" w:rsidR="00E36F0E" w:rsidRDefault="00393DC0" w:rsidP="00E36F0E">
            <w:pPr>
              <w:rPr>
                <w:rFonts w:eastAsia="Calibri" w:cs="Arial"/>
                <w:szCs w:val="22"/>
              </w:rPr>
            </w:pPr>
            <w:r>
              <w:rPr>
                <w:rFonts w:eastAsia="Calibri" w:cs="Arial"/>
                <w:szCs w:val="22"/>
              </w:rPr>
              <w:t>NA</w:t>
            </w:r>
          </w:p>
        </w:tc>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3F8E42" w14:textId="77777777" w:rsidR="00E36F0E" w:rsidRDefault="00393DC0" w:rsidP="00E36F0E">
            <w:pPr>
              <w:rPr>
                <w:rFonts w:eastAsia="Calibri" w:cs="Arial"/>
                <w:szCs w:val="22"/>
              </w:rPr>
            </w:pPr>
            <w:r>
              <w:rPr>
                <w:rFonts w:eastAsia="Calibri" w:cs="Arial"/>
                <w:szCs w:val="22"/>
              </w:rPr>
              <w:t>Return failure</w:t>
            </w:r>
          </w:p>
        </w:tc>
        <w:tc>
          <w:tcPr>
            <w:tcW w:w="14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4172C3" w14:textId="77777777" w:rsidR="00E36F0E" w:rsidRDefault="00393DC0" w:rsidP="00E36F0E">
            <w:pPr>
              <w:rPr>
                <w:rFonts w:eastAsia="Calibri" w:cs="Arial"/>
                <w:szCs w:val="22"/>
              </w:rPr>
            </w:pPr>
            <w:r>
              <w:rPr>
                <w:rFonts w:eastAsia="Calibri" w:cs="Arial"/>
                <w:szCs w:val="22"/>
              </w:rPr>
              <w:t>WiFi</w:t>
            </w:r>
          </w:p>
        </w:tc>
        <w:tc>
          <w:tcPr>
            <w:tcW w:w="11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DC752F" w14:textId="77777777" w:rsidR="00E36F0E" w:rsidRDefault="00393DC0" w:rsidP="00E36F0E">
            <w:pPr>
              <w:rPr>
                <w:rFonts w:eastAsia="Calibri" w:cs="Arial"/>
                <w:szCs w:val="22"/>
              </w:rPr>
            </w:pPr>
            <w:r>
              <w:rPr>
                <w:rFonts w:eastAsia="Calibri" w:cs="Arial"/>
                <w:szCs w:val="22"/>
              </w:rPr>
              <w:t>All except FCI app</w:t>
            </w:r>
          </w:p>
        </w:tc>
      </w:tr>
      <w:tr w:rsidR="00E36F0E" w14:paraId="04EE2FB3" w14:textId="77777777" w:rsidTr="00506E2F">
        <w:trPr>
          <w:jc w:val="center"/>
        </w:trPr>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4F8A6C" w14:textId="77777777" w:rsidR="00E36F0E" w:rsidRDefault="00393DC0" w:rsidP="00E36F0E">
            <w:pPr>
              <w:rPr>
                <w:rFonts w:eastAsia="Calibri" w:cs="Arial"/>
                <w:szCs w:val="22"/>
              </w:rPr>
            </w:pPr>
            <w:r>
              <w:rPr>
                <w:rFonts w:eastAsia="Calibri" w:cs="Arial"/>
                <w:szCs w:val="22"/>
              </w:rPr>
              <w:t>Background guaranteed</w:t>
            </w:r>
          </w:p>
        </w:tc>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7E46B8" w14:textId="77777777" w:rsidR="00E36F0E" w:rsidRDefault="00393DC0" w:rsidP="00E36F0E">
            <w:pPr>
              <w:rPr>
                <w:rFonts w:eastAsia="Calibri" w:cs="Arial"/>
                <w:szCs w:val="22"/>
              </w:rPr>
            </w:pPr>
            <w:r>
              <w:rPr>
                <w:rFonts w:eastAsia="Calibri" w:cs="Arial"/>
                <w:szCs w:val="22"/>
              </w:rPr>
              <w:t>NA</w:t>
            </w:r>
          </w:p>
        </w:tc>
        <w:tc>
          <w:tcPr>
            <w:tcW w:w="8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6BF9DB" w14:textId="77777777" w:rsidR="00E36F0E" w:rsidRDefault="00393DC0" w:rsidP="00E36F0E">
            <w:pPr>
              <w:rPr>
                <w:rFonts w:eastAsia="Calibri" w:cs="Arial"/>
                <w:szCs w:val="22"/>
              </w:rPr>
            </w:pPr>
            <w:r>
              <w:rPr>
                <w:rFonts w:eastAsia="Calibri" w:cs="Arial"/>
                <w:szCs w:val="22"/>
              </w:rPr>
              <w:t>1~N</w:t>
            </w:r>
          </w:p>
        </w:tc>
        <w:tc>
          <w:tcPr>
            <w:tcW w:w="10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5D0786" w14:textId="77777777" w:rsidR="00E36F0E" w:rsidRPr="001D54BA" w:rsidRDefault="00393DC0" w:rsidP="00E36F0E">
            <w:r w:rsidRPr="001D54BA">
              <w:rPr>
                <w:rFonts w:eastAsia="Calibri" w:cs="Arial"/>
                <w:szCs w:val="22"/>
              </w:rPr>
              <w:t>NA</w:t>
            </w:r>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F665AA" w14:textId="77777777" w:rsidR="00E36F0E" w:rsidRDefault="00393DC0" w:rsidP="00E36F0E">
            <w:pPr>
              <w:rPr>
                <w:rFonts w:eastAsia="Calibri" w:cs="Arial"/>
                <w:szCs w:val="22"/>
              </w:rPr>
            </w:pPr>
            <w:r>
              <w:rPr>
                <w:rFonts w:eastAsia="Calibri" w:cs="Arial"/>
                <w:szCs w:val="22"/>
              </w:rPr>
              <w:t>NA</w:t>
            </w:r>
          </w:p>
        </w:tc>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A6F742" w14:textId="77777777" w:rsidR="00E36F0E" w:rsidRDefault="00393DC0" w:rsidP="00E36F0E">
            <w:pPr>
              <w:rPr>
                <w:rFonts w:eastAsia="Calibri" w:cs="Arial"/>
                <w:szCs w:val="22"/>
              </w:rPr>
            </w:pPr>
            <w:r>
              <w:rPr>
                <w:rFonts w:eastAsia="Calibri" w:cs="Arial"/>
                <w:szCs w:val="22"/>
              </w:rPr>
              <w:t>Off-peak=Y : Convert to off-peak</w:t>
            </w:r>
          </w:p>
          <w:p w14:paraId="22688A47" w14:textId="77777777" w:rsidR="00E36F0E" w:rsidRDefault="00393DC0" w:rsidP="00E36F0E">
            <w:pPr>
              <w:rPr>
                <w:rFonts w:eastAsia="Calibri" w:cs="Arial"/>
                <w:szCs w:val="22"/>
              </w:rPr>
            </w:pPr>
            <w:r>
              <w:rPr>
                <w:rFonts w:eastAsia="Calibri" w:cs="Arial"/>
                <w:szCs w:val="22"/>
              </w:rPr>
              <w:t>Off-peak=N : Convert to foreground cellular</w:t>
            </w:r>
          </w:p>
          <w:p w14:paraId="1F8D7D78" w14:textId="77777777" w:rsidR="00E36F0E" w:rsidRDefault="00393DC0" w:rsidP="00E36F0E">
            <w:pPr>
              <w:rPr>
                <w:rFonts w:eastAsia="Calibri" w:cs="Arial"/>
                <w:szCs w:val="22"/>
              </w:rPr>
            </w:pPr>
            <w:r>
              <w:rPr>
                <w:rFonts w:eastAsia="Calibri" w:cs="Arial"/>
                <w:szCs w:val="22"/>
              </w:rPr>
              <w:t>Once foreground intent is provided, WIR shall not save the request anymore.</w:t>
            </w:r>
          </w:p>
        </w:tc>
        <w:tc>
          <w:tcPr>
            <w:tcW w:w="14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131680" w14:textId="77777777" w:rsidR="00E36F0E" w:rsidRDefault="00393DC0" w:rsidP="00E36F0E">
            <w:pPr>
              <w:rPr>
                <w:rFonts w:eastAsia="Calibri" w:cs="Arial"/>
                <w:szCs w:val="22"/>
              </w:rPr>
            </w:pPr>
            <w:r>
              <w:rPr>
                <w:rFonts w:eastAsia="Calibri" w:cs="Arial"/>
                <w:szCs w:val="22"/>
              </w:rPr>
              <w:t>WiFi and fallback to cellular.</w:t>
            </w:r>
          </w:p>
          <w:p w14:paraId="0152DEEE" w14:textId="77777777" w:rsidR="00E36F0E" w:rsidRDefault="00393DC0" w:rsidP="00E36F0E">
            <w:pPr>
              <w:rPr>
                <w:rFonts w:eastAsia="Calibri" w:cs="Arial"/>
                <w:szCs w:val="22"/>
              </w:rPr>
            </w:pPr>
            <w:r>
              <w:rPr>
                <w:rFonts w:eastAsia="Calibri" w:cs="Arial"/>
                <w:szCs w:val="22"/>
              </w:rPr>
              <w:t>After fallback to  cellular and WiFi becomes available, WIR shall provide WiFi again.</w:t>
            </w:r>
          </w:p>
        </w:tc>
        <w:tc>
          <w:tcPr>
            <w:tcW w:w="11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3F0D4D" w14:textId="77777777" w:rsidR="00E36F0E" w:rsidRDefault="00393DC0" w:rsidP="00E36F0E">
            <w:pPr>
              <w:rPr>
                <w:rFonts w:eastAsia="Calibri" w:cs="Arial"/>
                <w:szCs w:val="22"/>
              </w:rPr>
            </w:pPr>
            <w:r>
              <w:rPr>
                <w:rFonts w:eastAsia="Calibri" w:cs="Arial"/>
                <w:szCs w:val="22"/>
              </w:rPr>
              <w:t>All except FCI app</w:t>
            </w:r>
          </w:p>
        </w:tc>
      </w:tr>
      <w:tr w:rsidR="00E36F0E" w14:paraId="41FC8602" w14:textId="77777777" w:rsidTr="00506E2F">
        <w:trPr>
          <w:jc w:val="center"/>
        </w:trPr>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A8941C" w14:textId="77777777" w:rsidR="00E36F0E" w:rsidRDefault="00393DC0" w:rsidP="00E36F0E">
            <w:pPr>
              <w:rPr>
                <w:rFonts w:eastAsia="Calibri" w:cs="Arial"/>
                <w:szCs w:val="22"/>
              </w:rPr>
            </w:pPr>
            <w:r>
              <w:rPr>
                <w:rFonts w:eastAsia="Calibri" w:cs="Arial"/>
                <w:szCs w:val="22"/>
              </w:rPr>
              <w:t>Off-peak</w:t>
            </w:r>
          </w:p>
        </w:tc>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46C4D9" w14:textId="77777777" w:rsidR="00E36F0E" w:rsidRDefault="00393DC0" w:rsidP="00E36F0E">
            <w:pPr>
              <w:rPr>
                <w:rFonts w:eastAsia="Calibri" w:cs="Arial"/>
                <w:szCs w:val="22"/>
              </w:rPr>
            </w:pPr>
            <w:r>
              <w:rPr>
                <w:rFonts w:eastAsia="Calibri" w:cs="Arial"/>
                <w:szCs w:val="22"/>
              </w:rPr>
              <w:t>High</w:t>
            </w:r>
          </w:p>
          <w:p w14:paraId="1BFA8809" w14:textId="77777777" w:rsidR="00E36F0E" w:rsidRDefault="00393DC0" w:rsidP="00E36F0E">
            <w:pPr>
              <w:rPr>
                <w:rFonts w:eastAsia="Calibri" w:cs="Arial"/>
                <w:szCs w:val="22"/>
              </w:rPr>
            </w:pPr>
            <w:r>
              <w:rPr>
                <w:rFonts w:eastAsia="Calibri" w:cs="Arial"/>
                <w:szCs w:val="22"/>
              </w:rPr>
              <w:t>Medium</w:t>
            </w:r>
          </w:p>
        </w:tc>
        <w:tc>
          <w:tcPr>
            <w:tcW w:w="8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417484" w14:textId="77777777" w:rsidR="00E36F0E" w:rsidRDefault="00393DC0" w:rsidP="00E36F0E">
            <w:pPr>
              <w:rPr>
                <w:rFonts w:eastAsia="Calibri" w:cs="Arial"/>
                <w:szCs w:val="22"/>
              </w:rPr>
            </w:pPr>
            <w:r>
              <w:rPr>
                <w:rFonts w:eastAsia="Calibri" w:cs="Arial"/>
                <w:szCs w:val="22"/>
              </w:rPr>
              <w:t>NA</w:t>
            </w:r>
          </w:p>
        </w:tc>
        <w:tc>
          <w:tcPr>
            <w:tcW w:w="10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1FF572" w14:textId="77777777" w:rsidR="00E36F0E" w:rsidRPr="001D54BA" w:rsidRDefault="00393DC0" w:rsidP="00E36F0E">
            <w:r w:rsidRPr="001D54BA">
              <w:rPr>
                <w:rFonts w:eastAsia="Calibri" w:cs="Arial"/>
                <w:szCs w:val="22"/>
              </w:rPr>
              <w:t>NA</w:t>
            </w:r>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17FC3E" w14:textId="77777777" w:rsidR="00E36F0E" w:rsidRDefault="00393DC0" w:rsidP="00E36F0E">
            <w:pPr>
              <w:rPr>
                <w:rFonts w:eastAsia="Calibri" w:cs="Arial"/>
                <w:szCs w:val="22"/>
              </w:rPr>
            </w:pPr>
            <w:r>
              <w:rPr>
                <w:rFonts w:eastAsia="Calibri" w:cs="Arial"/>
                <w:szCs w:val="22"/>
              </w:rPr>
              <w:t>NA</w:t>
            </w:r>
          </w:p>
        </w:tc>
        <w:tc>
          <w:tcPr>
            <w:tcW w:w="13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34AAAA" w14:textId="77777777" w:rsidR="00E36F0E" w:rsidRDefault="00393DC0" w:rsidP="00E36F0E">
            <w:pPr>
              <w:rPr>
                <w:rFonts w:eastAsia="Calibri" w:cs="Arial"/>
                <w:szCs w:val="22"/>
              </w:rPr>
            </w:pPr>
            <w:r>
              <w:rPr>
                <w:rFonts w:eastAsia="Calibri" w:cs="Arial"/>
                <w:szCs w:val="22"/>
              </w:rPr>
              <w:t>NA</w:t>
            </w:r>
          </w:p>
        </w:tc>
        <w:tc>
          <w:tcPr>
            <w:tcW w:w="14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843B49" w14:textId="77777777" w:rsidR="00E36F0E" w:rsidRDefault="00393DC0" w:rsidP="00E36F0E">
            <w:pPr>
              <w:rPr>
                <w:rFonts w:eastAsia="Calibri" w:cs="Arial"/>
                <w:szCs w:val="22"/>
              </w:rPr>
            </w:pPr>
            <w:r>
              <w:rPr>
                <w:rFonts w:eastAsia="Calibri" w:cs="Arial"/>
                <w:szCs w:val="22"/>
              </w:rPr>
              <w:t>Cellular APN1</w:t>
            </w:r>
          </w:p>
        </w:tc>
        <w:tc>
          <w:tcPr>
            <w:tcW w:w="11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E33F33" w14:textId="77777777" w:rsidR="00E36F0E" w:rsidRDefault="00393DC0" w:rsidP="00E36F0E">
            <w:pPr>
              <w:rPr>
                <w:rFonts w:eastAsia="Calibri" w:cs="Arial"/>
                <w:szCs w:val="22"/>
              </w:rPr>
            </w:pPr>
            <w:r>
              <w:rPr>
                <w:rFonts w:eastAsia="Calibri" w:cs="Arial"/>
                <w:szCs w:val="22"/>
              </w:rPr>
              <w:t>All</w:t>
            </w:r>
          </w:p>
        </w:tc>
      </w:tr>
    </w:tbl>
    <w:p w14:paraId="0FADC595" w14:textId="77777777" w:rsidR="00E36F0E" w:rsidRDefault="00E36F0E" w:rsidP="00E36F0E">
      <w:pPr>
        <w:rPr>
          <w:rFonts w:ascii="Calibri" w:eastAsia="Calibri" w:hAnsi="Calibri"/>
        </w:rPr>
      </w:pPr>
    </w:p>
    <w:p w14:paraId="1881AA37" w14:textId="77777777" w:rsidR="00E36F0E" w:rsidRPr="009C19C5" w:rsidRDefault="00393DC0" w:rsidP="00E36F0E">
      <w:pPr>
        <w:rPr>
          <w:rFonts w:ascii="Calibri" w:eastAsia="Calibri" w:hAnsi="Calibri"/>
        </w:rPr>
      </w:pPr>
      <w:r>
        <w:rPr>
          <w:rFonts w:ascii="Calibri" w:eastAsia="Calibri" w:hAnsi="Calibri"/>
        </w:rPr>
        <w:t>For DuerOS target, Foreground and Background intent shall have a NetId field which will be passed to VNM.</w:t>
      </w:r>
    </w:p>
    <w:p w14:paraId="1C796FE0" w14:textId="77777777" w:rsidR="00506E2F" w:rsidRPr="00506E2F" w:rsidRDefault="00506E2F" w:rsidP="00506E2F">
      <w:pPr>
        <w:pStyle w:val="Heading4"/>
        <w:rPr>
          <w:b w:val="0"/>
          <w:u w:val="single"/>
        </w:rPr>
      </w:pPr>
      <w:r w:rsidRPr="00506E2F">
        <w:rPr>
          <w:b w:val="0"/>
          <w:u w:val="single"/>
        </w:rPr>
        <w:t>WIRv2-REQ-470984/A-Intent Structure</w:t>
      </w:r>
    </w:p>
    <w:p w14:paraId="08AF9416" w14:textId="79C59A65" w:rsidR="00E36F0E" w:rsidRDefault="00393DC0" w:rsidP="00E36F0E">
      <w:pPr>
        <w:rPr>
          <w:rFonts w:eastAsia="Calibri" w:cs="Arial"/>
          <w:szCs w:val="22"/>
        </w:rPr>
      </w:pPr>
      <w:r w:rsidRPr="00B7659D">
        <w:rPr>
          <w:rFonts w:eastAsia="Calibri" w:cs="Arial"/>
          <w:szCs w:val="22"/>
        </w:rPr>
        <w:t>The Logical intent structure is as defined below</w:t>
      </w:r>
      <w:r>
        <w:rPr>
          <w:rFonts w:eastAsia="Calibri" w:cs="Arial"/>
          <w:szCs w:val="22"/>
        </w:rPr>
        <w:t>:</w:t>
      </w:r>
    </w:p>
    <w:p w14:paraId="52D0B7DA" w14:textId="77777777" w:rsidR="00E36F0E" w:rsidRPr="00044EAA" w:rsidRDefault="00E36F0E" w:rsidP="00E36F0E">
      <w:pPr>
        <w:rPr>
          <w:rFonts w:eastAsia="Calibri" w:cs="Arial"/>
          <w:szCs w:val="22"/>
        </w:rPr>
      </w:pPr>
    </w:p>
    <w:tbl>
      <w:tblPr>
        <w:tblStyle w:val="TableGrid"/>
        <w:tblW w:w="9590" w:type="dxa"/>
        <w:jc w:val="center"/>
        <w:tblLayout w:type="fixed"/>
        <w:tblLook w:val="04A0" w:firstRow="1" w:lastRow="0" w:firstColumn="1" w:lastColumn="0" w:noHBand="0" w:noVBand="1"/>
      </w:tblPr>
      <w:tblGrid>
        <w:gridCol w:w="1435"/>
        <w:gridCol w:w="1080"/>
        <w:gridCol w:w="900"/>
        <w:gridCol w:w="1083"/>
        <w:gridCol w:w="1176"/>
        <w:gridCol w:w="1251"/>
        <w:gridCol w:w="1554"/>
        <w:gridCol w:w="1111"/>
      </w:tblGrid>
      <w:tr w:rsidR="00E36F0E" w14:paraId="043ADA73" w14:textId="77777777" w:rsidTr="00E36F0E">
        <w:trPr>
          <w:jc w:val="center"/>
        </w:trPr>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2C2A1850" w14:textId="77777777" w:rsidR="00E36F0E" w:rsidRDefault="00393DC0">
            <w:pPr>
              <w:rPr>
                <w:rFonts w:eastAsia="Calibri" w:cs="Arial"/>
                <w:b/>
                <w:szCs w:val="22"/>
              </w:rPr>
            </w:pPr>
            <w:r>
              <w:rPr>
                <w:rFonts w:eastAsia="Calibri" w:cs="Arial"/>
                <w:b/>
                <w:szCs w:val="22"/>
              </w:rPr>
              <w:t>Intent</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65F3810A" w14:textId="77777777" w:rsidR="00E36F0E" w:rsidRDefault="00393DC0">
            <w:pPr>
              <w:rPr>
                <w:rFonts w:eastAsia="Calibri" w:cs="Arial"/>
                <w:b/>
                <w:szCs w:val="22"/>
              </w:rPr>
            </w:pPr>
            <w:r>
              <w:rPr>
                <w:rFonts w:eastAsia="Calibri" w:cs="Arial"/>
                <w:b/>
                <w:szCs w:val="22"/>
              </w:rPr>
              <w:t>Priority</w:t>
            </w:r>
          </w:p>
          <w:p w14:paraId="49AA3D84" w14:textId="77777777" w:rsidR="00E36F0E" w:rsidRDefault="00393DC0">
            <w:pPr>
              <w:rPr>
                <w:rFonts w:eastAsia="Calibri" w:cs="Arial"/>
                <w:b/>
                <w:szCs w:val="22"/>
              </w:rPr>
            </w:pPr>
            <w:r>
              <w:rPr>
                <w:rFonts w:eastAsia="Calibri" w:cs="Arial"/>
                <w:b/>
                <w:szCs w:val="22"/>
              </w:rPr>
              <w:t>Level</w:t>
            </w: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2306C579" w14:textId="77777777" w:rsidR="00E36F0E" w:rsidRDefault="00393DC0">
            <w:pPr>
              <w:rPr>
                <w:rFonts w:eastAsia="Calibri" w:cs="Arial"/>
                <w:b/>
                <w:szCs w:val="22"/>
              </w:rPr>
            </w:pPr>
            <w:r>
              <w:rPr>
                <w:rFonts w:eastAsia="Calibri" w:cs="Arial"/>
                <w:b/>
                <w:szCs w:val="22"/>
              </w:rPr>
              <w:t>Expiry</w:t>
            </w:r>
          </w:p>
          <w:p w14:paraId="55D28899" w14:textId="77777777" w:rsidR="00E36F0E" w:rsidRDefault="00393DC0">
            <w:pPr>
              <w:rPr>
                <w:rFonts w:eastAsia="Calibri" w:cs="Arial"/>
                <w:b/>
                <w:szCs w:val="22"/>
              </w:rPr>
            </w:pPr>
            <w:r>
              <w:rPr>
                <w:rFonts w:eastAsia="Calibri" w:cs="Arial"/>
                <w:b/>
                <w:szCs w:val="22"/>
              </w:rPr>
              <w:t xml:space="preserve">timer </w:t>
            </w:r>
          </w:p>
        </w:tc>
        <w:tc>
          <w:tcPr>
            <w:tcW w:w="10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08CF4707" w14:textId="77777777" w:rsidR="00E36F0E" w:rsidRDefault="00393DC0">
            <w:pPr>
              <w:rPr>
                <w:rFonts w:eastAsia="Calibri" w:cs="Arial"/>
                <w:b/>
                <w:szCs w:val="22"/>
              </w:rPr>
            </w:pPr>
            <w:r>
              <w:rPr>
                <w:rFonts w:eastAsia="Calibri" w:cs="Arial"/>
                <w:b/>
                <w:szCs w:val="22"/>
              </w:rPr>
              <w:t>Cellular Only</w:t>
            </w:r>
          </w:p>
        </w:tc>
        <w:tc>
          <w:tcPr>
            <w:tcW w:w="11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12E48B2C" w14:textId="77777777" w:rsidR="00E36F0E" w:rsidRDefault="00393DC0">
            <w:pPr>
              <w:rPr>
                <w:rFonts w:eastAsia="Calibri" w:cs="Arial"/>
                <w:b/>
                <w:szCs w:val="22"/>
              </w:rPr>
            </w:pPr>
            <w:r>
              <w:rPr>
                <w:rFonts w:eastAsia="Calibri" w:cs="Arial"/>
                <w:b/>
                <w:szCs w:val="22"/>
              </w:rPr>
              <w:t>WiFi Preferred</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64BBD03A" w14:textId="77777777" w:rsidR="00E36F0E" w:rsidRDefault="00393DC0">
            <w:pPr>
              <w:rPr>
                <w:rFonts w:eastAsia="Calibri" w:cs="Arial"/>
                <w:b/>
                <w:szCs w:val="22"/>
              </w:rPr>
            </w:pPr>
            <w:r>
              <w:rPr>
                <w:rFonts w:eastAsia="Calibri" w:cs="Arial"/>
                <w:b/>
                <w:szCs w:val="22"/>
              </w:rPr>
              <w:t>Timer expiration</w:t>
            </w:r>
          </w:p>
        </w:tc>
        <w:tc>
          <w:tcPr>
            <w:tcW w:w="15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14303895" w14:textId="77777777" w:rsidR="00E36F0E" w:rsidRDefault="00393DC0">
            <w:pPr>
              <w:rPr>
                <w:rFonts w:eastAsia="Calibri" w:cs="Arial"/>
                <w:b/>
                <w:szCs w:val="22"/>
              </w:rPr>
            </w:pPr>
            <w:r>
              <w:rPr>
                <w:rFonts w:eastAsia="Calibri" w:cs="Arial"/>
                <w:b/>
                <w:szCs w:val="22"/>
              </w:rPr>
              <w:t>Supported</w:t>
            </w:r>
          </w:p>
          <w:p w14:paraId="18F77B1B" w14:textId="77777777" w:rsidR="00E36F0E" w:rsidRDefault="00393DC0">
            <w:pPr>
              <w:rPr>
                <w:rFonts w:eastAsia="Calibri" w:cs="Arial"/>
                <w:b/>
                <w:szCs w:val="22"/>
              </w:rPr>
            </w:pPr>
            <w:r>
              <w:rPr>
                <w:rFonts w:eastAsia="Calibri" w:cs="Arial"/>
                <w:b/>
                <w:szCs w:val="22"/>
              </w:rPr>
              <w:t>Interface</w:t>
            </w:r>
          </w:p>
        </w:tc>
        <w:tc>
          <w:tcPr>
            <w:tcW w:w="11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693A7F84" w14:textId="77777777" w:rsidR="00E36F0E" w:rsidRDefault="00393DC0">
            <w:pPr>
              <w:rPr>
                <w:rFonts w:eastAsia="Calibri" w:cs="Arial"/>
                <w:b/>
                <w:szCs w:val="22"/>
              </w:rPr>
            </w:pPr>
            <w:r>
              <w:rPr>
                <w:rFonts w:eastAsia="Calibri" w:cs="Arial"/>
                <w:b/>
                <w:szCs w:val="22"/>
              </w:rPr>
              <w:t>Allowed app</w:t>
            </w:r>
          </w:p>
        </w:tc>
      </w:tr>
      <w:tr w:rsidR="00E36F0E" w14:paraId="02905814" w14:textId="77777777" w:rsidTr="00E36F0E">
        <w:trPr>
          <w:jc w:val="center"/>
        </w:trPr>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B2C0B" w14:textId="77777777" w:rsidR="00E36F0E" w:rsidRDefault="00393DC0">
            <w:pPr>
              <w:rPr>
                <w:rFonts w:eastAsia="Calibri" w:cs="Arial"/>
                <w:szCs w:val="22"/>
              </w:rPr>
            </w:pPr>
            <w:r>
              <w:rPr>
                <w:rFonts w:eastAsia="Calibri" w:cs="Arial"/>
                <w:szCs w:val="22"/>
              </w:rPr>
              <w:t>Foreground</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3579A9" w14:textId="77777777" w:rsidR="00E36F0E" w:rsidRDefault="00393DC0">
            <w:pPr>
              <w:rPr>
                <w:rFonts w:eastAsia="Calibri" w:cs="Arial"/>
                <w:szCs w:val="22"/>
              </w:rPr>
            </w:pPr>
            <w:r>
              <w:rPr>
                <w:rFonts w:eastAsia="Calibri" w:cs="Arial"/>
                <w:szCs w:val="22"/>
              </w:rPr>
              <w:t>High</w:t>
            </w:r>
          </w:p>
          <w:p w14:paraId="4589362A" w14:textId="77777777" w:rsidR="00E36F0E" w:rsidRDefault="00393DC0">
            <w:pPr>
              <w:rPr>
                <w:rFonts w:eastAsia="Calibri" w:cs="Arial"/>
                <w:szCs w:val="22"/>
              </w:rPr>
            </w:pPr>
            <w:r>
              <w:rPr>
                <w:rFonts w:eastAsia="Calibri" w:cs="Arial"/>
                <w:szCs w:val="22"/>
              </w:rPr>
              <w:t>Medium</w:t>
            </w:r>
          </w:p>
          <w:p w14:paraId="3BEFC712" w14:textId="77777777" w:rsidR="00E36F0E" w:rsidRDefault="00393DC0">
            <w:pPr>
              <w:rPr>
                <w:rFonts w:eastAsia="Calibri" w:cs="Arial"/>
                <w:szCs w:val="22"/>
              </w:rPr>
            </w:pPr>
            <w:r>
              <w:rPr>
                <w:rFonts w:eastAsia="Calibri" w:cs="Arial"/>
                <w:szCs w:val="22"/>
              </w:rPr>
              <w:t>Low (default)</w:t>
            </w: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B4C0E5" w14:textId="77777777" w:rsidR="00E36F0E" w:rsidRDefault="00393DC0">
            <w:pPr>
              <w:rPr>
                <w:rFonts w:eastAsia="Calibri" w:cs="Arial"/>
                <w:szCs w:val="22"/>
              </w:rPr>
            </w:pPr>
            <w:r>
              <w:rPr>
                <w:rFonts w:eastAsia="Calibri" w:cs="Arial"/>
                <w:szCs w:val="22"/>
              </w:rPr>
              <w:t>NA</w:t>
            </w:r>
          </w:p>
        </w:tc>
        <w:tc>
          <w:tcPr>
            <w:tcW w:w="10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591CB5" w14:textId="77777777" w:rsidR="00E36F0E" w:rsidRDefault="00393DC0">
            <w:pPr>
              <w:rPr>
                <w:rFonts w:eastAsia="Calibri" w:cs="Arial"/>
                <w:szCs w:val="22"/>
              </w:rPr>
            </w:pPr>
            <w:r>
              <w:rPr>
                <w:rFonts w:eastAsia="Calibri" w:cs="Arial"/>
                <w:szCs w:val="22"/>
              </w:rPr>
              <w:t>Y: Supports only cellular only</w:t>
            </w:r>
          </w:p>
          <w:p w14:paraId="7AAF2DFB" w14:textId="77777777" w:rsidR="00E36F0E" w:rsidRDefault="00393DC0">
            <w:pPr>
              <w:rPr>
                <w:rFonts w:eastAsia="Calibri" w:cs="Arial"/>
                <w:szCs w:val="22"/>
              </w:rPr>
            </w:pPr>
            <w:r>
              <w:rPr>
                <w:rFonts w:eastAsia="Calibri" w:cs="Arial"/>
                <w:sz w:val="18"/>
                <w:szCs w:val="22"/>
              </w:rPr>
              <w:t>N: Default value. Check WiFi Preferred</w:t>
            </w:r>
          </w:p>
        </w:tc>
        <w:tc>
          <w:tcPr>
            <w:tcW w:w="11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83FB68" w14:textId="77777777" w:rsidR="00E36F0E" w:rsidRDefault="00393DC0">
            <w:pPr>
              <w:rPr>
                <w:rFonts w:eastAsia="Calibri" w:cs="Arial"/>
                <w:szCs w:val="22"/>
              </w:rPr>
            </w:pPr>
            <w:r>
              <w:rPr>
                <w:rFonts w:eastAsia="Calibri" w:cs="Arial"/>
                <w:szCs w:val="22"/>
              </w:rPr>
              <w:t>Y : WiFi and fallback to cellular</w:t>
            </w:r>
          </w:p>
          <w:p w14:paraId="3B509D1F" w14:textId="77777777" w:rsidR="00E36F0E" w:rsidRDefault="00393DC0">
            <w:pPr>
              <w:rPr>
                <w:rFonts w:eastAsia="Calibri" w:cs="Arial"/>
                <w:szCs w:val="22"/>
              </w:rPr>
            </w:pPr>
            <w:r>
              <w:rPr>
                <w:rFonts w:eastAsia="Calibri" w:cs="Arial"/>
                <w:szCs w:val="22"/>
              </w:rPr>
              <w:t>N : Cellular and fallback to WiFi</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A88E06" w14:textId="77777777" w:rsidR="00E36F0E" w:rsidRDefault="00393DC0">
            <w:pPr>
              <w:rPr>
                <w:rFonts w:eastAsia="Calibri" w:cs="Arial"/>
                <w:szCs w:val="22"/>
              </w:rPr>
            </w:pPr>
            <w:r>
              <w:rPr>
                <w:rFonts w:eastAsia="Calibri" w:cs="Arial"/>
                <w:szCs w:val="22"/>
              </w:rPr>
              <w:t>NA</w:t>
            </w:r>
          </w:p>
        </w:tc>
        <w:tc>
          <w:tcPr>
            <w:tcW w:w="15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5D34E7" w14:textId="77777777" w:rsidR="00E36F0E" w:rsidRDefault="00393DC0">
            <w:pPr>
              <w:rPr>
                <w:rFonts w:eastAsia="Calibri" w:cs="Arial"/>
                <w:szCs w:val="22"/>
              </w:rPr>
            </w:pPr>
            <w:r>
              <w:rPr>
                <w:rFonts w:eastAsia="Calibri" w:cs="Arial"/>
                <w:szCs w:val="22"/>
              </w:rPr>
              <w:t>Cellular APN1, Cellular APN2,</w:t>
            </w:r>
            <w:r>
              <w:t xml:space="preserve"> </w:t>
            </w:r>
          </w:p>
          <w:p w14:paraId="69C348A6" w14:textId="77777777" w:rsidR="00E36F0E" w:rsidRDefault="00393DC0">
            <w:pPr>
              <w:rPr>
                <w:rFonts w:eastAsia="Calibri" w:cs="Arial"/>
                <w:szCs w:val="22"/>
              </w:rPr>
            </w:pPr>
            <w:r>
              <w:rPr>
                <w:rFonts w:eastAsia="Calibri" w:cs="Arial"/>
                <w:szCs w:val="22"/>
              </w:rPr>
              <w:t>WiFi</w:t>
            </w:r>
          </w:p>
        </w:tc>
        <w:tc>
          <w:tcPr>
            <w:tcW w:w="11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C6F421" w14:textId="77777777" w:rsidR="00E36F0E" w:rsidRDefault="00393DC0">
            <w:pPr>
              <w:rPr>
                <w:rFonts w:eastAsia="Calibri" w:cs="Arial"/>
                <w:szCs w:val="22"/>
              </w:rPr>
            </w:pPr>
            <w:r>
              <w:rPr>
                <w:rFonts w:eastAsia="Calibri" w:cs="Arial"/>
                <w:szCs w:val="22"/>
              </w:rPr>
              <w:t>All</w:t>
            </w:r>
          </w:p>
        </w:tc>
      </w:tr>
      <w:tr w:rsidR="00E36F0E" w14:paraId="32D41258" w14:textId="77777777" w:rsidTr="00E36F0E">
        <w:trPr>
          <w:jc w:val="center"/>
        </w:trPr>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8FB2AE" w14:textId="77777777" w:rsidR="00E36F0E" w:rsidRDefault="00393DC0">
            <w:pPr>
              <w:rPr>
                <w:rFonts w:eastAsia="Calibri" w:cs="Arial"/>
                <w:szCs w:val="22"/>
              </w:rPr>
            </w:pPr>
            <w:r>
              <w:rPr>
                <w:rFonts w:eastAsia="Calibri" w:cs="Arial"/>
                <w:szCs w:val="22"/>
              </w:rPr>
              <w:t>Background</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C6BEFE" w14:textId="77777777" w:rsidR="00E36F0E" w:rsidRDefault="00393DC0">
            <w:pPr>
              <w:rPr>
                <w:rFonts w:eastAsia="Calibri" w:cs="Arial"/>
                <w:szCs w:val="22"/>
              </w:rPr>
            </w:pPr>
            <w:r>
              <w:rPr>
                <w:rFonts w:eastAsia="Calibri" w:cs="Arial"/>
                <w:szCs w:val="22"/>
              </w:rPr>
              <w:t>NA</w:t>
            </w: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99D18B" w14:textId="77777777" w:rsidR="00E36F0E" w:rsidRDefault="00393DC0">
            <w:pPr>
              <w:rPr>
                <w:rFonts w:eastAsia="Calibri" w:cs="Arial"/>
                <w:szCs w:val="22"/>
              </w:rPr>
            </w:pPr>
            <w:r>
              <w:rPr>
                <w:rFonts w:eastAsia="Calibri" w:cs="Arial"/>
                <w:szCs w:val="22"/>
              </w:rPr>
              <w:t>NA</w:t>
            </w:r>
          </w:p>
        </w:tc>
        <w:tc>
          <w:tcPr>
            <w:tcW w:w="10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088EF9" w14:textId="77777777" w:rsidR="00E36F0E" w:rsidRDefault="00393DC0">
            <w:r>
              <w:rPr>
                <w:rFonts w:eastAsia="Calibri" w:cs="Arial"/>
                <w:szCs w:val="22"/>
              </w:rPr>
              <w:t>NA</w:t>
            </w:r>
          </w:p>
        </w:tc>
        <w:tc>
          <w:tcPr>
            <w:tcW w:w="11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61D042" w14:textId="77777777" w:rsidR="00E36F0E" w:rsidRDefault="00393DC0">
            <w:pPr>
              <w:rPr>
                <w:rFonts w:eastAsia="Calibri" w:cs="Arial"/>
                <w:szCs w:val="22"/>
              </w:rPr>
            </w:pPr>
            <w:r>
              <w:rPr>
                <w:rFonts w:eastAsia="Calibri" w:cs="Arial"/>
                <w:szCs w:val="22"/>
              </w:rPr>
              <w:t>NA</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7F39BC" w14:textId="77777777" w:rsidR="00E36F0E" w:rsidRDefault="00393DC0">
            <w:pPr>
              <w:rPr>
                <w:rFonts w:eastAsia="Calibri" w:cs="Arial"/>
                <w:szCs w:val="22"/>
              </w:rPr>
            </w:pPr>
            <w:r>
              <w:rPr>
                <w:rFonts w:eastAsia="Calibri" w:cs="Arial"/>
                <w:szCs w:val="22"/>
              </w:rPr>
              <w:t>Return failure</w:t>
            </w:r>
          </w:p>
        </w:tc>
        <w:tc>
          <w:tcPr>
            <w:tcW w:w="15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D6BF42" w14:textId="77777777" w:rsidR="00E36F0E" w:rsidRDefault="00393DC0">
            <w:pPr>
              <w:rPr>
                <w:rFonts w:eastAsia="Calibri" w:cs="Arial"/>
                <w:szCs w:val="22"/>
              </w:rPr>
            </w:pPr>
            <w:r>
              <w:rPr>
                <w:rFonts w:eastAsia="Calibri" w:cs="Arial"/>
                <w:szCs w:val="22"/>
              </w:rPr>
              <w:t>WiFi</w:t>
            </w:r>
          </w:p>
        </w:tc>
        <w:tc>
          <w:tcPr>
            <w:tcW w:w="11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741846" w14:textId="77777777" w:rsidR="00E36F0E" w:rsidRDefault="00393DC0">
            <w:pPr>
              <w:rPr>
                <w:rFonts w:eastAsia="Calibri" w:cs="Arial"/>
                <w:szCs w:val="22"/>
              </w:rPr>
            </w:pPr>
            <w:r>
              <w:rPr>
                <w:rFonts w:eastAsia="Calibri" w:cs="Arial"/>
                <w:szCs w:val="22"/>
              </w:rPr>
              <w:t>All except FCI app</w:t>
            </w:r>
          </w:p>
        </w:tc>
      </w:tr>
      <w:tr w:rsidR="00E36F0E" w14:paraId="2B4D4E64" w14:textId="77777777" w:rsidTr="00E36F0E">
        <w:trPr>
          <w:jc w:val="center"/>
        </w:trPr>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D07670" w14:textId="77777777" w:rsidR="00E36F0E" w:rsidRDefault="00393DC0">
            <w:pPr>
              <w:rPr>
                <w:rFonts w:eastAsia="Calibri" w:cs="Arial"/>
                <w:szCs w:val="22"/>
              </w:rPr>
            </w:pPr>
            <w:r>
              <w:rPr>
                <w:rFonts w:eastAsia="Calibri" w:cs="Arial"/>
                <w:szCs w:val="22"/>
              </w:rPr>
              <w:t>Background guaranteed</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5C7091" w14:textId="77777777" w:rsidR="00E36F0E" w:rsidRDefault="00393DC0">
            <w:pPr>
              <w:rPr>
                <w:rFonts w:eastAsia="Calibri" w:cs="Arial"/>
                <w:szCs w:val="22"/>
              </w:rPr>
            </w:pPr>
            <w:r>
              <w:rPr>
                <w:rFonts w:eastAsia="Calibri" w:cs="Arial"/>
                <w:szCs w:val="22"/>
              </w:rPr>
              <w:t>NA</w:t>
            </w: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574843" w14:textId="77777777" w:rsidR="00E36F0E" w:rsidRDefault="00393DC0">
            <w:pPr>
              <w:rPr>
                <w:rFonts w:eastAsia="Calibri" w:cs="Arial"/>
                <w:szCs w:val="22"/>
              </w:rPr>
            </w:pPr>
            <w:r>
              <w:rPr>
                <w:rFonts w:eastAsia="Calibri" w:cs="Arial"/>
                <w:szCs w:val="22"/>
              </w:rPr>
              <w:t>1~N</w:t>
            </w:r>
          </w:p>
        </w:tc>
        <w:tc>
          <w:tcPr>
            <w:tcW w:w="10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7C072A" w14:textId="77777777" w:rsidR="00E36F0E" w:rsidRDefault="00393DC0">
            <w:r>
              <w:rPr>
                <w:rFonts w:eastAsia="Calibri" w:cs="Arial"/>
                <w:szCs w:val="22"/>
              </w:rPr>
              <w:t>NA</w:t>
            </w:r>
          </w:p>
        </w:tc>
        <w:tc>
          <w:tcPr>
            <w:tcW w:w="11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2B7B0D" w14:textId="77777777" w:rsidR="00E36F0E" w:rsidRDefault="00393DC0">
            <w:pPr>
              <w:rPr>
                <w:rFonts w:eastAsia="Calibri" w:cs="Arial"/>
                <w:szCs w:val="22"/>
              </w:rPr>
            </w:pPr>
            <w:r>
              <w:rPr>
                <w:rFonts w:eastAsia="Calibri" w:cs="Arial"/>
                <w:szCs w:val="22"/>
              </w:rPr>
              <w:t>NA</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C5C52" w14:textId="77777777" w:rsidR="00E36F0E" w:rsidRDefault="00393DC0">
            <w:pPr>
              <w:rPr>
                <w:rFonts w:eastAsia="Calibri" w:cs="Arial"/>
                <w:szCs w:val="22"/>
              </w:rPr>
            </w:pPr>
            <w:r>
              <w:rPr>
                <w:rFonts w:eastAsia="Calibri" w:cs="Arial"/>
                <w:sz w:val="18"/>
                <w:szCs w:val="18"/>
              </w:rPr>
              <w:t>Fallback to cellular connection</w:t>
            </w:r>
          </w:p>
        </w:tc>
        <w:tc>
          <w:tcPr>
            <w:tcW w:w="15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0E6AEA" w14:textId="77777777" w:rsidR="00E36F0E" w:rsidRDefault="00393DC0">
            <w:pPr>
              <w:rPr>
                <w:rFonts w:eastAsia="Calibri" w:cs="Arial"/>
                <w:szCs w:val="22"/>
              </w:rPr>
            </w:pPr>
            <w:r>
              <w:rPr>
                <w:rFonts w:eastAsia="Calibri" w:cs="Arial"/>
                <w:szCs w:val="22"/>
              </w:rPr>
              <w:t>WiFi and fallback to cellular.</w:t>
            </w:r>
          </w:p>
          <w:p w14:paraId="63286487" w14:textId="77777777" w:rsidR="00E36F0E" w:rsidRDefault="00393DC0">
            <w:pPr>
              <w:rPr>
                <w:rFonts w:eastAsia="Calibri" w:cs="Arial"/>
                <w:szCs w:val="22"/>
              </w:rPr>
            </w:pPr>
            <w:r>
              <w:rPr>
                <w:rFonts w:eastAsia="Calibri" w:cs="Arial"/>
                <w:szCs w:val="22"/>
              </w:rPr>
              <w:t xml:space="preserve">After fallback to  cellular and WiFi becomes available, WIR </w:t>
            </w:r>
            <w:r>
              <w:rPr>
                <w:rFonts w:eastAsia="Calibri" w:cs="Arial"/>
                <w:szCs w:val="22"/>
              </w:rPr>
              <w:lastRenderedPageBreak/>
              <w:t>shall provide WiFi again.</w:t>
            </w:r>
          </w:p>
        </w:tc>
        <w:tc>
          <w:tcPr>
            <w:tcW w:w="11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A580DD" w14:textId="77777777" w:rsidR="00E36F0E" w:rsidRDefault="00393DC0">
            <w:pPr>
              <w:rPr>
                <w:rFonts w:eastAsia="Calibri" w:cs="Arial"/>
                <w:szCs w:val="22"/>
              </w:rPr>
            </w:pPr>
            <w:r>
              <w:rPr>
                <w:rFonts w:eastAsia="Calibri" w:cs="Arial"/>
                <w:szCs w:val="22"/>
              </w:rPr>
              <w:lastRenderedPageBreak/>
              <w:t>All except FCI app</w:t>
            </w:r>
          </w:p>
        </w:tc>
      </w:tr>
    </w:tbl>
    <w:p w14:paraId="4FC51D55" w14:textId="77777777" w:rsidR="00E36F0E" w:rsidRPr="009C19C5" w:rsidRDefault="00E36F0E" w:rsidP="00E36F0E">
      <w:pPr>
        <w:rPr>
          <w:rFonts w:ascii="Calibri" w:eastAsia="Calibri" w:hAnsi="Calibri"/>
        </w:rPr>
      </w:pPr>
    </w:p>
    <w:p w14:paraId="667C29C0" w14:textId="77777777" w:rsidR="00506E2F" w:rsidRPr="00506E2F" w:rsidRDefault="00506E2F" w:rsidP="00506E2F">
      <w:pPr>
        <w:pStyle w:val="Heading4"/>
        <w:rPr>
          <w:b w:val="0"/>
          <w:u w:val="single"/>
        </w:rPr>
      </w:pPr>
      <w:r w:rsidRPr="00506E2F">
        <w:rPr>
          <w:b w:val="0"/>
          <w:u w:val="single"/>
        </w:rPr>
        <w:t>WIR-REQ-369964/C-Intent processing</w:t>
      </w:r>
    </w:p>
    <w:p w14:paraId="7EFDB16E" w14:textId="445A9838" w:rsidR="00E36F0E" w:rsidRDefault="00393DC0" w:rsidP="00393DC0">
      <w:pPr>
        <w:numPr>
          <w:ilvl w:val="0"/>
          <w:numId w:val="26"/>
        </w:numPr>
        <w:rPr>
          <w:b/>
        </w:rPr>
      </w:pPr>
      <w:r>
        <w:t>Foreground intent</w:t>
      </w:r>
    </w:p>
    <w:p w14:paraId="658CB275" w14:textId="77777777" w:rsidR="00E36F0E" w:rsidRPr="00835E19" w:rsidRDefault="00393DC0" w:rsidP="00E36F0E">
      <w:r>
        <w:t xml:space="preserve">Foreground intent is for cellular or WiFi interface. If “WiFi Preferred” enabled, WIR shall try WiFi and fallback to cellular interface. If “WiFi Preferred” not enabled, WIR shall try cellular and fallback to WiFi interface. If “Cellular only” is enabled, WIR shall try cellular and returns failure if cellular service is not available. If “Cellular only” is not enabled, WIR shall </w:t>
      </w:r>
      <w:bookmarkStart w:id="23" w:name="_Hlk39766384"/>
      <w:r>
        <w:t>check WiFi Preferred flag</w:t>
      </w:r>
      <w:bookmarkEnd w:id="23"/>
      <w:r>
        <w:t>. If “cellular only” is not provided, WIR shall set it as not enabled.</w:t>
      </w:r>
    </w:p>
    <w:p w14:paraId="61A7291D" w14:textId="77777777" w:rsidR="00E36F0E" w:rsidRDefault="00E36F0E" w:rsidP="00E36F0E"/>
    <w:p w14:paraId="64E12BFA" w14:textId="77777777" w:rsidR="00E36F0E" w:rsidRDefault="00393DC0" w:rsidP="00393DC0">
      <w:pPr>
        <w:numPr>
          <w:ilvl w:val="0"/>
          <w:numId w:val="26"/>
        </w:numPr>
      </w:pPr>
      <w:r>
        <w:t>Background intent</w:t>
      </w:r>
    </w:p>
    <w:p w14:paraId="2D610BFC" w14:textId="77777777" w:rsidR="00E36F0E" w:rsidRDefault="00393DC0" w:rsidP="00E36F0E">
      <w:r>
        <w:t>WIR shall try to allocate WiFi interface. {TBD- After ignition off and on, WIR shall cancel any pending background intent request.}</w:t>
      </w:r>
    </w:p>
    <w:p w14:paraId="7F15872D" w14:textId="77777777" w:rsidR="00E36F0E" w:rsidRDefault="00E36F0E" w:rsidP="00E36F0E"/>
    <w:p w14:paraId="77EFD83C" w14:textId="77777777" w:rsidR="00E36F0E" w:rsidRDefault="00393DC0" w:rsidP="00393DC0">
      <w:pPr>
        <w:numPr>
          <w:ilvl w:val="0"/>
          <w:numId w:val="26"/>
        </w:numPr>
      </w:pPr>
      <w:r>
        <w:t>Background guaranteed intent</w:t>
      </w:r>
    </w:p>
    <w:p w14:paraId="47475E9F" w14:textId="77777777" w:rsidR="00E36F0E" w:rsidRDefault="00393DC0" w:rsidP="00E36F0E">
      <w:r>
        <w:t>WIR shall try to allocate WiFi interface until time out. Timer value 0 is invalid and WIR shall return invalid parameter error.</w:t>
      </w:r>
    </w:p>
    <w:p w14:paraId="1805D819" w14:textId="77777777" w:rsidR="00E36F0E" w:rsidRDefault="00393DC0" w:rsidP="00E36F0E">
      <w:r>
        <w:t>If off-peak is not set, upon timer expiration, WIR shall convert it to foreground intent and fallback to cellular allocation. Once cellular interface is provided, WIR shall not persist the request.</w:t>
      </w:r>
    </w:p>
    <w:p w14:paraId="334004DC" w14:textId="77777777" w:rsidR="00E36F0E" w:rsidRDefault="00393DC0" w:rsidP="00E36F0E">
      <w:r>
        <w:t>If off-peak is set, upon timer expiration, WIR shall convert it to off-peak intent.</w:t>
      </w:r>
    </w:p>
    <w:p w14:paraId="3A07343A" w14:textId="77777777" w:rsidR="00E36F0E" w:rsidRDefault="00393DC0" w:rsidP="00E36F0E">
      <w:r>
        <w:t xml:space="preserve">After WIRServer off, WIR shall cancel any pending background guaranteed intent request without off-peak flag. </w:t>
      </w:r>
    </w:p>
    <w:p w14:paraId="416B79C6" w14:textId="77777777" w:rsidR="00E36F0E" w:rsidRDefault="00393DC0" w:rsidP="00E36F0E">
      <w:r>
        <w:t>If off-peak flag is set, WIR shall check off-peak is allowed DID. If off-peak is allowed, WIR shall convert it to off-peak intent regardless timer expiration state. If off-peak is not allowed, WIR shall return “off-peak not allowed” failure.</w:t>
      </w:r>
    </w:p>
    <w:p w14:paraId="2016DFAD" w14:textId="77777777" w:rsidR="00506E2F" w:rsidRPr="00506E2F" w:rsidRDefault="00506E2F" w:rsidP="00506E2F">
      <w:pPr>
        <w:pStyle w:val="Heading4"/>
        <w:rPr>
          <w:b w:val="0"/>
          <w:u w:val="single"/>
        </w:rPr>
      </w:pPr>
      <w:r w:rsidRPr="00506E2F">
        <w:rPr>
          <w:b w:val="0"/>
          <w:u w:val="single"/>
        </w:rPr>
        <w:t>WIR-REQ-295934/E-Intents And Possible Interfaces</w:t>
      </w:r>
    </w:p>
    <w:p w14:paraId="0CAFA562" w14:textId="288FB9A7" w:rsidR="00E36F0E" w:rsidRPr="00B7659D" w:rsidRDefault="00393DC0" w:rsidP="00E36F0E">
      <w:pPr>
        <w:rPr>
          <w:rFonts w:eastAsia="Calibri" w:cs="Arial"/>
          <w:szCs w:val="22"/>
        </w:rPr>
      </w:pPr>
      <w:r w:rsidRPr="00B7659D">
        <w:rPr>
          <w:rFonts w:eastAsia="Calibri" w:cs="Arial"/>
          <w:szCs w:val="22"/>
        </w:rPr>
        <w:t>The below table describes at a high level the different intents and their possible interfaces</w:t>
      </w:r>
      <w:r>
        <w:rPr>
          <w:rFonts w:eastAsia="Calibri" w:cs="Arial"/>
          <w:szCs w:val="22"/>
        </w:rPr>
        <w:t>:</w:t>
      </w:r>
    </w:p>
    <w:p w14:paraId="49685D4B" w14:textId="77777777" w:rsidR="00E36F0E" w:rsidRDefault="00E36F0E" w:rsidP="00E36F0E"/>
    <w:tbl>
      <w:tblPr>
        <w:tblStyle w:val="TableGrid"/>
        <w:tblW w:w="0" w:type="auto"/>
        <w:jc w:val="center"/>
        <w:tblLook w:val="04A0" w:firstRow="1" w:lastRow="0" w:firstColumn="1" w:lastColumn="0" w:noHBand="0" w:noVBand="1"/>
      </w:tblPr>
      <w:tblGrid>
        <w:gridCol w:w="2718"/>
        <w:gridCol w:w="3127"/>
        <w:gridCol w:w="2993"/>
      </w:tblGrid>
      <w:tr w:rsidR="00E36F0E" w14:paraId="241C796A" w14:textId="77777777" w:rsidTr="00506E2F">
        <w:trPr>
          <w:trHeight w:val="332"/>
          <w:jc w:val="center"/>
        </w:trPr>
        <w:tc>
          <w:tcPr>
            <w:tcW w:w="2718" w:type="dxa"/>
            <w:hideMark/>
          </w:tcPr>
          <w:p w14:paraId="43CFE508" w14:textId="77777777" w:rsidR="00E36F0E" w:rsidRDefault="00393DC0">
            <w:pPr>
              <w:rPr>
                <w:rFonts w:cs="Arial"/>
                <w:b/>
                <w:bCs/>
              </w:rPr>
            </w:pPr>
            <w:r>
              <w:rPr>
                <w:b/>
                <w:bCs/>
              </w:rPr>
              <w:t>Intent state</w:t>
            </w:r>
          </w:p>
        </w:tc>
        <w:tc>
          <w:tcPr>
            <w:tcW w:w="3127" w:type="dxa"/>
            <w:hideMark/>
          </w:tcPr>
          <w:p w14:paraId="19923522" w14:textId="77777777" w:rsidR="00E36F0E" w:rsidRDefault="00393DC0">
            <w:pPr>
              <w:rPr>
                <w:rFonts w:cs="Arial"/>
                <w:b/>
                <w:bCs/>
              </w:rPr>
            </w:pPr>
            <w:r>
              <w:rPr>
                <w:b/>
                <w:bCs/>
              </w:rPr>
              <w:t>Possible interfaces</w:t>
            </w:r>
          </w:p>
        </w:tc>
        <w:tc>
          <w:tcPr>
            <w:tcW w:w="2993" w:type="dxa"/>
            <w:hideMark/>
          </w:tcPr>
          <w:p w14:paraId="190D08EF" w14:textId="77777777" w:rsidR="00E36F0E" w:rsidRDefault="00393DC0">
            <w:pPr>
              <w:rPr>
                <w:rFonts w:cs="Arial"/>
                <w:b/>
                <w:bCs/>
              </w:rPr>
            </w:pPr>
            <w:r>
              <w:rPr>
                <w:b/>
                <w:bCs/>
              </w:rPr>
              <w:t>Traffic classifications</w:t>
            </w:r>
          </w:p>
        </w:tc>
      </w:tr>
      <w:tr w:rsidR="00E36F0E" w14:paraId="4C41FAE8" w14:textId="77777777" w:rsidTr="00506E2F">
        <w:trPr>
          <w:jc w:val="center"/>
        </w:trPr>
        <w:tc>
          <w:tcPr>
            <w:tcW w:w="2718" w:type="dxa"/>
            <w:hideMark/>
          </w:tcPr>
          <w:p w14:paraId="736AA102" w14:textId="77777777" w:rsidR="00E36F0E" w:rsidRDefault="00393DC0" w:rsidP="00E36F0E">
            <w:pPr>
              <w:rPr>
                <w:rFonts w:cs="Arial"/>
              </w:rPr>
            </w:pPr>
            <w:r>
              <w:t>Foreground</w:t>
            </w:r>
          </w:p>
        </w:tc>
        <w:tc>
          <w:tcPr>
            <w:tcW w:w="3127" w:type="dxa"/>
          </w:tcPr>
          <w:p w14:paraId="5CAFD132" w14:textId="77777777" w:rsidR="00E36F0E" w:rsidRPr="002C4330" w:rsidRDefault="00393DC0" w:rsidP="00E36F0E">
            <w:pPr>
              <w:rPr>
                <w:szCs w:val="22"/>
              </w:rPr>
            </w:pPr>
            <w:r w:rsidRPr="002C4330">
              <w:rPr>
                <w:rFonts w:cs="Arial"/>
                <w:szCs w:val="22"/>
              </w:rPr>
              <w:t>WIRClient2 APN1,</w:t>
            </w:r>
            <w:r w:rsidRPr="002C4330">
              <w:rPr>
                <w:szCs w:val="22"/>
              </w:rPr>
              <w:t xml:space="preserve"> </w:t>
            </w:r>
          </w:p>
          <w:p w14:paraId="5FF95496" w14:textId="77777777" w:rsidR="00E36F0E" w:rsidRPr="002C4330" w:rsidRDefault="00393DC0" w:rsidP="00E36F0E">
            <w:pPr>
              <w:rPr>
                <w:rFonts w:cs="Arial"/>
                <w:szCs w:val="22"/>
              </w:rPr>
            </w:pPr>
            <w:r w:rsidRPr="002C4330">
              <w:rPr>
                <w:rFonts w:cs="Arial"/>
                <w:szCs w:val="22"/>
              </w:rPr>
              <w:t>WIRClient5 APN1,</w:t>
            </w:r>
          </w:p>
          <w:p w14:paraId="7B2EEE22" w14:textId="77777777" w:rsidR="00E36F0E" w:rsidRPr="002C4330" w:rsidRDefault="00393DC0" w:rsidP="00E36F0E">
            <w:pPr>
              <w:rPr>
                <w:rFonts w:cs="Arial"/>
                <w:szCs w:val="22"/>
              </w:rPr>
            </w:pPr>
            <w:r w:rsidRPr="002C4330">
              <w:rPr>
                <w:rFonts w:cs="Arial"/>
                <w:szCs w:val="22"/>
              </w:rPr>
              <w:t>WIRClient1 WLAN services,</w:t>
            </w:r>
          </w:p>
          <w:p w14:paraId="527280EB" w14:textId="77777777" w:rsidR="00E36F0E" w:rsidRPr="002C4330" w:rsidRDefault="00393DC0" w:rsidP="00E36F0E">
            <w:pPr>
              <w:rPr>
                <w:rFonts w:cs="Arial"/>
                <w:szCs w:val="22"/>
              </w:rPr>
            </w:pPr>
            <w:r w:rsidRPr="002C4330">
              <w:rPr>
                <w:rFonts w:cs="Arial"/>
                <w:szCs w:val="22"/>
              </w:rPr>
              <w:t>WIRClient2 WLAN services,</w:t>
            </w:r>
          </w:p>
          <w:p w14:paraId="0DC886E0" w14:textId="77777777" w:rsidR="00E36F0E" w:rsidRPr="002C4330" w:rsidRDefault="00393DC0" w:rsidP="00E36F0E">
            <w:pPr>
              <w:rPr>
                <w:rFonts w:cs="Arial"/>
                <w:szCs w:val="22"/>
              </w:rPr>
            </w:pPr>
            <w:r w:rsidRPr="002C4330">
              <w:rPr>
                <w:rFonts w:cs="Arial"/>
                <w:szCs w:val="22"/>
              </w:rPr>
              <w:t>WIRClient5 WLAN services</w:t>
            </w:r>
          </w:p>
        </w:tc>
        <w:tc>
          <w:tcPr>
            <w:tcW w:w="2993" w:type="dxa"/>
          </w:tcPr>
          <w:p w14:paraId="60EAE822" w14:textId="77777777" w:rsidR="00E36F0E" w:rsidRDefault="00393DC0" w:rsidP="00E36F0E">
            <w:pPr>
              <w:rPr>
                <w:rFonts w:cs="Arial"/>
              </w:rPr>
            </w:pPr>
            <w:r>
              <w:t xml:space="preserve">Traffic classification – 1 </w:t>
            </w:r>
          </w:p>
          <w:p w14:paraId="2ED8595D" w14:textId="77777777" w:rsidR="00E36F0E" w:rsidRDefault="00393DC0" w:rsidP="00E36F0E">
            <w:pPr>
              <w:rPr>
                <w:rFonts w:ascii="Calibri" w:hAnsi="Calibri" w:cs="Calibri"/>
              </w:rPr>
            </w:pPr>
            <w:r>
              <w:t xml:space="preserve">Traffic classification – 2 </w:t>
            </w:r>
          </w:p>
          <w:p w14:paraId="3CE905AC" w14:textId="77777777" w:rsidR="00E36F0E" w:rsidRDefault="00393DC0" w:rsidP="00E36F0E">
            <w:r>
              <w:t xml:space="preserve">Traffic classification – 3 </w:t>
            </w:r>
          </w:p>
          <w:p w14:paraId="528B7CDD" w14:textId="77777777" w:rsidR="00E36F0E" w:rsidRDefault="00E36F0E" w:rsidP="00E36F0E">
            <w:pPr>
              <w:rPr>
                <w:rFonts w:cs="Arial"/>
              </w:rPr>
            </w:pPr>
          </w:p>
        </w:tc>
      </w:tr>
      <w:tr w:rsidR="00E36F0E" w14:paraId="3187F36B" w14:textId="77777777" w:rsidTr="00506E2F">
        <w:trPr>
          <w:jc w:val="center"/>
        </w:trPr>
        <w:tc>
          <w:tcPr>
            <w:tcW w:w="2718" w:type="dxa"/>
            <w:hideMark/>
          </w:tcPr>
          <w:p w14:paraId="1A438135" w14:textId="77777777" w:rsidR="00E36F0E" w:rsidRDefault="00393DC0" w:rsidP="00E36F0E">
            <w:pPr>
              <w:rPr>
                <w:rFonts w:cs="Arial"/>
              </w:rPr>
            </w:pPr>
            <w:r>
              <w:t>Background, Background guaranteed but timer not expired</w:t>
            </w:r>
          </w:p>
        </w:tc>
        <w:tc>
          <w:tcPr>
            <w:tcW w:w="3127" w:type="dxa"/>
          </w:tcPr>
          <w:p w14:paraId="2AC08973" w14:textId="77777777" w:rsidR="00E36F0E" w:rsidRPr="002C4330" w:rsidRDefault="00393DC0" w:rsidP="00E36F0E">
            <w:pPr>
              <w:rPr>
                <w:szCs w:val="22"/>
              </w:rPr>
            </w:pPr>
            <w:r w:rsidRPr="002C4330">
              <w:rPr>
                <w:szCs w:val="22"/>
              </w:rPr>
              <w:t>WIRClient1 WLAN services,</w:t>
            </w:r>
          </w:p>
          <w:p w14:paraId="3765C749" w14:textId="77777777" w:rsidR="00E36F0E" w:rsidRPr="002C4330" w:rsidRDefault="00393DC0" w:rsidP="00E36F0E">
            <w:pPr>
              <w:rPr>
                <w:szCs w:val="22"/>
              </w:rPr>
            </w:pPr>
            <w:r w:rsidRPr="002C4330">
              <w:rPr>
                <w:szCs w:val="22"/>
              </w:rPr>
              <w:t>WIRClient2 WLAN services,</w:t>
            </w:r>
          </w:p>
          <w:p w14:paraId="569B126F" w14:textId="77777777" w:rsidR="00E36F0E" w:rsidRPr="002C4330" w:rsidRDefault="00393DC0" w:rsidP="00E36F0E">
            <w:pPr>
              <w:rPr>
                <w:rFonts w:cs="Arial"/>
                <w:szCs w:val="22"/>
              </w:rPr>
            </w:pPr>
            <w:r w:rsidRPr="002C4330">
              <w:rPr>
                <w:szCs w:val="22"/>
              </w:rPr>
              <w:t>WIRClient5 WLAN services</w:t>
            </w:r>
          </w:p>
        </w:tc>
        <w:tc>
          <w:tcPr>
            <w:tcW w:w="2993" w:type="dxa"/>
          </w:tcPr>
          <w:p w14:paraId="161F2124" w14:textId="77777777" w:rsidR="00E36F0E" w:rsidRDefault="00393DC0" w:rsidP="00E36F0E">
            <w:pPr>
              <w:rPr>
                <w:rFonts w:cs="Arial"/>
              </w:rPr>
            </w:pPr>
            <w:r>
              <w:t>Traffic classification – 4</w:t>
            </w:r>
          </w:p>
          <w:p w14:paraId="43471C5F" w14:textId="77777777" w:rsidR="00E36F0E" w:rsidRDefault="00393DC0" w:rsidP="00E36F0E">
            <w:pPr>
              <w:rPr>
                <w:rFonts w:ascii="Calibri" w:hAnsi="Calibri" w:cs="Calibri"/>
              </w:rPr>
            </w:pPr>
            <w:r>
              <w:t xml:space="preserve">Traffic classification – 5 </w:t>
            </w:r>
          </w:p>
          <w:p w14:paraId="1A184E7E" w14:textId="77777777" w:rsidR="00E36F0E" w:rsidRDefault="00E36F0E" w:rsidP="00E36F0E">
            <w:pPr>
              <w:rPr>
                <w:rFonts w:cs="Arial"/>
              </w:rPr>
            </w:pPr>
          </w:p>
        </w:tc>
      </w:tr>
      <w:tr w:rsidR="00E36F0E" w14:paraId="1152D256" w14:textId="77777777" w:rsidTr="00506E2F">
        <w:trPr>
          <w:jc w:val="center"/>
        </w:trPr>
        <w:tc>
          <w:tcPr>
            <w:tcW w:w="2718" w:type="dxa"/>
            <w:hideMark/>
          </w:tcPr>
          <w:p w14:paraId="479219D3" w14:textId="77777777" w:rsidR="00E36F0E" w:rsidRDefault="00393DC0" w:rsidP="00E36F0E">
            <w:pPr>
              <w:rPr>
                <w:rFonts w:cs="Arial"/>
              </w:rPr>
            </w:pPr>
            <w:r>
              <w:t>Background guaranteed timer expired and off-peak selected</w:t>
            </w:r>
          </w:p>
        </w:tc>
        <w:tc>
          <w:tcPr>
            <w:tcW w:w="3127" w:type="dxa"/>
          </w:tcPr>
          <w:p w14:paraId="4AF59835" w14:textId="77777777" w:rsidR="00E36F0E" w:rsidRPr="002C4330" w:rsidRDefault="00393DC0" w:rsidP="00E36F0E">
            <w:pPr>
              <w:rPr>
                <w:rFonts w:cs="Arial"/>
                <w:szCs w:val="22"/>
              </w:rPr>
            </w:pPr>
            <w:r w:rsidRPr="002C4330">
              <w:rPr>
                <w:szCs w:val="22"/>
              </w:rPr>
              <w:t>WIRClient2 APN1 off-peak,</w:t>
            </w:r>
          </w:p>
          <w:p w14:paraId="4ADCF9F4" w14:textId="77777777" w:rsidR="00E36F0E" w:rsidRPr="002C4330" w:rsidRDefault="00E36F0E" w:rsidP="00E36F0E">
            <w:pPr>
              <w:rPr>
                <w:rFonts w:cs="Arial"/>
                <w:szCs w:val="22"/>
              </w:rPr>
            </w:pPr>
          </w:p>
        </w:tc>
        <w:tc>
          <w:tcPr>
            <w:tcW w:w="2993" w:type="dxa"/>
          </w:tcPr>
          <w:p w14:paraId="1A6DD12C" w14:textId="77777777" w:rsidR="00E36F0E" w:rsidRDefault="00393DC0" w:rsidP="00E36F0E">
            <w:pPr>
              <w:rPr>
                <w:rFonts w:cs="Arial"/>
              </w:rPr>
            </w:pPr>
            <w:r>
              <w:t>Traffic classification – 4</w:t>
            </w:r>
          </w:p>
          <w:p w14:paraId="01FE3C10" w14:textId="77777777" w:rsidR="00E36F0E" w:rsidRDefault="00E36F0E" w:rsidP="00E36F0E">
            <w:pPr>
              <w:rPr>
                <w:rFonts w:cs="Arial"/>
              </w:rPr>
            </w:pPr>
          </w:p>
        </w:tc>
      </w:tr>
      <w:tr w:rsidR="00E36F0E" w14:paraId="1E09EBAE" w14:textId="77777777" w:rsidTr="00506E2F">
        <w:trPr>
          <w:jc w:val="center"/>
        </w:trPr>
        <w:tc>
          <w:tcPr>
            <w:tcW w:w="2718" w:type="dxa"/>
            <w:hideMark/>
          </w:tcPr>
          <w:p w14:paraId="315BDA47" w14:textId="77777777" w:rsidR="00E36F0E" w:rsidRDefault="00393DC0" w:rsidP="00E36F0E">
            <w:pPr>
              <w:rPr>
                <w:rFonts w:cs="Arial"/>
              </w:rPr>
            </w:pPr>
            <w:r>
              <w:t>Background guaranteed timer expired and off-peak not selected</w:t>
            </w:r>
          </w:p>
        </w:tc>
        <w:tc>
          <w:tcPr>
            <w:tcW w:w="3127" w:type="dxa"/>
          </w:tcPr>
          <w:p w14:paraId="2BD1A6A4" w14:textId="77777777" w:rsidR="00E36F0E" w:rsidRPr="002C4330" w:rsidRDefault="00393DC0" w:rsidP="00E36F0E">
            <w:pPr>
              <w:rPr>
                <w:szCs w:val="22"/>
              </w:rPr>
            </w:pPr>
            <w:r w:rsidRPr="002C4330">
              <w:rPr>
                <w:szCs w:val="22"/>
              </w:rPr>
              <w:t>WIRClient2 APN1,</w:t>
            </w:r>
          </w:p>
          <w:p w14:paraId="24F2BB0B" w14:textId="77777777" w:rsidR="00E36F0E" w:rsidRPr="002C4330" w:rsidRDefault="00393DC0" w:rsidP="00E36F0E">
            <w:pPr>
              <w:rPr>
                <w:rFonts w:cs="Arial"/>
                <w:szCs w:val="22"/>
              </w:rPr>
            </w:pPr>
            <w:r w:rsidRPr="002C4330">
              <w:rPr>
                <w:szCs w:val="22"/>
              </w:rPr>
              <w:t>WIRClient5 APN1</w:t>
            </w:r>
          </w:p>
        </w:tc>
        <w:tc>
          <w:tcPr>
            <w:tcW w:w="2993" w:type="dxa"/>
          </w:tcPr>
          <w:p w14:paraId="0EFE6A31" w14:textId="77777777" w:rsidR="00E36F0E" w:rsidRDefault="00393DC0" w:rsidP="00E36F0E">
            <w:pPr>
              <w:rPr>
                <w:rFonts w:cs="Arial"/>
              </w:rPr>
            </w:pPr>
            <w:r>
              <w:t>Traffic classification – 4</w:t>
            </w:r>
          </w:p>
          <w:p w14:paraId="513CA16E" w14:textId="77777777" w:rsidR="00E36F0E" w:rsidRDefault="00E36F0E" w:rsidP="00E36F0E">
            <w:pPr>
              <w:rPr>
                <w:rFonts w:cs="Arial"/>
              </w:rPr>
            </w:pPr>
          </w:p>
        </w:tc>
      </w:tr>
      <w:tr w:rsidR="00E36F0E" w14:paraId="070C1BA4" w14:textId="77777777" w:rsidTr="00506E2F">
        <w:trPr>
          <w:jc w:val="center"/>
        </w:trPr>
        <w:tc>
          <w:tcPr>
            <w:tcW w:w="2718" w:type="dxa"/>
            <w:hideMark/>
          </w:tcPr>
          <w:p w14:paraId="7DA32934" w14:textId="77777777" w:rsidR="00E36F0E" w:rsidRDefault="00393DC0" w:rsidP="00E36F0E">
            <w:pPr>
              <w:rPr>
                <w:rFonts w:cs="Arial"/>
              </w:rPr>
            </w:pPr>
            <w:r>
              <w:t>Off- peak</w:t>
            </w:r>
          </w:p>
        </w:tc>
        <w:tc>
          <w:tcPr>
            <w:tcW w:w="3127" w:type="dxa"/>
          </w:tcPr>
          <w:p w14:paraId="7770BC87" w14:textId="77777777" w:rsidR="00E36F0E" w:rsidRPr="002C4330" w:rsidRDefault="00393DC0" w:rsidP="00E36F0E">
            <w:pPr>
              <w:rPr>
                <w:rFonts w:cs="Arial"/>
                <w:szCs w:val="22"/>
              </w:rPr>
            </w:pPr>
            <w:r w:rsidRPr="002C4330">
              <w:rPr>
                <w:szCs w:val="22"/>
              </w:rPr>
              <w:t>WIRClient2 APN 1 off-peak,</w:t>
            </w:r>
          </w:p>
          <w:p w14:paraId="3AFD8500" w14:textId="77777777" w:rsidR="00E36F0E" w:rsidRPr="002C4330" w:rsidRDefault="00E36F0E" w:rsidP="00E36F0E">
            <w:pPr>
              <w:rPr>
                <w:rFonts w:cs="Arial"/>
                <w:szCs w:val="22"/>
              </w:rPr>
            </w:pPr>
          </w:p>
        </w:tc>
        <w:tc>
          <w:tcPr>
            <w:tcW w:w="2993" w:type="dxa"/>
          </w:tcPr>
          <w:p w14:paraId="2AE41184" w14:textId="77777777" w:rsidR="00E36F0E" w:rsidRDefault="00393DC0" w:rsidP="00E36F0E">
            <w:pPr>
              <w:rPr>
                <w:rFonts w:cs="Arial"/>
              </w:rPr>
            </w:pPr>
            <w:r>
              <w:t>Traffic classification – 4</w:t>
            </w:r>
          </w:p>
          <w:p w14:paraId="0A80B77E" w14:textId="77777777" w:rsidR="00E36F0E" w:rsidRPr="004D7E9B" w:rsidRDefault="00393DC0" w:rsidP="00E36F0E">
            <w:pPr>
              <w:rPr>
                <w:rFonts w:ascii="Calibri" w:hAnsi="Calibri" w:cs="Calibri"/>
              </w:rPr>
            </w:pPr>
            <w:r>
              <w:t>Traffic classification – 5</w:t>
            </w:r>
          </w:p>
        </w:tc>
      </w:tr>
    </w:tbl>
    <w:p w14:paraId="768D2543" w14:textId="77777777" w:rsidR="00E36F0E" w:rsidRPr="003C3226" w:rsidRDefault="00E36F0E" w:rsidP="00E36F0E"/>
    <w:p w14:paraId="30D2A0A6" w14:textId="77777777" w:rsidR="00506E2F" w:rsidRPr="00506E2F" w:rsidRDefault="00506E2F" w:rsidP="00506E2F">
      <w:pPr>
        <w:pStyle w:val="Heading4"/>
        <w:rPr>
          <w:b w:val="0"/>
          <w:u w:val="single"/>
        </w:rPr>
      </w:pPr>
      <w:r w:rsidRPr="00506E2F">
        <w:rPr>
          <w:b w:val="0"/>
          <w:u w:val="single"/>
        </w:rPr>
        <w:t>WIRv2-REQ-470985/A-Intents And Possible Interfaces</w:t>
      </w:r>
    </w:p>
    <w:p w14:paraId="3227DB5A" w14:textId="1B69BE6C" w:rsidR="00E36F0E" w:rsidRPr="00B7659D" w:rsidRDefault="00393DC0" w:rsidP="00E36F0E">
      <w:pPr>
        <w:rPr>
          <w:rFonts w:eastAsia="Calibri" w:cs="Arial"/>
          <w:szCs w:val="22"/>
        </w:rPr>
      </w:pPr>
      <w:r w:rsidRPr="00B7659D">
        <w:rPr>
          <w:rFonts w:eastAsia="Calibri" w:cs="Arial"/>
          <w:szCs w:val="22"/>
        </w:rPr>
        <w:t>The below table describes at a high level the different intents and their possible interfaces</w:t>
      </w:r>
      <w:r>
        <w:rPr>
          <w:rFonts w:eastAsia="Calibri" w:cs="Arial"/>
          <w:szCs w:val="22"/>
        </w:rPr>
        <w:t>:</w:t>
      </w:r>
    </w:p>
    <w:p w14:paraId="3E16C95D" w14:textId="77777777" w:rsidR="00E36F0E" w:rsidRDefault="00E36F0E" w:rsidP="00E36F0E"/>
    <w:tbl>
      <w:tblPr>
        <w:tblStyle w:val="TableGrid"/>
        <w:tblW w:w="8835" w:type="dxa"/>
        <w:jc w:val="center"/>
        <w:tblLayout w:type="fixed"/>
        <w:tblLook w:val="04A0" w:firstRow="1" w:lastRow="0" w:firstColumn="1" w:lastColumn="0" w:noHBand="0" w:noVBand="1"/>
      </w:tblPr>
      <w:tblGrid>
        <w:gridCol w:w="2716"/>
        <w:gridCol w:w="3126"/>
        <w:gridCol w:w="2993"/>
      </w:tblGrid>
      <w:tr w:rsidR="00E36F0E" w14:paraId="18C37FCE" w14:textId="77777777" w:rsidTr="00E36F0E">
        <w:trPr>
          <w:trHeight w:val="332"/>
          <w:jc w:val="center"/>
        </w:trPr>
        <w:tc>
          <w:tcPr>
            <w:tcW w:w="2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37BB12" w14:textId="77777777" w:rsidR="00E36F0E" w:rsidRDefault="00393DC0">
            <w:pPr>
              <w:rPr>
                <w:rFonts w:cs="Arial"/>
                <w:b/>
                <w:bCs/>
              </w:rPr>
            </w:pPr>
            <w:r>
              <w:rPr>
                <w:b/>
                <w:bCs/>
              </w:rPr>
              <w:t>Intent state</w:t>
            </w:r>
          </w:p>
        </w:tc>
        <w:tc>
          <w:tcPr>
            <w:tcW w:w="31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10638C" w14:textId="77777777" w:rsidR="00E36F0E" w:rsidRDefault="00393DC0">
            <w:pPr>
              <w:rPr>
                <w:rFonts w:cs="Arial"/>
                <w:b/>
                <w:bCs/>
              </w:rPr>
            </w:pPr>
            <w:r>
              <w:rPr>
                <w:b/>
                <w:bCs/>
              </w:rPr>
              <w:t>Possible interfaces</w:t>
            </w:r>
          </w:p>
        </w:tc>
        <w:tc>
          <w:tcPr>
            <w:tcW w:w="29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C7F309" w14:textId="77777777" w:rsidR="00E36F0E" w:rsidRDefault="00393DC0">
            <w:pPr>
              <w:rPr>
                <w:rFonts w:cs="Arial"/>
                <w:b/>
                <w:bCs/>
              </w:rPr>
            </w:pPr>
            <w:r>
              <w:rPr>
                <w:b/>
                <w:bCs/>
              </w:rPr>
              <w:t>Traffic classifications</w:t>
            </w:r>
          </w:p>
        </w:tc>
      </w:tr>
      <w:tr w:rsidR="00E36F0E" w14:paraId="644C3455" w14:textId="77777777" w:rsidTr="00E36F0E">
        <w:trPr>
          <w:jc w:val="center"/>
        </w:trPr>
        <w:tc>
          <w:tcPr>
            <w:tcW w:w="2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0ACC04" w14:textId="77777777" w:rsidR="00E36F0E" w:rsidRDefault="00393DC0">
            <w:pPr>
              <w:rPr>
                <w:rFonts w:cs="Arial"/>
              </w:rPr>
            </w:pPr>
            <w:r>
              <w:t>Foreground</w:t>
            </w:r>
          </w:p>
        </w:tc>
        <w:tc>
          <w:tcPr>
            <w:tcW w:w="31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1888C" w14:textId="77777777" w:rsidR="00E36F0E" w:rsidRDefault="00393DC0">
            <w:pPr>
              <w:rPr>
                <w:szCs w:val="22"/>
              </w:rPr>
            </w:pPr>
            <w:r>
              <w:rPr>
                <w:rFonts w:cs="Arial"/>
                <w:szCs w:val="22"/>
              </w:rPr>
              <w:t>WIRClient2 APN1,</w:t>
            </w:r>
            <w:r>
              <w:rPr>
                <w:szCs w:val="22"/>
              </w:rPr>
              <w:t xml:space="preserve"> </w:t>
            </w:r>
          </w:p>
          <w:p w14:paraId="79204D8E" w14:textId="77777777" w:rsidR="00E36F0E" w:rsidRDefault="00393DC0">
            <w:pPr>
              <w:rPr>
                <w:rFonts w:cs="Arial"/>
                <w:szCs w:val="22"/>
              </w:rPr>
            </w:pPr>
            <w:r>
              <w:rPr>
                <w:rFonts w:cs="Arial"/>
                <w:szCs w:val="22"/>
              </w:rPr>
              <w:t>WIRClient5 APN1,</w:t>
            </w:r>
          </w:p>
          <w:p w14:paraId="674C3399" w14:textId="77777777" w:rsidR="00E36F0E" w:rsidRDefault="00393DC0">
            <w:pPr>
              <w:rPr>
                <w:rFonts w:cs="Arial"/>
                <w:szCs w:val="22"/>
              </w:rPr>
            </w:pPr>
            <w:r>
              <w:rPr>
                <w:rFonts w:cs="Arial"/>
                <w:szCs w:val="22"/>
              </w:rPr>
              <w:t>WIRClient1 WLAN services,</w:t>
            </w:r>
          </w:p>
          <w:p w14:paraId="71646DE3" w14:textId="77777777" w:rsidR="00E36F0E" w:rsidRDefault="00393DC0">
            <w:pPr>
              <w:rPr>
                <w:rFonts w:cs="Arial"/>
                <w:szCs w:val="22"/>
              </w:rPr>
            </w:pPr>
            <w:r>
              <w:rPr>
                <w:rFonts w:cs="Arial"/>
                <w:szCs w:val="22"/>
              </w:rPr>
              <w:t>WIRClient2 WLAN services,</w:t>
            </w:r>
          </w:p>
          <w:p w14:paraId="34D8A097" w14:textId="77777777" w:rsidR="00E36F0E" w:rsidRDefault="00393DC0">
            <w:pPr>
              <w:rPr>
                <w:rFonts w:cs="Arial"/>
                <w:szCs w:val="22"/>
              </w:rPr>
            </w:pPr>
            <w:r>
              <w:rPr>
                <w:rFonts w:cs="Arial"/>
                <w:szCs w:val="22"/>
              </w:rPr>
              <w:t>WIRClient5 WLAN services</w:t>
            </w:r>
          </w:p>
        </w:tc>
        <w:tc>
          <w:tcPr>
            <w:tcW w:w="29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9595E5" w14:textId="77777777" w:rsidR="00E36F0E" w:rsidRDefault="00393DC0">
            <w:pPr>
              <w:rPr>
                <w:rFonts w:cs="Arial"/>
              </w:rPr>
            </w:pPr>
            <w:r>
              <w:t xml:space="preserve">Traffic classification – 1 </w:t>
            </w:r>
          </w:p>
          <w:p w14:paraId="06A4789E" w14:textId="77777777" w:rsidR="00E36F0E" w:rsidRDefault="00393DC0">
            <w:pPr>
              <w:rPr>
                <w:rFonts w:ascii="Calibri" w:hAnsi="Calibri" w:cs="Calibri"/>
              </w:rPr>
            </w:pPr>
            <w:r>
              <w:t xml:space="preserve">Traffic classification – 2 </w:t>
            </w:r>
          </w:p>
          <w:p w14:paraId="6EB3F3C7" w14:textId="77777777" w:rsidR="00E36F0E" w:rsidRDefault="00393DC0">
            <w:r>
              <w:t xml:space="preserve">Traffic classification – 3 </w:t>
            </w:r>
          </w:p>
          <w:p w14:paraId="089C03D8" w14:textId="77777777" w:rsidR="00E36F0E" w:rsidRDefault="00E36F0E">
            <w:pPr>
              <w:rPr>
                <w:rFonts w:cs="Arial"/>
              </w:rPr>
            </w:pPr>
          </w:p>
        </w:tc>
      </w:tr>
      <w:tr w:rsidR="00E36F0E" w14:paraId="45C725E4" w14:textId="77777777" w:rsidTr="00E36F0E">
        <w:trPr>
          <w:jc w:val="center"/>
        </w:trPr>
        <w:tc>
          <w:tcPr>
            <w:tcW w:w="2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8089ED" w14:textId="77777777" w:rsidR="00E36F0E" w:rsidRDefault="00393DC0">
            <w:pPr>
              <w:rPr>
                <w:rFonts w:cs="Arial"/>
              </w:rPr>
            </w:pPr>
            <w:r>
              <w:lastRenderedPageBreak/>
              <w:t>Background, Background guaranteed but timer not expired</w:t>
            </w:r>
          </w:p>
        </w:tc>
        <w:tc>
          <w:tcPr>
            <w:tcW w:w="31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383C44" w14:textId="77777777" w:rsidR="00E36F0E" w:rsidRDefault="00393DC0">
            <w:pPr>
              <w:rPr>
                <w:szCs w:val="22"/>
              </w:rPr>
            </w:pPr>
            <w:r>
              <w:rPr>
                <w:szCs w:val="22"/>
              </w:rPr>
              <w:t>WIRClient1 WLAN services,</w:t>
            </w:r>
          </w:p>
          <w:p w14:paraId="586CB725" w14:textId="77777777" w:rsidR="00E36F0E" w:rsidRDefault="00393DC0">
            <w:pPr>
              <w:rPr>
                <w:szCs w:val="22"/>
              </w:rPr>
            </w:pPr>
            <w:r>
              <w:rPr>
                <w:szCs w:val="22"/>
              </w:rPr>
              <w:t>WIRClient2 WLAN services,</w:t>
            </w:r>
          </w:p>
          <w:p w14:paraId="5DBAFA5B" w14:textId="77777777" w:rsidR="00E36F0E" w:rsidRDefault="00393DC0">
            <w:pPr>
              <w:rPr>
                <w:rFonts w:cs="Arial"/>
                <w:szCs w:val="22"/>
              </w:rPr>
            </w:pPr>
            <w:r>
              <w:rPr>
                <w:szCs w:val="22"/>
              </w:rPr>
              <w:t>WIRClient5 WLAN services</w:t>
            </w:r>
          </w:p>
        </w:tc>
        <w:tc>
          <w:tcPr>
            <w:tcW w:w="29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234ED2" w14:textId="77777777" w:rsidR="00E36F0E" w:rsidRDefault="00393DC0">
            <w:pPr>
              <w:rPr>
                <w:rFonts w:cs="Arial"/>
              </w:rPr>
            </w:pPr>
            <w:r>
              <w:t>Traffic classification – 4</w:t>
            </w:r>
          </w:p>
          <w:p w14:paraId="0A93BF5C" w14:textId="77777777" w:rsidR="00E36F0E" w:rsidRDefault="00393DC0">
            <w:pPr>
              <w:rPr>
                <w:rFonts w:ascii="Calibri" w:hAnsi="Calibri" w:cs="Calibri"/>
              </w:rPr>
            </w:pPr>
            <w:r>
              <w:t xml:space="preserve">Traffic classification – 5 </w:t>
            </w:r>
          </w:p>
          <w:p w14:paraId="6120E391" w14:textId="77777777" w:rsidR="00E36F0E" w:rsidRDefault="00E36F0E">
            <w:pPr>
              <w:rPr>
                <w:rFonts w:cs="Arial"/>
              </w:rPr>
            </w:pPr>
          </w:p>
        </w:tc>
      </w:tr>
      <w:tr w:rsidR="00E36F0E" w14:paraId="09A60A10" w14:textId="77777777" w:rsidTr="00E36F0E">
        <w:trPr>
          <w:jc w:val="center"/>
        </w:trPr>
        <w:tc>
          <w:tcPr>
            <w:tcW w:w="2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056B1B" w14:textId="77777777" w:rsidR="00E36F0E" w:rsidRDefault="00393DC0">
            <w:pPr>
              <w:rPr>
                <w:rFonts w:cs="Arial"/>
              </w:rPr>
            </w:pPr>
            <w:r>
              <w:t xml:space="preserve">Background guaranteed timer expired </w:t>
            </w:r>
          </w:p>
        </w:tc>
        <w:tc>
          <w:tcPr>
            <w:tcW w:w="31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EAA507" w14:textId="77777777" w:rsidR="00E36F0E" w:rsidRDefault="00393DC0">
            <w:pPr>
              <w:rPr>
                <w:rFonts w:cs="Arial"/>
                <w:szCs w:val="22"/>
              </w:rPr>
            </w:pPr>
            <w:r>
              <w:rPr>
                <w:szCs w:val="22"/>
              </w:rPr>
              <w:t xml:space="preserve">WIRClient2 APN1 </w:t>
            </w:r>
            <w:r>
              <w:rPr>
                <w:rFonts w:cs="Arial"/>
                <w:szCs w:val="22"/>
              </w:rPr>
              <w:t>WIRClient5 APN1,</w:t>
            </w:r>
          </w:p>
          <w:p w14:paraId="6AC9DC8D" w14:textId="77777777" w:rsidR="00E36F0E" w:rsidRDefault="00393DC0">
            <w:pPr>
              <w:rPr>
                <w:rFonts w:cs="Arial"/>
                <w:szCs w:val="22"/>
              </w:rPr>
            </w:pPr>
            <w:r>
              <w:rPr>
                <w:rFonts w:cs="Arial"/>
                <w:szCs w:val="22"/>
              </w:rPr>
              <w:t>WIRClient2 APN2,</w:t>
            </w:r>
          </w:p>
          <w:p w14:paraId="5D1EF359" w14:textId="77777777" w:rsidR="00E36F0E" w:rsidRDefault="00393DC0">
            <w:pPr>
              <w:rPr>
                <w:rFonts w:cs="Arial"/>
                <w:szCs w:val="22"/>
              </w:rPr>
            </w:pPr>
            <w:r>
              <w:rPr>
                <w:rFonts w:cs="Arial"/>
                <w:szCs w:val="22"/>
              </w:rPr>
              <w:t>WIRClient5 APN2</w:t>
            </w:r>
          </w:p>
        </w:tc>
        <w:tc>
          <w:tcPr>
            <w:tcW w:w="29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6A8D5B" w14:textId="77777777" w:rsidR="00E36F0E" w:rsidRDefault="00393DC0">
            <w:pPr>
              <w:rPr>
                <w:rFonts w:cs="Arial"/>
              </w:rPr>
            </w:pPr>
            <w:r>
              <w:t>Traffic classification – 4</w:t>
            </w:r>
          </w:p>
          <w:p w14:paraId="1DBD7E61" w14:textId="77777777" w:rsidR="00E36F0E" w:rsidRDefault="00E36F0E">
            <w:pPr>
              <w:rPr>
                <w:rFonts w:cs="Arial"/>
              </w:rPr>
            </w:pPr>
          </w:p>
        </w:tc>
      </w:tr>
    </w:tbl>
    <w:p w14:paraId="41DCAB7B" w14:textId="77777777" w:rsidR="00E36F0E" w:rsidRPr="003C3226" w:rsidRDefault="00E36F0E" w:rsidP="00E36F0E"/>
    <w:p w14:paraId="55DE7B4C" w14:textId="77777777" w:rsidR="00506E2F" w:rsidRPr="00506E2F" w:rsidRDefault="00506E2F" w:rsidP="00506E2F">
      <w:pPr>
        <w:pStyle w:val="Heading4"/>
        <w:rPr>
          <w:b w:val="0"/>
          <w:u w:val="single"/>
        </w:rPr>
      </w:pPr>
      <w:r w:rsidRPr="00506E2F">
        <w:rPr>
          <w:b w:val="0"/>
          <w:u w:val="single"/>
        </w:rPr>
        <w:t>WIR-REQ-296061/E-Bandwidth Shaping</w:t>
      </w:r>
    </w:p>
    <w:p w14:paraId="559E2F7F" w14:textId="532D0360" w:rsidR="00E36F0E" w:rsidRDefault="00393DC0" w:rsidP="00E36F0E">
      <w:r>
        <w:t>WIRClients</w:t>
      </w:r>
      <w:r w:rsidRPr="0031074B">
        <w:t xml:space="preserve"> /</w:t>
      </w:r>
      <w:r>
        <w:t xml:space="preserve"> Server shall support Bandwidth shaping to achieve Traffic classification priority.</w:t>
      </w:r>
      <w:r w:rsidRPr="000D3352">
        <w:t xml:space="preserve"> </w:t>
      </w:r>
      <w:r>
        <w:t>For example, an application with priority high shall have a better connection than an application with priority Low.</w:t>
      </w:r>
    </w:p>
    <w:p w14:paraId="46C88FE5" w14:textId="77777777" w:rsidR="00506E2F" w:rsidRPr="00506E2F" w:rsidRDefault="00506E2F" w:rsidP="00506E2F">
      <w:pPr>
        <w:pStyle w:val="Heading4"/>
        <w:rPr>
          <w:b w:val="0"/>
          <w:u w:val="single"/>
        </w:rPr>
      </w:pPr>
      <w:r w:rsidRPr="00506E2F">
        <w:rPr>
          <w:b w:val="0"/>
          <w:u w:val="single"/>
        </w:rPr>
        <w:t>WIR-REQ-385871/A-China Basic Service and Entertainment Service</w:t>
      </w:r>
    </w:p>
    <w:p w14:paraId="0C009799" w14:textId="174517F7" w:rsidR="00E36F0E" w:rsidRDefault="00393DC0" w:rsidP="00E36F0E">
      <w:r>
        <w:t>Basic service shall use APN1 through foreground intent.</w:t>
      </w:r>
    </w:p>
    <w:p w14:paraId="0DC46F79" w14:textId="77777777" w:rsidR="00E36F0E" w:rsidRDefault="00393DC0" w:rsidP="00E36F0E">
      <w:r>
        <w:t>Entertainment service shall use APN2 through foreground intent.</w:t>
      </w:r>
    </w:p>
    <w:p w14:paraId="43F532D9" w14:textId="77777777" w:rsidR="00E36F0E" w:rsidRPr="00787846" w:rsidRDefault="00393DC0" w:rsidP="00E36F0E">
      <w:r>
        <w:t>Both service’s APN selection is controlled through policy table and policy table shall have correct value to support APN1 and APN2.</w:t>
      </w:r>
    </w:p>
    <w:p w14:paraId="30AC8A05" w14:textId="77777777" w:rsidR="00E36F0E" w:rsidRDefault="00393DC0" w:rsidP="00E36F0E">
      <w:r>
        <w:t>Cellular Only flag shall be set to enabled to avoid switching to WiFi.</w:t>
      </w:r>
    </w:p>
    <w:p w14:paraId="3F5EA022" w14:textId="77777777" w:rsidR="00E36F0E" w:rsidRDefault="00393DC0" w:rsidP="00506E2F">
      <w:pPr>
        <w:pStyle w:val="Heading3"/>
      </w:pPr>
      <w:bookmarkStart w:id="24" w:name="_Toc93426724"/>
      <w:r>
        <w:t>Use Cases</w:t>
      </w:r>
      <w:bookmarkEnd w:id="24"/>
    </w:p>
    <w:p w14:paraId="2530CFEC" w14:textId="77777777" w:rsidR="00E36F0E" w:rsidRDefault="00393DC0" w:rsidP="00506E2F">
      <w:pPr>
        <w:pStyle w:val="Heading3"/>
      </w:pPr>
      <w:bookmarkStart w:id="25" w:name="_Toc93426725"/>
      <w:r>
        <w:t>White Box View</w:t>
      </w:r>
      <w:bookmarkEnd w:id="25"/>
    </w:p>
    <w:p w14:paraId="2C8C1F26" w14:textId="77777777" w:rsidR="00E36F0E" w:rsidRDefault="00393DC0">
      <w:pPr>
        <w:spacing w:after="200" w:line="276" w:lineRule="auto"/>
      </w:pPr>
      <w:r>
        <w:br w:type="page"/>
      </w:r>
    </w:p>
    <w:p w14:paraId="1693ACB4" w14:textId="77777777" w:rsidR="00E36F0E" w:rsidRDefault="00E36F0E" w:rsidP="00E36F0E"/>
    <w:p w14:paraId="72F33CF4" w14:textId="5D0B504D" w:rsidR="00E36F0E" w:rsidRDefault="00393DC0" w:rsidP="00506E2F">
      <w:pPr>
        <w:pStyle w:val="Heading2"/>
      </w:pPr>
      <w:bookmarkStart w:id="26" w:name="_Toc93426726"/>
      <w:r w:rsidRPr="00B9479B">
        <w:t>WIR-FUN-REQ-295935/A-Policy Manager</w:t>
      </w:r>
      <w:bookmarkEnd w:id="26"/>
    </w:p>
    <w:p w14:paraId="6BA74C53" w14:textId="77777777" w:rsidR="00E36F0E" w:rsidRDefault="00E36F0E" w:rsidP="00E36F0E"/>
    <w:p w14:paraId="2C0ECBF1" w14:textId="77777777" w:rsidR="00E36F0E" w:rsidRDefault="00393DC0" w:rsidP="00506E2F">
      <w:pPr>
        <w:pStyle w:val="Heading3"/>
      </w:pPr>
      <w:bookmarkStart w:id="27" w:name="_Toc93426727"/>
      <w:r>
        <w:t>Requirements</w:t>
      </w:r>
      <w:bookmarkEnd w:id="27"/>
    </w:p>
    <w:p w14:paraId="5F6FB155" w14:textId="77777777" w:rsidR="00506E2F" w:rsidRPr="00506E2F" w:rsidRDefault="00506E2F" w:rsidP="00506E2F">
      <w:pPr>
        <w:pStyle w:val="Heading4"/>
        <w:rPr>
          <w:b w:val="0"/>
          <w:u w:val="single"/>
        </w:rPr>
      </w:pPr>
      <w:r w:rsidRPr="00506E2F">
        <w:rPr>
          <w:b w:val="0"/>
          <w:u w:val="single"/>
        </w:rPr>
        <w:t>WIR-REQ-295936/D-Purpose</w:t>
      </w:r>
    </w:p>
    <w:p w14:paraId="7CCDBD15" w14:textId="5AF2E657" w:rsidR="00E36F0E" w:rsidRDefault="00393DC0" w:rsidP="00E36F0E">
      <w:pPr>
        <w:rPr>
          <w:rFonts w:eastAsia="Calibri"/>
        </w:rPr>
      </w:pPr>
      <w:r w:rsidRPr="00B7659D">
        <w:rPr>
          <w:rFonts w:eastAsia="Calibri"/>
          <w:szCs w:val="22"/>
        </w:rPr>
        <w:t>Applications shall request connectivity interface from WIR by sending an intent request</w:t>
      </w:r>
      <w:r>
        <w:rPr>
          <w:rFonts w:eastAsia="Calibri"/>
          <w:szCs w:val="22"/>
        </w:rPr>
        <w:t xml:space="preserve">. </w:t>
      </w:r>
      <w:r w:rsidRPr="00B7659D">
        <w:rPr>
          <w:rFonts w:eastAsia="Calibri"/>
          <w:szCs w:val="22"/>
        </w:rPr>
        <w:t xml:space="preserve">WIR shall validate the application intent request against the intent privileges set for every application. The connectivity privileges of every application shall be stored in </w:t>
      </w:r>
      <w:bookmarkStart w:id="28" w:name="_Hlk39488813"/>
      <w:r>
        <w:rPr>
          <w:szCs w:val="22"/>
        </w:rPr>
        <w:t>all applicable WIRClients and</w:t>
      </w:r>
      <w:r>
        <w:rPr>
          <w:rFonts w:eastAsia="Calibri"/>
          <w:szCs w:val="22"/>
        </w:rPr>
        <w:t xml:space="preserve"> </w:t>
      </w:r>
      <w:r>
        <w:rPr>
          <w:szCs w:val="22"/>
        </w:rPr>
        <w:t>WIRServer. These privileges</w:t>
      </w:r>
      <w:bookmarkEnd w:id="28"/>
      <w:r>
        <w:rPr>
          <w:szCs w:val="22"/>
        </w:rPr>
        <w:t xml:space="preserve"> </w:t>
      </w:r>
      <w:r w:rsidRPr="00B7659D">
        <w:rPr>
          <w:rFonts w:eastAsia="Calibri"/>
          <w:szCs w:val="22"/>
        </w:rPr>
        <w:t>shall be upda</w:t>
      </w:r>
      <w:r>
        <w:rPr>
          <w:rFonts w:eastAsia="Calibri"/>
          <w:szCs w:val="22"/>
        </w:rPr>
        <w:t>table over the air from backend.</w:t>
      </w:r>
    </w:p>
    <w:p w14:paraId="22EA654B" w14:textId="77777777" w:rsidR="00506E2F" w:rsidRPr="00506E2F" w:rsidRDefault="00506E2F" w:rsidP="00506E2F">
      <w:pPr>
        <w:pStyle w:val="Heading4"/>
        <w:rPr>
          <w:b w:val="0"/>
          <w:u w:val="single"/>
        </w:rPr>
      </w:pPr>
      <w:r w:rsidRPr="00506E2F">
        <w:rPr>
          <w:b w:val="0"/>
          <w:u w:val="single"/>
        </w:rPr>
        <w:t>WIR-REQ-295937/C-Global Application ID</w:t>
      </w:r>
    </w:p>
    <w:p w14:paraId="5BD462D1" w14:textId="153CB1D6" w:rsidR="00E36F0E" w:rsidRDefault="00393DC0" w:rsidP="00E36F0E">
      <w:r w:rsidRPr="00B7659D">
        <w:rPr>
          <w:rFonts w:eastAsia="Calibri"/>
          <w:szCs w:val="22"/>
        </w:rPr>
        <w:t xml:space="preserve">Every application shall have a global </w:t>
      </w:r>
      <w:r>
        <w:rPr>
          <w:rFonts w:eastAsia="Calibri"/>
          <w:szCs w:val="22"/>
        </w:rPr>
        <w:t xml:space="preserve">application </w:t>
      </w:r>
      <w:r w:rsidRPr="00B7659D">
        <w:rPr>
          <w:rFonts w:eastAsia="Calibri"/>
          <w:szCs w:val="22"/>
        </w:rPr>
        <w:t xml:space="preserve">ID which shall be maintained in the Ford cloud. This global </w:t>
      </w:r>
      <w:r>
        <w:rPr>
          <w:rFonts w:eastAsia="Calibri"/>
          <w:szCs w:val="22"/>
        </w:rPr>
        <w:t xml:space="preserve">application </w:t>
      </w:r>
      <w:r w:rsidRPr="00B7659D">
        <w:rPr>
          <w:rFonts w:eastAsia="Calibri"/>
          <w:szCs w:val="22"/>
        </w:rPr>
        <w:t xml:space="preserve">ID shall be used by WIR to identify applications, validate applications and map intent </w:t>
      </w:r>
      <w:r>
        <w:rPr>
          <w:rFonts w:eastAsia="Calibri"/>
          <w:szCs w:val="22"/>
        </w:rPr>
        <w:t xml:space="preserve">and URL </w:t>
      </w:r>
      <w:r w:rsidRPr="00B7659D">
        <w:rPr>
          <w:rFonts w:eastAsia="Calibri"/>
          <w:szCs w:val="22"/>
        </w:rPr>
        <w:t xml:space="preserve">privileges for the application. The individual applications when requesting network interfaces shall supply the </w:t>
      </w:r>
      <w:r>
        <w:rPr>
          <w:rFonts w:eastAsia="Calibri"/>
          <w:szCs w:val="22"/>
        </w:rPr>
        <w:t xml:space="preserve">Application </w:t>
      </w:r>
      <w:r w:rsidRPr="00B7659D">
        <w:rPr>
          <w:rFonts w:eastAsia="Calibri"/>
          <w:szCs w:val="22"/>
        </w:rPr>
        <w:t>ID along with the intent.</w:t>
      </w:r>
    </w:p>
    <w:p w14:paraId="5B4747CF" w14:textId="77777777" w:rsidR="00506E2F" w:rsidRPr="00506E2F" w:rsidRDefault="00506E2F" w:rsidP="00506E2F">
      <w:pPr>
        <w:pStyle w:val="Heading4"/>
        <w:rPr>
          <w:b w:val="0"/>
          <w:u w:val="single"/>
        </w:rPr>
      </w:pPr>
      <w:r w:rsidRPr="00506E2F">
        <w:rPr>
          <w:b w:val="0"/>
          <w:u w:val="single"/>
        </w:rPr>
        <w:t>WIR-REQ-295938/B-Intent Policy Table Privileges</w:t>
      </w:r>
    </w:p>
    <w:p w14:paraId="184D484F" w14:textId="589AA611" w:rsidR="00E36F0E" w:rsidRPr="00D378FE" w:rsidRDefault="00393DC0" w:rsidP="00E36F0E">
      <w:pPr>
        <w:rPr>
          <w:rFonts w:eastAsia="Calibri"/>
        </w:rPr>
      </w:pPr>
      <w:r w:rsidRPr="00B7659D">
        <w:rPr>
          <w:szCs w:val="22"/>
        </w:rPr>
        <w:t>Each application intent privilege can be specified using a 2 byte</w:t>
      </w:r>
      <w:r>
        <w:rPr>
          <w:szCs w:val="22"/>
        </w:rPr>
        <w:t>s</w:t>
      </w:r>
      <w:r w:rsidRPr="00B7659D">
        <w:rPr>
          <w:szCs w:val="22"/>
        </w:rPr>
        <w:t xml:space="preserve"> value</w:t>
      </w:r>
      <w:r>
        <w:rPr>
          <w:szCs w:val="22"/>
        </w:rPr>
        <w:t>.</w:t>
      </w:r>
    </w:p>
    <w:p w14:paraId="557BC30C" w14:textId="77777777" w:rsidR="00506E2F" w:rsidRPr="00506E2F" w:rsidRDefault="00506E2F" w:rsidP="00506E2F">
      <w:pPr>
        <w:pStyle w:val="Heading4"/>
        <w:rPr>
          <w:b w:val="0"/>
          <w:u w:val="single"/>
        </w:rPr>
      </w:pPr>
      <w:r w:rsidRPr="00506E2F">
        <w:rPr>
          <w:b w:val="0"/>
          <w:u w:val="single"/>
        </w:rPr>
        <w:t>WIR-REQ-295939/F-Intent Policy Table Privilege Breakdown</w:t>
      </w:r>
    </w:p>
    <w:p w14:paraId="06ED92C3" w14:textId="07F6904F" w:rsidR="00E36F0E" w:rsidRPr="00B7659D" w:rsidRDefault="00393DC0" w:rsidP="00E36F0E">
      <w:pPr>
        <w:rPr>
          <w:szCs w:val="22"/>
        </w:rPr>
      </w:pPr>
      <w:r w:rsidRPr="00B7659D">
        <w:rPr>
          <w:szCs w:val="22"/>
        </w:rPr>
        <w:t>Each application intent privilege can be specified using a 2 byte</w:t>
      </w:r>
      <w:r>
        <w:rPr>
          <w:szCs w:val="22"/>
        </w:rPr>
        <w:t>s</w:t>
      </w:r>
      <w:r w:rsidRPr="00B7659D">
        <w:rPr>
          <w:szCs w:val="22"/>
        </w:rPr>
        <w:t xml:space="preserve"> value</w:t>
      </w:r>
      <w:r>
        <w:rPr>
          <w:szCs w:val="22"/>
        </w:rPr>
        <w:t xml:space="preserve">. </w:t>
      </w:r>
      <w:r w:rsidRPr="00B7659D">
        <w:rPr>
          <w:szCs w:val="22"/>
        </w:rPr>
        <w:t>The encoding of the</w:t>
      </w:r>
      <w:r>
        <w:rPr>
          <w:szCs w:val="22"/>
        </w:rPr>
        <w:t xml:space="preserve"> 2 byte value is defined below (ex. </w:t>
      </w:r>
      <w:r w:rsidRPr="00B7659D">
        <w:rPr>
          <w:szCs w:val="22"/>
        </w:rPr>
        <w:t xml:space="preserve">bit 0 is intended for </w:t>
      </w:r>
      <w:r>
        <w:rPr>
          <w:szCs w:val="22"/>
        </w:rPr>
        <w:t xml:space="preserve">WIRClient2 </w:t>
      </w:r>
      <w:r w:rsidRPr="00B7659D">
        <w:rPr>
          <w:szCs w:val="22"/>
        </w:rPr>
        <w:t>cellular APN1, bit 1 is intended for WIFI etc.</w:t>
      </w:r>
      <w:r>
        <w:rPr>
          <w:szCs w:val="22"/>
        </w:rPr>
        <w:t>):</w:t>
      </w:r>
    </w:p>
    <w:p w14:paraId="6323F51D" w14:textId="77777777" w:rsidR="00E36F0E" w:rsidRDefault="00E36F0E" w:rsidP="00E36F0E">
      <w:pPr>
        <w:rPr>
          <w:b/>
          <w:szCs w:val="22"/>
        </w:rPr>
      </w:pPr>
    </w:p>
    <w:tbl>
      <w:tblPr>
        <w:tblW w:w="6570" w:type="dxa"/>
        <w:jc w:val="center"/>
        <w:tblLayout w:type="fixed"/>
        <w:tblLook w:val="04A0" w:firstRow="1" w:lastRow="0" w:firstColumn="1" w:lastColumn="0" w:noHBand="0" w:noVBand="1"/>
      </w:tblPr>
      <w:tblGrid>
        <w:gridCol w:w="3510"/>
        <w:gridCol w:w="1530"/>
        <w:gridCol w:w="1530"/>
      </w:tblGrid>
      <w:tr w:rsidR="00E36F0E" w14:paraId="688D33E3" w14:textId="77777777" w:rsidTr="00E36F0E">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757F552A" w14:textId="77777777" w:rsidR="00E36F0E" w:rsidRDefault="00393DC0">
            <w:pPr>
              <w:widowControl w:val="0"/>
              <w:rPr>
                <w:b/>
                <w:szCs w:val="22"/>
              </w:rPr>
            </w:pPr>
            <w:r>
              <w:rPr>
                <w:b/>
                <w:szCs w:val="22"/>
              </w:rPr>
              <w:t>Interfaces</w:t>
            </w:r>
          </w:p>
        </w:tc>
        <w:tc>
          <w:tcPr>
            <w:tcW w:w="1530" w:type="dxa"/>
            <w:tcBorders>
              <w:top w:val="single" w:sz="4" w:space="0" w:color="000000"/>
              <w:left w:val="single" w:sz="4" w:space="0" w:color="000000"/>
              <w:bottom w:val="single" w:sz="4" w:space="0" w:color="000000"/>
              <w:right w:val="single" w:sz="4" w:space="0" w:color="000000"/>
            </w:tcBorders>
            <w:hideMark/>
          </w:tcPr>
          <w:p w14:paraId="30F32139" w14:textId="77777777" w:rsidR="00E36F0E" w:rsidRDefault="00393DC0">
            <w:pPr>
              <w:widowControl w:val="0"/>
              <w:jc w:val="center"/>
              <w:rPr>
                <w:b/>
                <w:szCs w:val="22"/>
              </w:rPr>
            </w:pPr>
            <w:r>
              <w:rPr>
                <w:b/>
                <w:szCs w:val="22"/>
              </w:rPr>
              <w:t>Bit position</w:t>
            </w:r>
          </w:p>
          <w:p w14:paraId="7A4E5002" w14:textId="77777777" w:rsidR="00E36F0E" w:rsidRDefault="00393DC0">
            <w:pPr>
              <w:widowControl w:val="0"/>
              <w:jc w:val="center"/>
              <w:rPr>
                <w:b/>
                <w:szCs w:val="22"/>
              </w:rPr>
            </w:pPr>
            <w:r>
              <w:rPr>
                <w:b/>
                <w:szCs w:val="22"/>
              </w:rPr>
              <w:t>1- enabled</w:t>
            </w:r>
          </w:p>
          <w:p w14:paraId="296067CC" w14:textId="77777777" w:rsidR="00E36F0E" w:rsidRDefault="00393DC0">
            <w:pPr>
              <w:widowControl w:val="0"/>
              <w:jc w:val="center"/>
              <w:rPr>
                <w:b/>
                <w:szCs w:val="22"/>
              </w:rPr>
            </w:pPr>
            <w:r>
              <w:rPr>
                <w:b/>
                <w:szCs w:val="22"/>
              </w:rPr>
              <w:t>0 - disabled</w:t>
            </w:r>
          </w:p>
        </w:tc>
        <w:tc>
          <w:tcPr>
            <w:tcW w:w="1530" w:type="dxa"/>
            <w:tcBorders>
              <w:top w:val="single" w:sz="4" w:space="0" w:color="000000"/>
              <w:left w:val="single" w:sz="4" w:space="0" w:color="000000"/>
              <w:bottom w:val="single" w:sz="4" w:space="0" w:color="000000"/>
              <w:right w:val="single" w:sz="4" w:space="0" w:color="000000"/>
            </w:tcBorders>
            <w:hideMark/>
          </w:tcPr>
          <w:p w14:paraId="727AB561" w14:textId="77777777" w:rsidR="00E36F0E" w:rsidRDefault="00393DC0">
            <w:pPr>
              <w:widowControl w:val="0"/>
              <w:jc w:val="center"/>
              <w:rPr>
                <w:b/>
                <w:szCs w:val="22"/>
              </w:rPr>
            </w:pPr>
            <w:r>
              <w:rPr>
                <w:b/>
                <w:szCs w:val="22"/>
              </w:rPr>
              <w:t>Value</w:t>
            </w:r>
          </w:p>
        </w:tc>
      </w:tr>
      <w:tr w:rsidR="00E36F0E" w14:paraId="2EBCF24A" w14:textId="77777777" w:rsidTr="00E36F0E">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0C0C69CE" w14:textId="77777777" w:rsidR="00E36F0E" w:rsidRDefault="00393DC0">
            <w:pPr>
              <w:widowControl w:val="0"/>
              <w:spacing w:line="252" w:lineRule="auto"/>
              <w:rPr>
                <w:szCs w:val="22"/>
              </w:rPr>
            </w:pPr>
            <w:r>
              <w:rPr>
                <w:szCs w:val="22"/>
              </w:rPr>
              <w:t xml:space="preserve">WIRClient2 Cellular APN1                        </w:t>
            </w:r>
          </w:p>
        </w:tc>
        <w:tc>
          <w:tcPr>
            <w:tcW w:w="1530" w:type="dxa"/>
            <w:tcBorders>
              <w:top w:val="single" w:sz="4" w:space="0" w:color="000000"/>
              <w:left w:val="single" w:sz="4" w:space="0" w:color="000000"/>
              <w:bottom w:val="single" w:sz="4" w:space="0" w:color="000000"/>
              <w:right w:val="single" w:sz="4" w:space="0" w:color="000000"/>
            </w:tcBorders>
            <w:hideMark/>
          </w:tcPr>
          <w:p w14:paraId="5343AB3F" w14:textId="77777777" w:rsidR="00E36F0E" w:rsidRDefault="00393DC0">
            <w:pPr>
              <w:widowControl w:val="0"/>
              <w:spacing w:line="252" w:lineRule="auto"/>
              <w:jc w:val="center"/>
              <w:rPr>
                <w:szCs w:val="22"/>
              </w:rPr>
            </w:pPr>
            <w:r>
              <w:rPr>
                <w:szCs w:val="22"/>
              </w:rPr>
              <w:t>0 (LSB)</w:t>
            </w:r>
          </w:p>
        </w:tc>
        <w:tc>
          <w:tcPr>
            <w:tcW w:w="1530" w:type="dxa"/>
            <w:tcBorders>
              <w:top w:val="single" w:sz="4" w:space="0" w:color="000000"/>
              <w:left w:val="single" w:sz="4" w:space="0" w:color="000000"/>
              <w:bottom w:val="single" w:sz="4" w:space="0" w:color="000000"/>
              <w:right w:val="single" w:sz="4" w:space="0" w:color="000000"/>
            </w:tcBorders>
            <w:hideMark/>
          </w:tcPr>
          <w:p w14:paraId="660D7E8E" w14:textId="77777777" w:rsidR="00E36F0E" w:rsidRDefault="00393DC0">
            <w:pPr>
              <w:widowControl w:val="0"/>
              <w:spacing w:line="252" w:lineRule="auto"/>
              <w:jc w:val="center"/>
              <w:rPr>
                <w:szCs w:val="22"/>
              </w:rPr>
            </w:pPr>
            <w:r>
              <w:rPr>
                <w:szCs w:val="22"/>
              </w:rPr>
              <w:t>0x0001</w:t>
            </w:r>
          </w:p>
        </w:tc>
      </w:tr>
      <w:tr w:rsidR="00E36F0E" w14:paraId="66E41630" w14:textId="77777777" w:rsidTr="00E36F0E">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21A7DF85" w14:textId="77777777" w:rsidR="00E36F0E" w:rsidRDefault="00393DC0">
            <w:pPr>
              <w:widowControl w:val="0"/>
              <w:spacing w:line="252" w:lineRule="auto"/>
              <w:rPr>
                <w:szCs w:val="22"/>
              </w:rPr>
            </w:pPr>
            <w:r>
              <w:rPr>
                <w:szCs w:val="22"/>
              </w:rPr>
              <w:t>WIFI</w:t>
            </w:r>
          </w:p>
        </w:tc>
        <w:tc>
          <w:tcPr>
            <w:tcW w:w="1530" w:type="dxa"/>
            <w:tcBorders>
              <w:top w:val="single" w:sz="4" w:space="0" w:color="000000"/>
              <w:left w:val="single" w:sz="4" w:space="0" w:color="000000"/>
              <w:bottom w:val="single" w:sz="4" w:space="0" w:color="000000"/>
              <w:right w:val="single" w:sz="4" w:space="0" w:color="000000"/>
            </w:tcBorders>
            <w:hideMark/>
          </w:tcPr>
          <w:p w14:paraId="4036B49A" w14:textId="77777777" w:rsidR="00E36F0E" w:rsidRDefault="00393DC0">
            <w:pPr>
              <w:widowControl w:val="0"/>
              <w:spacing w:line="252" w:lineRule="auto"/>
              <w:jc w:val="center"/>
              <w:rPr>
                <w:szCs w:val="22"/>
              </w:rPr>
            </w:pPr>
            <w:r>
              <w:rPr>
                <w:szCs w:val="22"/>
              </w:rPr>
              <w:t>1</w:t>
            </w:r>
          </w:p>
        </w:tc>
        <w:tc>
          <w:tcPr>
            <w:tcW w:w="1530" w:type="dxa"/>
            <w:tcBorders>
              <w:top w:val="single" w:sz="4" w:space="0" w:color="000000"/>
              <w:left w:val="single" w:sz="4" w:space="0" w:color="000000"/>
              <w:bottom w:val="single" w:sz="4" w:space="0" w:color="000000"/>
              <w:right w:val="single" w:sz="4" w:space="0" w:color="000000"/>
            </w:tcBorders>
            <w:hideMark/>
          </w:tcPr>
          <w:p w14:paraId="0DBB5622" w14:textId="77777777" w:rsidR="00E36F0E" w:rsidRDefault="00393DC0">
            <w:pPr>
              <w:widowControl w:val="0"/>
              <w:spacing w:line="252" w:lineRule="auto"/>
              <w:jc w:val="center"/>
              <w:rPr>
                <w:szCs w:val="22"/>
              </w:rPr>
            </w:pPr>
            <w:r>
              <w:rPr>
                <w:szCs w:val="22"/>
              </w:rPr>
              <w:t>0x0002</w:t>
            </w:r>
          </w:p>
        </w:tc>
      </w:tr>
      <w:tr w:rsidR="00E36F0E" w14:paraId="2A9F70A9" w14:textId="77777777" w:rsidTr="00E36F0E">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57342659" w14:textId="77777777" w:rsidR="00E36F0E" w:rsidRDefault="00393DC0">
            <w:pPr>
              <w:widowControl w:val="0"/>
              <w:spacing w:line="252" w:lineRule="auto"/>
              <w:rPr>
                <w:szCs w:val="22"/>
              </w:rPr>
            </w:pPr>
            <w:r>
              <w:rPr>
                <w:szCs w:val="22"/>
              </w:rPr>
              <w:t>WIRClient2 Cellular APN2</w:t>
            </w:r>
          </w:p>
        </w:tc>
        <w:tc>
          <w:tcPr>
            <w:tcW w:w="1530" w:type="dxa"/>
            <w:tcBorders>
              <w:top w:val="single" w:sz="4" w:space="0" w:color="000000"/>
              <w:left w:val="single" w:sz="4" w:space="0" w:color="000000"/>
              <w:bottom w:val="single" w:sz="4" w:space="0" w:color="000000"/>
              <w:right w:val="single" w:sz="4" w:space="0" w:color="000000"/>
            </w:tcBorders>
            <w:hideMark/>
          </w:tcPr>
          <w:p w14:paraId="06B0084A" w14:textId="77777777" w:rsidR="00E36F0E" w:rsidRDefault="00393DC0">
            <w:pPr>
              <w:widowControl w:val="0"/>
              <w:spacing w:line="252" w:lineRule="auto"/>
              <w:jc w:val="center"/>
              <w:rPr>
                <w:szCs w:val="22"/>
              </w:rPr>
            </w:pPr>
            <w:r>
              <w:rPr>
                <w:szCs w:val="22"/>
              </w:rPr>
              <w:t>2</w:t>
            </w:r>
          </w:p>
        </w:tc>
        <w:tc>
          <w:tcPr>
            <w:tcW w:w="1530" w:type="dxa"/>
            <w:tcBorders>
              <w:top w:val="single" w:sz="4" w:space="0" w:color="000000"/>
              <w:left w:val="single" w:sz="4" w:space="0" w:color="000000"/>
              <w:bottom w:val="single" w:sz="4" w:space="0" w:color="000000"/>
              <w:right w:val="single" w:sz="4" w:space="0" w:color="000000"/>
            </w:tcBorders>
            <w:hideMark/>
          </w:tcPr>
          <w:p w14:paraId="2A3ABE33" w14:textId="77777777" w:rsidR="00E36F0E" w:rsidRDefault="00393DC0">
            <w:pPr>
              <w:widowControl w:val="0"/>
              <w:spacing w:line="252" w:lineRule="auto"/>
              <w:jc w:val="center"/>
              <w:rPr>
                <w:szCs w:val="22"/>
              </w:rPr>
            </w:pPr>
            <w:r>
              <w:rPr>
                <w:szCs w:val="22"/>
              </w:rPr>
              <w:t>0x0004</w:t>
            </w:r>
          </w:p>
        </w:tc>
      </w:tr>
      <w:tr w:rsidR="00E36F0E" w14:paraId="5653EF65" w14:textId="77777777" w:rsidTr="00E36F0E">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1B1DDD5" w14:textId="77777777" w:rsidR="00E36F0E" w:rsidRDefault="00393DC0">
            <w:pPr>
              <w:widowControl w:val="0"/>
              <w:spacing w:line="252" w:lineRule="auto"/>
              <w:rPr>
                <w:szCs w:val="22"/>
              </w:rPr>
            </w:pPr>
            <w:r>
              <w:rPr>
                <w:szCs w:val="22"/>
              </w:rPr>
              <w:t>Reserved</w:t>
            </w:r>
          </w:p>
        </w:tc>
        <w:tc>
          <w:tcPr>
            <w:tcW w:w="1530" w:type="dxa"/>
            <w:tcBorders>
              <w:top w:val="single" w:sz="4" w:space="0" w:color="000000"/>
              <w:left w:val="single" w:sz="4" w:space="0" w:color="000000"/>
              <w:bottom w:val="single" w:sz="4" w:space="0" w:color="000000"/>
              <w:right w:val="single" w:sz="4" w:space="0" w:color="000000"/>
            </w:tcBorders>
            <w:hideMark/>
          </w:tcPr>
          <w:p w14:paraId="5F98176F" w14:textId="77777777" w:rsidR="00E36F0E" w:rsidRDefault="00393DC0">
            <w:pPr>
              <w:widowControl w:val="0"/>
              <w:spacing w:line="252" w:lineRule="auto"/>
              <w:jc w:val="center"/>
              <w:rPr>
                <w:szCs w:val="22"/>
              </w:rPr>
            </w:pPr>
            <w:r>
              <w:rPr>
                <w:szCs w:val="22"/>
              </w:rPr>
              <w:t>3</w:t>
            </w:r>
          </w:p>
        </w:tc>
        <w:tc>
          <w:tcPr>
            <w:tcW w:w="1530" w:type="dxa"/>
            <w:tcBorders>
              <w:top w:val="single" w:sz="4" w:space="0" w:color="000000"/>
              <w:left w:val="single" w:sz="4" w:space="0" w:color="000000"/>
              <w:bottom w:val="single" w:sz="4" w:space="0" w:color="000000"/>
              <w:right w:val="single" w:sz="4" w:space="0" w:color="000000"/>
            </w:tcBorders>
            <w:hideMark/>
          </w:tcPr>
          <w:p w14:paraId="68C7DC1B" w14:textId="77777777" w:rsidR="00E36F0E" w:rsidRDefault="00393DC0">
            <w:pPr>
              <w:widowControl w:val="0"/>
              <w:spacing w:line="252" w:lineRule="auto"/>
              <w:jc w:val="center"/>
              <w:rPr>
                <w:szCs w:val="22"/>
              </w:rPr>
            </w:pPr>
            <w:r>
              <w:rPr>
                <w:szCs w:val="22"/>
              </w:rPr>
              <w:t>0x0008</w:t>
            </w:r>
          </w:p>
        </w:tc>
      </w:tr>
      <w:tr w:rsidR="00E36F0E" w14:paraId="334FFE74" w14:textId="77777777" w:rsidTr="00E36F0E">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6D13CBA2" w14:textId="77777777" w:rsidR="00E36F0E" w:rsidRDefault="00393DC0">
            <w:pPr>
              <w:widowControl w:val="0"/>
              <w:spacing w:line="252" w:lineRule="auto"/>
              <w:rPr>
                <w:szCs w:val="22"/>
              </w:rPr>
            </w:pPr>
            <w:r>
              <w:rPr>
                <w:szCs w:val="22"/>
              </w:rPr>
              <w:t>Reserved</w:t>
            </w:r>
          </w:p>
        </w:tc>
        <w:tc>
          <w:tcPr>
            <w:tcW w:w="1530" w:type="dxa"/>
            <w:tcBorders>
              <w:top w:val="single" w:sz="4" w:space="0" w:color="000000"/>
              <w:left w:val="single" w:sz="4" w:space="0" w:color="000000"/>
              <w:bottom w:val="single" w:sz="4" w:space="0" w:color="000000"/>
              <w:right w:val="single" w:sz="4" w:space="0" w:color="000000"/>
            </w:tcBorders>
            <w:hideMark/>
          </w:tcPr>
          <w:p w14:paraId="2B77ECCE" w14:textId="77777777" w:rsidR="00E36F0E" w:rsidRDefault="00393DC0">
            <w:pPr>
              <w:widowControl w:val="0"/>
              <w:spacing w:line="252" w:lineRule="auto"/>
              <w:jc w:val="center"/>
              <w:rPr>
                <w:szCs w:val="22"/>
              </w:rPr>
            </w:pPr>
            <w:r>
              <w:rPr>
                <w:szCs w:val="22"/>
              </w:rPr>
              <w:t>4</w:t>
            </w:r>
          </w:p>
        </w:tc>
        <w:tc>
          <w:tcPr>
            <w:tcW w:w="1530" w:type="dxa"/>
            <w:tcBorders>
              <w:top w:val="single" w:sz="4" w:space="0" w:color="000000"/>
              <w:left w:val="single" w:sz="4" w:space="0" w:color="000000"/>
              <w:bottom w:val="single" w:sz="4" w:space="0" w:color="000000"/>
              <w:right w:val="single" w:sz="4" w:space="0" w:color="000000"/>
            </w:tcBorders>
            <w:hideMark/>
          </w:tcPr>
          <w:p w14:paraId="32C4647E" w14:textId="77777777" w:rsidR="00E36F0E" w:rsidRDefault="00393DC0">
            <w:pPr>
              <w:widowControl w:val="0"/>
              <w:spacing w:line="252" w:lineRule="auto"/>
              <w:jc w:val="center"/>
              <w:rPr>
                <w:szCs w:val="22"/>
              </w:rPr>
            </w:pPr>
            <w:r>
              <w:rPr>
                <w:szCs w:val="22"/>
              </w:rPr>
              <w:t>0x0010</w:t>
            </w:r>
          </w:p>
        </w:tc>
      </w:tr>
      <w:tr w:rsidR="00E36F0E" w14:paraId="47389160" w14:textId="77777777" w:rsidTr="00E36F0E">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EE18953" w14:textId="77777777" w:rsidR="00E36F0E" w:rsidRDefault="00393DC0">
            <w:pPr>
              <w:widowControl w:val="0"/>
              <w:spacing w:line="252" w:lineRule="auto"/>
              <w:rPr>
                <w:szCs w:val="22"/>
              </w:rPr>
            </w:pPr>
            <w:r>
              <w:rPr>
                <w:szCs w:val="22"/>
              </w:rPr>
              <w:t>Reserved</w:t>
            </w:r>
          </w:p>
        </w:tc>
        <w:tc>
          <w:tcPr>
            <w:tcW w:w="1530" w:type="dxa"/>
            <w:tcBorders>
              <w:top w:val="single" w:sz="4" w:space="0" w:color="000000"/>
              <w:left w:val="single" w:sz="4" w:space="0" w:color="000000"/>
              <w:bottom w:val="single" w:sz="4" w:space="0" w:color="000000"/>
              <w:right w:val="single" w:sz="4" w:space="0" w:color="000000"/>
            </w:tcBorders>
            <w:hideMark/>
          </w:tcPr>
          <w:p w14:paraId="4D5DFF2E" w14:textId="77777777" w:rsidR="00E36F0E" w:rsidRDefault="00393DC0">
            <w:pPr>
              <w:widowControl w:val="0"/>
              <w:spacing w:line="252" w:lineRule="auto"/>
              <w:jc w:val="center"/>
              <w:rPr>
                <w:szCs w:val="22"/>
              </w:rPr>
            </w:pPr>
            <w:r>
              <w:rPr>
                <w:szCs w:val="22"/>
              </w:rPr>
              <w:t>5</w:t>
            </w:r>
          </w:p>
        </w:tc>
        <w:tc>
          <w:tcPr>
            <w:tcW w:w="1530" w:type="dxa"/>
            <w:tcBorders>
              <w:top w:val="single" w:sz="4" w:space="0" w:color="000000"/>
              <w:left w:val="single" w:sz="4" w:space="0" w:color="000000"/>
              <w:bottom w:val="single" w:sz="4" w:space="0" w:color="000000"/>
              <w:right w:val="single" w:sz="4" w:space="0" w:color="000000"/>
            </w:tcBorders>
            <w:hideMark/>
          </w:tcPr>
          <w:p w14:paraId="2A13733C" w14:textId="77777777" w:rsidR="00E36F0E" w:rsidRDefault="00393DC0">
            <w:pPr>
              <w:widowControl w:val="0"/>
              <w:spacing w:line="252" w:lineRule="auto"/>
              <w:jc w:val="center"/>
              <w:rPr>
                <w:szCs w:val="22"/>
              </w:rPr>
            </w:pPr>
            <w:r>
              <w:rPr>
                <w:szCs w:val="22"/>
              </w:rPr>
              <w:t>0x0020</w:t>
            </w:r>
          </w:p>
        </w:tc>
      </w:tr>
      <w:tr w:rsidR="00E36F0E" w14:paraId="660C7E75" w14:textId="77777777" w:rsidTr="00E36F0E">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602DDBC7" w14:textId="77777777" w:rsidR="00E36F0E" w:rsidRDefault="00393DC0">
            <w:pPr>
              <w:widowControl w:val="0"/>
              <w:spacing w:line="252" w:lineRule="auto"/>
              <w:rPr>
                <w:szCs w:val="22"/>
              </w:rPr>
            </w:pPr>
            <w:r>
              <w:rPr>
                <w:szCs w:val="22"/>
              </w:rPr>
              <w:t>Reserved (Offpeak)</w:t>
            </w:r>
          </w:p>
        </w:tc>
        <w:tc>
          <w:tcPr>
            <w:tcW w:w="1530" w:type="dxa"/>
            <w:tcBorders>
              <w:top w:val="single" w:sz="4" w:space="0" w:color="000000"/>
              <w:left w:val="single" w:sz="4" w:space="0" w:color="000000"/>
              <w:bottom w:val="single" w:sz="4" w:space="0" w:color="000000"/>
              <w:right w:val="single" w:sz="4" w:space="0" w:color="000000"/>
            </w:tcBorders>
            <w:hideMark/>
          </w:tcPr>
          <w:p w14:paraId="5A553B35" w14:textId="77777777" w:rsidR="00E36F0E" w:rsidRDefault="00393DC0">
            <w:pPr>
              <w:widowControl w:val="0"/>
              <w:spacing w:line="252" w:lineRule="auto"/>
              <w:jc w:val="center"/>
              <w:rPr>
                <w:szCs w:val="22"/>
              </w:rPr>
            </w:pPr>
            <w:r>
              <w:rPr>
                <w:szCs w:val="22"/>
              </w:rPr>
              <w:t>6</w:t>
            </w:r>
          </w:p>
        </w:tc>
        <w:tc>
          <w:tcPr>
            <w:tcW w:w="1530" w:type="dxa"/>
            <w:tcBorders>
              <w:top w:val="single" w:sz="4" w:space="0" w:color="000000"/>
              <w:left w:val="single" w:sz="4" w:space="0" w:color="000000"/>
              <w:bottom w:val="single" w:sz="4" w:space="0" w:color="000000"/>
              <w:right w:val="single" w:sz="4" w:space="0" w:color="000000"/>
            </w:tcBorders>
            <w:hideMark/>
          </w:tcPr>
          <w:p w14:paraId="12CD38E6" w14:textId="77777777" w:rsidR="00E36F0E" w:rsidRDefault="00393DC0">
            <w:pPr>
              <w:widowControl w:val="0"/>
              <w:spacing w:line="252" w:lineRule="auto"/>
              <w:jc w:val="center"/>
              <w:rPr>
                <w:szCs w:val="22"/>
              </w:rPr>
            </w:pPr>
            <w:r>
              <w:rPr>
                <w:szCs w:val="22"/>
              </w:rPr>
              <w:t>0x0040</w:t>
            </w:r>
          </w:p>
        </w:tc>
      </w:tr>
      <w:tr w:rsidR="00E36F0E" w14:paraId="09F02EB9" w14:textId="77777777" w:rsidTr="00E36F0E">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085C4378" w14:textId="77777777" w:rsidR="00E36F0E" w:rsidRDefault="00393DC0">
            <w:pPr>
              <w:widowControl w:val="0"/>
              <w:spacing w:line="252" w:lineRule="auto"/>
              <w:rPr>
                <w:szCs w:val="22"/>
              </w:rPr>
            </w:pPr>
            <w:r>
              <w:rPr>
                <w:szCs w:val="22"/>
              </w:rPr>
              <w:t>Reserved</w:t>
            </w:r>
          </w:p>
        </w:tc>
        <w:tc>
          <w:tcPr>
            <w:tcW w:w="1530" w:type="dxa"/>
            <w:tcBorders>
              <w:top w:val="single" w:sz="4" w:space="0" w:color="000000"/>
              <w:left w:val="single" w:sz="4" w:space="0" w:color="000000"/>
              <w:bottom w:val="single" w:sz="4" w:space="0" w:color="000000"/>
              <w:right w:val="single" w:sz="4" w:space="0" w:color="000000"/>
            </w:tcBorders>
            <w:hideMark/>
          </w:tcPr>
          <w:p w14:paraId="56951AD3" w14:textId="77777777" w:rsidR="00E36F0E" w:rsidRDefault="00393DC0">
            <w:pPr>
              <w:widowControl w:val="0"/>
              <w:spacing w:line="252" w:lineRule="auto"/>
              <w:jc w:val="center"/>
              <w:rPr>
                <w:szCs w:val="22"/>
              </w:rPr>
            </w:pPr>
            <w:r>
              <w:rPr>
                <w:szCs w:val="22"/>
              </w:rPr>
              <w:t>7</w:t>
            </w:r>
          </w:p>
        </w:tc>
        <w:tc>
          <w:tcPr>
            <w:tcW w:w="1530" w:type="dxa"/>
            <w:tcBorders>
              <w:top w:val="single" w:sz="4" w:space="0" w:color="000000"/>
              <w:left w:val="single" w:sz="4" w:space="0" w:color="000000"/>
              <w:bottom w:val="single" w:sz="4" w:space="0" w:color="000000"/>
              <w:right w:val="single" w:sz="4" w:space="0" w:color="000000"/>
            </w:tcBorders>
            <w:hideMark/>
          </w:tcPr>
          <w:p w14:paraId="3132EE64" w14:textId="77777777" w:rsidR="00E36F0E" w:rsidRDefault="00393DC0">
            <w:pPr>
              <w:widowControl w:val="0"/>
              <w:spacing w:line="252" w:lineRule="auto"/>
              <w:jc w:val="center"/>
              <w:rPr>
                <w:szCs w:val="22"/>
              </w:rPr>
            </w:pPr>
            <w:r>
              <w:rPr>
                <w:szCs w:val="22"/>
              </w:rPr>
              <w:t>0x0080</w:t>
            </w:r>
          </w:p>
        </w:tc>
      </w:tr>
      <w:tr w:rsidR="00E36F0E" w14:paraId="621D2ADC" w14:textId="77777777" w:rsidTr="00E36F0E">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5E3D321E" w14:textId="77777777" w:rsidR="00E36F0E" w:rsidRDefault="00393DC0">
            <w:pPr>
              <w:widowControl w:val="0"/>
              <w:spacing w:line="252" w:lineRule="auto"/>
              <w:rPr>
                <w:szCs w:val="22"/>
              </w:rPr>
            </w:pPr>
            <w:r>
              <w:rPr>
                <w:szCs w:val="22"/>
              </w:rPr>
              <w:t>Reserved</w:t>
            </w:r>
          </w:p>
        </w:tc>
        <w:tc>
          <w:tcPr>
            <w:tcW w:w="1530" w:type="dxa"/>
            <w:tcBorders>
              <w:top w:val="single" w:sz="4" w:space="0" w:color="000000"/>
              <w:left w:val="single" w:sz="4" w:space="0" w:color="000000"/>
              <w:bottom w:val="single" w:sz="4" w:space="0" w:color="000000"/>
              <w:right w:val="single" w:sz="4" w:space="0" w:color="000000"/>
            </w:tcBorders>
            <w:hideMark/>
          </w:tcPr>
          <w:p w14:paraId="6CB88A9A" w14:textId="77777777" w:rsidR="00E36F0E" w:rsidRDefault="00393DC0">
            <w:pPr>
              <w:widowControl w:val="0"/>
              <w:spacing w:line="252" w:lineRule="auto"/>
              <w:jc w:val="center"/>
              <w:rPr>
                <w:szCs w:val="22"/>
              </w:rPr>
            </w:pPr>
            <w:r>
              <w:rPr>
                <w:szCs w:val="22"/>
              </w:rPr>
              <w:t>8</w:t>
            </w:r>
          </w:p>
        </w:tc>
        <w:tc>
          <w:tcPr>
            <w:tcW w:w="1530" w:type="dxa"/>
            <w:tcBorders>
              <w:top w:val="single" w:sz="4" w:space="0" w:color="000000"/>
              <w:left w:val="single" w:sz="4" w:space="0" w:color="000000"/>
              <w:bottom w:val="single" w:sz="4" w:space="0" w:color="000000"/>
              <w:right w:val="single" w:sz="4" w:space="0" w:color="000000"/>
            </w:tcBorders>
            <w:hideMark/>
          </w:tcPr>
          <w:p w14:paraId="7EAA30C0" w14:textId="77777777" w:rsidR="00E36F0E" w:rsidRDefault="00393DC0">
            <w:pPr>
              <w:widowControl w:val="0"/>
              <w:spacing w:line="252" w:lineRule="auto"/>
              <w:jc w:val="center"/>
              <w:rPr>
                <w:szCs w:val="22"/>
              </w:rPr>
            </w:pPr>
            <w:r>
              <w:rPr>
                <w:szCs w:val="22"/>
              </w:rPr>
              <w:t>0x0100</w:t>
            </w:r>
          </w:p>
        </w:tc>
      </w:tr>
      <w:tr w:rsidR="00E36F0E" w14:paraId="41B2547E" w14:textId="77777777" w:rsidTr="00E36F0E">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4023688" w14:textId="77777777" w:rsidR="00E36F0E" w:rsidRDefault="00393DC0">
            <w:pPr>
              <w:widowControl w:val="0"/>
              <w:spacing w:line="252" w:lineRule="auto"/>
              <w:rPr>
                <w:szCs w:val="22"/>
              </w:rPr>
            </w:pPr>
            <w:r>
              <w:rPr>
                <w:szCs w:val="22"/>
              </w:rPr>
              <w:t>Factory WIFI</w:t>
            </w:r>
          </w:p>
        </w:tc>
        <w:tc>
          <w:tcPr>
            <w:tcW w:w="1530" w:type="dxa"/>
            <w:tcBorders>
              <w:top w:val="single" w:sz="4" w:space="0" w:color="000000"/>
              <w:left w:val="single" w:sz="4" w:space="0" w:color="000000"/>
              <w:bottom w:val="single" w:sz="4" w:space="0" w:color="000000"/>
              <w:right w:val="single" w:sz="4" w:space="0" w:color="000000"/>
            </w:tcBorders>
            <w:hideMark/>
          </w:tcPr>
          <w:p w14:paraId="33F2B581" w14:textId="77777777" w:rsidR="00E36F0E" w:rsidRDefault="00393DC0">
            <w:pPr>
              <w:widowControl w:val="0"/>
              <w:spacing w:line="252" w:lineRule="auto"/>
              <w:jc w:val="center"/>
              <w:rPr>
                <w:szCs w:val="22"/>
              </w:rPr>
            </w:pPr>
            <w:r>
              <w:rPr>
                <w:szCs w:val="22"/>
              </w:rPr>
              <w:t>9</w:t>
            </w:r>
          </w:p>
        </w:tc>
        <w:tc>
          <w:tcPr>
            <w:tcW w:w="1530" w:type="dxa"/>
            <w:tcBorders>
              <w:top w:val="single" w:sz="4" w:space="0" w:color="000000"/>
              <w:left w:val="single" w:sz="4" w:space="0" w:color="000000"/>
              <w:bottom w:val="single" w:sz="4" w:space="0" w:color="000000"/>
              <w:right w:val="single" w:sz="4" w:space="0" w:color="000000"/>
            </w:tcBorders>
            <w:hideMark/>
          </w:tcPr>
          <w:p w14:paraId="0129F540" w14:textId="77777777" w:rsidR="00E36F0E" w:rsidRDefault="00393DC0">
            <w:pPr>
              <w:widowControl w:val="0"/>
              <w:spacing w:line="252" w:lineRule="auto"/>
              <w:jc w:val="center"/>
              <w:rPr>
                <w:szCs w:val="22"/>
              </w:rPr>
            </w:pPr>
            <w:r>
              <w:rPr>
                <w:szCs w:val="22"/>
              </w:rPr>
              <w:t>0x0200</w:t>
            </w:r>
          </w:p>
        </w:tc>
      </w:tr>
      <w:tr w:rsidR="00E36F0E" w14:paraId="33368EDD" w14:textId="77777777" w:rsidTr="00E36F0E">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7160411C" w14:textId="77777777" w:rsidR="00E36F0E" w:rsidRDefault="00393DC0">
            <w:pPr>
              <w:widowControl w:val="0"/>
              <w:spacing w:line="252" w:lineRule="auto"/>
              <w:rPr>
                <w:szCs w:val="22"/>
              </w:rPr>
            </w:pPr>
            <w:r>
              <w:rPr>
                <w:szCs w:val="22"/>
              </w:rPr>
              <w:t>WIRClient5 Cellular APN1</w:t>
            </w:r>
          </w:p>
        </w:tc>
        <w:tc>
          <w:tcPr>
            <w:tcW w:w="1530" w:type="dxa"/>
            <w:tcBorders>
              <w:top w:val="single" w:sz="4" w:space="0" w:color="000000"/>
              <w:left w:val="single" w:sz="4" w:space="0" w:color="000000"/>
              <w:bottom w:val="single" w:sz="4" w:space="0" w:color="000000"/>
              <w:right w:val="single" w:sz="4" w:space="0" w:color="000000"/>
            </w:tcBorders>
            <w:hideMark/>
          </w:tcPr>
          <w:p w14:paraId="14AEC496" w14:textId="77777777" w:rsidR="00E36F0E" w:rsidRDefault="00393DC0">
            <w:pPr>
              <w:widowControl w:val="0"/>
              <w:spacing w:line="252" w:lineRule="auto"/>
              <w:jc w:val="center"/>
              <w:rPr>
                <w:szCs w:val="22"/>
              </w:rPr>
            </w:pPr>
            <w:r>
              <w:rPr>
                <w:szCs w:val="22"/>
              </w:rPr>
              <w:t>10</w:t>
            </w:r>
          </w:p>
        </w:tc>
        <w:tc>
          <w:tcPr>
            <w:tcW w:w="1530" w:type="dxa"/>
            <w:tcBorders>
              <w:top w:val="single" w:sz="4" w:space="0" w:color="000000"/>
              <w:left w:val="single" w:sz="4" w:space="0" w:color="000000"/>
              <w:bottom w:val="single" w:sz="4" w:space="0" w:color="000000"/>
              <w:right w:val="single" w:sz="4" w:space="0" w:color="000000"/>
            </w:tcBorders>
            <w:hideMark/>
          </w:tcPr>
          <w:p w14:paraId="0FB87A3F" w14:textId="77777777" w:rsidR="00E36F0E" w:rsidRDefault="00393DC0">
            <w:pPr>
              <w:widowControl w:val="0"/>
              <w:spacing w:line="252" w:lineRule="auto"/>
              <w:jc w:val="center"/>
              <w:rPr>
                <w:szCs w:val="22"/>
              </w:rPr>
            </w:pPr>
            <w:r>
              <w:rPr>
                <w:szCs w:val="22"/>
              </w:rPr>
              <w:t>0x0400</w:t>
            </w:r>
          </w:p>
        </w:tc>
      </w:tr>
      <w:tr w:rsidR="00E36F0E" w14:paraId="02FD754A" w14:textId="77777777" w:rsidTr="00E36F0E">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F13952B" w14:textId="77777777" w:rsidR="00E36F0E" w:rsidRDefault="00393DC0">
            <w:pPr>
              <w:widowControl w:val="0"/>
              <w:spacing w:line="252" w:lineRule="auto"/>
              <w:rPr>
                <w:szCs w:val="22"/>
              </w:rPr>
            </w:pPr>
            <w:r>
              <w:rPr>
                <w:szCs w:val="22"/>
              </w:rPr>
              <w:t>WIRClient5 Cellular APN2</w:t>
            </w:r>
          </w:p>
        </w:tc>
        <w:tc>
          <w:tcPr>
            <w:tcW w:w="1530" w:type="dxa"/>
            <w:tcBorders>
              <w:top w:val="single" w:sz="4" w:space="0" w:color="000000"/>
              <w:left w:val="single" w:sz="4" w:space="0" w:color="000000"/>
              <w:bottom w:val="single" w:sz="4" w:space="0" w:color="000000"/>
              <w:right w:val="single" w:sz="4" w:space="0" w:color="000000"/>
            </w:tcBorders>
            <w:hideMark/>
          </w:tcPr>
          <w:p w14:paraId="3D4E6724" w14:textId="77777777" w:rsidR="00E36F0E" w:rsidRDefault="00393DC0">
            <w:pPr>
              <w:widowControl w:val="0"/>
              <w:spacing w:line="252" w:lineRule="auto"/>
              <w:jc w:val="center"/>
              <w:rPr>
                <w:szCs w:val="22"/>
              </w:rPr>
            </w:pPr>
            <w:r>
              <w:rPr>
                <w:szCs w:val="22"/>
              </w:rPr>
              <w:t>11</w:t>
            </w:r>
          </w:p>
        </w:tc>
        <w:tc>
          <w:tcPr>
            <w:tcW w:w="1530" w:type="dxa"/>
            <w:tcBorders>
              <w:top w:val="single" w:sz="4" w:space="0" w:color="000000"/>
              <w:left w:val="single" w:sz="4" w:space="0" w:color="000000"/>
              <w:bottom w:val="single" w:sz="4" w:space="0" w:color="000000"/>
              <w:right w:val="single" w:sz="4" w:space="0" w:color="000000"/>
            </w:tcBorders>
            <w:hideMark/>
          </w:tcPr>
          <w:p w14:paraId="03D7A5BA" w14:textId="77777777" w:rsidR="00E36F0E" w:rsidRDefault="00393DC0">
            <w:pPr>
              <w:widowControl w:val="0"/>
              <w:spacing w:line="252" w:lineRule="auto"/>
              <w:jc w:val="center"/>
              <w:rPr>
                <w:szCs w:val="22"/>
              </w:rPr>
            </w:pPr>
            <w:r>
              <w:rPr>
                <w:szCs w:val="22"/>
              </w:rPr>
              <w:t>0x0800</w:t>
            </w:r>
          </w:p>
        </w:tc>
      </w:tr>
      <w:tr w:rsidR="00E36F0E" w14:paraId="229AAD1A" w14:textId="77777777" w:rsidTr="00E36F0E">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50894B82" w14:textId="77777777" w:rsidR="00E36F0E" w:rsidRDefault="00393DC0">
            <w:pPr>
              <w:widowControl w:val="0"/>
              <w:spacing w:line="252" w:lineRule="auto"/>
              <w:rPr>
                <w:szCs w:val="22"/>
              </w:rPr>
            </w:pPr>
            <w:r>
              <w:rPr>
                <w:szCs w:val="22"/>
              </w:rPr>
              <w:t>WiFi connection change report</w:t>
            </w:r>
          </w:p>
        </w:tc>
        <w:tc>
          <w:tcPr>
            <w:tcW w:w="1530" w:type="dxa"/>
            <w:tcBorders>
              <w:top w:val="single" w:sz="4" w:space="0" w:color="000000"/>
              <w:left w:val="single" w:sz="4" w:space="0" w:color="000000"/>
              <w:bottom w:val="single" w:sz="4" w:space="0" w:color="000000"/>
              <w:right w:val="single" w:sz="4" w:space="0" w:color="000000"/>
            </w:tcBorders>
            <w:hideMark/>
          </w:tcPr>
          <w:p w14:paraId="3E2299D6" w14:textId="77777777" w:rsidR="00E36F0E" w:rsidRDefault="00393DC0">
            <w:pPr>
              <w:widowControl w:val="0"/>
              <w:spacing w:line="252" w:lineRule="auto"/>
              <w:jc w:val="center"/>
              <w:rPr>
                <w:szCs w:val="22"/>
              </w:rPr>
            </w:pPr>
            <w:r>
              <w:rPr>
                <w:szCs w:val="22"/>
              </w:rPr>
              <w:t>12</w:t>
            </w:r>
          </w:p>
        </w:tc>
        <w:tc>
          <w:tcPr>
            <w:tcW w:w="1530" w:type="dxa"/>
            <w:tcBorders>
              <w:top w:val="single" w:sz="4" w:space="0" w:color="000000"/>
              <w:left w:val="single" w:sz="4" w:space="0" w:color="000000"/>
              <w:bottom w:val="single" w:sz="4" w:space="0" w:color="000000"/>
              <w:right w:val="single" w:sz="4" w:space="0" w:color="000000"/>
            </w:tcBorders>
            <w:hideMark/>
          </w:tcPr>
          <w:p w14:paraId="50748EE4" w14:textId="77777777" w:rsidR="00E36F0E" w:rsidRDefault="00393DC0">
            <w:pPr>
              <w:widowControl w:val="0"/>
              <w:spacing w:line="252" w:lineRule="auto"/>
              <w:jc w:val="center"/>
              <w:rPr>
                <w:szCs w:val="22"/>
              </w:rPr>
            </w:pPr>
            <w:r>
              <w:rPr>
                <w:szCs w:val="22"/>
              </w:rPr>
              <w:t>0x1000</w:t>
            </w:r>
          </w:p>
        </w:tc>
      </w:tr>
      <w:tr w:rsidR="00E36F0E" w14:paraId="26365614" w14:textId="77777777" w:rsidTr="00E36F0E">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22EF83FB" w14:textId="77777777" w:rsidR="00E36F0E" w:rsidRDefault="00393DC0">
            <w:pPr>
              <w:widowControl w:val="0"/>
              <w:spacing w:line="252" w:lineRule="auto"/>
              <w:rPr>
                <w:szCs w:val="22"/>
              </w:rPr>
            </w:pPr>
            <w:r>
              <w:rPr>
                <w:szCs w:val="22"/>
              </w:rPr>
              <w:t>System App</w:t>
            </w:r>
          </w:p>
        </w:tc>
        <w:tc>
          <w:tcPr>
            <w:tcW w:w="1530" w:type="dxa"/>
            <w:tcBorders>
              <w:top w:val="single" w:sz="4" w:space="0" w:color="000000"/>
              <w:left w:val="single" w:sz="4" w:space="0" w:color="000000"/>
              <w:bottom w:val="single" w:sz="4" w:space="0" w:color="000000"/>
              <w:right w:val="single" w:sz="4" w:space="0" w:color="000000"/>
            </w:tcBorders>
            <w:hideMark/>
          </w:tcPr>
          <w:p w14:paraId="59A6FD3D" w14:textId="77777777" w:rsidR="00E36F0E" w:rsidRDefault="00393DC0">
            <w:pPr>
              <w:widowControl w:val="0"/>
              <w:spacing w:line="252" w:lineRule="auto"/>
              <w:jc w:val="center"/>
              <w:rPr>
                <w:szCs w:val="22"/>
              </w:rPr>
            </w:pPr>
            <w:r>
              <w:rPr>
                <w:szCs w:val="22"/>
              </w:rPr>
              <w:t>13</w:t>
            </w:r>
          </w:p>
        </w:tc>
        <w:tc>
          <w:tcPr>
            <w:tcW w:w="1530" w:type="dxa"/>
            <w:tcBorders>
              <w:top w:val="single" w:sz="4" w:space="0" w:color="000000"/>
              <w:left w:val="single" w:sz="4" w:space="0" w:color="000000"/>
              <w:bottom w:val="single" w:sz="4" w:space="0" w:color="000000"/>
              <w:right w:val="single" w:sz="4" w:space="0" w:color="000000"/>
            </w:tcBorders>
            <w:hideMark/>
          </w:tcPr>
          <w:p w14:paraId="764DEAD1" w14:textId="77777777" w:rsidR="00E36F0E" w:rsidRDefault="00393DC0">
            <w:pPr>
              <w:widowControl w:val="0"/>
              <w:spacing w:line="252" w:lineRule="auto"/>
              <w:jc w:val="center"/>
              <w:rPr>
                <w:szCs w:val="22"/>
              </w:rPr>
            </w:pPr>
            <w:r>
              <w:rPr>
                <w:szCs w:val="22"/>
              </w:rPr>
              <w:t>0x2000</w:t>
            </w:r>
          </w:p>
        </w:tc>
      </w:tr>
      <w:tr w:rsidR="00E36F0E" w14:paraId="0ACA7470" w14:textId="77777777" w:rsidTr="00E36F0E">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0D910460" w14:textId="77777777" w:rsidR="00E36F0E" w:rsidRDefault="00393DC0">
            <w:pPr>
              <w:widowControl w:val="0"/>
              <w:spacing w:line="252" w:lineRule="auto"/>
              <w:rPr>
                <w:szCs w:val="22"/>
              </w:rPr>
            </w:pPr>
            <w:r>
              <w:rPr>
                <w:szCs w:val="22"/>
              </w:rPr>
              <w:t>Reserved Modem Preference**</w:t>
            </w:r>
          </w:p>
        </w:tc>
        <w:tc>
          <w:tcPr>
            <w:tcW w:w="1530" w:type="dxa"/>
            <w:tcBorders>
              <w:top w:val="single" w:sz="4" w:space="0" w:color="000000"/>
              <w:left w:val="single" w:sz="4" w:space="0" w:color="000000"/>
              <w:bottom w:val="single" w:sz="4" w:space="0" w:color="000000"/>
              <w:right w:val="single" w:sz="4" w:space="0" w:color="000000"/>
            </w:tcBorders>
            <w:hideMark/>
          </w:tcPr>
          <w:p w14:paraId="0F6198D1" w14:textId="77777777" w:rsidR="00E36F0E" w:rsidRDefault="00393DC0">
            <w:pPr>
              <w:widowControl w:val="0"/>
              <w:spacing w:line="252" w:lineRule="auto"/>
              <w:jc w:val="center"/>
              <w:rPr>
                <w:szCs w:val="22"/>
              </w:rPr>
            </w:pPr>
            <w:r>
              <w:rPr>
                <w:szCs w:val="22"/>
              </w:rPr>
              <w:t>14</w:t>
            </w:r>
          </w:p>
        </w:tc>
        <w:tc>
          <w:tcPr>
            <w:tcW w:w="1530" w:type="dxa"/>
            <w:tcBorders>
              <w:top w:val="single" w:sz="4" w:space="0" w:color="000000"/>
              <w:left w:val="single" w:sz="4" w:space="0" w:color="000000"/>
              <w:bottom w:val="single" w:sz="4" w:space="0" w:color="000000"/>
              <w:right w:val="single" w:sz="4" w:space="0" w:color="000000"/>
            </w:tcBorders>
            <w:hideMark/>
          </w:tcPr>
          <w:p w14:paraId="2E303769" w14:textId="77777777" w:rsidR="00E36F0E" w:rsidRDefault="00393DC0">
            <w:pPr>
              <w:widowControl w:val="0"/>
              <w:spacing w:line="252" w:lineRule="auto"/>
              <w:jc w:val="center"/>
              <w:rPr>
                <w:szCs w:val="22"/>
              </w:rPr>
            </w:pPr>
            <w:r>
              <w:rPr>
                <w:szCs w:val="22"/>
              </w:rPr>
              <w:t>0x4000</w:t>
            </w:r>
          </w:p>
        </w:tc>
      </w:tr>
      <w:tr w:rsidR="00E36F0E" w14:paraId="502988D8" w14:textId="77777777" w:rsidTr="00E36F0E">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3E1B67F" w14:textId="77777777" w:rsidR="00E36F0E" w:rsidRDefault="00393DC0">
            <w:pPr>
              <w:widowControl w:val="0"/>
              <w:spacing w:line="252" w:lineRule="auto"/>
              <w:rPr>
                <w:szCs w:val="22"/>
              </w:rPr>
            </w:pPr>
            <w:r>
              <w:rPr>
                <w:szCs w:val="22"/>
              </w:rPr>
              <w:t>Reserved</w:t>
            </w:r>
          </w:p>
        </w:tc>
        <w:tc>
          <w:tcPr>
            <w:tcW w:w="1530" w:type="dxa"/>
            <w:tcBorders>
              <w:top w:val="single" w:sz="4" w:space="0" w:color="000000"/>
              <w:left w:val="single" w:sz="4" w:space="0" w:color="000000"/>
              <w:bottom w:val="single" w:sz="4" w:space="0" w:color="000000"/>
              <w:right w:val="single" w:sz="4" w:space="0" w:color="000000"/>
            </w:tcBorders>
            <w:hideMark/>
          </w:tcPr>
          <w:p w14:paraId="5522D664" w14:textId="77777777" w:rsidR="00E36F0E" w:rsidRDefault="00393DC0">
            <w:pPr>
              <w:widowControl w:val="0"/>
              <w:spacing w:line="252" w:lineRule="auto"/>
              <w:jc w:val="center"/>
              <w:rPr>
                <w:szCs w:val="22"/>
              </w:rPr>
            </w:pPr>
            <w:r>
              <w:rPr>
                <w:szCs w:val="22"/>
              </w:rPr>
              <w:t>15 (MSB)</w:t>
            </w:r>
          </w:p>
        </w:tc>
        <w:tc>
          <w:tcPr>
            <w:tcW w:w="1530" w:type="dxa"/>
            <w:tcBorders>
              <w:top w:val="single" w:sz="4" w:space="0" w:color="000000"/>
              <w:left w:val="single" w:sz="4" w:space="0" w:color="000000"/>
              <w:bottom w:val="single" w:sz="4" w:space="0" w:color="000000"/>
              <w:right w:val="single" w:sz="4" w:space="0" w:color="000000"/>
            </w:tcBorders>
            <w:hideMark/>
          </w:tcPr>
          <w:p w14:paraId="34879345" w14:textId="77777777" w:rsidR="00E36F0E" w:rsidRDefault="00393DC0">
            <w:pPr>
              <w:widowControl w:val="0"/>
              <w:spacing w:line="252" w:lineRule="auto"/>
              <w:jc w:val="center"/>
              <w:rPr>
                <w:szCs w:val="22"/>
              </w:rPr>
            </w:pPr>
            <w:r>
              <w:rPr>
                <w:szCs w:val="22"/>
              </w:rPr>
              <w:t>0x8000</w:t>
            </w:r>
          </w:p>
        </w:tc>
      </w:tr>
    </w:tbl>
    <w:p w14:paraId="6473AAF2" w14:textId="77777777" w:rsidR="00E36F0E" w:rsidRDefault="00E36F0E" w:rsidP="00E36F0E">
      <w:pPr>
        <w:rPr>
          <w:szCs w:val="22"/>
        </w:rPr>
      </w:pPr>
    </w:p>
    <w:p w14:paraId="4471F602" w14:textId="77777777" w:rsidR="00E36F0E" w:rsidRDefault="00393DC0" w:rsidP="00E36F0E">
      <w:bookmarkStart w:id="29" w:name="_Hlk88126249"/>
      <w:r>
        <w:t>**Reserved Modem Preference is used for future dual modem load balancing assignment flexibility and bit position will be set to determine the preference as follows: 0 – disabled = TCU, 1 – enabled = TCU-B.</w:t>
      </w:r>
      <w:bookmarkEnd w:id="29"/>
    </w:p>
    <w:p w14:paraId="62F77A60" w14:textId="77777777" w:rsidR="00E36F0E" w:rsidRDefault="00E36F0E" w:rsidP="00E36F0E">
      <w:pPr>
        <w:rPr>
          <w:szCs w:val="22"/>
        </w:rPr>
      </w:pPr>
    </w:p>
    <w:p w14:paraId="4B1E91F0" w14:textId="77777777" w:rsidR="00E36F0E" w:rsidRDefault="00393DC0" w:rsidP="00E36F0E">
      <w:pPr>
        <w:rPr>
          <w:szCs w:val="22"/>
        </w:rPr>
      </w:pPr>
      <w:r>
        <w:rPr>
          <w:szCs w:val="22"/>
        </w:rPr>
        <w:t>An interface is allowed when corresponding bit is set. Bit 0 is LSB (0x01) and bit 15 is MSB (0x80).</w:t>
      </w:r>
    </w:p>
    <w:p w14:paraId="6ED16E97" w14:textId="77777777" w:rsidR="00E36F0E" w:rsidRDefault="00E36F0E" w:rsidP="00E36F0E">
      <w:pPr>
        <w:rPr>
          <w:szCs w:val="22"/>
        </w:rPr>
      </w:pPr>
    </w:p>
    <w:p w14:paraId="738C7EDA" w14:textId="77777777" w:rsidR="00E36F0E" w:rsidRDefault="00393DC0" w:rsidP="00E36F0E">
      <w:pPr>
        <w:rPr>
          <w:szCs w:val="22"/>
        </w:rPr>
      </w:pPr>
      <w:r w:rsidRPr="0018059A">
        <w:rPr>
          <w:szCs w:val="22"/>
        </w:rPr>
        <w:t>“WIRClient2 Cellular APN1“</w:t>
      </w:r>
      <w:r>
        <w:rPr>
          <w:szCs w:val="22"/>
        </w:rPr>
        <w:t xml:space="preserve"> </w:t>
      </w:r>
      <w:r w:rsidRPr="0018059A">
        <w:rPr>
          <w:szCs w:val="22"/>
        </w:rPr>
        <w:t>and “WIRClient2 Cellular APN2“ are mutually exclusive. Each application shall enable only one of the interfaces and shall not enable both.</w:t>
      </w:r>
      <w:r w:rsidRPr="003D6C8B">
        <w:t xml:space="preserve"> </w:t>
      </w:r>
      <w:r w:rsidRPr="003D6C8B">
        <w:rPr>
          <w:szCs w:val="22"/>
        </w:rPr>
        <w:t>If both APN1 and APN2 are enabled on policy table, WIRServer shall allocate using APN1 and provide the interface to the application.</w:t>
      </w:r>
    </w:p>
    <w:p w14:paraId="6FEB75E4" w14:textId="77777777" w:rsidR="00E36F0E" w:rsidRDefault="00E36F0E" w:rsidP="00E36F0E">
      <w:pPr>
        <w:rPr>
          <w:szCs w:val="22"/>
        </w:rPr>
      </w:pPr>
    </w:p>
    <w:p w14:paraId="3716A00B" w14:textId="77777777" w:rsidR="00E36F0E" w:rsidRPr="006F46E6" w:rsidRDefault="00393DC0" w:rsidP="00E36F0E">
      <w:pPr>
        <w:rPr>
          <w:szCs w:val="22"/>
        </w:rPr>
      </w:pPr>
      <w:r>
        <w:rPr>
          <w:szCs w:val="22"/>
        </w:rPr>
        <w:t xml:space="preserve">WIRServer shall only allow a policy table read request </w:t>
      </w:r>
      <w:r w:rsidRPr="003526FB">
        <w:rPr>
          <w:szCs w:val="22"/>
        </w:rPr>
        <w:t xml:space="preserve">(via </w:t>
      </w:r>
      <w:r w:rsidRPr="003526FB">
        <w:t>ReadPolicyTable</w:t>
      </w:r>
      <w:r w:rsidRPr="003526FB">
        <w:rPr>
          <w:szCs w:val="22"/>
        </w:rPr>
        <w:t>)</w:t>
      </w:r>
      <w:r>
        <w:rPr>
          <w:szCs w:val="22"/>
        </w:rPr>
        <w:t xml:space="preserve"> to applications with the “System App” bit set.</w:t>
      </w:r>
    </w:p>
    <w:p w14:paraId="6DDA694D" w14:textId="77777777" w:rsidR="00506E2F" w:rsidRPr="00506E2F" w:rsidRDefault="00506E2F" w:rsidP="00506E2F">
      <w:pPr>
        <w:pStyle w:val="Heading4"/>
        <w:rPr>
          <w:b w:val="0"/>
          <w:u w:val="single"/>
        </w:rPr>
      </w:pPr>
      <w:r w:rsidRPr="00506E2F">
        <w:rPr>
          <w:b w:val="0"/>
          <w:u w:val="single"/>
        </w:rPr>
        <w:lastRenderedPageBreak/>
        <w:t>WIR-REQ-295940/B-Intent Policy Table Structure</w:t>
      </w:r>
    </w:p>
    <w:p w14:paraId="61D3AE9F" w14:textId="6F06916D" w:rsidR="00E36F0E" w:rsidRDefault="00393DC0" w:rsidP="00E36F0E">
      <w:pPr>
        <w:rPr>
          <w:szCs w:val="22"/>
        </w:rPr>
      </w:pPr>
      <w:r w:rsidRPr="00B7659D">
        <w:rPr>
          <w:szCs w:val="22"/>
        </w:rPr>
        <w:t>The structure of the intent policy table is as defined below</w:t>
      </w:r>
      <w:r>
        <w:rPr>
          <w:szCs w:val="22"/>
        </w:rPr>
        <w:t>:</w:t>
      </w:r>
    </w:p>
    <w:p w14:paraId="10DEF776" w14:textId="77777777" w:rsidR="00E36F0E" w:rsidRPr="00B7659D" w:rsidRDefault="00E36F0E" w:rsidP="00E36F0E">
      <w:pPr>
        <w:rPr>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0"/>
        <w:gridCol w:w="4315"/>
      </w:tblGrid>
      <w:tr w:rsidR="00E36F0E" w:rsidRPr="00B7659D" w14:paraId="06450358" w14:textId="77777777" w:rsidTr="00E36F0E">
        <w:trPr>
          <w:jc w:val="center"/>
        </w:trPr>
        <w:tc>
          <w:tcPr>
            <w:tcW w:w="2430" w:type="dxa"/>
            <w:shd w:val="clear" w:color="auto" w:fill="auto"/>
          </w:tcPr>
          <w:p w14:paraId="54C81A58" w14:textId="77777777" w:rsidR="00E36F0E" w:rsidRPr="00B7659D" w:rsidRDefault="00393DC0" w:rsidP="00E36F0E">
            <w:pPr>
              <w:rPr>
                <w:b/>
                <w:szCs w:val="22"/>
              </w:rPr>
            </w:pPr>
            <w:r w:rsidRPr="00B7659D">
              <w:rPr>
                <w:b/>
                <w:szCs w:val="22"/>
              </w:rPr>
              <w:t>Application</w:t>
            </w:r>
            <w:r>
              <w:rPr>
                <w:b/>
                <w:szCs w:val="22"/>
              </w:rPr>
              <w:t xml:space="preserve"> ID</w:t>
            </w:r>
          </w:p>
        </w:tc>
        <w:tc>
          <w:tcPr>
            <w:tcW w:w="4315" w:type="dxa"/>
            <w:shd w:val="clear" w:color="auto" w:fill="auto"/>
          </w:tcPr>
          <w:p w14:paraId="1BA78FD1" w14:textId="77777777" w:rsidR="00E36F0E" w:rsidRPr="00B7659D" w:rsidRDefault="00393DC0" w:rsidP="00E36F0E">
            <w:pPr>
              <w:rPr>
                <w:b/>
                <w:szCs w:val="22"/>
              </w:rPr>
            </w:pPr>
            <w:r w:rsidRPr="00B7659D">
              <w:rPr>
                <w:b/>
                <w:szCs w:val="22"/>
              </w:rPr>
              <w:t>Connectivity intent permissions</w:t>
            </w:r>
          </w:p>
        </w:tc>
      </w:tr>
      <w:tr w:rsidR="00E36F0E" w:rsidRPr="00B7659D" w14:paraId="4A014B37" w14:textId="77777777" w:rsidTr="00E36F0E">
        <w:trPr>
          <w:jc w:val="center"/>
        </w:trPr>
        <w:tc>
          <w:tcPr>
            <w:tcW w:w="2430" w:type="dxa"/>
            <w:shd w:val="clear" w:color="auto" w:fill="auto"/>
          </w:tcPr>
          <w:p w14:paraId="209E0636" w14:textId="77777777" w:rsidR="00E36F0E" w:rsidRPr="00B7659D" w:rsidRDefault="00E36F0E" w:rsidP="00E36F0E">
            <w:pPr>
              <w:rPr>
                <w:szCs w:val="22"/>
              </w:rPr>
            </w:pPr>
          </w:p>
        </w:tc>
        <w:tc>
          <w:tcPr>
            <w:tcW w:w="4315" w:type="dxa"/>
            <w:shd w:val="clear" w:color="auto" w:fill="auto"/>
          </w:tcPr>
          <w:p w14:paraId="696104C8" w14:textId="77777777" w:rsidR="00E36F0E" w:rsidRPr="00B7659D" w:rsidRDefault="00E36F0E" w:rsidP="00E36F0E">
            <w:pPr>
              <w:rPr>
                <w:szCs w:val="22"/>
              </w:rPr>
            </w:pPr>
          </w:p>
        </w:tc>
      </w:tr>
    </w:tbl>
    <w:p w14:paraId="2EAF5FAA" w14:textId="77777777" w:rsidR="00E36F0E" w:rsidRDefault="00E36F0E" w:rsidP="00E36F0E">
      <w:pPr>
        <w:rPr>
          <w:rFonts w:eastAsia="Calibri"/>
        </w:rPr>
      </w:pPr>
    </w:p>
    <w:p w14:paraId="777822A1" w14:textId="77777777" w:rsidR="00506E2F" w:rsidRPr="00506E2F" w:rsidRDefault="00506E2F" w:rsidP="00506E2F">
      <w:pPr>
        <w:pStyle w:val="Heading4"/>
        <w:rPr>
          <w:b w:val="0"/>
          <w:u w:val="single"/>
        </w:rPr>
      </w:pPr>
      <w:r w:rsidRPr="00506E2F">
        <w:rPr>
          <w:b w:val="0"/>
          <w:u w:val="single"/>
        </w:rPr>
        <w:t>WIR-REQ-295941/B-Intent Policy Storage</w:t>
      </w:r>
    </w:p>
    <w:p w14:paraId="371EA964" w14:textId="56D57A3E" w:rsidR="00E36F0E" w:rsidRDefault="00393DC0" w:rsidP="00E36F0E">
      <w:r w:rsidRPr="00B7659D">
        <w:rPr>
          <w:szCs w:val="22"/>
        </w:rPr>
        <w:t xml:space="preserve">The </w:t>
      </w:r>
      <w:r>
        <w:rPr>
          <w:szCs w:val="22"/>
        </w:rPr>
        <w:t xml:space="preserve">applicable WIRClient </w:t>
      </w:r>
      <w:r w:rsidRPr="00B7659D">
        <w:rPr>
          <w:szCs w:val="22"/>
        </w:rPr>
        <w:t>local controller shal</w:t>
      </w:r>
      <w:r>
        <w:rPr>
          <w:szCs w:val="22"/>
        </w:rPr>
        <w:t>l store intent policy privilege.</w:t>
      </w:r>
    </w:p>
    <w:p w14:paraId="66BD0446" w14:textId="77777777" w:rsidR="00506E2F" w:rsidRPr="00506E2F" w:rsidRDefault="00506E2F" w:rsidP="00506E2F">
      <w:pPr>
        <w:pStyle w:val="Heading4"/>
        <w:rPr>
          <w:b w:val="0"/>
          <w:u w:val="single"/>
        </w:rPr>
      </w:pPr>
      <w:r w:rsidRPr="00506E2F">
        <w:rPr>
          <w:b w:val="0"/>
          <w:u w:val="single"/>
        </w:rPr>
        <w:t>WIR-REQ-350866/A-WIRClient3 Policies</w:t>
      </w:r>
    </w:p>
    <w:p w14:paraId="4ED657AB" w14:textId="7C59D23C" w:rsidR="00E36F0E" w:rsidRDefault="00393DC0" w:rsidP="00E36F0E">
      <w:r>
        <w:t>The WIRServer shall maintain the policies for WIRClient3. WIRClient3 shall have an updatable policy table in the future.</w:t>
      </w:r>
    </w:p>
    <w:p w14:paraId="63571EAD" w14:textId="77777777" w:rsidR="00506E2F" w:rsidRPr="00506E2F" w:rsidRDefault="00506E2F" w:rsidP="00506E2F">
      <w:pPr>
        <w:pStyle w:val="Heading4"/>
        <w:rPr>
          <w:b w:val="0"/>
          <w:u w:val="single"/>
        </w:rPr>
      </w:pPr>
      <w:r w:rsidRPr="00506E2F">
        <w:rPr>
          <w:b w:val="0"/>
          <w:u w:val="single"/>
        </w:rPr>
        <w:t>WIR-REQ-370380/A-WIRClient4 Policies</w:t>
      </w:r>
    </w:p>
    <w:p w14:paraId="1A64BDB0" w14:textId="2040AC3D" w:rsidR="00E36F0E" w:rsidRPr="00FC1480" w:rsidRDefault="00393DC0" w:rsidP="00E36F0E">
      <w:r w:rsidRPr="00FC1480">
        <w:t>The WIRServer shall maintain the policies for WIRClient4. WIRClient4 shall have an updatable policy table in the future</w:t>
      </w:r>
      <w:r>
        <w:t>.</w:t>
      </w:r>
    </w:p>
    <w:p w14:paraId="7FA039E4" w14:textId="77777777" w:rsidR="00506E2F" w:rsidRPr="00506E2F" w:rsidRDefault="00506E2F" w:rsidP="00506E2F">
      <w:pPr>
        <w:pStyle w:val="Heading4"/>
        <w:rPr>
          <w:b w:val="0"/>
          <w:u w:val="single"/>
        </w:rPr>
      </w:pPr>
      <w:r w:rsidRPr="00506E2F">
        <w:rPr>
          <w:b w:val="0"/>
          <w:u w:val="single"/>
        </w:rPr>
        <w:t>WIR-REQ-370381/A-Z2 Dual Modem Policy Limitation</w:t>
      </w:r>
    </w:p>
    <w:p w14:paraId="3121DC24" w14:textId="40D9EE0B" w:rsidR="00E36F0E" w:rsidRDefault="00393DC0" w:rsidP="00E36F0E">
      <w:r w:rsidRPr="00AC5F53">
        <w:t xml:space="preserve">Applications shall be privileged to use one of either </w:t>
      </w:r>
      <w:r>
        <w:t xml:space="preserve">WIRClient2 </w:t>
      </w:r>
      <w:r w:rsidRPr="00AC5F53">
        <w:t xml:space="preserve">or </w:t>
      </w:r>
      <w:r>
        <w:t>WIRClient5</w:t>
      </w:r>
      <w:r w:rsidRPr="00AC5F53">
        <w:t xml:space="preserve">, but not both </w:t>
      </w:r>
      <w:r>
        <w:t>client</w:t>
      </w:r>
      <w:r w:rsidRPr="00AC5F53">
        <w:t xml:space="preserve">’s interfaces. The policy will be updatable to switch between </w:t>
      </w:r>
      <w:r>
        <w:t>clients</w:t>
      </w:r>
      <w:r w:rsidRPr="00AC5F53">
        <w:t xml:space="preserve">, but not to allow applications to use both </w:t>
      </w:r>
      <w:r>
        <w:t xml:space="preserve">client </w:t>
      </w:r>
      <w:r w:rsidRPr="00AC5F53">
        <w:t>interfaces</w:t>
      </w:r>
      <w:r>
        <w:t>.</w:t>
      </w:r>
    </w:p>
    <w:p w14:paraId="1D584575" w14:textId="77777777" w:rsidR="00506E2F" w:rsidRPr="00506E2F" w:rsidRDefault="00506E2F" w:rsidP="00506E2F">
      <w:pPr>
        <w:pStyle w:val="Heading4"/>
        <w:rPr>
          <w:b w:val="0"/>
          <w:u w:val="single"/>
        </w:rPr>
      </w:pPr>
      <w:r w:rsidRPr="00506E2F">
        <w:rPr>
          <w:b w:val="0"/>
          <w:u w:val="single"/>
        </w:rPr>
        <w:t>WIR-REQ-295942/D-Intent Policy Update</w:t>
      </w:r>
    </w:p>
    <w:p w14:paraId="31203629" w14:textId="5E6D5FB6" w:rsidR="00E36F0E" w:rsidRDefault="00393DC0" w:rsidP="00E36F0E">
      <w:pPr>
        <w:rPr>
          <w:szCs w:val="22"/>
        </w:rPr>
      </w:pPr>
      <w:r w:rsidRPr="00B7659D">
        <w:rPr>
          <w:szCs w:val="22"/>
        </w:rPr>
        <w:t xml:space="preserve">Whenever there is an intent policy table change then Cloud / Backend pushes this information to the WIR policy manager residing in </w:t>
      </w:r>
      <w:r>
        <w:rPr>
          <w:szCs w:val="22"/>
        </w:rPr>
        <w:t>WIRServer</w:t>
      </w:r>
      <w:r w:rsidRPr="00B7659D">
        <w:rPr>
          <w:szCs w:val="22"/>
        </w:rPr>
        <w:t xml:space="preserve">. </w:t>
      </w:r>
      <w:r>
        <w:rPr>
          <w:szCs w:val="22"/>
        </w:rPr>
        <w:t xml:space="preserve">The policy table pushed by cloud shall be complete table, not delta. </w:t>
      </w:r>
      <w:r w:rsidRPr="00B7659D">
        <w:rPr>
          <w:szCs w:val="22"/>
        </w:rPr>
        <w:t xml:space="preserve">The </w:t>
      </w:r>
      <w:r>
        <w:rPr>
          <w:szCs w:val="22"/>
        </w:rPr>
        <w:t>WIRServer</w:t>
      </w:r>
      <w:r w:rsidRPr="00B7659D">
        <w:rPr>
          <w:szCs w:val="22"/>
        </w:rPr>
        <w:t xml:space="preserve"> then validates the change, updates its own policy table and transmits the policy table update to </w:t>
      </w:r>
      <w:r>
        <w:rPr>
          <w:szCs w:val="22"/>
        </w:rPr>
        <w:t>each applicable</w:t>
      </w:r>
      <w:r w:rsidRPr="00B7659D">
        <w:rPr>
          <w:szCs w:val="22"/>
        </w:rPr>
        <w:t xml:space="preserve"> </w:t>
      </w:r>
      <w:r>
        <w:rPr>
          <w:szCs w:val="22"/>
        </w:rPr>
        <w:t>WIRClient</w:t>
      </w:r>
      <w:r w:rsidRPr="00B7659D">
        <w:rPr>
          <w:szCs w:val="22"/>
        </w:rPr>
        <w:t xml:space="preserve">. </w:t>
      </w:r>
      <w:r>
        <w:rPr>
          <w:szCs w:val="22"/>
        </w:rPr>
        <w:t xml:space="preserve">Each applicable WIRClient </w:t>
      </w:r>
      <w:r w:rsidRPr="00B7659D">
        <w:rPr>
          <w:szCs w:val="22"/>
        </w:rPr>
        <w:t xml:space="preserve">shall in turn update </w:t>
      </w:r>
      <w:r>
        <w:rPr>
          <w:szCs w:val="22"/>
        </w:rPr>
        <w:t xml:space="preserve">their </w:t>
      </w:r>
      <w:r w:rsidRPr="00B7659D">
        <w:rPr>
          <w:szCs w:val="22"/>
        </w:rPr>
        <w:t>own policy table</w:t>
      </w:r>
      <w:r>
        <w:rPr>
          <w:szCs w:val="22"/>
        </w:rPr>
        <w:t>s</w:t>
      </w:r>
      <w:r w:rsidRPr="00B7659D">
        <w:rPr>
          <w:szCs w:val="22"/>
        </w:rPr>
        <w:t>.</w:t>
      </w:r>
    </w:p>
    <w:p w14:paraId="3BCA9E62" w14:textId="77777777" w:rsidR="00E36F0E" w:rsidRDefault="00E36F0E" w:rsidP="00E36F0E">
      <w:pPr>
        <w:rPr>
          <w:szCs w:val="22"/>
        </w:rPr>
      </w:pPr>
    </w:p>
    <w:p w14:paraId="672AE71F" w14:textId="77777777" w:rsidR="00E36F0E" w:rsidRDefault="00393DC0" w:rsidP="00E36F0E">
      <w:pPr>
        <w:rPr>
          <w:szCs w:val="22"/>
        </w:rPr>
      </w:pPr>
      <w:r>
        <w:rPr>
          <w:szCs w:val="22"/>
        </w:rPr>
        <w:t>WIRServer shall send a response to backend after it updates the policy table. After sending the response, WIRServer shall continue to update other client’s policy tables.</w:t>
      </w:r>
    </w:p>
    <w:p w14:paraId="73F18213" w14:textId="77777777" w:rsidR="00E36F0E" w:rsidRDefault="00393DC0" w:rsidP="00E36F0E">
      <w:pPr>
        <w:rPr>
          <w:szCs w:val="22"/>
        </w:rPr>
      </w:pPr>
      <w:r>
        <w:rPr>
          <w:szCs w:val="22"/>
        </w:rPr>
        <w:t>Backend shall wait 60 seconds to send another policy table update request to same vehicle.</w:t>
      </w:r>
    </w:p>
    <w:p w14:paraId="13180FBC" w14:textId="77777777" w:rsidR="00E36F0E" w:rsidRPr="00B7659D" w:rsidRDefault="00E36F0E" w:rsidP="00E36F0E">
      <w:pPr>
        <w:rPr>
          <w:szCs w:val="22"/>
        </w:rPr>
      </w:pPr>
    </w:p>
    <w:p w14:paraId="1D206A74" w14:textId="77777777" w:rsidR="00E36F0E" w:rsidRPr="00B7659D" w:rsidRDefault="00393DC0" w:rsidP="00E36F0E">
      <w:pPr>
        <w:rPr>
          <w:szCs w:val="22"/>
        </w:rPr>
      </w:pPr>
      <w:r w:rsidRPr="00B7659D">
        <w:rPr>
          <w:szCs w:val="22"/>
        </w:rPr>
        <w:t>The intent policy table update shall be as depicted in the diagram below</w:t>
      </w:r>
      <w:r>
        <w:rPr>
          <w:szCs w:val="22"/>
        </w:rPr>
        <w:t>:</w:t>
      </w:r>
    </w:p>
    <w:p w14:paraId="7FA09EBB" w14:textId="77777777" w:rsidR="00E36F0E" w:rsidRDefault="00E36F0E" w:rsidP="00E36F0E">
      <w:pPr>
        <w:jc w:val="center"/>
      </w:pPr>
    </w:p>
    <w:p w14:paraId="4FF66DC9" w14:textId="61B5A306" w:rsidR="00E36F0E" w:rsidRDefault="00506E2F" w:rsidP="00506E2F">
      <w:pPr>
        <w:jc w:val="center"/>
      </w:pPr>
      <w:r>
        <w:object w:dxaOrig="10380" w:dyaOrig="3615" w14:anchorId="308D9725">
          <v:shape id="61e75b420000ebcb61bc6ea9" o:spid="_x0000_i1026" type="#_x0000_t75" style="width:519.5pt;height:180.55pt" o:ole="">
            <v:imagedata r:id="rId15" o:title=""/>
          </v:shape>
          <o:OLEObject Type="Embed" ProgID="Visio.Drawing.15" ShapeID="61e75b420000ebcb61bc6ea9" DrawAspect="Content" ObjectID="_1710333705" r:id="rId16"/>
        </w:object>
      </w:r>
    </w:p>
    <w:p w14:paraId="01DB2733" w14:textId="77777777" w:rsidR="00506E2F" w:rsidRPr="00506E2F" w:rsidRDefault="00506E2F" w:rsidP="00506E2F">
      <w:pPr>
        <w:pStyle w:val="Heading4"/>
        <w:rPr>
          <w:b w:val="0"/>
          <w:u w:val="single"/>
        </w:rPr>
      </w:pPr>
      <w:r w:rsidRPr="00506E2F">
        <w:rPr>
          <w:b w:val="0"/>
          <w:u w:val="single"/>
        </w:rPr>
        <w:t>WIR-REQ-369995/A-Sends Error for Corrupt policy file</w:t>
      </w:r>
    </w:p>
    <w:p w14:paraId="18031530" w14:textId="4F7B76DD" w:rsidR="00E36F0E" w:rsidRDefault="00393DC0" w:rsidP="00E36F0E">
      <w:r>
        <w:t>WIR server shall not update the policy table if a corrupt policy file is received, instead it shall send an error.</w:t>
      </w:r>
    </w:p>
    <w:p w14:paraId="54EA4A11" w14:textId="77777777" w:rsidR="00506E2F" w:rsidRPr="00506E2F" w:rsidRDefault="00506E2F" w:rsidP="00506E2F">
      <w:pPr>
        <w:pStyle w:val="Heading4"/>
        <w:rPr>
          <w:b w:val="0"/>
          <w:u w:val="single"/>
        </w:rPr>
      </w:pPr>
      <w:r w:rsidRPr="00506E2F">
        <w:rPr>
          <w:b w:val="0"/>
          <w:u w:val="single"/>
        </w:rPr>
        <w:t>WIR-REQ-295943/E-Intent Policy Update Acknowledgement</w:t>
      </w:r>
    </w:p>
    <w:p w14:paraId="4216EAF6" w14:textId="3B285C2C" w:rsidR="00E36F0E" w:rsidRDefault="00393DC0" w:rsidP="00E36F0E">
      <w:pPr>
        <w:rPr>
          <w:szCs w:val="22"/>
        </w:rPr>
      </w:pPr>
      <w:r w:rsidRPr="00B7659D">
        <w:rPr>
          <w:szCs w:val="22"/>
        </w:rPr>
        <w:t>Once policy table is updated successfully</w:t>
      </w:r>
      <w:r>
        <w:rPr>
          <w:szCs w:val="22"/>
        </w:rPr>
        <w:t xml:space="preserve"> each WIRClient </w:t>
      </w:r>
      <w:r w:rsidRPr="00B7659D">
        <w:rPr>
          <w:szCs w:val="22"/>
        </w:rPr>
        <w:t xml:space="preserve">shall provide an acknowledgement to </w:t>
      </w:r>
      <w:r>
        <w:rPr>
          <w:szCs w:val="22"/>
        </w:rPr>
        <w:t>WIRServer.</w:t>
      </w:r>
    </w:p>
    <w:p w14:paraId="0440BB75" w14:textId="77777777" w:rsidR="00E36F0E" w:rsidRDefault="00E36F0E" w:rsidP="00E36F0E">
      <w:pPr>
        <w:rPr>
          <w:szCs w:val="22"/>
        </w:rPr>
      </w:pPr>
    </w:p>
    <w:p w14:paraId="4264340C" w14:textId="77777777" w:rsidR="00E36F0E" w:rsidRPr="007A3255" w:rsidRDefault="00393DC0" w:rsidP="00E36F0E">
      <w:pPr>
        <w:rPr>
          <w:szCs w:val="22"/>
        </w:rPr>
      </w:pPr>
      <w:r>
        <w:rPr>
          <w:szCs w:val="22"/>
        </w:rPr>
        <w:lastRenderedPageBreak/>
        <w:t>If a WIRClient fails to update its local copy and reports error, the WIRServer shall retry 5 times unless the error is a permanent error.</w:t>
      </w:r>
    </w:p>
    <w:p w14:paraId="192D8136" w14:textId="77777777" w:rsidR="00E36F0E" w:rsidRDefault="00E36F0E" w:rsidP="00E36F0E">
      <w:pPr>
        <w:rPr>
          <w:szCs w:val="22"/>
        </w:rPr>
      </w:pPr>
    </w:p>
    <w:p w14:paraId="01C2A7B9" w14:textId="77777777" w:rsidR="00E36F0E" w:rsidRDefault="00393DC0" w:rsidP="00E36F0E">
      <w:pPr>
        <w:rPr>
          <w:szCs w:val="22"/>
        </w:rPr>
      </w:pPr>
      <w:r>
        <w:rPr>
          <w:szCs w:val="22"/>
        </w:rPr>
        <w:t>The WIRServer shall notify the cloud whether the policy updates are successful or failed. In case of failure, WIRServer shall notify the cloud with the appropriate error code</w:t>
      </w:r>
    </w:p>
    <w:p w14:paraId="23A9130A" w14:textId="77777777" w:rsidR="00E36F0E" w:rsidRDefault="00E36F0E" w:rsidP="00E36F0E"/>
    <w:tbl>
      <w:tblPr>
        <w:tblStyle w:val="TableGrid"/>
        <w:tblW w:w="9355" w:type="dxa"/>
        <w:jc w:val="center"/>
        <w:tblLook w:val="04A0" w:firstRow="1" w:lastRow="0" w:firstColumn="1" w:lastColumn="0" w:noHBand="0" w:noVBand="1"/>
      </w:tblPr>
      <w:tblGrid>
        <w:gridCol w:w="4495"/>
        <w:gridCol w:w="4860"/>
      </w:tblGrid>
      <w:tr w:rsidR="00E36F0E" w14:paraId="132F75BF" w14:textId="77777777" w:rsidTr="00E36F0E">
        <w:trPr>
          <w:trHeight w:val="288"/>
          <w:jc w:val="center"/>
        </w:trPr>
        <w:tc>
          <w:tcPr>
            <w:tcW w:w="44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284C2E45" w14:textId="77777777" w:rsidR="00E36F0E" w:rsidRDefault="00393DC0" w:rsidP="00E36F0E">
            <w:pPr>
              <w:rPr>
                <w:rFonts w:cs="Arial"/>
                <w:b/>
              </w:rPr>
            </w:pPr>
            <w:r>
              <w:rPr>
                <w:rFonts w:cs="Arial"/>
                <w:b/>
              </w:rPr>
              <w:t>Policy Table Update Error codes</w:t>
            </w:r>
          </w:p>
        </w:tc>
        <w:tc>
          <w:tcPr>
            <w:tcW w:w="48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0D97CA10" w14:textId="77777777" w:rsidR="00E36F0E" w:rsidRDefault="00393DC0" w:rsidP="00E36F0E">
            <w:pPr>
              <w:spacing w:line="252" w:lineRule="auto"/>
              <w:rPr>
                <w:rFonts w:cs="Arial"/>
                <w:b/>
              </w:rPr>
            </w:pPr>
            <w:r>
              <w:rPr>
                <w:rFonts w:cs="Arial"/>
                <w:b/>
              </w:rPr>
              <w:t>Error message/ Description</w:t>
            </w:r>
          </w:p>
        </w:tc>
      </w:tr>
      <w:tr w:rsidR="00E36F0E" w14:paraId="705B450A" w14:textId="77777777" w:rsidTr="00E36F0E">
        <w:trPr>
          <w:trHeight w:val="288"/>
          <w:jc w:val="center"/>
        </w:trPr>
        <w:tc>
          <w:tcPr>
            <w:tcW w:w="44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1EC4E121" w14:textId="77777777" w:rsidR="00E36F0E" w:rsidRDefault="00393DC0" w:rsidP="00E36F0E">
            <w:pPr>
              <w:rPr>
                <w:rFonts w:cs="Arial"/>
              </w:rPr>
            </w:pPr>
            <w:r>
              <w:rPr>
                <w:rFonts w:cs="Arial"/>
              </w:rPr>
              <w:t>OTHER_ERRORS</w:t>
            </w:r>
          </w:p>
        </w:tc>
        <w:tc>
          <w:tcPr>
            <w:tcW w:w="48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01FD6012" w14:textId="77777777" w:rsidR="00E36F0E" w:rsidRDefault="00393DC0" w:rsidP="00E36F0E">
            <w:pPr>
              <w:rPr>
                <w:rFonts w:cs="Arial"/>
              </w:rPr>
            </w:pPr>
            <w:r>
              <w:rPr>
                <w:rFonts w:cs="Arial"/>
              </w:rPr>
              <w:t>All other Errors</w:t>
            </w:r>
          </w:p>
        </w:tc>
      </w:tr>
      <w:tr w:rsidR="00E36F0E" w14:paraId="14871F6B" w14:textId="77777777" w:rsidTr="00E36F0E">
        <w:trPr>
          <w:trHeight w:val="288"/>
          <w:jc w:val="center"/>
        </w:trPr>
        <w:tc>
          <w:tcPr>
            <w:tcW w:w="44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78747ACE" w14:textId="77777777" w:rsidR="00E36F0E" w:rsidRDefault="00393DC0" w:rsidP="00E36F0E">
            <w:pPr>
              <w:rPr>
                <w:rFonts w:cs="Arial"/>
              </w:rPr>
            </w:pPr>
            <w:r>
              <w:rPr>
                <w:rFonts w:cs="Arial"/>
              </w:rPr>
              <w:t>PAYLOAD_ERROR</w:t>
            </w:r>
          </w:p>
        </w:tc>
        <w:tc>
          <w:tcPr>
            <w:tcW w:w="48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27983071" w14:textId="77777777" w:rsidR="00E36F0E" w:rsidRDefault="00393DC0" w:rsidP="00E36F0E">
            <w:pPr>
              <w:rPr>
                <w:rFonts w:cs="Arial"/>
              </w:rPr>
            </w:pPr>
            <w:r>
              <w:rPr>
                <w:rFonts w:cs="Arial"/>
              </w:rPr>
              <w:t>There is error in the Payload</w:t>
            </w:r>
          </w:p>
        </w:tc>
      </w:tr>
      <w:tr w:rsidR="00E36F0E" w14:paraId="13D4F31E" w14:textId="77777777" w:rsidTr="00E36F0E">
        <w:trPr>
          <w:trHeight w:val="288"/>
          <w:jc w:val="center"/>
        </w:trPr>
        <w:tc>
          <w:tcPr>
            <w:tcW w:w="44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1ECD0079" w14:textId="77777777" w:rsidR="00E36F0E" w:rsidRDefault="00393DC0" w:rsidP="00E36F0E">
            <w:pPr>
              <w:rPr>
                <w:rFonts w:cs="Arial"/>
              </w:rPr>
            </w:pPr>
            <w:r>
              <w:rPr>
                <w:rFonts w:cs="Arial"/>
              </w:rPr>
              <w:t xml:space="preserve">ECU_POLICY_UPDATE_FAILED </w:t>
            </w:r>
          </w:p>
        </w:tc>
        <w:tc>
          <w:tcPr>
            <w:tcW w:w="48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3997E911" w14:textId="77777777" w:rsidR="00E36F0E" w:rsidRDefault="00393DC0" w:rsidP="00E36F0E">
            <w:pPr>
              <w:rPr>
                <w:rFonts w:cs="Arial"/>
              </w:rPr>
            </w:pPr>
            <w:r>
              <w:rPr>
                <w:rFonts w:cs="Arial"/>
              </w:rPr>
              <w:t>Policy update in WIRClient failed</w:t>
            </w:r>
          </w:p>
        </w:tc>
      </w:tr>
    </w:tbl>
    <w:p w14:paraId="6B7F7361" w14:textId="77777777" w:rsidR="00E36F0E" w:rsidRDefault="00E36F0E" w:rsidP="00E36F0E"/>
    <w:p w14:paraId="137A33E5" w14:textId="77777777" w:rsidR="00E36F0E" w:rsidRDefault="00393DC0" w:rsidP="00E36F0E">
      <w:pPr>
        <w:rPr>
          <w:rFonts w:cs="Arial"/>
        </w:rPr>
      </w:pPr>
      <w:r>
        <w:rPr>
          <w:rFonts w:cs="Arial"/>
        </w:rPr>
        <w:t>PAYLOAD_ERROR shall set an error description field as “RETRY: failed to parse command”. The cloud shall check “RETRY:” tag in the error description to see if it should resend policy table. WIRServer can set “RETRY:xxx” tag to any valid error codes if resend is required and the cloud shall resend the request whenever it sees “RETRY:xxx” tag regardless error code.</w:t>
      </w:r>
    </w:p>
    <w:p w14:paraId="5225A225" w14:textId="77777777" w:rsidR="00E36F0E" w:rsidRDefault="00E36F0E" w:rsidP="00E36F0E">
      <w:pPr>
        <w:rPr>
          <w:rFonts w:cs="Arial"/>
        </w:rPr>
      </w:pPr>
    </w:p>
    <w:p w14:paraId="08CA4A00" w14:textId="77777777" w:rsidR="00E36F0E" w:rsidRDefault="00393DC0" w:rsidP="00E36F0E">
      <w:pPr>
        <w:rPr>
          <w:rFonts w:cs="Arial"/>
        </w:rPr>
      </w:pPr>
      <w:r>
        <w:rPr>
          <w:rFonts w:cs="Arial"/>
        </w:rPr>
        <w:t xml:space="preserve">WIRServer shall set “RETRY:” field only when WIRServer update failed. All other ECU update failure shall not trigger retry. </w:t>
      </w:r>
    </w:p>
    <w:p w14:paraId="53858C55" w14:textId="77777777" w:rsidR="00E36F0E" w:rsidRDefault="00E36F0E" w:rsidP="00E36F0E">
      <w:pPr>
        <w:rPr>
          <w:rFonts w:cs="Arial"/>
        </w:rPr>
      </w:pPr>
    </w:p>
    <w:p w14:paraId="45658AC5" w14:textId="77777777" w:rsidR="00E36F0E" w:rsidRDefault="00393DC0" w:rsidP="00E36F0E">
      <w:pPr>
        <w:rPr>
          <w:rFonts w:cs="Arial"/>
        </w:rPr>
      </w:pPr>
      <w:r>
        <w:rPr>
          <w:rFonts w:cs="Arial"/>
        </w:rPr>
        <w:t>WIRServer shall send an update result with following 2 fields after succeeded or failed to Ford backend. Failure shall be determined after predetermined number of retry by WIRServer.</w:t>
      </w:r>
    </w:p>
    <w:p w14:paraId="63898500" w14:textId="77777777" w:rsidR="00E36F0E" w:rsidRDefault="00393DC0" w:rsidP="00E36F0E">
      <w:pPr>
        <w:rPr>
          <w:rFonts w:cs="Arial"/>
        </w:rPr>
      </w:pPr>
      <w:r>
        <w:rPr>
          <w:rFonts w:cs="Arial"/>
        </w:rPr>
        <w:t>Update result: success or failure</w:t>
      </w:r>
    </w:p>
    <w:p w14:paraId="2DC03E3F" w14:textId="77777777" w:rsidR="00E36F0E" w:rsidRPr="00127EDB" w:rsidRDefault="00393DC0" w:rsidP="00E36F0E">
      <w:r>
        <w:rPr>
          <w:rFonts w:cs="Arial"/>
        </w:rPr>
        <w:t>Description: Optional text field (ECU that failed to update policy, Ex., SYNC update failed)</w:t>
      </w:r>
    </w:p>
    <w:p w14:paraId="4320CA48" w14:textId="77777777" w:rsidR="00E36F0E" w:rsidRPr="00B0483F" w:rsidRDefault="00E36F0E" w:rsidP="00E36F0E"/>
    <w:p w14:paraId="78B60A38" w14:textId="77777777" w:rsidR="00506E2F" w:rsidRPr="00506E2F" w:rsidRDefault="00506E2F" w:rsidP="00506E2F">
      <w:pPr>
        <w:pStyle w:val="Heading4"/>
        <w:rPr>
          <w:b w:val="0"/>
          <w:u w:val="single"/>
        </w:rPr>
      </w:pPr>
      <w:r w:rsidRPr="00506E2F">
        <w:rPr>
          <w:b w:val="0"/>
          <w:u w:val="single"/>
        </w:rPr>
        <w:t>WIR-REQ-295944/B-Intent Policy Update Notification To Applications</w:t>
      </w:r>
    </w:p>
    <w:p w14:paraId="595AD5FB" w14:textId="7AB30438" w:rsidR="00E36F0E" w:rsidRPr="00523973" w:rsidRDefault="00393DC0" w:rsidP="00E36F0E">
      <w:r>
        <w:rPr>
          <w:szCs w:val="22"/>
        </w:rPr>
        <w:t>The WIRClients in addition to updating the policy table shall also publish the message via callback so that the individual application shall know there is a change in policy privilege. Each application shall also be able to request the current policy table via WIR API.</w:t>
      </w:r>
    </w:p>
    <w:p w14:paraId="27F2E5EC" w14:textId="77777777" w:rsidR="00506E2F" w:rsidRPr="00506E2F" w:rsidRDefault="00506E2F" w:rsidP="00506E2F">
      <w:pPr>
        <w:pStyle w:val="Heading4"/>
        <w:rPr>
          <w:b w:val="0"/>
          <w:u w:val="single"/>
        </w:rPr>
      </w:pPr>
      <w:r w:rsidRPr="00506E2F">
        <w:rPr>
          <w:b w:val="0"/>
          <w:u w:val="single"/>
        </w:rPr>
        <w:t>WIR-REQ-369996/A-Major version and Minor version</w:t>
      </w:r>
    </w:p>
    <w:p w14:paraId="678A97DC" w14:textId="2C6B5073" w:rsidR="00E36F0E" w:rsidRDefault="00393DC0" w:rsidP="00E36F0E">
      <w:r>
        <w:t>WIR server shall send the received Major and Minor Versions to cloud as part WIRPolicyUpdateCommand Response</w:t>
      </w:r>
    </w:p>
    <w:p w14:paraId="0D253D2F" w14:textId="77777777" w:rsidR="00506E2F" w:rsidRPr="00506E2F" w:rsidRDefault="00506E2F" w:rsidP="00506E2F">
      <w:pPr>
        <w:pStyle w:val="Heading4"/>
        <w:rPr>
          <w:b w:val="0"/>
          <w:u w:val="single"/>
        </w:rPr>
      </w:pPr>
      <w:r w:rsidRPr="00506E2F">
        <w:rPr>
          <w:b w:val="0"/>
          <w:u w:val="single"/>
        </w:rPr>
        <w:t>WIR-REQ-369997/A-Default intent Policy file</w:t>
      </w:r>
    </w:p>
    <w:p w14:paraId="4D0D70F4" w14:textId="68A8EEE4" w:rsidR="00E36F0E" w:rsidRDefault="00393DC0" w:rsidP="00E36F0E">
      <w:r>
        <w:t>WIRServer shall maintain the Default policy file with Application ID and Intent Policy Permissions. This policy file shall be updated upon receiving WIRPolicyUpdateCommand from cloud.</w:t>
      </w:r>
      <w:r w:rsidRPr="006C3993">
        <w:t xml:space="preserve"> </w:t>
      </w:r>
    </w:p>
    <w:p w14:paraId="17B329C5" w14:textId="77777777" w:rsidR="00E36F0E" w:rsidRDefault="00393DC0" w:rsidP="00E36F0E">
      <w:r>
        <w:t>Default policy file shall be part of system image. If policy table is not available due to corruption, deleted or any other reason, WIRServer shall generate new policy table from default policy table.</w:t>
      </w:r>
    </w:p>
    <w:p w14:paraId="0ECD9D3A" w14:textId="77777777" w:rsidR="00506E2F" w:rsidRPr="00506E2F" w:rsidRDefault="00506E2F" w:rsidP="00506E2F">
      <w:pPr>
        <w:pStyle w:val="Heading4"/>
        <w:rPr>
          <w:b w:val="0"/>
          <w:u w:val="single"/>
        </w:rPr>
      </w:pPr>
      <w:r w:rsidRPr="00506E2F">
        <w:rPr>
          <w:b w:val="0"/>
          <w:u w:val="single"/>
        </w:rPr>
        <w:t>WIR-REQ-369998/A-Intent policy update/rejection based on version</w:t>
      </w:r>
    </w:p>
    <w:p w14:paraId="149C1317" w14:textId="01158620" w:rsidR="00E36F0E" w:rsidRDefault="00393DC0" w:rsidP="00E36F0E">
      <w:r>
        <w:t>WIR Server shall update polices if it receives the upgraded version number and shall reject the policy update if it receives the downgraded policy version number than it currently holds.</w:t>
      </w:r>
    </w:p>
    <w:p w14:paraId="2D588D58" w14:textId="77777777" w:rsidR="00506E2F" w:rsidRPr="00506E2F" w:rsidRDefault="00506E2F" w:rsidP="00506E2F">
      <w:pPr>
        <w:pStyle w:val="Heading4"/>
        <w:rPr>
          <w:b w:val="0"/>
          <w:u w:val="single"/>
        </w:rPr>
      </w:pPr>
      <w:r w:rsidRPr="00506E2F">
        <w:rPr>
          <w:b w:val="0"/>
          <w:u w:val="single"/>
        </w:rPr>
        <w:t>WIR-REQ-385872/E-Intent policy update pull request</w:t>
      </w:r>
    </w:p>
    <w:p w14:paraId="60F143A3" w14:textId="39333F23" w:rsidR="00E36F0E" w:rsidRDefault="00393DC0" w:rsidP="00E36F0E">
      <w:r>
        <w:t>Intent policy update pull request follows query, query response and correlated alert FTCP command sequence.</w:t>
      </w:r>
    </w:p>
    <w:p w14:paraId="22BCBB34" w14:textId="77777777" w:rsidR="00E36F0E" w:rsidRDefault="00393DC0" w:rsidP="00E36F0E">
      <w:r>
        <w:t>WIRServer sends query and Ford backend response with query response. Correlated alert is sent by WIRServer.</w:t>
      </w:r>
    </w:p>
    <w:p w14:paraId="3D667E73" w14:textId="77777777" w:rsidR="00E36F0E" w:rsidRDefault="00E36F0E" w:rsidP="00E36F0E"/>
    <w:p w14:paraId="200DE356" w14:textId="77777777" w:rsidR="00E36F0E" w:rsidRDefault="00393DC0" w:rsidP="00E36F0E">
      <w:r>
        <w:t>WIRServer shall send a policy update pull query at once per every DID POLICY_PULL_IGN_CYCLE ignition cycle if policy table has non-default version. When WIRServer has default policy table, it shall send a policy update pull query at every ignition cycle once FTCP connection has been established and all ECUs are provisioned or not present. For any pull request failure, WIRServer shall retry 3 times with 5 min delay.</w:t>
      </w:r>
    </w:p>
    <w:p w14:paraId="4FD720C0" w14:textId="77777777" w:rsidR="00E36F0E" w:rsidRDefault="00E36F0E" w:rsidP="00E36F0E"/>
    <w:p w14:paraId="0B103CAC" w14:textId="77777777" w:rsidR="00E36F0E" w:rsidRDefault="00393DC0" w:rsidP="00E36F0E">
      <w:r>
        <w:t>When SW OTA updates is ready and WIR policy table is updated, WIR policy table push shall be arranged in before.</w:t>
      </w:r>
    </w:p>
    <w:p w14:paraId="08F43A93" w14:textId="77777777" w:rsidR="00E36F0E" w:rsidRDefault="00E36F0E" w:rsidP="00E36F0E"/>
    <w:p w14:paraId="1C77D3B3" w14:textId="77777777" w:rsidR="00E36F0E" w:rsidRDefault="00393DC0" w:rsidP="00E36F0E">
      <w:r>
        <w:t xml:space="preserve">WIRServer shall set Major and Minor version of local policy table to the query. </w:t>
      </w:r>
    </w:p>
    <w:p w14:paraId="3C0139A4" w14:textId="77777777" w:rsidR="00E36F0E" w:rsidRDefault="00E36F0E" w:rsidP="00E36F0E"/>
    <w:p w14:paraId="160D2A96" w14:textId="77777777" w:rsidR="00E36F0E" w:rsidRDefault="00393DC0" w:rsidP="00E36F0E">
      <w:r>
        <w:lastRenderedPageBreak/>
        <w:t>Ford backend shall compare Major and Minor version of the query and from policy table version on the server. If Major version or Minor version doesn’t match, the server shall send a policy update request. Otherwise, the server shall not send a policy update request.</w:t>
      </w:r>
    </w:p>
    <w:p w14:paraId="12278673" w14:textId="77777777" w:rsidR="00E36F0E" w:rsidRDefault="00393DC0" w:rsidP="00E36F0E">
      <w:r>
        <w:t>Ford backend shall send query response which has result code and ErrorDetail.</w:t>
      </w:r>
    </w:p>
    <w:p w14:paraId="115DA7F9" w14:textId="77777777" w:rsidR="00E36F0E" w:rsidRDefault="00E36F0E" w:rsidP="00E36F0E"/>
    <w:p w14:paraId="5101A5CA" w14:textId="77777777" w:rsidR="00E36F0E" w:rsidRDefault="00393DC0" w:rsidP="00E36F0E">
      <w:r>
        <w:t>Result code shall be one of following.</w:t>
      </w:r>
    </w:p>
    <w:p w14:paraId="47422846" w14:textId="77777777" w:rsidR="00E36F0E" w:rsidRDefault="00393DC0" w:rsidP="00393DC0">
      <w:pPr>
        <w:numPr>
          <w:ilvl w:val="0"/>
          <w:numId w:val="27"/>
        </w:numPr>
      </w:pPr>
      <w:r>
        <w:t>Success: Ford backend has newer policy table</w:t>
      </w:r>
    </w:p>
    <w:p w14:paraId="500FE2DD" w14:textId="77777777" w:rsidR="00E36F0E" w:rsidRDefault="00393DC0" w:rsidP="00393DC0">
      <w:pPr>
        <w:numPr>
          <w:ilvl w:val="0"/>
          <w:numId w:val="27"/>
        </w:numPr>
      </w:pPr>
      <w:r>
        <w:t>No newer version available: Vehicle has already latest policy table</w:t>
      </w:r>
    </w:p>
    <w:p w14:paraId="0C7F2589" w14:textId="77777777" w:rsidR="00E36F0E" w:rsidRDefault="00393DC0" w:rsidP="00393DC0">
      <w:pPr>
        <w:numPr>
          <w:ilvl w:val="0"/>
          <w:numId w:val="27"/>
        </w:numPr>
      </w:pPr>
      <w:r>
        <w:t>No policy table on server: Server doesn’t have available policy table</w:t>
      </w:r>
    </w:p>
    <w:p w14:paraId="04CFA5CE" w14:textId="77777777" w:rsidR="00E36F0E" w:rsidRDefault="00393DC0" w:rsidP="00393DC0">
      <w:pPr>
        <w:numPr>
          <w:ilvl w:val="0"/>
          <w:numId w:val="27"/>
        </w:numPr>
      </w:pPr>
      <w:r>
        <w:t>Other error: Other errors happened</w:t>
      </w:r>
    </w:p>
    <w:p w14:paraId="2D1889AF" w14:textId="77777777" w:rsidR="00E36F0E" w:rsidRDefault="00393DC0" w:rsidP="00E36F0E">
      <w:r>
        <w:t>ErrorDetail – Text description for above error code. In case success, ErrorDetail shall be empty.</w:t>
      </w:r>
    </w:p>
    <w:p w14:paraId="2166BABE" w14:textId="77777777" w:rsidR="00E36F0E" w:rsidRDefault="00E36F0E" w:rsidP="00E36F0E"/>
    <w:p w14:paraId="7D16DF64" w14:textId="77777777" w:rsidR="00E36F0E" w:rsidRDefault="00393DC0" w:rsidP="00E36F0E">
      <w:r>
        <w:t>If result code of query response is set to Success, Ford backend shall set policy table to the query response. Otherwise, policy table shall not be part of query response.</w:t>
      </w:r>
    </w:p>
    <w:p w14:paraId="7184ED65" w14:textId="77777777" w:rsidR="00E36F0E" w:rsidRDefault="00E36F0E" w:rsidP="00E36F0E"/>
    <w:p w14:paraId="13943574" w14:textId="77777777" w:rsidR="00E36F0E" w:rsidRDefault="00393DC0" w:rsidP="00E36F0E">
      <w:r>
        <w:t xml:space="preserve">WIRServer shall send correlated alert with following result code and ErrorDetail </w:t>
      </w:r>
      <w:r w:rsidRPr="00DC24A7">
        <w:t>if Ford backend sent policy table on the query response.</w:t>
      </w:r>
    </w:p>
    <w:p w14:paraId="37D35D10" w14:textId="77777777" w:rsidR="00E36F0E" w:rsidRDefault="00E36F0E" w:rsidP="00E36F0E"/>
    <w:p w14:paraId="42A5F1F3" w14:textId="77777777" w:rsidR="00E36F0E" w:rsidRDefault="00393DC0" w:rsidP="00E36F0E">
      <w:r>
        <w:t>Result code shall be one of following.</w:t>
      </w:r>
    </w:p>
    <w:p w14:paraId="733FC786" w14:textId="77777777" w:rsidR="00E36F0E" w:rsidRDefault="00393DC0" w:rsidP="00393DC0">
      <w:pPr>
        <w:numPr>
          <w:ilvl w:val="0"/>
          <w:numId w:val="27"/>
        </w:numPr>
      </w:pPr>
      <w:r>
        <w:t>Success: Correct policy table received</w:t>
      </w:r>
    </w:p>
    <w:p w14:paraId="70D64E1F" w14:textId="77777777" w:rsidR="00E36F0E" w:rsidRDefault="00393DC0" w:rsidP="00393DC0">
      <w:pPr>
        <w:numPr>
          <w:ilvl w:val="0"/>
          <w:numId w:val="27"/>
        </w:numPr>
      </w:pPr>
      <w:r>
        <w:t>Incorrect policy table: Received policy table format is incorrect</w:t>
      </w:r>
    </w:p>
    <w:p w14:paraId="687FF192" w14:textId="77777777" w:rsidR="00E36F0E" w:rsidRDefault="00393DC0" w:rsidP="00393DC0">
      <w:pPr>
        <w:numPr>
          <w:ilvl w:val="0"/>
          <w:numId w:val="27"/>
        </w:numPr>
      </w:pPr>
      <w:r>
        <w:t>Other error: Other errors happened</w:t>
      </w:r>
    </w:p>
    <w:p w14:paraId="0F63670D" w14:textId="77777777" w:rsidR="00E36F0E" w:rsidRDefault="00393DC0" w:rsidP="00E36F0E">
      <w:r>
        <w:t>ErrorDetail – Text description for above error code. In case success, ErrorDetail shall be empty.</w:t>
      </w:r>
    </w:p>
    <w:p w14:paraId="73751E9C" w14:textId="77777777" w:rsidR="00E36F0E" w:rsidRDefault="00E36F0E" w:rsidP="00E36F0E"/>
    <w:p w14:paraId="6F242C0C" w14:textId="77777777" w:rsidR="00E36F0E" w:rsidRPr="00DB516A" w:rsidRDefault="00393DC0" w:rsidP="00E36F0E">
      <w:r>
        <w:t>WIRServer shall apply new policy table after it sent correlated alert with Success result code.</w:t>
      </w:r>
    </w:p>
    <w:p w14:paraId="455E0E1D" w14:textId="77777777" w:rsidR="00E36F0E" w:rsidRDefault="00393DC0" w:rsidP="00506E2F">
      <w:pPr>
        <w:pStyle w:val="Heading3"/>
      </w:pPr>
      <w:bookmarkStart w:id="30" w:name="_Toc93426728"/>
      <w:r>
        <w:t>Use Cases</w:t>
      </w:r>
      <w:bookmarkEnd w:id="30"/>
    </w:p>
    <w:p w14:paraId="40C121DF" w14:textId="2B7A8F6A" w:rsidR="00E36F0E" w:rsidRDefault="00393DC0" w:rsidP="00506E2F">
      <w:pPr>
        <w:pStyle w:val="Heading4"/>
      </w:pPr>
      <w:r>
        <w:t>WIR-UC-REQ-296113/C-Cloud sends updated policy table to WIR</w:t>
      </w:r>
    </w:p>
    <w:p w14:paraId="0E2A0C5F" w14:textId="17DCA396" w:rsidR="00E36F0E" w:rsidRPr="00AE06BC" w:rsidRDefault="00E36F0E" w:rsidP="00E36F0E"/>
    <w:tbl>
      <w:tblPr>
        <w:tblStyle w:val="TableGrid"/>
        <w:tblW w:w="0" w:type="auto"/>
        <w:jc w:val="center"/>
        <w:tblLook w:val="04A0" w:firstRow="1" w:lastRow="0" w:firstColumn="1" w:lastColumn="0" w:noHBand="0" w:noVBand="1"/>
      </w:tblPr>
      <w:tblGrid>
        <w:gridCol w:w="1892"/>
        <w:gridCol w:w="7458"/>
      </w:tblGrid>
      <w:tr w:rsidR="00E36F0E" w:rsidRPr="003B0CED" w14:paraId="6BF50EA6" w14:textId="77777777" w:rsidTr="00506E2F">
        <w:trPr>
          <w:jc w:val="center"/>
        </w:trPr>
        <w:tc>
          <w:tcPr>
            <w:tcW w:w="1892" w:type="dxa"/>
            <w:shd w:val="clear" w:color="auto" w:fill="BFBFBF" w:themeFill="background1" w:themeFillShade="BF"/>
          </w:tcPr>
          <w:p w14:paraId="7E296130" w14:textId="77777777" w:rsidR="00E36F0E" w:rsidRPr="007373DA" w:rsidRDefault="00393DC0" w:rsidP="00E36F0E">
            <w:pPr>
              <w:rPr>
                <w:b/>
              </w:rPr>
            </w:pPr>
            <w:r w:rsidRPr="007373DA">
              <w:rPr>
                <w:b/>
              </w:rPr>
              <w:t>Actors</w:t>
            </w:r>
          </w:p>
        </w:tc>
        <w:tc>
          <w:tcPr>
            <w:tcW w:w="7458" w:type="dxa"/>
          </w:tcPr>
          <w:p w14:paraId="148275FC" w14:textId="77777777" w:rsidR="00E36F0E" w:rsidRPr="00DB5494" w:rsidRDefault="00393DC0" w:rsidP="00E36F0E">
            <w:pPr>
              <w:rPr>
                <w:rFonts w:cs="Arial"/>
              </w:rPr>
            </w:pPr>
            <w:r w:rsidRPr="00DB5494">
              <w:rPr>
                <w:rFonts w:cs="Arial"/>
              </w:rPr>
              <w:t>WIRServer, Applicable WIRClients, Ford Cloud</w:t>
            </w:r>
          </w:p>
        </w:tc>
      </w:tr>
      <w:tr w:rsidR="00E36F0E" w:rsidRPr="003B0CED" w14:paraId="6CB360F3" w14:textId="77777777" w:rsidTr="00506E2F">
        <w:trPr>
          <w:jc w:val="center"/>
        </w:trPr>
        <w:tc>
          <w:tcPr>
            <w:tcW w:w="1892" w:type="dxa"/>
            <w:tcBorders>
              <w:bottom w:val="single" w:sz="4" w:space="0" w:color="auto"/>
            </w:tcBorders>
            <w:shd w:val="clear" w:color="auto" w:fill="BFBFBF" w:themeFill="background1" w:themeFillShade="BF"/>
          </w:tcPr>
          <w:p w14:paraId="333FE8CC" w14:textId="77777777" w:rsidR="00E36F0E" w:rsidRPr="007373DA" w:rsidRDefault="00393DC0" w:rsidP="00E36F0E">
            <w:pPr>
              <w:rPr>
                <w:b/>
              </w:rPr>
            </w:pPr>
            <w:r>
              <w:rPr>
                <w:b/>
              </w:rPr>
              <w:t>Pre-c</w:t>
            </w:r>
            <w:r w:rsidRPr="007373DA">
              <w:rPr>
                <w:b/>
              </w:rPr>
              <w:t>onditions</w:t>
            </w:r>
          </w:p>
        </w:tc>
        <w:tc>
          <w:tcPr>
            <w:tcW w:w="7458" w:type="dxa"/>
            <w:tcBorders>
              <w:bottom w:val="single" w:sz="4" w:space="0" w:color="auto"/>
            </w:tcBorders>
          </w:tcPr>
          <w:p w14:paraId="35D2A291" w14:textId="77777777" w:rsidR="00E36F0E" w:rsidRPr="008E60BC" w:rsidRDefault="00393DC0" w:rsidP="00393DC0">
            <w:pPr>
              <w:numPr>
                <w:ilvl w:val="0"/>
                <w:numId w:val="28"/>
              </w:numPr>
              <w:rPr>
                <w:rFonts w:cs="Arial"/>
              </w:rPr>
            </w:pPr>
            <w:r w:rsidRPr="008E60BC">
              <w:rPr>
                <w:rFonts w:cs="Arial"/>
              </w:rPr>
              <w:t>Ford cloud sends updated policy table to vehicle</w:t>
            </w:r>
          </w:p>
        </w:tc>
      </w:tr>
      <w:tr w:rsidR="00E36F0E" w:rsidRPr="003B0CED" w14:paraId="15DFAF5A" w14:textId="77777777" w:rsidTr="00506E2F">
        <w:trPr>
          <w:jc w:val="center"/>
        </w:trPr>
        <w:tc>
          <w:tcPr>
            <w:tcW w:w="1892" w:type="dxa"/>
            <w:tcBorders>
              <w:left w:val="single" w:sz="4" w:space="0" w:color="auto"/>
              <w:bottom w:val="single" w:sz="4" w:space="0" w:color="auto"/>
            </w:tcBorders>
            <w:shd w:val="clear" w:color="auto" w:fill="BFBFBF" w:themeFill="background1" w:themeFillShade="BF"/>
          </w:tcPr>
          <w:p w14:paraId="389B4709" w14:textId="77777777" w:rsidR="00E36F0E" w:rsidRPr="007373DA" w:rsidRDefault="00393DC0" w:rsidP="00E36F0E">
            <w:pPr>
              <w:rPr>
                <w:b/>
              </w:rPr>
            </w:pPr>
            <w:r>
              <w:rPr>
                <w:b/>
              </w:rPr>
              <w:t>Scenario Description</w:t>
            </w:r>
          </w:p>
        </w:tc>
        <w:tc>
          <w:tcPr>
            <w:tcW w:w="7458" w:type="dxa"/>
            <w:tcBorders>
              <w:right w:val="single" w:sz="4" w:space="0" w:color="auto"/>
            </w:tcBorders>
            <w:shd w:val="clear" w:color="auto" w:fill="auto"/>
          </w:tcPr>
          <w:p w14:paraId="3800E861" w14:textId="77777777" w:rsidR="00E36F0E" w:rsidRPr="00DB5494" w:rsidRDefault="00393DC0" w:rsidP="00E36F0E">
            <w:pPr>
              <w:rPr>
                <w:rFonts w:cs="Arial"/>
              </w:rPr>
            </w:pPr>
            <w:r w:rsidRPr="00DB5494">
              <w:rPr>
                <w:rFonts w:cs="Arial"/>
              </w:rPr>
              <w:t>WIRServer receives updated policy table from Ford Cloud and sends the updated policy to applicable WIRClients</w:t>
            </w:r>
          </w:p>
        </w:tc>
      </w:tr>
      <w:tr w:rsidR="00E36F0E" w:rsidRPr="003B0CED" w14:paraId="42ADC601" w14:textId="77777777" w:rsidTr="00506E2F">
        <w:trPr>
          <w:jc w:val="center"/>
        </w:trPr>
        <w:tc>
          <w:tcPr>
            <w:tcW w:w="1892" w:type="dxa"/>
            <w:tcBorders>
              <w:top w:val="single" w:sz="4" w:space="0" w:color="auto"/>
              <w:left w:val="single" w:sz="4" w:space="0" w:color="auto"/>
              <w:bottom w:val="single" w:sz="4" w:space="0" w:color="auto"/>
            </w:tcBorders>
            <w:shd w:val="clear" w:color="auto" w:fill="BFBFBF" w:themeFill="background1" w:themeFillShade="BF"/>
          </w:tcPr>
          <w:p w14:paraId="4156C891" w14:textId="77777777" w:rsidR="00E36F0E" w:rsidRPr="007373DA" w:rsidRDefault="00393DC0" w:rsidP="00E36F0E">
            <w:pPr>
              <w:rPr>
                <w:b/>
              </w:rPr>
            </w:pPr>
            <w:r w:rsidRPr="007373DA">
              <w:rPr>
                <w:b/>
              </w:rPr>
              <w:t>Post-conditions</w:t>
            </w:r>
          </w:p>
        </w:tc>
        <w:tc>
          <w:tcPr>
            <w:tcW w:w="7458" w:type="dxa"/>
            <w:tcBorders>
              <w:bottom w:val="single" w:sz="4" w:space="0" w:color="auto"/>
              <w:right w:val="single" w:sz="4" w:space="0" w:color="auto"/>
            </w:tcBorders>
            <w:shd w:val="clear" w:color="auto" w:fill="auto"/>
          </w:tcPr>
          <w:p w14:paraId="39593758" w14:textId="77777777" w:rsidR="00E36F0E" w:rsidRPr="00DB5494" w:rsidRDefault="00393DC0" w:rsidP="00E36F0E">
            <w:pPr>
              <w:rPr>
                <w:rFonts w:cs="Arial"/>
              </w:rPr>
            </w:pPr>
            <w:r w:rsidRPr="00DB5494">
              <w:rPr>
                <w:rFonts w:cs="Arial"/>
              </w:rPr>
              <w:t>WIRServer receives the updated policy table from Ford Cloud</w:t>
            </w:r>
          </w:p>
          <w:p w14:paraId="2EAD0E8D" w14:textId="77777777" w:rsidR="00E36F0E" w:rsidRPr="00DB5494" w:rsidRDefault="00393DC0" w:rsidP="00E36F0E">
            <w:pPr>
              <w:rPr>
                <w:rFonts w:cs="Arial"/>
              </w:rPr>
            </w:pPr>
            <w:r w:rsidRPr="00DB5494">
              <w:rPr>
                <w:rFonts w:cs="Arial"/>
              </w:rPr>
              <w:t>WIRServer updates the policy and sends policies to applicable WIRClients</w:t>
            </w:r>
          </w:p>
          <w:p w14:paraId="4013FA0F" w14:textId="77777777" w:rsidR="00E36F0E" w:rsidRPr="00DB5494" w:rsidRDefault="00393DC0" w:rsidP="00E36F0E">
            <w:pPr>
              <w:rPr>
                <w:rFonts w:cs="Arial"/>
              </w:rPr>
            </w:pPr>
            <w:r w:rsidRPr="00DB5494">
              <w:rPr>
                <w:rFonts w:cs="Arial"/>
              </w:rPr>
              <w:t>Each applicable WIRClient updates the policy table and sends confirmation to WIRServer</w:t>
            </w:r>
          </w:p>
          <w:p w14:paraId="596CEC30" w14:textId="77777777" w:rsidR="00E36F0E" w:rsidRPr="00DB5494" w:rsidRDefault="00393DC0" w:rsidP="00E36F0E">
            <w:pPr>
              <w:rPr>
                <w:rFonts w:cs="Arial"/>
              </w:rPr>
            </w:pPr>
            <w:r w:rsidRPr="00DB5494">
              <w:rPr>
                <w:rFonts w:cs="Arial"/>
              </w:rPr>
              <w:t>WIRServer sends confirmation to Ford cloud</w:t>
            </w:r>
          </w:p>
        </w:tc>
      </w:tr>
      <w:tr w:rsidR="00E36F0E" w:rsidRPr="003B0CED" w14:paraId="42B5448A" w14:textId="77777777" w:rsidTr="00506E2F">
        <w:trPr>
          <w:jc w:val="center"/>
        </w:trPr>
        <w:tc>
          <w:tcPr>
            <w:tcW w:w="1892" w:type="dxa"/>
            <w:tcBorders>
              <w:left w:val="single" w:sz="4" w:space="0" w:color="auto"/>
              <w:bottom w:val="single" w:sz="4" w:space="0" w:color="auto"/>
              <w:right w:val="single" w:sz="4" w:space="0" w:color="auto"/>
            </w:tcBorders>
            <w:shd w:val="clear" w:color="auto" w:fill="BFBFBF" w:themeFill="background1" w:themeFillShade="BF"/>
          </w:tcPr>
          <w:p w14:paraId="1F91E2AA" w14:textId="77777777" w:rsidR="00E36F0E" w:rsidRPr="007373DA" w:rsidRDefault="00393DC0" w:rsidP="00E36F0E">
            <w:pPr>
              <w:rPr>
                <w:b/>
              </w:rPr>
            </w:pPr>
            <w:r w:rsidRPr="007373DA">
              <w:rPr>
                <w:b/>
              </w:rPr>
              <w:t>Interfaces</w:t>
            </w:r>
          </w:p>
        </w:tc>
        <w:tc>
          <w:tcPr>
            <w:tcW w:w="7458" w:type="dxa"/>
            <w:tcBorders>
              <w:left w:val="single" w:sz="4" w:space="0" w:color="auto"/>
              <w:bottom w:val="single" w:sz="4" w:space="0" w:color="auto"/>
              <w:right w:val="single" w:sz="4" w:space="0" w:color="auto"/>
            </w:tcBorders>
            <w:shd w:val="clear" w:color="auto" w:fill="auto"/>
          </w:tcPr>
          <w:p w14:paraId="3AB1667B" w14:textId="77777777" w:rsidR="00E36F0E" w:rsidRPr="008A772E" w:rsidRDefault="00E36F0E" w:rsidP="00E36F0E">
            <w:pPr>
              <w:rPr>
                <w:rFonts w:cs="Arial"/>
              </w:rPr>
            </w:pPr>
          </w:p>
        </w:tc>
      </w:tr>
      <w:tr w:rsidR="00E36F0E" w:rsidRPr="003B0CED" w14:paraId="3FFCBD84" w14:textId="77777777" w:rsidTr="00506E2F">
        <w:trPr>
          <w:jc w:val="center"/>
        </w:trPr>
        <w:tc>
          <w:tcPr>
            <w:tcW w:w="1892" w:type="dxa"/>
            <w:tcBorders>
              <w:left w:val="single" w:sz="4" w:space="0" w:color="auto"/>
              <w:bottom w:val="single" w:sz="4" w:space="0" w:color="auto"/>
              <w:right w:val="single" w:sz="4" w:space="0" w:color="auto"/>
            </w:tcBorders>
            <w:shd w:val="clear" w:color="auto" w:fill="BFBFBF" w:themeFill="background1" w:themeFillShade="BF"/>
          </w:tcPr>
          <w:p w14:paraId="3F134364" w14:textId="77777777" w:rsidR="00E36F0E" w:rsidRPr="007373DA" w:rsidRDefault="00393DC0" w:rsidP="00E36F0E">
            <w:pPr>
              <w:rPr>
                <w:b/>
              </w:rPr>
            </w:pPr>
            <w:r>
              <w:rPr>
                <w:b/>
              </w:rPr>
              <w:t>Notes</w:t>
            </w:r>
          </w:p>
        </w:tc>
        <w:tc>
          <w:tcPr>
            <w:tcW w:w="7458" w:type="dxa"/>
            <w:tcBorders>
              <w:left w:val="single" w:sz="4" w:space="0" w:color="auto"/>
              <w:bottom w:val="single" w:sz="4" w:space="0" w:color="auto"/>
              <w:right w:val="single" w:sz="4" w:space="0" w:color="auto"/>
            </w:tcBorders>
            <w:shd w:val="clear" w:color="auto" w:fill="auto"/>
          </w:tcPr>
          <w:p w14:paraId="610D2453" w14:textId="77777777" w:rsidR="00E36F0E" w:rsidRDefault="00393DC0" w:rsidP="00E36F0E">
            <w:pPr>
              <w:rPr>
                <w:rFonts w:cs="Arial"/>
              </w:rPr>
            </w:pPr>
            <w:r>
              <w:rPr>
                <w:rFonts w:cs="Arial"/>
              </w:rPr>
              <w:t>Exception use case</w:t>
            </w:r>
          </w:p>
          <w:p w14:paraId="50376B8D" w14:textId="77777777" w:rsidR="00E36F0E" w:rsidRDefault="00393DC0" w:rsidP="00393DC0">
            <w:pPr>
              <w:numPr>
                <w:ilvl w:val="0"/>
                <w:numId w:val="29"/>
              </w:numPr>
              <w:rPr>
                <w:rFonts w:cs="Arial"/>
              </w:rPr>
            </w:pPr>
            <w:r>
              <w:rPr>
                <w:rFonts w:cs="Arial"/>
              </w:rPr>
              <w:t>Policy not updated in WIRServer / WIRClients</w:t>
            </w:r>
          </w:p>
          <w:p w14:paraId="7925F389" w14:textId="77777777" w:rsidR="00E36F0E" w:rsidRPr="008E60BC" w:rsidRDefault="00E36F0E" w:rsidP="00E36F0E">
            <w:pPr>
              <w:rPr>
                <w:rFonts w:cs="Arial"/>
              </w:rPr>
            </w:pPr>
          </w:p>
        </w:tc>
      </w:tr>
    </w:tbl>
    <w:p w14:paraId="5DFF3669" w14:textId="77777777" w:rsidR="00E36F0E" w:rsidRDefault="00E36F0E" w:rsidP="00E36F0E"/>
    <w:p w14:paraId="7FCE39F8" w14:textId="6EC6FDEB" w:rsidR="00E36F0E" w:rsidRDefault="00393DC0" w:rsidP="00506E2F">
      <w:pPr>
        <w:pStyle w:val="Heading4"/>
      </w:pPr>
      <w:r>
        <w:t>WIR-UC-REQ-296114/D-Policy not updated in WIRServer / WIRClients</w:t>
      </w:r>
    </w:p>
    <w:p w14:paraId="24196C85" w14:textId="63080081" w:rsidR="00E36F0E" w:rsidRPr="00AE06BC" w:rsidRDefault="00E36F0E" w:rsidP="00E36F0E"/>
    <w:tbl>
      <w:tblPr>
        <w:tblStyle w:val="TableGrid"/>
        <w:tblW w:w="0" w:type="auto"/>
        <w:jc w:val="center"/>
        <w:tblLook w:val="04A0" w:firstRow="1" w:lastRow="0" w:firstColumn="1" w:lastColumn="0" w:noHBand="0" w:noVBand="1"/>
      </w:tblPr>
      <w:tblGrid>
        <w:gridCol w:w="1910"/>
        <w:gridCol w:w="7666"/>
      </w:tblGrid>
      <w:tr w:rsidR="00E36F0E" w:rsidRPr="003B0CED" w14:paraId="1F122B06" w14:textId="77777777" w:rsidTr="00506E2F">
        <w:trPr>
          <w:jc w:val="center"/>
        </w:trPr>
        <w:tc>
          <w:tcPr>
            <w:tcW w:w="1910" w:type="dxa"/>
            <w:shd w:val="clear" w:color="auto" w:fill="BFBFBF" w:themeFill="background1" w:themeFillShade="BF"/>
          </w:tcPr>
          <w:p w14:paraId="7E64F5FE" w14:textId="77777777" w:rsidR="00E36F0E" w:rsidRPr="007373DA" w:rsidRDefault="00393DC0" w:rsidP="00E36F0E">
            <w:pPr>
              <w:rPr>
                <w:b/>
              </w:rPr>
            </w:pPr>
            <w:r w:rsidRPr="007373DA">
              <w:rPr>
                <w:b/>
              </w:rPr>
              <w:t>Actors</w:t>
            </w:r>
          </w:p>
        </w:tc>
        <w:tc>
          <w:tcPr>
            <w:tcW w:w="7666" w:type="dxa"/>
          </w:tcPr>
          <w:p w14:paraId="023DFCA6" w14:textId="77777777" w:rsidR="00E36F0E" w:rsidRPr="00804E3F" w:rsidRDefault="00393DC0" w:rsidP="00E36F0E">
            <w:pPr>
              <w:rPr>
                <w:rFonts w:cs="Arial"/>
              </w:rPr>
            </w:pPr>
            <w:r w:rsidRPr="00804E3F">
              <w:rPr>
                <w:rFonts w:cs="Arial"/>
              </w:rPr>
              <w:t>WIRServer, Applicable WIRClients, Ford Cloud</w:t>
            </w:r>
          </w:p>
        </w:tc>
      </w:tr>
      <w:tr w:rsidR="00E36F0E" w:rsidRPr="003B0CED" w14:paraId="1E5D9138" w14:textId="77777777" w:rsidTr="00506E2F">
        <w:trPr>
          <w:jc w:val="center"/>
        </w:trPr>
        <w:tc>
          <w:tcPr>
            <w:tcW w:w="1910" w:type="dxa"/>
            <w:tcBorders>
              <w:bottom w:val="single" w:sz="4" w:space="0" w:color="auto"/>
            </w:tcBorders>
            <w:shd w:val="clear" w:color="auto" w:fill="BFBFBF" w:themeFill="background1" w:themeFillShade="BF"/>
          </w:tcPr>
          <w:p w14:paraId="170939EF" w14:textId="77777777" w:rsidR="00E36F0E" w:rsidRPr="007373DA" w:rsidRDefault="00393DC0" w:rsidP="00E36F0E">
            <w:pPr>
              <w:rPr>
                <w:b/>
              </w:rPr>
            </w:pPr>
            <w:r>
              <w:rPr>
                <w:b/>
              </w:rPr>
              <w:t>Pre-c</w:t>
            </w:r>
            <w:r w:rsidRPr="007373DA">
              <w:rPr>
                <w:b/>
              </w:rPr>
              <w:t>onditions</w:t>
            </w:r>
          </w:p>
        </w:tc>
        <w:tc>
          <w:tcPr>
            <w:tcW w:w="7666" w:type="dxa"/>
            <w:tcBorders>
              <w:bottom w:val="single" w:sz="4" w:space="0" w:color="auto"/>
            </w:tcBorders>
          </w:tcPr>
          <w:p w14:paraId="58004B82" w14:textId="77777777" w:rsidR="00E36F0E" w:rsidRPr="00FB3825" w:rsidRDefault="00393DC0" w:rsidP="00393DC0">
            <w:pPr>
              <w:numPr>
                <w:ilvl w:val="0"/>
                <w:numId w:val="30"/>
              </w:numPr>
              <w:rPr>
                <w:rFonts w:cs="Arial"/>
              </w:rPr>
            </w:pPr>
            <w:r w:rsidRPr="00FB3825">
              <w:rPr>
                <w:rFonts w:cs="Arial"/>
              </w:rPr>
              <w:t>Ford cloud sends updated policy table to vehicle</w:t>
            </w:r>
          </w:p>
        </w:tc>
      </w:tr>
      <w:tr w:rsidR="00E36F0E" w:rsidRPr="003B0CED" w14:paraId="380D0F8E" w14:textId="77777777" w:rsidTr="00506E2F">
        <w:trPr>
          <w:jc w:val="center"/>
        </w:trPr>
        <w:tc>
          <w:tcPr>
            <w:tcW w:w="1910" w:type="dxa"/>
            <w:tcBorders>
              <w:left w:val="single" w:sz="4" w:space="0" w:color="auto"/>
              <w:bottom w:val="single" w:sz="4" w:space="0" w:color="auto"/>
            </w:tcBorders>
            <w:shd w:val="clear" w:color="auto" w:fill="BFBFBF" w:themeFill="background1" w:themeFillShade="BF"/>
          </w:tcPr>
          <w:p w14:paraId="0698E6C4" w14:textId="77777777" w:rsidR="00E36F0E" w:rsidRPr="007373DA" w:rsidRDefault="00393DC0" w:rsidP="00E36F0E">
            <w:pPr>
              <w:rPr>
                <w:b/>
              </w:rPr>
            </w:pPr>
            <w:r>
              <w:rPr>
                <w:b/>
              </w:rPr>
              <w:t>Scenario Description</w:t>
            </w:r>
          </w:p>
        </w:tc>
        <w:tc>
          <w:tcPr>
            <w:tcW w:w="7666" w:type="dxa"/>
            <w:tcBorders>
              <w:right w:val="single" w:sz="4" w:space="0" w:color="auto"/>
            </w:tcBorders>
            <w:shd w:val="clear" w:color="auto" w:fill="auto"/>
          </w:tcPr>
          <w:p w14:paraId="32D9A361" w14:textId="77777777" w:rsidR="00E36F0E" w:rsidRDefault="00393DC0" w:rsidP="00E36F0E">
            <w:pPr>
              <w:rPr>
                <w:rFonts w:cs="Arial"/>
              </w:rPr>
            </w:pPr>
            <w:r>
              <w:rPr>
                <w:rFonts w:cs="Arial"/>
              </w:rPr>
              <w:t>WIRServer receives updated policy table from Ford Cloud and but not able to update policy table in vehicle</w:t>
            </w:r>
          </w:p>
          <w:p w14:paraId="625D803A" w14:textId="77777777" w:rsidR="00E36F0E" w:rsidRPr="008A772E" w:rsidRDefault="00E36F0E" w:rsidP="00E36F0E">
            <w:pPr>
              <w:rPr>
                <w:rFonts w:cs="Arial"/>
              </w:rPr>
            </w:pPr>
          </w:p>
        </w:tc>
      </w:tr>
      <w:tr w:rsidR="00E36F0E" w:rsidRPr="003B0CED" w14:paraId="6409F293" w14:textId="77777777" w:rsidTr="00506E2F">
        <w:trPr>
          <w:jc w:val="center"/>
        </w:trPr>
        <w:tc>
          <w:tcPr>
            <w:tcW w:w="1910" w:type="dxa"/>
            <w:tcBorders>
              <w:top w:val="single" w:sz="4" w:space="0" w:color="auto"/>
              <w:left w:val="single" w:sz="4" w:space="0" w:color="auto"/>
              <w:bottom w:val="single" w:sz="4" w:space="0" w:color="auto"/>
            </w:tcBorders>
            <w:shd w:val="clear" w:color="auto" w:fill="BFBFBF" w:themeFill="background1" w:themeFillShade="BF"/>
          </w:tcPr>
          <w:p w14:paraId="681A964C" w14:textId="77777777" w:rsidR="00E36F0E" w:rsidRPr="007373DA" w:rsidRDefault="00393DC0" w:rsidP="00E36F0E">
            <w:pPr>
              <w:rPr>
                <w:b/>
              </w:rPr>
            </w:pPr>
            <w:r w:rsidRPr="007373DA">
              <w:rPr>
                <w:b/>
              </w:rPr>
              <w:t>Post-conditions</w:t>
            </w:r>
          </w:p>
        </w:tc>
        <w:tc>
          <w:tcPr>
            <w:tcW w:w="7666" w:type="dxa"/>
            <w:tcBorders>
              <w:bottom w:val="single" w:sz="4" w:space="0" w:color="auto"/>
              <w:right w:val="single" w:sz="4" w:space="0" w:color="auto"/>
            </w:tcBorders>
            <w:shd w:val="clear" w:color="auto" w:fill="auto"/>
          </w:tcPr>
          <w:p w14:paraId="5F04C809" w14:textId="77777777" w:rsidR="00E36F0E" w:rsidRPr="00804E3F" w:rsidRDefault="00393DC0" w:rsidP="00E36F0E">
            <w:pPr>
              <w:rPr>
                <w:rFonts w:cs="Arial"/>
              </w:rPr>
            </w:pPr>
            <w:r w:rsidRPr="00804E3F">
              <w:rPr>
                <w:rFonts w:cs="Arial"/>
              </w:rPr>
              <w:t>WIRServer receives the updated policy table from Ford Cloud</w:t>
            </w:r>
          </w:p>
          <w:p w14:paraId="557AE6B9" w14:textId="77777777" w:rsidR="00E36F0E" w:rsidRPr="00804E3F" w:rsidRDefault="00393DC0" w:rsidP="00E36F0E">
            <w:pPr>
              <w:rPr>
                <w:rFonts w:cs="Arial"/>
              </w:rPr>
            </w:pPr>
            <w:r w:rsidRPr="00804E3F">
              <w:rPr>
                <w:rFonts w:cs="Arial"/>
              </w:rPr>
              <w:t>WIRServer updates the policy and sends policies to applicable WIRClients</w:t>
            </w:r>
          </w:p>
          <w:p w14:paraId="66F21ECC" w14:textId="77777777" w:rsidR="00E36F0E" w:rsidRPr="00804E3F" w:rsidRDefault="00393DC0" w:rsidP="00E36F0E">
            <w:pPr>
              <w:rPr>
                <w:rFonts w:cs="Arial"/>
              </w:rPr>
            </w:pPr>
            <w:r w:rsidRPr="00804E3F">
              <w:rPr>
                <w:rFonts w:cs="Arial"/>
              </w:rPr>
              <w:t>A WIRClient could not update the policy</w:t>
            </w:r>
          </w:p>
          <w:p w14:paraId="71945EE9" w14:textId="77777777" w:rsidR="00E36F0E" w:rsidRPr="00FA28C4" w:rsidRDefault="00393DC0" w:rsidP="00E36F0E">
            <w:pPr>
              <w:rPr>
                <w:rFonts w:cs="Arial"/>
              </w:rPr>
            </w:pPr>
            <w:r w:rsidRPr="00804E3F">
              <w:rPr>
                <w:rFonts w:cs="Arial"/>
              </w:rPr>
              <w:t>WIRServer sends failure to Ford cloud</w:t>
            </w:r>
          </w:p>
        </w:tc>
      </w:tr>
      <w:tr w:rsidR="00E36F0E" w:rsidRPr="003B0CED" w14:paraId="703BEFF5" w14:textId="77777777" w:rsidTr="00506E2F">
        <w:trPr>
          <w:jc w:val="center"/>
        </w:trPr>
        <w:tc>
          <w:tcPr>
            <w:tcW w:w="1910" w:type="dxa"/>
            <w:tcBorders>
              <w:left w:val="single" w:sz="4" w:space="0" w:color="auto"/>
              <w:bottom w:val="single" w:sz="4" w:space="0" w:color="auto"/>
              <w:right w:val="single" w:sz="4" w:space="0" w:color="auto"/>
            </w:tcBorders>
            <w:shd w:val="clear" w:color="auto" w:fill="BFBFBF" w:themeFill="background1" w:themeFillShade="BF"/>
          </w:tcPr>
          <w:p w14:paraId="6CABDAD3" w14:textId="77777777" w:rsidR="00E36F0E" w:rsidRPr="007373DA" w:rsidRDefault="00393DC0" w:rsidP="00E36F0E">
            <w:pPr>
              <w:rPr>
                <w:b/>
              </w:rPr>
            </w:pPr>
            <w:r w:rsidRPr="007373DA">
              <w:rPr>
                <w:b/>
              </w:rPr>
              <w:t>Interfaces</w:t>
            </w:r>
          </w:p>
        </w:tc>
        <w:tc>
          <w:tcPr>
            <w:tcW w:w="7666" w:type="dxa"/>
            <w:tcBorders>
              <w:left w:val="single" w:sz="4" w:space="0" w:color="auto"/>
              <w:bottom w:val="single" w:sz="4" w:space="0" w:color="auto"/>
              <w:right w:val="single" w:sz="4" w:space="0" w:color="auto"/>
            </w:tcBorders>
            <w:shd w:val="clear" w:color="auto" w:fill="auto"/>
          </w:tcPr>
          <w:p w14:paraId="17F6C04C" w14:textId="77777777" w:rsidR="00E36F0E" w:rsidRPr="008A772E" w:rsidRDefault="00E36F0E" w:rsidP="00E36F0E">
            <w:pPr>
              <w:rPr>
                <w:rFonts w:cs="Arial"/>
              </w:rPr>
            </w:pPr>
          </w:p>
        </w:tc>
      </w:tr>
      <w:tr w:rsidR="00E36F0E" w:rsidRPr="003B0CED" w14:paraId="5D816217" w14:textId="77777777" w:rsidTr="00506E2F">
        <w:trPr>
          <w:jc w:val="center"/>
        </w:trPr>
        <w:tc>
          <w:tcPr>
            <w:tcW w:w="1910" w:type="dxa"/>
            <w:tcBorders>
              <w:left w:val="single" w:sz="4" w:space="0" w:color="auto"/>
              <w:bottom w:val="single" w:sz="4" w:space="0" w:color="auto"/>
              <w:right w:val="single" w:sz="4" w:space="0" w:color="auto"/>
            </w:tcBorders>
            <w:shd w:val="clear" w:color="auto" w:fill="BFBFBF" w:themeFill="background1" w:themeFillShade="BF"/>
          </w:tcPr>
          <w:p w14:paraId="46718DBA" w14:textId="77777777" w:rsidR="00E36F0E" w:rsidRPr="007373DA" w:rsidRDefault="00393DC0" w:rsidP="00E36F0E">
            <w:pPr>
              <w:rPr>
                <w:b/>
              </w:rPr>
            </w:pPr>
            <w:r>
              <w:rPr>
                <w:b/>
              </w:rPr>
              <w:lastRenderedPageBreak/>
              <w:t>Notes</w:t>
            </w:r>
          </w:p>
        </w:tc>
        <w:tc>
          <w:tcPr>
            <w:tcW w:w="7666" w:type="dxa"/>
            <w:tcBorders>
              <w:left w:val="single" w:sz="4" w:space="0" w:color="auto"/>
              <w:bottom w:val="single" w:sz="4" w:space="0" w:color="auto"/>
              <w:right w:val="single" w:sz="4" w:space="0" w:color="auto"/>
            </w:tcBorders>
            <w:shd w:val="clear" w:color="auto" w:fill="auto"/>
          </w:tcPr>
          <w:p w14:paraId="0D56FF00" w14:textId="77777777" w:rsidR="00E36F0E" w:rsidRPr="008A772E" w:rsidRDefault="00E36F0E" w:rsidP="00E36F0E">
            <w:pPr>
              <w:rPr>
                <w:rFonts w:cs="Arial"/>
              </w:rPr>
            </w:pPr>
          </w:p>
        </w:tc>
      </w:tr>
    </w:tbl>
    <w:p w14:paraId="479CE3F2" w14:textId="77777777" w:rsidR="00E36F0E" w:rsidRDefault="00E36F0E" w:rsidP="00E36F0E"/>
    <w:p w14:paraId="7629A280" w14:textId="77777777" w:rsidR="00E36F0E" w:rsidRDefault="00393DC0" w:rsidP="00506E2F">
      <w:pPr>
        <w:pStyle w:val="Heading3"/>
      </w:pPr>
      <w:bookmarkStart w:id="31" w:name="_Toc93426729"/>
      <w:r>
        <w:t>White Box View</w:t>
      </w:r>
      <w:bookmarkEnd w:id="31"/>
    </w:p>
    <w:p w14:paraId="5AA6D659" w14:textId="77777777" w:rsidR="00E36F0E" w:rsidRDefault="00393DC0">
      <w:pPr>
        <w:spacing w:after="200" w:line="276" w:lineRule="auto"/>
      </w:pPr>
      <w:r>
        <w:br w:type="page"/>
      </w:r>
    </w:p>
    <w:p w14:paraId="4D79F656" w14:textId="77777777" w:rsidR="00E36F0E" w:rsidRDefault="00E36F0E" w:rsidP="00E36F0E"/>
    <w:p w14:paraId="32361F81" w14:textId="66397DF5" w:rsidR="00E36F0E" w:rsidRDefault="00393DC0" w:rsidP="00506E2F">
      <w:pPr>
        <w:pStyle w:val="Heading2"/>
      </w:pPr>
      <w:bookmarkStart w:id="32" w:name="_Toc93426730"/>
      <w:r w:rsidRPr="00B9479B">
        <w:t>WIR-FUN-REQ-295945/A-Tunnel Manager</w:t>
      </w:r>
      <w:bookmarkEnd w:id="32"/>
    </w:p>
    <w:p w14:paraId="3DAF27D7" w14:textId="77777777" w:rsidR="00E36F0E" w:rsidRDefault="00E36F0E" w:rsidP="00E36F0E"/>
    <w:p w14:paraId="798B099D" w14:textId="77777777" w:rsidR="00E36F0E" w:rsidRDefault="00393DC0" w:rsidP="00506E2F">
      <w:pPr>
        <w:pStyle w:val="Heading3"/>
      </w:pPr>
      <w:bookmarkStart w:id="33" w:name="_Toc93426731"/>
      <w:r>
        <w:t>Requirements</w:t>
      </w:r>
      <w:bookmarkEnd w:id="33"/>
    </w:p>
    <w:p w14:paraId="2360E7B6" w14:textId="77777777" w:rsidR="00506E2F" w:rsidRPr="00506E2F" w:rsidRDefault="00506E2F" w:rsidP="00506E2F">
      <w:pPr>
        <w:pStyle w:val="Heading4"/>
        <w:rPr>
          <w:b w:val="0"/>
          <w:u w:val="single"/>
        </w:rPr>
      </w:pPr>
      <w:bookmarkStart w:id="34" w:name="_Hlk39673370"/>
      <w:r w:rsidRPr="00506E2F">
        <w:rPr>
          <w:b w:val="0"/>
          <w:u w:val="single"/>
        </w:rPr>
        <w:t>WIR-REQ-295946/D-Purpose</w:t>
      </w:r>
    </w:p>
    <w:p w14:paraId="12B73E85" w14:textId="57A5E99D" w:rsidR="00E36F0E" w:rsidRPr="00C40EE0" w:rsidRDefault="00393DC0" w:rsidP="00E36F0E">
      <w:pPr>
        <w:rPr>
          <w:rFonts w:eastAsia="Calibri"/>
        </w:rPr>
      </w:pPr>
      <w:r w:rsidRPr="00C40EE0">
        <w:rPr>
          <w:rFonts w:eastAsia="Calibri"/>
        </w:rPr>
        <w:t>The main purpose of WIR tunnel concept is to enable all networking channels, which includes exposing and sharing network interfaces between the WIRClient</w:t>
      </w:r>
      <w:r>
        <w:rPr>
          <w:rFonts w:eastAsia="Calibri"/>
        </w:rPr>
        <w:t>s</w:t>
      </w:r>
      <w:r w:rsidRPr="00C40EE0">
        <w:rPr>
          <w:rFonts w:eastAsia="Calibri"/>
        </w:rPr>
        <w:t xml:space="preserve"> and WIRServer. </w:t>
      </w:r>
    </w:p>
    <w:p w14:paraId="1AE64072" w14:textId="77777777" w:rsidR="00E36F0E" w:rsidRPr="00C40EE0" w:rsidRDefault="00393DC0" w:rsidP="00393DC0">
      <w:pPr>
        <w:numPr>
          <w:ilvl w:val="0"/>
          <w:numId w:val="31"/>
        </w:numPr>
        <w:rPr>
          <w:rFonts w:eastAsia="Calibri"/>
        </w:rPr>
      </w:pPr>
      <w:r w:rsidRPr="00C40EE0">
        <w:rPr>
          <w:rFonts w:eastAsia="Calibri"/>
        </w:rPr>
        <w:t xml:space="preserve">WIRClient1’s Wi-Fi is exposed to </w:t>
      </w:r>
      <w:r>
        <w:rPr>
          <w:rFonts w:eastAsia="Calibri"/>
        </w:rPr>
        <w:t xml:space="preserve">WIRClients and </w:t>
      </w:r>
      <w:r w:rsidRPr="00C40EE0">
        <w:rPr>
          <w:rFonts w:eastAsia="Calibri"/>
        </w:rPr>
        <w:t>WIRServer</w:t>
      </w:r>
    </w:p>
    <w:p w14:paraId="0E431DE0" w14:textId="77777777" w:rsidR="00E36F0E" w:rsidRPr="00C40EE0" w:rsidRDefault="00393DC0" w:rsidP="00393DC0">
      <w:pPr>
        <w:numPr>
          <w:ilvl w:val="0"/>
          <w:numId w:val="31"/>
        </w:numPr>
        <w:rPr>
          <w:rFonts w:eastAsia="Calibri"/>
        </w:rPr>
      </w:pPr>
      <w:r w:rsidRPr="00C40EE0">
        <w:rPr>
          <w:rFonts w:eastAsia="Calibri"/>
        </w:rPr>
        <w:t>WIRClient2’s Cellular and Wi-Fi interfaces are accessible from</w:t>
      </w:r>
      <w:r>
        <w:rPr>
          <w:rFonts w:eastAsia="Calibri"/>
        </w:rPr>
        <w:t xml:space="preserve"> WIRClients</w:t>
      </w:r>
      <w:r w:rsidRPr="00C40EE0">
        <w:rPr>
          <w:rFonts w:eastAsia="Calibri"/>
        </w:rPr>
        <w:t xml:space="preserve"> and WIRServer</w:t>
      </w:r>
    </w:p>
    <w:p w14:paraId="3FDDC04A" w14:textId="77777777" w:rsidR="00E36F0E" w:rsidRPr="00C40EE0" w:rsidRDefault="00393DC0" w:rsidP="00393DC0">
      <w:pPr>
        <w:numPr>
          <w:ilvl w:val="0"/>
          <w:numId w:val="31"/>
        </w:numPr>
        <w:rPr>
          <w:rFonts w:eastAsia="Calibri"/>
        </w:rPr>
      </w:pPr>
      <w:r w:rsidRPr="00C40EE0">
        <w:rPr>
          <w:rFonts w:eastAsia="Calibri"/>
        </w:rPr>
        <w:t xml:space="preserve">WIRClient5’s Cellular and Wi-Fi interfaces are accessible from </w:t>
      </w:r>
      <w:r>
        <w:rPr>
          <w:rFonts w:eastAsia="Calibri"/>
        </w:rPr>
        <w:t xml:space="preserve">WIRClients </w:t>
      </w:r>
      <w:r w:rsidRPr="00C40EE0">
        <w:rPr>
          <w:rFonts w:eastAsia="Calibri"/>
        </w:rPr>
        <w:t>and WIRServer</w:t>
      </w:r>
    </w:p>
    <w:bookmarkEnd w:id="34"/>
    <w:p w14:paraId="3926AD47" w14:textId="77777777" w:rsidR="00E36F0E" w:rsidRPr="00AC0590" w:rsidRDefault="00E36F0E" w:rsidP="00E36F0E">
      <w:pPr>
        <w:rPr>
          <w:rFonts w:eastAsia="Calibri"/>
        </w:rPr>
      </w:pPr>
    </w:p>
    <w:p w14:paraId="3FE3CF73" w14:textId="77777777" w:rsidR="00506E2F" w:rsidRPr="00506E2F" w:rsidRDefault="00506E2F" w:rsidP="00506E2F">
      <w:pPr>
        <w:pStyle w:val="Heading4"/>
        <w:rPr>
          <w:b w:val="0"/>
          <w:u w:val="single"/>
        </w:rPr>
      </w:pPr>
      <w:r w:rsidRPr="00506E2F">
        <w:rPr>
          <w:b w:val="0"/>
          <w:u w:val="single"/>
        </w:rPr>
        <w:t>WIR-REQ-295947/B-Tunnel Support</w:t>
      </w:r>
    </w:p>
    <w:p w14:paraId="0889DF5D" w14:textId="219A41BA" w:rsidR="00E36F0E" w:rsidRPr="00E12721" w:rsidRDefault="00393DC0" w:rsidP="00E36F0E">
      <w:r>
        <w:rPr>
          <w:rFonts w:eastAsia="Calibri"/>
        </w:rPr>
        <w:t xml:space="preserve">The WIRServer module shall support </w:t>
      </w:r>
      <w:r>
        <w:rPr>
          <w:rFonts w:eastAsia="Calibri"/>
          <w:lang w:eastAsia="x-none"/>
        </w:rPr>
        <w:t xml:space="preserve">tunneling protocol. </w:t>
      </w:r>
      <w:r>
        <w:rPr>
          <w:rFonts w:eastAsia="Calibri"/>
          <w:iCs/>
        </w:rPr>
        <w:t>Each tunnel is used for virtualizing a network interface.</w:t>
      </w:r>
    </w:p>
    <w:p w14:paraId="19B94409" w14:textId="77777777" w:rsidR="00506E2F" w:rsidRPr="00506E2F" w:rsidRDefault="00506E2F" w:rsidP="00506E2F">
      <w:pPr>
        <w:pStyle w:val="Heading4"/>
        <w:rPr>
          <w:b w:val="0"/>
          <w:u w:val="single"/>
        </w:rPr>
      </w:pPr>
      <w:r w:rsidRPr="00506E2F">
        <w:rPr>
          <w:b w:val="0"/>
          <w:u w:val="single"/>
        </w:rPr>
        <w:t>WIR-REQ-295948/D-WIRClients IP Address</w:t>
      </w:r>
    </w:p>
    <w:p w14:paraId="472B75DE" w14:textId="7373C3BD" w:rsidR="00E36F0E" w:rsidRPr="00E9429F" w:rsidRDefault="00393DC0" w:rsidP="00E36F0E">
      <w:pPr>
        <w:rPr>
          <w:rFonts w:eastAsia="Calibri"/>
        </w:rPr>
      </w:pPr>
      <w:r>
        <w:rPr>
          <w:rFonts w:eastAsia="Calibri"/>
        </w:rPr>
        <w:t>WIRClients shall support receiving IP address from WIRServer module. The WIRServer module and WIRClient modules shall make sure that all tunnel IP address are randomly assigned when WIR central controller starts.</w:t>
      </w:r>
    </w:p>
    <w:p w14:paraId="5B647F2E" w14:textId="77777777" w:rsidR="00506E2F" w:rsidRPr="00506E2F" w:rsidRDefault="00506E2F" w:rsidP="00506E2F">
      <w:pPr>
        <w:pStyle w:val="Heading4"/>
        <w:rPr>
          <w:b w:val="0"/>
          <w:u w:val="single"/>
        </w:rPr>
      </w:pPr>
      <w:r w:rsidRPr="00506E2F">
        <w:rPr>
          <w:b w:val="0"/>
          <w:u w:val="single"/>
        </w:rPr>
        <w:t>WIR-REQ-295950/C-IP Address Assignation</w:t>
      </w:r>
    </w:p>
    <w:p w14:paraId="36B065E8" w14:textId="396FFE2C" w:rsidR="00E36F0E" w:rsidRDefault="00393DC0" w:rsidP="00E36F0E">
      <w:r w:rsidRPr="00594054">
        <w:t>WIRClient</w:t>
      </w:r>
      <w:r>
        <w:t>s</w:t>
      </w:r>
      <w:r w:rsidRPr="00594054">
        <w:t xml:space="preserve"> </w:t>
      </w:r>
      <w:r>
        <w:t>shall support assigning the IP address received from WIRServer to the tunnel endpoint.</w:t>
      </w:r>
    </w:p>
    <w:p w14:paraId="4CA978CF" w14:textId="77777777" w:rsidR="00506E2F" w:rsidRPr="00506E2F" w:rsidRDefault="00506E2F" w:rsidP="00506E2F">
      <w:pPr>
        <w:pStyle w:val="Heading4"/>
        <w:rPr>
          <w:b w:val="0"/>
          <w:u w:val="single"/>
        </w:rPr>
      </w:pPr>
      <w:r w:rsidRPr="00506E2F">
        <w:rPr>
          <w:b w:val="0"/>
          <w:u w:val="single"/>
        </w:rPr>
        <w:t>WIR-REQ-295951/C-IP Aliasing</w:t>
      </w:r>
    </w:p>
    <w:p w14:paraId="4E44DDA0" w14:textId="1C8C8CC5" w:rsidR="00E36F0E" w:rsidRPr="007A496D" w:rsidRDefault="00393DC0" w:rsidP="00E36F0E">
      <w:pPr>
        <w:rPr>
          <w:rFonts w:eastAsia="Calibri"/>
        </w:rPr>
      </w:pPr>
      <w:r w:rsidRPr="00EA49A0">
        <w:rPr>
          <w:rFonts w:eastAsia="Calibri"/>
        </w:rPr>
        <w:t>WIRClient</w:t>
      </w:r>
      <w:r>
        <w:rPr>
          <w:rFonts w:eastAsia="Calibri"/>
        </w:rPr>
        <w:t>s</w:t>
      </w:r>
      <w:r w:rsidRPr="00EA49A0">
        <w:rPr>
          <w:rFonts w:eastAsia="Calibri"/>
        </w:rPr>
        <w:t xml:space="preserve"> </w:t>
      </w:r>
      <w:r>
        <w:rPr>
          <w:rFonts w:eastAsia="Calibri"/>
        </w:rPr>
        <w:t xml:space="preserve">shall support </w:t>
      </w:r>
      <w:r>
        <w:rPr>
          <w:rFonts w:eastAsia="Calibri"/>
          <w:lang w:eastAsia="x-none"/>
        </w:rPr>
        <w:t xml:space="preserve">IP aliasing </w:t>
      </w:r>
      <w:r>
        <w:rPr>
          <w:rFonts w:eastAsia="Calibri"/>
        </w:rPr>
        <w:t>in WIR, IP aliasing is used to add IP addresses to existing Ethernet device (eth0) to represent tunnel source addresses (ex. 10.11.0.1 and 10.11.0.5 on WIRClient1 side). It is also used to assign IP address (ex. 10.1.0.5) to created tunnel device (tun1).</w:t>
      </w:r>
    </w:p>
    <w:p w14:paraId="739C3998" w14:textId="77777777" w:rsidR="00506E2F" w:rsidRPr="00506E2F" w:rsidRDefault="00506E2F" w:rsidP="00506E2F">
      <w:pPr>
        <w:pStyle w:val="Heading4"/>
        <w:rPr>
          <w:b w:val="0"/>
          <w:u w:val="single"/>
        </w:rPr>
      </w:pPr>
      <w:r w:rsidRPr="00506E2F">
        <w:rPr>
          <w:b w:val="0"/>
          <w:u w:val="single"/>
        </w:rPr>
        <w:t>WIR-REQ-295952/A-Allow WIRClient1 Edge Interface Access To Ethernet Connected ECU’s</w:t>
      </w:r>
    </w:p>
    <w:p w14:paraId="12014B45" w14:textId="4B5A7CDF" w:rsidR="00E36F0E" w:rsidRPr="00B611B1" w:rsidRDefault="00393DC0" w:rsidP="00E36F0E">
      <w:pPr>
        <w:rPr>
          <w:rFonts w:eastAsia="Calibri"/>
        </w:rPr>
      </w:pPr>
      <w:r>
        <w:rPr>
          <w:rFonts w:eastAsia="Calibri"/>
        </w:rPr>
        <w:t>WIRClient1 shall allow usage of edge interface namely WIFI from another Ethernet connected ECU via tunnel concept.</w:t>
      </w:r>
    </w:p>
    <w:p w14:paraId="1F3A54D2" w14:textId="77777777" w:rsidR="00506E2F" w:rsidRPr="00506E2F" w:rsidRDefault="00506E2F" w:rsidP="00506E2F">
      <w:pPr>
        <w:pStyle w:val="Heading4"/>
        <w:rPr>
          <w:b w:val="0"/>
          <w:u w:val="single"/>
        </w:rPr>
      </w:pPr>
      <w:r w:rsidRPr="00506E2F">
        <w:rPr>
          <w:b w:val="0"/>
          <w:u w:val="single"/>
        </w:rPr>
        <w:t>WIR-REQ-370382/A-Allow WIRClient2 Edge Interface Access To Ethernet Connected ECU’s</w:t>
      </w:r>
    </w:p>
    <w:p w14:paraId="4268B05F" w14:textId="1BD4B34A" w:rsidR="00E36F0E" w:rsidRDefault="00393DC0" w:rsidP="00E36F0E">
      <w:r>
        <w:t>WIRClient2 shall allow usage of edge interfaces namely WIFI and cellular network from another Ethernet connected ECU via tunnel concept.</w:t>
      </w:r>
    </w:p>
    <w:p w14:paraId="343483F6" w14:textId="77777777" w:rsidR="00506E2F" w:rsidRPr="00506E2F" w:rsidRDefault="00506E2F" w:rsidP="00506E2F">
      <w:pPr>
        <w:pStyle w:val="Heading4"/>
        <w:rPr>
          <w:b w:val="0"/>
          <w:u w:val="single"/>
        </w:rPr>
      </w:pPr>
      <w:r w:rsidRPr="00506E2F">
        <w:rPr>
          <w:b w:val="0"/>
          <w:u w:val="single"/>
        </w:rPr>
        <w:t>WIR-REQ-370383/A-Allow WIRClient5 Edge Interface Access To Ethernet Connected ECU’s</w:t>
      </w:r>
    </w:p>
    <w:p w14:paraId="3CAFFFD8" w14:textId="5DB73421" w:rsidR="00E36F0E" w:rsidRDefault="00393DC0" w:rsidP="00E36F0E">
      <w:r>
        <w:t>WIRClient5 shall allow usage of edge interfaces namely WIFI and cellular network from another Ethernet connected ECU via tunnel concept.</w:t>
      </w:r>
    </w:p>
    <w:p w14:paraId="55CD2412" w14:textId="77777777" w:rsidR="00506E2F" w:rsidRPr="00506E2F" w:rsidRDefault="00506E2F" w:rsidP="00506E2F">
      <w:pPr>
        <w:pStyle w:val="Heading4"/>
        <w:rPr>
          <w:b w:val="0"/>
          <w:u w:val="single"/>
        </w:rPr>
      </w:pPr>
      <w:bookmarkStart w:id="35" w:name="_Hlk39674057"/>
      <w:r w:rsidRPr="00506E2F">
        <w:rPr>
          <w:b w:val="0"/>
          <w:u w:val="single"/>
        </w:rPr>
        <w:t>WIR-REQ-295953/C-Allow WIRClient Applications To Access Edge Interface Of Other Ethernet Connected ECU's</w:t>
      </w:r>
    </w:p>
    <w:p w14:paraId="2EC65665" w14:textId="39EDB68F" w:rsidR="00E36F0E" w:rsidRDefault="00393DC0" w:rsidP="00E36F0E">
      <w:pPr>
        <w:rPr>
          <w:rFonts w:eastAsia="Calibri"/>
        </w:rPr>
      </w:pPr>
      <w:r w:rsidRPr="00A82521">
        <w:rPr>
          <w:rFonts w:eastAsia="Calibri"/>
        </w:rPr>
        <w:t>WIRClient</w:t>
      </w:r>
      <w:r>
        <w:rPr>
          <w:rFonts w:eastAsia="Calibri"/>
        </w:rPr>
        <w:t>s outside of WIRClient2</w:t>
      </w:r>
      <w:r w:rsidRPr="00A82521">
        <w:rPr>
          <w:rFonts w:eastAsia="Calibri"/>
        </w:rPr>
        <w:t xml:space="preserve"> shall allow applications within </w:t>
      </w:r>
      <w:r>
        <w:rPr>
          <w:rFonts w:eastAsia="Calibri"/>
        </w:rPr>
        <w:t xml:space="preserve">those </w:t>
      </w:r>
      <w:r w:rsidRPr="00A82521">
        <w:rPr>
          <w:rFonts w:eastAsia="Calibri"/>
        </w:rPr>
        <w:t>WIRClient</w:t>
      </w:r>
      <w:r>
        <w:rPr>
          <w:rFonts w:eastAsia="Calibri"/>
        </w:rPr>
        <w:t>s</w:t>
      </w:r>
      <w:r w:rsidRPr="00A82521">
        <w:rPr>
          <w:rFonts w:eastAsia="Calibri"/>
        </w:rPr>
        <w:t xml:space="preserve"> to access WIRClient2 cellular network and WIRClient2 WIFI network via Tunneling concept. </w:t>
      </w:r>
    </w:p>
    <w:p w14:paraId="09ED28A0" w14:textId="77777777" w:rsidR="00E36F0E" w:rsidRDefault="00E36F0E" w:rsidP="00E36F0E">
      <w:pPr>
        <w:rPr>
          <w:rFonts w:eastAsia="Calibri"/>
        </w:rPr>
      </w:pPr>
    </w:p>
    <w:p w14:paraId="6A3C43FC" w14:textId="77777777" w:rsidR="00E36F0E" w:rsidRDefault="00393DC0" w:rsidP="00E36F0E">
      <w:pPr>
        <w:rPr>
          <w:rFonts w:eastAsia="Calibri"/>
        </w:rPr>
      </w:pPr>
      <w:r>
        <w:rPr>
          <w:rFonts w:eastAsia="Calibri"/>
        </w:rPr>
        <w:t>WIRClients outside of WIRClient1</w:t>
      </w:r>
      <w:r w:rsidRPr="00A82521">
        <w:rPr>
          <w:rFonts w:eastAsia="Calibri"/>
        </w:rPr>
        <w:t xml:space="preserve"> shall allow applications within</w:t>
      </w:r>
      <w:r>
        <w:rPr>
          <w:rFonts w:eastAsia="Calibri"/>
        </w:rPr>
        <w:t xml:space="preserve"> those</w:t>
      </w:r>
      <w:r w:rsidRPr="00A82521">
        <w:rPr>
          <w:rFonts w:eastAsia="Calibri"/>
        </w:rPr>
        <w:t xml:space="preserve"> </w:t>
      </w:r>
      <w:r>
        <w:rPr>
          <w:rFonts w:eastAsia="Calibri"/>
        </w:rPr>
        <w:t>WIRClients</w:t>
      </w:r>
      <w:r w:rsidRPr="00A82521">
        <w:rPr>
          <w:rFonts w:eastAsia="Calibri"/>
        </w:rPr>
        <w:t xml:space="preserve"> to access WIRClient1 WIFI network via Tunneling concept.</w:t>
      </w:r>
    </w:p>
    <w:p w14:paraId="25090DCA" w14:textId="77777777" w:rsidR="00E36F0E" w:rsidRPr="00A82521" w:rsidRDefault="00E36F0E" w:rsidP="00E36F0E">
      <w:pPr>
        <w:rPr>
          <w:rFonts w:eastAsia="Calibri"/>
        </w:rPr>
      </w:pPr>
    </w:p>
    <w:p w14:paraId="6762BFCB" w14:textId="77777777" w:rsidR="00E36F0E" w:rsidRPr="00A82521" w:rsidRDefault="00393DC0" w:rsidP="00E36F0E">
      <w:pPr>
        <w:rPr>
          <w:rFonts w:eastAsia="Calibri"/>
        </w:rPr>
      </w:pPr>
      <w:r>
        <w:rPr>
          <w:rFonts w:eastAsia="Calibri"/>
        </w:rPr>
        <w:t>WIRClients outside of WIRClient5</w:t>
      </w:r>
      <w:r w:rsidRPr="00A82521">
        <w:rPr>
          <w:rFonts w:eastAsia="Calibri"/>
        </w:rPr>
        <w:t xml:space="preserve"> shall allow applications within </w:t>
      </w:r>
      <w:r>
        <w:rPr>
          <w:rFonts w:eastAsia="Calibri"/>
        </w:rPr>
        <w:t>those WIRClients</w:t>
      </w:r>
      <w:r w:rsidRPr="00A82521">
        <w:rPr>
          <w:rFonts w:eastAsia="Calibri"/>
        </w:rPr>
        <w:t xml:space="preserve"> to access WIRClient5 cellular network and WIRClient5 WIFI network via Tunneling concept.</w:t>
      </w:r>
    </w:p>
    <w:bookmarkEnd w:id="35"/>
    <w:p w14:paraId="5264BE8A" w14:textId="77777777" w:rsidR="00E36F0E" w:rsidRPr="00DA10F0" w:rsidRDefault="00E36F0E" w:rsidP="00E36F0E">
      <w:pPr>
        <w:rPr>
          <w:rFonts w:eastAsia="Calibri"/>
        </w:rPr>
      </w:pPr>
    </w:p>
    <w:p w14:paraId="47927101" w14:textId="77777777" w:rsidR="00506E2F" w:rsidRPr="00506E2F" w:rsidRDefault="00506E2F" w:rsidP="00506E2F">
      <w:pPr>
        <w:pStyle w:val="Heading4"/>
        <w:rPr>
          <w:b w:val="0"/>
          <w:u w:val="single"/>
        </w:rPr>
      </w:pPr>
      <w:r w:rsidRPr="00506E2F">
        <w:rPr>
          <w:b w:val="0"/>
          <w:u w:val="single"/>
        </w:rPr>
        <w:t>WIR-REQ-295954/B-WIRClient Interfacing With WIRServer Example</w:t>
      </w:r>
    </w:p>
    <w:p w14:paraId="430A3DAC" w14:textId="5805FFA4" w:rsidR="00E36F0E" w:rsidRDefault="00393DC0" w:rsidP="00E36F0E">
      <w:pPr>
        <w:rPr>
          <w:rFonts w:eastAsia="Calibri"/>
        </w:rPr>
      </w:pPr>
      <w:r>
        <w:rPr>
          <w:rFonts w:eastAsia="Calibri"/>
        </w:rPr>
        <w:t xml:space="preserve">The below diagram outlines (provides an example) of how </w:t>
      </w:r>
      <w:r w:rsidRPr="009E3707">
        <w:rPr>
          <w:rFonts w:eastAsia="Calibri"/>
        </w:rPr>
        <w:t>WIRClient1</w:t>
      </w:r>
      <w:r>
        <w:rPr>
          <w:rFonts w:eastAsia="Calibri"/>
        </w:rPr>
        <w:t xml:space="preserve"> will interface with </w:t>
      </w:r>
      <w:r w:rsidRPr="009E3707">
        <w:rPr>
          <w:rFonts w:eastAsia="Calibri"/>
        </w:rPr>
        <w:t>WIR</w:t>
      </w:r>
      <w:r>
        <w:rPr>
          <w:rFonts w:eastAsia="Calibri"/>
        </w:rPr>
        <w:t>Server and expose its edge interfaces:</w:t>
      </w:r>
    </w:p>
    <w:p w14:paraId="7AECCABE" w14:textId="77777777" w:rsidR="00E36F0E" w:rsidRDefault="00E36F0E" w:rsidP="00E36F0E">
      <w:pPr>
        <w:spacing w:after="160" w:line="259" w:lineRule="auto"/>
        <w:ind w:left="1080"/>
        <w:rPr>
          <w:rFonts w:ascii="Calibri" w:eastAsia="Calibri" w:hAnsi="Calibri"/>
        </w:rPr>
      </w:pPr>
    </w:p>
    <w:p w14:paraId="692AE45D" w14:textId="77777777" w:rsidR="00E36F0E" w:rsidRDefault="00393DC0" w:rsidP="00506E2F">
      <w:pPr>
        <w:spacing w:after="160" w:line="259" w:lineRule="auto"/>
        <w:jc w:val="center"/>
        <w:rPr>
          <w:rFonts w:ascii="Calibri" w:eastAsia="Calibri" w:hAnsi="Calibri"/>
        </w:rPr>
      </w:pPr>
      <w:r>
        <w:rPr>
          <w:noProof/>
        </w:rPr>
        <w:drawing>
          <wp:inline distT="0" distB="0" distL="0" distR="0" wp14:anchorId="42EC2874" wp14:editId="78D8C4F3">
            <wp:extent cx="5931535" cy="3068955"/>
            <wp:effectExtent l="0" t="0" r="0" b="0"/>
            <wp:docPr id="201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 name="Picture 5"/>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1535" cy="3068955"/>
                    </a:xfrm>
                    <a:prstGeom prst="rect">
                      <a:avLst/>
                    </a:prstGeom>
                    <a:noFill/>
                    <a:ln>
                      <a:noFill/>
                    </a:ln>
                  </pic:spPr>
                </pic:pic>
              </a:graphicData>
            </a:graphic>
          </wp:inline>
        </w:drawing>
      </w:r>
    </w:p>
    <w:p w14:paraId="2D87C20A" w14:textId="77777777" w:rsidR="00E36F0E" w:rsidRPr="00B85747" w:rsidRDefault="00393DC0" w:rsidP="00E36F0E">
      <w:pPr>
        <w:jc w:val="center"/>
        <w:rPr>
          <w:rFonts w:eastAsia="Calibri"/>
        </w:rPr>
      </w:pPr>
      <w:r w:rsidRPr="00D17BD1">
        <w:rPr>
          <w:rFonts w:eastAsia="Calibri"/>
        </w:rPr>
        <w:t>GRE tunnel encapsulation flow</w:t>
      </w:r>
    </w:p>
    <w:p w14:paraId="458368EA" w14:textId="77777777" w:rsidR="00506E2F" w:rsidRPr="00506E2F" w:rsidRDefault="00506E2F" w:rsidP="00506E2F">
      <w:pPr>
        <w:pStyle w:val="Heading4"/>
        <w:rPr>
          <w:b w:val="0"/>
          <w:u w:val="single"/>
        </w:rPr>
      </w:pPr>
      <w:r w:rsidRPr="00506E2F">
        <w:rPr>
          <w:b w:val="0"/>
          <w:u w:val="single"/>
        </w:rPr>
        <w:t>WIR-REQ-295955/A-Sending A Request From WIRServer</w:t>
      </w:r>
    </w:p>
    <w:p w14:paraId="20137ADA" w14:textId="5D5CBC5C" w:rsidR="00E36F0E" w:rsidRDefault="00393DC0" w:rsidP="00E36F0E">
      <w:pPr>
        <w:rPr>
          <w:rFonts w:eastAsia="Calibri"/>
        </w:rPr>
      </w:pPr>
      <w:r>
        <w:rPr>
          <w:rFonts w:eastAsia="Calibri"/>
        </w:rPr>
        <w:t>Figures below provide more details on how data exchange works in case of using tunnels. In particular, they show how packages are created and sent from WIRServer to WIRClient1 and Internet and back. These sections assume a client application on the WIRServer would like to use a CURL library to make a cloud request. This request is routed over WIRClient1’s Wi-Fi interface.</w:t>
      </w:r>
    </w:p>
    <w:p w14:paraId="265CCA73" w14:textId="77777777" w:rsidR="00E36F0E" w:rsidRPr="008A2A7B" w:rsidRDefault="00E36F0E" w:rsidP="00E36F0E">
      <w:pPr>
        <w:rPr>
          <w:rFonts w:eastAsia="Calibri"/>
        </w:rPr>
      </w:pPr>
    </w:p>
    <w:p w14:paraId="50CF5BAB" w14:textId="77777777" w:rsidR="00E36F0E" w:rsidRPr="005D45CD" w:rsidRDefault="00393DC0" w:rsidP="00506E2F">
      <w:pPr>
        <w:spacing w:after="160" w:line="259" w:lineRule="auto"/>
        <w:jc w:val="center"/>
        <w:rPr>
          <w:rFonts w:ascii="Calibri" w:eastAsia="Calibri" w:hAnsi="Calibri"/>
          <w:szCs w:val="22"/>
          <w:lang w:eastAsia="x-none"/>
        </w:rPr>
      </w:pPr>
      <w:r>
        <w:rPr>
          <w:noProof/>
        </w:rPr>
        <w:lastRenderedPageBreak/>
        <w:drawing>
          <wp:inline distT="0" distB="0" distL="0" distR="0" wp14:anchorId="2F08A42D" wp14:editId="798F1C99">
            <wp:extent cx="4962525" cy="5343525"/>
            <wp:effectExtent l="0" t="0" r="9525" b="9525"/>
            <wp:docPr id="20200" name="Picture 21" descr="Sending request on T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 name="Picture 21" descr="Sending request on TCU"/>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62525" cy="5343525"/>
                    </a:xfrm>
                    <a:prstGeom prst="rect">
                      <a:avLst/>
                    </a:prstGeom>
                    <a:noFill/>
                    <a:ln>
                      <a:noFill/>
                    </a:ln>
                  </pic:spPr>
                </pic:pic>
              </a:graphicData>
            </a:graphic>
          </wp:inline>
        </w:drawing>
      </w:r>
    </w:p>
    <w:p w14:paraId="3DFC8A4F" w14:textId="77777777" w:rsidR="00E36F0E" w:rsidRDefault="00393DC0" w:rsidP="00E36F0E">
      <w:pPr>
        <w:jc w:val="center"/>
        <w:rPr>
          <w:rFonts w:eastAsia="Calibri"/>
        </w:rPr>
      </w:pPr>
      <w:r w:rsidRPr="005D45CD">
        <w:rPr>
          <w:rFonts w:eastAsia="Calibri"/>
        </w:rPr>
        <w:t xml:space="preserve">Sending request on the </w:t>
      </w:r>
      <w:r>
        <w:rPr>
          <w:rFonts w:eastAsia="Calibri"/>
        </w:rPr>
        <w:t>WIRServer</w:t>
      </w:r>
    </w:p>
    <w:p w14:paraId="1C52D4B7" w14:textId="77777777" w:rsidR="00E36F0E" w:rsidRPr="005D45CD" w:rsidRDefault="00E36F0E" w:rsidP="00E36F0E">
      <w:pPr>
        <w:jc w:val="center"/>
        <w:rPr>
          <w:rFonts w:eastAsia="Calibri"/>
          <w:lang w:eastAsia="x-none"/>
        </w:rPr>
      </w:pPr>
    </w:p>
    <w:p w14:paraId="30B7260E" w14:textId="77777777" w:rsidR="00E36F0E" w:rsidRDefault="00393DC0" w:rsidP="00E36F0E">
      <w:pPr>
        <w:spacing w:after="160" w:line="256" w:lineRule="auto"/>
        <w:jc w:val="both"/>
        <w:rPr>
          <w:rFonts w:eastAsia="Calibri" w:cs="Arial"/>
          <w:szCs w:val="22"/>
          <w:lang w:eastAsia="x-none"/>
        </w:rPr>
      </w:pPr>
      <w:r>
        <w:rPr>
          <w:rFonts w:eastAsia="Calibri" w:cs="Arial"/>
          <w:szCs w:val="22"/>
          <w:lang w:eastAsia="x-none"/>
        </w:rPr>
        <w:t>CURL is configured to use gretun0 network device to send its packets. That is why it uses gretun0 IP address as source address. The destination IP address is the final cloud destination. According to the routing table rules that we configure in advance, all packages, coming to Internet, should be sent via tunneling device (gretun1). Tunneling device wraps original IP packet, adding GRE header and new IP header to it. As there is a tunnel established from address 10.11.0.2 to address 10.11.0.1, gretun0 sets in newly added IP header. Notice that the tunneling device IP (10.1.0.2) is not presented in external IP header.</w:t>
      </w:r>
    </w:p>
    <w:p w14:paraId="7D3BBC0D" w14:textId="77777777" w:rsidR="00E36F0E" w:rsidRDefault="00393DC0" w:rsidP="00E36F0E">
      <w:pPr>
        <w:rPr>
          <w:rFonts w:eastAsia="Calibri"/>
        </w:rPr>
      </w:pPr>
      <w:r>
        <w:rPr>
          <w:rFonts w:eastAsia="Calibri"/>
        </w:rPr>
        <w:t>After that packet is wrapped by Ethernet device eth0 with a MAC header and sent to LAN.</w:t>
      </w:r>
    </w:p>
    <w:p w14:paraId="77AA3E2C" w14:textId="77777777" w:rsidR="00E36F0E" w:rsidRDefault="00E36F0E" w:rsidP="00E36F0E">
      <w:pPr>
        <w:rPr>
          <w:rFonts w:eastAsia="Calibri"/>
        </w:rPr>
      </w:pPr>
    </w:p>
    <w:p w14:paraId="59201D23" w14:textId="77777777" w:rsidR="00E36F0E" w:rsidRDefault="00393DC0" w:rsidP="00E36F0E">
      <w:pPr>
        <w:rPr>
          <w:rFonts w:ascii="Calibri" w:eastAsia="Calibri" w:hAnsi="Calibri"/>
        </w:rPr>
      </w:pPr>
      <w:r>
        <w:rPr>
          <w:rFonts w:eastAsia="Calibri"/>
        </w:rPr>
        <w:t>This is an example proposal</w:t>
      </w:r>
      <w:r>
        <w:rPr>
          <w:rFonts w:ascii="Calibri" w:eastAsia="Calibri" w:hAnsi="Calibri"/>
        </w:rPr>
        <w:t>.</w:t>
      </w:r>
    </w:p>
    <w:p w14:paraId="4C6D0B97" w14:textId="77777777" w:rsidR="00506E2F" w:rsidRPr="00506E2F" w:rsidRDefault="00506E2F" w:rsidP="00506E2F">
      <w:pPr>
        <w:pStyle w:val="Heading4"/>
        <w:rPr>
          <w:b w:val="0"/>
          <w:u w:val="single"/>
        </w:rPr>
      </w:pPr>
      <w:r w:rsidRPr="00506E2F">
        <w:rPr>
          <w:b w:val="0"/>
          <w:u w:val="single"/>
        </w:rPr>
        <w:t>WIR-REQ-295956/B-Forwarding The Request To WIRClient WIFI Example Proposal</w:t>
      </w:r>
    </w:p>
    <w:p w14:paraId="4F878C29" w14:textId="0E6278CC" w:rsidR="00E36F0E" w:rsidRPr="005D45CD" w:rsidRDefault="00E36F0E" w:rsidP="00E36F0E">
      <w:pPr>
        <w:jc w:val="center"/>
        <w:rPr>
          <w:rFonts w:ascii="Calibri" w:eastAsia="Calibri" w:hAnsi="Calibri"/>
          <w:szCs w:val="22"/>
          <w:lang w:eastAsia="x-none"/>
        </w:rPr>
      </w:pPr>
    </w:p>
    <w:p w14:paraId="1E18EB12" w14:textId="77777777" w:rsidR="00E36F0E" w:rsidRPr="005D45CD" w:rsidRDefault="00393DC0" w:rsidP="00506E2F">
      <w:pPr>
        <w:spacing w:after="160" w:line="259" w:lineRule="auto"/>
        <w:jc w:val="center"/>
        <w:rPr>
          <w:rFonts w:ascii="Calibri" w:eastAsia="Calibri" w:hAnsi="Calibri"/>
          <w:szCs w:val="22"/>
          <w:lang w:eastAsia="x-none"/>
        </w:rPr>
      </w:pPr>
      <w:r>
        <w:rPr>
          <w:noProof/>
        </w:rPr>
        <w:lastRenderedPageBreak/>
        <w:drawing>
          <wp:inline distT="0" distB="0" distL="0" distR="0" wp14:anchorId="02491A03" wp14:editId="4977A574">
            <wp:extent cx="5724525" cy="2295525"/>
            <wp:effectExtent l="0" t="0" r="9525" b="9525"/>
            <wp:docPr id="20300" name="Picture 22" descr="Sending request on 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 name="Picture 22" descr="Sending request on SYNC"/>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295525"/>
                    </a:xfrm>
                    <a:prstGeom prst="rect">
                      <a:avLst/>
                    </a:prstGeom>
                    <a:noFill/>
                    <a:ln>
                      <a:noFill/>
                    </a:ln>
                  </pic:spPr>
                </pic:pic>
              </a:graphicData>
            </a:graphic>
          </wp:inline>
        </w:drawing>
      </w:r>
    </w:p>
    <w:p w14:paraId="3CFED3C7" w14:textId="77777777" w:rsidR="00E36F0E" w:rsidRDefault="00393DC0" w:rsidP="00E36F0E">
      <w:pPr>
        <w:jc w:val="center"/>
        <w:rPr>
          <w:rFonts w:eastAsia="Calibri"/>
        </w:rPr>
      </w:pPr>
      <w:r>
        <w:rPr>
          <w:rFonts w:eastAsia="Calibri"/>
        </w:rPr>
        <w:t>Sending request on WIRClient1</w:t>
      </w:r>
    </w:p>
    <w:p w14:paraId="170F42A7" w14:textId="77777777" w:rsidR="00E36F0E" w:rsidRDefault="00E36F0E" w:rsidP="00E36F0E">
      <w:pPr>
        <w:jc w:val="center"/>
        <w:rPr>
          <w:rFonts w:eastAsia="Calibri"/>
        </w:rPr>
      </w:pPr>
    </w:p>
    <w:p w14:paraId="3F7CAD7A" w14:textId="77777777" w:rsidR="00E36F0E" w:rsidRPr="00387D2B" w:rsidRDefault="00393DC0" w:rsidP="00E36F0E">
      <w:r>
        <w:rPr>
          <w:rFonts w:eastAsia="Calibri"/>
        </w:rPr>
        <w:t>When packet arrives at the WIRClient1 Ethernet interface, it consists of the original IP packet, wrapped in a GRE Header, wrapped in a local IP packet, and finally wrapped in a MAC header. The Ethernet device removes MAC header and FCS and passes the local IP packet to the IP layer. The IP layer makes sure that current system has the IP address (10.11.0.1), which is the destination address in the IP packet header, and removes the IP header and passes the packet to the GRE layer. The GRE interface removes the GRE header and the original IP packet back to the IP routing layer.  The IP routing layer sees the packet source address is 10.1.0.2 and matches the packet to an IP routing rule which routes all packets from the 10.1.0.2 IP address to the  network device wlan0 (in this particular example we assume that we are sending packets via Wi-Fi). The packet is then transmitted via the WIRClient1 Wi-Fi interface.</w:t>
      </w:r>
    </w:p>
    <w:p w14:paraId="0B4EE9B9" w14:textId="77777777" w:rsidR="00506E2F" w:rsidRPr="00506E2F" w:rsidRDefault="00506E2F" w:rsidP="00506E2F">
      <w:pPr>
        <w:pStyle w:val="Heading4"/>
        <w:rPr>
          <w:b w:val="0"/>
          <w:u w:val="single"/>
        </w:rPr>
      </w:pPr>
      <w:r w:rsidRPr="00506E2F">
        <w:rPr>
          <w:b w:val="0"/>
          <w:u w:val="single"/>
        </w:rPr>
        <w:t>WIR-REQ-295957/B-Receiving Response On WIRClient Module Example Proposal</w:t>
      </w:r>
    </w:p>
    <w:p w14:paraId="57E80C60" w14:textId="6D690E89" w:rsidR="00E36F0E" w:rsidRDefault="00393DC0" w:rsidP="00E36F0E">
      <w:pPr>
        <w:rPr>
          <w:rFonts w:eastAsia="Calibri"/>
        </w:rPr>
      </w:pPr>
      <w:r>
        <w:rPr>
          <w:rFonts w:eastAsia="Calibri"/>
        </w:rPr>
        <w:t>When the destination host in the cloud sends a response IP packet, it arrives at the WIRClient1 Wi-Fi interface. The response IP packet specifies the original source IP as 10.1.0.2, the address of the original GRE tunnel.  The WIRClient1 IP layer identifies a rule that routes all packets destined for 10.1.0.2 to gretun0. Similar to earlier, when WIRServer sent a packet through gretun1, the return packet is wrapped in a GRE header by gretun0, and then by the WIRClient1 Ethernet interface.</w:t>
      </w:r>
    </w:p>
    <w:p w14:paraId="7C2FA539" w14:textId="77777777" w:rsidR="00E36F0E" w:rsidRPr="005D45CD" w:rsidRDefault="00E36F0E" w:rsidP="00E36F0E">
      <w:pPr>
        <w:rPr>
          <w:rFonts w:ascii="Calibri" w:eastAsia="Calibri" w:hAnsi="Calibri"/>
          <w:szCs w:val="22"/>
          <w:lang w:eastAsia="x-none"/>
        </w:rPr>
      </w:pPr>
    </w:p>
    <w:p w14:paraId="4AE2808E" w14:textId="77777777" w:rsidR="00E36F0E" w:rsidRPr="005D45CD" w:rsidRDefault="00393DC0" w:rsidP="00506E2F">
      <w:pPr>
        <w:spacing w:after="160" w:line="259" w:lineRule="auto"/>
        <w:jc w:val="center"/>
        <w:rPr>
          <w:rFonts w:ascii="Calibri" w:eastAsia="Calibri" w:hAnsi="Calibri"/>
          <w:szCs w:val="22"/>
          <w:lang w:eastAsia="x-none"/>
        </w:rPr>
      </w:pPr>
      <w:r>
        <w:rPr>
          <w:noProof/>
        </w:rPr>
        <w:drawing>
          <wp:inline distT="0" distB="0" distL="0" distR="0" wp14:anchorId="0E132E1C" wp14:editId="10DC9FEC">
            <wp:extent cx="5734050" cy="2228850"/>
            <wp:effectExtent l="0" t="0" r="0" b="0"/>
            <wp:docPr id="20400" name="Picture 23" descr="Receiving response on 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 name="Picture 23" descr="Receiving response on SYNC"/>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2228850"/>
                    </a:xfrm>
                    <a:prstGeom prst="rect">
                      <a:avLst/>
                    </a:prstGeom>
                    <a:noFill/>
                    <a:ln>
                      <a:noFill/>
                    </a:ln>
                  </pic:spPr>
                </pic:pic>
              </a:graphicData>
            </a:graphic>
          </wp:inline>
        </w:drawing>
      </w:r>
    </w:p>
    <w:p w14:paraId="6E6AA35F" w14:textId="77777777" w:rsidR="00E36F0E" w:rsidRDefault="00393DC0" w:rsidP="00E36F0E">
      <w:pPr>
        <w:jc w:val="center"/>
      </w:pPr>
      <w:r w:rsidRPr="005D45CD">
        <w:rPr>
          <w:rFonts w:eastAsia="Calibri"/>
        </w:rPr>
        <w:t xml:space="preserve">Receiving response on </w:t>
      </w:r>
      <w:r w:rsidRPr="009E3707">
        <w:rPr>
          <w:rFonts w:eastAsia="Calibri"/>
        </w:rPr>
        <w:t>WIRClient1</w:t>
      </w:r>
    </w:p>
    <w:p w14:paraId="4BC32394" w14:textId="77777777" w:rsidR="00506E2F" w:rsidRPr="00506E2F" w:rsidRDefault="00506E2F" w:rsidP="00506E2F">
      <w:pPr>
        <w:pStyle w:val="Heading4"/>
        <w:rPr>
          <w:b w:val="0"/>
          <w:u w:val="single"/>
        </w:rPr>
      </w:pPr>
      <w:r w:rsidRPr="00506E2F">
        <w:rPr>
          <w:b w:val="0"/>
          <w:u w:val="single"/>
        </w:rPr>
        <w:t>WIR-REQ-295958/A-Receiving Response On WIRServer Module Example Proposal</w:t>
      </w:r>
    </w:p>
    <w:p w14:paraId="52C9A342" w14:textId="1838B1F2" w:rsidR="00E36F0E" w:rsidRDefault="00393DC0" w:rsidP="00E36F0E">
      <w:pPr>
        <w:rPr>
          <w:rFonts w:eastAsia="Calibri"/>
        </w:rPr>
      </w:pPr>
      <w:r>
        <w:rPr>
          <w:rFonts w:eastAsia="Calibri"/>
        </w:rPr>
        <w:t xml:space="preserve">Similarly, response packet, when it arrives at the </w:t>
      </w:r>
      <w:r>
        <w:t xml:space="preserve">WIRServer </w:t>
      </w:r>
      <w:r>
        <w:rPr>
          <w:rFonts w:eastAsia="Calibri"/>
        </w:rPr>
        <w:t xml:space="preserve">interface, the MAC header is stripped by the </w:t>
      </w:r>
      <w:r>
        <w:t xml:space="preserve">WIRServer </w:t>
      </w:r>
      <w:r>
        <w:rPr>
          <w:rFonts w:eastAsia="Calibri"/>
        </w:rPr>
        <w:t>Ethernet interface. The local IP packet is stripped and routed to the GRE layer.  The GRE layer strips the GRE header, and sends the encapsulated IP packet back to the IP layer.  From there, the response packet is routed down the network stack to the socket being used by the CURL library.</w:t>
      </w:r>
    </w:p>
    <w:p w14:paraId="1C8901B5" w14:textId="77777777" w:rsidR="00E36F0E" w:rsidRDefault="00E36F0E" w:rsidP="00E36F0E">
      <w:pPr>
        <w:rPr>
          <w:rFonts w:eastAsia="Calibri"/>
        </w:rPr>
      </w:pPr>
    </w:p>
    <w:p w14:paraId="4F13315A" w14:textId="77777777" w:rsidR="00E36F0E" w:rsidRPr="005D45CD" w:rsidRDefault="00393DC0" w:rsidP="00506E2F">
      <w:pPr>
        <w:jc w:val="center"/>
        <w:rPr>
          <w:rFonts w:ascii="Calibri" w:eastAsia="Calibri" w:hAnsi="Calibri"/>
          <w:szCs w:val="22"/>
          <w:lang w:eastAsia="x-none"/>
        </w:rPr>
      </w:pPr>
      <w:r>
        <w:rPr>
          <w:rFonts w:ascii="Calibri" w:eastAsia="Calibri" w:hAnsi="Calibri"/>
          <w:noProof/>
        </w:rPr>
        <w:lastRenderedPageBreak/>
        <w:drawing>
          <wp:inline distT="0" distB="0" distL="0" distR="0" wp14:anchorId="7AEFD99A" wp14:editId="5E7BE3FA">
            <wp:extent cx="5734050" cy="2000250"/>
            <wp:effectExtent l="0" t="0" r="0" b="0"/>
            <wp:docPr id="20500" name="Picture 24" descr="Receiving response on T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ceiving response on TC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000250"/>
                    </a:xfrm>
                    <a:prstGeom prst="rect">
                      <a:avLst/>
                    </a:prstGeom>
                    <a:noFill/>
                    <a:ln>
                      <a:noFill/>
                    </a:ln>
                  </pic:spPr>
                </pic:pic>
              </a:graphicData>
            </a:graphic>
          </wp:inline>
        </w:drawing>
      </w:r>
    </w:p>
    <w:p w14:paraId="2E59372B" w14:textId="77777777" w:rsidR="00E36F0E" w:rsidRPr="005D45CD" w:rsidRDefault="00393DC0" w:rsidP="00E36F0E">
      <w:pPr>
        <w:jc w:val="center"/>
        <w:rPr>
          <w:rFonts w:eastAsia="Calibri"/>
        </w:rPr>
      </w:pPr>
      <w:r w:rsidRPr="005D45CD">
        <w:rPr>
          <w:rFonts w:eastAsia="Calibri"/>
        </w:rPr>
        <w:t xml:space="preserve">Receiving response on </w:t>
      </w:r>
      <w:r w:rsidRPr="00EA5656">
        <w:t>WIR</w:t>
      </w:r>
      <w:r>
        <w:t>Server</w:t>
      </w:r>
    </w:p>
    <w:p w14:paraId="1F08C264" w14:textId="77777777" w:rsidR="00E36F0E" w:rsidRDefault="00393DC0" w:rsidP="00506E2F">
      <w:pPr>
        <w:pStyle w:val="Heading3"/>
      </w:pPr>
      <w:bookmarkStart w:id="36" w:name="_Toc93426732"/>
      <w:r>
        <w:t>Use Cases</w:t>
      </w:r>
      <w:bookmarkEnd w:id="36"/>
    </w:p>
    <w:p w14:paraId="0EE10A6F" w14:textId="77777777" w:rsidR="00E36F0E" w:rsidRDefault="00393DC0" w:rsidP="00506E2F">
      <w:pPr>
        <w:pStyle w:val="Heading3"/>
      </w:pPr>
      <w:bookmarkStart w:id="37" w:name="_Toc93426733"/>
      <w:r>
        <w:t>White Box View</w:t>
      </w:r>
      <w:bookmarkEnd w:id="37"/>
    </w:p>
    <w:p w14:paraId="3BB9BB21" w14:textId="77777777" w:rsidR="00E36F0E" w:rsidRDefault="00393DC0">
      <w:pPr>
        <w:spacing w:after="200" w:line="276" w:lineRule="auto"/>
      </w:pPr>
      <w:r>
        <w:br w:type="page"/>
      </w:r>
    </w:p>
    <w:p w14:paraId="5F4CB641" w14:textId="77777777" w:rsidR="00E36F0E" w:rsidRDefault="00E36F0E" w:rsidP="00E36F0E"/>
    <w:p w14:paraId="10668600" w14:textId="515649FB" w:rsidR="00E36F0E" w:rsidRDefault="00393DC0" w:rsidP="00506E2F">
      <w:pPr>
        <w:pStyle w:val="Heading2"/>
      </w:pPr>
      <w:bookmarkStart w:id="38" w:name="_Toc93426734"/>
      <w:r w:rsidRPr="00B9479B">
        <w:t>WIR-FUN-REQ-295959/A-Diagnostics</w:t>
      </w:r>
      <w:bookmarkEnd w:id="38"/>
    </w:p>
    <w:p w14:paraId="5D50D044" w14:textId="77777777" w:rsidR="00E36F0E" w:rsidRDefault="00E36F0E" w:rsidP="00E36F0E"/>
    <w:p w14:paraId="66ECE683" w14:textId="77777777" w:rsidR="00E36F0E" w:rsidRDefault="00393DC0" w:rsidP="00506E2F">
      <w:pPr>
        <w:pStyle w:val="Heading3"/>
      </w:pPr>
      <w:bookmarkStart w:id="39" w:name="_Toc93426735"/>
      <w:r>
        <w:t>Requirements</w:t>
      </w:r>
      <w:bookmarkEnd w:id="39"/>
    </w:p>
    <w:p w14:paraId="54921A5C" w14:textId="77777777" w:rsidR="00506E2F" w:rsidRPr="00506E2F" w:rsidRDefault="00506E2F" w:rsidP="00506E2F">
      <w:pPr>
        <w:pStyle w:val="Heading4"/>
        <w:rPr>
          <w:b w:val="0"/>
          <w:u w:val="single"/>
        </w:rPr>
      </w:pPr>
      <w:r w:rsidRPr="00506E2F">
        <w:rPr>
          <w:b w:val="0"/>
          <w:u w:val="single"/>
        </w:rPr>
        <w:t>WIR-REQ-295960/B-Purpose</w:t>
      </w:r>
    </w:p>
    <w:p w14:paraId="0B582BB2" w14:textId="040A1AE2" w:rsidR="00E36F0E" w:rsidRPr="00C31080" w:rsidRDefault="00393DC0" w:rsidP="00E36F0E">
      <w:pPr>
        <w:rPr>
          <w:szCs w:val="22"/>
        </w:rPr>
      </w:pPr>
      <w:r>
        <w:rPr>
          <w:szCs w:val="22"/>
        </w:rPr>
        <w:t>The purpose of Diagnostics module is to provide WIFI diagnostics and connectivity interfaces log information.</w:t>
      </w:r>
    </w:p>
    <w:p w14:paraId="6C907D1D" w14:textId="77777777" w:rsidR="00506E2F" w:rsidRPr="00506E2F" w:rsidRDefault="00506E2F" w:rsidP="00506E2F">
      <w:pPr>
        <w:pStyle w:val="Heading4"/>
        <w:rPr>
          <w:b w:val="0"/>
          <w:u w:val="single"/>
        </w:rPr>
      </w:pPr>
      <w:r w:rsidRPr="00506E2F">
        <w:rPr>
          <w:b w:val="0"/>
          <w:u w:val="single"/>
        </w:rPr>
        <w:t>WIR-REQ-295961/B-WIFI Diagnostics</w:t>
      </w:r>
    </w:p>
    <w:p w14:paraId="40279DA6" w14:textId="7E1CB825" w:rsidR="00E36F0E" w:rsidRDefault="00393DC0" w:rsidP="00E36F0E">
      <w:pPr>
        <w:rPr>
          <w:rFonts w:eastAsia="Calibri"/>
        </w:rPr>
      </w:pPr>
      <w:r>
        <w:rPr>
          <w:rFonts w:eastAsia="Calibri"/>
        </w:rPr>
        <w:t>Each time the WIFI interface is down, the WIRClient shall log the below information.</w:t>
      </w:r>
    </w:p>
    <w:p w14:paraId="4AD7B5A8" w14:textId="77777777" w:rsidR="00E36F0E" w:rsidRDefault="00E36F0E" w:rsidP="00E36F0E">
      <w:pPr>
        <w:rPr>
          <w:rFonts w:eastAsia="Calibri"/>
        </w:rPr>
      </w:pPr>
    </w:p>
    <w:p w14:paraId="5060CB64" w14:textId="77777777" w:rsidR="00E36F0E" w:rsidRDefault="00393DC0" w:rsidP="00393DC0">
      <w:pPr>
        <w:numPr>
          <w:ilvl w:val="0"/>
          <w:numId w:val="32"/>
        </w:numPr>
        <w:rPr>
          <w:rFonts w:eastAsia="Calibri"/>
        </w:rPr>
      </w:pPr>
      <w:r>
        <w:rPr>
          <w:rFonts w:eastAsia="Calibri"/>
        </w:rPr>
        <w:t>SSID (Xfinity / non Xfinity (customer SSID is private and no need to store this information just classification is fine)</w:t>
      </w:r>
    </w:p>
    <w:p w14:paraId="2C67A19B" w14:textId="77777777" w:rsidR="00E36F0E" w:rsidRDefault="00393DC0" w:rsidP="00393DC0">
      <w:pPr>
        <w:numPr>
          <w:ilvl w:val="0"/>
          <w:numId w:val="32"/>
        </w:numPr>
        <w:rPr>
          <w:rFonts w:eastAsia="Calibri"/>
        </w:rPr>
      </w:pPr>
      <w:r>
        <w:rPr>
          <w:rFonts w:eastAsia="Calibri"/>
        </w:rPr>
        <w:t>Connect/Disconnect timestamps of the access point</w:t>
      </w:r>
    </w:p>
    <w:p w14:paraId="1EAF8ED4" w14:textId="77777777" w:rsidR="00E36F0E" w:rsidRDefault="00393DC0" w:rsidP="00393DC0">
      <w:pPr>
        <w:numPr>
          <w:ilvl w:val="0"/>
          <w:numId w:val="32"/>
        </w:numPr>
        <w:rPr>
          <w:rFonts w:eastAsia="Calibri"/>
        </w:rPr>
      </w:pPr>
      <w:r>
        <w:rPr>
          <w:rFonts w:eastAsia="Calibri"/>
        </w:rPr>
        <w:t>Data rate</w:t>
      </w:r>
    </w:p>
    <w:p w14:paraId="5007147C" w14:textId="77777777" w:rsidR="00E36F0E" w:rsidRDefault="00393DC0" w:rsidP="00393DC0">
      <w:pPr>
        <w:numPr>
          <w:ilvl w:val="0"/>
          <w:numId w:val="32"/>
        </w:numPr>
        <w:rPr>
          <w:rFonts w:eastAsia="Calibri"/>
        </w:rPr>
      </w:pPr>
      <w:r>
        <w:rPr>
          <w:rFonts w:eastAsia="Calibri"/>
        </w:rPr>
        <w:t>Band and channels utilized</w:t>
      </w:r>
    </w:p>
    <w:p w14:paraId="3AA9BF1A" w14:textId="77777777" w:rsidR="00E36F0E" w:rsidRDefault="00393DC0" w:rsidP="00393DC0">
      <w:pPr>
        <w:numPr>
          <w:ilvl w:val="0"/>
          <w:numId w:val="32"/>
        </w:numPr>
        <w:rPr>
          <w:rFonts w:eastAsia="Calibri"/>
        </w:rPr>
      </w:pPr>
      <w:r>
        <w:rPr>
          <w:rFonts w:eastAsia="Calibri"/>
        </w:rPr>
        <w:t>RSSI statistics</w:t>
      </w:r>
    </w:p>
    <w:p w14:paraId="1D150B0F" w14:textId="77777777" w:rsidR="00E36F0E" w:rsidRDefault="00393DC0" w:rsidP="00393DC0">
      <w:pPr>
        <w:numPr>
          <w:ilvl w:val="0"/>
          <w:numId w:val="32"/>
        </w:numPr>
        <w:rPr>
          <w:rFonts w:eastAsia="Calibri"/>
        </w:rPr>
      </w:pPr>
      <w:r>
        <w:rPr>
          <w:rFonts w:eastAsia="Calibri"/>
        </w:rPr>
        <w:t>Chipset roles / use</w:t>
      </w:r>
    </w:p>
    <w:p w14:paraId="4B560448" w14:textId="77777777" w:rsidR="00E36F0E" w:rsidRDefault="00393DC0" w:rsidP="00393DC0">
      <w:pPr>
        <w:numPr>
          <w:ilvl w:val="0"/>
          <w:numId w:val="32"/>
        </w:numPr>
        <w:rPr>
          <w:rFonts w:eastAsia="Calibri"/>
        </w:rPr>
      </w:pPr>
      <w:r>
        <w:rPr>
          <w:rFonts w:eastAsia="Calibri"/>
        </w:rPr>
        <w:t>Statistics about the data transmitted and received if possible</w:t>
      </w:r>
    </w:p>
    <w:p w14:paraId="3DEF2316" w14:textId="77777777" w:rsidR="00E36F0E" w:rsidRDefault="00393DC0" w:rsidP="00393DC0">
      <w:pPr>
        <w:numPr>
          <w:ilvl w:val="0"/>
          <w:numId w:val="32"/>
        </w:numPr>
        <w:rPr>
          <w:rFonts w:eastAsia="Calibri"/>
        </w:rPr>
      </w:pPr>
      <w:r>
        <w:rPr>
          <w:rFonts w:eastAsia="Calibri"/>
        </w:rPr>
        <w:t>Reason for disconnect</w:t>
      </w:r>
    </w:p>
    <w:p w14:paraId="1A21D02C" w14:textId="77777777" w:rsidR="00E36F0E" w:rsidRDefault="00E36F0E" w:rsidP="00E36F0E">
      <w:pPr>
        <w:ind w:left="720"/>
        <w:rPr>
          <w:rFonts w:eastAsia="Calibri"/>
        </w:rPr>
      </w:pPr>
    </w:p>
    <w:p w14:paraId="1E3BDEE9" w14:textId="77777777" w:rsidR="00E36F0E" w:rsidRDefault="00393DC0" w:rsidP="00E36F0E">
      <w:pPr>
        <w:rPr>
          <w:rFonts w:eastAsia="Calibri"/>
        </w:rPr>
      </w:pPr>
      <w:r>
        <w:rPr>
          <w:rFonts w:eastAsia="Calibri"/>
        </w:rPr>
        <w:t>This information shall be stored by WIRServer for a period of 1 month and shall be sent to the diagnostics framework based on Ondemand request from Cloud via FTCP message.</w:t>
      </w:r>
    </w:p>
    <w:p w14:paraId="79E34996" w14:textId="77777777" w:rsidR="00E36F0E" w:rsidRDefault="00E36F0E" w:rsidP="00E36F0E">
      <w:pPr>
        <w:rPr>
          <w:rFonts w:eastAsia="Calibri"/>
        </w:rPr>
      </w:pPr>
    </w:p>
    <w:p w14:paraId="1F8B017F" w14:textId="77777777" w:rsidR="00E36F0E" w:rsidRPr="003815D7" w:rsidRDefault="00393DC0" w:rsidP="00E36F0E">
      <w:pPr>
        <w:rPr>
          <w:rFonts w:eastAsia="Calibri"/>
        </w:rPr>
      </w:pPr>
      <w:r>
        <w:rPr>
          <w:rFonts w:eastAsia="Calibri"/>
        </w:rPr>
        <w:t>For the on demand request message from Cloud please refer FTCP protofile.</w:t>
      </w:r>
    </w:p>
    <w:p w14:paraId="1700DC1A" w14:textId="77777777" w:rsidR="00506E2F" w:rsidRPr="00506E2F" w:rsidRDefault="00506E2F" w:rsidP="00506E2F">
      <w:pPr>
        <w:pStyle w:val="Heading4"/>
        <w:rPr>
          <w:b w:val="0"/>
          <w:u w:val="single"/>
        </w:rPr>
      </w:pPr>
      <w:r w:rsidRPr="00506E2F">
        <w:rPr>
          <w:b w:val="0"/>
          <w:u w:val="single"/>
        </w:rPr>
        <w:t>WIR-REQ-295963/D-Diagnostics Information Storage</w:t>
      </w:r>
    </w:p>
    <w:p w14:paraId="677FA9E4" w14:textId="17088FDD" w:rsidR="00E36F0E" w:rsidRPr="003636CD" w:rsidRDefault="00393DC0" w:rsidP="00E36F0E">
      <w:r>
        <w:t>The WIRServer diagnostics module shall store WIFI diagnostics information and try to upload it to Ford cloud through diagnostics framework via only WiFi connection. Cellular connection is not allowed for the upload. If it can’t be uploaded, WIRServer shall try to upload it until WIR_WIFI_DIAGNOSTIC_STORAGE_TIME. After WIR_WIFI_DIAGNOSTIC_STORAGE_TIME, WIRServer shall delete it and as a result, it will not be uploaded to the cloud.</w:t>
      </w:r>
    </w:p>
    <w:p w14:paraId="7139F1D0" w14:textId="77777777" w:rsidR="00506E2F" w:rsidRPr="00506E2F" w:rsidRDefault="00506E2F" w:rsidP="00506E2F">
      <w:pPr>
        <w:pStyle w:val="Heading4"/>
        <w:rPr>
          <w:b w:val="0"/>
          <w:u w:val="single"/>
        </w:rPr>
      </w:pPr>
      <w:r w:rsidRPr="00506E2F">
        <w:rPr>
          <w:b w:val="0"/>
          <w:u w:val="single"/>
        </w:rPr>
        <w:t>WIR-REQ-370232/A-On demand diagnostic request</w:t>
      </w:r>
    </w:p>
    <w:p w14:paraId="07AC8F50" w14:textId="56FE9B3E" w:rsidR="00E36F0E" w:rsidRDefault="00393DC0" w:rsidP="00E36F0E">
      <w:r>
        <w:t>Ford cloud shall be able to request diagnostic data upload. WIRServer shall upload any pending diagnostic data to cloud immediately when it is requested. WIRServer or diagnostic framework shall try WiFi connection first and fallback to cellular for the upload.</w:t>
      </w:r>
    </w:p>
    <w:p w14:paraId="5DDEF16E" w14:textId="77777777" w:rsidR="00506E2F" w:rsidRPr="00506E2F" w:rsidRDefault="00506E2F" w:rsidP="00506E2F">
      <w:pPr>
        <w:pStyle w:val="Heading4"/>
        <w:rPr>
          <w:b w:val="0"/>
          <w:u w:val="single"/>
        </w:rPr>
      </w:pPr>
      <w:r w:rsidRPr="00506E2F">
        <w:rPr>
          <w:b w:val="0"/>
          <w:u w:val="single"/>
        </w:rPr>
        <w:t>WIR-REQ-295964/B-Diagnostics Information Sending To Cloud</w:t>
      </w:r>
    </w:p>
    <w:p w14:paraId="6CDA8D6D" w14:textId="4CE0E708" w:rsidR="00E36F0E" w:rsidRPr="00796CA7" w:rsidRDefault="00393DC0" w:rsidP="00E36F0E">
      <w:pPr>
        <w:rPr>
          <w:rFonts w:eastAsia="Calibri"/>
        </w:rPr>
      </w:pPr>
      <w:r>
        <w:rPr>
          <w:rFonts w:eastAsia="Calibri" w:cs="Arial"/>
          <w:szCs w:val="22"/>
        </w:rPr>
        <w:t xml:space="preserve">The applicable WIRClient diagnostics module shall store the diagnostics information and send the diagnostics data to the </w:t>
      </w:r>
      <w:r w:rsidRPr="00D166ED">
        <w:rPr>
          <w:rFonts w:eastAsia="Calibri" w:cs="Arial"/>
          <w:szCs w:val="22"/>
        </w:rPr>
        <w:t xml:space="preserve">WIRServer which in turn sends to </w:t>
      </w:r>
      <w:r>
        <w:rPr>
          <w:rFonts w:eastAsia="Calibri" w:cs="Arial"/>
          <w:szCs w:val="22"/>
        </w:rPr>
        <w:t>cloud via diagnostics framework upon request from diagnostic framework.</w:t>
      </w:r>
    </w:p>
    <w:p w14:paraId="55ED5030" w14:textId="77777777" w:rsidR="00506E2F" w:rsidRPr="00506E2F" w:rsidRDefault="00506E2F" w:rsidP="00506E2F">
      <w:pPr>
        <w:pStyle w:val="Heading4"/>
        <w:rPr>
          <w:b w:val="0"/>
          <w:u w:val="single"/>
        </w:rPr>
      </w:pPr>
      <w:r w:rsidRPr="00506E2F">
        <w:rPr>
          <w:b w:val="0"/>
          <w:u w:val="single"/>
        </w:rPr>
        <w:t>WIR-REQ-388321/C-Reporting WiFi Connection Event to SDN</w:t>
      </w:r>
    </w:p>
    <w:p w14:paraId="4258CAD3" w14:textId="0C2A332F" w:rsidR="00E36F0E" w:rsidRDefault="00393DC0" w:rsidP="00E36F0E">
      <w:pPr>
        <w:rPr>
          <w:rFonts w:eastAsia="Calibri" w:cs="Arial"/>
          <w:szCs w:val="22"/>
        </w:rPr>
      </w:pPr>
      <w:r>
        <w:rPr>
          <w:rFonts w:eastAsia="Calibri" w:cs="Arial"/>
          <w:szCs w:val="22"/>
        </w:rPr>
        <w:t>WIRServer shall monitor WiFi connectivity events and report it to SDN through FTCP alert for marketing purpose. Also, WIRServer shall report WiFi client connection status change in real time. If FCI connection is not available, WiFi client connection status change report shall be delayed until FCI becomes available again. WIRServer shall not wake up ECG from LPR to send the report.</w:t>
      </w:r>
    </w:p>
    <w:p w14:paraId="6369E32E" w14:textId="77777777" w:rsidR="00E36F0E" w:rsidRDefault="00E36F0E" w:rsidP="00E36F0E">
      <w:pPr>
        <w:rPr>
          <w:rFonts w:eastAsia="Calibri" w:cs="Arial"/>
          <w:szCs w:val="22"/>
        </w:rPr>
      </w:pPr>
    </w:p>
    <w:p w14:paraId="703D5671" w14:textId="77777777" w:rsidR="00E36F0E" w:rsidRDefault="00393DC0" w:rsidP="00E36F0E">
      <w:pPr>
        <w:rPr>
          <w:rFonts w:eastAsia="Calibri" w:cs="Arial"/>
          <w:szCs w:val="22"/>
        </w:rPr>
      </w:pPr>
      <w:r>
        <w:rPr>
          <w:rFonts w:eastAsia="Calibri" w:cs="Arial"/>
          <w:szCs w:val="22"/>
        </w:rPr>
        <w:t>Marketing report shows how many times WiFi is connected to external AP. WIRServer shall count each connection and report it to SDN every WIFI_CONNECTION_ALERT_INTERVAL day. WIRServer shall use WiFiNetworkUsageAlert FTCP command. The report shall have the following parameters:</w:t>
      </w:r>
    </w:p>
    <w:p w14:paraId="7C2A1B1E" w14:textId="77777777" w:rsidR="00E36F0E" w:rsidRDefault="00393DC0" w:rsidP="00393DC0">
      <w:pPr>
        <w:numPr>
          <w:ilvl w:val="0"/>
          <w:numId w:val="33"/>
        </w:numPr>
        <w:rPr>
          <w:rFonts w:eastAsia="Calibri" w:cs="Arial"/>
          <w:szCs w:val="22"/>
        </w:rPr>
      </w:pPr>
      <w:r>
        <w:rPr>
          <w:rFonts w:eastAsia="Calibri" w:cs="Arial"/>
          <w:szCs w:val="22"/>
        </w:rPr>
        <w:t>Count: number of times WiFi client connected to external AP</w:t>
      </w:r>
    </w:p>
    <w:p w14:paraId="765F47A7" w14:textId="77777777" w:rsidR="00E36F0E" w:rsidRDefault="00393DC0" w:rsidP="00393DC0">
      <w:pPr>
        <w:numPr>
          <w:ilvl w:val="0"/>
          <w:numId w:val="33"/>
        </w:numPr>
        <w:rPr>
          <w:rFonts w:eastAsia="Calibri" w:cs="Arial"/>
          <w:szCs w:val="22"/>
        </w:rPr>
      </w:pPr>
      <w:r>
        <w:rPr>
          <w:rFonts w:eastAsia="Calibri" w:cs="Arial"/>
          <w:szCs w:val="22"/>
        </w:rPr>
        <w:t>Duration: number of seconds connected to external AP</w:t>
      </w:r>
    </w:p>
    <w:p w14:paraId="404CD850" w14:textId="77777777" w:rsidR="00E36F0E" w:rsidRDefault="00E36F0E" w:rsidP="00E36F0E">
      <w:pPr>
        <w:rPr>
          <w:rFonts w:eastAsia="Calibri" w:cs="Arial"/>
          <w:szCs w:val="22"/>
        </w:rPr>
      </w:pPr>
    </w:p>
    <w:p w14:paraId="5F135EA3" w14:textId="77777777" w:rsidR="00E36F0E" w:rsidRDefault="00393DC0" w:rsidP="00E36F0E">
      <w:pPr>
        <w:rPr>
          <w:rFonts w:eastAsia="Calibri" w:cs="Arial"/>
          <w:szCs w:val="22"/>
        </w:rPr>
      </w:pPr>
      <w:r>
        <w:rPr>
          <w:rFonts w:eastAsia="Calibri" w:cs="Arial"/>
          <w:szCs w:val="22"/>
        </w:rPr>
        <w:t>SDN shall save WiFiNetworkUsageAlert to SCAV.</w:t>
      </w:r>
    </w:p>
    <w:p w14:paraId="05226A6F" w14:textId="77777777" w:rsidR="00E36F0E" w:rsidRDefault="00E36F0E" w:rsidP="00E36F0E">
      <w:pPr>
        <w:rPr>
          <w:rFonts w:eastAsia="Calibri" w:cs="Arial"/>
          <w:szCs w:val="22"/>
        </w:rPr>
      </w:pPr>
    </w:p>
    <w:p w14:paraId="1459E84A" w14:textId="77777777" w:rsidR="00E36F0E" w:rsidRDefault="00393DC0" w:rsidP="00E36F0E">
      <w:r>
        <w:rPr>
          <w:rFonts w:eastAsia="Calibri" w:cs="Arial"/>
          <w:szCs w:val="22"/>
        </w:rPr>
        <w:lastRenderedPageBreak/>
        <w:t xml:space="preserve">An application shall request WiFi client connection status change report by calling WIR API (ex. </w:t>
      </w:r>
      <w:r>
        <w:t>WifiConnStatusReport(bool enable)). An application shall call the API with enable=TRUE if it requires WiFi client connection status report. If the application doesn’t require the report anymore, it shall call the API with enable=FALSE. The request is valid only until WIRServer power off. After WIRServer powered on again, the application shall call the API again if it requires the report. WIRServer shall reject the WIR API if an application doesn’t have a permission for “WiFi connection change report” on policy table.</w:t>
      </w:r>
    </w:p>
    <w:p w14:paraId="583108B1" w14:textId="77777777" w:rsidR="00E36F0E" w:rsidRDefault="00E36F0E" w:rsidP="00E36F0E">
      <w:pPr>
        <w:rPr>
          <w:rFonts w:eastAsia="Calibri" w:cs="Arial"/>
          <w:szCs w:val="22"/>
        </w:rPr>
      </w:pPr>
    </w:p>
    <w:p w14:paraId="6C2755C6" w14:textId="77777777" w:rsidR="00E36F0E" w:rsidRDefault="00393DC0" w:rsidP="00E36F0E">
      <w:pPr>
        <w:rPr>
          <w:rFonts w:eastAsia="Calibri" w:cs="Arial"/>
          <w:szCs w:val="22"/>
        </w:rPr>
      </w:pPr>
      <w:r>
        <w:rPr>
          <w:rFonts w:eastAsia="Calibri" w:cs="Arial"/>
          <w:szCs w:val="22"/>
        </w:rPr>
        <w:t>WiFi client connection status change shall be reported when the following 3 conditions are met:</w:t>
      </w:r>
    </w:p>
    <w:p w14:paraId="3C128737" w14:textId="77777777" w:rsidR="00E36F0E" w:rsidRDefault="00393DC0" w:rsidP="00393DC0">
      <w:pPr>
        <w:numPr>
          <w:ilvl w:val="0"/>
          <w:numId w:val="33"/>
        </w:numPr>
        <w:rPr>
          <w:rFonts w:eastAsia="Calibri" w:cs="Arial"/>
          <w:szCs w:val="22"/>
        </w:rPr>
      </w:pPr>
      <w:r>
        <w:rPr>
          <w:rFonts w:eastAsia="Calibri" w:cs="Arial"/>
          <w:szCs w:val="22"/>
        </w:rPr>
        <w:t>There are one or more application requesting WiFi interface through background intent</w:t>
      </w:r>
    </w:p>
    <w:p w14:paraId="2DDA0D3E" w14:textId="77777777" w:rsidR="00E36F0E" w:rsidRDefault="00393DC0" w:rsidP="00393DC0">
      <w:pPr>
        <w:numPr>
          <w:ilvl w:val="0"/>
          <w:numId w:val="33"/>
        </w:numPr>
        <w:rPr>
          <w:rFonts w:eastAsia="Calibri" w:cs="Arial"/>
          <w:szCs w:val="22"/>
        </w:rPr>
      </w:pPr>
      <w:r>
        <w:rPr>
          <w:rFonts w:eastAsia="Calibri" w:cs="Arial"/>
          <w:szCs w:val="22"/>
        </w:rPr>
        <w:t>There are one or more application requesting status change report</w:t>
      </w:r>
    </w:p>
    <w:p w14:paraId="213AC935" w14:textId="77777777" w:rsidR="00E36F0E" w:rsidRDefault="00393DC0" w:rsidP="00393DC0">
      <w:pPr>
        <w:numPr>
          <w:ilvl w:val="0"/>
          <w:numId w:val="33"/>
        </w:numPr>
        <w:rPr>
          <w:rFonts w:eastAsia="Calibri" w:cs="Arial"/>
          <w:szCs w:val="22"/>
        </w:rPr>
      </w:pPr>
      <w:r>
        <w:rPr>
          <w:rFonts w:eastAsia="Calibri" w:cs="Arial"/>
          <w:szCs w:val="22"/>
        </w:rPr>
        <w:t>WiFi client connection status changed</w:t>
      </w:r>
    </w:p>
    <w:p w14:paraId="6745CD3E" w14:textId="77777777" w:rsidR="00E36F0E" w:rsidRDefault="00393DC0" w:rsidP="00E36F0E">
      <w:pPr>
        <w:rPr>
          <w:rFonts w:eastAsia="Calibri" w:cs="Arial"/>
          <w:szCs w:val="22"/>
        </w:rPr>
      </w:pPr>
      <w:r>
        <w:rPr>
          <w:rFonts w:eastAsia="Calibri" w:cs="Arial"/>
          <w:szCs w:val="22"/>
        </w:rPr>
        <w:t>Also, WiFi client connection status change shall be sent once when report enabled which give current WiFi connection status.</w:t>
      </w:r>
    </w:p>
    <w:p w14:paraId="7BDFBF4D" w14:textId="77777777" w:rsidR="00E36F0E" w:rsidRDefault="00E36F0E" w:rsidP="00E36F0E">
      <w:pPr>
        <w:rPr>
          <w:rFonts w:eastAsia="Calibri" w:cs="Arial"/>
          <w:szCs w:val="22"/>
        </w:rPr>
      </w:pPr>
    </w:p>
    <w:p w14:paraId="51BAEFDF" w14:textId="77777777" w:rsidR="00E36F0E" w:rsidRDefault="00393DC0" w:rsidP="00E36F0E">
      <w:pPr>
        <w:rPr>
          <w:rFonts w:eastAsia="Calibri" w:cs="Arial"/>
          <w:szCs w:val="22"/>
        </w:rPr>
      </w:pPr>
      <w:r>
        <w:rPr>
          <w:rFonts w:eastAsia="Calibri" w:cs="Arial"/>
          <w:szCs w:val="22"/>
        </w:rPr>
        <w:t>The report shall have following parameters:</w:t>
      </w:r>
    </w:p>
    <w:p w14:paraId="0B912471" w14:textId="77777777" w:rsidR="00E36F0E" w:rsidRDefault="00393DC0" w:rsidP="00393DC0">
      <w:pPr>
        <w:numPr>
          <w:ilvl w:val="0"/>
          <w:numId w:val="33"/>
        </w:numPr>
        <w:rPr>
          <w:rFonts w:eastAsia="Calibri" w:cs="Arial"/>
          <w:szCs w:val="22"/>
        </w:rPr>
      </w:pPr>
      <w:r>
        <w:rPr>
          <w:rFonts w:eastAsia="Calibri" w:cs="Arial"/>
          <w:szCs w:val="22"/>
        </w:rPr>
        <w:t>Connection status: connected, disconnected</w:t>
      </w:r>
    </w:p>
    <w:p w14:paraId="5A2FC224" w14:textId="77777777" w:rsidR="00E36F0E" w:rsidRDefault="00393DC0" w:rsidP="00393DC0">
      <w:pPr>
        <w:numPr>
          <w:ilvl w:val="0"/>
          <w:numId w:val="33"/>
        </w:numPr>
        <w:rPr>
          <w:rFonts w:eastAsia="Calibri" w:cs="Arial"/>
          <w:szCs w:val="22"/>
        </w:rPr>
      </w:pPr>
      <w:r>
        <w:rPr>
          <w:rFonts w:eastAsia="Calibri" w:cs="Arial"/>
          <w:szCs w:val="22"/>
        </w:rPr>
        <w:t>Timestamp: time stamp of the eventDuration: number of seconds connected to external AP, valid for disconnected event only</w:t>
      </w:r>
    </w:p>
    <w:p w14:paraId="7537B6AB" w14:textId="77777777" w:rsidR="00E36F0E" w:rsidRDefault="00E36F0E" w:rsidP="00E36F0E">
      <w:pPr>
        <w:rPr>
          <w:rFonts w:eastAsia="Calibri" w:cs="Arial"/>
          <w:szCs w:val="22"/>
        </w:rPr>
      </w:pPr>
    </w:p>
    <w:p w14:paraId="7567A4EB" w14:textId="77777777" w:rsidR="00E36F0E" w:rsidRDefault="00393DC0" w:rsidP="00E36F0E">
      <w:pPr>
        <w:rPr>
          <w:rFonts w:eastAsia="Calibri" w:cs="Arial"/>
          <w:szCs w:val="22"/>
        </w:rPr>
      </w:pPr>
      <w:r>
        <w:rPr>
          <w:rFonts w:eastAsia="Calibri" w:cs="Arial"/>
          <w:szCs w:val="22"/>
        </w:rPr>
        <w:t>Marketing report shall use WiFiNetworkUsageAlert FTCP message.</w:t>
      </w:r>
    </w:p>
    <w:p w14:paraId="242ED3AB" w14:textId="77777777" w:rsidR="00E36F0E" w:rsidRDefault="00E36F0E" w:rsidP="00E36F0E">
      <w:pPr>
        <w:rPr>
          <w:rFonts w:eastAsia="Calibri" w:cs="Arial"/>
          <w:szCs w:val="22"/>
        </w:rPr>
      </w:pPr>
    </w:p>
    <w:p w14:paraId="337B0A2F" w14:textId="77777777" w:rsidR="00E36F0E" w:rsidRDefault="00393DC0" w:rsidP="00E36F0E">
      <w:pPr>
        <w:rPr>
          <w:rFonts w:eastAsia="Calibri" w:cs="Arial"/>
          <w:szCs w:val="22"/>
        </w:rPr>
      </w:pPr>
      <w:r>
        <w:rPr>
          <w:rFonts w:eastAsia="Calibri" w:cs="Arial"/>
          <w:szCs w:val="22"/>
        </w:rPr>
        <w:t>Marketing WiFiNetworkUsageAlert report flow diagram:</w:t>
      </w:r>
    </w:p>
    <w:p w14:paraId="1242765B" w14:textId="6746CF13" w:rsidR="00E36F0E" w:rsidRDefault="00506E2F" w:rsidP="00506E2F">
      <w:pPr>
        <w:jc w:val="center"/>
      </w:pPr>
      <w:r>
        <w:object w:dxaOrig="13291" w:dyaOrig="7350" w14:anchorId="51E5D18D">
          <v:shape id="61e75b430000ebcb1640ce20" o:spid="_x0000_i1027" type="#_x0000_t75" style="width:513.95pt;height:284.7pt" o:ole="">
            <v:imagedata r:id="rId22" o:title=""/>
          </v:shape>
          <o:OLEObject Type="Embed" ProgID="Visio.Drawing.15" ShapeID="61e75b430000ebcb1640ce20" DrawAspect="Content" ObjectID="_1710333706" r:id="rId23"/>
        </w:object>
      </w:r>
    </w:p>
    <w:p w14:paraId="1AC34D43" w14:textId="77777777" w:rsidR="00E36F0E" w:rsidRDefault="00393DC0" w:rsidP="00E36F0E">
      <w:r>
        <w:t>WiFi client connection status change report flow diagram:</w:t>
      </w:r>
    </w:p>
    <w:p w14:paraId="5177D2C3" w14:textId="77777777" w:rsidR="00E36F0E" w:rsidRDefault="00E36F0E" w:rsidP="00E36F0E"/>
    <w:p w14:paraId="7CDD715B" w14:textId="137DB2A5" w:rsidR="00E36F0E" w:rsidRDefault="00506E2F" w:rsidP="00506E2F">
      <w:pPr>
        <w:jc w:val="center"/>
      </w:pPr>
      <w:r>
        <w:object w:dxaOrig="11085" w:dyaOrig="6630" w14:anchorId="78A4DEFE">
          <v:shape id="61e75b430000ebcb63d27f8b" o:spid="_x0000_i1028" type="#_x0000_t75" style="width:494.05pt;height:294.65pt" o:ole="">
            <v:imagedata r:id="rId24" o:title=""/>
          </v:shape>
          <o:OLEObject Type="Embed" ProgID="Visio.Drawing.15" ShapeID="61e75b430000ebcb63d27f8b" DrawAspect="Content" ObjectID="_1710333707" r:id="rId25"/>
        </w:object>
      </w:r>
    </w:p>
    <w:p w14:paraId="63EC2CAB" w14:textId="77777777" w:rsidR="00506E2F" w:rsidRPr="00506E2F" w:rsidRDefault="00506E2F" w:rsidP="00506E2F">
      <w:pPr>
        <w:pStyle w:val="Heading4"/>
        <w:rPr>
          <w:b w:val="0"/>
          <w:u w:val="single"/>
        </w:rPr>
      </w:pPr>
      <w:r w:rsidRPr="00506E2F">
        <w:rPr>
          <w:b w:val="0"/>
          <w:u w:val="single"/>
        </w:rPr>
        <w:t>WIR-REQ-295965/C-Sending The App Requests And Interfaces Provided To App To WIRServer Central Controller</w:t>
      </w:r>
    </w:p>
    <w:p w14:paraId="104DB2B3" w14:textId="767A835F" w:rsidR="00E36F0E" w:rsidRDefault="00393DC0" w:rsidP="00E36F0E">
      <w:r>
        <w:t>If in the event the WIRClient provided interfaces to requesting applications without WIRServer central controller involvement, then the WIRClient shall store the details and shall send to WIRServer once WIRServer central controller becomes available.</w:t>
      </w:r>
    </w:p>
    <w:p w14:paraId="0FCD397F" w14:textId="77777777" w:rsidR="00E36F0E" w:rsidRDefault="00E36F0E" w:rsidP="00E36F0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2"/>
        <w:gridCol w:w="1460"/>
        <w:gridCol w:w="2598"/>
        <w:gridCol w:w="1419"/>
        <w:gridCol w:w="1681"/>
      </w:tblGrid>
      <w:tr w:rsidR="00E36F0E" w14:paraId="1F04A761" w14:textId="77777777" w:rsidTr="00E36F0E">
        <w:trPr>
          <w:jc w:val="center"/>
        </w:trPr>
        <w:tc>
          <w:tcPr>
            <w:tcW w:w="1472" w:type="dxa"/>
            <w:tcBorders>
              <w:top w:val="single" w:sz="4" w:space="0" w:color="auto"/>
              <w:left w:val="single" w:sz="4" w:space="0" w:color="auto"/>
              <w:bottom w:val="single" w:sz="4" w:space="0" w:color="auto"/>
              <w:right w:val="single" w:sz="4" w:space="0" w:color="auto"/>
            </w:tcBorders>
            <w:hideMark/>
          </w:tcPr>
          <w:p w14:paraId="4F238704" w14:textId="77777777" w:rsidR="00E36F0E" w:rsidRDefault="00393DC0">
            <w:pPr>
              <w:spacing w:line="256" w:lineRule="auto"/>
              <w:rPr>
                <w:b/>
              </w:rPr>
            </w:pPr>
            <w:r>
              <w:rPr>
                <w:b/>
              </w:rPr>
              <w:t>Unique AllocationID and Time stamp</w:t>
            </w:r>
          </w:p>
        </w:tc>
        <w:tc>
          <w:tcPr>
            <w:tcW w:w="1460" w:type="dxa"/>
            <w:tcBorders>
              <w:top w:val="single" w:sz="4" w:space="0" w:color="auto"/>
              <w:left w:val="single" w:sz="4" w:space="0" w:color="auto"/>
              <w:bottom w:val="single" w:sz="4" w:space="0" w:color="auto"/>
              <w:right w:val="single" w:sz="4" w:space="0" w:color="auto"/>
            </w:tcBorders>
            <w:hideMark/>
          </w:tcPr>
          <w:p w14:paraId="20FF820A" w14:textId="77777777" w:rsidR="00E36F0E" w:rsidRDefault="00393DC0">
            <w:pPr>
              <w:spacing w:line="256" w:lineRule="auto"/>
              <w:rPr>
                <w:b/>
              </w:rPr>
            </w:pPr>
            <w:r>
              <w:rPr>
                <w:b/>
              </w:rPr>
              <w:t>Feature ID</w:t>
            </w:r>
          </w:p>
        </w:tc>
        <w:tc>
          <w:tcPr>
            <w:tcW w:w="2598" w:type="dxa"/>
            <w:tcBorders>
              <w:top w:val="single" w:sz="4" w:space="0" w:color="auto"/>
              <w:left w:val="single" w:sz="4" w:space="0" w:color="auto"/>
              <w:bottom w:val="single" w:sz="4" w:space="0" w:color="auto"/>
              <w:right w:val="single" w:sz="4" w:space="0" w:color="auto"/>
            </w:tcBorders>
            <w:hideMark/>
          </w:tcPr>
          <w:p w14:paraId="052C8E75" w14:textId="77777777" w:rsidR="00E36F0E" w:rsidRDefault="00393DC0">
            <w:pPr>
              <w:spacing w:line="256" w:lineRule="auto"/>
              <w:rPr>
                <w:b/>
              </w:rPr>
            </w:pPr>
            <w:r>
              <w:rPr>
                <w:b/>
              </w:rPr>
              <w:t>Interface provided and Token information (This is just an example)</w:t>
            </w:r>
          </w:p>
        </w:tc>
        <w:tc>
          <w:tcPr>
            <w:tcW w:w="1419" w:type="dxa"/>
            <w:tcBorders>
              <w:top w:val="single" w:sz="4" w:space="0" w:color="auto"/>
              <w:left w:val="single" w:sz="4" w:space="0" w:color="auto"/>
              <w:bottom w:val="single" w:sz="4" w:space="0" w:color="auto"/>
              <w:right w:val="single" w:sz="4" w:space="0" w:color="auto"/>
            </w:tcBorders>
            <w:hideMark/>
          </w:tcPr>
          <w:p w14:paraId="1961C34C" w14:textId="77777777" w:rsidR="00E36F0E" w:rsidRDefault="00393DC0">
            <w:pPr>
              <w:spacing w:line="256" w:lineRule="auto"/>
              <w:rPr>
                <w:b/>
              </w:rPr>
            </w:pPr>
            <w:r>
              <w:rPr>
                <w:b/>
              </w:rPr>
              <w:t>Edge Interface</w:t>
            </w:r>
          </w:p>
        </w:tc>
        <w:tc>
          <w:tcPr>
            <w:tcW w:w="1681" w:type="dxa"/>
            <w:tcBorders>
              <w:top w:val="single" w:sz="4" w:space="0" w:color="auto"/>
              <w:left w:val="single" w:sz="4" w:space="0" w:color="auto"/>
              <w:bottom w:val="single" w:sz="4" w:space="0" w:color="auto"/>
              <w:right w:val="single" w:sz="4" w:space="0" w:color="auto"/>
            </w:tcBorders>
            <w:hideMark/>
          </w:tcPr>
          <w:p w14:paraId="568DF534" w14:textId="77777777" w:rsidR="00E36F0E" w:rsidRDefault="00393DC0">
            <w:pPr>
              <w:spacing w:line="256" w:lineRule="auto"/>
              <w:rPr>
                <w:b/>
              </w:rPr>
            </w:pPr>
            <w:r>
              <w:rPr>
                <w:b/>
              </w:rPr>
              <w:t>Health of the all edge interfaces available</w:t>
            </w:r>
          </w:p>
        </w:tc>
      </w:tr>
      <w:tr w:rsidR="00E36F0E" w14:paraId="2BDEAAE8" w14:textId="77777777" w:rsidTr="00E36F0E">
        <w:trPr>
          <w:jc w:val="center"/>
        </w:trPr>
        <w:tc>
          <w:tcPr>
            <w:tcW w:w="1472" w:type="dxa"/>
            <w:tcBorders>
              <w:top w:val="single" w:sz="4" w:space="0" w:color="auto"/>
              <w:left w:val="single" w:sz="4" w:space="0" w:color="auto"/>
              <w:bottom w:val="single" w:sz="4" w:space="0" w:color="auto"/>
              <w:right w:val="single" w:sz="4" w:space="0" w:color="auto"/>
            </w:tcBorders>
            <w:hideMark/>
          </w:tcPr>
          <w:p w14:paraId="109605C3" w14:textId="77777777" w:rsidR="00E36F0E" w:rsidRDefault="00393DC0">
            <w:pPr>
              <w:spacing w:line="256" w:lineRule="auto"/>
            </w:pPr>
            <w:r>
              <w:t>101 06142017 2.25.11 pm</w:t>
            </w:r>
          </w:p>
        </w:tc>
        <w:tc>
          <w:tcPr>
            <w:tcW w:w="1460" w:type="dxa"/>
            <w:tcBorders>
              <w:top w:val="single" w:sz="4" w:space="0" w:color="auto"/>
              <w:left w:val="single" w:sz="4" w:space="0" w:color="auto"/>
              <w:bottom w:val="single" w:sz="4" w:space="0" w:color="auto"/>
              <w:right w:val="single" w:sz="4" w:space="0" w:color="auto"/>
            </w:tcBorders>
            <w:hideMark/>
          </w:tcPr>
          <w:p w14:paraId="6667D54A" w14:textId="77777777" w:rsidR="00E36F0E" w:rsidRDefault="00393DC0">
            <w:pPr>
              <w:spacing w:line="256" w:lineRule="auto"/>
            </w:pPr>
            <w:r>
              <w:t>Online traffic (example 701)</w:t>
            </w:r>
          </w:p>
        </w:tc>
        <w:tc>
          <w:tcPr>
            <w:tcW w:w="2598" w:type="dxa"/>
            <w:tcBorders>
              <w:top w:val="single" w:sz="4" w:space="0" w:color="auto"/>
              <w:left w:val="single" w:sz="4" w:space="0" w:color="auto"/>
              <w:bottom w:val="single" w:sz="4" w:space="0" w:color="auto"/>
              <w:right w:val="single" w:sz="4" w:space="0" w:color="auto"/>
            </w:tcBorders>
            <w:hideMark/>
          </w:tcPr>
          <w:p w14:paraId="386E74B7" w14:textId="77777777" w:rsidR="00E36F0E" w:rsidRDefault="00393DC0">
            <w:pPr>
              <w:spacing w:line="256" w:lineRule="auto"/>
            </w:pPr>
            <w:r>
              <w:t>10.100.10( emer, FCI etc.) and Token Key</w:t>
            </w:r>
          </w:p>
        </w:tc>
        <w:tc>
          <w:tcPr>
            <w:tcW w:w="1419" w:type="dxa"/>
            <w:tcBorders>
              <w:top w:val="single" w:sz="4" w:space="0" w:color="auto"/>
              <w:left w:val="single" w:sz="4" w:space="0" w:color="auto"/>
              <w:bottom w:val="single" w:sz="4" w:space="0" w:color="auto"/>
              <w:right w:val="single" w:sz="4" w:space="0" w:color="auto"/>
            </w:tcBorders>
            <w:hideMark/>
          </w:tcPr>
          <w:p w14:paraId="00805B7D" w14:textId="77777777" w:rsidR="00E36F0E" w:rsidRDefault="00393DC0">
            <w:pPr>
              <w:spacing w:line="256" w:lineRule="auto"/>
            </w:pPr>
            <w:r>
              <w:t>TCU cellular</w:t>
            </w:r>
          </w:p>
        </w:tc>
        <w:tc>
          <w:tcPr>
            <w:tcW w:w="1681" w:type="dxa"/>
            <w:tcBorders>
              <w:top w:val="single" w:sz="4" w:space="0" w:color="auto"/>
              <w:left w:val="single" w:sz="4" w:space="0" w:color="auto"/>
              <w:bottom w:val="single" w:sz="4" w:space="0" w:color="auto"/>
              <w:right w:val="single" w:sz="4" w:space="0" w:color="auto"/>
            </w:tcBorders>
            <w:hideMark/>
          </w:tcPr>
          <w:p w14:paraId="57427711" w14:textId="77777777" w:rsidR="00E36F0E" w:rsidRDefault="00393DC0">
            <w:pPr>
              <w:spacing w:line="256" w:lineRule="auto"/>
            </w:pPr>
            <w:r>
              <w:t>Qdiscs information if available</w:t>
            </w:r>
          </w:p>
        </w:tc>
      </w:tr>
      <w:tr w:rsidR="00E36F0E" w14:paraId="105FA038" w14:textId="77777777" w:rsidTr="00E36F0E">
        <w:trPr>
          <w:jc w:val="center"/>
        </w:trPr>
        <w:tc>
          <w:tcPr>
            <w:tcW w:w="1472" w:type="dxa"/>
            <w:tcBorders>
              <w:top w:val="single" w:sz="4" w:space="0" w:color="auto"/>
              <w:left w:val="single" w:sz="4" w:space="0" w:color="auto"/>
              <w:bottom w:val="single" w:sz="4" w:space="0" w:color="auto"/>
              <w:right w:val="single" w:sz="4" w:space="0" w:color="auto"/>
            </w:tcBorders>
            <w:hideMark/>
          </w:tcPr>
          <w:p w14:paraId="184F6285" w14:textId="77777777" w:rsidR="00E36F0E" w:rsidRDefault="00393DC0">
            <w:pPr>
              <w:spacing w:line="256" w:lineRule="auto"/>
            </w:pPr>
            <w:r>
              <w:t>103 06142017 2.25.25 pm</w:t>
            </w:r>
          </w:p>
        </w:tc>
        <w:tc>
          <w:tcPr>
            <w:tcW w:w="1460" w:type="dxa"/>
            <w:tcBorders>
              <w:top w:val="single" w:sz="4" w:space="0" w:color="auto"/>
              <w:left w:val="single" w:sz="4" w:space="0" w:color="auto"/>
              <w:bottom w:val="single" w:sz="4" w:space="0" w:color="auto"/>
              <w:right w:val="single" w:sz="4" w:space="0" w:color="auto"/>
            </w:tcBorders>
            <w:hideMark/>
          </w:tcPr>
          <w:p w14:paraId="388352CC" w14:textId="77777777" w:rsidR="00E36F0E" w:rsidRDefault="00393DC0">
            <w:pPr>
              <w:spacing w:line="256" w:lineRule="auto"/>
            </w:pPr>
            <w:r>
              <w:t>Parsed</w:t>
            </w:r>
          </w:p>
          <w:p w14:paraId="210C24B8" w14:textId="77777777" w:rsidR="00E36F0E" w:rsidRDefault="00393DC0">
            <w:pPr>
              <w:spacing w:line="256" w:lineRule="auto"/>
            </w:pPr>
            <w:r>
              <w:t>(example 702)</w:t>
            </w:r>
          </w:p>
        </w:tc>
        <w:tc>
          <w:tcPr>
            <w:tcW w:w="2598" w:type="dxa"/>
            <w:tcBorders>
              <w:top w:val="single" w:sz="4" w:space="0" w:color="auto"/>
              <w:left w:val="single" w:sz="4" w:space="0" w:color="auto"/>
              <w:bottom w:val="single" w:sz="4" w:space="0" w:color="auto"/>
              <w:right w:val="single" w:sz="4" w:space="0" w:color="auto"/>
            </w:tcBorders>
            <w:hideMark/>
          </w:tcPr>
          <w:p w14:paraId="69E95AB1" w14:textId="77777777" w:rsidR="00E36F0E" w:rsidRDefault="00393DC0">
            <w:pPr>
              <w:spacing w:line="256" w:lineRule="auto"/>
            </w:pPr>
            <w:r>
              <w:t>10.101.14(background generic)</w:t>
            </w:r>
          </w:p>
        </w:tc>
        <w:tc>
          <w:tcPr>
            <w:tcW w:w="1419" w:type="dxa"/>
            <w:tcBorders>
              <w:top w:val="single" w:sz="4" w:space="0" w:color="auto"/>
              <w:left w:val="single" w:sz="4" w:space="0" w:color="auto"/>
              <w:bottom w:val="single" w:sz="4" w:space="0" w:color="auto"/>
              <w:right w:val="single" w:sz="4" w:space="0" w:color="auto"/>
            </w:tcBorders>
            <w:hideMark/>
          </w:tcPr>
          <w:p w14:paraId="38492CD1" w14:textId="77777777" w:rsidR="00E36F0E" w:rsidRDefault="00393DC0">
            <w:pPr>
              <w:spacing w:line="256" w:lineRule="auto"/>
            </w:pPr>
            <w:r>
              <w:t>TCU WIFI</w:t>
            </w:r>
          </w:p>
        </w:tc>
        <w:tc>
          <w:tcPr>
            <w:tcW w:w="1681" w:type="dxa"/>
            <w:tcBorders>
              <w:top w:val="single" w:sz="4" w:space="0" w:color="auto"/>
              <w:left w:val="single" w:sz="4" w:space="0" w:color="auto"/>
              <w:bottom w:val="single" w:sz="4" w:space="0" w:color="auto"/>
              <w:right w:val="single" w:sz="4" w:space="0" w:color="auto"/>
            </w:tcBorders>
            <w:hideMark/>
          </w:tcPr>
          <w:p w14:paraId="6A4912B5" w14:textId="77777777" w:rsidR="00E36F0E" w:rsidRDefault="00393DC0">
            <w:pPr>
              <w:spacing w:line="256" w:lineRule="auto"/>
            </w:pPr>
            <w:r>
              <w:t>Qdiscs information if available</w:t>
            </w:r>
          </w:p>
        </w:tc>
      </w:tr>
    </w:tbl>
    <w:p w14:paraId="3F923E7D" w14:textId="77777777" w:rsidR="00E36F0E" w:rsidRDefault="00E36F0E" w:rsidP="00E36F0E"/>
    <w:p w14:paraId="68741973" w14:textId="77777777" w:rsidR="00E36F0E" w:rsidRPr="004B7381" w:rsidRDefault="00393DC0" w:rsidP="00E36F0E">
      <w:r>
        <w:t>If Central controller is available and Central controller provides interface in that event the WIRClient shall provide AllocationID, Feature ID to the WIRServer Central controller.</w:t>
      </w:r>
    </w:p>
    <w:p w14:paraId="62DAAD92" w14:textId="77777777" w:rsidR="00506E2F" w:rsidRPr="00506E2F" w:rsidRDefault="00506E2F" w:rsidP="00506E2F">
      <w:pPr>
        <w:pStyle w:val="Heading4"/>
        <w:rPr>
          <w:b w:val="0"/>
          <w:u w:val="single"/>
        </w:rPr>
      </w:pPr>
      <w:r w:rsidRPr="00506E2F">
        <w:rPr>
          <w:b w:val="0"/>
          <w:u w:val="single"/>
        </w:rPr>
        <w:t>WIR-REQ-402383/A-Controlling diagnostic data upload by CCS setting</w:t>
      </w:r>
    </w:p>
    <w:p w14:paraId="1E227785" w14:textId="7A419779" w:rsidR="00E36F0E" w:rsidRPr="007C0F04" w:rsidRDefault="00393DC0" w:rsidP="00E36F0E">
      <w:r>
        <w:t>If bAllow_FEATURE46_Diagnostics is set to ON, WIRServer shall upload diagnostic data. Otherwise, WIRServer shall not upload diagnostic data.</w:t>
      </w:r>
    </w:p>
    <w:p w14:paraId="74E30E8E" w14:textId="77777777" w:rsidR="00E36F0E" w:rsidRDefault="00393DC0" w:rsidP="00506E2F">
      <w:pPr>
        <w:pStyle w:val="Heading3"/>
      </w:pPr>
      <w:bookmarkStart w:id="40" w:name="_Toc93426736"/>
      <w:r>
        <w:t>Use Cases</w:t>
      </w:r>
      <w:bookmarkEnd w:id="40"/>
    </w:p>
    <w:p w14:paraId="6F7AF923" w14:textId="0429A767" w:rsidR="00E36F0E" w:rsidRDefault="00393DC0" w:rsidP="00506E2F">
      <w:pPr>
        <w:pStyle w:val="Heading4"/>
      </w:pPr>
      <w:r>
        <w:t>WIR-UC-REQ-296112/E-WIR provides diagnostics information to cloud based on request from Cloud</w:t>
      </w:r>
    </w:p>
    <w:p w14:paraId="51ECBAA4" w14:textId="4D07DBAE" w:rsidR="00E36F0E" w:rsidRPr="00AE06BC" w:rsidRDefault="00E36F0E" w:rsidP="00E36F0E"/>
    <w:tbl>
      <w:tblPr>
        <w:tblStyle w:val="TableGrid"/>
        <w:tblW w:w="0" w:type="auto"/>
        <w:jc w:val="center"/>
        <w:tblLook w:val="04A0" w:firstRow="1" w:lastRow="0" w:firstColumn="1" w:lastColumn="0" w:noHBand="0" w:noVBand="1"/>
      </w:tblPr>
      <w:tblGrid>
        <w:gridCol w:w="1910"/>
        <w:gridCol w:w="7666"/>
      </w:tblGrid>
      <w:tr w:rsidR="00E36F0E" w:rsidRPr="003B0CED" w14:paraId="587FDB81" w14:textId="77777777" w:rsidTr="00506E2F">
        <w:trPr>
          <w:jc w:val="center"/>
        </w:trPr>
        <w:tc>
          <w:tcPr>
            <w:tcW w:w="1910" w:type="dxa"/>
            <w:shd w:val="clear" w:color="auto" w:fill="BFBFBF" w:themeFill="background1" w:themeFillShade="BF"/>
          </w:tcPr>
          <w:p w14:paraId="01C10B56" w14:textId="77777777" w:rsidR="00E36F0E" w:rsidRPr="007373DA" w:rsidRDefault="00393DC0" w:rsidP="00E36F0E">
            <w:pPr>
              <w:rPr>
                <w:b/>
              </w:rPr>
            </w:pPr>
            <w:r w:rsidRPr="007373DA">
              <w:rPr>
                <w:b/>
              </w:rPr>
              <w:t>Actors</w:t>
            </w:r>
          </w:p>
        </w:tc>
        <w:tc>
          <w:tcPr>
            <w:tcW w:w="7666" w:type="dxa"/>
          </w:tcPr>
          <w:p w14:paraId="65DC88FA" w14:textId="77777777" w:rsidR="00E36F0E" w:rsidRPr="008A772E" w:rsidRDefault="00393DC0" w:rsidP="00E36F0E">
            <w:pPr>
              <w:rPr>
                <w:rFonts w:cs="Arial"/>
              </w:rPr>
            </w:pPr>
            <w:r>
              <w:rPr>
                <w:rFonts w:cs="Arial"/>
              </w:rPr>
              <w:t>WIRServer, WIRClients, Ford Cloud</w:t>
            </w:r>
          </w:p>
        </w:tc>
      </w:tr>
      <w:tr w:rsidR="00E36F0E" w:rsidRPr="003B0CED" w14:paraId="3449899F" w14:textId="77777777" w:rsidTr="00506E2F">
        <w:trPr>
          <w:jc w:val="center"/>
        </w:trPr>
        <w:tc>
          <w:tcPr>
            <w:tcW w:w="1910" w:type="dxa"/>
            <w:tcBorders>
              <w:bottom w:val="single" w:sz="4" w:space="0" w:color="auto"/>
            </w:tcBorders>
            <w:shd w:val="clear" w:color="auto" w:fill="BFBFBF" w:themeFill="background1" w:themeFillShade="BF"/>
          </w:tcPr>
          <w:p w14:paraId="3C14B7EF" w14:textId="77777777" w:rsidR="00E36F0E" w:rsidRPr="007373DA" w:rsidRDefault="00393DC0" w:rsidP="00E36F0E">
            <w:pPr>
              <w:rPr>
                <w:b/>
              </w:rPr>
            </w:pPr>
            <w:r>
              <w:rPr>
                <w:b/>
              </w:rPr>
              <w:t>Pre-c</w:t>
            </w:r>
            <w:r w:rsidRPr="007373DA">
              <w:rPr>
                <w:b/>
              </w:rPr>
              <w:t>onditions</w:t>
            </w:r>
          </w:p>
        </w:tc>
        <w:tc>
          <w:tcPr>
            <w:tcW w:w="7666" w:type="dxa"/>
            <w:tcBorders>
              <w:bottom w:val="single" w:sz="4" w:space="0" w:color="auto"/>
            </w:tcBorders>
          </w:tcPr>
          <w:p w14:paraId="01E11E06" w14:textId="77777777" w:rsidR="00E36F0E" w:rsidRPr="005A6177" w:rsidRDefault="00393DC0" w:rsidP="00393DC0">
            <w:pPr>
              <w:numPr>
                <w:ilvl w:val="0"/>
                <w:numId w:val="34"/>
              </w:numPr>
              <w:rPr>
                <w:rFonts w:cs="Arial"/>
              </w:rPr>
            </w:pPr>
            <w:r w:rsidRPr="00B26357">
              <w:rPr>
                <w:rFonts w:cs="Arial"/>
              </w:rPr>
              <w:t>Customer triggers bug report</w:t>
            </w:r>
          </w:p>
        </w:tc>
      </w:tr>
      <w:tr w:rsidR="00E36F0E" w:rsidRPr="003B0CED" w14:paraId="1BB2FF5E" w14:textId="77777777" w:rsidTr="00506E2F">
        <w:trPr>
          <w:jc w:val="center"/>
        </w:trPr>
        <w:tc>
          <w:tcPr>
            <w:tcW w:w="1910" w:type="dxa"/>
            <w:tcBorders>
              <w:left w:val="single" w:sz="4" w:space="0" w:color="auto"/>
              <w:bottom w:val="single" w:sz="4" w:space="0" w:color="auto"/>
            </w:tcBorders>
            <w:shd w:val="clear" w:color="auto" w:fill="BFBFBF" w:themeFill="background1" w:themeFillShade="BF"/>
          </w:tcPr>
          <w:p w14:paraId="04317082" w14:textId="77777777" w:rsidR="00E36F0E" w:rsidRPr="007373DA" w:rsidRDefault="00393DC0" w:rsidP="00E36F0E">
            <w:pPr>
              <w:rPr>
                <w:b/>
              </w:rPr>
            </w:pPr>
            <w:r>
              <w:rPr>
                <w:b/>
              </w:rPr>
              <w:t>Scenario Description</w:t>
            </w:r>
          </w:p>
        </w:tc>
        <w:tc>
          <w:tcPr>
            <w:tcW w:w="7666" w:type="dxa"/>
            <w:tcBorders>
              <w:right w:val="single" w:sz="4" w:space="0" w:color="auto"/>
            </w:tcBorders>
            <w:shd w:val="clear" w:color="auto" w:fill="auto"/>
          </w:tcPr>
          <w:p w14:paraId="77B5EA3D" w14:textId="77777777" w:rsidR="00E36F0E" w:rsidRDefault="00393DC0" w:rsidP="00E36F0E">
            <w:pPr>
              <w:rPr>
                <w:rFonts w:cs="Arial"/>
              </w:rPr>
            </w:pPr>
            <w:r w:rsidRPr="00373D52">
              <w:rPr>
                <w:rFonts w:cs="Arial"/>
              </w:rPr>
              <w:t>Customer has a connectivity issue and triggers bug report to be sent to the cloud via on demand diagnostics</w:t>
            </w:r>
          </w:p>
          <w:p w14:paraId="18E81D26" w14:textId="77777777" w:rsidR="00E36F0E" w:rsidRPr="008A772E" w:rsidRDefault="00E36F0E" w:rsidP="00E36F0E">
            <w:pPr>
              <w:rPr>
                <w:rFonts w:cs="Arial"/>
              </w:rPr>
            </w:pPr>
          </w:p>
        </w:tc>
      </w:tr>
      <w:tr w:rsidR="00E36F0E" w:rsidRPr="003B0CED" w14:paraId="5D1BF3C7" w14:textId="77777777" w:rsidTr="00506E2F">
        <w:trPr>
          <w:jc w:val="center"/>
        </w:trPr>
        <w:tc>
          <w:tcPr>
            <w:tcW w:w="1910" w:type="dxa"/>
            <w:tcBorders>
              <w:top w:val="single" w:sz="4" w:space="0" w:color="auto"/>
              <w:left w:val="single" w:sz="4" w:space="0" w:color="auto"/>
              <w:bottom w:val="single" w:sz="4" w:space="0" w:color="auto"/>
            </w:tcBorders>
            <w:shd w:val="clear" w:color="auto" w:fill="BFBFBF" w:themeFill="background1" w:themeFillShade="BF"/>
          </w:tcPr>
          <w:p w14:paraId="3CFB7458" w14:textId="77777777" w:rsidR="00E36F0E" w:rsidRPr="007373DA" w:rsidRDefault="00393DC0" w:rsidP="00E36F0E">
            <w:pPr>
              <w:rPr>
                <w:b/>
              </w:rPr>
            </w:pPr>
            <w:r w:rsidRPr="007373DA">
              <w:rPr>
                <w:b/>
              </w:rPr>
              <w:lastRenderedPageBreak/>
              <w:t>Post-conditions</w:t>
            </w:r>
          </w:p>
        </w:tc>
        <w:tc>
          <w:tcPr>
            <w:tcW w:w="7666" w:type="dxa"/>
            <w:tcBorders>
              <w:bottom w:val="single" w:sz="4" w:space="0" w:color="auto"/>
              <w:right w:val="single" w:sz="4" w:space="0" w:color="auto"/>
            </w:tcBorders>
            <w:shd w:val="clear" w:color="auto" w:fill="auto"/>
          </w:tcPr>
          <w:p w14:paraId="15AB1A7B" w14:textId="77777777" w:rsidR="00E36F0E" w:rsidRDefault="00393DC0" w:rsidP="00E36F0E">
            <w:pPr>
              <w:rPr>
                <w:rFonts w:cs="Arial"/>
              </w:rPr>
            </w:pPr>
            <w:r>
              <w:rPr>
                <w:rFonts w:cs="Arial"/>
              </w:rPr>
              <w:t>WIR receives the request for WIR diagnostics logs</w:t>
            </w:r>
          </w:p>
          <w:p w14:paraId="6023913C" w14:textId="77777777" w:rsidR="00E36F0E" w:rsidRDefault="00393DC0" w:rsidP="00E36F0E">
            <w:pPr>
              <w:rPr>
                <w:rFonts w:cs="Arial"/>
              </w:rPr>
            </w:pPr>
            <w:r>
              <w:rPr>
                <w:rFonts w:cs="Arial"/>
              </w:rPr>
              <w:t>WIR retrieves the stored logs</w:t>
            </w:r>
          </w:p>
          <w:p w14:paraId="4F879F9C" w14:textId="77777777" w:rsidR="00E36F0E" w:rsidRDefault="00393DC0" w:rsidP="00E36F0E">
            <w:pPr>
              <w:rPr>
                <w:rFonts w:cs="Arial"/>
              </w:rPr>
            </w:pPr>
            <w:r>
              <w:rPr>
                <w:rFonts w:cs="Arial"/>
              </w:rPr>
              <w:t>WIR sends the logs to diagnostics framework</w:t>
            </w:r>
          </w:p>
          <w:p w14:paraId="21030455" w14:textId="77777777" w:rsidR="00E36F0E" w:rsidRDefault="00393DC0" w:rsidP="00E36F0E">
            <w:pPr>
              <w:rPr>
                <w:rFonts w:cs="Arial"/>
              </w:rPr>
            </w:pPr>
            <w:r>
              <w:rPr>
                <w:rFonts w:cs="Arial"/>
              </w:rPr>
              <w:t>Diagnostics framework sends the logs to Ford cloud</w:t>
            </w:r>
          </w:p>
          <w:p w14:paraId="0BC9F07F" w14:textId="77777777" w:rsidR="00E36F0E" w:rsidRPr="00FA28C4" w:rsidRDefault="00E36F0E" w:rsidP="00E36F0E">
            <w:pPr>
              <w:rPr>
                <w:rFonts w:cs="Arial"/>
              </w:rPr>
            </w:pPr>
          </w:p>
        </w:tc>
      </w:tr>
      <w:tr w:rsidR="00E36F0E" w:rsidRPr="003B0CED" w14:paraId="6DB0A3C4" w14:textId="77777777" w:rsidTr="00506E2F">
        <w:trPr>
          <w:jc w:val="center"/>
        </w:trPr>
        <w:tc>
          <w:tcPr>
            <w:tcW w:w="1910" w:type="dxa"/>
            <w:tcBorders>
              <w:left w:val="single" w:sz="4" w:space="0" w:color="auto"/>
              <w:bottom w:val="single" w:sz="4" w:space="0" w:color="auto"/>
              <w:right w:val="single" w:sz="4" w:space="0" w:color="auto"/>
            </w:tcBorders>
            <w:shd w:val="clear" w:color="auto" w:fill="BFBFBF" w:themeFill="background1" w:themeFillShade="BF"/>
          </w:tcPr>
          <w:p w14:paraId="1464099D" w14:textId="77777777" w:rsidR="00E36F0E" w:rsidRPr="007373DA" w:rsidRDefault="00393DC0" w:rsidP="00E36F0E">
            <w:pPr>
              <w:rPr>
                <w:b/>
              </w:rPr>
            </w:pPr>
            <w:r w:rsidRPr="007373DA">
              <w:rPr>
                <w:b/>
              </w:rPr>
              <w:t>Interfaces</w:t>
            </w:r>
          </w:p>
        </w:tc>
        <w:tc>
          <w:tcPr>
            <w:tcW w:w="7666" w:type="dxa"/>
            <w:tcBorders>
              <w:left w:val="single" w:sz="4" w:space="0" w:color="auto"/>
              <w:bottom w:val="single" w:sz="4" w:space="0" w:color="auto"/>
              <w:right w:val="single" w:sz="4" w:space="0" w:color="auto"/>
            </w:tcBorders>
            <w:shd w:val="clear" w:color="auto" w:fill="auto"/>
          </w:tcPr>
          <w:p w14:paraId="5CD18A39" w14:textId="77777777" w:rsidR="00E36F0E" w:rsidRPr="008A772E" w:rsidRDefault="00E36F0E" w:rsidP="00E36F0E">
            <w:pPr>
              <w:rPr>
                <w:rFonts w:cs="Arial"/>
              </w:rPr>
            </w:pPr>
          </w:p>
        </w:tc>
      </w:tr>
      <w:tr w:rsidR="00E36F0E" w:rsidRPr="003B0CED" w14:paraId="5F636B69" w14:textId="77777777" w:rsidTr="00506E2F">
        <w:trPr>
          <w:jc w:val="center"/>
        </w:trPr>
        <w:tc>
          <w:tcPr>
            <w:tcW w:w="1910" w:type="dxa"/>
            <w:tcBorders>
              <w:left w:val="single" w:sz="4" w:space="0" w:color="auto"/>
              <w:bottom w:val="single" w:sz="4" w:space="0" w:color="auto"/>
              <w:right w:val="single" w:sz="4" w:space="0" w:color="auto"/>
            </w:tcBorders>
            <w:shd w:val="clear" w:color="auto" w:fill="BFBFBF" w:themeFill="background1" w:themeFillShade="BF"/>
          </w:tcPr>
          <w:p w14:paraId="2C878818" w14:textId="77777777" w:rsidR="00E36F0E" w:rsidRPr="007373DA" w:rsidRDefault="00393DC0" w:rsidP="00E36F0E">
            <w:pPr>
              <w:rPr>
                <w:b/>
              </w:rPr>
            </w:pPr>
            <w:r>
              <w:rPr>
                <w:b/>
              </w:rPr>
              <w:t>Notes</w:t>
            </w:r>
          </w:p>
        </w:tc>
        <w:tc>
          <w:tcPr>
            <w:tcW w:w="7666" w:type="dxa"/>
            <w:tcBorders>
              <w:left w:val="single" w:sz="4" w:space="0" w:color="auto"/>
              <w:bottom w:val="single" w:sz="4" w:space="0" w:color="auto"/>
              <w:right w:val="single" w:sz="4" w:space="0" w:color="auto"/>
            </w:tcBorders>
            <w:shd w:val="clear" w:color="auto" w:fill="auto"/>
          </w:tcPr>
          <w:p w14:paraId="667CDE27" w14:textId="77777777" w:rsidR="00E36F0E" w:rsidRPr="008A772E" w:rsidRDefault="00E36F0E" w:rsidP="00E36F0E">
            <w:pPr>
              <w:rPr>
                <w:rFonts w:cs="Arial"/>
              </w:rPr>
            </w:pPr>
          </w:p>
        </w:tc>
      </w:tr>
    </w:tbl>
    <w:p w14:paraId="041C94E8" w14:textId="77777777" w:rsidR="00E36F0E" w:rsidRDefault="00E36F0E" w:rsidP="00E36F0E"/>
    <w:p w14:paraId="3A754B52" w14:textId="77777777" w:rsidR="00E36F0E" w:rsidRDefault="00393DC0" w:rsidP="00506E2F">
      <w:pPr>
        <w:pStyle w:val="Heading3"/>
      </w:pPr>
      <w:bookmarkStart w:id="41" w:name="_Toc93426737"/>
      <w:r>
        <w:t>White Box View</w:t>
      </w:r>
      <w:bookmarkEnd w:id="41"/>
    </w:p>
    <w:p w14:paraId="6C761D5A" w14:textId="77777777" w:rsidR="00E36F0E" w:rsidRDefault="00393DC0">
      <w:pPr>
        <w:spacing w:after="200" w:line="276" w:lineRule="auto"/>
      </w:pPr>
      <w:r>
        <w:br w:type="page"/>
      </w:r>
    </w:p>
    <w:p w14:paraId="0A50EDED" w14:textId="77777777" w:rsidR="00E36F0E" w:rsidRDefault="00E36F0E" w:rsidP="00E36F0E"/>
    <w:p w14:paraId="4D657F51" w14:textId="6D6E628E" w:rsidR="00E36F0E" w:rsidRDefault="00393DC0" w:rsidP="00506E2F">
      <w:pPr>
        <w:pStyle w:val="Heading2"/>
      </w:pPr>
      <w:bookmarkStart w:id="42" w:name="_Toc93426738"/>
      <w:r w:rsidRPr="00B9479B">
        <w:t>WIR-FUN-REQ-295966/A-Data Usage</w:t>
      </w:r>
      <w:bookmarkEnd w:id="42"/>
    </w:p>
    <w:p w14:paraId="1FD8C399" w14:textId="77777777" w:rsidR="00E36F0E" w:rsidRDefault="00E36F0E" w:rsidP="00E36F0E"/>
    <w:p w14:paraId="406C1339" w14:textId="77777777" w:rsidR="00E36F0E" w:rsidRDefault="00393DC0" w:rsidP="00506E2F">
      <w:pPr>
        <w:pStyle w:val="Heading3"/>
      </w:pPr>
      <w:bookmarkStart w:id="43" w:name="_Toc93426739"/>
      <w:r>
        <w:t>Requirements</w:t>
      </w:r>
      <w:bookmarkEnd w:id="43"/>
    </w:p>
    <w:p w14:paraId="01C4B079" w14:textId="77777777" w:rsidR="00506E2F" w:rsidRPr="00506E2F" w:rsidRDefault="00506E2F" w:rsidP="00506E2F">
      <w:pPr>
        <w:pStyle w:val="Heading4"/>
        <w:rPr>
          <w:b w:val="0"/>
          <w:u w:val="single"/>
        </w:rPr>
      </w:pPr>
      <w:r w:rsidRPr="00506E2F">
        <w:rPr>
          <w:b w:val="0"/>
          <w:u w:val="single"/>
        </w:rPr>
        <w:t>WIR-REQ-295967/D-Data usage calculation</w:t>
      </w:r>
    </w:p>
    <w:p w14:paraId="2B53F298" w14:textId="71B2C5E1" w:rsidR="00E36F0E" w:rsidRPr="00A9067C" w:rsidRDefault="00393DC0" w:rsidP="00E36F0E">
      <w:r>
        <w:t xml:space="preserve">The Data usage shall be calculated per application by each </w:t>
      </w:r>
      <w:r>
        <w:rPr>
          <w:rFonts w:eastAsia="Calibri"/>
        </w:rPr>
        <w:t>WIRClient</w:t>
      </w:r>
      <w:r w:rsidRPr="00E14E7B">
        <w:rPr>
          <w:rFonts w:eastAsia="Calibri"/>
        </w:rPr>
        <w:t xml:space="preserve"> </w:t>
      </w:r>
      <w:r>
        <w:t xml:space="preserve">and </w:t>
      </w:r>
      <w:r>
        <w:rPr>
          <w:rFonts w:eastAsia="Calibri"/>
        </w:rPr>
        <w:t>WIRServer</w:t>
      </w:r>
      <w:r>
        <w:t>.</w:t>
      </w:r>
    </w:p>
    <w:p w14:paraId="3EA6083A" w14:textId="77777777" w:rsidR="00506E2F" w:rsidRPr="00506E2F" w:rsidRDefault="00506E2F" w:rsidP="00506E2F">
      <w:pPr>
        <w:pStyle w:val="Heading4"/>
        <w:rPr>
          <w:b w:val="0"/>
          <w:u w:val="single"/>
        </w:rPr>
      </w:pPr>
      <w:r w:rsidRPr="00506E2F">
        <w:rPr>
          <w:b w:val="0"/>
          <w:u w:val="single"/>
        </w:rPr>
        <w:t>WIR-REQ-295968/D-Data usage calculation scope</w:t>
      </w:r>
    </w:p>
    <w:p w14:paraId="4554DAF2" w14:textId="029679BB" w:rsidR="00E36F0E" w:rsidRPr="00AC748B" w:rsidRDefault="00393DC0" w:rsidP="00E36F0E">
      <w:r>
        <w:t xml:space="preserve">The Data usage shall be calculated per application in each of the Ethernet connected modules (all </w:t>
      </w:r>
      <w:r>
        <w:rPr>
          <w:rFonts w:eastAsia="Calibri"/>
        </w:rPr>
        <w:t>WIRClients</w:t>
      </w:r>
      <w:r w:rsidRPr="003626B6">
        <w:rPr>
          <w:rFonts w:eastAsia="Calibri"/>
        </w:rPr>
        <w:t xml:space="preserve"> </w:t>
      </w:r>
      <w:r>
        <w:t xml:space="preserve">and </w:t>
      </w:r>
      <w:r>
        <w:rPr>
          <w:rFonts w:eastAsia="Calibri"/>
        </w:rPr>
        <w:t>WIRServer</w:t>
      </w:r>
      <w:r>
        <w:t>).</w:t>
      </w:r>
    </w:p>
    <w:p w14:paraId="636050BA" w14:textId="77777777" w:rsidR="00E36F0E" w:rsidRPr="00C32859" w:rsidRDefault="00E36F0E" w:rsidP="00E36F0E"/>
    <w:p w14:paraId="3B0F1B9B" w14:textId="77777777" w:rsidR="00506E2F" w:rsidRPr="00506E2F" w:rsidRDefault="00506E2F" w:rsidP="00506E2F">
      <w:pPr>
        <w:pStyle w:val="Heading4"/>
        <w:rPr>
          <w:b w:val="0"/>
          <w:u w:val="single"/>
        </w:rPr>
      </w:pPr>
      <w:r w:rsidRPr="00506E2F">
        <w:rPr>
          <w:b w:val="0"/>
          <w:u w:val="single"/>
        </w:rPr>
        <w:t>WIR-REQ-295969/D-Data usage aggregation per application</w:t>
      </w:r>
    </w:p>
    <w:p w14:paraId="38731426" w14:textId="4DA2E4F2" w:rsidR="00E36F0E" w:rsidRDefault="00393DC0" w:rsidP="00E36F0E">
      <w:r>
        <w:t>WIRClients shall provide calculated data usage to WIRServer where data usage is aggregated.</w:t>
      </w:r>
    </w:p>
    <w:p w14:paraId="31D8D39E" w14:textId="77777777" w:rsidR="00E36F0E" w:rsidRDefault="00E36F0E" w:rsidP="00E36F0E"/>
    <w:p w14:paraId="663B2625" w14:textId="77777777" w:rsidR="00E36F0E" w:rsidRPr="00EC4E56" w:rsidRDefault="00393DC0" w:rsidP="00E36F0E">
      <w:r>
        <w:t xml:space="preserve">If the same application resides in </w:t>
      </w:r>
      <w:r>
        <w:rPr>
          <w:rFonts w:eastAsia="Calibri"/>
        </w:rPr>
        <w:t>WIRClients</w:t>
      </w:r>
      <w:r w:rsidRPr="001F2DCE">
        <w:rPr>
          <w:rFonts w:eastAsia="Calibri"/>
        </w:rPr>
        <w:t xml:space="preserve"> </w:t>
      </w:r>
      <w:r>
        <w:t xml:space="preserve">and </w:t>
      </w:r>
      <w:r>
        <w:rPr>
          <w:rFonts w:eastAsia="Calibri"/>
        </w:rPr>
        <w:t xml:space="preserve">WIRServer </w:t>
      </w:r>
      <w:r>
        <w:t>then data usage shall be calculated collectively and aggregated by WIRServer.</w:t>
      </w:r>
    </w:p>
    <w:p w14:paraId="063339CE" w14:textId="77777777" w:rsidR="00E36F0E" w:rsidRPr="008B0E9D" w:rsidRDefault="00E36F0E" w:rsidP="00E36F0E"/>
    <w:p w14:paraId="6B4AE048" w14:textId="77777777" w:rsidR="00506E2F" w:rsidRPr="00506E2F" w:rsidRDefault="00506E2F" w:rsidP="00506E2F">
      <w:pPr>
        <w:pStyle w:val="Heading4"/>
        <w:rPr>
          <w:b w:val="0"/>
          <w:u w:val="single"/>
        </w:rPr>
      </w:pPr>
      <w:r w:rsidRPr="00506E2F">
        <w:rPr>
          <w:b w:val="0"/>
          <w:u w:val="single"/>
        </w:rPr>
        <w:t>WIR-REQ-295970/H-Data usage and edge interface</w:t>
      </w:r>
    </w:p>
    <w:p w14:paraId="7D5B9C30" w14:textId="328B1B73" w:rsidR="00E36F0E" w:rsidRDefault="00393DC0" w:rsidP="00E36F0E">
      <w:r>
        <w:t>Data usage for each of the application shall be calculated individually for each of the application and each individual interface and stored in WIRServer module and shall be sent to cloud upon request. The WIRServer shall be responsible for maintaining / aggregating the calculated data usage details. All of the WIRClients</w:t>
      </w:r>
      <w:r w:rsidRPr="00643567">
        <w:t xml:space="preserve"> </w:t>
      </w:r>
      <w:r>
        <w:t>shall provide the WIRServer details of data usage calculated per App calculated locally.</w:t>
      </w:r>
    </w:p>
    <w:p w14:paraId="3E83EAE7" w14:textId="77777777" w:rsidR="00E36F0E" w:rsidRDefault="00E36F0E" w:rsidP="00E36F0E"/>
    <w:p w14:paraId="65D7775B" w14:textId="77777777" w:rsidR="00E36F0E" w:rsidRDefault="00393DC0" w:rsidP="00E36F0E">
      <w:r>
        <w:t>Below is an example table which WIRServer maintains.</w:t>
      </w:r>
    </w:p>
    <w:p w14:paraId="160ADD4A" w14:textId="77777777" w:rsidR="00E36F0E" w:rsidRDefault="00E36F0E" w:rsidP="00E36F0E"/>
    <w:p w14:paraId="39D823B2" w14:textId="77777777" w:rsidR="00E36F0E" w:rsidRDefault="00393DC0" w:rsidP="00E36F0E">
      <w:r>
        <w:t>For example:</w:t>
      </w:r>
    </w:p>
    <w:p w14:paraId="33DE25E7" w14:textId="77777777" w:rsidR="00E36F0E" w:rsidRDefault="00393DC0" w:rsidP="00E36F0E">
      <w:r>
        <w:t>Data usage for OTA app for period</w:t>
      </w:r>
    </w:p>
    <w:p w14:paraId="6C60D845" w14:textId="77777777" w:rsidR="00E36F0E" w:rsidRDefault="00393DC0" w:rsidP="00E36F0E">
      <w:r>
        <w:t>OTA app using cellular: 10 MB</w:t>
      </w:r>
    </w:p>
    <w:p w14:paraId="5A55C899" w14:textId="77777777" w:rsidR="00E36F0E" w:rsidRDefault="00393DC0" w:rsidP="00E36F0E">
      <w:r>
        <w:t>OTA app using WIFI: 500 MB</w:t>
      </w:r>
    </w:p>
    <w:p w14:paraId="27FD8766" w14:textId="77777777" w:rsidR="00E36F0E" w:rsidRDefault="00E36F0E" w:rsidP="00E36F0E"/>
    <w:tbl>
      <w:tblPr>
        <w:tblW w:w="85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2425"/>
        <w:gridCol w:w="754"/>
        <w:gridCol w:w="836"/>
        <w:gridCol w:w="570"/>
        <w:gridCol w:w="800"/>
        <w:gridCol w:w="645"/>
        <w:gridCol w:w="885"/>
        <w:gridCol w:w="697"/>
        <w:gridCol w:w="927"/>
      </w:tblGrid>
      <w:tr w:rsidR="00E36F0E" w14:paraId="4B26DB38" w14:textId="77777777" w:rsidTr="00E36F0E">
        <w:trPr>
          <w:trHeight w:val="569"/>
          <w:jc w:val="center"/>
        </w:trPr>
        <w:tc>
          <w:tcPr>
            <w:tcW w:w="2425" w:type="dxa"/>
            <w:tcMar>
              <w:top w:w="15" w:type="dxa"/>
              <w:left w:w="15" w:type="dxa"/>
              <w:bottom w:w="0" w:type="dxa"/>
              <w:right w:w="15" w:type="dxa"/>
            </w:tcMar>
            <w:vAlign w:val="center"/>
            <w:hideMark/>
          </w:tcPr>
          <w:p w14:paraId="44402A86" w14:textId="77777777" w:rsidR="00E36F0E" w:rsidRDefault="00E36F0E" w:rsidP="00E36F0E">
            <w:pPr>
              <w:jc w:val="center"/>
            </w:pPr>
          </w:p>
        </w:tc>
        <w:tc>
          <w:tcPr>
            <w:tcW w:w="1590" w:type="dxa"/>
            <w:gridSpan w:val="2"/>
            <w:shd w:val="clear" w:color="auto" w:fill="F2F2F2" w:themeFill="background1" w:themeFillShade="F2"/>
            <w:tcMar>
              <w:top w:w="15" w:type="dxa"/>
              <w:left w:w="15" w:type="dxa"/>
              <w:bottom w:w="0" w:type="dxa"/>
              <w:right w:w="15" w:type="dxa"/>
            </w:tcMar>
            <w:vAlign w:val="center"/>
            <w:hideMark/>
          </w:tcPr>
          <w:p w14:paraId="6CAC21AE" w14:textId="77777777" w:rsidR="00E36F0E" w:rsidRDefault="00393DC0" w:rsidP="00E36F0E">
            <w:pPr>
              <w:spacing w:line="256" w:lineRule="auto"/>
              <w:jc w:val="center"/>
              <w:textAlignment w:val="bottom"/>
              <w:rPr>
                <w:rFonts w:cs="Arial"/>
                <w:sz w:val="36"/>
                <w:szCs w:val="36"/>
              </w:rPr>
            </w:pPr>
            <w:r>
              <w:rPr>
                <w:rFonts w:cs="Arial"/>
                <w:color w:val="000000"/>
                <w:kern w:val="24"/>
              </w:rPr>
              <w:t>WIRClient2 APN1</w:t>
            </w:r>
          </w:p>
        </w:tc>
        <w:tc>
          <w:tcPr>
            <w:tcW w:w="1370" w:type="dxa"/>
            <w:gridSpan w:val="2"/>
            <w:shd w:val="clear" w:color="auto" w:fill="F2F2F2" w:themeFill="background1" w:themeFillShade="F2"/>
            <w:tcMar>
              <w:top w:w="15" w:type="dxa"/>
              <w:left w:w="15" w:type="dxa"/>
              <w:bottom w:w="0" w:type="dxa"/>
              <w:right w:w="15" w:type="dxa"/>
            </w:tcMar>
            <w:vAlign w:val="center"/>
            <w:hideMark/>
          </w:tcPr>
          <w:p w14:paraId="22950999" w14:textId="77777777" w:rsidR="00E36F0E" w:rsidRDefault="00393DC0" w:rsidP="00E36F0E">
            <w:pPr>
              <w:spacing w:line="256" w:lineRule="auto"/>
              <w:jc w:val="center"/>
              <w:textAlignment w:val="bottom"/>
              <w:rPr>
                <w:rFonts w:cs="Arial"/>
                <w:sz w:val="36"/>
                <w:szCs w:val="36"/>
              </w:rPr>
            </w:pPr>
            <w:r>
              <w:rPr>
                <w:rFonts w:cs="Arial"/>
                <w:color w:val="000000"/>
                <w:kern w:val="24"/>
              </w:rPr>
              <w:t>WIRClient2 Wi-Fi</w:t>
            </w:r>
          </w:p>
        </w:tc>
        <w:tc>
          <w:tcPr>
            <w:tcW w:w="1530" w:type="dxa"/>
            <w:gridSpan w:val="2"/>
            <w:shd w:val="clear" w:color="auto" w:fill="F2F2F2" w:themeFill="background1" w:themeFillShade="F2"/>
            <w:tcMar>
              <w:top w:w="15" w:type="dxa"/>
              <w:left w:w="15" w:type="dxa"/>
              <w:bottom w:w="0" w:type="dxa"/>
              <w:right w:w="15" w:type="dxa"/>
            </w:tcMar>
            <w:vAlign w:val="center"/>
            <w:hideMark/>
          </w:tcPr>
          <w:p w14:paraId="4A9DEFF3" w14:textId="77777777" w:rsidR="00E36F0E" w:rsidRDefault="00393DC0" w:rsidP="00E36F0E">
            <w:pPr>
              <w:spacing w:line="256" w:lineRule="auto"/>
              <w:jc w:val="center"/>
              <w:textAlignment w:val="bottom"/>
              <w:rPr>
                <w:rFonts w:cs="Arial"/>
                <w:sz w:val="36"/>
                <w:szCs w:val="36"/>
              </w:rPr>
            </w:pPr>
            <w:r>
              <w:rPr>
                <w:rFonts w:cs="Arial"/>
                <w:color w:val="000000"/>
                <w:kern w:val="24"/>
              </w:rPr>
              <w:t>WIRClient1 Wi-Fi</w:t>
            </w:r>
          </w:p>
        </w:tc>
        <w:tc>
          <w:tcPr>
            <w:tcW w:w="1624" w:type="dxa"/>
            <w:gridSpan w:val="2"/>
            <w:shd w:val="clear" w:color="auto" w:fill="F2F2F2" w:themeFill="background1" w:themeFillShade="F2"/>
            <w:tcMar>
              <w:top w:w="15" w:type="dxa"/>
              <w:left w:w="15" w:type="dxa"/>
              <w:bottom w:w="0" w:type="dxa"/>
              <w:right w:w="15" w:type="dxa"/>
            </w:tcMar>
            <w:vAlign w:val="center"/>
            <w:hideMark/>
          </w:tcPr>
          <w:p w14:paraId="280B0E0D" w14:textId="77777777" w:rsidR="00E36F0E" w:rsidRDefault="00393DC0" w:rsidP="00E36F0E">
            <w:pPr>
              <w:spacing w:line="256" w:lineRule="auto"/>
              <w:jc w:val="center"/>
              <w:textAlignment w:val="bottom"/>
              <w:rPr>
                <w:rFonts w:cs="Arial"/>
                <w:sz w:val="36"/>
                <w:szCs w:val="36"/>
              </w:rPr>
            </w:pPr>
            <w:r>
              <w:rPr>
                <w:rFonts w:cs="Arial"/>
                <w:color w:val="000000"/>
                <w:kern w:val="24"/>
              </w:rPr>
              <w:t>WIRClient5 APN1</w:t>
            </w:r>
          </w:p>
        </w:tc>
      </w:tr>
      <w:tr w:rsidR="00E36F0E" w14:paraId="6909A914" w14:textId="77777777" w:rsidTr="00E36F0E">
        <w:trPr>
          <w:trHeight w:val="270"/>
          <w:jc w:val="center"/>
        </w:trPr>
        <w:tc>
          <w:tcPr>
            <w:tcW w:w="2425" w:type="dxa"/>
            <w:shd w:val="clear" w:color="auto" w:fill="F2F2F2" w:themeFill="background1" w:themeFillShade="F2"/>
            <w:tcMar>
              <w:top w:w="15" w:type="dxa"/>
              <w:left w:w="15" w:type="dxa"/>
              <w:bottom w:w="0" w:type="dxa"/>
              <w:right w:w="15" w:type="dxa"/>
            </w:tcMar>
            <w:vAlign w:val="bottom"/>
            <w:hideMark/>
          </w:tcPr>
          <w:p w14:paraId="2CB4CCA9" w14:textId="77777777" w:rsidR="00E36F0E" w:rsidRDefault="00393DC0">
            <w:pPr>
              <w:spacing w:line="270" w:lineRule="atLeast"/>
              <w:textAlignment w:val="bottom"/>
              <w:rPr>
                <w:rFonts w:cs="Arial"/>
                <w:sz w:val="36"/>
                <w:szCs w:val="36"/>
              </w:rPr>
            </w:pPr>
            <w:r>
              <w:rPr>
                <w:rFonts w:cs="Arial"/>
                <w:color w:val="000000"/>
                <w:kern w:val="24"/>
              </w:rPr>
              <w:t>Application</w:t>
            </w:r>
          </w:p>
        </w:tc>
        <w:tc>
          <w:tcPr>
            <w:tcW w:w="754" w:type="dxa"/>
            <w:tcMar>
              <w:top w:w="15" w:type="dxa"/>
              <w:left w:w="15" w:type="dxa"/>
              <w:bottom w:w="0" w:type="dxa"/>
              <w:right w:w="15" w:type="dxa"/>
            </w:tcMar>
            <w:vAlign w:val="bottom"/>
            <w:hideMark/>
          </w:tcPr>
          <w:p w14:paraId="2F1C36A7" w14:textId="77777777" w:rsidR="00E36F0E" w:rsidRDefault="00393DC0">
            <w:pPr>
              <w:spacing w:line="270" w:lineRule="atLeast"/>
              <w:textAlignment w:val="bottom"/>
              <w:rPr>
                <w:rFonts w:cs="Arial"/>
                <w:sz w:val="36"/>
                <w:szCs w:val="36"/>
              </w:rPr>
            </w:pPr>
            <w:r>
              <w:rPr>
                <w:rFonts w:cs="Arial"/>
                <w:color w:val="000000"/>
                <w:kern w:val="24"/>
              </w:rPr>
              <w:t>Sent</w:t>
            </w:r>
          </w:p>
        </w:tc>
        <w:tc>
          <w:tcPr>
            <w:tcW w:w="836" w:type="dxa"/>
            <w:tcMar>
              <w:top w:w="15" w:type="dxa"/>
              <w:left w:w="15" w:type="dxa"/>
              <w:bottom w:w="0" w:type="dxa"/>
              <w:right w:w="15" w:type="dxa"/>
            </w:tcMar>
            <w:vAlign w:val="bottom"/>
            <w:hideMark/>
          </w:tcPr>
          <w:p w14:paraId="6869748A" w14:textId="77777777" w:rsidR="00E36F0E" w:rsidRDefault="00393DC0">
            <w:pPr>
              <w:spacing w:line="270" w:lineRule="atLeast"/>
              <w:textAlignment w:val="bottom"/>
              <w:rPr>
                <w:rFonts w:cs="Arial"/>
                <w:sz w:val="36"/>
                <w:szCs w:val="36"/>
              </w:rPr>
            </w:pPr>
            <w:r>
              <w:rPr>
                <w:rFonts w:cs="Arial"/>
                <w:color w:val="000000"/>
                <w:kern w:val="24"/>
              </w:rPr>
              <w:t>Recv</w:t>
            </w:r>
          </w:p>
        </w:tc>
        <w:tc>
          <w:tcPr>
            <w:tcW w:w="570" w:type="dxa"/>
            <w:tcMar>
              <w:top w:w="15" w:type="dxa"/>
              <w:left w:w="15" w:type="dxa"/>
              <w:bottom w:w="0" w:type="dxa"/>
              <w:right w:w="15" w:type="dxa"/>
            </w:tcMar>
            <w:vAlign w:val="bottom"/>
            <w:hideMark/>
          </w:tcPr>
          <w:p w14:paraId="30A8C41A" w14:textId="77777777" w:rsidR="00E36F0E" w:rsidRDefault="00393DC0">
            <w:pPr>
              <w:spacing w:line="270" w:lineRule="atLeast"/>
              <w:textAlignment w:val="bottom"/>
              <w:rPr>
                <w:rFonts w:cs="Arial"/>
                <w:sz w:val="36"/>
                <w:szCs w:val="36"/>
              </w:rPr>
            </w:pPr>
            <w:r>
              <w:rPr>
                <w:rFonts w:cs="Arial"/>
                <w:color w:val="000000"/>
                <w:kern w:val="24"/>
              </w:rPr>
              <w:t>Sent</w:t>
            </w:r>
          </w:p>
        </w:tc>
        <w:tc>
          <w:tcPr>
            <w:tcW w:w="800" w:type="dxa"/>
            <w:tcMar>
              <w:top w:w="15" w:type="dxa"/>
              <w:left w:w="15" w:type="dxa"/>
              <w:bottom w:w="0" w:type="dxa"/>
              <w:right w:w="15" w:type="dxa"/>
            </w:tcMar>
            <w:vAlign w:val="bottom"/>
            <w:hideMark/>
          </w:tcPr>
          <w:p w14:paraId="5577D77C" w14:textId="77777777" w:rsidR="00E36F0E" w:rsidRDefault="00393DC0">
            <w:pPr>
              <w:spacing w:line="270" w:lineRule="atLeast"/>
              <w:textAlignment w:val="bottom"/>
              <w:rPr>
                <w:rFonts w:cs="Arial"/>
                <w:sz w:val="36"/>
                <w:szCs w:val="36"/>
              </w:rPr>
            </w:pPr>
            <w:r>
              <w:rPr>
                <w:rFonts w:cs="Arial"/>
                <w:color w:val="000000"/>
                <w:kern w:val="24"/>
              </w:rPr>
              <w:t>Recv</w:t>
            </w:r>
          </w:p>
        </w:tc>
        <w:tc>
          <w:tcPr>
            <w:tcW w:w="645" w:type="dxa"/>
            <w:tcMar>
              <w:top w:w="15" w:type="dxa"/>
              <w:left w:w="15" w:type="dxa"/>
              <w:bottom w:w="0" w:type="dxa"/>
              <w:right w:w="15" w:type="dxa"/>
            </w:tcMar>
            <w:vAlign w:val="bottom"/>
            <w:hideMark/>
          </w:tcPr>
          <w:p w14:paraId="7192992B" w14:textId="77777777" w:rsidR="00E36F0E" w:rsidRDefault="00393DC0">
            <w:pPr>
              <w:spacing w:line="270" w:lineRule="atLeast"/>
              <w:textAlignment w:val="bottom"/>
              <w:rPr>
                <w:rFonts w:cs="Arial"/>
                <w:sz w:val="36"/>
                <w:szCs w:val="36"/>
              </w:rPr>
            </w:pPr>
            <w:r>
              <w:rPr>
                <w:rFonts w:cs="Arial"/>
                <w:color w:val="000000"/>
                <w:kern w:val="24"/>
              </w:rPr>
              <w:t>Sent</w:t>
            </w:r>
          </w:p>
        </w:tc>
        <w:tc>
          <w:tcPr>
            <w:tcW w:w="885" w:type="dxa"/>
            <w:tcMar>
              <w:top w:w="15" w:type="dxa"/>
              <w:left w:w="15" w:type="dxa"/>
              <w:bottom w:w="0" w:type="dxa"/>
              <w:right w:w="15" w:type="dxa"/>
            </w:tcMar>
            <w:vAlign w:val="bottom"/>
            <w:hideMark/>
          </w:tcPr>
          <w:p w14:paraId="200B00C2" w14:textId="77777777" w:rsidR="00E36F0E" w:rsidRDefault="00393DC0">
            <w:pPr>
              <w:spacing w:line="270" w:lineRule="atLeast"/>
              <w:textAlignment w:val="bottom"/>
              <w:rPr>
                <w:rFonts w:cs="Arial"/>
                <w:sz w:val="36"/>
                <w:szCs w:val="36"/>
              </w:rPr>
            </w:pPr>
            <w:r>
              <w:rPr>
                <w:rFonts w:cs="Arial"/>
                <w:color w:val="000000"/>
                <w:kern w:val="24"/>
              </w:rPr>
              <w:t>Recv</w:t>
            </w:r>
          </w:p>
        </w:tc>
        <w:tc>
          <w:tcPr>
            <w:tcW w:w="697" w:type="dxa"/>
            <w:tcMar>
              <w:top w:w="15" w:type="dxa"/>
              <w:left w:w="15" w:type="dxa"/>
              <w:bottom w:w="0" w:type="dxa"/>
              <w:right w:w="15" w:type="dxa"/>
            </w:tcMar>
            <w:vAlign w:val="bottom"/>
            <w:hideMark/>
          </w:tcPr>
          <w:p w14:paraId="6128C8F3" w14:textId="77777777" w:rsidR="00E36F0E" w:rsidRDefault="00393DC0">
            <w:pPr>
              <w:spacing w:line="270" w:lineRule="atLeast"/>
              <w:textAlignment w:val="bottom"/>
              <w:rPr>
                <w:rFonts w:cs="Arial"/>
                <w:sz w:val="36"/>
                <w:szCs w:val="36"/>
              </w:rPr>
            </w:pPr>
            <w:r>
              <w:rPr>
                <w:rFonts w:cs="Arial"/>
                <w:color w:val="000000"/>
                <w:kern w:val="24"/>
              </w:rPr>
              <w:t>Sent</w:t>
            </w:r>
          </w:p>
        </w:tc>
        <w:tc>
          <w:tcPr>
            <w:tcW w:w="927" w:type="dxa"/>
            <w:tcMar>
              <w:top w:w="15" w:type="dxa"/>
              <w:left w:w="15" w:type="dxa"/>
              <w:bottom w:w="0" w:type="dxa"/>
              <w:right w:w="15" w:type="dxa"/>
            </w:tcMar>
            <w:vAlign w:val="bottom"/>
            <w:hideMark/>
          </w:tcPr>
          <w:p w14:paraId="74B1EE23" w14:textId="77777777" w:rsidR="00E36F0E" w:rsidRDefault="00393DC0">
            <w:pPr>
              <w:spacing w:line="270" w:lineRule="atLeast"/>
              <w:textAlignment w:val="bottom"/>
              <w:rPr>
                <w:rFonts w:cs="Arial"/>
                <w:sz w:val="36"/>
                <w:szCs w:val="36"/>
              </w:rPr>
            </w:pPr>
            <w:r>
              <w:rPr>
                <w:rFonts w:cs="Arial"/>
                <w:color w:val="000000"/>
                <w:kern w:val="24"/>
              </w:rPr>
              <w:t>Recv</w:t>
            </w:r>
          </w:p>
        </w:tc>
      </w:tr>
      <w:tr w:rsidR="00E36F0E" w14:paraId="468770CA" w14:textId="77777777" w:rsidTr="00E36F0E">
        <w:trPr>
          <w:trHeight w:val="255"/>
          <w:jc w:val="center"/>
        </w:trPr>
        <w:tc>
          <w:tcPr>
            <w:tcW w:w="2425" w:type="dxa"/>
            <w:shd w:val="clear" w:color="auto" w:fill="F2F2F2" w:themeFill="background1" w:themeFillShade="F2"/>
            <w:tcMar>
              <w:top w:w="15" w:type="dxa"/>
              <w:left w:w="15" w:type="dxa"/>
              <w:bottom w:w="0" w:type="dxa"/>
              <w:right w:w="15" w:type="dxa"/>
            </w:tcMar>
            <w:vAlign w:val="bottom"/>
            <w:hideMark/>
          </w:tcPr>
          <w:p w14:paraId="32A8418D" w14:textId="77777777" w:rsidR="00E36F0E" w:rsidRDefault="00393DC0">
            <w:pPr>
              <w:spacing w:line="255" w:lineRule="atLeast"/>
              <w:textAlignment w:val="bottom"/>
              <w:rPr>
                <w:rFonts w:cs="Arial"/>
                <w:sz w:val="36"/>
                <w:szCs w:val="36"/>
              </w:rPr>
            </w:pPr>
            <w:r>
              <w:rPr>
                <w:rFonts w:cs="Arial"/>
                <w:color w:val="000000"/>
                <w:kern w:val="24"/>
              </w:rPr>
              <w:t>WIRServer OTA</w:t>
            </w:r>
          </w:p>
        </w:tc>
        <w:tc>
          <w:tcPr>
            <w:tcW w:w="754" w:type="dxa"/>
            <w:tcMar>
              <w:top w:w="15" w:type="dxa"/>
              <w:left w:w="15" w:type="dxa"/>
              <w:bottom w:w="0" w:type="dxa"/>
              <w:right w:w="15" w:type="dxa"/>
            </w:tcMar>
            <w:vAlign w:val="bottom"/>
            <w:hideMark/>
          </w:tcPr>
          <w:p w14:paraId="7BE79D87" w14:textId="77777777" w:rsidR="00E36F0E" w:rsidRDefault="00E36F0E">
            <w:pPr>
              <w:rPr>
                <w:rFonts w:cs="Arial"/>
                <w:sz w:val="36"/>
                <w:szCs w:val="36"/>
              </w:rPr>
            </w:pPr>
          </w:p>
        </w:tc>
        <w:tc>
          <w:tcPr>
            <w:tcW w:w="836" w:type="dxa"/>
            <w:tcMar>
              <w:top w:w="15" w:type="dxa"/>
              <w:left w:w="15" w:type="dxa"/>
              <w:bottom w:w="0" w:type="dxa"/>
              <w:right w:w="15" w:type="dxa"/>
            </w:tcMar>
            <w:vAlign w:val="bottom"/>
            <w:hideMark/>
          </w:tcPr>
          <w:p w14:paraId="7F93460A" w14:textId="77777777" w:rsidR="00E36F0E" w:rsidRDefault="00E36F0E">
            <w:pPr>
              <w:spacing w:line="256" w:lineRule="auto"/>
              <w:rPr>
                <w:rFonts w:asciiTheme="minorHAnsi" w:eastAsiaTheme="minorEastAsia" w:hAnsiTheme="minorHAnsi" w:cstheme="minorBidi"/>
              </w:rPr>
            </w:pPr>
          </w:p>
        </w:tc>
        <w:tc>
          <w:tcPr>
            <w:tcW w:w="570" w:type="dxa"/>
            <w:tcMar>
              <w:top w:w="15" w:type="dxa"/>
              <w:left w:w="15" w:type="dxa"/>
              <w:bottom w:w="0" w:type="dxa"/>
              <w:right w:w="15" w:type="dxa"/>
            </w:tcMar>
            <w:vAlign w:val="bottom"/>
            <w:hideMark/>
          </w:tcPr>
          <w:p w14:paraId="4FF2F387" w14:textId="77777777" w:rsidR="00E36F0E" w:rsidRDefault="00393DC0">
            <w:pPr>
              <w:spacing w:line="255" w:lineRule="atLeast"/>
              <w:textAlignment w:val="bottom"/>
              <w:rPr>
                <w:rFonts w:cs="Arial"/>
                <w:sz w:val="36"/>
                <w:szCs w:val="36"/>
              </w:rPr>
            </w:pPr>
            <w:r>
              <w:rPr>
                <w:rFonts w:cs="Arial"/>
                <w:color w:val="000000"/>
                <w:kern w:val="24"/>
              </w:rPr>
              <w:t>2MB</w:t>
            </w:r>
          </w:p>
        </w:tc>
        <w:tc>
          <w:tcPr>
            <w:tcW w:w="800" w:type="dxa"/>
            <w:tcMar>
              <w:top w:w="15" w:type="dxa"/>
              <w:left w:w="15" w:type="dxa"/>
              <w:bottom w:w="0" w:type="dxa"/>
              <w:right w:w="15" w:type="dxa"/>
            </w:tcMar>
            <w:vAlign w:val="bottom"/>
            <w:hideMark/>
          </w:tcPr>
          <w:p w14:paraId="367572A9" w14:textId="77777777" w:rsidR="00E36F0E" w:rsidRDefault="00393DC0">
            <w:pPr>
              <w:spacing w:line="255" w:lineRule="atLeast"/>
              <w:textAlignment w:val="bottom"/>
              <w:rPr>
                <w:rFonts w:cs="Arial"/>
                <w:sz w:val="36"/>
                <w:szCs w:val="36"/>
              </w:rPr>
            </w:pPr>
            <w:r>
              <w:rPr>
                <w:rFonts w:cs="Arial"/>
                <w:color w:val="000000"/>
                <w:kern w:val="24"/>
              </w:rPr>
              <w:t>40</w:t>
            </w:r>
            <w:r>
              <w:rPr>
                <w:rFonts w:cs="Arial"/>
                <w:color w:val="000000"/>
                <w:kern w:val="24"/>
                <w:sz w:val="16"/>
                <w:szCs w:val="16"/>
              </w:rPr>
              <w:t>MB</w:t>
            </w:r>
          </w:p>
        </w:tc>
        <w:tc>
          <w:tcPr>
            <w:tcW w:w="645" w:type="dxa"/>
            <w:tcMar>
              <w:top w:w="15" w:type="dxa"/>
              <w:left w:w="15" w:type="dxa"/>
              <w:bottom w:w="0" w:type="dxa"/>
              <w:right w:w="15" w:type="dxa"/>
            </w:tcMar>
            <w:vAlign w:val="bottom"/>
            <w:hideMark/>
          </w:tcPr>
          <w:p w14:paraId="52BC9775" w14:textId="77777777" w:rsidR="00E36F0E" w:rsidRDefault="00393DC0">
            <w:pPr>
              <w:spacing w:line="255" w:lineRule="atLeast"/>
              <w:textAlignment w:val="bottom"/>
              <w:rPr>
                <w:rFonts w:cs="Arial"/>
                <w:sz w:val="36"/>
                <w:szCs w:val="36"/>
              </w:rPr>
            </w:pPr>
            <w:r>
              <w:rPr>
                <w:rFonts w:cs="Arial"/>
                <w:color w:val="000000"/>
                <w:kern w:val="24"/>
              </w:rPr>
              <w:t>10</w:t>
            </w:r>
            <w:r>
              <w:rPr>
                <w:rFonts w:cs="Arial"/>
                <w:color w:val="000000"/>
                <w:kern w:val="24"/>
                <w:sz w:val="16"/>
                <w:szCs w:val="16"/>
              </w:rPr>
              <w:t>MB</w:t>
            </w:r>
          </w:p>
        </w:tc>
        <w:tc>
          <w:tcPr>
            <w:tcW w:w="885" w:type="dxa"/>
            <w:tcMar>
              <w:top w:w="15" w:type="dxa"/>
              <w:left w:w="15" w:type="dxa"/>
              <w:bottom w:w="0" w:type="dxa"/>
              <w:right w:w="15" w:type="dxa"/>
            </w:tcMar>
            <w:vAlign w:val="bottom"/>
            <w:hideMark/>
          </w:tcPr>
          <w:p w14:paraId="280B4A15" w14:textId="77777777" w:rsidR="00E36F0E" w:rsidRDefault="00393DC0">
            <w:pPr>
              <w:spacing w:line="255" w:lineRule="atLeast"/>
              <w:textAlignment w:val="bottom"/>
              <w:rPr>
                <w:rFonts w:cs="Arial"/>
                <w:sz w:val="36"/>
                <w:szCs w:val="36"/>
              </w:rPr>
            </w:pPr>
            <w:r>
              <w:rPr>
                <w:rFonts w:cs="Arial"/>
                <w:color w:val="000000"/>
                <w:kern w:val="24"/>
              </w:rPr>
              <w:t>100</w:t>
            </w:r>
            <w:r>
              <w:rPr>
                <w:rFonts w:cs="Arial"/>
                <w:color w:val="000000"/>
                <w:kern w:val="24"/>
                <w:sz w:val="16"/>
                <w:szCs w:val="16"/>
              </w:rPr>
              <w:t>MB</w:t>
            </w:r>
          </w:p>
        </w:tc>
        <w:tc>
          <w:tcPr>
            <w:tcW w:w="697" w:type="dxa"/>
            <w:tcMar>
              <w:top w:w="15" w:type="dxa"/>
              <w:left w:w="15" w:type="dxa"/>
              <w:bottom w:w="0" w:type="dxa"/>
              <w:right w:w="15" w:type="dxa"/>
            </w:tcMar>
            <w:vAlign w:val="bottom"/>
            <w:hideMark/>
          </w:tcPr>
          <w:p w14:paraId="5425D4A7" w14:textId="77777777" w:rsidR="00E36F0E" w:rsidRDefault="00393DC0">
            <w:pPr>
              <w:spacing w:line="255" w:lineRule="atLeast"/>
              <w:textAlignment w:val="bottom"/>
              <w:rPr>
                <w:rFonts w:cs="Arial"/>
                <w:sz w:val="36"/>
                <w:szCs w:val="36"/>
              </w:rPr>
            </w:pPr>
            <w:r>
              <w:rPr>
                <w:rFonts w:eastAsiaTheme="minorEastAsia" w:cstheme="minorBidi"/>
                <w:color w:val="000000"/>
                <w:kern w:val="24"/>
              </w:rPr>
              <w:t>1MB</w:t>
            </w:r>
          </w:p>
        </w:tc>
        <w:tc>
          <w:tcPr>
            <w:tcW w:w="927" w:type="dxa"/>
            <w:tcMar>
              <w:top w:w="15" w:type="dxa"/>
              <w:left w:w="15" w:type="dxa"/>
              <w:bottom w:w="0" w:type="dxa"/>
              <w:right w:w="15" w:type="dxa"/>
            </w:tcMar>
            <w:vAlign w:val="bottom"/>
            <w:hideMark/>
          </w:tcPr>
          <w:p w14:paraId="4A5C0061" w14:textId="77777777" w:rsidR="00E36F0E" w:rsidRDefault="00393DC0">
            <w:pPr>
              <w:spacing w:line="255" w:lineRule="atLeast"/>
              <w:textAlignment w:val="bottom"/>
              <w:rPr>
                <w:rFonts w:cs="Arial"/>
                <w:sz w:val="36"/>
                <w:szCs w:val="36"/>
              </w:rPr>
            </w:pPr>
            <w:r>
              <w:rPr>
                <w:rFonts w:cs="Arial"/>
                <w:color w:val="000000"/>
                <w:kern w:val="24"/>
              </w:rPr>
              <w:t>30MB</w:t>
            </w:r>
          </w:p>
        </w:tc>
      </w:tr>
      <w:tr w:rsidR="00E36F0E" w14:paraId="71DE79DD" w14:textId="77777777" w:rsidTr="00E36F0E">
        <w:trPr>
          <w:trHeight w:val="255"/>
          <w:jc w:val="center"/>
        </w:trPr>
        <w:tc>
          <w:tcPr>
            <w:tcW w:w="2425" w:type="dxa"/>
            <w:shd w:val="clear" w:color="auto" w:fill="F2F2F2" w:themeFill="background1" w:themeFillShade="F2"/>
            <w:tcMar>
              <w:top w:w="15" w:type="dxa"/>
              <w:left w:w="15" w:type="dxa"/>
              <w:bottom w:w="0" w:type="dxa"/>
              <w:right w:w="15" w:type="dxa"/>
            </w:tcMar>
            <w:vAlign w:val="bottom"/>
            <w:hideMark/>
          </w:tcPr>
          <w:p w14:paraId="54FED045" w14:textId="77777777" w:rsidR="00E36F0E" w:rsidRDefault="00393DC0">
            <w:pPr>
              <w:spacing w:line="255" w:lineRule="atLeast"/>
              <w:textAlignment w:val="bottom"/>
              <w:rPr>
                <w:rFonts w:cs="Arial"/>
                <w:sz w:val="36"/>
                <w:szCs w:val="36"/>
              </w:rPr>
            </w:pPr>
            <w:r>
              <w:rPr>
                <w:rFonts w:cs="Arial"/>
                <w:color w:val="000000"/>
                <w:kern w:val="24"/>
              </w:rPr>
              <w:t>WIRServer FCI</w:t>
            </w:r>
          </w:p>
        </w:tc>
        <w:tc>
          <w:tcPr>
            <w:tcW w:w="754" w:type="dxa"/>
            <w:tcMar>
              <w:top w:w="15" w:type="dxa"/>
              <w:left w:w="15" w:type="dxa"/>
              <w:bottom w:w="0" w:type="dxa"/>
              <w:right w:w="15" w:type="dxa"/>
            </w:tcMar>
            <w:vAlign w:val="bottom"/>
            <w:hideMark/>
          </w:tcPr>
          <w:p w14:paraId="4E88CD91" w14:textId="77777777" w:rsidR="00E36F0E" w:rsidRDefault="00393DC0">
            <w:pPr>
              <w:spacing w:line="255" w:lineRule="atLeast"/>
              <w:textAlignment w:val="bottom"/>
              <w:rPr>
                <w:rFonts w:cs="Arial"/>
                <w:sz w:val="36"/>
                <w:szCs w:val="36"/>
              </w:rPr>
            </w:pPr>
            <w:r>
              <w:rPr>
                <w:rFonts w:cs="Arial"/>
                <w:color w:val="000000"/>
                <w:kern w:val="24"/>
              </w:rPr>
              <w:t>2.5MB</w:t>
            </w:r>
          </w:p>
        </w:tc>
        <w:tc>
          <w:tcPr>
            <w:tcW w:w="836" w:type="dxa"/>
            <w:tcMar>
              <w:top w:w="15" w:type="dxa"/>
              <w:left w:w="15" w:type="dxa"/>
              <w:bottom w:w="0" w:type="dxa"/>
              <w:right w:w="15" w:type="dxa"/>
            </w:tcMar>
            <w:vAlign w:val="bottom"/>
            <w:hideMark/>
          </w:tcPr>
          <w:p w14:paraId="71432018" w14:textId="77777777" w:rsidR="00E36F0E" w:rsidRDefault="00393DC0">
            <w:pPr>
              <w:spacing w:line="255" w:lineRule="atLeast"/>
              <w:textAlignment w:val="bottom"/>
              <w:rPr>
                <w:rFonts w:cs="Arial"/>
                <w:sz w:val="36"/>
                <w:szCs w:val="36"/>
              </w:rPr>
            </w:pPr>
            <w:r>
              <w:rPr>
                <w:rFonts w:cs="Arial"/>
                <w:color w:val="000000"/>
                <w:kern w:val="24"/>
              </w:rPr>
              <w:t>2.5MB</w:t>
            </w:r>
          </w:p>
        </w:tc>
        <w:tc>
          <w:tcPr>
            <w:tcW w:w="570" w:type="dxa"/>
            <w:tcMar>
              <w:top w:w="15" w:type="dxa"/>
              <w:left w:w="15" w:type="dxa"/>
              <w:bottom w:w="0" w:type="dxa"/>
              <w:right w:w="15" w:type="dxa"/>
            </w:tcMar>
            <w:vAlign w:val="bottom"/>
            <w:hideMark/>
          </w:tcPr>
          <w:p w14:paraId="3733328E" w14:textId="77777777" w:rsidR="00E36F0E" w:rsidRDefault="00E36F0E">
            <w:pPr>
              <w:rPr>
                <w:rFonts w:cs="Arial"/>
                <w:sz w:val="36"/>
                <w:szCs w:val="36"/>
              </w:rPr>
            </w:pPr>
          </w:p>
        </w:tc>
        <w:tc>
          <w:tcPr>
            <w:tcW w:w="800" w:type="dxa"/>
            <w:tcMar>
              <w:top w:w="15" w:type="dxa"/>
              <w:left w:w="15" w:type="dxa"/>
              <w:bottom w:w="0" w:type="dxa"/>
              <w:right w:w="15" w:type="dxa"/>
            </w:tcMar>
            <w:vAlign w:val="bottom"/>
            <w:hideMark/>
          </w:tcPr>
          <w:p w14:paraId="4227328D" w14:textId="77777777" w:rsidR="00E36F0E" w:rsidRDefault="00E36F0E">
            <w:pPr>
              <w:spacing w:line="256" w:lineRule="auto"/>
              <w:rPr>
                <w:rFonts w:asciiTheme="minorHAnsi" w:eastAsiaTheme="minorEastAsia" w:hAnsiTheme="minorHAnsi" w:cstheme="minorBidi"/>
              </w:rPr>
            </w:pPr>
          </w:p>
        </w:tc>
        <w:tc>
          <w:tcPr>
            <w:tcW w:w="645" w:type="dxa"/>
            <w:tcMar>
              <w:top w:w="15" w:type="dxa"/>
              <w:left w:w="15" w:type="dxa"/>
              <w:bottom w:w="0" w:type="dxa"/>
              <w:right w:w="15" w:type="dxa"/>
            </w:tcMar>
            <w:vAlign w:val="bottom"/>
            <w:hideMark/>
          </w:tcPr>
          <w:p w14:paraId="74CB1134" w14:textId="77777777" w:rsidR="00E36F0E" w:rsidRDefault="00E36F0E">
            <w:pPr>
              <w:spacing w:line="256" w:lineRule="auto"/>
              <w:rPr>
                <w:rFonts w:asciiTheme="minorHAnsi" w:eastAsiaTheme="minorEastAsia" w:hAnsiTheme="minorHAnsi" w:cstheme="minorBidi"/>
              </w:rPr>
            </w:pPr>
          </w:p>
        </w:tc>
        <w:tc>
          <w:tcPr>
            <w:tcW w:w="885" w:type="dxa"/>
            <w:tcMar>
              <w:top w:w="15" w:type="dxa"/>
              <w:left w:w="15" w:type="dxa"/>
              <w:bottom w:w="0" w:type="dxa"/>
              <w:right w:w="15" w:type="dxa"/>
            </w:tcMar>
            <w:vAlign w:val="bottom"/>
            <w:hideMark/>
          </w:tcPr>
          <w:p w14:paraId="2D5FEAC2" w14:textId="77777777" w:rsidR="00E36F0E" w:rsidRDefault="00E36F0E">
            <w:pPr>
              <w:spacing w:line="256" w:lineRule="auto"/>
              <w:rPr>
                <w:rFonts w:asciiTheme="minorHAnsi" w:eastAsiaTheme="minorEastAsia" w:hAnsiTheme="minorHAnsi" w:cstheme="minorBidi"/>
              </w:rPr>
            </w:pPr>
          </w:p>
        </w:tc>
        <w:tc>
          <w:tcPr>
            <w:tcW w:w="697" w:type="dxa"/>
            <w:tcMar>
              <w:top w:w="15" w:type="dxa"/>
              <w:left w:w="15" w:type="dxa"/>
              <w:bottom w:w="0" w:type="dxa"/>
              <w:right w:w="15" w:type="dxa"/>
            </w:tcMar>
            <w:vAlign w:val="bottom"/>
            <w:hideMark/>
          </w:tcPr>
          <w:p w14:paraId="53BDD97C" w14:textId="77777777" w:rsidR="00E36F0E" w:rsidRDefault="00E36F0E">
            <w:pPr>
              <w:spacing w:line="256" w:lineRule="auto"/>
              <w:rPr>
                <w:rFonts w:asciiTheme="minorHAnsi" w:eastAsiaTheme="minorEastAsia" w:hAnsiTheme="minorHAnsi" w:cstheme="minorBidi"/>
              </w:rPr>
            </w:pPr>
          </w:p>
        </w:tc>
        <w:tc>
          <w:tcPr>
            <w:tcW w:w="927" w:type="dxa"/>
            <w:tcMar>
              <w:top w:w="15" w:type="dxa"/>
              <w:left w:w="15" w:type="dxa"/>
              <w:bottom w:w="0" w:type="dxa"/>
              <w:right w:w="15" w:type="dxa"/>
            </w:tcMar>
            <w:vAlign w:val="bottom"/>
            <w:hideMark/>
          </w:tcPr>
          <w:p w14:paraId="354D4F0D" w14:textId="77777777" w:rsidR="00E36F0E" w:rsidRDefault="00E36F0E">
            <w:pPr>
              <w:spacing w:line="256" w:lineRule="auto"/>
              <w:rPr>
                <w:rFonts w:asciiTheme="minorHAnsi" w:eastAsiaTheme="minorEastAsia" w:hAnsiTheme="minorHAnsi" w:cstheme="minorBidi"/>
              </w:rPr>
            </w:pPr>
          </w:p>
        </w:tc>
      </w:tr>
      <w:tr w:rsidR="00E36F0E" w14:paraId="4A066474" w14:textId="77777777" w:rsidTr="00E36F0E">
        <w:trPr>
          <w:trHeight w:val="290"/>
          <w:jc w:val="center"/>
        </w:trPr>
        <w:tc>
          <w:tcPr>
            <w:tcW w:w="2425" w:type="dxa"/>
            <w:shd w:val="clear" w:color="auto" w:fill="F2F2F2" w:themeFill="background1" w:themeFillShade="F2"/>
            <w:tcMar>
              <w:top w:w="15" w:type="dxa"/>
              <w:left w:w="15" w:type="dxa"/>
              <w:bottom w:w="0" w:type="dxa"/>
              <w:right w:w="15" w:type="dxa"/>
            </w:tcMar>
            <w:vAlign w:val="bottom"/>
            <w:hideMark/>
          </w:tcPr>
          <w:p w14:paraId="7EF612CF" w14:textId="77777777" w:rsidR="00E36F0E" w:rsidRDefault="00393DC0">
            <w:pPr>
              <w:spacing w:line="255" w:lineRule="atLeast"/>
              <w:textAlignment w:val="bottom"/>
              <w:rPr>
                <w:rFonts w:cs="Arial"/>
                <w:sz w:val="36"/>
                <w:szCs w:val="36"/>
              </w:rPr>
            </w:pPr>
            <w:r>
              <w:rPr>
                <w:rFonts w:cs="Arial"/>
                <w:color w:val="000000"/>
                <w:kern w:val="24"/>
              </w:rPr>
              <w:t>WIRClient1 Voice Rec</w:t>
            </w:r>
          </w:p>
        </w:tc>
        <w:tc>
          <w:tcPr>
            <w:tcW w:w="754" w:type="dxa"/>
            <w:tcMar>
              <w:top w:w="15" w:type="dxa"/>
              <w:left w:w="15" w:type="dxa"/>
              <w:bottom w:w="0" w:type="dxa"/>
              <w:right w:w="15" w:type="dxa"/>
            </w:tcMar>
            <w:vAlign w:val="bottom"/>
            <w:hideMark/>
          </w:tcPr>
          <w:p w14:paraId="413C9565" w14:textId="77777777" w:rsidR="00E36F0E" w:rsidRDefault="00393DC0">
            <w:pPr>
              <w:spacing w:line="255" w:lineRule="atLeast"/>
              <w:textAlignment w:val="bottom"/>
              <w:rPr>
                <w:rFonts w:cs="Arial"/>
                <w:sz w:val="36"/>
                <w:szCs w:val="36"/>
              </w:rPr>
            </w:pPr>
            <w:r>
              <w:rPr>
                <w:rFonts w:cs="Arial"/>
                <w:color w:val="000000"/>
                <w:kern w:val="24"/>
              </w:rPr>
              <w:t>10MB</w:t>
            </w:r>
          </w:p>
        </w:tc>
        <w:tc>
          <w:tcPr>
            <w:tcW w:w="836" w:type="dxa"/>
            <w:tcMar>
              <w:top w:w="15" w:type="dxa"/>
              <w:left w:w="15" w:type="dxa"/>
              <w:bottom w:w="0" w:type="dxa"/>
              <w:right w:w="15" w:type="dxa"/>
            </w:tcMar>
            <w:vAlign w:val="bottom"/>
            <w:hideMark/>
          </w:tcPr>
          <w:p w14:paraId="4C3C29D1" w14:textId="77777777" w:rsidR="00E36F0E" w:rsidRDefault="00393DC0">
            <w:pPr>
              <w:spacing w:line="255" w:lineRule="atLeast"/>
              <w:textAlignment w:val="bottom"/>
              <w:rPr>
                <w:rFonts w:cs="Arial"/>
                <w:sz w:val="36"/>
                <w:szCs w:val="36"/>
              </w:rPr>
            </w:pPr>
            <w:r>
              <w:rPr>
                <w:rFonts w:cs="Arial"/>
                <w:color w:val="000000"/>
                <w:kern w:val="24"/>
              </w:rPr>
              <w:t>10MB</w:t>
            </w:r>
          </w:p>
        </w:tc>
        <w:tc>
          <w:tcPr>
            <w:tcW w:w="570" w:type="dxa"/>
            <w:tcMar>
              <w:top w:w="15" w:type="dxa"/>
              <w:left w:w="15" w:type="dxa"/>
              <w:bottom w:w="0" w:type="dxa"/>
              <w:right w:w="15" w:type="dxa"/>
            </w:tcMar>
            <w:vAlign w:val="bottom"/>
            <w:hideMark/>
          </w:tcPr>
          <w:p w14:paraId="3B1D26DF" w14:textId="77777777" w:rsidR="00E36F0E" w:rsidRDefault="00E36F0E">
            <w:pPr>
              <w:rPr>
                <w:rFonts w:cs="Arial"/>
                <w:sz w:val="36"/>
                <w:szCs w:val="36"/>
              </w:rPr>
            </w:pPr>
          </w:p>
        </w:tc>
        <w:tc>
          <w:tcPr>
            <w:tcW w:w="800" w:type="dxa"/>
            <w:tcMar>
              <w:top w:w="15" w:type="dxa"/>
              <w:left w:w="15" w:type="dxa"/>
              <w:bottom w:w="0" w:type="dxa"/>
              <w:right w:w="15" w:type="dxa"/>
            </w:tcMar>
            <w:vAlign w:val="bottom"/>
            <w:hideMark/>
          </w:tcPr>
          <w:p w14:paraId="6868FAB9" w14:textId="77777777" w:rsidR="00E36F0E" w:rsidRDefault="00E36F0E">
            <w:pPr>
              <w:spacing w:line="256" w:lineRule="auto"/>
              <w:rPr>
                <w:rFonts w:asciiTheme="minorHAnsi" w:eastAsiaTheme="minorEastAsia" w:hAnsiTheme="minorHAnsi" w:cstheme="minorBidi"/>
              </w:rPr>
            </w:pPr>
          </w:p>
        </w:tc>
        <w:tc>
          <w:tcPr>
            <w:tcW w:w="645" w:type="dxa"/>
            <w:tcMar>
              <w:top w:w="15" w:type="dxa"/>
              <w:left w:w="15" w:type="dxa"/>
              <w:bottom w:w="0" w:type="dxa"/>
              <w:right w:w="15" w:type="dxa"/>
            </w:tcMar>
            <w:vAlign w:val="bottom"/>
            <w:hideMark/>
          </w:tcPr>
          <w:p w14:paraId="1E677083" w14:textId="77777777" w:rsidR="00E36F0E" w:rsidRDefault="00E36F0E">
            <w:pPr>
              <w:spacing w:line="256" w:lineRule="auto"/>
              <w:rPr>
                <w:rFonts w:asciiTheme="minorHAnsi" w:eastAsiaTheme="minorEastAsia" w:hAnsiTheme="minorHAnsi" w:cstheme="minorBidi"/>
              </w:rPr>
            </w:pPr>
          </w:p>
        </w:tc>
        <w:tc>
          <w:tcPr>
            <w:tcW w:w="885" w:type="dxa"/>
            <w:tcMar>
              <w:top w:w="15" w:type="dxa"/>
              <w:left w:w="15" w:type="dxa"/>
              <w:bottom w:w="0" w:type="dxa"/>
              <w:right w:w="15" w:type="dxa"/>
            </w:tcMar>
            <w:vAlign w:val="bottom"/>
            <w:hideMark/>
          </w:tcPr>
          <w:p w14:paraId="01541B40" w14:textId="77777777" w:rsidR="00E36F0E" w:rsidRDefault="00E36F0E">
            <w:pPr>
              <w:spacing w:line="256" w:lineRule="auto"/>
              <w:rPr>
                <w:rFonts w:asciiTheme="minorHAnsi" w:eastAsiaTheme="minorEastAsia" w:hAnsiTheme="minorHAnsi" w:cstheme="minorBidi"/>
              </w:rPr>
            </w:pPr>
          </w:p>
        </w:tc>
        <w:tc>
          <w:tcPr>
            <w:tcW w:w="697" w:type="dxa"/>
            <w:tcMar>
              <w:top w:w="15" w:type="dxa"/>
              <w:left w:w="15" w:type="dxa"/>
              <w:bottom w:w="0" w:type="dxa"/>
              <w:right w:w="15" w:type="dxa"/>
            </w:tcMar>
            <w:vAlign w:val="bottom"/>
            <w:hideMark/>
          </w:tcPr>
          <w:p w14:paraId="12A60892" w14:textId="77777777" w:rsidR="00E36F0E" w:rsidRDefault="00E36F0E">
            <w:pPr>
              <w:spacing w:line="256" w:lineRule="auto"/>
              <w:rPr>
                <w:rFonts w:asciiTheme="minorHAnsi" w:eastAsiaTheme="minorEastAsia" w:hAnsiTheme="minorHAnsi" w:cstheme="minorBidi"/>
              </w:rPr>
            </w:pPr>
          </w:p>
        </w:tc>
        <w:tc>
          <w:tcPr>
            <w:tcW w:w="927" w:type="dxa"/>
            <w:tcMar>
              <w:top w:w="15" w:type="dxa"/>
              <w:left w:w="15" w:type="dxa"/>
              <w:bottom w:w="0" w:type="dxa"/>
              <w:right w:w="15" w:type="dxa"/>
            </w:tcMar>
            <w:vAlign w:val="bottom"/>
            <w:hideMark/>
          </w:tcPr>
          <w:p w14:paraId="06A383DD" w14:textId="77777777" w:rsidR="00E36F0E" w:rsidRDefault="00E36F0E">
            <w:pPr>
              <w:spacing w:line="256" w:lineRule="auto"/>
              <w:rPr>
                <w:rFonts w:asciiTheme="minorHAnsi" w:eastAsiaTheme="minorEastAsia" w:hAnsiTheme="minorHAnsi" w:cstheme="minorBidi"/>
              </w:rPr>
            </w:pPr>
          </w:p>
        </w:tc>
      </w:tr>
      <w:tr w:rsidR="00E36F0E" w14:paraId="25A350DD" w14:textId="77777777" w:rsidTr="00E36F0E">
        <w:trPr>
          <w:trHeight w:val="255"/>
          <w:jc w:val="center"/>
        </w:trPr>
        <w:tc>
          <w:tcPr>
            <w:tcW w:w="2425" w:type="dxa"/>
            <w:shd w:val="clear" w:color="auto" w:fill="F2F2F2" w:themeFill="background1" w:themeFillShade="F2"/>
            <w:tcMar>
              <w:top w:w="15" w:type="dxa"/>
              <w:left w:w="15" w:type="dxa"/>
              <w:bottom w:w="0" w:type="dxa"/>
              <w:right w:w="15" w:type="dxa"/>
            </w:tcMar>
            <w:vAlign w:val="bottom"/>
            <w:hideMark/>
          </w:tcPr>
          <w:p w14:paraId="724889F2" w14:textId="77777777" w:rsidR="00E36F0E" w:rsidRDefault="00393DC0">
            <w:pPr>
              <w:spacing w:line="255" w:lineRule="atLeast"/>
              <w:textAlignment w:val="bottom"/>
              <w:rPr>
                <w:rFonts w:cs="Arial"/>
                <w:sz w:val="36"/>
                <w:szCs w:val="36"/>
              </w:rPr>
            </w:pPr>
            <w:r>
              <w:rPr>
                <w:rFonts w:cs="Arial"/>
                <w:color w:val="000000"/>
                <w:kern w:val="24"/>
              </w:rPr>
              <w:t>WIRClient1 VICC</w:t>
            </w:r>
          </w:p>
        </w:tc>
        <w:tc>
          <w:tcPr>
            <w:tcW w:w="754" w:type="dxa"/>
            <w:tcMar>
              <w:top w:w="15" w:type="dxa"/>
              <w:left w:w="15" w:type="dxa"/>
              <w:bottom w:w="0" w:type="dxa"/>
              <w:right w:w="15" w:type="dxa"/>
            </w:tcMar>
            <w:vAlign w:val="bottom"/>
            <w:hideMark/>
          </w:tcPr>
          <w:p w14:paraId="63E0FC4D" w14:textId="77777777" w:rsidR="00E36F0E" w:rsidRDefault="00393DC0">
            <w:pPr>
              <w:spacing w:line="255" w:lineRule="atLeast"/>
              <w:textAlignment w:val="bottom"/>
              <w:rPr>
                <w:rFonts w:cs="Arial"/>
                <w:sz w:val="36"/>
                <w:szCs w:val="36"/>
              </w:rPr>
            </w:pPr>
            <w:r>
              <w:rPr>
                <w:rFonts w:cs="Arial"/>
                <w:color w:val="000000"/>
                <w:kern w:val="24"/>
              </w:rPr>
              <w:t>50MB</w:t>
            </w:r>
          </w:p>
        </w:tc>
        <w:tc>
          <w:tcPr>
            <w:tcW w:w="836" w:type="dxa"/>
            <w:tcMar>
              <w:top w:w="15" w:type="dxa"/>
              <w:left w:w="15" w:type="dxa"/>
              <w:bottom w:w="0" w:type="dxa"/>
              <w:right w:w="15" w:type="dxa"/>
            </w:tcMar>
            <w:vAlign w:val="bottom"/>
            <w:hideMark/>
          </w:tcPr>
          <w:p w14:paraId="493C0BAF" w14:textId="77777777" w:rsidR="00E36F0E" w:rsidRDefault="00393DC0">
            <w:pPr>
              <w:spacing w:line="255" w:lineRule="atLeast"/>
              <w:textAlignment w:val="bottom"/>
              <w:rPr>
                <w:rFonts w:cs="Arial"/>
                <w:sz w:val="36"/>
                <w:szCs w:val="36"/>
              </w:rPr>
            </w:pPr>
            <w:r>
              <w:rPr>
                <w:rFonts w:cs="Arial"/>
                <w:color w:val="000000"/>
                <w:kern w:val="24"/>
              </w:rPr>
              <w:t>100MB</w:t>
            </w:r>
          </w:p>
        </w:tc>
        <w:tc>
          <w:tcPr>
            <w:tcW w:w="570" w:type="dxa"/>
            <w:tcMar>
              <w:top w:w="15" w:type="dxa"/>
              <w:left w:w="15" w:type="dxa"/>
              <w:bottom w:w="0" w:type="dxa"/>
              <w:right w:w="15" w:type="dxa"/>
            </w:tcMar>
            <w:vAlign w:val="bottom"/>
            <w:hideMark/>
          </w:tcPr>
          <w:p w14:paraId="1F992021" w14:textId="77777777" w:rsidR="00E36F0E" w:rsidRDefault="00E36F0E">
            <w:pPr>
              <w:rPr>
                <w:rFonts w:cs="Arial"/>
                <w:sz w:val="36"/>
                <w:szCs w:val="36"/>
              </w:rPr>
            </w:pPr>
          </w:p>
        </w:tc>
        <w:tc>
          <w:tcPr>
            <w:tcW w:w="800" w:type="dxa"/>
            <w:tcMar>
              <w:top w:w="15" w:type="dxa"/>
              <w:left w:w="15" w:type="dxa"/>
              <w:bottom w:w="0" w:type="dxa"/>
              <w:right w:w="15" w:type="dxa"/>
            </w:tcMar>
            <w:vAlign w:val="bottom"/>
            <w:hideMark/>
          </w:tcPr>
          <w:p w14:paraId="50724683" w14:textId="77777777" w:rsidR="00E36F0E" w:rsidRDefault="00E36F0E">
            <w:pPr>
              <w:spacing w:line="256" w:lineRule="auto"/>
              <w:rPr>
                <w:rFonts w:asciiTheme="minorHAnsi" w:eastAsiaTheme="minorEastAsia" w:hAnsiTheme="minorHAnsi" w:cstheme="minorBidi"/>
              </w:rPr>
            </w:pPr>
          </w:p>
        </w:tc>
        <w:tc>
          <w:tcPr>
            <w:tcW w:w="645" w:type="dxa"/>
            <w:tcMar>
              <w:top w:w="15" w:type="dxa"/>
              <w:left w:w="15" w:type="dxa"/>
              <w:bottom w:w="0" w:type="dxa"/>
              <w:right w:w="15" w:type="dxa"/>
            </w:tcMar>
            <w:vAlign w:val="bottom"/>
            <w:hideMark/>
          </w:tcPr>
          <w:p w14:paraId="4B07F617" w14:textId="77777777" w:rsidR="00E36F0E" w:rsidRDefault="00393DC0">
            <w:pPr>
              <w:spacing w:line="255" w:lineRule="atLeast"/>
              <w:textAlignment w:val="bottom"/>
              <w:rPr>
                <w:rFonts w:cs="Arial"/>
                <w:sz w:val="36"/>
                <w:szCs w:val="36"/>
              </w:rPr>
            </w:pPr>
            <w:r>
              <w:rPr>
                <w:rFonts w:cs="Arial"/>
                <w:color w:val="000000"/>
                <w:kern w:val="24"/>
              </w:rPr>
              <w:t>10</w:t>
            </w:r>
            <w:r>
              <w:rPr>
                <w:rFonts w:cs="Arial"/>
                <w:color w:val="000000"/>
                <w:kern w:val="24"/>
                <w:sz w:val="16"/>
                <w:szCs w:val="16"/>
              </w:rPr>
              <w:t>MB</w:t>
            </w:r>
          </w:p>
        </w:tc>
        <w:tc>
          <w:tcPr>
            <w:tcW w:w="885" w:type="dxa"/>
            <w:tcMar>
              <w:top w:w="15" w:type="dxa"/>
              <w:left w:w="15" w:type="dxa"/>
              <w:bottom w:w="0" w:type="dxa"/>
              <w:right w:w="15" w:type="dxa"/>
            </w:tcMar>
            <w:vAlign w:val="bottom"/>
            <w:hideMark/>
          </w:tcPr>
          <w:p w14:paraId="0B78BCC8" w14:textId="77777777" w:rsidR="00E36F0E" w:rsidRDefault="00393DC0">
            <w:pPr>
              <w:spacing w:line="255" w:lineRule="atLeast"/>
              <w:textAlignment w:val="bottom"/>
              <w:rPr>
                <w:rFonts w:cs="Arial"/>
                <w:sz w:val="36"/>
                <w:szCs w:val="36"/>
              </w:rPr>
            </w:pPr>
            <w:r>
              <w:rPr>
                <w:rFonts w:cs="Arial"/>
                <w:color w:val="000000"/>
                <w:kern w:val="24"/>
              </w:rPr>
              <w:t>20</w:t>
            </w:r>
            <w:r>
              <w:rPr>
                <w:rFonts w:cs="Arial"/>
                <w:color w:val="000000"/>
                <w:kern w:val="24"/>
                <w:sz w:val="16"/>
                <w:szCs w:val="16"/>
              </w:rPr>
              <w:t>MB</w:t>
            </w:r>
          </w:p>
        </w:tc>
        <w:tc>
          <w:tcPr>
            <w:tcW w:w="697" w:type="dxa"/>
            <w:tcMar>
              <w:top w:w="15" w:type="dxa"/>
              <w:left w:w="15" w:type="dxa"/>
              <w:bottom w:w="0" w:type="dxa"/>
              <w:right w:w="15" w:type="dxa"/>
            </w:tcMar>
            <w:vAlign w:val="bottom"/>
            <w:hideMark/>
          </w:tcPr>
          <w:p w14:paraId="31EEF1C4" w14:textId="77777777" w:rsidR="00E36F0E" w:rsidRDefault="00E36F0E">
            <w:pPr>
              <w:spacing w:line="256" w:lineRule="auto"/>
              <w:rPr>
                <w:rFonts w:asciiTheme="minorHAnsi" w:eastAsiaTheme="minorEastAsia" w:hAnsiTheme="minorHAnsi" w:cstheme="minorBidi"/>
              </w:rPr>
            </w:pPr>
          </w:p>
        </w:tc>
        <w:tc>
          <w:tcPr>
            <w:tcW w:w="927" w:type="dxa"/>
            <w:tcMar>
              <w:top w:w="15" w:type="dxa"/>
              <w:left w:w="15" w:type="dxa"/>
              <w:bottom w:w="0" w:type="dxa"/>
              <w:right w:w="15" w:type="dxa"/>
            </w:tcMar>
            <w:vAlign w:val="bottom"/>
            <w:hideMark/>
          </w:tcPr>
          <w:p w14:paraId="36BDAD04" w14:textId="77777777" w:rsidR="00E36F0E" w:rsidRDefault="00E36F0E">
            <w:pPr>
              <w:spacing w:line="256" w:lineRule="auto"/>
              <w:rPr>
                <w:rFonts w:asciiTheme="minorHAnsi" w:eastAsiaTheme="minorEastAsia" w:hAnsiTheme="minorHAnsi" w:cstheme="minorBidi"/>
              </w:rPr>
            </w:pPr>
          </w:p>
        </w:tc>
      </w:tr>
      <w:tr w:rsidR="00E36F0E" w14:paraId="0ECCFBFA" w14:textId="77777777" w:rsidTr="00E36F0E">
        <w:trPr>
          <w:trHeight w:val="255"/>
          <w:jc w:val="center"/>
        </w:trPr>
        <w:tc>
          <w:tcPr>
            <w:tcW w:w="2425" w:type="dxa"/>
            <w:shd w:val="clear" w:color="auto" w:fill="F2F2F2" w:themeFill="background1" w:themeFillShade="F2"/>
            <w:tcMar>
              <w:top w:w="15" w:type="dxa"/>
              <w:left w:w="15" w:type="dxa"/>
              <w:bottom w:w="0" w:type="dxa"/>
              <w:right w:w="15" w:type="dxa"/>
            </w:tcMar>
            <w:vAlign w:val="bottom"/>
            <w:hideMark/>
          </w:tcPr>
          <w:p w14:paraId="05620308" w14:textId="77777777" w:rsidR="00E36F0E" w:rsidRDefault="00393DC0">
            <w:pPr>
              <w:spacing w:line="255" w:lineRule="atLeast"/>
              <w:textAlignment w:val="bottom"/>
              <w:rPr>
                <w:rFonts w:cs="Arial"/>
                <w:sz w:val="36"/>
                <w:szCs w:val="36"/>
              </w:rPr>
            </w:pPr>
            <w:r>
              <w:rPr>
                <w:rFonts w:cs="Arial"/>
                <w:color w:val="000000"/>
                <w:kern w:val="24"/>
              </w:rPr>
              <w:t>On Line Traffic</w:t>
            </w:r>
          </w:p>
        </w:tc>
        <w:tc>
          <w:tcPr>
            <w:tcW w:w="754" w:type="dxa"/>
            <w:tcMar>
              <w:top w:w="15" w:type="dxa"/>
              <w:left w:w="15" w:type="dxa"/>
              <w:bottom w:w="0" w:type="dxa"/>
              <w:right w:w="15" w:type="dxa"/>
            </w:tcMar>
            <w:vAlign w:val="bottom"/>
            <w:hideMark/>
          </w:tcPr>
          <w:p w14:paraId="1C1B0E18" w14:textId="77777777" w:rsidR="00E36F0E" w:rsidRDefault="00E36F0E">
            <w:pPr>
              <w:rPr>
                <w:rFonts w:cs="Arial"/>
                <w:sz w:val="36"/>
                <w:szCs w:val="36"/>
              </w:rPr>
            </w:pPr>
          </w:p>
        </w:tc>
        <w:tc>
          <w:tcPr>
            <w:tcW w:w="836" w:type="dxa"/>
            <w:tcMar>
              <w:top w:w="15" w:type="dxa"/>
              <w:left w:w="15" w:type="dxa"/>
              <w:bottom w:w="0" w:type="dxa"/>
              <w:right w:w="15" w:type="dxa"/>
            </w:tcMar>
            <w:vAlign w:val="bottom"/>
            <w:hideMark/>
          </w:tcPr>
          <w:p w14:paraId="54F86D6F" w14:textId="77777777" w:rsidR="00E36F0E" w:rsidRDefault="00E36F0E">
            <w:pPr>
              <w:spacing w:line="256" w:lineRule="auto"/>
              <w:rPr>
                <w:rFonts w:asciiTheme="minorHAnsi" w:eastAsiaTheme="minorEastAsia" w:hAnsiTheme="minorHAnsi" w:cstheme="minorBidi"/>
              </w:rPr>
            </w:pPr>
          </w:p>
        </w:tc>
        <w:tc>
          <w:tcPr>
            <w:tcW w:w="570" w:type="dxa"/>
            <w:tcMar>
              <w:top w:w="15" w:type="dxa"/>
              <w:left w:w="15" w:type="dxa"/>
              <w:bottom w:w="0" w:type="dxa"/>
              <w:right w:w="15" w:type="dxa"/>
            </w:tcMar>
            <w:vAlign w:val="bottom"/>
            <w:hideMark/>
          </w:tcPr>
          <w:p w14:paraId="598B1670" w14:textId="77777777" w:rsidR="00E36F0E" w:rsidRDefault="00E36F0E">
            <w:pPr>
              <w:spacing w:line="256" w:lineRule="auto"/>
              <w:rPr>
                <w:rFonts w:asciiTheme="minorHAnsi" w:eastAsiaTheme="minorEastAsia" w:hAnsiTheme="minorHAnsi" w:cstheme="minorBidi"/>
              </w:rPr>
            </w:pPr>
          </w:p>
        </w:tc>
        <w:tc>
          <w:tcPr>
            <w:tcW w:w="800" w:type="dxa"/>
            <w:tcMar>
              <w:top w:w="15" w:type="dxa"/>
              <w:left w:w="15" w:type="dxa"/>
              <w:bottom w:w="0" w:type="dxa"/>
              <w:right w:w="15" w:type="dxa"/>
            </w:tcMar>
            <w:vAlign w:val="bottom"/>
            <w:hideMark/>
          </w:tcPr>
          <w:p w14:paraId="47E89BBB" w14:textId="77777777" w:rsidR="00E36F0E" w:rsidRDefault="00E36F0E">
            <w:pPr>
              <w:spacing w:line="256" w:lineRule="auto"/>
              <w:rPr>
                <w:rFonts w:asciiTheme="minorHAnsi" w:eastAsiaTheme="minorEastAsia" w:hAnsiTheme="minorHAnsi" w:cstheme="minorBidi"/>
              </w:rPr>
            </w:pPr>
          </w:p>
        </w:tc>
        <w:tc>
          <w:tcPr>
            <w:tcW w:w="645" w:type="dxa"/>
            <w:tcMar>
              <w:top w:w="15" w:type="dxa"/>
              <w:left w:w="15" w:type="dxa"/>
              <w:bottom w:w="0" w:type="dxa"/>
              <w:right w:w="15" w:type="dxa"/>
            </w:tcMar>
            <w:vAlign w:val="bottom"/>
            <w:hideMark/>
          </w:tcPr>
          <w:p w14:paraId="41AB34FE" w14:textId="77777777" w:rsidR="00E36F0E" w:rsidRDefault="00E36F0E">
            <w:pPr>
              <w:spacing w:line="256" w:lineRule="auto"/>
              <w:rPr>
                <w:rFonts w:asciiTheme="minorHAnsi" w:eastAsiaTheme="minorEastAsia" w:hAnsiTheme="minorHAnsi" w:cstheme="minorBidi"/>
              </w:rPr>
            </w:pPr>
          </w:p>
        </w:tc>
        <w:tc>
          <w:tcPr>
            <w:tcW w:w="885" w:type="dxa"/>
            <w:tcMar>
              <w:top w:w="15" w:type="dxa"/>
              <w:left w:w="15" w:type="dxa"/>
              <w:bottom w:w="0" w:type="dxa"/>
              <w:right w:w="15" w:type="dxa"/>
            </w:tcMar>
            <w:vAlign w:val="bottom"/>
            <w:hideMark/>
          </w:tcPr>
          <w:p w14:paraId="601CC8DE" w14:textId="77777777" w:rsidR="00E36F0E" w:rsidRDefault="00E36F0E">
            <w:pPr>
              <w:spacing w:line="256" w:lineRule="auto"/>
              <w:rPr>
                <w:rFonts w:asciiTheme="minorHAnsi" w:eastAsiaTheme="minorEastAsia" w:hAnsiTheme="minorHAnsi" w:cstheme="minorBidi"/>
              </w:rPr>
            </w:pPr>
          </w:p>
        </w:tc>
        <w:tc>
          <w:tcPr>
            <w:tcW w:w="697" w:type="dxa"/>
            <w:tcMar>
              <w:top w:w="15" w:type="dxa"/>
              <w:left w:w="15" w:type="dxa"/>
              <w:bottom w:w="0" w:type="dxa"/>
              <w:right w:w="15" w:type="dxa"/>
            </w:tcMar>
            <w:vAlign w:val="bottom"/>
            <w:hideMark/>
          </w:tcPr>
          <w:p w14:paraId="4B52C942" w14:textId="77777777" w:rsidR="00E36F0E" w:rsidRDefault="00E36F0E">
            <w:pPr>
              <w:rPr>
                <w:rFonts w:cs="Arial"/>
                <w:sz w:val="36"/>
                <w:szCs w:val="36"/>
              </w:rPr>
            </w:pPr>
          </w:p>
        </w:tc>
        <w:tc>
          <w:tcPr>
            <w:tcW w:w="927" w:type="dxa"/>
            <w:tcMar>
              <w:top w:w="15" w:type="dxa"/>
              <w:left w:w="15" w:type="dxa"/>
              <w:bottom w:w="0" w:type="dxa"/>
              <w:right w:w="15" w:type="dxa"/>
            </w:tcMar>
            <w:vAlign w:val="bottom"/>
            <w:hideMark/>
          </w:tcPr>
          <w:p w14:paraId="41FFD64C" w14:textId="77777777" w:rsidR="00E36F0E" w:rsidRDefault="00E36F0E">
            <w:pPr>
              <w:spacing w:line="256" w:lineRule="auto"/>
              <w:rPr>
                <w:rFonts w:asciiTheme="minorHAnsi" w:eastAsiaTheme="minorEastAsia" w:hAnsiTheme="minorHAnsi" w:cstheme="minorBidi"/>
              </w:rPr>
            </w:pPr>
          </w:p>
        </w:tc>
      </w:tr>
      <w:tr w:rsidR="00E36F0E" w14:paraId="25E08ADD" w14:textId="77777777" w:rsidTr="00E36F0E">
        <w:trPr>
          <w:trHeight w:val="255"/>
          <w:jc w:val="center"/>
        </w:trPr>
        <w:tc>
          <w:tcPr>
            <w:tcW w:w="2425" w:type="dxa"/>
            <w:shd w:val="clear" w:color="auto" w:fill="F2F2F2" w:themeFill="background1" w:themeFillShade="F2"/>
            <w:tcMar>
              <w:top w:w="15" w:type="dxa"/>
              <w:left w:w="15" w:type="dxa"/>
              <w:bottom w:w="0" w:type="dxa"/>
              <w:right w:w="15" w:type="dxa"/>
            </w:tcMar>
            <w:vAlign w:val="bottom"/>
            <w:hideMark/>
          </w:tcPr>
          <w:p w14:paraId="68EB5B8B" w14:textId="77777777" w:rsidR="00E36F0E" w:rsidRDefault="00393DC0">
            <w:pPr>
              <w:spacing w:line="255" w:lineRule="atLeast"/>
              <w:textAlignment w:val="bottom"/>
              <w:rPr>
                <w:rFonts w:cs="Arial"/>
                <w:sz w:val="36"/>
                <w:szCs w:val="36"/>
              </w:rPr>
            </w:pPr>
            <w:r>
              <w:rPr>
                <w:rFonts w:cs="Arial"/>
                <w:color w:val="000000"/>
                <w:kern w:val="24"/>
              </w:rPr>
              <w:t>…</w:t>
            </w:r>
          </w:p>
        </w:tc>
        <w:tc>
          <w:tcPr>
            <w:tcW w:w="754" w:type="dxa"/>
            <w:tcMar>
              <w:top w:w="15" w:type="dxa"/>
              <w:left w:w="15" w:type="dxa"/>
              <w:bottom w:w="0" w:type="dxa"/>
              <w:right w:w="15" w:type="dxa"/>
            </w:tcMar>
            <w:vAlign w:val="bottom"/>
            <w:hideMark/>
          </w:tcPr>
          <w:p w14:paraId="2823C667" w14:textId="77777777" w:rsidR="00E36F0E" w:rsidRDefault="00E36F0E">
            <w:pPr>
              <w:rPr>
                <w:rFonts w:cs="Arial"/>
                <w:sz w:val="36"/>
                <w:szCs w:val="36"/>
              </w:rPr>
            </w:pPr>
          </w:p>
        </w:tc>
        <w:tc>
          <w:tcPr>
            <w:tcW w:w="836" w:type="dxa"/>
            <w:tcMar>
              <w:top w:w="15" w:type="dxa"/>
              <w:left w:w="15" w:type="dxa"/>
              <w:bottom w:w="0" w:type="dxa"/>
              <w:right w:w="15" w:type="dxa"/>
            </w:tcMar>
            <w:vAlign w:val="bottom"/>
            <w:hideMark/>
          </w:tcPr>
          <w:p w14:paraId="7F7F2E43" w14:textId="77777777" w:rsidR="00E36F0E" w:rsidRDefault="00E36F0E">
            <w:pPr>
              <w:spacing w:line="256" w:lineRule="auto"/>
              <w:rPr>
                <w:rFonts w:asciiTheme="minorHAnsi" w:eastAsiaTheme="minorEastAsia" w:hAnsiTheme="minorHAnsi" w:cstheme="minorBidi"/>
              </w:rPr>
            </w:pPr>
          </w:p>
        </w:tc>
        <w:tc>
          <w:tcPr>
            <w:tcW w:w="570" w:type="dxa"/>
            <w:tcMar>
              <w:top w:w="15" w:type="dxa"/>
              <w:left w:w="15" w:type="dxa"/>
              <w:bottom w:w="0" w:type="dxa"/>
              <w:right w:w="15" w:type="dxa"/>
            </w:tcMar>
            <w:vAlign w:val="bottom"/>
            <w:hideMark/>
          </w:tcPr>
          <w:p w14:paraId="4D1EC02B" w14:textId="77777777" w:rsidR="00E36F0E" w:rsidRDefault="00E36F0E">
            <w:pPr>
              <w:spacing w:line="256" w:lineRule="auto"/>
              <w:rPr>
                <w:rFonts w:asciiTheme="minorHAnsi" w:eastAsiaTheme="minorEastAsia" w:hAnsiTheme="minorHAnsi" w:cstheme="minorBidi"/>
              </w:rPr>
            </w:pPr>
          </w:p>
        </w:tc>
        <w:tc>
          <w:tcPr>
            <w:tcW w:w="800" w:type="dxa"/>
            <w:tcMar>
              <w:top w:w="15" w:type="dxa"/>
              <w:left w:w="15" w:type="dxa"/>
              <w:bottom w:w="0" w:type="dxa"/>
              <w:right w:w="15" w:type="dxa"/>
            </w:tcMar>
            <w:vAlign w:val="bottom"/>
            <w:hideMark/>
          </w:tcPr>
          <w:p w14:paraId="2FBF06F7" w14:textId="77777777" w:rsidR="00E36F0E" w:rsidRDefault="00E36F0E">
            <w:pPr>
              <w:spacing w:line="256" w:lineRule="auto"/>
              <w:rPr>
                <w:rFonts w:asciiTheme="minorHAnsi" w:eastAsiaTheme="minorEastAsia" w:hAnsiTheme="minorHAnsi" w:cstheme="minorBidi"/>
              </w:rPr>
            </w:pPr>
          </w:p>
        </w:tc>
        <w:tc>
          <w:tcPr>
            <w:tcW w:w="645" w:type="dxa"/>
            <w:tcMar>
              <w:top w:w="15" w:type="dxa"/>
              <w:left w:w="15" w:type="dxa"/>
              <w:bottom w:w="0" w:type="dxa"/>
              <w:right w:w="15" w:type="dxa"/>
            </w:tcMar>
            <w:vAlign w:val="bottom"/>
            <w:hideMark/>
          </w:tcPr>
          <w:p w14:paraId="4E7B074C" w14:textId="77777777" w:rsidR="00E36F0E" w:rsidRDefault="00E36F0E">
            <w:pPr>
              <w:spacing w:line="256" w:lineRule="auto"/>
              <w:rPr>
                <w:rFonts w:asciiTheme="minorHAnsi" w:eastAsiaTheme="minorEastAsia" w:hAnsiTheme="minorHAnsi" w:cstheme="minorBidi"/>
              </w:rPr>
            </w:pPr>
          </w:p>
        </w:tc>
        <w:tc>
          <w:tcPr>
            <w:tcW w:w="885" w:type="dxa"/>
            <w:tcMar>
              <w:top w:w="15" w:type="dxa"/>
              <w:left w:w="15" w:type="dxa"/>
              <w:bottom w:w="0" w:type="dxa"/>
              <w:right w:w="15" w:type="dxa"/>
            </w:tcMar>
            <w:vAlign w:val="bottom"/>
            <w:hideMark/>
          </w:tcPr>
          <w:p w14:paraId="60D3D915" w14:textId="77777777" w:rsidR="00E36F0E" w:rsidRDefault="00E36F0E">
            <w:pPr>
              <w:spacing w:line="256" w:lineRule="auto"/>
              <w:rPr>
                <w:rFonts w:asciiTheme="minorHAnsi" w:eastAsiaTheme="minorEastAsia" w:hAnsiTheme="minorHAnsi" w:cstheme="minorBidi"/>
              </w:rPr>
            </w:pPr>
          </w:p>
        </w:tc>
        <w:tc>
          <w:tcPr>
            <w:tcW w:w="697" w:type="dxa"/>
            <w:tcMar>
              <w:top w:w="15" w:type="dxa"/>
              <w:left w:w="15" w:type="dxa"/>
              <w:bottom w:w="0" w:type="dxa"/>
              <w:right w:w="15" w:type="dxa"/>
            </w:tcMar>
            <w:vAlign w:val="bottom"/>
            <w:hideMark/>
          </w:tcPr>
          <w:p w14:paraId="3A3BD8BD" w14:textId="77777777" w:rsidR="00E36F0E" w:rsidRDefault="00E36F0E">
            <w:pPr>
              <w:spacing w:line="256" w:lineRule="auto"/>
              <w:rPr>
                <w:rFonts w:asciiTheme="minorHAnsi" w:eastAsiaTheme="minorEastAsia" w:hAnsiTheme="minorHAnsi" w:cstheme="minorBidi"/>
              </w:rPr>
            </w:pPr>
          </w:p>
        </w:tc>
        <w:tc>
          <w:tcPr>
            <w:tcW w:w="927" w:type="dxa"/>
            <w:tcMar>
              <w:top w:w="15" w:type="dxa"/>
              <w:left w:w="15" w:type="dxa"/>
              <w:bottom w:w="0" w:type="dxa"/>
              <w:right w:w="15" w:type="dxa"/>
            </w:tcMar>
            <w:vAlign w:val="bottom"/>
            <w:hideMark/>
          </w:tcPr>
          <w:p w14:paraId="24F6A9E5" w14:textId="77777777" w:rsidR="00E36F0E" w:rsidRDefault="00E36F0E">
            <w:pPr>
              <w:spacing w:line="256" w:lineRule="auto"/>
              <w:rPr>
                <w:rFonts w:asciiTheme="minorHAnsi" w:eastAsiaTheme="minorEastAsia" w:hAnsiTheme="minorHAnsi" w:cstheme="minorBidi"/>
              </w:rPr>
            </w:pPr>
          </w:p>
        </w:tc>
      </w:tr>
    </w:tbl>
    <w:p w14:paraId="323BFD81" w14:textId="77777777" w:rsidR="00E36F0E" w:rsidRDefault="00E36F0E" w:rsidP="00E36F0E"/>
    <w:p w14:paraId="427900B3" w14:textId="77777777" w:rsidR="00E36F0E" w:rsidRDefault="00393DC0" w:rsidP="00E36F0E">
      <w:r>
        <w:t>For SiriusXM, WIRServer shall report data usage.</w:t>
      </w:r>
    </w:p>
    <w:p w14:paraId="371CADC4" w14:textId="77777777" w:rsidR="00E36F0E" w:rsidRDefault="00E36F0E" w:rsidP="00E36F0E"/>
    <w:p w14:paraId="624310C4" w14:textId="77777777" w:rsidR="00E36F0E" w:rsidRDefault="00393DC0" w:rsidP="00E36F0E">
      <w:r>
        <w:t>Data usage shall be accumulated until key off and door opened. At key off and door opened, WIRServer shall report data usage to Ford backend if there is an SDN connection.</w:t>
      </w:r>
    </w:p>
    <w:p w14:paraId="41E723DE" w14:textId="77777777" w:rsidR="00E36F0E" w:rsidRPr="00EE7F1C" w:rsidRDefault="00393DC0" w:rsidP="00E36F0E">
      <w:r>
        <w:t>If there is pending data usage report during WIRServer power off, WIRServer shall store it on persistent memory and report it during next report trigger.</w:t>
      </w:r>
    </w:p>
    <w:p w14:paraId="357E970C" w14:textId="77777777" w:rsidR="00506E2F" w:rsidRPr="00506E2F" w:rsidRDefault="00506E2F" w:rsidP="00506E2F">
      <w:pPr>
        <w:pStyle w:val="Heading4"/>
        <w:rPr>
          <w:b w:val="0"/>
          <w:u w:val="single"/>
        </w:rPr>
      </w:pPr>
      <w:r w:rsidRPr="00506E2F">
        <w:rPr>
          <w:b w:val="0"/>
          <w:u w:val="single"/>
        </w:rPr>
        <w:lastRenderedPageBreak/>
        <w:t>WIR-REQ-295972/B-Data usage storage</w:t>
      </w:r>
    </w:p>
    <w:p w14:paraId="4D65393E" w14:textId="54757D73" w:rsidR="00E36F0E" w:rsidRPr="007A7D93" w:rsidRDefault="00393DC0" w:rsidP="00E36F0E">
      <w:r>
        <w:t>At any point in time WIRServer shall aggregate data usage per app per interface and store the same for the period. WIRClients shall report data usage to WIRServer during key off and door open event. If a WIRClient fails to report to WIRServer the data usage, it shall report at next key off and door open event.</w:t>
      </w:r>
    </w:p>
    <w:p w14:paraId="0589EF76" w14:textId="77777777" w:rsidR="00506E2F" w:rsidRPr="00506E2F" w:rsidRDefault="00506E2F" w:rsidP="00506E2F">
      <w:pPr>
        <w:pStyle w:val="Heading4"/>
        <w:rPr>
          <w:b w:val="0"/>
          <w:u w:val="single"/>
        </w:rPr>
      </w:pPr>
      <w:r w:rsidRPr="00506E2F">
        <w:rPr>
          <w:b w:val="0"/>
          <w:u w:val="single"/>
        </w:rPr>
        <w:t>WIR-REQ-295975/A-Data usage data transmission to Ford cloud</w:t>
      </w:r>
    </w:p>
    <w:p w14:paraId="32A1D43F" w14:textId="17B43DE3" w:rsidR="00E36F0E" w:rsidRDefault="00393DC0" w:rsidP="00E36F0E">
      <w:r>
        <w:t>The WIRServer shall be capable of transmitting the Data usage any time to the cloud upon request from the cloud FTCP.</w:t>
      </w:r>
    </w:p>
    <w:p w14:paraId="055835C7" w14:textId="77777777" w:rsidR="00E36F0E" w:rsidRDefault="00E36F0E" w:rsidP="00E36F0E"/>
    <w:p w14:paraId="2413D24F" w14:textId="77777777" w:rsidR="00E36F0E" w:rsidRPr="00CD67A1" w:rsidRDefault="00393DC0" w:rsidP="00E36F0E">
      <w:r>
        <w:t>For more details on the type and content please refer FTCP protofile.</w:t>
      </w:r>
    </w:p>
    <w:p w14:paraId="25E2BD83" w14:textId="77777777" w:rsidR="00506E2F" w:rsidRPr="00506E2F" w:rsidRDefault="00506E2F" w:rsidP="00506E2F">
      <w:pPr>
        <w:pStyle w:val="Heading4"/>
        <w:rPr>
          <w:b w:val="0"/>
          <w:u w:val="single"/>
        </w:rPr>
      </w:pPr>
      <w:r w:rsidRPr="00506E2F">
        <w:rPr>
          <w:b w:val="0"/>
          <w:u w:val="single"/>
        </w:rPr>
        <w:t>WIR-REQ-295976/A-Data usage data transmission format</w:t>
      </w:r>
    </w:p>
    <w:p w14:paraId="0581C5FA" w14:textId="068D0B7B" w:rsidR="00E36F0E" w:rsidRPr="00276206" w:rsidRDefault="00393DC0" w:rsidP="00E36F0E">
      <w:r>
        <w:t>The WIRServer shall be capable of transmitting data usage for individual application and also as a whole.</w:t>
      </w:r>
    </w:p>
    <w:p w14:paraId="1FCA8E3B" w14:textId="77777777" w:rsidR="00506E2F" w:rsidRPr="00506E2F" w:rsidRDefault="00506E2F" w:rsidP="00506E2F">
      <w:pPr>
        <w:pStyle w:val="Heading4"/>
        <w:rPr>
          <w:b w:val="0"/>
          <w:u w:val="single"/>
        </w:rPr>
      </w:pPr>
      <w:r w:rsidRPr="00506E2F">
        <w:rPr>
          <w:b w:val="0"/>
          <w:u w:val="single"/>
        </w:rPr>
        <w:t>WIR-REQ-295977/A-Data usage request processing from in vehicle HMI</w:t>
      </w:r>
    </w:p>
    <w:p w14:paraId="462A01BC" w14:textId="38BF28A1" w:rsidR="00E36F0E" w:rsidRPr="008F1B2C" w:rsidRDefault="00393DC0" w:rsidP="00E36F0E">
      <w:r>
        <w:t>The WIRServer shall be capable of receiving request to data usage from in vehicle HMI.</w:t>
      </w:r>
    </w:p>
    <w:p w14:paraId="235E2D0A" w14:textId="77777777" w:rsidR="00506E2F" w:rsidRPr="00506E2F" w:rsidRDefault="00506E2F" w:rsidP="00506E2F">
      <w:pPr>
        <w:pStyle w:val="Heading4"/>
        <w:rPr>
          <w:b w:val="0"/>
          <w:u w:val="single"/>
        </w:rPr>
      </w:pPr>
      <w:r w:rsidRPr="00506E2F">
        <w:rPr>
          <w:b w:val="0"/>
          <w:u w:val="single"/>
        </w:rPr>
        <w:t>WIR-REQ-295978/A-Data usage data transmission to in vehicle HMI</w:t>
      </w:r>
    </w:p>
    <w:p w14:paraId="1669D7BA" w14:textId="6EF29300" w:rsidR="00E36F0E" w:rsidRPr="008600A2" w:rsidRDefault="00393DC0" w:rsidP="00E36F0E">
      <w:r>
        <w:t>The WIRServer shall be capable of transmitting the Data usage any time to the cloud upon request from the in vehicle HMI.</w:t>
      </w:r>
    </w:p>
    <w:p w14:paraId="78E66A9D" w14:textId="77777777" w:rsidR="00506E2F" w:rsidRPr="00506E2F" w:rsidRDefault="00506E2F" w:rsidP="00506E2F">
      <w:pPr>
        <w:pStyle w:val="Heading4"/>
        <w:rPr>
          <w:b w:val="0"/>
          <w:u w:val="single"/>
        </w:rPr>
      </w:pPr>
      <w:r w:rsidRPr="00506E2F">
        <w:rPr>
          <w:b w:val="0"/>
          <w:u w:val="single"/>
        </w:rPr>
        <w:t>WIR-REQ-295979/A-Accuracy of data usage calculation</w:t>
      </w:r>
    </w:p>
    <w:p w14:paraId="25E34E0A" w14:textId="3A950F28" w:rsidR="00E36F0E" w:rsidRPr="0054385E" w:rsidRDefault="00393DC0" w:rsidP="00E36F0E">
      <w:r>
        <w:t>The Data usage calculation per application shall be 99.9999% accuracy rounded to the nearest Kilobyte.</w:t>
      </w:r>
    </w:p>
    <w:p w14:paraId="44AEA597" w14:textId="77777777" w:rsidR="00506E2F" w:rsidRPr="00506E2F" w:rsidRDefault="00506E2F" w:rsidP="00506E2F">
      <w:pPr>
        <w:pStyle w:val="Heading4"/>
        <w:rPr>
          <w:b w:val="0"/>
          <w:u w:val="single"/>
        </w:rPr>
      </w:pPr>
      <w:r w:rsidRPr="00506E2F">
        <w:rPr>
          <w:b w:val="0"/>
          <w:u w:val="single"/>
        </w:rPr>
        <w:t>WIR-REQ-295980/A-Data usage timestamp for cellular</w:t>
      </w:r>
    </w:p>
    <w:p w14:paraId="462343AD" w14:textId="7B137B20" w:rsidR="00E36F0E" w:rsidRPr="007E1700" w:rsidRDefault="00393DC0" w:rsidP="00E36F0E">
      <w:r>
        <w:t>The WIRServer shall have a log of data usage per session and associated time stamps for the selected period.</w:t>
      </w:r>
    </w:p>
    <w:p w14:paraId="2CCFEFD9" w14:textId="77777777" w:rsidR="00506E2F" w:rsidRPr="00506E2F" w:rsidRDefault="00506E2F" w:rsidP="00506E2F">
      <w:pPr>
        <w:pStyle w:val="Heading4"/>
        <w:rPr>
          <w:b w:val="0"/>
          <w:u w:val="single"/>
        </w:rPr>
      </w:pPr>
      <w:r w:rsidRPr="00506E2F">
        <w:rPr>
          <w:b w:val="0"/>
          <w:u w:val="single"/>
        </w:rPr>
        <w:t>WIR-REQ-402384/B-Controlling data usage data upload by CCS setting</w:t>
      </w:r>
    </w:p>
    <w:p w14:paraId="76D2BAF3" w14:textId="40312708" w:rsidR="00E36F0E" w:rsidRDefault="00393DC0" w:rsidP="00E36F0E">
      <w:r>
        <w:t>If the bAllow for entity Feature94 (ID 94, Type 1) is disabled, the WIRServer shall not share any data consumption information outside the vehicle.</w:t>
      </w:r>
    </w:p>
    <w:p w14:paraId="0D5AF9A3" w14:textId="77777777" w:rsidR="00E36F0E" w:rsidRDefault="00393DC0" w:rsidP="00E36F0E">
      <w:r>
        <w:t>If the bAllow for entity Feature94 (ID 94, Type 1) is enabled, the WIRServer shall be allowed to share data consumption related information outside the vehicle.</w:t>
      </w:r>
    </w:p>
    <w:p w14:paraId="76279157" w14:textId="77777777" w:rsidR="00E36F0E" w:rsidRDefault="00E36F0E" w:rsidP="00E36F0E"/>
    <w:p w14:paraId="66FFC079" w14:textId="77777777" w:rsidR="00E36F0E" w:rsidRDefault="00393DC0" w:rsidP="00E36F0E">
      <w:r>
        <w:t>Note: the impact of other privacy settings (e.g. vehicle data sharing) on the enablement of the feature is handled through CCS dependency on Policy Table Extension.</w:t>
      </w:r>
    </w:p>
    <w:p w14:paraId="7C87C42F" w14:textId="77777777" w:rsidR="00E36F0E" w:rsidRDefault="00E36F0E" w:rsidP="00E36F0E"/>
    <w:p w14:paraId="7F7E444B" w14:textId="77777777" w:rsidR="00E36F0E" w:rsidRPr="00A011D7" w:rsidRDefault="00393DC0" w:rsidP="00E36F0E">
      <w:r>
        <w:t>WIRServer shall stop collecting data usage when the bAllow for entity Feature94 (ID 94, Type 1) is disabled and resume collecting data usage again when the bAllow for entity Feature94 (ID 94, Type 1) is enabled.</w:t>
      </w:r>
    </w:p>
    <w:p w14:paraId="2AFC4C4C" w14:textId="77777777" w:rsidR="00E36F0E" w:rsidRDefault="00393DC0" w:rsidP="00506E2F">
      <w:pPr>
        <w:pStyle w:val="Heading3"/>
      </w:pPr>
      <w:bookmarkStart w:id="44" w:name="_Toc93426740"/>
      <w:r>
        <w:t>Use Cases</w:t>
      </w:r>
      <w:bookmarkEnd w:id="44"/>
    </w:p>
    <w:p w14:paraId="77ADF4C2" w14:textId="77777777" w:rsidR="00E36F0E" w:rsidRDefault="00393DC0" w:rsidP="00506E2F">
      <w:pPr>
        <w:pStyle w:val="Heading3"/>
      </w:pPr>
      <w:bookmarkStart w:id="45" w:name="_Toc93426741"/>
      <w:r>
        <w:t>White Box View</w:t>
      </w:r>
      <w:bookmarkEnd w:id="45"/>
    </w:p>
    <w:p w14:paraId="687F049B" w14:textId="77777777" w:rsidR="00E36F0E" w:rsidRDefault="00393DC0">
      <w:pPr>
        <w:spacing w:after="200" w:line="276" w:lineRule="auto"/>
      </w:pPr>
      <w:r>
        <w:br w:type="page"/>
      </w:r>
    </w:p>
    <w:p w14:paraId="6BE0940F" w14:textId="77777777" w:rsidR="00E36F0E" w:rsidRDefault="00E36F0E" w:rsidP="00E36F0E"/>
    <w:p w14:paraId="1DB94567" w14:textId="1245558E" w:rsidR="00E36F0E" w:rsidRDefault="00393DC0" w:rsidP="00506E2F">
      <w:pPr>
        <w:pStyle w:val="Heading2"/>
      </w:pPr>
      <w:bookmarkStart w:id="46" w:name="_Toc93426742"/>
      <w:r w:rsidRPr="00B9479B">
        <w:t>WIR-FUN-REQ-295982/A-WIFI Connect Reminders - HMI</w:t>
      </w:r>
      <w:bookmarkEnd w:id="46"/>
    </w:p>
    <w:p w14:paraId="3D56ED48" w14:textId="77777777" w:rsidR="00E36F0E" w:rsidRDefault="00E36F0E" w:rsidP="00E36F0E"/>
    <w:p w14:paraId="586C00C3" w14:textId="77777777" w:rsidR="00E36F0E" w:rsidRDefault="00393DC0" w:rsidP="00506E2F">
      <w:pPr>
        <w:pStyle w:val="Heading3"/>
      </w:pPr>
      <w:bookmarkStart w:id="47" w:name="_Toc93426743"/>
      <w:r>
        <w:t>Requirements</w:t>
      </w:r>
      <w:bookmarkEnd w:id="47"/>
    </w:p>
    <w:p w14:paraId="3261172B" w14:textId="77777777" w:rsidR="00506E2F" w:rsidRPr="00506E2F" w:rsidRDefault="00506E2F" w:rsidP="00506E2F">
      <w:pPr>
        <w:pStyle w:val="Heading4"/>
        <w:rPr>
          <w:b w:val="0"/>
          <w:u w:val="single"/>
        </w:rPr>
      </w:pPr>
      <w:r w:rsidRPr="00506E2F">
        <w:rPr>
          <w:b w:val="0"/>
          <w:u w:val="single"/>
        </w:rPr>
        <w:t>WIR-REQ-295983/A-WIFI Connect Reminder Popup</w:t>
      </w:r>
    </w:p>
    <w:p w14:paraId="407B58C6" w14:textId="51C299B9" w:rsidR="00E36F0E" w:rsidRDefault="00393DC0" w:rsidP="00E36F0E">
      <w:r>
        <w:t>SYNC module shall support the WIFI connect reminder pop up.</w:t>
      </w:r>
    </w:p>
    <w:p w14:paraId="5709687D" w14:textId="77777777" w:rsidR="00E36F0E" w:rsidRDefault="00E36F0E" w:rsidP="00E36F0E"/>
    <w:p w14:paraId="1EFA64F8" w14:textId="77777777" w:rsidR="00E36F0E" w:rsidRDefault="00393DC0" w:rsidP="00E36F0E">
      <w:r>
        <w:t>Text content and pop up shall be finalized and captured in HMI specification.</w:t>
      </w:r>
    </w:p>
    <w:p w14:paraId="0B9B6970" w14:textId="77777777" w:rsidR="00506E2F" w:rsidRPr="00506E2F" w:rsidRDefault="00506E2F" w:rsidP="00506E2F">
      <w:pPr>
        <w:pStyle w:val="Heading4"/>
        <w:rPr>
          <w:b w:val="0"/>
          <w:u w:val="single"/>
        </w:rPr>
      </w:pPr>
      <w:r w:rsidRPr="00506E2F">
        <w:rPr>
          <w:b w:val="0"/>
          <w:u w:val="single"/>
        </w:rPr>
        <w:t>WIR-REQ-295984/C-Trigger</w:t>
      </w:r>
    </w:p>
    <w:p w14:paraId="14EB21E5" w14:textId="6428AA4E" w:rsidR="00E36F0E" w:rsidRDefault="00393DC0" w:rsidP="00E36F0E">
      <w:r>
        <w:t>The WIR Server module shall count the number of ignition cycles where Vehicle is not connected to WIFI.</w:t>
      </w:r>
    </w:p>
    <w:p w14:paraId="1B8019B9" w14:textId="77777777" w:rsidR="00E36F0E" w:rsidRDefault="00E36F0E" w:rsidP="00E36F0E"/>
    <w:p w14:paraId="1C678548" w14:textId="77777777" w:rsidR="00E36F0E" w:rsidRDefault="00393DC0" w:rsidP="00E36F0E">
      <w:r w:rsidRPr="000B35AC">
        <w:t>Vehicle WIFI refers to either WIRClient1 WIFI</w:t>
      </w:r>
      <w:r>
        <w:t xml:space="preserve"> </w:t>
      </w:r>
      <w:r w:rsidRPr="000B35AC">
        <w:t>or WIRClient2 WIFI or WIRClient5 WIFI.</w:t>
      </w:r>
    </w:p>
    <w:p w14:paraId="4A70E20A" w14:textId="77777777" w:rsidR="00E36F0E" w:rsidRPr="00133B5E" w:rsidRDefault="00E36F0E" w:rsidP="00E36F0E"/>
    <w:p w14:paraId="679C6D07" w14:textId="77777777" w:rsidR="00E36F0E" w:rsidRDefault="00393DC0" w:rsidP="00E36F0E">
      <w:r>
        <w:t>If the vehicle fails to connect to WIFI for WIFI_CONNECT_REMINDER_COUNTER number of ignition cycles WIRServer shall notify WIRClient1 to display WIFI Connect reminder pop up.</w:t>
      </w:r>
    </w:p>
    <w:p w14:paraId="19848568" w14:textId="77777777" w:rsidR="00506E2F" w:rsidRPr="00506E2F" w:rsidRDefault="00506E2F" w:rsidP="00506E2F">
      <w:pPr>
        <w:pStyle w:val="Heading4"/>
        <w:rPr>
          <w:b w:val="0"/>
          <w:u w:val="single"/>
        </w:rPr>
      </w:pPr>
      <w:r w:rsidRPr="00506E2F">
        <w:rPr>
          <w:b w:val="0"/>
          <w:u w:val="single"/>
        </w:rPr>
        <w:t>WIR-REQ-295985/A-Trigger Frequency</w:t>
      </w:r>
    </w:p>
    <w:p w14:paraId="0CD937FF" w14:textId="0BFEA786" w:rsidR="00E36F0E" w:rsidRDefault="00393DC0" w:rsidP="00E36F0E">
      <w:r>
        <w:t xml:space="preserve">The trigger frequency is WIFI_CONNECT_REMINDER_COUNTER ignition cycles. The initial value for WIFI_CONNECT_REMINDER_COUNTER is 100. </w:t>
      </w:r>
    </w:p>
    <w:p w14:paraId="7ED342C6" w14:textId="77777777" w:rsidR="00506E2F" w:rsidRPr="00506E2F" w:rsidRDefault="00506E2F" w:rsidP="00506E2F">
      <w:pPr>
        <w:pStyle w:val="Heading4"/>
        <w:rPr>
          <w:b w:val="0"/>
          <w:u w:val="single"/>
        </w:rPr>
      </w:pPr>
      <w:r w:rsidRPr="00506E2F">
        <w:rPr>
          <w:b w:val="0"/>
          <w:u w:val="single"/>
        </w:rPr>
        <w:t>WIR-REQ-295986/B-WIFI Connect Reminder Popup User Action</w:t>
      </w:r>
    </w:p>
    <w:p w14:paraId="69B0E48E" w14:textId="09B5B4E6" w:rsidR="00E36F0E" w:rsidRDefault="00393DC0" w:rsidP="00E36F0E">
      <w:r>
        <w:t>The user shall have an option to select “No” or “Remind me later” to the WIFI connect reminder pop up.</w:t>
      </w:r>
    </w:p>
    <w:p w14:paraId="0043C237" w14:textId="77777777" w:rsidR="00506E2F" w:rsidRPr="00506E2F" w:rsidRDefault="00506E2F" w:rsidP="00506E2F">
      <w:pPr>
        <w:pStyle w:val="Heading4"/>
        <w:rPr>
          <w:b w:val="0"/>
          <w:u w:val="single"/>
        </w:rPr>
      </w:pPr>
      <w:r w:rsidRPr="00506E2F">
        <w:rPr>
          <w:b w:val="0"/>
          <w:u w:val="single"/>
        </w:rPr>
        <w:t>WIR-REQ-295987/B-User Selects OK</w:t>
      </w:r>
    </w:p>
    <w:p w14:paraId="5C420271" w14:textId="427E5A26" w:rsidR="00E36F0E" w:rsidRDefault="00393DC0" w:rsidP="00E36F0E">
      <w:r>
        <w:t>If the user selects OK then vehicle shall not display the pop up once again.</w:t>
      </w:r>
    </w:p>
    <w:p w14:paraId="6B64935F" w14:textId="77777777" w:rsidR="00E36F0E" w:rsidRDefault="00E36F0E" w:rsidP="00E36F0E"/>
    <w:p w14:paraId="0C769A0D" w14:textId="77777777" w:rsidR="00E36F0E" w:rsidRDefault="00393DC0" w:rsidP="00E36F0E">
      <w:r>
        <w:t>WIRClient1 shall notify WIRServer about user selection. WIRServer shall reset the WIFI_CONNECT_REMINDER_COUNTER counter and wait for trigger conditions as stated in Trigger requirement.</w:t>
      </w:r>
    </w:p>
    <w:p w14:paraId="7C534536" w14:textId="77777777" w:rsidR="00506E2F" w:rsidRPr="00506E2F" w:rsidRDefault="00506E2F" w:rsidP="00506E2F">
      <w:pPr>
        <w:pStyle w:val="Heading4"/>
        <w:rPr>
          <w:b w:val="0"/>
          <w:u w:val="single"/>
        </w:rPr>
      </w:pPr>
      <w:r w:rsidRPr="00506E2F">
        <w:rPr>
          <w:b w:val="0"/>
          <w:u w:val="single"/>
        </w:rPr>
        <w:t>WIR-REQ-295988/B-User Selects Remind Me Later</w:t>
      </w:r>
    </w:p>
    <w:p w14:paraId="6555AF4C" w14:textId="219330FD" w:rsidR="00E36F0E" w:rsidRDefault="00393DC0" w:rsidP="00E36F0E">
      <w:r>
        <w:t>If the user selects “REMIND ME LATER” then vehicle shall not display the pop up once again until WIFI_CONNECT_REMINDER_TEMP ignition cycles have been completed.</w:t>
      </w:r>
    </w:p>
    <w:p w14:paraId="2332E50E" w14:textId="77777777" w:rsidR="00E36F0E" w:rsidRDefault="00E36F0E" w:rsidP="00E36F0E"/>
    <w:p w14:paraId="728A19E2" w14:textId="77777777" w:rsidR="00E36F0E" w:rsidRDefault="00393DC0" w:rsidP="00E36F0E">
      <w:r>
        <w:t>WIRClient1 shall notify WIRServer module about User selection. WIRServer module shall start another counter WIFI_CONNECT_REMINDER_TEMP and WIFI_CONNECT_REMINDER_COUNTER shall still remain 100. The value of WIFI_CONNECT_REMINDER_TEMP counter shall configurable and shall be set to 100.</w:t>
      </w:r>
    </w:p>
    <w:p w14:paraId="5A853DCD" w14:textId="77777777" w:rsidR="00506E2F" w:rsidRPr="00506E2F" w:rsidRDefault="00506E2F" w:rsidP="00506E2F">
      <w:pPr>
        <w:pStyle w:val="Heading4"/>
        <w:rPr>
          <w:b w:val="0"/>
          <w:u w:val="single"/>
        </w:rPr>
      </w:pPr>
      <w:r w:rsidRPr="00506E2F">
        <w:rPr>
          <w:b w:val="0"/>
          <w:u w:val="single"/>
        </w:rPr>
        <w:t>WIR-REQ-295989/A-WIFI_CONNECT_REMINDER Popup Configurable</w:t>
      </w:r>
    </w:p>
    <w:p w14:paraId="38823D27" w14:textId="44A0D35D" w:rsidR="00E36F0E" w:rsidRDefault="00393DC0" w:rsidP="00E36F0E">
      <w:r>
        <w:t>The WIFI_CONNECT_REMINDER pop up shall be a configurable parameter and shall be turned ON / OFF by WIRServer module based on the configuration.</w:t>
      </w:r>
    </w:p>
    <w:p w14:paraId="0547F541" w14:textId="77777777" w:rsidR="00506E2F" w:rsidRPr="00506E2F" w:rsidRDefault="00506E2F" w:rsidP="00506E2F">
      <w:pPr>
        <w:pStyle w:val="Heading4"/>
        <w:rPr>
          <w:b w:val="0"/>
          <w:u w:val="single"/>
        </w:rPr>
      </w:pPr>
      <w:r w:rsidRPr="00506E2F">
        <w:rPr>
          <w:b w:val="0"/>
          <w:u w:val="single"/>
        </w:rPr>
        <w:t>WIR-REQ-295990/B-User Selects “No” Check Box</w:t>
      </w:r>
    </w:p>
    <w:p w14:paraId="3728FA7D" w14:textId="34987889" w:rsidR="00E36F0E" w:rsidRDefault="00393DC0" w:rsidP="00E36F0E">
      <w:r>
        <w:t>If the user selects “No” again then the pop up is never displayed again until master reset occurs.</w:t>
      </w:r>
    </w:p>
    <w:p w14:paraId="3A1E5771" w14:textId="77777777" w:rsidR="00E36F0E" w:rsidRDefault="00E36F0E" w:rsidP="00E36F0E"/>
    <w:p w14:paraId="390D4F36" w14:textId="77777777" w:rsidR="00E36F0E" w:rsidRDefault="00393DC0" w:rsidP="00E36F0E">
      <w:r>
        <w:t>WIRClient1 communicates this information to WIRServer which tracks this status and never triggers the pop up.</w:t>
      </w:r>
    </w:p>
    <w:p w14:paraId="2EE15F7D" w14:textId="77777777" w:rsidR="00506E2F" w:rsidRPr="00506E2F" w:rsidRDefault="00506E2F" w:rsidP="00506E2F">
      <w:pPr>
        <w:pStyle w:val="Heading4"/>
        <w:rPr>
          <w:b w:val="0"/>
          <w:u w:val="single"/>
        </w:rPr>
      </w:pPr>
      <w:r w:rsidRPr="00506E2F">
        <w:rPr>
          <w:b w:val="0"/>
          <w:u w:val="single"/>
        </w:rPr>
        <w:t>WIR-REQ-295991/B-Master Reset</w:t>
      </w:r>
    </w:p>
    <w:p w14:paraId="4DCB1ECB" w14:textId="17190E36" w:rsidR="00E36F0E" w:rsidRDefault="00393DC0" w:rsidP="00E36F0E">
      <w:r>
        <w:t>If a master reset is performed by user then WIRClient1 notifies WIRServer of master reset.</w:t>
      </w:r>
    </w:p>
    <w:p w14:paraId="046931F5" w14:textId="77777777" w:rsidR="00E36F0E" w:rsidRDefault="00E36F0E" w:rsidP="00E36F0E"/>
    <w:p w14:paraId="52AE402C" w14:textId="77777777" w:rsidR="00E36F0E" w:rsidRPr="007533AD" w:rsidRDefault="00393DC0" w:rsidP="00E36F0E">
      <w:r>
        <w:t>WIRServer will reset the Pop up trigger conditions and over rides any previously selected “No.”</w:t>
      </w:r>
    </w:p>
    <w:p w14:paraId="01E0AC5C" w14:textId="77777777" w:rsidR="00E36F0E" w:rsidRDefault="00E36F0E" w:rsidP="00E36F0E"/>
    <w:p w14:paraId="2340E6C4" w14:textId="77777777" w:rsidR="00E36F0E" w:rsidRDefault="00393DC0" w:rsidP="00E36F0E">
      <w:r>
        <w:lastRenderedPageBreak/>
        <w:t>Master reset will reset this and pop up will be brought out again.</w:t>
      </w:r>
    </w:p>
    <w:p w14:paraId="7530A75C" w14:textId="77777777" w:rsidR="00E36F0E" w:rsidRDefault="00393DC0" w:rsidP="00506E2F">
      <w:pPr>
        <w:pStyle w:val="Heading3"/>
      </w:pPr>
      <w:bookmarkStart w:id="48" w:name="_Toc93426744"/>
      <w:r>
        <w:t>Use Cases</w:t>
      </w:r>
      <w:bookmarkEnd w:id="48"/>
    </w:p>
    <w:p w14:paraId="7F2E6C93" w14:textId="77777777" w:rsidR="00E36F0E" w:rsidRDefault="00393DC0" w:rsidP="00506E2F">
      <w:pPr>
        <w:pStyle w:val="Heading3"/>
      </w:pPr>
      <w:bookmarkStart w:id="49" w:name="_Toc93426745"/>
      <w:r>
        <w:t>White Box View</w:t>
      </w:r>
      <w:bookmarkEnd w:id="49"/>
    </w:p>
    <w:p w14:paraId="3F39A839" w14:textId="77777777" w:rsidR="00E36F0E" w:rsidRDefault="00393DC0">
      <w:pPr>
        <w:spacing w:after="200" w:line="276" w:lineRule="auto"/>
      </w:pPr>
      <w:r>
        <w:br w:type="page"/>
      </w:r>
    </w:p>
    <w:p w14:paraId="21F763C8" w14:textId="77777777" w:rsidR="00E36F0E" w:rsidRDefault="00E36F0E" w:rsidP="00E36F0E"/>
    <w:p w14:paraId="7E81BD96" w14:textId="73C35007" w:rsidR="00E36F0E" w:rsidRDefault="00393DC0" w:rsidP="00506E2F">
      <w:pPr>
        <w:pStyle w:val="Heading2"/>
      </w:pPr>
      <w:bookmarkStart w:id="50" w:name="_Toc93426746"/>
      <w:r w:rsidRPr="00B9479B">
        <w:t>WIR-FUN-REQ-295996/A-Central Controller</w:t>
      </w:r>
      <w:bookmarkEnd w:id="50"/>
    </w:p>
    <w:p w14:paraId="57FDD2E5" w14:textId="77777777" w:rsidR="00E36F0E" w:rsidRDefault="00E36F0E" w:rsidP="00E36F0E"/>
    <w:p w14:paraId="69A76A63" w14:textId="77777777" w:rsidR="00E36F0E" w:rsidRDefault="00393DC0" w:rsidP="00506E2F">
      <w:pPr>
        <w:pStyle w:val="Heading3"/>
      </w:pPr>
      <w:bookmarkStart w:id="51" w:name="_Toc93426747"/>
      <w:r>
        <w:t>Requirements</w:t>
      </w:r>
      <w:bookmarkEnd w:id="51"/>
    </w:p>
    <w:p w14:paraId="276AB9AE" w14:textId="77777777" w:rsidR="00506E2F" w:rsidRPr="00506E2F" w:rsidRDefault="00506E2F" w:rsidP="00506E2F">
      <w:pPr>
        <w:pStyle w:val="Heading4"/>
        <w:rPr>
          <w:b w:val="0"/>
          <w:u w:val="single"/>
        </w:rPr>
      </w:pPr>
      <w:r w:rsidRPr="00506E2F">
        <w:rPr>
          <w:b w:val="0"/>
          <w:u w:val="single"/>
        </w:rPr>
        <w:t>WIR-REQ-296012/E-Receive requests from local controller</w:t>
      </w:r>
    </w:p>
    <w:p w14:paraId="76E9E3FD" w14:textId="44621F81" w:rsidR="00E36F0E" w:rsidRDefault="00393DC0" w:rsidP="00E36F0E">
      <w:r>
        <w:t>WIR</w:t>
      </w:r>
      <w:r w:rsidRPr="005075BE">
        <w:t>Server</w:t>
      </w:r>
      <w:r>
        <w:t xml:space="preserve"> central controller shall receive requests from any WIRClient and WIRServer local controllers.</w:t>
      </w:r>
    </w:p>
    <w:p w14:paraId="05DC5A5F" w14:textId="77777777" w:rsidR="00E36F0E" w:rsidRPr="00B657F6" w:rsidRDefault="00E36F0E" w:rsidP="00E36F0E"/>
    <w:p w14:paraId="134666F7" w14:textId="77777777" w:rsidR="00506E2F" w:rsidRPr="00506E2F" w:rsidRDefault="00506E2F" w:rsidP="00506E2F">
      <w:pPr>
        <w:pStyle w:val="Heading4"/>
        <w:rPr>
          <w:b w:val="0"/>
          <w:u w:val="single"/>
        </w:rPr>
      </w:pPr>
      <w:r w:rsidRPr="00506E2F">
        <w:rPr>
          <w:b w:val="0"/>
          <w:u w:val="single"/>
        </w:rPr>
        <w:t>WIR-REQ-296013/C-Process requests from Local controller:</w:t>
      </w:r>
    </w:p>
    <w:p w14:paraId="5878FAD8" w14:textId="0EE8BBEB" w:rsidR="00E36F0E" w:rsidRDefault="00393DC0" w:rsidP="00E36F0E">
      <w:r>
        <w:t>The WIR Server shall process the request specified by the application and provide the appropriate interface</w:t>
      </w:r>
    </w:p>
    <w:p w14:paraId="343C28A8" w14:textId="77777777" w:rsidR="00E36F0E" w:rsidRDefault="00E36F0E" w:rsidP="00E36F0E"/>
    <w:tbl>
      <w:tblPr>
        <w:tblStyle w:val="TableGrid"/>
        <w:tblW w:w="0" w:type="auto"/>
        <w:jc w:val="center"/>
        <w:tblLook w:val="04A0" w:firstRow="1" w:lastRow="0" w:firstColumn="1" w:lastColumn="0" w:noHBand="0" w:noVBand="1"/>
      </w:tblPr>
      <w:tblGrid>
        <w:gridCol w:w="2875"/>
        <w:gridCol w:w="6475"/>
      </w:tblGrid>
      <w:tr w:rsidR="00E36F0E" w14:paraId="2E3F0944" w14:textId="77777777" w:rsidTr="00506E2F">
        <w:trPr>
          <w:jc w:val="center"/>
        </w:trPr>
        <w:tc>
          <w:tcPr>
            <w:tcW w:w="2875" w:type="dxa"/>
          </w:tcPr>
          <w:p w14:paraId="02F07600" w14:textId="77777777" w:rsidR="00E36F0E" w:rsidRPr="000978A8" w:rsidRDefault="00393DC0" w:rsidP="00E36F0E">
            <w:pPr>
              <w:rPr>
                <w:b/>
              </w:rPr>
            </w:pPr>
            <w:r w:rsidRPr="000978A8">
              <w:rPr>
                <w:b/>
              </w:rPr>
              <w:t>Type of request</w:t>
            </w:r>
          </w:p>
        </w:tc>
        <w:tc>
          <w:tcPr>
            <w:tcW w:w="6475" w:type="dxa"/>
          </w:tcPr>
          <w:p w14:paraId="5DEB7D9E" w14:textId="77777777" w:rsidR="00E36F0E" w:rsidRPr="000978A8" w:rsidRDefault="00393DC0" w:rsidP="00E36F0E">
            <w:pPr>
              <w:rPr>
                <w:b/>
              </w:rPr>
            </w:pPr>
            <w:r w:rsidRPr="000978A8">
              <w:rPr>
                <w:b/>
              </w:rPr>
              <w:t>Int</w:t>
            </w:r>
            <w:r>
              <w:rPr>
                <w:b/>
              </w:rPr>
              <w:t>erface to be</w:t>
            </w:r>
            <w:r w:rsidRPr="000978A8">
              <w:rPr>
                <w:b/>
              </w:rPr>
              <w:t xml:space="preserve"> provided</w:t>
            </w:r>
          </w:p>
        </w:tc>
      </w:tr>
      <w:tr w:rsidR="00E36F0E" w14:paraId="14D39A62" w14:textId="77777777" w:rsidTr="00506E2F">
        <w:trPr>
          <w:jc w:val="center"/>
        </w:trPr>
        <w:tc>
          <w:tcPr>
            <w:tcW w:w="2875" w:type="dxa"/>
          </w:tcPr>
          <w:p w14:paraId="435351A4" w14:textId="77777777" w:rsidR="00E36F0E" w:rsidRDefault="00393DC0" w:rsidP="00E36F0E">
            <w:r>
              <w:t>Foreground</w:t>
            </w:r>
          </w:p>
        </w:tc>
        <w:tc>
          <w:tcPr>
            <w:tcW w:w="6475" w:type="dxa"/>
          </w:tcPr>
          <w:p w14:paraId="6E6FD58B" w14:textId="77777777" w:rsidR="00E36F0E" w:rsidRDefault="00393DC0" w:rsidP="00E36F0E">
            <w:r>
              <w:t>Cellular connection if available</w:t>
            </w:r>
          </w:p>
          <w:p w14:paraId="536034F3" w14:textId="77777777" w:rsidR="00E36F0E" w:rsidRDefault="00393DC0" w:rsidP="00E36F0E">
            <w:r>
              <w:t>WIFI only if cellular connection is not available</w:t>
            </w:r>
          </w:p>
          <w:p w14:paraId="2CDC2712" w14:textId="77777777" w:rsidR="00E36F0E" w:rsidRDefault="00393DC0" w:rsidP="00E36F0E">
            <w:r>
              <w:t>If WIFI preferred is selected by the application then WIFI shall be provided even if cellular connection is available</w:t>
            </w:r>
          </w:p>
        </w:tc>
      </w:tr>
      <w:tr w:rsidR="00E36F0E" w14:paraId="5A295A06" w14:textId="77777777" w:rsidTr="00506E2F">
        <w:trPr>
          <w:jc w:val="center"/>
        </w:trPr>
        <w:tc>
          <w:tcPr>
            <w:tcW w:w="2875" w:type="dxa"/>
          </w:tcPr>
          <w:p w14:paraId="14D667F6" w14:textId="77777777" w:rsidR="00E36F0E" w:rsidRDefault="00393DC0" w:rsidP="00E36F0E">
            <w:r>
              <w:t>Background</w:t>
            </w:r>
          </w:p>
        </w:tc>
        <w:tc>
          <w:tcPr>
            <w:tcW w:w="6475" w:type="dxa"/>
          </w:tcPr>
          <w:p w14:paraId="005F115A" w14:textId="77777777" w:rsidR="00E36F0E" w:rsidRDefault="00393DC0" w:rsidP="00E36F0E">
            <w:r>
              <w:t>WIFI connection</w:t>
            </w:r>
          </w:p>
        </w:tc>
      </w:tr>
      <w:tr w:rsidR="00E36F0E" w14:paraId="3CAD2C30" w14:textId="77777777" w:rsidTr="00506E2F">
        <w:trPr>
          <w:jc w:val="center"/>
        </w:trPr>
        <w:tc>
          <w:tcPr>
            <w:tcW w:w="2875" w:type="dxa"/>
          </w:tcPr>
          <w:p w14:paraId="7F6F7816" w14:textId="77777777" w:rsidR="00E36F0E" w:rsidRDefault="00393DC0" w:rsidP="00E36F0E">
            <w:r>
              <w:t>Background guaranteed</w:t>
            </w:r>
          </w:p>
        </w:tc>
        <w:tc>
          <w:tcPr>
            <w:tcW w:w="6475" w:type="dxa"/>
          </w:tcPr>
          <w:p w14:paraId="725EDF65" w14:textId="77777777" w:rsidR="00E36F0E" w:rsidRDefault="00393DC0" w:rsidP="00E36F0E">
            <w:r>
              <w:t>Till Timer expiry provide WIFI connection. Once timer expires provide cellular connection</w:t>
            </w:r>
          </w:p>
        </w:tc>
      </w:tr>
      <w:tr w:rsidR="00E36F0E" w14:paraId="46399BFF" w14:textId="77777777" w:rsidTr="00506E2F">
        <w:trPr>
          <w:jc w:val="center"/>
        </w:trPr>
        <w:tc>
          <w:tcPr>
            <w:tcW w:w="2875" w:type="dxa"/>
          </w:tcPr>
          <w:p w14:paraId="5A850913" w14:textId="77777777" w:rsidR="00E36F0E" w:rsidRDefault="00393DC0" w:rsidP="00E36F0E">
            <w:r>
              <w:t>Offpeak</w:t>
            </w:r>
          </w:p>
        </w:tc>
        <w:tc>
          <w:tcPr>
            <w:tcW w:w="6475" w:type="dxa"/>
          </w:tcPr>
          <w:p w14:paraId="3CB9FD5D" w14:textId="77777777" w:rsidR="00E36F0E" w:rsidRDefault="00393DC0" w:rsidP="00E36F0E">
            <w:r>
              <w:t>Cellular connection</w:t>
            </w:r>
          </w:p>
        </w:tc>
      </w:tr>
    </w:tbl>
    <w:p w14:paraId="2B225CDB" w14:textId="77777777" w:rsidR="00E36F0E" w:rsidRDefault="00E36F0E"/>
    <w:p w14:paraId="6882A47D" w14:textId="77777777" w:rsidR="00506E2F" w:rsidRPr="00506E2F" w:rsidRDefault="00506E2F" w:rsidP="00506E2F">
      <w:pPr>
        <w:pStyle w:val="Heading4"/>
        <w:rPr>
          <w:b w:val="0"/>
          <w:u w:val="single"/>
        </w:rPr>
      </w:pPr>
      <w:r w:rsidRPr="00506E2F">
        <w:rPr>
          <w:b w:val="0"/>
          <w:u w:val="single"/>
        </w:rPr>
        <w:t>WIR-REQ-296014/A-Store requests from Local controller along with interface provided</w:t>
      </w:r>
    </w:p>
    <w:p w14:paraId="22BAE6E8" w14:textId="76ED5035" w:rsidR="00E36F0E" w:rsidRDefault="00393DC0" w:rsidP="00E36F0E">
      <w:r>
        <w:t>The WIRServer shall be capable of storing the intent requests and interfaces provided for diagnostics purpose as described in diagnostics section</w:t>
      </w:r>
    </w:p>
    <w:p w14:paraId="23D1B308" w14:textId="77777777" w:rsidR="00506E2F" w:rsidRPr="00506E2F" w:rsidRDefault="00506E2F" w:rsidP="00506E2F">
      <w:pPr>
        <w:pStyle w:val="Heading4"/>
        <w:rPr>
          <w:b w:val="0"/>
          <w:u w:val="single"/>
        </w:rPr>
      </w:pPr>
      <w:r w:rsidRPr="00506E2F">
        <w:rPr>
          <w:b w:val="0"/>
          <w:u w:val="single"/>
        </w:rPr>
        <w:t>WIR-REQ-296015/D-Ability to control already provided interface</w:t>
      </w:r>
    </w:p>
    <w:p w14:paraId="274C0F7B" w14:textId="3ECE079B" w:rsidR="00E36F0E" w:rsidRDefault="00393DC0" w:rsidP="00E36F0E">
      <w:r>
        <w:t>The WIRServer central controller shall be able to control all applications for which it has provided interfaces via Local controllers (WIRServer and WIRClients) for bandwidth shaping / prioritization using</w:t>
      </w:r>
    </w:p>
    <w:p w14:paraId="2BFAADAA" w14:textId="77777777" w:rsidR="00E36F0E" w:rsidRDefault="00E36F0E" w:rsidP="00E36F0E"/>
    <w:p w14:paraId="4AE50D47" w14:textId="77777777" w:rsidR="00E36F0E" w:rsidRDefault="00393DC0" w:rsidP="00393DC0">
      <w:pPr>
        <w:numPr>
          <w:ilvl w:val="0"/>
          <w:numId w:val="35"/>
        </w:numPr>
      </w:pPr>
      <w:r>
        <w:t>Pause – Applications shall remember the interface but shall not use the interface until it receives resume from central controller</w:t>
      </w:r>
    </w:p>
    <w:p w14:paraId="503B3150" w14:textId="77777777" w:rsidR="00E36F0E" w:rsidRDefault="00393DC0" w:rsidP="00393DC0">
      <w:pPr>
        <w:numPr>
          <w:ilvl w:val="0"/>
          <w:numId w:val="35"/>
        </w:numPr>
      </w:pPr>
      <w:r>
        <w:t>Resume – Applications shall start using the interfaces once again</w:t>
      </w:r>
    </w:p>
    <w:p w14:paraId="09DF9FB6" w14:textId="77777777" w:rsidR="00E36F0E" w:rsidRDefault="00393DC0" w:rsidP="00393DC0">
      <w:pPr>
        <w:numPr>
          <w:ilvl w:val="0"/>
          <w:numId w:val="35"/>
        </w:numPr>
      </w:pPr>
      <w:r>
        <w:t>Stop – Applications shall stop using the interface and shall request for new interface if needed</w:t>
      </w:r>
    </w:p>
    <w:p w14:paraId="33C3157C" w14:textId="77777777" w:rsidR="00506E2F" w:rsidRPr="00506E2F" w:rsidRDefault="00506E2F" w:rsidP="00506E2F">
      <w:pPr>
        <w:pStyle w:val="Heading4"/>
        <w:rPr>
          <w:b w:val="0"/>
          <w:u w:val="single"/>
        </w:rPr>
      </w:pPr>
      <w:r w:rsidRPr="00506E2F">
        <w:rPr>
          <w:b w:val="0"/>
          <w:u w:val="single"/>
        </w:rPr>
        <w:t>WIR-REQ-296016/D-Scheduling application requests</w:t>
      </w:r>
    </w:p>
    <w:p w14:paraId="3BE874FF" w14:textId="5E1C0864" w:rsidR="00E36F0E" w:rsidRDefault="00393DC0" w:rsidP="00E36F0E">
      <w:r>
        <w:t>The central controller shall schedule application requests until an interface is provided.</w:t>
      </w:r>
    </w:p>
    <w:p w14:paraId="5FDD34A0" w14:textId="77777777" w:rsidR="00E36F0E" w:rsidRDefault="00E36F0E" w:rsidP="00E36F0E"/>
    <w:p w14:paraId="4438BDBC" w14:textId="77777777" w:rsidR="00E36F0E" w:rsidRDefault="00393DC0" w:rsidP="00E36F0E">
      <w:r>
        <w:t>Central controller shall queue WIRServer and WIRClient</w:t>
      </w:r>
      <w:r w:rsidRPr="0031501D">
        <w:t xml:space="preserve"> </w:t>
      </w:r>
      <w:r>
        <w:t>application requests.</w:t>
      </w:r>
    </w:p>
    <w:p w14:paraId="0B6C8ED6" w14:textId="77777777" w:rsidR="00506E2F" w:rsidRPr="00506E2F" w:rsidRDefault="00506E2F" w:rsidP="00506E2F">
      <w:pPr>
        <w:pStyle w:val="Heading4"/>
        <w:rPr>
          <w:b w:val="0"/>
          <w:u w:val="single"/>
        </w:rPr>
      </w:pPr>
      <w:r w:rsidRPr="00506E2F">
        <w:rPr>
          <w:b w:val="0"/>
          <w:u w:val="single"/>
        </w:rPr>
        <w:t>WIR-REQ-296017/A-Providing interfaces to application requests</w:t>
      </w:r>
    </w:p>
    <w:p w14:paraId="540450E3" w14:textId="5EB05AFE" w:rsidR="00E36F0E" w:rsidRDefault="00393DC0" w:rsidP="00E36F0E">
      <w:r>
        <w:t>The Central controller shall provide interfaces to requesting applications via local controller</w:t>
      </w:r>
    </w:p>
    <w:p w14:paraId="3C25D316" w14:textId="77777777" w:rsidR="00506E2F" w:rsidRPr="00506E2F" w:rsidRDefault="00506E2F" w:rsidP="00506E2F">
      <w:pPr>
        <w:pStyle w:val="Heading4"/>
        <w:rPr>
          <w:b w:val="0"/>
          <w:u w:val="single"/>
        </w:rPr>
      </w:pPr>
      <w:r w:rsidRPr="00506E2F">
        <w:rPr>
          <w:b w:val="0"/>
          <w:u w:val="single"/>
        </w:rPr>
        <w:t>WIR-REQ-370384/A-Z2 Modem Limitation</w:t>
      </w:r>
    </w:p>
    <w:p w14:paraId="319AFEF4" w14:textId="121FC950" w:rsidR="00E36F0E" w:rsidRDefault="00393DC0" w:rsidP="00E36F0E">
      <w:r>
        <w:t>The Central controller shall provide interfaces to applications based on policy table. For Z2 applications shall only be privileged to use one of the two modems. The central controller shall not route applications to the modem interfaces an application is not privileged to use.</w:t>
      </w:r>
    </w:p>
    <w:p w14:paraId="3D5EEA3B" w14:textId="77777777" w:rsidR="00506E2F" w:rsidRPr="00506E2F" w:rsidRDefault="00506E2F" w:rsidP="00506E2F">
      <w:pPr>
        <w:pStyle w:val="Heading4"/>
        <w:rPr>
          <w:b w:val="0"/>
          <w:u w:val="single"/>
        </w:rPr>
      </w:pPr>
      <w:r w:rsidRPr="00506E2F">
        <w:rPr>
          <w:b w:val="0"/>
          <w:u w:val="single"/>
        </w:rPr>
        <w:t>WIR-REQ-296018/B-Removing application requests from scheduling queue</w:t>
      </w:r>
    </w:p>
    <w:p w14:paraId="7CB3A36D" w14:textId="7D4CB13F" w:rsidR="00E36F0E" w:rsidRDefault="00393DC0" w:rsidP="00E36F0E">
      <w:r>
        <w:t>The Central controller shall remove application requests from scheduling queue in the following scenarios</w:t>
      </w:r>
    </w:p>
    <w:p w14:paraId="12917C2B" w14:textId="77777777" w:rsidR="00E36F0E" w:rsidRDefault="00E36F0E" w:rsidP="00E36F0E"/>
    <w:tbl>
      <w:tblPr>
        <w:tblStyle w:val="TableGrid"/>
        <w:tblW w:w="0" w:type="auto"/>
        <w:jc w:val="center"/>
        <w:tblLook w:val="04A0" w:firstRow="1" w:lastRow="0" w:firstColumn="1" w:lastColumn="0" w:noHBand="0" w:noVBand="1"/>
      </w:tblPr>
      <w:tblGrid>
        <w:gridCol w:w="3055"/>
        <w:gridCol w:w="4680"/>
      </w:tblGrid>
      <w:tr w:rsidR="00E36F0E" w14:paraId="2415007C" w14:textId="77777777" w:rsidTr="00E36F0E">
        <w:trPr>
          <w:jc w:val="center"/>
        </w:trPr>
        <w:tc>
          <w:tcPr>
            <w:tcW w:w="3055" w:type="dxa"/>
          </w:tcPr>
          <w:p w14:paraId="725542ED" w14:textId="77777777" w:rsidR="00E36F0E" w:rsidRPr="00626D11" w:rsidRDefault="00393DC0" w:rsidP="00E36F0E">
            <w:pPr>
              <w:rPr>
                <w:b/>
              </w:rPr>
            </w:pPr>
            <w:r w:rsidRPr="00626D11">
              <w:rPr>
                <w:b/>
              </w:rPr>
              <w:t>Type of Intent</w:t>
            </w:r>
          </w:p>
        </w:tc>
        <w:tc>
          <w:tcPr>
            <w:tcW w:w="4680" w:type="dxa"/>
          </w:tcPr>
          <w:p w14:paraId="4BF57EF9" w14:textId="77777777" w:rsidR="00E36F0E" w:rsidRPr="00626D11" w:rsidRDefault="00393DC0" w:rsidP="00E36F0E">
            <w:pPr>
              <w:rPr>
                <w:b/>
              </w:rPr>
            </w:pPr>
            <w:r w:rsidRPr="00626D11">
              <w:rPr>
                <w:b/>
              </w:rPr>
              <w:t>Removing from scheduling queue</w:t>
            </w:r>
          </w:p>
        </w:tc>
      </w:tr>
      <w:tr w:rsidR="00E36F0E" w14:paraId="6950C872" w14:textId="77777777" w:rsidTr="00E36F0E">
        <w:trPr>
          <w:jc w:val="center"/>
        </w:trPr>
        <w:tc>
          <w:tcPr>
            <w:tcW w:w="3055" w:type="dxa"/>
          </w:tcPr>
          <w:p w14:paraId="54C04959" w14:textId="77777777" w:rsidR="00E36F0E" w:rsidRPr="00626D11" w:rsidRDefault="00393DC0" w:rsidP="00E36F0E">
            <w:r w:rsidRPr="00626D11">
              <w:lastRenderedPageBreak/>
              <w:t>Foreground</w:t>
            </w:r>
          </w:p>
        </w:tc>
        <w:tc>
          <w:tcPr>
            <w:tcW w:w="4680" w:type="dxa"/>
          </w:tcPr>
          <w:p w14:paraId="6FCAACED" w14:textId="77777777" w:rsidR="00E36F0E" w:rsidRPr="00626D11" w:rsidRDefault="00393DC0" w:rsidP="00393DC0">
            <w:pPr>
              <w:numPr>
                <w:ilvl w:val="0"/>
                <w:numId w:val="36"/>
              </w:numPr>
            </w:pPr>
            <w:r w:rsidRPr="00626D11">
              <w:t>Interface provided successfully</w:t>
            </w:r>
            <w:r>
              <w:t>, or</w:t>
            </w:r>
          </w:p>
          <w:p w14:paraId="4D58F8E2" w14:textId="77777777" w:rsidR="00E36F0E" w:rsidRPr="00626D11" w:rsidRDefault="00393DC0" w:rsidP="00393DC0">
            <w:pPr>
              <w:numPr>
                <w:ilvl w:val="0"/>
                <w:numId w:val="36"/>
              </w:numPr>
            </w:pPr>
            <w:r w:rsidRPr="00626D11">
              <w:t>Ignition OFF</w:t>
            </w:r>
          </w:p>
        </w:tc>
      </w:tr>
      <w:tr w:rsidR="00E36F0E" w14:paraId="16C3E88E" w14:textId="77777777" w:rsidTr="00E36F0E">
        <w:trPr>
          <w:jc w:val="center"/>
        </w:trPr>
        <w:tc>
          <w:tcPr>
            <w:tcW w:w="3055" w:type="dxa"/>
          </w:tcPr>
          <w:p w14:paraId="5B26AF27" w14:textId="77777777" w:rsidR="00E36F0E" w:rsidRPr="00626D11" w:rsidRDefault="00393DC0" w:rsidP="00E36F0E">
            <w:r w:rsidRPr="00626D11">
              <w:t>Background</w:t>
            </w:r>
          </w:p>
        </w:tc>
        <w:tc>
          <w:tcPr>
            <w:tcW w:w="4680" w:type="dxa"/>
          </w:tcPr>
          <w:p w14:paraId="761A6107" w14:textId="77777777" w:rsidR="00E36F0E" w:rsidRPr="00626D11" w:rsidRDefault="00393DC0" w:rsidP="00393DC0">
            <w:pPr>
              <w:numPr>
                <w:ilvl w:val="0"/>
                <w:numId w:val="37"/>
              </w:numPr>
            </w:pPr>
            <w:r w:rsidRPr="00626D11">
              <w:t>Interface provided successfully</w:t>
            </w:r>
            <w:r>
              <w:t>, or</w:t>
            </w:r>
          </w:p>
          <w:p w14:paraId="6D093F07" w14:textId="77777777" w:rsidR="00E36F0E" w:rsidRPr="00626D11" w:rsidRDefault="00393DC0" w:rsidP="00393DC0">
            <w:pPr>
              <w:numPr>
                <w:ilvl w:val="0"/>
                <w:numId w:val="37"/>
              </w:numPr>
            </w:pPr>
            <w:r w:rsidRPr="00626D11">
              <w:t>Ignition OFF</w:t>
            </w:r>
          </w:p>
        </w:tc>
      </w:tr>
      <w:tr w:rsidR="00E36F0E" w14:paraId="1B6378E8" w14:textId="77777777" w:rsidTr="00E36F0E">
        <w:trPr>
          <w:jc w:val="center"/>
        </w:trPr>
        <w:tc>
          <w:tcPr>
            <w:tcW w:w="3055" w:type="dxa"/>
          </w:tcPr>
          <w:p w14:paraId="74BD508C" w14:textId="77777777" w:rsidR="00E36F0E" w:rsidRPr="00626D11" w:rsidRDefault="00393DC0" w:rsidP="00E36F0E">
            <w:r w:rsidRPr="00626D11">
              <w:t>Background guaranteed</w:t>
            </w:r>
          </w:p>
        </w:tc>
        <w:tc>
          <w:tcPr>
            <w:tcW w:w="4680" w:type="dxa"/>
          </w:tcPr>
          <w:p w14:paraId="1DC7F735" w14:textId="77777777" w:rsidR="00E36F0E" w:rsidRPr="00626D11" w:rsidRDefault="00393DC0" w:rsidP="00393DC0">
            <w:pPr>
              <w:numPr>
                <w:ilvl w:val="0"/>
                <w:numId w:val="38"/>
              </w:numPr>
            </w:pPr>
            <w:r w:rsidRPr="00626D11">
              <w:t>Interface provided successfully</w:t>
            </w:r>
          </w:p>
        </w:tc>
      </w:tr>
      <w:tr w:rsidR="00E36F0E" w14:paraId="01327663" w14:textId="77777777" w:rsidTr="00E36F0E">
        <w:trPr>
          <w:jc w:val="center"/>
        </w:trPr>
        <w:tc>
          <w:tcPr>
            <w:tcW w:w="3055" w:type="dxa"/>
          </w:tcPr>
          <w:p w14:paraId="52222F27" w14:textId="77777777" w:rsidR="00E36F0E" w:rsidRPr="00626D11" w:rsidRDefault="00393DC0" w:rsidP="00E36F0E">
            <w:r w:rsidRPr="00626D11">
              <w:t>Off-peak</w:t>
            </w:r>
          </w:p>
        </w:tc>
        <w:tc>
          <w:tcPr>
            <w:tcW w:w="4680" w:type="dxa"/>
          </w:tcPr>
          <w:p w14:paraId="0477C0F7" w14:textId="77777777" w:rsidR="00E36F0E" w:rsidRPr="00626D11" w:rsidRDefault="00393DC0" w:rsidP="00393DC0">
            <w:pPr>
              <w:numPr>
                <w:ilvl w:val="0"/>
                <w:numId w:val="39"/>
              </w:numPr>
            </w:pPr>
            <w:r w:rsidRPr="00626D11">
              <w:t>Interface provided successfully</w:t>
            </w:r>
          </w:p>
        </w:tc>
      </w:tr>
    </w:tbl>
    <w:p w14:paraId="07F45F5A" w14:textId="77777777" w:rsidR="00E36F0E" w:rsidRDefault="00E36F0E"/>
    <w:p w14:paraId="6663D65D" w14:textId="77777777" w:rsidR="00506E2F" w:rsidRPr="00506E2F" w:rsidRDefault="00506E2F" w:rsidP="00506E2F">
      <w:pPr>
        <w:pStyle w:val="Heading4"/>
        <w:rPr>
          <w:b w:val="0"/>
          <w:u w:val="single"/>
        </w:rPr>
      </w:pPr>
      <w:r w:rsidRPr="00506E2F">
        <w:rPr>
          <w:b w:val="0"/>
          <w:u w:val="single"/>
        </w:rPr>
        <w:t>WIR-REQ-296019/A-Retaining application requests in scheduling queue in Nonvolatile memory</w:t>
      </w:r>
    </w:p>
    <w:p w14:paraId="3C313B48" w14:textId="1F239EC8" w:rsidR="00E36F0E" w:rsidRDefault="00393DC0" w:rsidP="00E36F0E">
      <w:r>
        <w:t xml:space="preserve">The Central controller shall retain background guaranteed and off-peak requests in Non volatile memory </w:t>
      </w:r>
    </w:p>
    <w:p w14:paraId="77D0B060" w14:textId="77777777" w:rsidR="00506E2F" w:rsidRPr="00506E2F" w:rsidRDefault="00506E2F" w:rsidP="00506E2F">
      <w:pPr>
        <w:pStyle w:val="Heading4"/>
        <w:rPr>
          <w:b w:val="0"/>
          <w:u w:val="single"/>
        </w:rPr>
      </w:pPr>
      <w:r w:rsidRPr="00506E2F">
        <w:rPr>
          <w:b w:val="0"/>
          <w:u w:val="single"/>
        </w:rPr>
        <w:t>WIR-REQ-296020/A-Removing application requests from scheduling queue in Nonvolatile memory</w:t>
      </w:r>
    </w:p>
    <w:p w14:paraId="3B4AA294" w14:textId="1C0B5D6C" w:rsidR="00E36F0E" w:rsidRDefault="00393DC0" w:rsidP="00E36F0E">
      <w:r>
        <w:t>The Central controller shall remove background guaranteed and off-peak requests from Non volatile memory only after a successful interface is provided back to the application</w:t>
      </w:r>
    </w:p>
    <w:p w14:paraId="5A3320DD" w14:textId="77777777" w:rsidR="00506E2F" w:rsidRPr="00506E2F" w:rsidRDefault="00506E2F" w:rsidP="00506E2F">
      <w:pPr>
        <w:pStyle w:val="Heading4"/>
        <w:rPr>
          <w:b w:val="0"/>
          <w:u w:val="single"/>
        </w:rPr>
      </w:pPr>
      <w:r w:rsidRPr="00506E2F">
        <w:rPr>
          <w:b w:val="0"/>
          <w:u w:val="single"/>
        </w:rPr>
        <w:t>WIR-REQ-296021/A-Scheduling and priority</w:t>
      </w:r>
    </w:p>
    <w:p w14:paraId="36CFCBAC" w14:textId="76809726" w:rsidR="00E36F0E" w:rsidRDefault="00393DC0" w:rsidP="00E36F0E">
      <w:r>
        <w:t>Before providing an interface to an application the central controller shall take into account the priority of the intent and appropriate traffic classification</w:t>
      </w:r>
    </w:p>
    <w:p w14:paraId="5CC54CF7" w14:textId="77777777" w:rsidR="00E36F0E" w:rsidRDefault="00E36F0E" w:rsidP="00E36F0E"/>
    <w:p w14:paraId="18268483" w14:textId="77777777" w:rsidR="00E36F0E" w:rsidRDefault="00393DC0" w:rsidP="00E36F0E">
      <w:r>
        <w:t>For more details please refer Intent and traffic classification section of this document</w:t>
      </w:r>
    </w:p>
    <w:p w14:paraId="18B654D5" w14:textId="77777777" w:rsidR="00E36F0E" w:rsidRDefault="00E36F0E" w:rsidP="00E36F0E"/>
    <w:p w14:paraId="25E12E8C" w14:textId="77777777" w:rsidR="00E36F0E" w:rsidRDefault="00393DC0" w:rsidP="00E36F0E">
      <w:r>
        <w:t>At all times Central controller shall ensure application requests priority and appropriate traffic classifications are met</w:t>
      </w:r>
    </w:p>
    <w:p w14:paraId="550C0175" w14:textId="77777777" w:rsidR="00506E2F" w:rsidRPr="00506E2F" w:rsidRDefault="00506E2F" w:rsidP="00506E2F">
      <w:pPr>
        <w:pStyle w:val="Heading4"/>
        <w:rPr>
          <w:b w:val="0"/>
          <w:u w:val="single"/>
        </w:rPr>
      </w:pPr>
      <w:r w:rsidRPr="00506E2F">
        <w:rPr>
          <w:b w:val="0"/>
          <w:u w:val="single"/>
        </w:rPr>
        <w:t>WIR-REQ-296022/A-Central controller and Off-peak</w:t>
      </w:r>
    </w:p>
    <w:p w14:paraId="244AE317" w14:textId="48A0DAEB" w:rsidR="00E36F0E" w:rsidRDefault="00393DC0" w:rsidP="00E36F0E">
      <w:r>
        <w:t xml:space="preserve">For off-peak intent based tasks and background guaranteed tasks whose timer </w:t>
      </w:r>
      <w:r w:rsidRPr="00060ECF">
        <w:t>has expired the central controller shall coordinate with off-peak applications and handover the tasks to q</w:t>
      </w:r>
      <w:r>
        <w:t>ueue</w:t>
      </w:r>
    </w:p>
    <w:p w14:paraId="6A0902EF" w14:textId="77777777" w:rsidR="00506E2F" w:rsidRPr="00506E2F" w:rsidRDefault="00506E2F" w:rsidP="00506E2F">
      <w:pPr>
        <w:pStyle w:val="Heading4"/>
        <w:rPr>
          <w:b w:val="0"/>
          <w:u w:val="single"/>
        </w:rPr>
      </w:pPr>
      <w:r w:rsidRPr="00506E2F">
        <w:rPr>
          <w:b w:val="0"/>
          <w:u w:val="single"/>
        </w:rPr>
        <w:t>WIR-REQ-388353/A-Disabling cellular or WiFi for non-connected vehicle</w:t>
      </w:r>
    </w:p>
    <w:p w14:paraId="6A386597" w14:textId="76C28554" w:rsidR="00E36F0E" w:rsidRDefault="00393DC0" w:rsidP="00E36F0E">
      <w:r>
        <w:t>Non-connected vehicle doesn’t support internet connectivity through cellular or WiFi.</w:t>
      </w:r>
    </w:p>
    <w:p w14:paraId="109E4DCA" w14:textId="77777777" w:rsidR="00E36F0E" w:rsidRDefault="00393DC0" w:rsidP="00E36F0E">
      <w:r>
        <w:t>WIRServer shall reject cellular connection request if DID DE00, CONNECTED_MARKET field is FALSE.</w:t>
      </w:r>
    </w:p>
    <w:p w14:paraId="241B027F" w14:textId="77777777" w:rsidR="00E36F0E" w:rsidRDefault="00393DC0" w:rsidP="00E36F0E">
      <w:r>
        <w:t>WIRServer shall reject WiFi connection request if the vehicle does not support wifi, i.e. bPAllow of CCS entity EmbeddedWifiConnectivity (ID 23, Type 0) is disabled.</w:t>
      </w:r>
    </w:p>
    <w:p w14:paraId="3B3B79E2" w14:textId="77777777" w:rsidR="00E36F0E" w:rsidRDefault="00393DC0" w:rsidP="00E36F0E">
      <w:r>
        <w:t>Both CONNECTED_MARKET and bPAllow of CCS entity EmbeddedWifiConnectivity shall be set to correct value at factory based on connectivity option provided by vehicle target.</w:t>
      </w:r>
    </w:p>
    <w:p w14:paraId="73BFB255" w14:textId="77777777" w:rsidR="00E36F0E" w:rsidRDefault="00E36F0E" w:rsidP="00E36F0E"/>
    <w:p w14:paraId="14BA5B12" w14:textId="77777777" w:rsidR="00506E2F" w:rsidRPr="00506E2F" w:rsidRDefault="00506E2F" w:rsidP="00506E2F">
      <w:pPr>
        <w:pStyle w:val="Heading4"/>
        <w:rPr>
          <w:b w:val="0"/>
          <w:u w:val="single"/>
        </w:rPr>
      </w:pPr>
      <w:r w:rsidRPr="00506E2F">
        <w:rPr>
          <w:b w:val="0"/>
          <w:u w:val="single"/>
        </w:rPr>
        <w:t>WIR-REQ-402361/A-Support for China (DuerOS)</w:t>
      </w:r>
    </w:p>
    <w:p w14:paraId="0A3D403E" w14:textId="4C448426" w:rsidR="00E36F0E" w:rsidRDefault="00393DC0" w:rsidP="00E36F0E">
      <w:r>
        <w:t>WIRServer shall provide the following to DuerOS target:</w:t>
      </w:r>
    </w:p>
    <w:p w14:paraId="6AD65107" w14:textId="77777777" w:rsidR="00E36F0E" w:rsidRDefault="00393DC0" w:rsidP="00393DC0">
      <w:pPr>
        <w:numPr>
          <w:ilvl w:val="0"/>
          <w:numId w:val="40"/>
        </w:numPr>
      </w:pPr>
      <w:r>
        <w:t>An API to read the entire policy table, via ReadPolicyTable</w:t>
      </w:r>
    </w:p>
    <w:p w14:paraId="3AEF76D3" w14:textId="77777777" w:rsidR="00E36F0E" w:rsidRDefault="00393DC0" w:rsidP="00393DC0">
      <w:pPr>
        <w:numPr>
          <w:ilvl w:val="0"/>
          <w:numId w:val="40"/>
        </w:numPr>
      </w:pPr>
      <w:r>
        <w:t>A NetId setting for the Foreground and Background intents. NetId shall be passed to VNM on DuerOS to configure NetId</w:t>
      </w:r>
    </w:p>
    <w:p w14:paraId="0FAE4B1B" w14:textId="77777777" w:rsidR="00E36F0E" w:rsidRPr="002A1CA2" w:rsidRDefault="00393DC0" w:rsidP="00393DC0">
      <w:pPr>
        <w:numPr>
          <w:ilvl w:val="0"/>
          <w:numId w:val="40"/>
        </w:numPr>
      </w:pPr>
      <w:r>
        <w:t>Network interface allocation shall return DNS addresses and Interface IP address</w:t>
      </w:r>
    </w:p>
    <w:p w14:paraId="4B9F926F" w14:textId="77777777" w:rsidR="00E36F0E" w:rsidRDefault="00393DC0" w:rsidP="00506E2F">
      <w:pPr>
        <w:pStyle w:val="Heading3"/>
      </w:pPr>
      <w:bookmarkStart w:id="52" w:name="_Toc93426748"/>
      <w:r>
        <w:t>Use Cases</w:t>
      </w:r>
      <w:bookmarkEnd w:id="52"/>
    </w:p>
    <w:p w14:paraId="75A0CB9E" w14:textId="480EA43E" w:rsidR="00E36F0E" w:rsidRDefault="00393DC0" w:rsidP="00506E2F">
      <w:pPr>
        <w:pStyle w:val="Heading4"/>
      </w:pPr>
      <w:r>
        <w:t>WIR-UC-REQ-296096/D-Central controller provides connection interface to local controller</w:t>
      </w:r>
    </w:p>
    <w:p w14:paraId="18B4FB00" w14:textId="74BFCCF7" w:rsidR="00E36F0E" w:rsidRPr="00AE06BC" w:rsidRDefault="00E36F0E" w:rsidP="00E36F0E"/>
    <w:tbl>
      <w:tblPr>
        <w:tblStyle w:val="TableGrid"/>
        <w:tblW w:w="0" w:type="auto"/>
        <w:jc w:val="center"/>
        <w:tblLook w:val="04A0" w:firstRow="1" w:lastRow="0" w:firstColumn="1" w:lastColumn="0" w:noHBand="0" w:noVBand="1"/>
      </w:tblPr>
      <w:tblGrid>
        <w:gridCol w:w="1910"/>
        <w:gridCol w:w="7666"/>
      </w:tblGrid>
      <w:tr w:rsidR="00E36F0E" w:rsidRPr="003B0CED" w14:paraId="0758C7F4" w14:textId="77777777" w:rsidTr="00506E2F">
        <w:trPr>
          <w:jc w:val="center"/>
        </w:trPr>
        <w:tc>
          <w:tcPr>
            <w:tcW w:w="1910" w:type="dxa"/>
            <w:shd w:val="clear" w:color="auto" w:fill="BFBFBF" w:themeFill="background1" w:themeFillShade="BF"/>
          </w:tcPr>
          <w:p w14:paraId="720DF4D5" w14:textId="77777777" w:rsidR="00E36F0E" w:rsidRPr="007373DA" w:rsidRDefault="00393DC0" w:rsidP="00E36F0E">
            <w:pPr>
              <w:rPr>
                <w:b/>
              </w:rPr>
            </w:pPr>
            <w:r w:rsidRPr="007373DA">
              <w:rPr>
                <w:b/>
              </w:rPr>
              <w:t>Actors</w:t>
            </w:r>
          </w:p>
        </w:tc>
        <w:tc>
          <w:tcPr>
            <w:tcW w:w="7666" w:type="dxa"/>
          </w:tcPr>
          <w:p w14:paraId="1C76744F" w14:textId="77777777" w:rsidR="00E36F0E" w:rsidRPr="008A772E" w:rsidRDefault="00393DC0" w:rsidP="00E36F0E">
            <w:pPr>
              <w:rPr>
                <w:rFonts w:cs="Arial"/>
              </w:rPr>
            </w:pPr>
            <w:r>
              <w:rPr>
                <w:rFonts w:cs="Arial"/>
              </w:rPr>
              <w:t>WIRServer, WIRClients</w:t>
            </w:r>
          </w:p>
        </w:tc>
      </w:tr>
      <w:tr w:rsidR="00E36F0E" w:rsidRPr="003B0CED" w14:paraId="5C9E904E" w14:textId="77777777" w:rsidTr="00506E2F">
        <w:trPr>
          <w:jc w:val="center"/>
        </w:trPr>
        <w:tc>
          <w:tcPr>
            <w:tcW w:w="1910" w:type="dxa"/>
            <w:tcBorders>
              <w:bottom w:val="single" w:sz="4" w:space="0" w:color="auto"/>
            </w:tcBorders>
            <w:shd w:val="clear" w:color="auto" w:fill="BFBFBF" w:themeFill="background1" w:themeFillShade="BF"/>
          </w:tcPr>
          <w:p w14:paraId="73FB9987" w14:textId="77777777" w:rsidR="00E36F0E" w:rsidRPr="007373DA" w:rsidRDefault="00393DC0" w:rsidP="00E36F0E">
            <w:pPr>
              <w:rPr>
                <w:b/>
              </w:rPr>
            </w:pPr>
            <w:r>
              <w:rPr>
                <w:b/>
              </w:rPr>
              <w:t>Pre-c</w:t>
            </w:r>
            <w:r w:rsidRPr="007373DA">
              <w:rPr>
                <w:b/>
              </w:rPr>
              <w:t>onditions</w:t>
            </w:r>
          </w:p>
        </w:tc>
        <w:tc>
          <w:tcPr>
            <w:tcW w:w="7666" w:type="dxa"/>
            <w:tcBorders>
              <w:bottom w:val="single" w:sz="4" w:space="0" w:color="auto"/>
            </w:tcBorders>
          </w:tcPr>
          <w:p w14:paraId="163DD199" w14:textId="77777777" w:rsidR="00E36F0E" w:rsidRPr="003204C9" w:rsidRDefault="00393DC0" w:rsidP="00393DC0">
            <w:pPr>
              <w:numPr>
                <w:ilvl w:val="0"/>
                <w:numId w:val="41"/>
              </w:numPr>
              <w:rPr>
                <w:rFonts w:cs="Arial"/>
              </w:rPr>
            </w:pPr>
            <w:r w:rsidRPr="003204C9">
              <w:rPr>
                <w:rFonts w:cs="Arial"/>
              </w:rPr>
              <w:t>Application requests WIR local controller for connection interface</w:t>
            </w:r>
          </w:p>
        </w:tc>
      </w:tr>
      <w:tr w:rsidR="00E36F0E" w:rsidRPr="003B0CED" w14:paraId="31901FFA" w14:textId="77777777" w:rsidTr="00506E2F">
        <w:trPr>
          <w:jc w:val="center"/>
        </w:trPr>
        <w:tc>
          <w:tcPr>
            <w:tcW w:w="1910" w:type="dxa"/>
            <w:tcBorders>
              <w:left w:val="single" w:sz="4" w:space="0" w:color="auto"/>
              <w:bottom w:val="single" w:sz="4" w:space="0" w:color="auto"/>
            </w:tcBorders>
            <w:shd w:val="clear" w:color="auto" w:fill="BFBFBF" w:themeFill="background1" w:themeFillShade="BF"/>
          </w:tcPr>
          <w:p w14:paraId="4A12E33E" w14:textId="77777777" w:rsidR="00E36F0E" w:rsidRPr="007373DA" w:rsidRDefault="00393DC0" w:rsidP="00E36F0E">
            <w:pPr>
              <w:rPr>
                <w:b/>
              </w:rPr>
            </w:pPr>
            <w:r>
              <w:rPr>
                <w:b/>
              </w:rPr>
              <w:t>Scenario Description</w:t>
            </w:r>
          </w:p>
        </w:tc>
        <w:tc>
          <w:tcPr>
            <w:tcW w:w="7666" w:type="dxa"/>
            <w:tcBorders>
              <w:right w:val="single" w:sz="4" w:space="0" w:color="auto"/>
            </w:tcBorders>
            <w:shd w:val="clear" w:color="auto" w:fill="auto"/>
          </w:tcPr>
          <w:p w14:paraId="51A4925F" w14:textId="77777777" w:rsidR="00E36F0E" w:rsidRPr="008A772E" w:rsidRDefault="00393DC0" w:rsidP="00E36F0E">
            <w:pPr>
              <w:rPr>
                <w:rFonts w:cs="Arial"/>
              </w:rPr>
            </w:pPr>
            <w:r>
              <w:rPr>
                <w:rFonts w:cs="Arial"/>
              </w:rPr>
              <w:t>Local controller works with central controller to provide interfaces to requesting application</w:t>
            </w:r>
          </w:p>
        </w:tc>
      </w:tr>
      <w:tr w:rsidR="00E36F0E" w:rsidRPr="003B0CED" w14:paraId="1B1EC4CC" w14:textId="77777777" w:rsidTr="00506E2F">
        <w:trPr>
          <w:jc w:val="center"/>
        </w:trPr>
        <w:tc>
          <w:tcPr>
            <w:tcW w:w="1910" w:type="dxa"/>
            <w:tcBorders>
              <w:top w:val="single" w:sz="4" w:space="0" w:color="auto"/>
              <w:left w:val="single" w:sz="4" w:space="0" w:color="auto"/>
              <w:bottom w:val="single" w:sz="4" w:space="0" w:color="auto"/>
            </w:tcBorders>
            <w:shd w:val="clear" w:color="auto" w:fill="BFBFBF" w:themeFill="background1" w:themeFillShade="BF"/>
          </w:tcPr>
          <w:p w14:paraId="01278F05" w14:textId="77777777" w:rsidR="00E36F0E" w:rsidRPr="007373DA" w:rsidRDefault="00393DC0" w:rsidP="00E36F0E">
            <w:pPr>
              <w:rPr>
                <w:b/>
              </w:rPr>
            </w:pPr>
            <w:r w:rsidRPr="007373DA">
              <w:rPr>
                <w:b/>
              </w:rPr>
              <w:t>Post-conditions</w:t>
            </w:r>
          </w:p>
        </w:tc>
        <w:tc>
          <w:tcPr>
            <w:tcW w:w="7666" w:type="dxa"/>
            <w:tcBorders>
              <w:bottom w:val="single" w:sz="4" w:space="0" w:color="auto"/>
              <w:right w:val="single" w:sz="4" w:space="0" w:color="auto"/>
            </w:tcBorders>
            <w:shd w:val="clear" w:color="auto" w:fill="auto"/>
          </w:tcPr>
          <w:p w14:paraId="65A65415" w14:textId="77777777" w:rsidR="00E36F0E" w:rsidRDefault="00393DC0" w:rsidP="00E36F0E">
            <w:pPr>
              <w:rPr>
                <w:rFonts w:cs="Arial"/>
              </w:rPr>
            </w:pPr>
            <w:r>
              <w:rPr>
                <w:rFonts w:cs="Arial"/>
              </w:rPr>
              <w:t>Local controller successfully sends the request to the central controller</w:t>
            </w:r>
          </w:p>
          <w:p w14:paraId="38F49C59" w14:textId="77777777" w:rsidR="00E36F0E" w:rsidRPr="00FA28C4" w:rsidRDefault="00393DC0" w:rsidP="00E36F0E">
            <w:pPr>
              <w:rPr>
                <w:rFonts w:cs="Arial"/>
              </w:rPr>
            </w:pPr>
            <w:r>
              <w:rPr>
                <w:rFonts w:cs="Arial"/>
              </w:rPr>
              <w:t>Central controller processes the request and provides interface back to the local controller</w:t>
            </w:r>
          </w:p>
        </w:tc>
      </w:tr>
      <w:tr w:rsidR="00E36F0E" w:rsidRPr="003B0CED" w14:paraId="7D0C2931" w14:textId="77777777" w:rsidTr="00506E2F">
        <w:trPr>
          <w:jc w:val="center"/>
        </w:trPr>
        <w:tc>
          <w:tcPr>
            <w:tcW w:w="1910" w:type="dxa"/>
            <w:tcBorders>
              <w:left w:val="single" w:sz="4" w:space="0" w:color="auto"/>
              <w:bottom w:val="single" w:sz="4" w:space="0" w:color="auto"/>
              <w:right w:val="single" w:sz="4" w:space="0" w:color="auto"/>
            </w:tcBorders>
            <w:shd w:val="clear" w:color="auto" w:fill="BFBFBF" w:themeFill="background1" w:themeFillShade="BF"/>
          </w:tcPr>
          <w:p w14:paraId="06707E02" w14:textId="77777777" w:rsidR="00E36F0E" w:rsidRPr="007373DA" w:rsidRDefault="00393DC0" w:rsidP="00E36F0E">
            <w:pPr>
              <w:rPr>
                <w:b/>
              </w:rPr>
            </w:pPr>
            <w:r w:rsidRPr="007373DA">
              <w:rPr>
                <w:b/>
              </w:rPr>
              <w:t>Interfaces</w:t>
            </w:r>
          </w:p>
        </w:tc>
        <w:tc>
          <w:tcPr>
            <w:tcW w:w="7666" w:type="dxa"/>
            <w:tcBorders>
              <w:left w:val="single" w:sz="4" w:space="0" w:color="auto"/>
              <w:bottom w:val="single" w:sz="4" w:space="0" w:color="auto"/>
              <w:right w:val="single" w:sz="4" w:space="0" w:color="auto"/>
            </w:tcBorders>
            <w:shd w:val="clear" w:color="auto" w:fill="auto"/>
          </w:tcPr>
          <w:p w14:paraId="249ED989" w14:textId="77777777" w:rsidR="00E36F0E" w:rsidRPr="008A772E" w:rsidRDefault="00E36F0E" w:rsidP="00E36F0E">
            <w:pPr>
              <w:rPr>
                <w:rFonts w:cs="Arial"/>
              </w:rPr>
            </w:pPr>
          </w:p>
        </w:tc>
      </w:tr>
      <w:tr w:rsidR="00E36F0E" w:rsidRPr="003B0CED" w14:paraId="2E957AE6" w14:textId="77777777" w:rsidTr="00506E2F">
        <w:trPr>
          <w:jc w:val="center"/>
        </w:trPr>
        <w:tc>
          <w:tcPr>
            <w:tcW w:w="1910" w:type="dxa"/>
            <w:tcBorders>
              <w:left w:val="single" w:sz="4" w:space="0" w:color="auto"/>
              <w:bottom w:val="single" w:sz="4" w:space="0" w:color="auto"/>
              <w:right w:val="single" w:sz="4" w:space="0" w:color="auto"/>
            </w:tcBorders>
            <w:shd w:val="clear" w:color="auto" w:fill="BFBFBF" w:themeFill="background1" w:themeFillShade="BF"/>
          </w:tcPr>
          <w:p w14:paraId="5695477E" w14:textId="77777777" w:rsidR="00E36F0E" w:rsidRPr="007373DA" w:rsidRDefault="00393DC0" w:rsidP="00E36F0E">
            <w:pPr>
              <w:rPr>
                <w:b/>
              </w:rPr>
            </w:pPr>
            <w:r>
              <w:rPr>
                <w:b/>
              </w:rPr>
              <w:t>Notes</w:t>
            </w:r>
          </w:p>
        </w:tc>
        <w:tc>
          <w:tcPr>
            <w:tcW w:w="7666" w:type="dxa"/>
            <w:tcBorders>
              <w:left w:val="single" w:sz="4" w:space="0" w:color="auto"/>
              <w:bottom w:val="single" w:sz="4" w:space="0" w:color="auto"/>
              <w:right w:val="single" w:sz="4" w:space="0" w:color="auto"/>
            </w:tcBorders>
            <w:shd w:val="clear" w:color="auto" w:fill="auto"/>
          </w:tcPr>
          <w:p w14:paraId="37E48F01" w14:textId="77777777" w:rsidR="00E36F0E" w:rsidRDefault="00393DC0" w:rsidP="00E36F0E">
            <w:pPr>
              <w:rPr>
                <w:rFonts w:cs="Arial"/>
              </w:rPr>
            </w:pPr>
            <w:r>
              <w:rPr>
                <w:rFonts w:cs="Arial"/>
              </w:rPr>
              <w:t>Exception use cases</w:t>
            </w:r>
          </w:p>
          <w:p w14:paraId="564EF839" w14:textId="77777777" w:rsidR="00E36F0E" w:rsidRPr="008A772E" w:rsidRDefault="00393DC0" w:rsidP="00E36F0E">
            <w:pPr>
              <w:rPr>
                <w:rFonts w:cs="Arial"/>
              </w:rPr>
            </w:pPr>
            <w:r>
              <w:rPr>
                <w:rFonts w:cs="Arial"/>
              </w:rPr>
              <w:lastRenderedPageBreak/>
              <w:t>Interface not available</w:t>
            </w:r>
          </w:p>
        </w:tc>
      </w:tr>
    </w:tbl>
    <w:p w14:paraId="37989B61" w14:textId="77777777" w:rsidR="00E36F0E" w:rsidRDefault="00E36F0E" w:rsidP="00E36F0E"/>
    <w:p w14:paraId="146277DD" w14:textId="5F7FB6E6" w:rsidR="00E36F0E" w:rsidRDefault="00393DC0" w:rsidP="00506E2F">
      <w:pPr>
        <w:pStyle w:val="Heading4"/>
      </w:pPr>
      <w:r>
        <w:t>WIR-UC-REQ-296097/D-Interface not available</w:t>
      </w:r>
    </w:p>
    <w:p w14:paraId="143E85B2" w14:textId="41988520" w:rsidR="00E36F0E" w:rsidRPr="00AE06BC" w:rsidRDefault="00E36F0E" w:rsidP="00E36F0E"/>
    <w:tbl>
      <w:tblPr>
        <w:tblStyle w:val="TableGrid"/>
        <w:tblW w:w="0" w:type="auto"/>
        <w:jc w:val="center"/>
        <w:tblLook w:val="04A0" w:firstRow="1" w:lastRow="0" w:firstColumn="1" w:lastColumn="0" w:noHBand="0" w:noVBand="1"/>
      </w:tblPr>
      <w:tblGrid>
        <w:gridCol w:w="1910"/>
        <w:gridCol w:w="7666"/>
      </w:tblGrid>
      <w:tr w:rsidR="00E36F0E" w:rsidRPr="003B0CED" w14:paraId="33D0F4F5" w14:textId="77777777" w:rsidTr="00506E2F">
        <w:trPr>
          <w:jc w:val="center"/>
        </w:trPr>
        <w:tc>
          <w:tcPr>
            <w:tcW w:w="1910" w:type="dxa"/>
            <w:shd w:val="clear" w:color="auto" w:fill="BFBFBF" w:themeFill="background1" w:themeFillShade="BF"/>
          </w:tcPr>
          <w:p w14:paraId="3D9BB76F" w14:textId="77777777" w:rsidR="00E36F0E" w:rsidRPr="007373DA" w:rsidRDefault="00393DC0" w:rsidP="00E36F0E">
            <w:pPr>
              <w:rPr>
                <w:b/>
              </w:rPr>
            </w:pPr>
            <w:r w:rsidRPr="007373DA">
              <w:rPr>
                <w:b/>
              </w:rPr>
              <w:t>Actors</w:t>
            </w:r>
          </w:p>
        </w:tc>
        <w:tc>
          <w:tcPr>
            <w:tcW w:w="7666" w:type="dxa"/>
          </w:tcPr>
          <w:p w14:paraId="19D8F8E4" w14:textId="77777777" w:rsidR="00E36F0E" w:rsidRPr="008A772E" w:rsidRDefault="00393DC0" w:rsidP="00E36F0E">
            <w:pPr>
              <w:rPr>
                <w:rFonts w:cs="Arial"/>
              </w:rPr>
            </w:pPr>
            <w:r>
              <w:rPr>
                <w:rFonts w:cs="Arial"/>
              </w:rPr>
              <w:t>WIRServer, WIRClients</w:t>
            </w:r>
          </w:p>
        </w:tc>
      </w:tr>
      <w:tr w:rsidR="00E36F0E" w:rsidRPr="003B0CED" w14:paraId="089B578D" w14:textId="77777777" w:rsidTr="00506E2F">
        <w:trPr>
          <w:jc w:val="center"/>
        </w:trPr>
        <w:tc>
          <w:tcPr>
            <w:tcW w:w="1910" w:type="dxa"/>
            <w:tcBorders>
              <w:bottom w:val="single" w:sz="4" w:space="0" w:color="auto"/>
            </w:tcBorders>
            <w:shd w:val="clear" w:color="auto" w:fill="BFBFBF" w:themeFill="background1" w:themeFillShade="BF"/>
          </w:tcPr>
          <w:p w14:paraId="72522255" w14:textId="77777777" w:rsidR="00E36F0E" w:rsidRPr="007373DA" w:rsidRDefault="00393DC0" w:rsidP="00E36F0E">
            <w:pPr>
              <w:rPr>
                <w:b/>
              </w:rPr>
            </w:pPr>
            <w:r>
              <w:rPr>
                <w:b/>
              </w:rPr>
              <w:t>Pre-c</w:t>
            </w:r>
            <w:r w:rsidRPr="007373DA">
              <w:rPr>
                <w:b/>
              </w:rPr>
              <w:t>onditions</w:t>
            </w:r>
          </w:p>
        </w:tc>
        <w:tc>
          <w:tcPr>
            <w:tcW w:w="7666" w:type="dxa"/>
            <w:tcBorders>
              <w:bottom w:val="single" w:sz="4" w:space="0" w:color="auto"/>
            </w:tcBorders>
          </w:tcPr>
          <w:p w14:paraId="53FC1415" w14:textId="77777777" w:rsidR="00E36F0E" w:rsidRPr="00714F89" w:rsidRDefault="00393DC0" w:rsidP="00393DC0">
            <w:pPr>
              <w:numPr>
                <w:ilvl w:val="0"/>
                <w:numId w:val="42"/>
              </w:numPr>
              <w:rPr>
                <w:rFonts w:cs="Arial"/>
              </w:rPr>
            </w:pPr>
            <w:r w:rsidRPr="00714F89">
              <w:rPr>
                <w:rFonts w:cs="Arial"/>
              </w:rPr>
              <w:t>Application requests WIR local controller for connection interface</w:t>
            </w:r>
          </w:p>
        </w:tc>
      </w:tr>
      <w:tr w:rsidR="00E36F0E" w:rsidRPr="003B0CED" w14:paraId="7DB74348" w14:textId="77777777" w:rsidTr="00506E2F">
        <w:trPr>
          <w:jc w:val="center"/>
        </w:trPr>
        <w:tc>
          <w:tcPr>
            <w:tcW w:w="1910" w:type="dxa"/>
            <w:tcBorders>
              <w:left w:val="single" w:sz="4" w:space="0" w:color="auto"/>
              <w:bottom w:val="single" w:sz="4" w:space="0" w:color="auto"/>
            </w:tcBorders>
            <w:shd w:val="clear" w:color="auto" w:fill="BFBFBF" w:themeFill="background1" w:themeFillShade="BF"/>
          </w:tcPr>
          <w:p w14:paraId="4A7A819B" w14:textId="77777777" w:rsidR="00E36F0E" w:rsidRPr="007373DA" w:rsidRDefault="00393DC0" w:rsidP="00E36F0E">
            <w:pPr>
              <w:rPr>
                <w:b/>
              </w:rPr>
            </w:pPr>
            <w:r>
              <w:rPr>
                <w:b/>
              </w:rPr>
              <w:t>Scenario Description</w:t>
            </w:r>
          </w:p>
        </w:tc>
        <w:tc>
          <w:tcPr>
            <w:tcW w:w="7666" w:type="dxa"/>
            <w:tcBorders>
              <w:right w:val="single" w:sz="4" w:space="0" w:color="auto"/>
            </w:tcBorders>
            <w:shd w:val="clear" w:color="auto" w:fill="auto"/>
          </w:tcPr>
          <w:p w14:paraId="58CAF8CA" w14:textId="77777777" w:rsidR="00E36F0E" w:rsidRPr="008A772E" w:rsidRDefault="00393DC0" w:rsidP="00E36F0E">
            <w:pPr>
              <w:rPr>
                <w:rFonts w:cs="Arial"/>
              </w:rPr>
            </w:pPr>
            <w:r>
              <w:rPr>
                <w:rFonts w:cs="Arial"/>
              </w:rPr>
              <w:t>Local controller requests central controller to provide interfaces to requesting application. But Interface is not available</w:t>
            </w:r>
          </w:p>
        </w:tc>
      </w:tr>
      <w:tr w:rsidR="00E36F0E" w:rsidRPr="003B0CED" w14:paraId="6F310F7A" w14:textId="77777777" w:rsidTr="00506E2F">
        <w:trPr>
          <w:jc w:val="center"/>
        </w:trPr>
        <w:tc>
          <w:tcPr>
            <w:tcW w:w="1910" w:type="dxa"/>
            <w:tcBorders>
              <w:top w:val="single" w:sz="4" w:space="0" w:color="auto"/>
              <w:left w:val="single" w:sz="4" w:space="0" w:color="auto"/>
              <w:bottom w:val="single" w:sz="4" w:space="0" w:color="auto"/>
            </w:tcBorders>
            <w:shd w:val="clear" w:color="auto" w:fill="BFBFBF" w:themeFill="background1" w:themeFillShade="BF"/>
          </w:tcPr>
          <w:p w14:paraId="7A9D228E" w14:textId="77777777" w:rsidR="00E36F0E" w:rsidRPr="007373DA" w:rsidRDefault="00393DC0" w:rsidP="00E36F0E">
            <w:pPr>
              <w:rPr>
                <w:b/>
              </w:rPr>
            </w:pPr>
            <w:r w:rsidRPr="007373DA">
              <w:rPr>
                <w:b/>
              </w:rPr>
              <w:t>Post-conditions</w:t>
            </w:r>
          </w:p>
        </w:tc>
        <w:tc>
          <w:tcPr>
            <w:tcW w:w="7666" w:type="dxa"/>
            <w:tcBorders>
              <w:bottom w:val="single" w:sz="4" w:space="0" w:color="auto"/>
              <w:right w:val="single" w:sz="4" w:space="0" w:color="auto"/>
            </w:tcBorders>
            <w:shd w:val="clear" w:color="auto" w:fill="auto"/>
          </w:tcPr>
          <w:p w14:paraId="79439619" w14:textId="77777777" w:rsidR="00E36F0E" w:rsidRDefault="00393DC0" w:rsidP="00E36F0E">
            <w:pPr>
              <w:rPr>
                <w:rFonts w:cs="Arial"/>
              </w:rPr>
            </w:pPr>
            <w:r>
              <w:rPr>
                <w:rFonts w:cs="Arial"/>
              </w:rPr>
              <w:t>Central controller notifies the local controller</w:t>
            </w:r>
          </w:p>
          <w:p w14:paraId="30E2284E" w14:textId="77777777" w:rsidR="00E36F0E" w:rsidRPr="00FA28C4" w:rsidRDefault="00393DC0" w:rsidP="00E36F0E">
            <w:pPr>
              <w:rPr>
                <w:rFonts w:cs="Arial"/>
              </w:rPr>
            </w:pPr>
            <w:r>
              <w:rPr>
                <w:rFonts w:cs="Arial"/>
              </w:rPr>
              <w:t>Once interface becomes available the central controller provides the interface to the local controller which cascades the same to the application</w:t>
            </w:r>
          </w:p>
        </w:tc>
      </w:tr>
      <w:tr w:rsidR="00E36F0E" w:rsidRPr="003B0CED" w14:paraId="78B736EB" w14:textId="77777777" w:rsidTr="00506E2F">
        <w:trPr>
          <w:jc w:val="center"/>
        </w:trPr>
        <w:tc>
          <w:tcPr>
            <w:tcW w:w="1910" w:type="dxa"/>
            <w:tcBorders>
              <w:left w:val="single" w:sz="4" w:space="0" w:color="auto"/>
              <w:bottom w:val="single" w:sz="4" w:space="0" w:color="auto"/>
              <w:right w:val="single" w:sz="4" w:space="0" w:color="auto"/>
            </w:tcBorders>
            <w:shd w:val="clear" w:color="auto" w:fill="BFBFBF" w:themeFill="background1" w:themeFillShade="BF"/>
          </w:tcPr>
          <w:p w14:paraId="482B9EAD" w14:textId="77777777" w:rsidR="00E36F0E" w:rsidRPr="007373DA" w:rsidRDefault="00393DC0" w:rsidP="00E36F0E">
            <w:pPr>
              <w:rPr>
                <w:b/>
              </w:rPr>
            </w:pPr>
            <w:r w:rsidRPr="007373DA">
              <w:rPr>
                <w:b/>
              </w:rPr>
              <w:t>Interfaces</w:t>
            </w:r>
          </w:p>
        </w:tc>
        <w:tc>
          <w:tcPr>
            <w:tcW w:w="7666" w:type="dxa"/>
            <w:tcBorders>
              <w:left w:val="single" w:sz="4" w:space="0" w:color="auto"/>
              <w:bottom w:val="single" w:sz="4" w:space="0" w:color="auto"/>
              <w:right w:val="single" w:sz="4" w:space="0" w:color="auto"/>
            </w:tcBorders>
            <w:shd w:val="clear" w:color="auto" w:fill="auto"/>
          </w:tcPr>
          <w:p w14:paraId="4C73274B" w14:textId="77777777" w:rsidR="00E36F0E" w:rsidRPr="008A772E" w:rsidRDefault="00E36F0E" w:rsidP="00E36F0E">
            <w:pPr>
              <w:rPr>
                <w:rFonts w:cs="Arial"/>
              </w:rPr>
            </w:pPr>
          </w:p>
        </w:tc>
      </w:tr>
      <w:tr w:rsidR="00E36F0E" w:rsidRPr="003B0CED" w14:paraId="721CE7B0" w14:textId="77777777" w:rsidTr="00506E2F">
        <w:trPr>
          <w:jc w:val="center"/>
        </w:trPr>
        <w:tc>
          <w:tcPr>
            <w:tcW w:w="1910" w:type="dxa"/>
            <w:tcBorders>
              <w:left w:val="single" w:sz="4" w:space="0" w:color="auto"/>
              <w:bottom w:val="single" w:sz="4" w:space="0" w:color="auto"/>
              <w:right w:val="single" w:sz="4" w:space="0" w:color="auto"/>
            </w:tcBorders>
            <w:shd w:val="clear" w:color="auto" w:fill="BFBFBF" w:themeFill="background1" w:themeFillShade="BF"/>
          </w:tcPr>
          <w:p w14:paraId="27C2CAEF" w14:textId="77777777" w:rsidR="00E36F0E" w:rsidRPr="007373DA" w:rsidRDefault="00393DC0" w:rsidP="00E36F0E">
            <w:pPr>
              <w:rPr>
                <w:b/>
              </w:rPr>
            </w:pPr>
            <w:r>
              <w:rPr>
                <w:b/>
              </w:rPr>
              <w:t>Notes</w:t>
            </w:r>
          </w:p>
        </w:tc>
        <w:tc>
          <w:tcPr>
            <w:tcW w:w="7666" w:type="dxa"/>
            <w:tcBorders>
              <w:left w:val="single" w:sz="4" w:space="0" w:color="auto"/>
              <w:bottom w:val="single" w:sz="4" w:space="0" w:color="auto"/>
              <w:right w:val="single" w:sz="4" w:space="0" w:color="auto"/>
            </w:tcBorders>
            <w:shd w:val="clear" w:color="auto" w:fill="auto"/>
          </w:tcPr>
          <w:p w14:paraId="76F00C83" w14:textId="77777777" w:rsidR="00E36F0E" w:rsidRPr="008A772E" w:rsidRDefault="00E36F0E" w:rsidP="00E36F0E">
            <w:pPr>
              <w:rPr>
                <w:rFonts w:cs="Arial"/>
              </w:rPr>
            </w:pPr>
          </w:p>
        </w:tc>
      </w:tr>
    </w:tbl>
    <w:p w14:paraId="59F12C91" w14:textId="77777777" w:rsidR="00E36F0E" w:rsidRDefault="00E36F0E" w:rsidP="00E36F0E"/>
    <w:p w14:paraId="61077AC2" w14:textId="77777777" w:rsidR="00E36F0E" w:rsidRDefault="00393DC0" w:rsidP="00506E2F">
      <w:pPr>
        <w:pStyle w:val="Heading3"/>
      </w:pPr>
      <w:bookmarkStart w:id="53" w:name="_Toc93426749"/>
      <w:r>
        <w:t>White Box View</w:t>
      </w:r>
      <w:bookmarkEnd w:id="53"/>
    </w:p>
    <w:p w14:paraId="4F7E3493" w14:textId="77777777" w:rsidR="00E36F0E" w:rsidRDefault="00393DC0">
      <w:pPr>
        <w:spacing w:after="200" w:line="276" w:lineRule="auto"/>
      </w:pPr>
      <w:r>
        <w:br w:type="page"/>
      </w:r>
    </w:p>
    <w:p w14:paraId="37B3C086" w14:textId="77777777" w:rsidR="00E36F0E" w:rsidRDefault="00E36F0E" w:rsidP="00E36F0E"/>
    <w:p w14:paraId="06872172" w14:textId="61E08877" w:rsidR="00E36F0E" w:rsidRDefault="00393DC0" w:rsidP="00506E2F">
      <w:pPr>
        <w:pStyle w:val="Heading2"/>
      </w:pPr>
      <w:bookmarkStart w:id="54" w:name="_Toc93426750"/>
      <w:r w:rsidRPr="00B9479B">
        <w:t>WIR-FUN-REQ-295999/A-Off-Peak Handler</w:t>
      </w:r>
      <w:bookmarkEnd w:id="54"/>
    </w:p>
    <w:p w14:paraId="639F4811" w14:textId="77777777" w:rsidR="00E36F0E" w:rsidRDefault="00E36F0E" w:rsidP="00E36F0E"/>
    <w:p w14:paraId="1029CED9" w14:textId="77777777" w:rsidR="00E36F0E" w:rsidRDefault="00393DC0" w:rsidP="00506E2F">
      <w:pPr>
        <w:pStyle w:val="Heading3"/>
      </w:pPr>
      <w:bookmarkStart w:id="55" w:name="_Toc93426751"/>
      <w:r>
        <w:t>Requirements</w:t>
      </w:r>
      <w:bookmarkEnd w:id="55"/>
    </w:p>
    <w:p w14:paraId="0B71EDB7" w14:textId="77777777" w:rsidR="00506E2F" w:rsidRPr="00506E2F" w:rsidRDefault="00506E2F" w:rsidP="00506E2F">
      <w:pPr>
        <w:pStyle w:val="Heading4"/>
        <w:rPr>
          <w:b w:val="0"/>
          <w:u w:val="single"/>
        </w:rPr>
      </w:pPr>
      <w:r w:rsidRPr="00506E2F">
        <w:rPr>
          <w:b w:val="0"/>
          <w:u w:val="single"/>
        </w:rPr>
        <w:t>WIR-REQ-296024/A-Off-peak and central controller:</w:t>
      </w:r>
    </w:p>
    <w:p w14:paraId="205717AF" w14:textId="2CB9435F" w:rsidR="00E36F0E" w:rsidRDefault="00393DC0" w:rsidP="00E36F0E">
      <w:r>
        <w:t>WIRServer Off-peak shall receive off-peak requests to queue from central controller</w:t>
      </w:r>
    </w:p>
    <w:p w14:paraId="22A94C92" w14:textId="77777777" w:rsidR="00506E2F" w:rsidRPr="00506E2F" w:rsidRDefault="00506E2F" w:rsidP="00506E2F">
      <w:pPr>
        <w:pStyle w:val="Heading4"/>
        <w:rPr>
          <w:b w:val="0"/>
          <w:u w:val="single"/>
        </w:rPr>
      </w:pPr>
      <w:r w:rsidRPr="00506E2F">
        <w:rPr>
          <w:b w:val="0"/>
          <w:u w:val="single"/>
        </w:rPr>
        <w:t>WIR-REQ-296025/B-Off-peak determination of off-peak wake up qualification</w:t>
      </w:r>
    </w:p>
    <w:p w14:paraId="41F49BD0" w14:textId="53EB5202" w:rsidR="00E36F0E" w:rsidRDefault="00393DC0" w:rsidP="00E36F0E">
      <w:r>
        <w:t>WIR off-peak application shall determine whether the vehicle can be woken up for off-peak activities by means of checking</w:t>
      </w:r>
    </w:p>
    <w:p w14:paraId="600A487C" w14:textId="77777777" w:rsidR="00E36F0E" w:rsidRDefault="00393DC0" w:rsidP="00393DC0">
      <w:pPr>
        <w:numPr>
          <w:ilvl w:val="0"/>
          <w:numId w:val="43"/>
        </w:numPr>
      </w:pPr>
      <w:r>
        <w:t>Whether there are off-peak activity pending interface (Activities selected offpeak and activities selected background guaranteed with offpeak flag enabled and Timer expired)</w:t>
      </w:r>
    </w:p>
    <w:p w14:paraId="058BB9A8" w14:textId="77777777" w:rsidR="00E36F0E" w:rsidRDefault="00393DC0" w:rsidP="00393DC0">
      <w:pPr>
        <w:numPr>
          <w:ilvl w:val="0"/>
          <w:numId w:val="43"/>
        </w:numPr>
      </w:pPr>
      <w:r>
        <w:t>Ignition ON</w:t>
      </w:r>
    </w:p>
    <w:p w14:paraId="5C5E1821" w14:textId="77777777" w:rsidR="00E36F0E" w:rsidRDefault="00393DC0" w:rsidP="00393DC0">
      <w:pPr>
        <w:numPr>
          <w:ilvl w:val="0"/>
          <w:numId w:val="43"/>
        </w:numPr>
      </w:pPr>
      <w:r>
        <w:t>Battery SOC &gt; WIR_OFF-PEAK_BATTERY_SOC</w:t>
      </w:r>
    </w:p>
    <w:p w14:paraId="26B858D1" w14:textId="77777777" w:rsidR="00506E2F" w:rsidRPr="00506E2F" w:rsidRDefault="00506E2F" w:rsidP="00506E2F">
      <w:pPr>
        <w:pStyle w:val="Heading4"/>
        <w:rPr>
          <w:b w:val="0"/>
          <w:u w:val="single"/>
        </w:rPr>
      </w:pPr>
      <w:r w:rsidRPr="00506E2F">
        <w:rPr>
          <w:b w:val="0"/>
          <w:u w:val="single"/>
        </w:rPr>
        <w:t>WIR-REQ-296026/A-Off-peak request to cloud</w:t>
      </w:r>
    </w:p>
    <w:p w14:paraId="493C46FE" w14:textId="09341468" w:rsidR="00E36F0E" w:rsidRDefault="00393DC0" w:rsidP="00E36F0E">
      <w:r>
        <w:t>Once Off-peak application determines Off-peak qualification off-peak application shall send a FTCP message to cloud requesting wake up.</w:t>
      </w:r>
    </w:p>
    <w:p w14:paraId="287C6D78" w14:textId="77777777" w:rsidR="00E36F0E" w:rsidRDefault="00E36F0E" w:rsidP="00E36F0E"/>
    <w:p w14:paraId="48805D59" w14:textId="77777777" w:rsidR="00E36F0E" w:rsidRDefault="00393DC0">
      <w:r>
        <w:t>For more information on the FTCP message details please refer FTCP protofile</w:t>
      </w:r>
    </w:p>
    <w:p w14:paraId="4692D4DC" w14:textId="77777777" w:rsidR="00506E2F" w:rsidRPr="00506E2F" w:rsidRDefault="00506E2F" w:rsidP="00506E2F">
      <w:pPr>
        <w:pStyle w:val="Heading4"/>
        <w:rPr>
          <w:b w:val="0"/>
          <w:u w:val="single"/>
        </w:rPr>
      </w:pPr>
      <w:r w:rsidRPr="00506E2F">
        <w:rPr>
          <w:b w:val="0"/>
          <w:u w:val="single"/>
        </w:rPr>
        <w:t>WIR-REQ-310878/B-Requests during offpeak</w:t>
      </w:r>
    </w:p>
    <w:p w14:paraId="616A796E" w14:textId="09FCE713" w:rsidR="00E36F0E" w:rsidRPr="009F082F" w:rsidRDefault="00393DC0" w:rsidP="00E36F0E">
      <w:r w:rsidRPr="009F082F">
        <w:t>During off-peak mode, WIR module shall support all intents from application. There is no separate restriction on intent support during off-peak mode.</w:t>
      </w:r>
    </w:p>
    <w:p w14:paraId="5CB31F3F" w14:textId="77777777" w:rsidR="00506E2F" w:rsidRPr="00506E2F" w:rsidRDefault="00506E2F" w:rsidP="00506E2F">
      <w:pPr>
        <w:pStyle w:val="Heading4"/>
        <w:rPr>
          <w:b w:val="0"/>
          <w:u w:val="single"/>
        </w:rPr>
      </w:pPr>
      <w:r w:rsidRPr="00506E2F">
        <w:rPr>
          <w:b w:val="0"/>
          <w:u w:val="single"/>
        </w:rPr>
        <w:t>WIR-REQ-296027/B-Cloud response to off-peak request from vehicle</w:t>
      </w:r>
    </w:p>
    <w:p w14:paraId="541D75CF" w14:textId="5EC29E22" w:rsidR="00E36F0E" w:rsidRDefault="00393DC0" w:rsidP="00E36F0E">
      <w:r>
        <w:t>The cloud shall acknowledge the vehicle request and shall send a confirmation for off-peak wake up.</w:t>
      </w:r>
    </w:p>
    <w:p w14:paraId="093D6CA1" w14:textId="77777777" w:rsidR="00E36F0E" w:rsidRDefault="00E36F0E" w:rsidP="00E36F0E"/>
    <w:p w14:paraId="147D1B95" w14:textId="77777777" w:rsidR="00E36F0E" w:rsidRDefault="00393DC0" w:rsidP="00E36F0E">
      <w:r>
        <w:t>Only when the vehicle receives the acknowledgement off-peak application shall determine the request was successful.</w:t>
      </w:r>
    </w:p>
    <w:p w14:paraId="1E97D45C" w14:textId="77777777" w:rsidR="00E36F0E" w:rsidRDefault="00E36F0E" w:rsidP="00E36F0E"/>
    <w:p w14:paraId="41BA8DDC" w14:textId="77777777" w:rsidR="00E36F0E" w:rsidRDefault="00393DC0" w:rsidP="00E36F0E">
      <w:r>
        <w:t>For more information on the FTCP message details please refer FTCP protofile.</w:t>
      </w:r>
    </w:p>
    <w:p w14:paraId="2CE112DB" w14:textId="77777777" w:rsidR="00E36F0E" w:rsidRDefault="00E36F0E" w:rsidP="00E36F0E"/>
    <w:p w14:paraId="519D1E8B" w14:textId="77777777" w:rsidR="00E36F0E" w:rsidRDefault="00393DC0" w:rsidP="00E36F0E">
      <w:r w:rsidRPr="00121606">
        <w:t>If the off-peak application fails to receive the acknowledgement then off-peak application shall attempt to retry to send the wake up request to the cloud</w:t>
      </w:r>
      <w:r>
        <w:t>.</w:t>
      </w:r>
    </w:p>
    <w:p w14:paraId="0949ECA4" w14:textId="77777777" w:rsidR="00506E2F" w:rsidRPr="00506E2F" w:rsidRDefault="00506E2F" w:rsidP="00506E2F">
      <w:pPr>
        <w:pStyle w:val="Heading4"/>
        <w:rPr>
          <w:b w:val="0"/>
          <w:u w:val="single"/>
        </w:rPr>
      </w:pPr>
      <w:r w:rsidRPr="00506E2F">
        <w:rPr>
          <w:b w:val="0"/>
          <w:u w:val="single"/>
        </w:rPr>
        <w:t>WIR-REQ-296028/B-Repeated off-peak wake up</w:t>
      </w:r>
    </w:p>
    <w:p w14:paraId="7CFF9D62" w14:textId="7408175B" w:rsidR="00E36F0E" w:rsidRDefault="00393DC0" w:rsidP="00E36F0E">
      <w:r>
        <w:t xml:space="preserve">Once off-peak application receives successful acknowledgement from cloud regarding off-peak wake up request, then the off-peak application shall not send repeated requests to cloud until off-peak wake up happens </w:t>
      </w:r>
      <w:r w:rsidRPr="005C38D9">
        <w:t>or after 5 ignition cycles during which no off-peak wake up request has occurred from cloud.</w:t>
      </w:r>
    </w:p>
    <w:p w14:paraId="070E01C6" w14:textId="77777777" w:rsidR="00506E2F" w:rsidRPr="00506E2F" w:rsidRDefault="00506E2F" w:rsidP="00506E2F">
      <w:pPr>
        <w:pStyle w:val="Heading4"/>
        <w:rPr>
          <w:b w:val="0"/>
          <w:u w:val="single"/>
        </w:rPr>
      </w:pPr>
      <w:r w:rsidRPr="00506E2F">
        <w:rPr>
          <w:b w:val="0"/>
          <w:u w:val="single"/>
        </w:rPr>
        <w:t>WIR-REQ-296029/C-Off-peak wake up</w:t>
      </w:r>
    </w:p>
    <w:p w14:paraId="2B4E06A7" w14:textId="3F66B5E3" w:rsidR="00E36F0E" w:rsidRDefault="00393DC0" w:rsidP="00E36F0E">
      <w:r>
        <w:t>WIRServer shall receive off-peak wake up FTCP command from Cloud.</w:t>
      </w:r>
    </w:p>
    <w:p w14:paraId="6B620CEE" w14:textId="77777777" w:rsidR="00E36F0E" w:rsidRDefault="00E36F0E" w:rsidP="00E36F0E"/>
    <w:p w14:paraId="2B97059E" w14:textId="77777777" w:rsidR="00E36F0E" w:rsidRDefault="00393DC0" w:rsidP="00E36F0E">
      <w:r>
        <w:t>If off-peak wake up is successful, off-peak application shall also send an FTCP command response to the Ford cloud indicating that off-peak wake up is successful.</w:t>
      </w:r>
    </w:p>
    <w:p w14:paraId="5BBF3B50" w14:textId="77777777" w:rsidR="00E36F0E" w:rsidRDefault="00E36F0E" w:rsidP="00E36F0E"/>
    <w:p w14:paraId="52535FC0" w14:textId="77777777" w:rsidR="00E36F0E" w:rsidRDefault="00393DC0" w:rsidP="00E36F0E">
      <w:r>
        <w:t>For more information on the FTCP message details please refer FTCP protofile.</w:t>
      </w:r>
    </w:p>
    <w:p w14:paraId="6128E7FD" w14:textId="77777777" w:rsidR="00506E2F" w:rsidRPr="00506E2F" w:rsidRDefault="00506E2F" w:rsidP="00506E2F">
      <w:pPr>
        <w:pStyle w:val="Heading4"/>
        <w:rPr>
          <w:b w:val="0"/>
          <w:u w:val="single"/>
        </w:rPr>
      </w:pPr>
      <w:r w:rsidRPr="00506E2F">
        <w:rPr>
          <w:b w:val="0"/>
          <w:u w:val="single"/>
        </w:rPr>
        <w:t>WIR-REQ-296030/C-Off-peak wake up restrictions</w:t>
      </w:r>
    </w:p>
    <w:p w14:paraId="5F390244" w14:textId="7958C680" w:rsidR="00E36F0E" w:rsidRDefault="00393DC0" w:rsidP="00E36F0E">
      <w:r>
        <w:t>WIRServer shall receive off-peak wake up FTCP command from Cloud. Upon receiving wake up WIRServer shall check if Ignition is ON or KOL = Hibernate or critical battery or Factory or Transport and WIRClient2 and WIRServer shall go to sleep immediately if KOL = Hibernate or critical battery.</w:t>
      </w:r>
    </w:p>
    <w:p w14:paraId="2918CF1C" w14:textId="77777777" w:rsidR="00E36F0E" w:rsidRDefault="00E36F0E" w:rsidP="00E36F0E"/>
    <w:p w14:paraId="37CE27EF" w14:textId="77777777" w:rsidR="00E36F0E" w:rsidRDefault="00393DC0" w:rsidP="00E36F0E">
      <w:r>
        <w:lastRenderedPageBreak/>
        <w:t>Also, WIR off-peak application shall request for off-peak once again when KOL = Normal since Cloud will remove existing off-peak requests upon scheduling.</w:t>
      </w:r>
    </w:p>
    <w:p w14:paraId="7ADECF97" w14:textId="77777777" w:rsidR="00E36F0E" w:rsidRDefault="00E36F0E" w:rsidP="00E36F0E"/>
    <w:p w14:paraId="50CED6E8" w14:textId="77777777" w:rsidR="00E36F0E" w:rsidRDefault="00393DC0" w:rsidP="00E36F0E">
      <w:pPr>
        <w:rPr>
          <w:rFonts w:cs="Arial"/>
        </w:rPr>
      </w:pPr>
      <w:r>
        <w:t>WIRServer shall send a failure message to cloud indicating v</w:t>
      </w:r>
      <w:r>
        <w:rPr>
          <w:rFonts w:cs="Arial"/>
        </w:rPr>
        <w:t xml:space="preserve">ehicle Ignition is ON or vehicle is in Hibernate or Critical battery state so off-peak is not possible </w:t>
      </w:r>
      <w:r w:rsidRPr="000F0D20">
        <w:rPr>
          <w:rFonts w:cs="Arial"/>
        </w:rPr>
        <w:t>as part of off-peak wake up command response</w:t>
      </w:r>
      <w:r>
        <w:rPr>
          <w:rFonts w:cs="Arial"/>
        </w:rPr>
        <w:t>.</w:t>
      </w:r>
    </w:p>
    <w:p w14:paraId="2A175049" w14:textId="77777777" w:rsidR="00E36F0E" w:rsidRDefault="00E36F0E" w:rsidP="00E36F0E">
      <w:pPr>
        <w:rPr>
          <w:rFonts w:cs="Arial"/>
        </w:rPr>
      </w:pPr>
    </w:p>
    <w:p w14:paraId="5B6FB75E" w14:textId="77777777" w:rsidR="00E36F0E" w:rsidRPr="0020416E" w:rsidRDefault="00393DC0" w:rsidP="00E36F0E">
      <w:pPr>
        <w:rPr>
          <w:rFonts w:cs="Arial"/>
        </w:rPr>
      </w:pPr>
      <w:r w:rsidRPr="0020416E">
        <w:rPr>
          <w:rFonts w:cs="Arial"/>
        </w:rPr>
        <w:t>For more details please refer the FTCP protofile</w:t>
      </w:r>
      <w:r>
        <w:rPr>
          <w:rFonts w:cs="Arial"/>
        </w:rPr>
        <w:t>.</w:t>
      </w:r>
    </w:p>
    <w:p w14:paraId="1B30D580" w14:textId="77777777" w:rsidR="00506E2F" w:rsidRPr="00506E2F" w:rsidRDefault="00506E2F" w:rsidP="00506E2F">
      <w:pPr>
        <w:pStyle w:val="Heading4"/>
        <w:rPr>
          <w:b w:val="0"/>
          <w:u w:val="single"/>
        </w:rPr>
      </w:pPr>
      <w:r w:rsidRPr="00506E2F">
        <w:rPr>
          <w:b w:val="0"/>
          <w:u w:val="single"/>
        </w:rPr>
        <w:t>WIR-REQ-385873/A-VPSM subscription and callback handling during off-peak service</w:t>
      </w:r>
    </w:p>
    <w:p w14:paraId="76609194" w14:textId="3B7B5350" w:rsidR="00E36F0E" w:rsidRDefault="00393DC0" w:rsidP="00E36F0E">
      <w:r>
        <w:t>WIRServer shall request a target resource (WIRClient2 cellular) with a severity level which is defined in DID OFFPEAK_VPSM_SEVERITY_LEVEL. OFFPEAK_VPSM_SEVERITY_LEVEL shall be programmed as HIGH at factory. WIRServer shall release all WIR interfaces and prepare for power down if it is notified by VPSM that it’s power request is no longer valid.</w:t>
      </w:r>
    </w:p>
    <w:p w14:paraId="06F326B1" w14:textId="77777777" w:rsidR="00506E2F" w:rsidRPr="00506E2F" w:rsidRDefault="00506E2F" w:rsidP="00506E2F">
      <w:pPr>
        <w:pStyle w:val="Heading4"/>
        <w:rPr>
          <w:b w:val="0"/>
          <w:u w:val="single"/>
        </w:rPr>
      </w:pPr>
      <w:r w:rsidRPr="00506E2F">
        <w:rPr>
          <w:b w:val="0"/>
          <w:u w:val="single"/>
        </w:rPr>
        <w:t>WIR-REQ-296031/C-OFF-Peak activities</w:t>
      </w:r>
    </w:p>
    <w:p w14:paraId="3179A193" w14:textId="391FF93E" w:rsidR="00E36F0E" w:rsidRDefault="00393DC0" w:rsidP="00E36F0E">
      <w:r>
        <w:t>Upon Off-peak wake up WIRServer and WIRClient2 off-peak application shall prioritize tasks which needs off-peak interface and provide interfaces to application via Central controller and local controllers as soon as possible.</w:t>
      </w:r>
    </w:p>
    <w:p w14:paraId="37111327" w14:textId="77777777" w:rsidR="00506E2F" w:rsidRPr="00506E2F" w:rsidRDefault="00506E2F" w:rsidP="00506E2F">
      <w:pPr>
        <w:pStyle w:val="Heading4"/>
        <w:rPr>
          <w:b w:val="0"/>
          <w:u w:val="single"/>
        </w:rPr>
      </w:pPr>
      <w:r w:rsidRPr="00506E2F">
        <w:rPr>
          <w:b w:val="0"/>
          <w:u w:val="single"/>
        </w:rPr>
        <w:t>WIR-REQ-296032/C-Off-peak termination</w:t>
      </w:r>
    </w:p>
    <w:p w14:paraId="7887D885" w14:textId="251883BB" w:rsidR="00E36F0E" w:rsidRDefault="00393DC0" w:rsidP="00E36F0E">
      <w:r>
        <w:t>Off-peak mode shall be terminated in any of the following scenarios:</w:t>
      </w:r>
    </w:p>
    <w:p w14:paraId="0E8A4DDF" w14:textId="77777777" w:rsidR="00E36F0E" w:rsidRDefault="00393DC0" w:rsidP="00393DC0">
      <w:pPr>
        <w:numPr>
          <w:ilvl w:val="0"/>
          <w:numId w:val="44"/>
        </w:numPr>
      </w:pPr>
      <w:r>
        <w:t>If all the applications using off-peak interface confirms it no longer needs the interface</w:t>
      </w:r>
    </w:p>
    <w:p w14:paraId="6ADA2413" w14:textId="77777777" w:rsidR="00E36F0E" w:rsidRDefault="00393DC0" w:rsidP="00393DC0">
      <w:pPr>
        <w:numPr>
          <w:ilvl w:val="0"/>
          <w:numId w:val="44"/>
        </w:numPr>
      </w:pPr>
      <w:r>
        <w:t>Off-peak allowed time specified in off-peak wake up FTCP command expired</w:t>
      </w:r>
    </w:p>
    <w:p w14:paraId="4DA6D25B" w14:textId="77777777" w:rsidR="00E36F0E" w:rsidRDefault="00393DC0" w:rsidP="00393DC0">
      <w:pPr>
        <w:numPr>
          <w:ilvl w:val="0"/>
          <w:numId w:val="44"/>
        </w:numPr>
      </w:pPr>
      <w:r>
        <w:t>Vehicle ignition is turned ON</w:t>
      </w:r>
    </w:p>
    <w:p w14:paraId="13E0C4CD" w14:textId="77777777" w:rsidR="00E36F0E" w:rsidRDefault="00E36F0E" w:rsidP="00E36F0E"/>
    <w:p w14:paraId="30EABAD9" w14:textId="77777777" w:rsidR="00E36F0E" w:rsidRDefault="00393DC0" w:rsidP="00E36F0E">
      <w:r>
        <w:t>WIR module shall notify the applications that off-peak mode will be terminated before terminating the off-peak connection.</w:t>
      </w:r>
    </w:p>
    <w:p w14:paraId="380EF086" w14:textId="77777777" w:rsidR="00E36F0E" w:rsidRDefault="00E36F0E" w:rsidP="00E36F0E"/>
    <w:p w14:paraId="302E086B" w14:textId="77777777" w:rsidR="00E36F0E" w:rsidRDefault="00393DC0" w:rsidP="00E36F0E">
      <w:r>
        <w:t>WIR module shall also notify the cloud that off-peak mode is ended.</w:t>
      </w:r>
    </w:p>
    <w:p w14:paraId="7105AC23" w14:textId="77777777" w:rsidR="00E36F0E" w:rsidRDefault="00E36F0E" w:rsidP="00E36F0E"/>
    <w:p w14:paraId="01A9AE8F" w14:textId="77777777" w:rsidR="00E36F0E" w:rsidRDefault="00393DC0" w:rsidP="00E36F0E">
      <w:r>
        <w:t>If in case off-peak mode is terminated because vehicle ignition is ON then WIR shall queue the off-peak requests and send another wake up request to cloud after terminating the off-peak event.</w:t>
      </w:r>
    </w:p>
    <w:p w14:paraId="532ECF0D" w14:textId="77777777" w:rsidR="00506E2F" w:rsidRPr="00506E2F" w:rsidRDefault="00506E2F" w:rsidP="00506E2F">
      <w:pPr>
        <w:pStyle w:val="Heading4"/>
        <w:rPr>
          <w:b w:val="0"/>
          <w:u w:val="single"/>
        </w:rPr>
      </w:pPr>
      <w:r w:rsidRPr="00506E2F">
        <w:rPr>
          <w:b w:val="0"/>
          <w:u w:val="single"/>
        </w:rPr>
        <w:t>WIR-REQ-310879/B-Off-peak timer</w:t>
      </w:r>
    </w:p>
    <w:p w14:paraId="04958006" w14:textId="45CA1A89" w:rsidR="00E36F0E" w:rsidRDefault="00393DC0" w:rsidP="00E36F0E">
      <w:r>
        <w:t>Off-peak application shall maintain a timer to make sure off-peak mode time does not exceed the off-peak allowed time in the FTCP command. The timer value shall match the time specified in off-peak wake up FTCP command.</w:t>
      </w:r>
    </w:p>
    <w:p w14:paraId="09C8827D" w14:textId="77777777" w:rsidR="00506E2F" w:rsidRPr="00506E2F" w:rsidRDefault="00506E2F" w:rsidP="00506E2F">
      <w:pPr>
        <w:pStyle w:val="Heading4"/>
        <w:rPr>
          <w:b w:val="0"/>
          <w:u w:val="single"/>
        </w:rPr>
      </w:pPr>
      <w:r w:rsidRPr="00506E2F">
        <w:rPr>
          <w:b w:val="0"/>
          <w:u w:val="single"/>
        </w:rPr>
        <w:t>WIR-REQ-296033/B-Off-peak termination notification to applications</w:t>
      </w:r>
    </w:p>
    <w:p w14:paraId="53C15286" w14:textId="6C429FF8" w:rsidR="00E36F0E" w:rsidRDefault="00393DC0" w:rsidP="00E36F0E">
      <w:r>
        <w:t>Off-peak application shall send a notification to all off-peak applications before terminating off-peak via WIR Central controller and local controllers.</w:t>
      </w:r>
    </w:p>
    <w:p w14:paraId="560E77C6" w14:textId="77777777" w:rsidR="00506E2F" w:rsidRPr="00506E2F" w:rsidRDefault="00506E2F" w:rsidP="00506E2F">
      <w:pPr>
        <w:pStyle w:val="Heading4"/>
        <w:rPr>
          <w:b w:val="0"/>
          <w:u w:val="single"/>
        </w:rPr>
      </w:pPr>
      <w:r w:rsidRPr="00506E2F">
        <w:rPr>
          <w:b w:val="0"/>
          <w:u w:val="single"/>
        </w:rPr>
        <w:t>WIR-REQ-310880/A-Off-peak completion notification to cloud</w:t>
      </w:r>
    </w:p>
    <w:p w14:paraId="197EA13D" w14:textId="0415D202" w:rsidR="00E36F0E" w:rsidRDefault="00393DC0" w:rsidP="00E36F0E">
      <w:r>
        <w:t>Off-peak application shall send a notification to Ford cloud via a FTCP message indicating off-peak completion. For more information on the FTCP message details please refer FTCP protofile.</w:t>
      </w:r>
    </w:p>
    <w:p w14:paraId="7E22F615" w14:textId="77777777" w:rsidR="00506E2F" w:rsidRPr="00506E2F" w:rsidRDefault="00506E2F" w:rsidP="00506E2F">
      <w:pPr>
        <w:pStyle w:val="Heading4"/>
        <w:rPr>
          <w:b w:val="0"/>
          <w:u w:val="single"/>
        </w:rPr>
      </w:pPr>
      <w:r w:rsidRPr="00506E2F">
        <w:rPr>
          <w:b w:val="0"/>
          <w:u w:val="single"/>
        </w:rPr>
        <w:t>WIR-REQ-296034/B-Off-peak and Ignition</w:t>
      </w:r>
    </w:p>
    <w:p w14:paraId="363C0835" w14:textId="1E477167" w:rsidR="00E36F0E" w:rsidRDefault="00393DC0" w:rsidP="00E36F0E">
      <w:r>
        <w:t>When Ignition ON event happens during off-peak off-peak shall be terminated by off-peak application.</w:t>
      </w:r>
    </w:p>
    <w:p w14:paraId="38139965" w14:textId="77777777" w:rsidR="00E36F0E" w:rsidRDefault="00E36F0E" w:rsidP="00E36F0E"/>
    <w:p w14:paraId="62F07DBF" w14:textId="77777777" w:rsidR="00E36F0E" w:rsidRDefault="00393DC0" w:rsidP="00E36F0E">
      <w:r>
        <w:t xml:space="preserve">The offpeak application shall send an error message to the cloud indicating </w:t>
      </w:r>
      <w:r>
        <w:rPr>
          <w:rFonts w:cs="Arial"/>
        </w:rPr>
        <w:t>Ignition ON event happened and as a result off-peak is not possible.</w:t>
      </w:r>
    </w:p>
    <w:p w14:paraId="34118EC5" w14:textId="77777777" w:rsidR="00506E2F" w:rsidRPr="00506E2F" w:rsidRDefault="00506E2F" w:rsidP="00506E2F">
      <w:pPr>
        <w:pStyle w:val="Heading4"/>
        <w:rPr>
          <w:b w:val="0"/>
          <w:u w:val="single"/>
        </w:rPr>
      </w:pPr>
      <w:r w:rsidRPr="00506E2F">
        <w:rPr>
          <w:b w:val="0"/>
          <w:u w:val="single"/>
        </w:rPr>
        <w:t>WIR-REQ-296035/A-Off-peak power management</w:t>
      </w:r>
    </w:p>
    <w:p w14:paraId="082B4694" w14:textId="209EFE19" w:rsidR="00E36F0E" w:rsidRDefault="00393DC0" w:rsidP="00E36F0E">
      <w:r>
        <w:t>WIR off-peak application shall make sure WIRServer and WIRClient2 are up and running during off-peak time. WIR off-peak application shall communicate this information to the power management module.</w:t>
      </w:r>
    </w:p>
    <w:p w14:paraId="7F3F49FE" w14:textId="77777777" w:rsidR="00E36F0E" w:rsidRDefault="00E36F0E" w:rsidP="00E36F0E"/>
    <w:p w14:paraId="3A069840" w14:textId="77777777" w:rsidR="00E36F0E" w:rsidRDefault="00393DC0" w:rsidP="00E36F0E">
      <w:r>
        <w:t>WIR off-peak application shall also make sure once off-peak is terminated it shall make sure to let the power mode module of WIRServer and WIRClient2 that off-peak activity is completed and it can go to sleep.</w:t>
      </w:r>
    </w:p>
    <w:p w14:paraId="2A0B9635" w14:textId="77777777" w:rsidR="00E36F0E" w:rsidRDefault="00E36F0E" w:rsidP="00E36F0E"/>
    <w:p w14:paraId="4C4D9E27" w14:textId="77777777" w:rsidR="00506E2F" w:rsidRPr="00506E2F" w:rsidRDefault="00506E2F" w:rsidP="00506E2F">
      <w:pPr>
        <w:pStyle w:val="Heading4"/>
        <w:rPr>
          <w:b w:val="0"/>
          <w:u w:val="single"/>
        </w:rPr>
      </w:pPr>
      <w:r w:rsidRPr="00506E2F">
        <w:rPr>
          <w:b w:val="0"/>
          <w:u w:val="single"/>
        </w:rPr>
        <w:lastRenderedPageBreak/>
        <w:t>WIR-REQ-296036/A-WIR Off-peak</w:t>
      </w:r>
    </w:p>
    <w:p w14:paraId="0043DBAB" w14:textId="58B91768" w:rsidR="00E36F0E" w:rsidRDefault="00393DC0" w:rsidP="00E36F0E">
      <w:r>
        <w:t>WIR off-peak application shall know whether off-peak is supported or not by the vehicle using the configurable parameter WIR_OFFPEAK_SUPPORT.</w:t>
      </w:r>
    </w:p>
    <w:p w14:paraId="464ED03D" w14:textId="77777777" w:rsidR="00E36F0E" w:rsidRDefault="00E36F0E" w:rsidP="00E36F0E"/>
    <w:p w14:paraId="589798F0" w14:textId="77777777" w:rsidR="00E36F0E" w:rsidRDefault="00393DC0" w:rsidP="00E36F0E">
      <w:r>
        <w:t>WIR off-peak application shall send requests to cloud only if WIR_OFFPEAK_SUPPORT is enabled.</w:t>
      </w:r>
    </w:p>
    <w:p w14:paraId="4AD3232D" w14:textId="77777777" w:rsidR="00E36F0E" w:rsidRDefault="00E36F0E" w:rsidP="00E36F0E"/>
    <w:p w14:paraId="20F95615" w14:textId="77777777" w:rsidR="00E36F0E" w:rsidRDefault="00393DC0" w:rsidP="00E36F0E">
      <w:r>
        <w:t>WIR Client controllers shall reject application requests as unsupported if WIR_OFFPEAK_SUPPORT is disabled.</w:t>
      </w:r>
    </w:p>
    <w:p w14:paraId="73CFC204" w14:textId="77777777" w:rsidR="00506E2F" w:rsidRPr="00506E2F" w:rsidRDefault="00506E2F" w:rsidP="00506E2F">
      <w:pPr>
        <w:pStyle w:val="Heading4"/>
        <w:rPr>
          <w:b w:val="0"/>
          <w:u w:val="single"/>
        </w:rPr>
      </w:pPr>
      <w:r w:rsidRPr="00506E2F">
        <w:rPr>
          <w:b w:val="0"/>
          <w:u w:val="single"/>
        </w:rPr>
        <w:t>WIR-REQ-321008/A-Off-peak error codes</w:t>
      </w:r>
    </w:p>
    <w:p w14:paraId="36FF4A85" w14:textId="0452FB62" w:rsidR="00E36F0E" w:rsidRDefault="00393DC0" w:rsidP="00E36F0E">
      <w:r>
        <w:t>WIR application in case of error shall select the following applicable error code and send to the cloud via FTCP application.</w:t>
      </w:r>
    </w:p>
    <w:p w14:paraId="7ADA916D" w14:textId="77777777" w:rsidR="00E36F0E" w:rsidRDefault="00E36F0E" w:rsidP="00E36F0E">
      <w:pPr>
        <w:jc w:val="center"/>
      </w:pPr>
    </w:p>
    <w:tbl>
      <w:tblPr>
        <w:tblStyle w:val="TableGrid"/>
        <w:tblW w:w="9355" w:type="dxa"/>
        <w:jc w:val="center"/>
        <w:tblLook w:val="04A0" w:firstRow="1" w:lastRow="0" w:firstColumn="1" w:lastColumn="0" w:noHBand="0" w:noVBand="1"/>
      </w:tblPr>
      <w:tblGrid>
        <w:gridCol w:w="2695"/>
        <w:gridCol w:w="6660"/>
      </w:tblGrid>
      <w:tr w:rsidR="00E36F0E" w14:paraId="6FFA6B77" w14:textId="77777777" w:rsidTr="00E36F0E">
        <w:trPr>
          <w:trHeight w:val="288"/>
          <w:jc w:val="center"/>
        </w:trPr>
        <w:tc>
          <w:tcPr>
            <w:tcW w:w="26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2E09FCE2" w14:textId="77777777" w:rsidR="00E36F0E" w:rsidRDefault="00393DC0" w:rsidP="00E36F0E">
            <w:pPr>
              <w:rPr>
                <w:rFonts w:cs="Arial"/>
                <w:b/>
              </w:rPr>
            </w:pPr>
            <w:r>
              <w:rPr>
                <w:rFonts w:cs="Arial"/>
                <w:b/>
              </w:rPr>
              <w:t>Off peak Error codes</w:t>
            </w:r>
          </w:p>
        </w:tc>
        <w:tc>
          <w:tcPr>
            <w:tcW w:w="66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hideMark/>
          </w:tcPr>
          <w:p w14:paraId="50372E5C" w14:textId="77777777" w:rsidR="00E36F0E" w:rsidRDefault="00393DC0" w:rsidP="00E36F0E">
            <w:pPr>
              <w:spacing w:line="254" w:lineRule="auto"/>
              <w:rPr>
                <w:rFonts w:cs="Arial"/>
                <w:b/>
              </w:rPr>
            </w:pPr>
            <w:r>
              <w:rPr>
                <w:rFonts w:cs="Arial"/>
                <w:b/>
              </w:rPr>
              <w:t>Error message/ Description</w:t>
            </w:r>
          </w:p>
        </w:tc>
      </w:tr>
      <w:tr w:rsidR="00E36F0E" w14:paraId="73795320" w14:textId="77777777" w:rsidTr="00E36F0E">
        <w:trPr>
          <w:trHeight w:val="288"/>
          <w:jc w:val="center"/>
        </w:trPr>
        <w:tc>
          <w:tcPr>
            <w:tcW w:w="26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74F9B195" w14:textId="77777777" w:rsidR="00E36F0E" w:rsidRDefault="00393DC0" w:rsidP="00E36F0E">
            <w:pPr>
              <w:rPr>
                <w:rFonts w:cs="Arial"/>
              </w:rPr>
            </w:pPr>
            <w:r>
              <w:rPr>
                <w:rFonts w:cs="Arial"/>
              </w:rPr>
              <w:t>IGNITION_ON</w:t>
            </w:r>
          </w:p>
        </w:tc>
        <w:tc>
          <w:tcPr>
            <w:tcW w:w="66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2A1E9CFD" w14:textId="77777777" w:rsidR="00E36F0E" w:rsidRDefault="00393DC0" w:rsidP="00E36F0E">
            <w:pPr>
              <w:rPr>
                <w:rFonts w:cs="Arial"/>
              </w:rPr>
            </w:pPr>
            <w:r>
              <w:rPr>
                <w:rFonts w:cs="Arial"/>
              </w:rPr>
              <w:t xml:space="preserve">Ignition ON event happens and as a result off-peak is not possible </w:t>
            </w:r>
          </w:p>
        </w:tc>
      </w:tr>
      <w:tr w:rsidR="00E36F0E" w14:paraId="263ABCE5" w14:textId="77777777" w:rsidTr="00E36F0E">
        <w:trPr>
          <w:trHeight w:val="288"/>
          <w:jc w:val="center"/>
        </w:trPr>
        <w:tc>
          <w:tcPr>
            <w:tcW w:w="26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1076DBD4" w14:textId="77777777" w:rsidR="00E36F0E" w:rsidRDefault="00393DC0" w:rsidP="00E36F0E">
            <w:pPr>
              <w:rPr>
                <w:rFonts w:cs="Arial"/>
              </w:rPr>
            </w:pPr>
            <w:r>
              <w:rPr>
                <w:rFonts w:cs="Arial"/>
              </w:rPr>
              <w:t>CRITICAL_BATTERY</w:t>
            </w:r>
          </w:p>
        </w:tc>
        <w:tc>
          <w:tcPr>
            <w:tcW w:w="66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3ADC0864" w14:textId="77777777" w:rsidR="00E36F0E" w:rsidRDefault="00393DC0" w:rsidP="00E36F0E">
            <w:pPr>
              <w:rPr>
                <w:rFonts w:cs="Arial"/>
              </w:rPr>
            </w:pPr>
            <w:r>
              <w:rPr>
                <w:rFonts w:cs="Arial"/>
              </w:rPr>
              <w:t>Vehicle is in Hibernate or Critical battery state so off-peak is not possible</w:t>
            </w:r>
          </w:p>
        </w:tc>
      </w:tr>
      <w:tr w:rsidR="00E36F0E" w14:paraId="034436FF" w14:textId="77777777" w:rsidTr="00E36F0E">
        <w:trPr>
          <w:trHeight w:val="288"/>
          <w:jc w:val="center"/>
        </w:trPr>
        <w:tc>
          <w:tcPr>
            <w:tcW w:w="26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6D6B7E" w14:textId="77777777" w:rsidR="00E36F0E" w:rsidRDefault="00393DC0" w:rsidP="00E36F0E">
            <w:pPr>
              <w:rPr>
                <w:rFonts w:cs="Arial"/>
              </w:rPr>
            </w:pPr>
            <w:r>
              <w:rPr>
                <w:rFonts w:cs="Arial"/>
              </w:rPr>
              <w:t>OTHER_ERRORS</w:t>
            </w:r>
          </w:p>
        </w:tc>
        <w:tc>
          <w:tcPr>
            <w:tcW w:w="66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EC1937F" w14:textId="77777777" w:rsidR="00E36F0E" w:rsidRDefault="00393DC0" w:rsidP="00E36F0E">
            <w:pPr>
              <w:rPr>
                <w:rFonts w:cs="Arial"/>
              </w:rPr>
            </w:pPr>
            <w:r>
              <w:rPr>
                <w:rFonts w:cs="Arial"/>
              </w:rPr>
              <w:t>All other Errors - will be defined later</w:t>
            </w:r>
          </w:p>
        </w:tc>
      </w:tr>
    </w:tbl>
    <w:p w14:paraId="6AFE8F87" w14:textId="77777777" w:rsidR="00E36F0E" w:rsidRDefault="00E36F0E" w:rsidP="00E36F0E"/>
    <w:p w14:paraId="42D52568" w14:textId="77777777" w:rsidR="00E36F0E" w:rsidRDefault="00393DC0" w:rsidP="00E36F0E">
      <w:r>
        <w:t>The error codes shall be sent via off-peak wake up command response or off-peak end alert depending on the state where the error has occurred.</w:t>
      </w:r>
    </w:p>
    <w:p w14:paraId="0608DED3" w14:textId="77777777" w:rsidR="00E36F0E" w:rsidRDefault="00E36F0E" w:rsidP="00E36F0E"/>
    <w:p w14:paraId="1D59088A" w14:textId="77777777" w:rsidR="00E36F0E" w:rsidRDefault="00393DC0" w:rsidP="00E36F0E">
      <w:r>
        <w:t>For example if an error has occurred before the off-peak application sends off-peak command response then error shall be included as part of command response.</w:t>
      </w:r>
    </w:p>
    <w:p w14:paraId="7BA95F56" w14:textId="77777777" w:rsidR="00E36F0E" w:rsidRDefault="00E36F0E" w:rsidP="00E36F0E"/>
    <w:p w14:paraId="2BBB51D7" w14:textId="77777777" w:rsidR="00E36F0E" w:rsidRDefault="00393DC0" w:rsidP="00E36F0E">
      <w:r>
        <w:t>If error occurs after the command response then off-peak application shall include as part of off-peak finished alert.</w:t>
      </w:r>
    </w:p>
    <w:p w14:paraId="1E1600E8" w14:textId="77777777" w:rsidR="00E36F0E" w:rsidRDefault="00393DC0" w:rsidP="00506E2F">
      <w:pPr>
        <w:pStyle w:val="Heading3"/>
      </w:pPr>
      <w:bookmarkStart w:id="56" w:name="_Toc93426752"/>
      <w:r>
        <w:t>Use Cases</w:t>
      </w:r>
      <w:bookmarkEnd w:id="56"/>
    </w:p>
    <w:p w14:paraId="6904DD94" w14:textId="1BECDC2B" w:rsidR="00E36F0E" w:rsidRDefault="00393DC0" w:rsidP="00506E2F">
      <w:pPr>
        <w:pStyle w:val="Heading4"/>
      </w:pPr>
      <w:r>
        <w:t>WIR-UC-REQ-296098/B-Off peak wake up</w:t>
      </w:r>
    </w:p>
    <w:p w14:paraId="5E706FDE" w14:textId="68C70C73" w:rsidR="00E36F0E" w:rsidRPr="00AE06BC" w:rsidRDefault="00E36F0E" w:rsidP="00E36F0E"/>
    <w:tbl>
      <w:tblPr>
        <w:tblStyle w:val="TableGrid"/>
        <w:tblW w:w="0" w:type="auto"/>
        <w:jc w:val="center"/>
        <w:tblLook w:val="04A0" w:firstRow="1" w:lastRow="0" w:firstColumn="1" w:lastColumn="0" w:noHBand="0" w:noVBand="1"/>
      </w:tblPr>
      <w:tblGrid>
        <w:gridCol w:w="1910"/>
        <w:gridCol w:w="7666"/>
      </w:tblGrid>
      <w:tr w:rsidR="00E36F0E" w:rsidRPr="003B0CED" w14:paraId="42EDCBC5" w14:textId="77777777" w:rsidTr="00506E2F">
        <w:trPr>
          <w:jc w:val="center"/>
        </w:trPr>
        <w:tc>
          <w:tcPr>
            <w:tcW w:w="1910" w:type="dxa"/>
            <w:shd w:val="clear" w:color="auto" w:fill="BFBFBF" w:themeFill="background1" w:themeFillShade="BF"/>
          </w:tcPr>
          <w:p w14:paraId="1A807516" w14:textId="77777777" w:rsidR="00E36F0E" w:rsidRPr="007373DA" w:rsidRDefault="00393DC0" w:rsidP="00E36F0E">
            <w:pPr>
              <w:rPr>
                <w:b/>
              </w:rPr>
            </w:pPr>
            <w:r w:rsidRPr="007373DA">
              <w:rPr>
                <w:b/>
              </w:rPr>
              <w:t>Actors</w:t>
            </w:r>
          </w:p>
        </w:tc>
        <w:tc>
          <w:tcPr>
            <w:tcW w:w="7666" w:type="dxa"/>
          </w:tcPr>
          <w:p w14:paraId="4D1893E0" w14:textId="77777777" w:rsidR="00E36F0E" w:rsidRPr="008A772E" w:rsidRDefault="00393DC0" w:rsidP="00E36F0E">
            <w:pPr>
              <w:rPr>
                <w:rFonts w:cs="Arial"/>
              </w:rPr>
            </w:pPr>
            <w:r>
              <w:rPr>
                <w:rFonts w:cs="Arial"/>
              </w:rPr>
              <w:t xml:space="preserve"> WIRServer, WIRClient2</w:t>
            </w:r>
          </w:p>
        </w:tc>
      </w:tr>
      <w:tr w:rsidR="00E36F0E" w:rsidRPr="003B0CED" w14:paraId="7FEF7BF7" w14:textId="77777777" w:rsidTr="00506E2F">
        <w:trPr>
          <w:jc w:val="center"/>
        </w:trPr>
        <w:tc>
          <w:tcPr>
            <w:tcW w:w="1910" w:type="dxa"/>
            <w:tcBorders>
              <w:bottom w:val="single" w:sz="4" w:space="0" w:color="auto"/>
            </w:tcBorders>
            <w:shd w:val="clear" w:color="auto" w:fill="BFBFBF" w:themeFill="background1" w:themeFillShade="BF"/>
          </w:tcPr>
          <w:p w14:paraId="37AF24C6" w14:textId="77777777" w:rsidR="00E36F0E" w:rsidRPr="007373DA" w:rsidRDefault="00393DC0" w:rsidP="00E36F0E">
            <w:pPr>
              <w:rPr>
                <w:b/>
              </w:rPr>
            </w:pPr>
            <w:r>
              <w:rPr>
                <w:b/>
              </w:rPr>
              <w:t>Pre-c</w:t>
            </w:r>
            <w:r w:rsidRPr="007373DA">
              <w:rPr>
                <w:b/>
              </w:rPr>
              <w:t>onditions</w:t>
            </w:r>
          </w:p>
        </w:tc>
        <w:tc>
          <w:tcPr>
            <w:tcW w:w="7666" w:type="dxa"/>
            <w:tcBorders>
              <w:bottom w:val="single" w:sz="4" w:space="0" w:color="auto"/>
            </w:tcBorders>
          </w:tcPr>
          <w:p w14:paraId="5522A276" w14:textId="77777777" w:rsidR="00E36F0E" w:rsidRDefault="00393DC0" w:rsidP="00393DC0">
            <w:pPr>
              <w:numPr>
                <w:ilvl w:val="0"/>
                <w:numId w:val="45"/>
              </w:numPr>
            </w:pPr>
            <w:r>
              <w:t>WIR off-peak application has sent a request to cloud for off-peak wake up</w:t>
            </w:r>
          </w:p>
          <w:p w14:paraId="2CBF5D3D" w14:textId="77777777" w:rsidR="00E36F0E" w:rsidRPr="00062704" w:rsidRDefault="00E36F0E" w:rsidP="00E36F0E">
            <w:pPr>
              <w:ind w:left="360"/>
            </w:pPr>
          </w:p>
          <w:p w14:paraId="4468B4DE" w14:textId="77777777" w:rsidR="00E36F0E" w:rsidRPr="008A772E" w:rsidRDefault="00E36F0E" w:rsidP="00E36F0E">
            <w:pPr>
              <w:rPr>
                <w:rFonts w:cs="Arial"/>
              </w:rPr>
            </w:pPr>
          </w:p>
        </w:tc>
      </w:tr>
      <w:tr w:rsidR="00E36F0E" w:rsidRPr="003B0CED" w14:paraId="3DE70E46" w14:textId="77777777" w:rsidTr="00506E2F">
        <w:trPr>
          <w:jc w:val="center"/>
        </w:trPr>
        <w:tc>
          <w:tcPr>
            <w:tcW w:w="1910" w:type="dxa"/>
            <w:tcBorders>
              <w:left w:val="single" w:sz="4" w:space="0" w:color="auto"/>
              <w:bottom w:val="single" w:sz="4" w:space="0" w:color="auto"/>
            </w:tcBorders>
            <w:shd w:val="clear" w:color="auto" w:fill="BFBFBF" w:themeFill="background1" w:themeFillShade="BF"/>
          </w:tcPr>
          <w:p w14:paraId="2173B256" w14:textId="77777777" w:rsidR="00E36F0E" w:rsidRPr="007373DA" w:rsidRDefault="00393DC0" w:rsidP="00E36F0E">
            <w:pPr>
              <w:rPr>
                <w:b/>
              </w:rPr>
            </w:pPr>
            <w:r>
              <w:rPr>
                <w:b/>
              </w:rPr>
              <w:t>Scenario Description</w:t>
            </w:r>
          </w:p>
        </w:tc>
        <w:tc>
          <w:tcPr>
            <w:tcW w:w="7666" w:type="dxa"/>
            <w:tcBorders>
              <w:right w:val="single" w:sz="4" w:space="0" w:color="auto"/>
            </w:tcBorders>
            <w:shd w:val="clear" w:color="auto" w:fill="auto"/>
          </w:tcPr>
          <w:p w14:paraId="6E8D4D9A" w14:textId="77777777" w:rsidR="00E36F0E" w:rsidRPr="008A772E" w:rsidRDefault="00393DC0" w:rsidP="00E36F0E">
            <w:pPr>
              <w:rPr>
                <w:rFonts w:cs="Arial"/>
              </w:rPr>
            </w:pPr>
            <w:r>
              <w:rPr>
                <w:rFonts w:cs="Arial"/>
              </w:rPr>
              <w:t xml:space="preserve">Cloud sends a wake up SMS </w:t>
            </w:r>
            <w:r w:rsidRPr="00B61967">
              <w:rPr>
                <w:rFonts w:cs="Arial"/>
              </w:rPr>
              <w:t>if required</w:t>
            </w:r>
            <w:r>
              <w:rPr>
                <w:rFonts w:cs="Arial"/>
              </w:rPr>
              <w:t>,</w:t>
            </w:r>
            <w:r w:rsidRPr="00B61967">
              <w:rPr>
                <w:rFonts w:cs="Arial"/>
              </w:rPr>
              <w:t xml:space="preserve"> and</w:t>
            </w:r>
            <w:r>
              <w:rPr>
                <w:rFonts w:cs="Arial"/>
              </w:rPr>
              <w:t xml:space="preserve"> off-peak wake up FTCP command to vehicle for off-peak wake up</w:t>
            </w:r>
          </w:p>
        </w:tc>
      </w:tr>
      <w:tr w:rsidR="00E36F0E" w:rsidRPr="003B0CED" w14:paraId="3AFEA385" w14:textId="77777777" w:rsidTr="00506E2F">
        <w:trPr>
          <w:jc w:val="center"/>
        </w:trPr>
        <w:tc>
          <w:tcPr>
            <w:tcW w:w="1910" w:type="dxa"/>
            <w:tcBorders>
              <w:top w:val="single" w:sz="4" w:space="0" w:color="auto"/>
              <w:left w:val="single" w:sz="4" w:space="0" w:color="auto"/>
              <w:bottom w:val="single" w:sz="4" w:space="0" w:color="auto"/>
            </w:tcBorders>
            <w:shd w:val="clear" w:color="auto" w:fill="BFBFBF" w:themeFill="background1" w:themeFillShade="BF"/>
          </w:tcPr>
          <w:p w14:paraId="641B5AAF" w14:textId="77777777" w:rsidR="00E36F0E" w:rsidRPr="007373DA" w:rsidRDefault="00393DC0" w:rsidP="00E36F0E">
            <w:pPr>
              <w:rPr>
                <w:b/>
              </w:rPr>
            </w:pPr>
            <w:r w:rsidRPr="007373DA">
              <w:rPr>
                <w:b/>
              </w:rPr>
              <w:t>Post-conditions</w:t>
            </w:r>
          </w:p>
        </w:tc>
        <w:tc>
          <w:tcPr>
            <w:tcW w:w="7666" w:type="dxa"/>
            <w:tcBorders>
              <w:bottom w:val="single" w:sz="4" w:space="0" w:color="auto"/>
              <w:right w:val="single" w:sz="4" w:space="0" w:color="auto"/>
            </w:tcBorders>
            <w:shd w:val="clear" w:color="auto" w:fill="auto"/>
          </w:tcPr>
          <w:p w14:paraId="0872E1D1" w14:textId="77777777" w:rsidR="00E36F0E" w:rsidRDefault="00393DC0" w:rsidP="00E36F0E">
            <w:pPr>
              <w:rPr>
                <w:rFonts w:cs="Arial"/>
              </w:rPr>
            </w:pPr>
            <w:r>
              <w:rPr>
                <w:rFonts w:cs="Arial"/>
              </w:rPr>
              <w:t>WIRServer and WIRClient2 successfully wakes up</w:t>
            </w:r>
          </w:p>
          <w:p w14:paraId="3A4DB42A" w14:textId="77777777" w:rsidR="00E36F0E" w:rsidRDefault="00393DC0" w:rsidP="00E36F0E">
            <w:pPr>
              <w:rPr>
                <w:rFonts w:cs="Arial"/>
              </w:rPr>
            </w:pPr>
            <w:r>
              <w:rPr>
                <w:rFonts w:cs="Arial"/>
              </w:rPr>
              <w:t>WIR successfully provides off-peak interface to requesting applications</w:t>
            </w:r>
          </w:p>
          <w:p w14:paraId="520593A9" w14:textId="77777777" w:rsidR="00E36F0E" w:rsidRPr="00FA28C4" w:rsidRDefault="00393DC0" w:rsidP="00E36F0E">
            <w:pPr>
              <w:rPr>
                <w:rFonts w:cs="Arial"/>
              </w:rPr>
            </w:pPr>
            <w:r>
              <w:rPr>
                <w:rFonts w:cs="Arial"/>
              </w:rPr>
              <w:t>Once off-peak timer has expired or off-peak applications has completed tasks WIRServer and WIRClient go to sleep</w:t>
            </w:r>
          </w:p>
        </w:tc>
      </w:tr>
      <w:tr w:rsidR="00E36F0E" w:rsidRPr="003B0CED" w14:paraId="7F38EA22" w14:textId="77777777" w:rsidTr="00506E2F">
        <w:trPr>
          <w:jc w:val="center"/>
        </w:trPr>
        <w:tc>
          <w:tcPr>
            <w:tcW w:w="1910" w:type="dxa"/>
            <w:tcBorders>
              <w:left w:val="single" w:sz="4" w:space="0" w:color="auto"/>
              <w:bottom w:val="single" w:sz="4" w:space="0" w:color="auto"/>
              <w:right w:val="single" w:sz="4" w:space="0" w:color="auto"/>
            </w:tcBorders>
            <w:shd w:val="clear" w:color="auto" w:fill="BFBFBF" w:themeFill="background1" w:themeFillShade="BF"/>
          </w:tcPr>
          <w:p w14:paraId="55D3F916" w14:textId="77777777" w:rsidR="00E36F0E" w:rsidRPr="007373DA" w:rsidRDefault="00393DC0" w:rsidP="00E36F0E">
            <w:pPr>
              <w:rPr>
                <w:b/>
              </w:rPr>
            </w:pPr>
            <w:r w:rsidRPr="007373DA">
              <w:rPr>
                <w:b/>
              </w:rPr>
              <w:t>Interfaces</w:t>
            </w:r>
          </w:p>
        </w:tc>
        <w:tc>
          <w:tcPr>
            <w:tcW w:w="7666" w:type="dxa"/>
            <w:tcBorders>
              <w:left w:val="single" w:sz="4" w:space="0" w:color="auto"/>
              <w:bottom w:val="single" w:sz="4" w:space="0" w:color="auto"/>
              <w:right w:val="single" w:sz="4" w:space="0" w:color="auto"/>
            </w:tcBorders>
            <w:shd w:val="clear" w:color="auto" w:fill="auto"/>
          </w:tcPr>
          <w:p w14:paraId="40079DAE" w14:textId="77777777" w:rsidR="00E36F0E" w:rsidRPr="008A772E" w:rsidRDefault="00E36F0E" w:rsidP="00E36F0E">
            <w:pPr>
              <w:rPr>
                <w:rFonts w:cs="Arial"/>
              </w:rPr>
            </w:pPr>
          </w:p>
        </w:tc>
      </w:tr>
      <w:tr w:rsidR="00E36F0E" w:rsidRPr="003B0CED" w14:paraId="25E0DE5C" w14:textId="77777777" w:rsidTr="00506E2F">
        <w:trPr>
          <w:jc w:val="center"/>
        </w:trPr>
        <w:tc>
          <w:tcPr>
            <w:tcW w:w="1910" w:type="dxa"/>
            <w:tcBorders>
              <w:left w:val="single" w:sz="4" w:space="0" w:color="auto"/>
              <w:bottom w:val="single" w:sz="4" w:space="0" w:color="auto"/>
              <w:right w:val="single" w:sz="4" w:space="0" w:color="auto"/>
            </w:tcBorders>
            <w:shd w:val="clear" w:color="auto" w:fill="BFBFBF" w:themeFill="background1" w:themeFillShade="BF"/>
          </w:tcPr>
          <w:p w14:paraId="457B16F5" w14:textId="77777777" w:rsidR="00E36F0E" w:rsidRPr="007373DA" w:rsidRDefault="00393DC0" w:rsidP="00E36F0E">
            <w:pPr>
              <w:rPr>
                <w:b/>
              </w:rPr>
            </w:pPr>
            <w:r>
              <w:rPr>
                <w:b/>
              </w:rPr>
              <w:t>Notes</w:t>
            </w:r>
          </w:p>
        </w:tc>
        <w:tc>
          <w:tcPr>
            <w:tcW w:w="7666" w:type="dxa"/>
            <w:tcBorders>
              <w:left w:val="single" w:sz="4" w:space="0" w:color="auto"/>
              <w:bottom w:val="single" w:sz="4" w:space="0" w:color="auto"/>
              <w:right w:val="single" w:sz="4" w:space="0" w:color="auto"/>
            </w:tcBorders>
            <w:shd w:val="clear" w:color="auto" w:fill="auto"/>
          </w:tcPr>
          <w:p w14:paraId="1E2C918B" w14:textId="77777777" w:rsidR="00E36F0E" w:rsidRDefault="00393DC0" w:rsidP="00E36F0E">
            <w:pPr>
              <w:rPr>
                <w:rFonts w:cs="Arial"/>
              </w:rPr>
            </w:pPr>
            <w:r>
              <w:rPr>
                <w:rFonts w:cs="Arial"/>
              </w:rPr>
              <w:t>Exception use cases</w:t>
            </w:r>
          </w:p>
          <w:p w14:paraId="2ED8417C" w14:textId="77777777" w:rsidR="00E36F0E" w:rsidRDefault="00393DC0" w:rsidP="00E36F0E">
            <w:pPr>
              <w:rPr>
                <w:rFonts w:cs="Arial"/>
              </w:rPr>
            </w:pPr>
            <w:r>
              <w:rPr>
                <w:rFonts w:cs="Arial"/>
              </w:rPr>
              <w:t>Cloud fails to wake up the vehicle</w:t>
            </w:r>
          </w:p>
          <w:p w14:paraId="39551088" w14:textId="77777777" w:rsidR="00E36F0E" w:rsidRDefault="00393DC0" w:rsidP="00E36F0E">
            <w:pPr>
              <w:rPr>
                <w:rFonts w:cs="Arial"/>
              </w:rPr>
            </w:pPr>
            <w:r>
              <w:rPr>
                <w:rFonts w:cs="Arial"/>
              </w:rPr>
              <w:t>Off-peak timer fails to work</w:t>
            </w:r>
          </w:p>
          <w:p w14:paraId="0F680D1F" w14:textId="77777777" w:rsidR="00E36F0E" w:rsidRDefault="00393DC0" w:rsidP="00E36F0E">
            <w:pPr>
              <w:rPr>
                <w:rFonts w:cs="Arial"/>
              </w:rPr>
            </w:pPr>
            <w:r>
              <w:rPr>
                <w:rFonts w:cs="Arial"/>
              </w:rPr>
              <w:t>WIRClient2 fails to respond to battery hibernate or critical battery</w:t>
            </w:r>
          </w:p>
          <w:p w14:paraId="25CC1E54" w14:textId="77777777" w:rsidR="00E36F0E" w:rsidRDefault="00E36F0E" w:rsidP="00E36F0E">
            <w:pPr>
              <w:rPr>
                <w:rFonts w:cs="Arial"/>
              </w:rPr>
            </w:pPr>
          </w:p>
          <w:p w14:paraId="22B43B9B" w14:textId="77777777" w:rsidR="00E36F0E" w:rsidRDefault="00E36F0E" w:rsidP="00E36F0E">
            <w:pPr>
              <w:rPr>
                <w:rFonts w:cs="Arial"/>
              </w:rPr>
            </w:pPr>
          </w:p>
          <w:p w14:paraId="775F80E6" w14:textId="77777777" w:rsidR="00E36F0E" w:rsidRPr="008A772E" w:rsidRDefault="00E36F0E" w:rsidP="00E36F0E">
            <w:pPr>
              <w:rPr>
                <w:rFonts w:cs="Arial"/>
              </w:rPr>
            </w:pPr>
          </w:p>
        </w:tc>
      </w:tr>
    </w:tbl>
    <w:p w14:paraId="3EBF2AFE" w14:textId="77777777" w:rsidR="00E36F0E" w:rsidRDefault="00E36F0E" w:rsidP="00E36F0E"/>
    <w:p w14:paraId="6F05B7C8" w14:textId="1B59C949" w:rsidR="00E36F0E" w:rsidRDefault="00393DC0" w:rsidP="00506E2F">
      <w:pPr>
        <w:pStyle w:val="Heading4"/>
      </w:pPr>
      <w:r>
        <w:t>WIR-UC-REQ-296099/A-Cloud fails to wake up the vehicle</w:t>
      </w:r>
    </w:p>
    <w:p w14:paraId="258D93A8" w14:textId="5E8BAC84" w:rsidR="00E36F0E" w:rsidRPr="00AE06BC" w:rsidRDefault="00E36F0E" w:rsidP="00E36F0E"/>
    <w:tbl>
      <w:tblPr>
        <w:tblStyle w:val="TableGrid"/>
        <w:tblW w:w="0" w:type="auto"/>
        <w:jc w:val="center"/>
        <w:tblLook w:val="04A0" w:firstRow="1" w:lastRow="0" w:firstColumn="1" w:lastColumn="0" w:noHBand="0" w:noVBand="1"/>
      </w:tblPr>
      <w:tblGrid>
        <w:gridCol w:w="1910"/>
        <w:gridCol w:w="7666"/>
      </w:tblGrid>
      <w:tr w:rsidR="00E36F0E" w:rsidRPr="003B0CED" w14:paraId="2FA6594F" w14:textId="77777777" w:rsidTr="00506E2F">
        <w:trPr>
          <w:jc w:val="center"/>
        </w:trPr>
        <w:tc>
          <w:tcPr>
            <w:tcW w:w="1910" w:type="dxa"/>
            <w:shd w:val="clear" w:color="auto" w:fill="BFBFBF" w:themeFill="background1" w:themeFillShade="BF"/>
          </w:tcPr>
          <w:p w14:paraId="43664D6D" w14:textId="77777777" w:rsidR="00E36F0E" w:rsidRPr="007373DA" w:rsidRDefault="00393DC0" w:rsidP="00E36F0E">
            <w:pPr>
              <w:rPr>
                <w:b/>
              </w:rPr>
            </w:pPr>
            <w:r w:rsidRPr="007373DA">
              <w:rPr>
                <w:b/>
              </w:rPr>
              <w:t>Actors</w:t>
            </w:r>
          </w:p>
        </w:tc>
        <w:tc>
          <w:tcPr>
            <w:tcW w:w="7666" w:type="dxa"/>
          </w:tcPr>
          <w:p w14:paraId="46B52DAE" w14:textId="77777777" w:rsidR="00E36F0E" w:rsidRPr="008A772E" w:rsidRDefault="00393DC0" w:rsidP="00E36F0E">
            <w:pPr>
              <w:rPr>
                <w:rFonts w:cs="Arial"/>
                <w:szCs w:val="20"/>
              </w:rPr>
            </w:pPr>
            <w:r>
              <w:rPr>
                <w:rFonts w:cs="Arial"/>
                <w:szCs w:val="20"/>
              </w:rPr>
              <w:t>WIRServer, WIRClient2</w:t>
            </w:r>
          </w:p>
        </w:tc>
      </w:tr>
      <w:tr w:rsidR="00E36F0E" w:rsidRPr="003B0CED" w14:paraId="14DAF025" w14:textId="77777777" w:rsidTr="00506E2F">
        <w:trPr>
          <w:jc w:val="center"/>
        </w:trPr>
        <w:tc>
          <w:tcPr>
            <w:tcW w:w="1910" w:type="dxa"/>
            <w:tcBorders>
              <w:bottom w:val="single" w:sz="4" w:space="0" w:color="auto"/>
            </w:tcBorders>
            <w:shd w:val="clear" w:color="auto" w:fill="BFBFBF" w:themeFill="background1" w:themeFillShade="BF"/>
          </w:tcPr>
          <w:p w14:paraId="1BBCF129" w14:textId="77777777" w:rsidR="00E36F0E" w:rsidRPr="007373DA" w:rsidRDefault="00393DC0" w:rsidP="00E36F0E">
            <w:pPr>
              <w:rPr>
                <w:b/>
              </w:rPr>
            </w:pPr>
            <w:r>
              <w:rPr>
                <w:b/>
              </w:rPr>
              <w:t>Pre-c</w:t>
            </w:r>
            <w:r w:rsidRPr="007373DA">
              <w:rPr>
                <w:b/>
              </w:rPr>
              <w:t>onditions</w:t>
            </w:r>
          </w:p>
        </w:tc>
        <w:tc>
          <w:tcPr>
            <w:tcW w:w="7666" w:type="dxa"/>
            <w:tcBorders>
              <w:bottom w:val="single" w:sz="4" w:space="0" w:color="auto"/>
            </w:tcBorders>
          </w:tcPr>
          <w:p w14:paraId="3A7C73FB" w14:textId="77777777" w:rsidR="00E36F0E" w:rsidRDefault="00393DC0" w:rsidP="00393DC0">
            <w:pPr>
              <w:numPr>
                <w:ilvl w:val="0"/>
                <w:numId w:val="46"/>
              </w:numPr>
            </w:pPr>
            <w:r>
              <w:t>WIR off-peak application has sent a request to cloud for off-peak wake up</w:t>
            </w:r>
          </w:p>
          <w:p w14:paraId="537A45F7" w14:textId="77777777" w:rsidR="00E36F0E" w:rsidRPr="008A772E" w:rsidRDefault="00E36F0E" w:rsidP="00E36F0E">
            <w:pPr>
              <w:rPr>
                <w:rFonts w:cs="Arial"/>
                <w:szCs w:val="20"/>
              </w:rPr>
            </w:pPr>
          </w:p>
        </w:tc>
      </w:tr>
      <w:tr w:rsidR="00E36F0E" w:rsidRPr="003B0CED" w14:paraId="086E88B7" w14:textId="77777777" w:rsidTr="00506E2F">
        <w:trPr>
          <w:jc w:val="center"/>
        </w:trPr>
        <w:tc>
          <w:tcPr>
            <w:tcW w:w="1910" w:type="dxa"/>
            <w:tcBorders>
              <w:left w:val="single" w:sz="4" w:space="0" w:color="auto"/>
              <w:bottom w:val="single" w:sz="4" w:space="0" w:color="auto"/>
            </w:tcBorders>
            <w:shd w:val="clear" w:color="auto" w:fill="BFBFBF" w:themeFill="background1" w:themeFillShade="BF"/>
          </w:tcPr>
          <w:p w14:paraId="2E3B85FF" w14:textId="77777777" w:rsidR="00E36F0E" w:rsidRPr="007373DA" w:rsidRDefault="00393DC0" w:rsidP="00E36F0E">
            <w:pPr>
              <w:rPr>
                <w:b/>
              </w:rPr>
            </w:pPr>
            <w:r>
              <w:rPr>
                <w:b/>
              </w:rPr>
              <w:t>Scenario Description</w:t>
            </w:r>
          </w:p>
        </w:tc>
        <w:tc>
          <w:tcPr>
            <w:tcW w:w="7666" w:type="dxa"/>
            <w:tcBorders>
              <w:right w:val="single" w:sz="4" w:space="0" w:color="auto"/>
            </w:tcBorders>
            <w:shd w:val="clear" w:color="auto" w:fill="auto"/>
          </w:tcPr>
          <w:p w14:paraId="3C905736" w14:textId="77777777" w:rsidR="00E36F0E" w:rsidRPr="008A772E" w:rsidRDefault="00393DC0" w:rsidP="00E36F0E">
            <w:pPr>
              <w:rPr>
                <w:rFonts w:cs="Arial"/>
                <w:szCs w:val="20"/>
              </w:rPr>
            </w:pPr>
            <w:r>
              <w:rPr>
                <w:rFonts w:cs="Arial"/>
                <w:szCs w:val="20"/>
              </w:rPr>
              <w:t>WIR off-peak requests cloud to wake up vehicle during off-peak hours and cloud fails to wake up</w:t>
            </w:r>
          </w:p>
        </w:tc>
      </w:tr>
      <w:tr w:rsidR="00E36F0E" w:rsidRPr="003B0CED" w14:paraId="72CDFCC4" w14:textId="77777777" w:rsidTr="00506E2F">
        <w:trPr>
          <w:jc w:val="center"/>
        </w:trPr>
        <w:tc>
          <w:tcPr>
            <w:tcW w:w="1910" w:type="dxa"/>
            <w:tcBorders>
              <w:top w:val="single" w:sz="4" w:space="0" w:color="auto"/>
              <w:left w:val="single" w:sz="4" w:space="0" w:color="auto"/>
              <w:bottom w:val="single" w:sz="4" w:space="0" w:color="auto"/>
            </w:tcBorders>
            <w:shd w:val="clear" w:color="auto" w:fill="BFBFBF" w:themeFill="background1" w:themeFillShade="BF"/>
          </w:tcPr>
          <w:p w14:paraId="137F7CA5" w14:textId="77777777" w:rsidR="00E36F0E" w:rsidRPr="007373DA" w:rsidRDefault="00393DC0" w:rsidP="00E36F0E">
            <w:pPr>
              <w:rPr>
                <w:b/>
              </w:rPr>
            </w:pPr>
            <w:r w:rsidRPr="007373DA">
              <w:rPr>
                <w:b/>
              </w:rPr>
              <w:t>Post-conditions</w:t>
            </w:r>
          </w:p>
        </w:tc>
        <w:tc>
          <w:tcPr>
            <w:tcW w:w="7666" w:type="dxa"/>
            <w:tcBorders>
              <w:bottom w:val="single" w:sz="4" w:space="0" w:color="auto"/>
              <w:right w:val="single" w:sz="4" w:space="0" w:color="auto"/>
            </w:tcBorders>
            <w:shd w:val="clear" w:color="auto" w:fill="auto"/>
          </w:tcPr>
          <w:p w14:paraId="1CDD8735" w14:textId="77777777" w:rsidR="00E36F0E" w:rsidRDefault="00393DC0" w:rsidP="00E36F0E">
            <w:pPr>
              <w:rPr>
                <w:rFonts w:cs="Arial"/>
                <w:szCs w:val="20"/>
              </w:rPr>
            </w:pPr>
            <w:r>
              <w:rPr>
                <w:rFonts w:cs="Arial"/>
                <w:szCs w:val="20"/>
              </w:rPr>
              <w:t>WIRClient2 and WIRServer fail to wake up</w:t>
            </w:r>
          </w:p>
          <w:p w14:paraId="7998B7BE" w14:textId="77777777" w:rsidR="00E36F0E" w:rsidRPr="00FA28C4" w:rsidRDefault="00393DC0" w:rsidP="00E36F0E">
            <w:pPr>
              <w:rPr>
                <w:rFonts w:cs="Arial"/>
                <w:szCs w:val="20"/>
              </w:rPr>
            </w:pPr>
            <w:r>
              <w:rPr>
                <w:rFonts w:cs="Arial"/>
                <w:szCs w:val="20"/>
              </w:rPr>
              <w:lastRenderedPageBreak/>
              <w:t>Off-peak activities cannot be completed</w:t>
            </w:r>
          </w:p>
        </w:tc>
      </w:tr>
      <w:tr w:rsidR="00E36F0E" w:rsidRPr="003B0CED" w14:paraId="6513519C" w14:textId="77777777" w:rsidTr="00506E2F">
        <w:trPr>
          <w:jc w:val="center"/>
        </w:trPr>
        <w:tc>
          <w:tcPr>
            <w:tcW w:w="1910" w:type="dxa"/>
            <w:tcBorders>
              <w:left w:val="single" w:sz="4" w:space="0" w:color="auto"/>
              <w:bottom w:val="single" w:sz="4" w:space="0" w:color="auto"/>
              <w:right w:val="single" w:sz="4" w:space="0" w:color="auto"/>
            </w:tcBorders>
            <w:shd w:val="clear" w:color="auto" w:fill="BFBFBF" w:themeFill="background1" w:themeFillShade="BF"/>
          </w:tcPr>
          <w:p w14:paraId="6366D812" w14:textId="77777777" w:rsidR="00E36F0E" w:rsidRPr="007373DA" w:rsidRDefault="00393DC0" w:rsidP="00E36F0E">
            <w:pPr>
              <w:rPr>
                <w:b/>
              </w:rPr>
            </w:pPr>
            <w:r w:rsidRPr="007373DA">
              <w:rPr>
                <w:b/>
              </w:rPr>
              <w:lastRenderedPageBreak/>
              <w:t>Interfaces</w:t>
            </w:r>
          </w:p>
        </w:tc>
        <w:tc>
          <w:tcPr>
            <w:tcW w:w="7666" w:type="dxa"/>
            <w:tcBorders>
              <w:left w:val="single" w:sz="4" w:space="0" w:color="auto"/>
              <w:bottom w:val="single" w:sz="4" w:space="0" w:color="auto"/>
              <w:right w:val="single" w:sz="4" w:space="0" w:color="auto"/>
            </w:tcBorders>
            <w:shd w:val="clear" w:color="auto" w:fill="auto"/>
          </w:tcPr>
          <w:p w14:paraId="7B7C27E4" w14:textId="77777777" w:rsidR="00E36F0E" w:rsidRPr="008A772E" w:rsidRDefault="00E36F0E" w:rsidP="00E36F0E">
            <w:pPr>
              <w:rPr>
                <w:rFonts w:cs="Arial"/>
                <w:szCs w:val="20"/>
              </w:rPr>
            </w:pPr>
          </w:p>
        </w:tc>
      </w:tr>
      <w:tr w:rsidR="00E36F0E" w:rsidRPr="003B0CED" w14:paraId="70C5ADCA" w14:textId="77777777" w:rsidTr="00506E2F">
        <w:trPr>
          <w:jc w:val="center"/>
        </w:trPr>
        <w:tc>
          <w:tcPr>
            <w:tcW w:w="1910" w:type="dxa"/>
            <w:tcBorders>
              <w:left w:val="single" w:sz="4" w:space="0" w:color="auto"/>
              <w:bottom w:val="single" w:sz="4" w:space="0" w:color="auto"/>
              <w:right w:val="single" w:sz="4" w:space="0" w:color="auto"/>
            </w:tcBorders>
            <w:shd w:val="clear" w:color="auto" w:fill="BFBFBF" w:themeFill="background1" w:themeFillShade="BF"/>
          </w:tcPr>
          <w:p w14:paraId="312EAA36" w14:textId="77777777" w:rsidR="00E36F0E" w:rsidRPr="007373DA" w:rsidRDefault="00393DC0" w:rsidP="00E36F0E">
            <w:pPr>
              <w:rPr>
                <w:b/>
              </w:rPr>
            </w:pPr>
            <w:r>
              <w:rPr>
                <w:b/>
              </w:rPr>
              <w:t>Notes</w:t>
            </w:r>
          </w:p>
        </w:tc>
        <w:tc>
          <w:tcPr>
            <w:tcW w:w="7666" w:type="dxa"/>
            <w:tcBorders>
              <w:left w:val="single" w:sz="4" w:space="0" w:color="auto"/>
              <w:bottom w:val="single" w:sz="4" w:space="0" w:color="auto"/>
              <w:right w:val="single" w:sz="4" w:space="0" w:color="auto"/>
            </w:tcBorders>
            <w:shd w:val="clear" w:color="auto" w:fill="auto"/>
          </w:tcPr>
          <w:p w14:paraId="6644999B" w14:textId="77777777" w:rsidR="00E36F0E" w:rsidRPr="008A772E" w:rsidRDefault="00E36F0E" w:rsidP="00E36F0E">
            <w:pPr>
              <w:rPr>
                <w:rFonts w:cs="Arial"/>
                <w:szCs w:val="20"/>
              </w:rPr>
            </w:pPr>
          </w:p>
        </w:tc>
      </w:tr>
    </w:tbl>
    <w:p w14:paraId="6AA92075" w14:textId="77777777" w:rsidR="00E36F0E" w:rsidRDefault="00E36F0E" w:rsidP="00E36F0E"/>
    <w:p w14:paraId="0055DBBC" w14:textId="7D6EF0F2" w:rsidR="00E36F0E" w:rsidRDefault="00393DC0" w:rsidP="00506E2F">
      <w:pPr>
        <w:pStyle w:val="Heading4"/>
      </w:pPr>
      <w:r>
        <w:t>WIR-UC-REQ-296100/A-Off-peak timer fails to work</w:t>
      </w:r>
    </w:p>
    <w:p w14:paraId="7AFBA926" w14:textId="241E7A1D" w:rsidR="00E36F0E" w:rsidRPr="00AE06BC" w:rsidRDefault="00E36F0E" w:rsidP="00E36F0E"/>
    <w:tbl>
      <w:tblPr>
        <w:tblStyle w:val="TableGrid"/>
        <w:tblW w:w="0" w:type="auto"/>
        <w:jc w:val="center"/>
        <w:tblLook w:val="04A0" w:firstRow="1" w:lastRow="0" w:firstColumn="1" w:lastColumn="0" w:noHBand="0" w:noVBand="1"/>
      </w:tblPr>
      <w:tblGrid>
        <w:gridCol w:w="1910"/>
        <w:gridCol w:w="7666"/>
      </w:tblGrid>
      <w:tr w:rsidR="00E36F0E" w:rsidRPr="003B0CED" w14:paraId="384C5F69" w14:textId="77777777" w:rsidTr="00506E2F">
        <w:trPr>
          <w:jc w:val="center"/>
        </w:trPr>
        <w:tc>
          <w:tcPr>
            <w:tcW w:w="1910" w:type="dxa"/>
            <w:shd w:val="clear" w:color="auto" w:fill="BFBFBF" w:themeFill="background1" w:themeFillShade="BF"/>
          </w:tcPr>
          <w:p w14:paraId="2394FF8E" w14:textId="77777777" w:rsidR="00E36F0E" w:rsidRPr="007373DA" w:rsidRDefault="00393DC0" w:rsidP="00E36F0E">
            <w:pPr>
              <w:rPr>
                <w:b/>
              </w:rPr>
            </w:pPr>
            <w:r w:rsidRPr="007373DA">
              <w:rPr>
                <w:b/>
              </w:rPr>
              <w:t>Actors</w:t>
            </w:r>
          </w:p>
        </w:tc>
        <w:tc>
          <w:tcPr>
            <w:tcW w:w="7666" w:type="dxa"/>
          </w:tcPr>
          <w:p w14:paraId="261CC207" w14:textId="77777777" w:rsidR="00E36F0E" w:rsidRPr="008A772E" w:rsidRDefault="00393DC0" w:rsidP="00E36F0E">
            <w:pPr>
              <w:rPr>
                <w:rFonts w:cs="Arial"/>
                <w:szCs w:val="20"/>
              </w:rPr>
            </w:pPr>
            <w:r>
              <w:rPr>
                <w:rFonts w:cs="Arial"/>
                <w:szCs w:val="20"/>
              </w:rPr>
              <w:t>WIRServer, WIRClient2</w:t>
            </w:r>
          </w:p>
        </w:tc>
      </w:tr>
      <w:tr w:rsidR="00E36F0E" w:rsidRPr="003B0CED" w14:paraId="688B7CE8" w14:textId="77777777" w:rsidTr="00506E2F">
        <w:trPr>
          <w:jc w:val="center"/>
        </w:trPr>
        <w:tc>
          <w:tcPr>
            <w:tcW w:w="1910" w:type="dxa"/>
            <w:tcBorders>
              <w:bottom w:val="single" w:sz="4" w:space="0" w:color="auto"/>
            </w:tcBorders>
            <w:shd w:val="clear" w:color="auto" w:fill="BFBFBF" w:themeFill="background1" w:themeFillShade="BF"/>
          </w:tcPr>
          <w:p w14:paraId="64F502F4" w14:textId="77777777" w:rsidR="00E36F0E" w:rsidRPr="007373DA" w:rsidRDefault="00393DC0" w:rsidP="00E36F0E">
            <w:pPr>
              <w:rPr>
                <w:b/>
              </w:rPr>
            </w:pPr>
            <w:r>
              <w:rPr>
                <w:b/>
              </w:rPr>
              <w:t>Pre-c</w:t>
            </w:r>
            <w:r w:rsidRPr="007373DA">
              <w:rPr>
                <w:b/>
              </w:rPr>
              <w:t>onditions</w:t>
            </w:r>
          </w:p>
        </w:tc>
        <w:tc>
          <w:tcPr>
            <w:tcW w:w="7666" w:type="dxa"/>
            <w:tcBorders>
              <w:bottom w:val="single" w:sz="4" w:space="0" w:color="auto"/>
            </w:tcBorders>
          </w:tcPr>
          <w:p w14:paraId="267F333E" w14:textId="77777777" w:rsidR="00E36F0E" w:rsidRDefault="00393DC0" w:rsidP="00393DC0">
            <w:pPr>
              <w:numPr>
                <w:ilvl w:val="0"/>
                <w:numId w:val="47"/>
              </w:numPr>
            </w:pPr>
            <w:r>
              <w:t>WIR off-peak application has sent a request to cloud for off-peak wake up</w:t>
            </w:r>
          </w:p>
          <w:p w14:paraId="78DD9AE0" w14:textId="77777777" w:rsidR="00E36F0E" w:rsidRPr="008A772E" w:rsidRDefault="00E36F0E" w:rsidP="00E36F0E">
            <w:pPr>
              <w:rPr>
                <w:rFonts w:cs="Arial"/>
                <w:szCs w:val="20"/>
              </w:rPr>
            </w:pPr>
          </w:p>
        </w:tc>
      </w:tr>
      <w:tr w:rsidR="00E36F0E" w:rsidRPr="003B0CED" w14:paraId="79B35F39" w14:textId="77777777" w:rsidTr="00506E2F">
        <w:trPr>
          <w:jc w:val="center"/>
        </w:trPr>
        <w:tc>
          <w:tcPr>
            <w:tcW w:w="1910" w:type="dxa"/>
            <w:tcBorders>
              <w:left w:val="single" w:sz="4" w:space="0" w:color="auto"/>
              <w:bottom w:val="single" w:sz="4" w:space="0" w:color="auto"/>
            </w:tcBorders>
            <w:shd w:val="clear" w:color="auto" w:fill="BFBFBF" w:themeFill="background1" w:themeFillShade="BF"/>
          </w:tcPr>
          <w:p w14:paraId="4A43C219" w14:textId="77777777" w:rsidR="00E36F0E" w:rsidRPr="007373DA" w:rsidRDefault="00393DC0" w:rsidP="00E36F0E">
            <w:pPr>
              <w:rPr>
                <w:b/>
              </w:rPr>
            </w:pPr>
            <w:r>
              <w:rPr>
                <w:b/>
              </w:rPr>
              <w:t>Scenario Description</w:t>
            </w:r>
          </w:p>
        </w:tc>
        <w:tc>
          <w:tcPr>
            <w:tcW w:w="7666" w:type="dxa"/>
            <w:tcBorders>
              <w:right w:val="single" w:sz="4" w:space="0" w:color="auto"/>
            </w:tcBorders>
            <w:shd w:val="clear" w:color="auto" w:fill="auto"/>
          </w:tcPr>
          <w:p w14:paraId="247A0F8D" w14:textId="77777777" w:rsidR="00E36F0E" w:rsidRPr="008A772E" w:rsidRDefault="00393DC0" w:rsidP="00E36F0E">
            <w:pPr>
              <w:rPr>
                <w:rFonts w:cs="Arial"/>
                <w:szCs w:val="20"/>
              </w:rPr>
            </w:pPr>
            <w:r>
              <w:rPr>
                <w:rFonts w:cs="Arial"/>
                <w:szCs w:val="20"/>
              </w:rPr>
              <w:t>WIR off-peak requests cloud to wake up vehicle during off-peak hours and cloud wakes up vehicle</w:t>
            </w:r>
          </w:p>
        </w:tc>
      </w:tr>
      <w:tr w:rsidR="00E36F0E" w:rsidRPr="003B0CED" w14:paraId="059BE353" w14:textId="77777777" w:rsidTr="00506E2F">
        <w:trPr>
          <w:jc w:val="center"/>
        </w:trPr>
        <w:tc>
          <w:tcPr>
            <w:tcW w:w="1910" w:type="dxa"/>
            <w:tcBorders>
              <w:top w:val="single" w:sz="4" w:space="0" w:color="auto"/>
              <w:left w:val="single" w:sz="4" w:space="0" w:color="auto"/>
              <w:bottom w:val="single" w:sz="4" w:space="0" w:color="auto"/>
            </w:tcBorders>
            <w:shd w:val="clear" w:color="auto" w:fill="BFBFBF" w:themeFill="background1" w:themeFillShade="BF"/>
          </w:tcPr>
          <w:p w14:paraId="71590717" w14:textId="77777777" w:rsidR="00E36F0E" w:rsidRPr="007373DA" w:rsidRDefault="00393DC0" w:rsidP="00E36F0E">
            <w:pPr>
              <w:rPr>
                <w:b/>
              </w:rPr>
            </w:pPr>
            <w:r w:rsidRPr="007373DA">
              <w:rPr>
                <w:b/>
              </w:rPr>
              <w:t>Post-conditions</w:t>
            </w:r>
          </w:p>
        </w:tc>
        <w:tc>
          <w:tcPr>
            <w:tcW w:w="7666" w:type="dxa"/>
            <w:tcBorders>
              <w:bottom w:val="single" w:sz="4" w:space="0" w:color="auto"/>
              <w:right w:val="single" w:sz="4" w:space="0" w:color="auto"/>
            </w:tcBorders>
            <w:shd w:val="clear" w:color="auto" w:fill="auto"/>
          </w:tcPr>
          <w:p w14:paraId="7F71E115" w14:textId="77777777" w:rsidR="00E36F0E" w:rsidRDefault="00393DC0" w:rsidP="00E36F0E">
            <w:pPr>
              <w:rPr>
                <w:rFonts w:cs="Arial"/>
                <w:szCs w:val="20"/>
              </w:rPr>
            </w:pPr>
            <w:r>
              <w:rPr>
                <w:rFonts w:cs="Arial"/>
                <w:szCs w:val="20"/>
              </w:rPr>
              <w:t>WIRServer and WIRClient2 successfully wakes up</w:t>
            </w:r>
          </w:p>
          <w:p w14:paraId="4ED4D9D7" w14:textId="77777777" w:rsidR="00E36F0E" w:rsidRDefault="00393DC0" w:rsidP="00E36F0E">
            <w:pPr>
              <w:rPr>
                <w:rFonts w:cs="Arial"/>
                <w:szCs w:val="20"/>
              </w:rPr>
            </w:pPr>
            <w:r>
              <w:rPr>
                <w:rFonts w:cs="Arial"/>
                <w:szCs w:val="20"/>
              </w:rPr>
              <w:t>WIR successfully provides off-peak interface to requesting applications</w:t>
            </w:r>
          </w:p>
          <w:p w14:paraId="56B5E6A5" w14:textId="77777777" w:rsidR="00E36F0E" w:rsidRDefault="00393DC0" w:rsidP="00E36F0E">
            <w:pPr>
              <w:rPr>
                <w:rFonts w:cs="Arial"/>
                <w:szCs w:val="20"/>
              </w:rPr>
            </w:pPr>
            <w:r>
              <w:rPr>
                <w:rFonts w:cs="Arial"/>
                <w:szCs w:val="20"/>
              </w:rPr>
              <w:t>Off-peak timer fails to expire and vehicle fails to go to sleep within off-peak maximum allowed time</w:t>
            </w:r>
          </w:p>
          <w:p w14:paraId="1B5E241B" w14:textId="77777777" w:rsidR="00E36F0E" w:rsidRPr="00FA28C4" w:rsidRDefault="00393DC0" w:rsidP="00E36F0E">
            <w:pPr>
              <w:rPr>
                <w:rFonts w:cs="Arial"/>
                <w:szCs w:val="20"/>
              </w:rPr>
            </w:pPr>
            <w:r>
              <w:rPr>
                <w:rFonts w:cs="Arial"/>
                <w:szCs w:val="20"/>
              </w:rPr>
              <w:t>Vehicle battery is affected and leads to customer dissatisfaction</w:t>
            </w:r>
          </w:p>
        </w:tc>
      </w:tr>
      <w:tr w:rsidR="00E36F0E" w:rsidRPr="003B0CED" w14:paraId="023F6F6C" w14:textId="77777777" w:rsidTr="00506E2F">
        <w:trPr>
          <w:jc w:val="center"/>
        </w:trPr>
        <w:tc>
          <w:tcPr>
            <w:tcW w:w="1910" w:type="dxa"/>
            <w:tcBorders>
              <w:left w:val="single" w:sz="4" w:space="0" w:color="auto"/>
              <w:bottom w:val="single" w:sz="4" w:space="0" w:color="auto"/>
              <w:right w:val="single" w:sz="4" w:space="0" w:color="auto"/>
            </w:tcBorders>
            <w:shd w:val="clear" w:color="auto" w:fill="BFBFBF" w:themeFill="background1" w:themeFillShade="BF"/>
          </w:tcPr>
          <w:p w14:paraId="486C8D84" w14:textId="77777777" w:rsidR="00E36F0E" w:rsidRPr="007373DA" w:rsidRDefault="00393DC0" w:rsidP="00E36F0E">
            <w:pPr>
              <w:rPr>
                <w:b/>
              </w:rPr>
            </w:pPr>
            <w:r w:rsidRPr="007373DA">
              <w:rPr>
                <w:b/>
              </w:rPr>
              <w:t>Interfaces</w:t>
            </w:r>
          </w:p>
        </w:tc>
        <w:tc>
          <w:tcPr>
            <w:tcW w:w="7666" w:type="dxa"/>
            <w:tcBorders>
              <w:left w:val="single" w:sz="4" w:space="0" w:color="auto"/>
              <w:bottom w:val="single" w:sz="4" w:space="0" w:color="auto"/>
              <w:right w:val="single" w:sz="4" w:space="0" w:color="auto"/>
            </w:tcBorders>
            <w:shd w:val="clear" w:color="auto" w:fill="auto"/>
          </w:tcPr>
          <w:p w14:paraId="077DDACC" w14:textId="77777777" w:rsidR="00E36F0E" w:rsidRPr="008A772E" w:rsidRDefault="00E36F0E" w:rsidP="00E36F0E">
            <w:pPr>
              <w:rPr>
                <w:rFonts w:cs="Arial"/>
                <w:szCs w:val="20"/>
              </w:rPr>
            </w:pPr>
          </w:p>
        </w:tc>
      </w:tr>
      <w:tr w:rsidR="00E36F0E" w:rsidRPr="003B0CED" w14:paraId="27FBB26F" w14:textId="77777777" w:rsidTr="00506E2F">
        <w:trPr>
          <w:jc w:val="center"/>
        </w:trPr>
        <w:tc>
          <w:tcPr>
            <w:tcW w:w="1910" w:type="dxa"/>
            <w:tcBorders>
              <w:left w:val="single" w:sz="4" w:space="0" w:color="auto"/>
              <w:bottom w:val="single" w:sz="4" w:space="0" w:color="auto"/>
              <w:right w:val="single" w:sz="4" w:space="0" w:color="auto"/>
            </w:tcBorders>
            <w:shd w:val="clear" w:color="auto" w:fill="BFBFBF" w:themeFill="background1" w:themeFillShade="BF"/>
          </w:tcPr>
          <w:p w14:paraId="56A23542" w14:textId="77777777" w:rsidR="00E36F0E" w:rsidRPr="007373DA" w:rsidRDefault="00393DC0" w:rsidP="00E36F0E">
            <w:pPr>
              <w:rPr>
                <w:b/>
              </w:rPr>
            </w:pPr>
            <w:r>
              <w:rPr>
                <w:b/>
              </w:rPr>
              <w:t>Notes</w:t>
            </w:r>
          </w:p>
        </w:tc>
        <w:tc>
          <w:tcPr>
            <w:tcW w:w="7666" w:type="dxa"/>
            <w:tcBorders>
              <w:left w:val="single" w:sz="4" w:space="0" w:color="auto"/>
              <w:bottom w:val="single" w:sz="4" w:space="0" w:color="auto"/>
              <w:right w:val="single" w:sz="4" w:space="0" w:color="auto"/>
            </w:tcBorders>
            <w:shd w:val="clear" w:color="auto" w:fill="auto"/>
          </w:tcPr>
          <w:p w14:paraId="27E21992" w14:textId="77777777" w:rsidR="00E36F0E" w:rsidRPr="008A772E" w:rsidRDefault="00E36F0E" w:rsidP="00E36F0E">
            <w:pPr>
              <w:rPr>
                <w:rFonts w:cs="Arial"/>
                <w:szCs w:val="20"/>
              </w:rPr>
            </w:pPr>
          </w:p>
        </w:tc>
      </w:tr>
    </w:tbl>
    <w:p w14:paraId="7DF90F3B" w14:textId="77777777" w:rsidR="00E36F0E" w:rsidRDefault="00E36F0E" w:rsidP="00E36F0E"/>
    <w:p w14:paraId="16B0FC46" w14:textId="5BDDD58D" w:rsidR="00E36F0E" w:rsidRDefault="00393DC0" w:rsidP="00506E2F">
      <w:pPr>
        <w:pStyle w:val="Heading4"/>
      </w:pPr>
      <w:r>
        <w:t>WIR-UC-REQ-296101/A-WIRClient2 fails to respond to battery hibernate or critical battery</w:t>
      </w:r>
    </w:p>
    <w:p w14:paraId="3213E852" w14:textId="68566A4C" w:rsidR="00E36F0E" w:rsidRPr="00AE06BC" w:rsidRDefault="00E36F0E" w:rsidP="00E36F0E"/>
    <w:tbl>
      <w:tblPr>
        <w:tblStyle w:val="TableGrid"/>
        <w:tblW w:w="0" w:type="auto"/>
        <w:jc w:val="center"/>
        <w:tblLook w:val="04A0" w:firstRow="1" w:lastRow="0" w:firstColumn="1" w:lastColumn="0" w:noHBand="0" w:noVBand="1"/>
      </w:tblPr>
      <w:tblGrid>
        <w:gridCol w:w="1910"/>
        <w:gridCol w:w="7666"/>
      </w:tblGrid>
      <w:tr w:rsidR="00E36F0E" w:rsidRPr="003B0CED" w14:paraId="2582CE2E" w14:textId="77777777" w:rsidTr="00506E2F">
        <w:trPr>
          <w:jc w:val="center"/>
        </w:trPr>
        <w:tc>
          <w:tcPr>
            <w:tcW w:w="1910" w:type="dxa"/>
            <w:shd w:val="clear" w:color="auto" w:fill="BFBFBF" w:themeFill="background1" w:themeFillShade="BF"/>
          </w:tcPr>
          <w:p w14:paraId="40C47080" w14:textId="77777777" w:rsidR="00E36F0E" w:rsidRPr="007373DA" w:rsidRDefault="00393DC0" w:rsidP="00E36F0E">
            <w:pPr>
              <w:rPr>
                <w:b/>
              </w:rPr>
            </w:pPr>
            <w:r w:rsidRPr="007373DA">
              <w:rPr>
                <w:b/>
              </w:rPr>
              <w:t>Actors</w:t>
            </w:r>
          </w:p>
        </w:tc>
        <w:tc>
          <w:tcPr>
            <w:tcW w:w="7666" w:type="dxa"/>
          </w:tcPr>
          <w:p w14:paraId="4B1CA8C1" w14:textId="77777777" w:rsidR="00E36F0E" w:rsidRPr="008A772E" w:rsidRDefault="00393DC0" w:rsidP="00E36F0E">
            <w:pPr>
              <w:rPr>
                <w:rFonts w:cs="Arial"/>
                <w:szCs w:val="20"/>
              </w:rPr>
            </w:pPr>
            <w:r>
              <w:rPr>
                <w:rFonts w:cs="Arial"/>
                <w:szCs w:val="20"/>
              </w:rPr>
              <w:t>WIRServer, WIRClient2</w:t>
            </w:r>
          </w:p>
        </w:tc>
      </w:tr>
      <w:tr w:rsidR="00E36F0E" w:rsidRPr="003B0CED" w14:paraId="0D5E2503" w14:textId="77777777" w:rsidTr="00506E2F">
        <w:trPr>
          <w:jc w:val="center"/>
        </w:trPr>
        <w:tc>
          <w:tcPr>
            <w:tcW w:w="1910" w:type="dxa"/>
            <w:tcBorders>
              <w:bottom w:val="single" w:sz="4" w:space="0" w:color="auto"/>
            </w:tcBorders>
            <w:shd w:val="clear" w:color="auto" w:fill="BFBFBF" w:themeFill="background1" w:themeFillShade="BF"/>
          </w:tcPr>
          <w:p w14:paraId="262C7AED" w14:textId="77777777" w:rsidR="00E36F0E" w:rsidRPr="007373DA" w:rsidRDefault="00393DC0" w:rsidP="00E36F0E">
            <w:pPr>
              <w:rPr>
                <w:b/>
              </w:rPr>
            </w:pPr>
            <w:r>
              <w:rPr>
                <w:b/>
              </w:rPr>
              <w:t>Pre-c</w:t>
            </w:r>
            <w:r w:rsidRPr="007373DA">
              <w:rPr>
                <w:b/>
              </w:rPr>
              <w:t>onditions</w:t>
            </w:r>
          </w:p>
        </w:tc>
        <w:tc>
          <w:tcPr>
            <w:tcW w:w="7666" w:type="dxa"/>
            <w:tcBorders>
              <w:bottom w:val="single" w:sz="4" w:space="0" w:color="auto"/>
            </w:tcBorders>
          </w:tcPr>
          <w:p w14:paraId="1374A321" w14:textId="77777777" w:rsidR="00E36F0E" w:rsidRDefault="00393DC0" w:rsidP="00393DC0">
            <w:pPr>
              <w:numPr>
                <w:ilvl w:val="0"/>
                <w:numId w:val="48"/>
              </w:numPr>
            </w:pPr>
            <w:r>
              <w:t>WIR off-peak application has sent a request to cloud for off-peak wake up</w:t>
            </w:r>
          </w:p>
          <w:p w14:paraId="7CA2D1F8" w14:textId="77777777" w:rsidR="00E36F0E" w:rsidRPr="008A772E" w:rsidRDefault="00E36F0E" w:rsidP="00E36F0E">
            <w:pPr>
              <w:rPr>
                <w:rFonts w:cs="Arial"/>
                <w:szCs w:val="20"/>
              </w:rPr>
            </w:pPr>
          </w:p>
        </w:tc>
      </w:tr>
      <w:tr w:rsidR="00E36F0E" w:rsidRPr="003B0CED" w14:paraId="16F53920" w14:textId="77777777" w:rsidTr="00506E2F">
        <w:trPr>
          <w:jc w:val="center"/>
        </w:trPr>
        <w:tc>
          <w:tcPr>
            <w:tcW w:w="1910" w:type="dxa"/>
            <w:tcBorders>
              <w:left w:val="single" w:sz="4" w:space="0" w:color="auto"/>
              <w:bottom w:val="single" w:sz="4" w:space="0" w:color="auto"/>
            </w:tcBorders>
            <w:shd w:val="clear" w:color="auto" w:fill="BFBFBF" w:themeFill="background1" w:themeFillShade="BF"/>
          </w:tcPr>
          <w:p w14:paraId="6FBE98C3" w14:textId="77777777" w:rsidR="00E36F0E" w:rsidRPr="007373DA" w:rsidRDefault="00393DC0" w:rsidP="00E36F0E">
            <w:pPr>
              <w:rPr>
                <w:b/>
              </w:rPr>
            </w:pPr>
            <w:r>
              <w:rPr>
                <w:b/>
              </w:rPr>
              <w:t>Scenario Description</w:t>
            </w:r>
          </w:p>
        </w:tc>
        <w:tc>
          <w:tcPr>
            <w:tcW w:w="7666" w:type="dxa"/>
            <w:tcBorders>
              <w:right w:val="single" w:sz="4" w:space="0" w:color="auto"/>
            </w:tcBorders>
            <w:shd w:val="clear" w:color="auto" w:fill="auto"/>
          </w:tcPr>
          <w:p w14:paraId="7DF76546" w14:textId="77777777" w:rsidR="00E36F0E" w:rsidRPr="008A772E" w:rsidRDefault="00393DC0" w:rsidP="00E36F0E">
            <w:pPr>
              <w:rPr>
                <w:rFonts w:cs="Arial"/>
                <w:szCs w:val="20"/>
              </w:rPr>
            </w:pPr>
            <w:r>
              <w:rPr>
                <w:rFonts w:cs="Arial"/>
                <w:szCs w:val="20"/>
              </w:rPr>
              <w:t>WIR off-peak requests cloud to wake up vehicle during off-peak hours and cloud wakes up vehicle</w:t>
            </w:r>
          </w:p>
        </w:tc>
      </w:tr>
      <w:tr w:rsidR="00E36F0E" w:rsidRPr="003B0CED" w14:paraId="7CC4A6D0" w14:textId="77777777" w:rsidTr="00506E2F">
        <w:trPr>
          <w:jc w:val="center"/>
        </w:trPr>
        <w:tc>
          <w:tcPr>
            <w:tcW w:w="1910" w:type="dxa"/>
            <w:tcBorders>
              <w:top w:val="single" w:sz="4" w:space="0" w:color="auto"/>
              <w:left w:val="single" w:sz="4" w:space="0" w:color="auto"/>
              <w:bottom w:val="single" w:sz="4" w:space="0" w:color="auto"/>
            </w:tcBorders>
            <w:shd w:val="clear" w:color="auto" w:fill="BFBFBF" w:themeFill="background1" w:themeFillShade="BF"/>
          </w:tcPr>
          <w:p w14:paraId="589D3C7E" w14:textId="77777777" w:rsidR="00E36F0E" w:rsidRPr="007373DA" w:rsidRDefault="00393DC0" w:rsidP="00E36F0E">
            <w:pPr>
              <w:rPr>
                <w:b/>
              </w:rPr>
            </w:pPr>
            <w:r w:rsidRPr="007373DA">
              <w:rPr>
                <w:b/>
              </w:rPr>
              <w:t>Post-conditions</w:t>
            </w:r>
          </w:p>
        </w:tc>
        <w:tc>
          <w:tcPr>
            <w:tcW w:w="7666" w:type="dxa"/>
            <w:tcBorders>
              <w:bottom w:val="single" w:sz="4" w:space="0" w:color="auto"/>
              <w:right w:val="single" w:sz="4" w:space="0" w:color="auto"/>
            </w:tcBorders>
            <w:shd w:val="clear" w:color="auto" w:fill="auto"/>
          </w:tcPr>
          <w:p w14:paraId="23268CA2" w14:textId="77777777" w:rsidR="00E36F0E" w:rsidRDefault="00393DC0" w:rsidP="00E36F0E">
            <w:pPr>
              <w:rPr>
                <w:rFonts w:cs="Arial"/>
                <w:szCs w:val="20"/>
              </w:rPr>
            </w:pPr>
            <w:r>
              <w:rPr>
                <w:rFonts w:cs="Arial"/>
                <w:szCs w:val="20"/>
              </w:rPr>
              <w:t>WIRClient2 fails to respond to battery hibernate and wakes up WIRServer</w:t>
            </w:r>
          </w:p>
          <w:p w14:paraId="18EDFB0B" w14:textId="77777777" w:rsidR="00E36F0E" w:rsidRPr="00FA28C4" w:rsidRDefault="00393DC0" w:rsidP="00E36F0E">
            <w:pPr>
              <w:rPr>
                <w:rFonts w:cs="Arial"/>
                <w:szCs w:val="20"/>
              </w:rPr>
            </w:pPr>
            <w:r>
              <w:rPr>
                <w:rFonts w:cs="Arial"/>
                <w:szCs w:val="20"/>
              </w:rPr>
              <w:t>Vehicle battery is affected and leads to customer dissatisfaction</w:t>
            </w:r>
          </w:p>
        </w:tc>
      </w:tr>
      <w:tr w:rsidR="00E36F0E" w:rsidRPr="003B0CED" w14:paraId="301B2FF5" w14:textId="77777777" w:rsidTr="00506E2F">
        <w:trPr>
          <w:jc w:val="center"/>
        </w:trPr>
        <w:tc>
          <w:tcPr>
            <w:tcW w:w="1910" w:type="dxa"/>
            <w:tcBorders>
              <w:left w:val="single" w:sz="4" w:space="0" w:color="auto"/>
              <w:bottom w:val="single" w:sz="4" w:space="0" w:color="auto"/>
              <w:right w:val="single" w:sz="4" w:space="0" w:color="auto"/>
            </w:tcBorders>
            <w:shd w:val="clear" w:color="auto" w:fill="BFBFBF" w:themeFill="background1" w:themeFillShade="BF"/>
          </w:tcPr>
          <w:p w14:paraId="1F408741" w14:textId="77777777" w:rsidR="00E36F0E" w:rsidRPr="007373DA" w:rsidRDefault="00393DC0" w:rsidP="00E36F0E">
            <w:pPr>
              <w:rPr>
                <w:b/>
              </w:rPr>
            </w:pPr>
            <w:r w:rsidRPr="007373DA">
              <w:rPr>
                <w:b/>
              </w:rPr>
              <w:t>Interfaces</w:t>
            </w:r>
          </w:p>
        </w:tc>
        <w:tc>
          <w:tcPr>
            <w:tcW w:w="7666" w:type="dxa"/>
            <w:tcBorders>
              <w:left w:val="single" w:sz="4" w:space="0" w:color="auto"/>
              <w:bottom w:val="single" w:sz="4" w:space="0" w:color="auto"/>
              <w:right w:val="single" w:sz="4" w:space="0" w:color="auto"/>
            </w:tcBorders>
            <w:shd w:val="clear" w:color="auto" w:fill="auto"/>
          </w:tcPr>
          <w:p w14:paraId="09918EAD" w14:textId="77777777" w:rsidR="00E36F0E" w:rsidRPr="008A772E" w:rsidRDefault="00E36F0E" w:rsidP="00E36F0E">
            <w:pPr>
              <w:rPr>
                <w:rFonts w:cs="Arial"/>
                <w:szCs w:val="20"/>
              </w:rPr>
            </w:pPr>
          </w:p>
        </w:tc>
      </w:tr>
      <w:tr w:rsidR="00E36F0E" w:rsidRPr="003B0CED" w14:paraId="1B3881FD" w14:textId="77777777" w:rsidTr="00506E2F">
        <w:trPr>
          <w:jc w:val="center"/>
        </w:trPr>
        <w:tc>
          <w:tcPr>
            <w:tcW w:w="1910" w:type="dxa"/>
            <w:tcBorders>
              <w:left w:val="single" w:sz="4" w:space="0" w:color="auto"/>
              <w:bottom w:val="single" w:sz="4" w:space="0" w:color="auto"/>
              <w:right w:val="single" w:sz="4" w:space="0" w:color="auto"/>
            </w:tcBorders>
            <w:shd w:val="clear" w:color="auto" w:fill="BFBFBF" w:themeFill="background1" w:themeFillShade="BF"/>
          </w:tcPr>
          <w:p w14:paraId="1E0B8AD2" w14:textId="77777777" w:rsidR="00E36F0E" w:rsidRPr="007373DA" w:rsidRDefault="00393DC0" w:rsidP="00E36F0E">
            <w:pPr>
              <w:rPr>
                <w:b/>
              </w:rPr>
            </w:pPr>
            <w:r>
              <w:rPr>
                <w:b/>
              </w:rPr>
              <w:t>Notes</w:t>
            </w:r>
          </w:p>
        </w:tc>
        <w:tc>
          <w:tcPr>
            <w:tcW w:w="7666" w:type="dxa"/>
            <w:tcBorders>
              <w:left w:val="single" w:sz="4" w:space="0" w:color="auto"/>
              <w:bottom w:val="single" w:sz="4" w:space="0" w:color="auto"/>
              <w:right w:val="single" w:sz="4" w:space="0" w:color="auto"/>
            </w:tcBorders>
            <w:shd w:val="clear" w:color="auto" w:fill="auto"/>
          </w:tcPr>
          <w:p w14:paraId="3BD95256" w14:textId="77777777" w:rsidR="00E36F0E" w:rsidRPr="008A772E" w:rsidRDefault="00E36F0E" w:rsidP="00E36F0E">
            <w:pPr>
              <w:rPr>
                <w:rFonts w:cs="Arial"/>
                <w:szCs w:val="20"/>
              </w:rPr>
            </w:pPr>
          </w:p>
        </w:tc>
      </w:tr>
    </w:tbl>
    <w:p w14:paraId="61DF8B18" w14:textId="77777777" w:rsidR="00E36F0E" w:rsidRDefault="00E36F0E" w:rsidP="00E36F0E"/>
    <w:p w14:paraId="57E7FCCC" w14:textId="77777777" w:rsidR="00E36F0E" w:rsidRDefault="00E36F0E" w:rsidP="00E36F0E"/>
    <w:p w14:paraId="3061FCB3" w14:textId="77777777" w:rsidR="00E36F0E" w:rsidRDefault="00393DC0" w:rsidP="00506E2F">
      <w:pPr>
        <w:pStyle w:val="Heading3"/>
      </w:pPr>
      <w:bookmarkStart w:id="57" w:name="_Toc93426753"/>
      <w:r>
        <w:t>White Box View</w:t>
      </w:r>
      <w:bookmarkEnd w:id="57"/>
    </w:p>
    <w:p w14:paraId="0C8E25F6" w14:textId="77777777" w:rsidR="00E36F0E" w:rsidRDefault="00393DC0">
      <w:pPr>
        <w:spacing w:after="200" w:line="276" w:lineRule="auto"/>
      </w:pPr>
      <w:r>
        <w:br w:type="page"/>
      </w:r>
    </w:p>
    <w:p w14:paraId="4453177F" w14:textId="77777777" w:rsidR="00E36F0E" w:rsidRDefault="00E36F0E" w:rsidP="00E36F0E"/>
    <w:p w14:paraId="590301DE" w14:textId="5BCD3CA9" w:rsidR="00E36F0E" w:rsidRDefault="00393DC0" w:rsidP="00506E2F">
      <w:pPr>
        <w:pStyle w:val="Heading2"/>
      </w:pPr>
      <w:bookmarkStart w:id="58" w:name="_Toc93426754"/>
      <w:r w:rsidRPr="00B9479B">
        <w:t>WIR-FUN-REQ-295997/A-Wifi Management</w:t>
      </w:r>
      <w:bookmarkEnd w:id="58"/>
    </w:p>
    <w:p w14:paraId="3069D9AF" w14:textId="77777777" w:rsidR="00E36F0E" w:rsidRDefault="00E36F0E" w:rsidP="00E36F0E"/>
    <w:p w14:paraId="06D0AC44" w14:textId="77777777" w:rsidR="00E36F0E" w:rsidRDefault="00393DC0" w:rsidP="00506E2F">
      <w:pPr>
        <w:pStyle w:val="Heading3"/>
      </w:pPr>
      <w:bookmarkStart w:id="59" w:name="_Toc93426755"/>
      <w:r>
        <w:t>Requirements</w:t>
      </w:r>
      <w:bookmarkEnd w:id="59"/>
    </w:p>
    <w:p w14:paraId="2850C63A" w14:textId="77777777" w:rsidR="00506E2F" w:rsidRPr="00506E2F" w:rsidRDefault="00506E2F" w:rsidP="00506E2F">
      <w:pPr>
        <w:pStyle w:val="Heading4"/>
        <w:rPr>
          <w:b w:val="0"/>
          <w:u w:val="single"/>
        </w:rPr>
      </w:pPr>
      <w:r w:rsidRPr="00506E2F">
        <w:rPr>
          <w:b w:val="0"/>
          <w:u w:val="single"/>
        </w:rPr>
        <w:t>WIR-REQ-296038/B-WIRClient1 WIFI status</w:t>
      </w:r>
    </w:p>
    <w:p w14:paraId="2E3CB6BD" w14:textId="3DD16F52" w:rsidR="00E36F0E" w:rsidRDefault="00393DC0" w:rsidP="00E36F0E">
      <w:r>
        <w:t>WIRServer shall aggregate WIFI Chipset availability, WIFI connection and scan status from WIRClient1.</w:t>
      </w:r>
    </w:p>
    <w:p w14:paraId="1F9D8633" w14:textId="77777777" w:rsidR="00506E2F" w:rsidRPr="00506E2F" w:rsidRDefault="00506E2F" w:rsidP="00506E2F">
      <w:pPr>
        <w:pStyle w:val="Heading4"/>
        <w:rPr>
          <w:b w:val="0"/>
          <w:u w:val="single"/>
        </w:rPr>
      </w:pPr>
      <w:r w:rsidRPr="00506E2F">
        <w:rPr>
          <w:b w:val="0"/>
          <w:u w:val="single"/>
        </w:rPr>
        <w:t>WIR-REQ-296039/B-WIRClient2 WIFI status</w:t>
      </w:r>
    </w:p>
    <w:p w14:paraId="6325EBDE" w14:textId="793214B0" w:rsidR="00E36F0E" w:rsidRDefault="00393DC0" w:rsidP="00E36F0E">
      <w:r>
        <w:t>WIRServer shall aggregate WIFI Chipset availability, WIFI connection and scan status from WIRClient2.</w:t>
      </w:r>
    </w:p>
    <w:p w14:paraId="4E1E491A" w14:textId="77777777" w:rsidR="00506E2F" w:rsidRPr="00506E2F" w:rsidRDefault="00506E2F" w:rsidP="00506E2F">
      <w:pPr>
        <w:pStyle w:val="Heading4"/>
        <w:rPr>
          <w:b w:val="0"/>
          <w:u w:val="single"/>
        </w:rPr>
      </w:pPr>
      <w:r w:rsidRPr="00506E2F">
        <w:rPr>
          <w:b w:val="0"/>
          <w:u w:val="single"/>
        </w:rPr>
        <w:t>WIR-REQ-370385/C-WIRClient5 WIFI status</w:t>
      </w:r>
    </w:p>
    <w:p w14:paraId="4FD279B3" w14:textId="7AE7549E" w:rsidR="00E36F0E" w:rsidRPr="003C7B8C" w:rsidRDefault="00393DC0" w:rsidP="00E36F0E">
      <w:r>
        <w:t>WIRServer shall aggregate WIFI Chipset availability, WIFI connection and scan status from WIRClient5.</w:t>
      </w:r>
    </w:p>
    <w:p w14:paraId="6D31E53A" w14:textId="77777777" w:rsidR="00506E2F" w:rsidRPr="00506E2F" w:rsidRDefault="00506E2F" w:rsidP="00506E2F">
      <w:pPr>
        <w:pStyle w:val="Heading4"/>
        <w:rPr>
          <w:b w:val="0"/>
          <w:u w:val="single"/>
        </w:rPr>
      </w:pPr>
      <w:r w:rsidRPr="00506E2F">
        <w:rPr>
          <w:b w:val="0"/>
          <w:u w:val="single"/>
        </w:rPr>
        <w:t>WIR-REQ-311551/A-WI-FI ON/OFF settings</w:t>
      </w:r>
    </w:p>
    <w:p w14:paraId="583A88D4" w14:textId="2E33D3BD" w:rsidR="00E36F0E" w:rsidRDefault="00393DC0" w:rsidP="00E36F0E">
      <w:r>
        <w:t>WIRServer shall not request WLAN services for any WIFI operation if WI-FI is OFF.</w:t>
      </w:r>
    </w:p>
    <w:p w14:paraId="7C1AF985" w14:textId="77777777" w:rsidR="00506E2F" w:rsidRPr="00506E2F" w:rsidRDefault="00506E2F" w:rsidP="00506E2F">
      <w:pPr>
        <w:pStyle w:val="Heading4"/>
        <w:rPr>
          <w:b w:val="0"/>
          <w:u w:val="single"/>
        </w:rPr>
      </w:pPr>
      <w:r w:rsidRPr="00506E2F">
        <w:rPr>
          <w:b w:val="0"/>
          <w:u w:val="single"/>
        </w:rPr>
        <w:t>WIR-REQ-311552/A-WI-FI Station mode ON/OFF settings</w:t>
      </w:r>
    </w:p>
    <w:p w14:paraId="6C822ECC" w14:textId="31E34E77" w:rsidR="00E36F0E" w:rsidRDefault="00393DC0" w:rsidP="00E36F0E">
      <w:r>
        <w:t>WIRServer shall not request WLAN services for any WIFI operation if WI-FI Station mode is OFF.</w:t>
      </w:r>
    </w:p>
    <w:p w14:paraId="75C5E026" w14:textId="77777777" w:rsidR="00506E2F" w:rsidRPr="00506E2F" w:rsidRDefault="00506E2F" w:rsidP="00506E2F">
      <w:pPr>
        <w:pStyle w:val="Heading4"/>
        <w:rPr>
          <w:b w:val="0"/>
          <w:u w:val="single"/>
        </w:rPr>
      </w:pPr>
      <w:r w:rsidRPr="00506E2F">
        <w:rPr>
          <w:b w:val="0"/>
          <w:u w:val="single"/>
        </w:rPr>
        <w:t>WIR-REQ-311553/D-User initiated scan</w:t>
      </w:r>
    </w:p>
    <w:p w14:paraId="100E6F01" w14:textId="43350ABD" w:rsidR="00E36F0E" w:rsidRPr="00E7628D" w:rsidRDefault="00393DC0" w:rsidP="00E36F0E">
      <w:r>
        <w:t>If WIRClient1 WIFI and WIRClient2 WIFI are available and user triggers scan WIRServer shall choose the WIFI chipset and access point with the strongest signal strength and provide the scan results to the user in order to display to the HMI. User initiated HMI scans are controlled by driver restrictions on WIRClient1, no additional restrictions to be imposed by WIR.</w:t>
      </w:r>
    </w:p>
    <w:p w14:paraId="289095C1" w14:textId="77777777" w:rsidR="00506E2F" w:rsidRPr="00506E2F" w:rsidRDefault="00506E2F" w:rsidP="00506E2F">
      <w:pPr>
        <w:pStyle w:val="Heading4"/>
        <w:rPr>
          <w:b w:val="0"/>
          <w:u w:val="single"/>
        </w:rPr>
      </w:pPr>
      <w:r w:rsidRPr="00506E2F">
        <w:rPr>
          <w:b w:val="0"/>
          <w:u w:val="single"/>
        </w:rPr>
        <w:t>WIR-REQ-311554/C-User initiated connect to an access point</w:t>
      </w:r>
    </w:p>
    <w:p w14:paraId="50E3EDE5" w14:textId="4DCDD605" w:rsidR="00E36F0E" w:rsidRDefault="00393DC0" w:rsidP="00E36F0E">
      <w:r>
        <w:t xml:space="preserve">If user selects an access point and connects WIRServer shall connect to the access point by passing the request to WLAN Services via WIRClient1 or </w:t>
      </w:r>
      <w:r w:rsidRPr="00FF51F7">
        <w:t xml:space="preserve">WIRClient2 or WIRClient5 </w:t>
      </w:r>
      <w:r>
        <w:t>WIFI whichever is active and available.</w:t>
      </w:r>
    </w:p>
    <w:p w14:paraId="532A406F" w14:textId="77777777" w:rsidR="00E36F0E" w:rsidRDefault="00E36F0E" w:rsidP="00E36F0E"/>
    <w:p w14:paraId="16F6BECA" w14:textId="77777777" w:rsidR="00E36F0E" w:rsidRDefault="00393DC0" w:rsidP="00E36F0E">
      <w:r>
        <w:t>WIRServer shall store this information in non-volatile memory and make sure WIRClient1, WIRClient2 and WIRClient5 also stores this information for Key off operation.</w:t>
      </w:r>
    </w:p>
    <w:p w14:paraId="195E909E" w14:textId="77777777" w:rsidR="00506E2F" w:rsidRPr="00506E2F" w:rsidRDefault="00506E2F" w:rsidP="00506E2F">
      <w:pPr>
        <w:pStyle w:val="Heading4"/>
        <w:rPr>
          <w:b w:val="0"/>
          <w:u w:val="single"/>
        </w:rPr>
      </w:pPr>
      <w:r w:rsidRPr="00506E2F">
        <w:rPr>
          <w:b w:val="0"/>
          <w:u w:val="single"/>
        </w:rPr>
        <w:t>WIR-REQ-311555/C-User initiated disconnect from an access point</w:t>
      </w:r>
    </w:p>
    <w:p w14:paraId="5AAEF9C4" w14:textId="5BDEC661" w:rsidR="00E36F0E" w:rsidRDefault="00393DC0" w:rsidP="00E36F0E">
      <w:r>
        <w:t xml:space="preserve">If a user disconnects from an access point WIRServer shall disconnect from the access point by passing the request to WLAN Services via WIRClient1 or </w:t>
      </w:r>
      <w:r w:rsidRPr="003F64A8">
        <w:t xml:space="preserve">WIRClient2 or WIRClient5 </w:t>
      </w:r>
      <w:r>
        <w:t>WIFI whichever is active and connected to the access point.</w:t>
      </w:r>
      <w:r w:rsidRPr="00D53ACC">
        <w:t xml:space="preserve"> After disconnection, WIRServer shall </w:t>
      </w:r>
      <w:r>
        <w:t xml:space="preserve">not </w:t>
      </w:r>
      <w:r w:rsidRPr="00D53ACC">
        <w:t>allow the AP during next scan and connection</w:t>
      </w:r>
      <w:r>
        <w:t xml:space="preserve"> until a user manually connects to the AP. WIRServer shall not delete password from internal database but use it for next manual connection.</w:t>
      </w:r>
    </w:p>
    <w:p w14:paraId="05B0CB0B" w14:textId="77777777" w:rsidR="00E36F0E" w:rsidRPr="00542F6B" w:rsidRDefault="00E36F0E" w:rsidP="00E36F0E"/>
    <w:p w14:paraId="16E39A2C" w14:textId="77777777" w:rsidR="00506E2F" w:rsidRPr="00506E2F" w:rsidRDefault="00506E2F" w:rsidP="00506E2F">
      <w:pPr>
        <w:pStyle w:val="Heading4"/>
        <w:rPr>
          <w:b w:val="0"/>
          <w:u w:val="single"/>
        </w:rPr>
      </w:pPr>
      <w:r w:rsidRPr="00506E2F">
        <w:rPr>
          <w:b w:val="0"/>
          <w:u w:val="single"/>
        </w:rPr>
        <w:t>WIR-REQ-311556/B-Selecting An Access Point</w:t>
      </w:r>
    </w:p>
    <w:p w14:paraId="718776B2" w14:textId="349E487A" w:rsidR="00E36F0E" w:rsidRDefault="00393DC0" w:rsidP="00E36F0E">
      <w:pPr>
        <w:rPr>
          <w:rFonts w:eastAsia="Calibri"/>
        </w:rPr>
      </w:pPr>
      <w:r>
        <w:rPr>
          <w:rFonts w:eastAsia="Calibri"/>
        </w:rPr>
        <w:t xml:space="preserve">The </w:t>
      </w:r>
      <w:r>
        <w:rPr>
          <w:szCs w:val="22"/>
        </w:rPr>
        <w:t xml:space="preserve">WIRServer and WIRClient1 / </w:t>
      </w:r>
      <w:r w:rsidRPr="00822025">
        <w:rPr>
          <w:szCs w:val="22"/>
        </w:rPr>
        <w:t xml:space="preserve">WIRClient2 / WIRClient5 </w:t>
      </w:r>
      <w:r>
        <w:rPr>
          <w:szCs w:val="22"/>
        </w:rPr>
        <w:t xml:space="preserve">in case of WIRServer not active </w:t>
      </w:r>
      <w:r>
        <w:rPr>
          <w:rFonts w:eastAsia="Calibri"/>
        </w:rPr>
        <w:t>follows the below UML Activity diagram when selecting an AP to connect to, from the list provided by the WLAN services scan.</w:t>
      </w:r>
    </w:p>
    <w:p w14:paraId="74E191AF" w14:textId="77777777" w:rsidR="00E36F0E" w:rsidRDefault="00393DC0" w:rsidP="00506E2F">
      <w:pPr>
        <w:jc w:val="center"/>
        <w:rPr>
          <w:rFonts w:cs="Arial"/>
          <w:b/>
        </w:rPr>
      </w:pPr>
      <w:r>
        <w:rPr>
          <w:noProof/>
        </w:rPr>
        <w:lastRenderedPageBreak/>
        <w:drawing>
          <wp:inline distT="0" distB="0" distL="0" distR="0" wp14:anchorId="680BAF21" wp14:editId="234A84BE">
            <wp:extent cx="5943600" cy="5029200"/>
            <wp:effectExtent l="0" t="0" r="0" b="0"/>
            <wp:docPr id="31200" name="Picture 13" descr="AP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 name="Picture 13" descr="AP Selection"/>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p>
    <w:p w14:paraId="125CACB7" w14:textId="77777777" w:rsidR="00506E2F" w:rsidRPr="00506E2F" w:rsidRDefault="00506E2F" w:rsidP="00506E2F">
      <w:pPr>
        <w:pStyle w:val="Heading4"/>
        <w:rPr>
          <w:b w:val="0"/>
          <w:u w:val="single"/>
        </w:rPr>
      </w:pPr>
      <w:r w:rsidRPr="00506E2F">
        <w:rPr>
          <w:b w:val="0"/>
          <w:u w:val="single"/>
        </w:rPr>
        <w:t>WIR-REQ-296040/E-Arbitration between WIRClients WIFI</w:t>
      </w:r>
    </w:p>
    <w:p w14:paraId="71A81AED" w14:textId="085AA15B" w:rsidR="00E36F0E" w:rsidRPr="00E57A9C" w:rsidRDefault="00393DC0" w:rsidP="00E36F0E">
      <w:r>
        <w:t xml:space="preserve">If </w:t>
      </w:r>
      <w:r w:rsidRPr="007A0690">
        <w:t>WIRClient1, WIRClient2</w:t>
      </w:r>
      <w:r>
        <w:t>,</w:t>
      </w:r>
      <w:r w:rsidRPr="007A0690">
        <w:t xml:space="preserve"> and WIRClient5 </w:t>
      </w:r>
      <w:r>
        <w:t xml:space="preserve">WIFI are available and application request is generic background / background guaranteed / Foreground with WIFI preferred / Foreground but no active cellular network then WIRServer shall choose the WIFI chipset and access point with the strongest signal strength and provide the interface to the requesting applications. </w:t>
      </w:r>
    </w:p>
    <w:p w14:paraId="3E2F3DFC" w14:textId="77777777" w:rsidR="00506E2F" w:rsidRPr="00506E2F" w:rsidRDefault="00506E2F" w:rsidP="00506E2F">
      <w:pPr>
        <w:pStyle w:val="Heading4"/>
        <w:rPr>
          <w:b w:val="0"/>
          <w:u w:val="single"/>
        </w:rPr>
      </w:pPr>
      <w:r w:rsidRPr="00506E2F">
        <w:rPr>
          <w:b w:val="0"/>
          <w:u w:val="single"/>
        </w:rPr>
        <w:t>WIR-REQ-296042/C-WIFI disconnect</w:t>
      </w:r>
    </w:p>
    <w:p w14:paraId="1A364719" w14:textId="3569C749" w:rsidR="00E36F0E" w:rsidRDefault="00393DC0" w:rsidP="00E36F0E">
      <w:r>
        <w:t xml:space="preserve">WIRServer shall make sure to connect only one of WIRClient1 or </w:t>
      </w:r>
      <w:r w:rsidRPr="003C7985">
        <w:t xml:space="preserve">WIRClient2 or WIRClient5 </w:t>
      </w:r>
      <w:r>
        <w:t>to WIFI access point and disconnect other WIRClient WIFI.</w:t>
      </w:r>
      <w:r w:rsidRPr="003259FE">
        <w:t xml:space="preserve"> </w:t>
      </w:r>
      <w:r>
        <w:t>This decision shall be based on the intents and priority provided by the applications.</w:t>
      </w:r>
    </w:p>
    <w:p w14:paraId="536835F7" w14:textId="77777777" w:rsidR="00506E2F" w:rsidRPr="00506E2F" w:rsidRDefault="00506E2F" w:rsidP="00506E2F">
      <w:pPr>
        <w:pStyle w:val="Heading4"/>
        <w:rPr>
          <w:b w:val="0"/>
          <w:u w:val="single"/>
        </w:rPr>
      </w:pPr>
      <w:r w:rsidRPr="00506E2F">
        <w:rPr>
          <w:b w:val="0"/>
          <w:u w:val="single"/>
        </w:rPr>
        <w:t>WIR-REQ-296043/C-Connecting multiple WIRClients WIFI to same access point</w:t>
      </w:r>
    </w:p>
    <w:p w14:paraId="3EF0CAB0" w14:textId="5FEB32F3" w:rsidR="00E36F0E" w:rsidRDefault="00393DC0" w:rsidP="00E36F0E">
      <w:r>
        <w:t>WIRServer shall ensure at no point any combination of WIRClient1 WIFI, WIRClient2 WIFI, and WIRClient5 WIFI are connected to same access point at the same time.</w:t>
      </w:r>
      <w:r w:rsidRPr="00386005">
        <w:t xml:space="preserve"> The connected WIFI access point shall be displayed when user navigates to the WIFI menu</w:t>
      </w:r>
      <w:r>
        <w:t>.</w:t>
      </w:r>
    </w:p>
    <w:p w14:paraId="71121B9A" w14:textId="77777777" w:rsidR="00506E2F" w:rsidRPr="00506E2F" w:rsidRDefault="00506E2F" w:rsidP="00506E2F">
      <w:pPr>
        <w:pStyle w:val="Heading4"/>
        <w:rPr>
          <w:b w:val="0"/>
          <w:u w:val="single"/>
        </w:rPr>
      </w:pPr>
      <w:r w:rsidRPr="00506E2F">
        <w:rPr>
          <w:b w:val="0"/>
          <w:u w:val="single"/>
        </w:rPr>
        <w:t>WIR-REQ-296044/B-WIFI restrictions</w:t>
      </w:r>
    </w:p>
    <w:p w14:paraId="1DAD599A" w14:textId="5EB9D642" w:rsidR="00E36F0E" w:rsidRDefault="00393DC0" w:rsidP="00E36F0E">
      <w:r>
        <w:t>WIR central controller shall follow WIFI restrictions as specified in the Intent section before handing out interfaces to applications.</w:t>
      </w:r>
    </w:p>
    <w:p w14:paraId="2096E25C" w14:textId="77777777" w:rsidR="00506E2F" w:rsidRPr="00506E2F" w:rsidRDefault="00506E2F" w:rsidP="00506E2F">
      <w:pPr>
        <w:pStyle w:val="Heading4"/>
        <w:rPr>
          <w:b w:val="0"/>
          <w:u w:val="single"/>
        </w:rPr>
      </w:pPr>
      <w:r w:rsidRPr="00506E2F">
        <w:rPr>
          <w:b w:val="0"/>
          <w:u w:val="single"/>
        </w:rPr>
        <w:t>WIR-REQ-311557/B-Handling failures</w:t>
      </w:r>
    </w:p>
    <w:p w14:paraId="18DCCA3D" w14:textId="5776A775" w:rsidR="00E36F0E" w:rsidRPr="00E85357" w:rsidRDefault="00393DC0" w:rsidP="00E36F0E">
      <w:r>
        <w:t>WIRServer shall receive failure connection information from WLAN services and notify the user as appropriate.</w:t>
      </w:r>
    </w:p>
    <w:p w14:paraId="31D51B0E" w14:textId="77777777" w:rsidR="00506E2F" w:rsidRPr="00506E2F" w:rsidRDefault="00506E2F" w:rsidP="00506E2F">
      <w:pPr>
        <w:pStyle w:val="Heading4"/>
        <w:rPr>
          <w:b w:val="0"/>
          <w:u w:val="single"/>
        </w:rPr>
      </w:pPr>
      <w:r w:rsidRPr="00506E2F">
        <w:rPr>
          <w:b w:val="0"/>
          <w:u w:val="single"/>
        </w:rPr>
        <w:lastRenderedPageBreak/>
        <w:t>WIR-REQ-311558/C-WIFI hotspot SSID in HMI display</w:t>
      </w:r>
    </w:p>
    <w:p w14:paraId="47DE382B" w14:textId="577BB6C2" w:rsidR="00E36F0E" w:rsidRDefault="00393DC0" w:rsidP="00E36F0E">
      <w:r>
        <w:t xml:space="preserve">WIRServer shall receive the </w:t>
      </w:r>
      <w:r w:rsidRPr="00733E8A">
        <w:t>WIRClient2</w:t>
      </w:r>
      <w:r>
        <w:t xml:space="preserve">’s WIFI hotspot SSID from WLAN services and store the same. </w:t>
      </w:r>
    </w:p>
    <w:p w14:paraId="331D92C1" w14:textId="77777777" w:rsidR="00E36F0E" w:rsidRDefault="00393DC0" w:rsidP="00393DC0">
      <w:pPr>
        <w:numPr>
          <w:ilvl w:val="0"/>
          <w:numId w:val="49"/>
        </w:numPr>
        <w:rPr>
          <w:rFonts w:cs="Arial"/>
          <w:lang w:val="en-GB"/>
        </w:rPr>
      </w:pPr>
      <w:r>
        <w:t xml:space="preserve">If </w:t>
      </w:r>
      <w:r w:rsidRPr="00CA6567">
        <w:rPr>
          <w:rFonts w:cs="Arial"/>
          <w:lang w:val="en-GB"/>
        </w:rPr>
        <w:t xml:space="preserve">DISPLAY_WIFIHOTSPOT_CREDENTIALS is disabled then WIRServer shall make sure the WIFI Hotspot SSID is </w:t>
      </w:r>
      <w:r w:rsidRPr="00CA6567">
        <w:rPr>
          <w:rFonts w:cs="Arial"/>
          <w:b/>
          <w:lang w:val="en-GB"/>
        </w:rPr>
        <w:t>not displayed</w:t>
      </w:r>
      <w:r w:rsidRPr="00CA6567">
        <w:rPr>
          <w:rFonts w:cs="Arial"/>
          <w:lang w:val="en-GB"/>
        </w:rPr>
        <w:t xml:space="preserve"> to the end user as part of scan results on </w:t>
      </w:r>
      <w:r>
        <w:t xml:space="preserve">WIRClient1 </w:t>
      </w:r>
      <w:r w:rsidRPr="00CA6567">
        <w:rPr>
          <w:rFonts w:cs="Arial"/>
          <w:lang w:val="en-GB"/>
        </w:rPr>
        <w:t xml:space="preserve">in order to prevent the user from connecting to </w:t>
      </w:r>
      <w:r w:rsidRPr="00733E8A">
        <w:t>WIRClient2</w:t>
      </w:r>
      <w:r>
        <w:t xml:space="preserve">’s </w:t>
      </w:r>
      <w:r w:rsidRPr="00CA6567">
        <w:rPr>
          <w:rFonts w:cs="Arial"/>
          <w:lang w:val="en-GB"/>
        </w:rPr>
        <w:t>hotspot</w:t>
      </w:r>
    </w:p>
    <w:p w14:paraId="1093B462" w14:textId="77777777" w:rsidR="00E36F0E" w:rsidRPr="00CA6567" w:rsidRDefault="00393DC0" w:rsidP="00393DC0">
      <w:pPr>
        <w:numPr>
          <w:ilvl w:val="0"/>
          <w:numId w:val="49"/>
        </w:numPr>
        <w:rPr>
          <w:rFonts w:cs="Arial"/>
          <w:lang w:val="en-GB"/>
        </w:rPr>
      </w:pPr>
      <w:r w:rsidRPr="00CA6567">
        <w:rPr>
          <w:rFonts w:cs="Arial"/>
          <w:lang w:val="en-GB"/>
        </w:rPr>
        <w:t xml:space="preserve">If DISPLAY_WIFIHOTSPOT_CREDENTIALS is enabled then WIRServer shall allow the WIFI Hotspot SSID to be displayed to the end user on </w:t>
      </w:r>
      <w:r>
        <w:t xml:space="preserve">WIRClient1 </w:t>
      </w:r>
      <w:r w:rsidRPr="00CA6567">
        <w:rPr>
          <w:rFonts w:cs="Arial"/>
          <w:lang w:val="en-GB"/>
        </w:rPr>
        <w:t xml:space="preserve">to allow the user to connect to </w:t>
      </w:r>
      <w:r w:rsidRPr="00733E8A">
        <w:t>WIRClient2</w:t>
      </w:r>
      <w:r>
        <w:t>’s</w:t>
      </w:r>
      <w:r w:rsidRPr="00CA6567">
        <w:rPr>
          <w:rFonts w:cs="Arial"/>
          <w:lang w:val="en-GB"/>
        </w:rPr>
        <w:t xml:space="preserve"> hotspot.</w:t>
      </w:r>
    </w:p>
    <w:p w14:paraId="42057F04" w14:textId="77777777" w:rsidR="00506E2F" w:rsidRPr="00506E2F" w:rsidRDefault="00506E2F" w:rsidP="00506E2F">
      <w:pPr>
        <w:pStyle w:val="Heading4"/>
        <w:rPr>
          <w:b w:val="0"/>
          <w:u w:val="single"/>
        </w:rPr>
      </w:pPr>
      <w:r w:rsidRPr="00506E2F">
        <w:rPr>
          <w:b w:val="0"/>
          <w:u w:val="single"/>
        </w:rPr>
        <w:t>WIR-REQ-311559/A-WIFI Network availability notiification</w:t>
      </w:r>
    </w:p>
    <w:p w14:paraId="2D2BBA1C" w14:textId="67E6A234" w:rsidR="00E36F0E" w:rsidRPr="00B77639" w:rsidRDefault="00393DC0" w:rsidP="00E36F0E">
      <w:pPr>
        <w:rPr>
          <w:rFonts w:cs="Arial"/>
        </w:rPr>
      </w:pPr>
      <w:r w:rsidRPr="00B77639">
        <w:rPr>
          <w:rFonts w:cs="Arial"/>
        </w:rPr>
        <w:t xml:space="preserve">If Wi-Fi Network Availability Notification feature is ON and the vehicle goes into park mode (for automatic transmission), parking brake is active (for manual transmission), extended play mode, accessory mode or delayed accessory mode, the </w:t>
      </w:r>
      <w:r>
        <w:rPr>
          <w:rFonts w:cs="Arial"/>
        </w:rPr>
        <w:t xml:space="preserve">WIR module </w:t>
      </w:r>
      <w:r w:rsidRPr="00B77639">
        <w:rPr>
          <w:rFonts w:cs="Arial"/>
        </w:rPr>
        <w:t xml:space="preserve"> shall display the network availability notification icon if </w:t>
      </w:r>
    </w:p>
    <w:p w14:paraId="018F885C" w14:textId="77777777" w:rsidR="00E36F0E" w:rsidRPr="00B77639" w:rsidRDefault="00393DC0" w:rsidP="00393DC0">
      <w:pPr>
        <w:numPr>
          <w:ilvl w:val="0"/>
          <w:numId w:val="50"/>
        </w:numPr>
        <w:rPr>
          <w:rFonts w:cs="Arial"/>
        </w:rPr>
      </w:pPr>
      <w:r w:rsidRPr="00B77639">
        <w:rPr>
          <w:rFonts w:cs="Arial"/>
        </w:rPr>
        <w:t xml:space="preserve">There is a Wi-Fi network within range </w:t>
      </w:r>
    </w:p>
    <w:p w14:paraId="7A6EF022" w14:textId="77777777" w:rsidR="00E36F0E" w:rsidRDefault="00393DC0" w:rsidP="00393DC0">
      <w:pPr>
        <w:numPr>
          <w:ilvl w:val="0"/>
          <w:numId w:val="50"/>
        </w:numPr>
        <w:rPr>
          <w:rFonts w:cs="Arial"/>
        </w:rPr>
      </w:pPr>
      <w:r w:rsidRPr="00B77639">
        <w:rPr>
          <w:rFonts w:cs="Arial"/>
        </w:rPr>
        <w:t>The system is not already connected to a Wi-Fi network</w:t>
      </w:r>
    </w:p>
    <w:p w14:paraId="734F934D" w14:textId="77777777" w:rsidR="00506E2F" w:rsidRPr="00506E2F" w:rsidRDefault="00506E2F" w:rsidP="00506E2F">
      <w:pPr>
        <w:pStyle w:val="Heading4"/>
        <w:rPr>
          <w:b w:val="0"/>
          <w:u w:val="single"/>
        </w:rPr>
      </w:pPr>
      <w:r w:rsidRPr="00506E2F">
        <w:rPr>
          <w:b w:val="0"/>
          <w:u w:val="single"/>
        </w:rPr>
        <w:t>WIR-REQ-311560/A-WIFI network availability notification HMI</w:t>
      </w:r>
    </w:p>
    <w:p w14:paraId="30C67E87" w14:textId="4ED2F299" w:rsidR="00E36F0E" w:rsidRPr="00696BF1" w:rsidRDefault="00393DC0" w:rsidP="00E36F0E">
      <w:pPr>
        <w:rPr>
          <w:rFonts w:cs="Arial"/>
        </w:rPr>
      </w:pPr>
      <w:r w:rsidRPr="007E32CD">
        <w:rPr>
          <w:rFonts w:cs="Arial"/>
        </w:rPr>
        <w:t>If the Wi-Fi network(s) availability notification is ON and all the conditions to trigger the notification are met, the HMI SHALL display a pressable icon (button) in a general location on the screen. Once this button is pressed, the system SHALL display</w:t>
      </w:r>
      <w:r>
        <w:rPr>
          <w:rFonts w:cs="Arial"/>
        </w:rPr>
        <w:t xml:space="preserve"> the Wi-Fi menu. </w:t>
      </w:r>
    </w:p>
    <w:p w14:paraId="2C04E11D" w14:textId="77777777" w:rsidR="00506E2F" w:rsidRPr="00506E2F" w:rsidRDefault="00506E2F" w:rsidP="00506E2F">
      <w:pPr>
        <w:pStyle w:val="Heading4"/>
        <w:rPr>
          <w:b w:val="0"/>
          <w:u w:val="single"/>
        </w:rPr>
      </w:pPr>
      <w:r w:rsidRPr="00506E2F">
        <w:rPr>
          <w:b w:val="0"/>
          <w:u w:val="single"/>
        </w:rPr>
        <w:t>WIR-REQ-311561/A-WIFI network availability notification default setting</w:t>
      </w:r>
    </w:p>
    <w:p w14:paraId="1148F775" w14:textId="523CEBED" w:rsidR="00E36F0E" w:rsidRPr="007E19A6" w:rsidRDefault="00393DC0" w:rsidP="00E36F0E">
      <w:r w:rsidRPr="00B05E13">
        <w:t>The Default setting for the Wi-Fi network notification feature SHALL be ON as long as the Wi-Fi feature is ON. Turning the Wi-Fi feature OFF will also turn the Wi-Fi network availability notification feature OFF.</w:t>
      </w:r>
      <w:r>
        <w:t xml:space="preserve"> WIR module shall ensure the functionality.</w:t>
      </w:r>
    </w:p>
    <w:p w14:paraId="40CA7F26" w14:textId="77777777" w:rsidR="00506E2F" w:rsidRPr="00506E2F" w:rsidRDefault="00506E2F" w:rsidP="00506E2F">
      <w:pPr>
        <w:pStyle w:val="Heading4"/>
        <w:rPr>
          <w:b w:val="0"/>
          <w:u w:val="single"/>
        </w:rPr>
      </w:pPr>
      <w:r w:rsidRPr="00506E2F">
        <w:rPr>
          <w:b w:val="0"/>
          <w:u w:val="single"/>
        </w:rPr>
        <w:t>WIR-REQ-370000/D-WIFI scan when gear moved park and engine is not running</w:t>
      </w:r>
    </w:p>
    <w:p w14:paraId="5BEEFACE" w14:textId="337CA91A" w:rsidR="00E36F0E" w:rsidRDefault="00393DC0" w:rsidP="00E36F0E">
      <w:r w:rsidRPr="00DE39E6">
        <w:t>WIR</w:t>
      </w:r>
      <w:r>
        <w:t>Server</w:t>
      </w:r>
      <w:r w:rsidRPr="00DE39E6">
        <w:t xml:space="preserve"> shall start scanning available AP </w:t>
      </w:r>
      <w:r>
        <w:t>when</w:t>
      </w:r>
      <w:r w:rsidRPr="00DE39E6">
        <w:t xml:space="preserve"> </w:t>
      </w:r>
      <w:r>
        <w:t>gear is moved to the park position and engine is not running</w:t>
      </w:r>
      <w:r w:rsidRPr="00DE39E6">
        <w:t>.</w:t>
      </w:r>
    </w:p>
    <w:p w14:paraId="7A189922" w14:textId="77777777" w:rsidR="00E36F0E" w:rsidRDefault="00E36F0E" w:rsidP="00E36F0E"/>
    <w:p w14:paraId="1CB7A790" w14:textId="77777777" w:rsidR="00E36F0E" w:rsidRDefault="00393DC0" w:rsidP="00E36F0E">
      <w:r w:rsidRPr="00DE39E6">
        <w:t>WIR</w:t>
      </w:r>
      <w:r>
        <w:t>Server</w:t>
      </w:r>
      <w:r w:rsidRPr="00DE39E6">
        <w:t xml:space="preserve"> shall scan </w:t>
      </w:r>
      <w:r>
        <w:t>for 2.5 minutes after ignition off</w:t>
      </w:r>
      <w:r w:rsidRPr="00DE39E6">
        <w:t>. If WIR</w:t>
      </w:r>
      <w:r>
        <w:t>Server</w:t>
      </w:r>
      <w:r w:rsidRPr="00DE39E6">
        <w:t xml:space="preserve"> didn’t find any available AP, WIR</w:t>
      </w:r>
      <w:r>
        <w:t>Server</w:t>
      </w:r>
      <w:r w:rsidRPr="00DE39E6">
        <w:t xml:space="preserve"> shall stop scanning</w:t>
      </w:r>
      <w:r>
        <w:t>, shall not scan again until ignition start</w:t>
      </w:r>
      <w:r w:rsidRPr="00DE39E6">
        <w:t xml:space="preserve"> and WLAN shall be in low power mode to save </w:t>
      </w:r>
      <w:r>
        <w:t>battery.</w:t>
      </w:r>
    </w:p>
    <w:p w14:paraId="4CA3FCAE" w14:textId="77777777" w:rsidR="00E36F0E" w:rsidRDefault="00E36F0E" w:rsidP="00E36F0E"/>
    <w:p w14:paraId="4A216FFC" w14:textId="77777777" w:rsidR="00E36F0E" w:rsidRDefault="00393DC0" w:rsidP="00E36F0E">
      <w:r w:rsidRPr="00325BB1">
        <w:t>If first entry of WIR_WIFI_PERIODIC_SCAN_INTERVAL is 0, WIR shall not trigger scan.</w:t>
      </w:r>
    </w:p>
    <w:p w14:paraId="7FD1E90A" w14:textId="77777777" w:rsidR="00E36F0E" w:rsidRDefault="00393DC0" w:rsidP="00E36F0E">
      <w:r>
        <w:t>If WIRServer finds an available AP and successfully connected to the AP, WIRServer shall maintain the connection for 1 minute even though no application is requesting the WiFi connection. After 1 minute, if there is no pending WiFi connection request from any applications, WIRServer shall disconnect from the AP but remember the AP for later connection.</w:t>
      </w:r>
    </w:p>
    <w:p w14:paraId="32E62450" w14:textId="77777777" w:rsidR="00E36F0E" w:rsidRDefault="00E36F0E" w:rsidP="00E36F0E"/>
    <w:p w14:paraId="420BD852" w14:textId="77777777" w:rsidR="00E36F0E" w:rsidRDefault="00393DC0" w:rsidP="00E36F0E">
      <w:r>
        <w:t>If any application requesting WiFi interface while WiFi connection is disconnected, WIRServer shall try the AP previously connected. If the AP is not available, WIRServer shall try any other available AP to provide WiFi connection to requesting application.</w:t>
      </w:r>
    </w:p>
    <w:p w14:paraId="5B7691A9" w14:textId="77777777" w:rsidR="00E36F0E" w:rsidRDefault="00E36F0E" w:rsidP="00E36F0E"/>
    <w:p w14:paraId="6EBEF25C" w14:textId="77777777" w:rsidR="00E36F0E" w:rsidRDefault="00393DC0" w:rsidP="00E36F0E">
      <w:r>
        <w:t>When last application released WIR WiFi interface, WIRServer shall maintain the WiFi connection for 1 minute and disconnect it if there is no application requesting the connection.</w:t>
      </w:r>
    </w:p>
    <w:p w14:paraId="79FD5DD1" w14:textId="77777777" w:rsidR="00506E2F" w:rsidRPr="00506E2F" w:rsidRDefault="00506E2F" w:rsidP="00506E2F">
      <w:pPr>
        <w:pStyle w:val="Heading4"/>
        <w:rPr>
          <w:b w:val="0"/>
          <w:u w:val="single"/>
        </w:rPr>
      </w:pPr>
      <w:r w:rsidRPr="00506E2F">
        <w:rPr>
          <w:b w:val="0"/>
          <w:u w:val="single"/>
        </w:rPr>
        <w:t>WIR-REQ-370001/B-WIFI scan when driver restriction is disabled and engine is running</w:t>
      </w:r>
    </w:p>
    <w:p w14:paraId="1D8E8C6D" w14:textId="08050541" w:rsidR="00E36F0E" w:rsidRDefault="00393DC0" w:rsidP="00E36F0E">
      <w:r w:rsidRPr="00DE39E6">
        <w:t>WIR</w:t>
      </w:r>
      <w:r>
        <w:t>Server</w:t>
      </w:r>
      <w:r w:rsidRPr="00DE39E6">
        <w:t xml:space="preserve"> shall start scanning available AP </w:t>
      </w:r>
      <w:r>
        <w:t>when</w:t>
      </w:r>
      <w:r w:rsidRPr="00DE39E6">
        <w:t xml:space="preserve"> </w:t>
      </w:r>
      <w:r>
        <w:t>driver restriction is disabled which is controlled by vehicle speed</w:t>
      </w:r>
      <w:r w:rsidRPr="00DE39E6">
        <w:t>.</w:t>
      </w:r>
    </w:p>
    <w:p w14:paraId="00ADF856" w14:textId="77777777" w:rsidR="00E36F0E" w:rsidRDefault="00393DC0" w:rsidP="00E36F0E">
      <w:r w:rsidRPr="00DE39E6">
        <w:t>WIR</w:t>
      </w:r>
      <w:r>
        <w:t>Server</w:t>
      </w:r>
      <w:r w:rsidRPr="00DE39E6">
        <w:t xml:space="preserve"> shall continue scanning available AP with </w:t>
      </w:r>
      <w:r>
        <w:t xml:space="preserve">7 times according to </w:t>
      </w:r>
      <w:r w:rsidRPr="005F2B76">
        <w:t>WIR_WIFI_PERIODIC_SCAN_INTERVAL</w:t>
      </w:r>
      <w:r w:rsidRPr="00DE39E6">
        <w:t xml:space="preserve"> seconds interval and </w:t>
      </w:r>
      <w:r>
        <w:t xml:space="preserve">continue with last entry of </w:t>
      </w:r>
      <w:r w:rsidRPr="005F2B76">
        <w:t>WIR_WIFI_PERIODIC_SCAN_INTERVAL</w:t>
      </w:r>
      <w:r w:rsidRPr="00DE39E6">
        <w:t xml:space="preserve"> seconds.</w:t>
      </w:r>
    </w:p>
    <w:p w14:paraId="2D1C9A57" w14:textId="77777777" w:rsidR="00E36F0E" w:rsidRDefault="00E36F0E" w:rsidP="00E36F0E"/>
    <w:p w14:paraId="3D59BDB2" w14:textId="77777777" w:rsidR="00E36F0E" w:rsidRDefault="00393DC0" w:rsidP="00E36F0E">
      <w:r w:rsidRPr="00325BB1">
        <w:t>If first entry of WIR_WIFI_PERIODIC_SCAN_INTERVAL is 0, WIR shall not trigger scan.</w:t>
      </w:r>
    </w:p>
    <w:p w14:paraId="36CF1C96" w14:textId="77777777" w:rsidR="00E36F0E" w:rsidRDefault="00E36F0E" w:rsidP="00E36F0E"/>
    <w:p w14:paraId="42886A3A" w14:textId="77777777" w:rsidR="00E36F0E" w:rsidRDefault="00393DC0" w:rsidP="00E36F0E">
      <w:r>
        <w:t>WIRServer shall not connect to the found AP unless there is pending WiFi connection request.</w:t>
      </w:r>
    </w:p>
    <w:p w14:paraId="066014B5" w14:textId="77777777" w:rsidR="00E36F0E" w:rsidRDefault="00E36F0E" w:rsidP="00E36F0E"/>
    <w:p w14:paraId="2F070ADE" w14:textId="77777777" w:rsidR="00E36F0E" w:rsidRDefault="00393DC0" w:rsidP="00E36F0E">
      <w:r>
        <w:t>During WiFi scan if driver restriction enabled again by vehicle speed faster than threshold, WIRServer shall stop scanning. WIRServer shall start new scan sequence when driver restriction disabled again.</w:t>
      </w:r>
    </w:p>
    <w:p w14:paraId="0EE679EE" w14:textId="77777777" w:rsidR="00506E2F" w:rsidRPr="00506E2F" w:rsidRDefault="00506E2F" w:rsidP="00506E2F">
      <w:pPr>
        <w:pStyle w:val="Heading4"/>
        <w:rPr>
          <w:b w:val="0"/>
          <w:u w:val="single"/>
        </w:rPr>
      </w:pPr>
      <w:r w:rsidRPr="00506E2F">
        <w:rPr>
          <w:b w:val="0"/>
          <w:u w:val="single"/>
        </w:rPr>
        <w:lastRenderedPageBreak/>
        <w:t>WIR-REQ-370002/B-Excluding WIRClient1 projection mode AP from scan result</w:t>
      </w:r>
    </w:p>
    <w:p w14:paraId="4C7DEA0B" w14:textId="3AE06419" w:rsidR="00E36F0E" w:rsidRPr="007E19A6" w:rsidRDefault="00393DC0" w:rsidP="00E36F0E">
      <w:r w:rsidRPr="00DE39E6">
        <w:t>WIR</w:t>
      </w:r>
      <w:r>
        <w:t>Server</w:t>
      </w:r>
      <w:r w:rsidRPr="00DE39E6">
        <w:t xml:space="preserve"> shall</w:t>
      </w:r>
      <w:r>
        <w:t xml:space="preserve"> detect </w:t>
      </w:r>
      <w:r w:rsidRPr="009A640F">
        <w:t>WIRClient1</w:t>
      </w:r>
      <w:r>
        <w:t xml:space="preserve"> WiFi is acting as projection mode AP and exclude it from WiFi scan result. WLAN shall return an error scan result.</w:t>
      </w:r>
    </w:p>
    <w:p w14:paraId="6BA806DF" w14:textId="77777777" w:rsidR="00506E2F" w:rsidRPr="00506E2F" w:rsidRDefault="00506E2F" w:rsidP="00506E2F">
      <w:pPr>
        <w:pStyle w:val="Heading4"/>
        <w:rPr>
          <w:b w:val="0"/>
          <w:u w:val="single"/>
        </w:rPr>
      </w:pPr>
      <w:r w:rsidRPr="00506E2F">
        <w:rPr>
          <w:b w:val="0"/>
          <w:u w:val="single"/>
        </w:rPr>
        <w:t>WIR-REQ-470986/A-Prevent customer to connect to projection mode AP manually</w:t>
      </w:r>
    </w:p>
    <w:p w14:paraId="74E22C2D" w14:textId="281C8835" w:rsidR="00E36F0E" w:rsidRDefault="00393DC0" w:rsidP="00E36F0E">
      <w:r>
        <w:t>WIRServer shall detect WIRClient1 WiFi is acting as projection mode AP and prevent customer to connect to the AP.</w:t>
      </w:r>
    </w:p>
    <w:p w14:paraId="661913A5" w14:textId="77777777" w:rsidR="00506E2F" w:rsidRPr="00506E2F" w:rsidRDefault="00506E2F" w:rsidP="00506E2F">
      <w:pPr>
        <w:pStyle w:val="Heading4"/>
        <w:rPr>
          <w:b w:val="0"/>
          <w:u w:val="single"/>
        </w:rPr>
      </w:pPr>
      <w:r w:rsidRPr="00506E2F">
        <w:rPr>
          <w:b w:val="0"/>
          <w:u w:val="single"/>
        </w:rPr>
        <w:t>WIR-REQ-370266/A-Scan and connecting to an AP while WIRServer or WIRClient2 is not provisioned</w:t>
      </w:r>
    </w:p>
    <w:p w14:paraId="0CF14901" w14:textId="6B138CD6" w:rsidR="00E36F0E" w:rsidRDefault="00393DC0" w:rsidP="00E36F0E">
      <w:r w:rsidRPr="00ED2B83">
        <w:t xml:space="preserve">WIRServer shall scan and connect an AP regardless </w:t>
      </w:r>
      <w:r>
        <w:t xml:space="preserve">of </w:t>
      </w:r>
      <w:r w:rsidRPr="00ED2B83">
        <w:t>gear position when LifeCycleMode_D_Actl  = FACTORY</w:t>
      </w:r>
      <w:r>
        <w:t>.</w:t>
      </w:r>
    </w:p>
    <w:p w14:paraId="532D423E" w14:textId="77777777" w:rsidR="00506E2F" w:rsidRPr="00506E2F" w:rsidRDefault="00506E2F" w:rsidP="00506E2F">
      <w:pPr>
        <w:pStyle w:val="Heading4"/>
        <w:rPr>
          <w:b w:val="0"/>
          <w:u w:val="single"/>
        </w:rPr>
      </w:pPr>
      <w:r w:rsidRPr="00506E2F">
        <w:rPr>
          <w:b w:val="0"/>
          <w:u w:val="single"/>
        </w:rPr>
        <w:t>WIR-REQ-370267/D-Factory WiFi network support</w:t>
      </w:r>
    </w:p>
    <w:p w14:paraId="1A8C3824" w14:textId="0A532DCD" w:rsidR="00E36F0E" w:rsidRDefault="00393DC0" w:rsidP="00E36F0E">
      <w:r>
        <w:t xml:space="preserve">WIRServer shall support factory WiFi while LifeCycMde_D_Actl = FACTORY mode. Once LifeCycMde_D_Actl is changed  from FACTORY to TRANSPORT or NORMAL to TRANSPORT, WIRServer shall stop supporting factory WiFi. Master reset shall not re-enable factory WiFi support again. </w:t>
      </w:r>
    </w:p>
    <w:p w14:paraId="105279D9" w14:textId="77777777" w:rsidR="00E36F0E" w:rsidRDefault="00E36F0E" w:rsidP="00E36F0E"/>
    <w:p w14:paraId="47193939" w14:textId="77777777" w:rsidR="00E36F0E" w:rsidRDefault="00393DC0" w:rsidP="00E36F0E">
      <w:r>
        <w:t>After OTA update, any vehicle shall disable factory WiFi</w:t>
      </w:r>
    </w:p>
    <w:p w14:paraId="2DB50CCF" w14:textId="77777777" w:rsidR="00E36F0E" w:rsidRDefault="00393DC0" w:rsidP="00E36F0E">
      <w:r>
        <w:t xml:space="preserve">1. if LifeCycleMode is in TRANSPORT </w:t>
      </w:r>
    </w:p>
    <w:p w14:paraId="15B93785" w14:textId="77777777" w:rsidR="00E36F0E" w:rsidRDefault="00393DC0" w:rsidP="00E36F0E">
      <w:r>
        <w:t>OR</w:t>
      </w:r>
    </w:p>
    <w:p w14:paraId="7D93A661" w14:textId="77777777" w:rsidR="00E36F0E" w:rsidRDefault="00393DC0" w:rsidP="00E36F0E">
      <w:r>
        <w:t>2. if factory WiFi is enabled and LifeCycMde_D_Actl is not FACTORY mode and</w:t>
      </w:r>
    </w:p>
    <w:p w14:paraId="2462D8DE" w14:textId="77777777" w:rsidR="00E36F0E" w:rsidRDefault="00393DC0" w:rsidP="00E36F0E">
      <w:r>
        <w:t xml:space="preserve">    2.a if all ECUs are provisioned or not present state or not configured state</w:t>
      </w:r>
    </w:p>
    <w:p w14:paraId="7F267969" w14:textId="77777777" w:rsidR="00E36F0E" w:rsidRDefault="00393DC0" w:rsidP="00E36F0E">
      <w:r>
        <w:t xml:space="preserve">        DID D021 == 0x26 (WIRServer provisioned) of AND</w:t>
      </w:r>
    </w:p>
    <w:p w14:paraId="020CBD44" w14:textId="77777777" w:rsidR="00E36F0E" w:rsidRDefault="00393DC0" w:rsidP="00E36F0E">
      <w:r>
        <w:t xml:space="preserve">        DID FD02 has following values</w:t>
      </w:r>
    </w:p>
    <w:p w14:paraId="3DC58097" w14:textId="77777777" w:rsidR="00E36F0E" w:rsidRDefault="00393DC0" w:rsidP="00E36F0E">
      <w:r>
        <w:t xml:space="preserve">            TCU_Provisioning_State == 0x32 (Provisioned Mode)</w:t>
      </w:r>
    </w:p>
    <w:p w14:paraId="5CE3051C" w14:textId="77777777" w:rsidR="00E36F0E" w:rsidRDefault="00393DC0" w:rsidP="00E36F0E">
      <w:r>
        <w:t xml:space="preserve">            SYNC_Provisioning_State == 0x38 (Not Present or Not Configured) OR 0x3B (Present &amp; Provisioned)</w:t>
      </w:r>
    </w:p>
    <w:p w14:paraId="0C47F55E" w14:textId="77777777" w:rsidR="00E36F0E" w:rsidRDefault="00393DC0" w:rsidP="00E36F0E">
      <w:r>
        <w:t xml:space="preserve">            DSRC_Provisioning_State == 0x38 (Not Present or Not Configured) OR 0x3B (Present &amp; Provisioned)</w:t>
      </w:r>
    </w:p>
    <w:p w14:paraId="3F9CC3BB" w14:textId="77777777" w:rsidR="00E36F0E" w:rsidRDefault="00393DC0" w:rsidP="00E36F0E">
      <w:r>
        <w:t xml:space="preserve">            OBCC_Provisioning_State == 0x38 (Not Present or Not Configured) OR 0x3B (Present &amp; Provisioned)</w:t>
      </w:r>
    </w:p>
    <w:p w14:paraId="7C0DB9B1" w14:textId="77777777" w:rsidR="00E36F0E" w:rsidRDefault="00393DC0" w:rsidP="00E36F0E">
      <w:r>
        <w:t xml:space="preserve">            BLEM_Provisioning_State == 0x50 (Bluetooth Low Energy Module (BLEM) Not Present) OR 0x54 (Bluetooth Low Energy Module (BLEM) Present &amp; Key Delivered).</w:t>
      </w:r>
    </w:p>
    <w:p w14:paraId="3599B68F" w14:textId="77777777" w:rsidR="00E36F0E" w:rsidRDefault="00E36F0E" w:rsidP="00E36F0E"/>
    <w:p w14:paraId="64FD5E25" w14:textId="77777777" w:rsidR="00E36F0E" w:rsidRDefault="00393DC0" w:rsidP="00E36F0E">
      <w:r>
        <w:t xml:space="preserve">WIRServer shall read factory WiFi SSID and password from secured file and shall not save on local NV memory. WIRServer shall treat factory WiFi as a normal WiFi network and provide the network interface to all application requesting WiFi interface if policy table “Factory WiFi” for the application is enabled. </w:t>
      </w:r>
    </w:p>
    <w:p w14:paraId="6711953E" w14:textId="77777777" w:rsidR="00E36F0E" w:rsidRDefault="00E36F0E" w:rsidP="00E36F0E"/>
    <w:p w14:paraId="289769A1" w14:textId="77777777" w:rsidR="00E36F0E" w:rsidRDefault="00393DC0" w:rsidP="00E36F0E">
      <w:r>
        <w:t>When factory WiFi and other WiFi are available at the same time, WIRServer shall select factory WiFi even factory WiFi signal is not best one.</w:t>
      </w:r>
    </w:p>
    <w:p w14:paraId="53BC13DD" w14:textId="77777777" w:rsidR="00E36F0E" w:rsidRDefault="00E36F0E" w:rsidP="00E36F0E"/>
    <w:p w14:paraId="7152DEF9" w14:textId="77777777" w:rsidR="00E36F0E" w:rsidRDefault="00393DC0" w:rsidP="00E36F0E">
      <w:r>
        <w:t>User initiated HMI scans are controlled by driver restrictions on WIRClient1, no additional restrictions to be imposed by WIR while factory WiFi supported is enabled.</w:t>
      </w:r>
    </w:p>
    <w:p w14:paraId="1340E08F" w14:textId="77777777" w:rsidR="00E36F0E" w:rsidRDefault="00E36F0E" w:rsidP="00E36F0E"/>
    <w:p w14:paraId="3AF38938" w14:textId="77777777" w:rsidR="00E36F0E" w:rsidRPr="00B507B4" w:rsidRDefault="00393DC0" w:rsidP="00E36F0E">
      <w:r>
        <w:t>At factory, some vehicles can go through sample test and the tester may connect to other WiFi through WIRClient1 UI. WIRServer shall treat it as normal case and save SSID and password as other WiFi network.</w:t>
      </w:r>
    </w:p>
    <w:p w14:paraId="03950531" w14:textId="77777777" w:rsidR="00506E2F" w:rsidRPr="00506E2F" w:rsidRDefault="00506E2F" w:rsidP="00506E2F">
      <w:pPr>
        <w:pStyle w:val="Heading4"/>
        <w:rPr>
          <w:b w:val="0"/>
          <w:u w:val="single"/>
        </w:rPr>
      </w:pPr>
      <w:r w:rsidRPr="00506E2F">
        <w:rPr>
          <w:b w:val="0"/>
          <w:u w:val="single"/>
        </w:rPr>
        <w:t>WIRv2-REQ-470987/A-Factory WiFi network support</w:t>
      </w:r>
    </w:p>
    <w:p w14:paraId="0397506C" w14:textId="06F4D1A4" w:rsidR="00E36F0E" w:rsidRDefault="00393DC0" w:rsidP="00E36F0E">
      <w:r>
        <w:t>Factory WiFi data (FWD) shall be saved in secure enclave during WIRServer image build. FWD includes SSID, password, auth type and SEED value for encryption. Key Manager shall provide APIs to read and delete FWD. WIRServer shall use the key manager API to read or delete FWD.</w:t>
      </w:r>
    </w:p>
    <w:p w14:paraId="5EF4E00D" w14:textId="77777777" w:rsidR="00E36F0E" w:rsidRDefault="00393DC0" w:rsidP="00E36F0E">
      <w:r>
        <w:t>WIRServer, WIRClient1 and WIRClient2 shall have internal flag GATE_CHECK_DONE.</w:t>
      </w:r>
    </w:p>
    <w:p w14:paraId="734441FD" w14:textId="72D451DB" w:rsidR="00E36F0E" w:rsidRDefault="00393DC0" w:rsidP="00E36F0E">
      <w:r>
        <w:t xml:space="preserve">Internal flag </w:t>
      </w:r>
      <w:del w:id="60" w:author="Yangho" w:date="2022-01-24T16:18:00Z">
        <w:r w:rsidDel="00052E2F">
          <w:delText xml:space="preserve"> </w:delText>
        </w:r>
      </w:del>
      <w:r>
        <w:t>GATE_CHECK_DONE shall have 0 (default) as initial value.</w:t>
      </w:r>
    </w:p>
    <w:p w14:paraId="1CA47D00" w14:textId="77777777" w:rsidR="00E36F0E" w:rsidRDefault="00393DC0" w:rsidP="00E36F0E">
      <w:r>
        <w:t>At gate check,</w:t>
      </w:r>
    </w:p>
    <w:p w14:paraId="6D5C26AA" w14:textId="77777777" w:rsidR="00E36F0E" w:rsidRDefault="00393DC0" w:rsidP="00393DC0">
      <w:pPr>
        <w:numPr>
          <w:ilvl w:val="0"/>
          <w:numId w:val="51"/>
        </w:numPr>
      </w:pPr>
      <w:r>
        <w:t>WIRServer shall detect LifeCycMde_D_Actl is changed to TRANSPORT mode and</w:t>
      </w:r>
    </w:p>
    <w:p w14:paraId="03443468" w14:textId="77777777" w:rsidR="00E36F0E" w:rsidRDefault="00393DC0" w:rsidP="00393DC0">
      <w:pPr>
        <w:numPr>
          <w:ilvl w:val="0"/>
          <w:numId w:val="51"/>
        </w:numPr>
      </w:pPr>
      <w:r>
        <w:t>WIRServer has production build and doesn’t have debug token installed, then</w:t>
      </w:r>
    </w:p>
    <w:p w14:paraId="6A9B3BF1" w14:textId="77777777" w:rsidR="00E36F0E" w:rsidRDefault="00393DC0" w:rsidP="00393DC0">
      <w:pPr>
        <w:numPr>
          <w:ilvl w:val="0"/>
          <w:numId w:val="51"/>
        </w:numPr>
      </w:pPr>
      <w:r>
        <w:t>Delete FWD data and</w:t>
      </w:r>
    </w:p>
    <w:p w14:paraId="6057754D" w14:textId="77777777" w:rsidR="00E36F0E" w:rsidRDefault="00393DC0" w:rsidP="00393DC0">
      <w:pPr>
        <w:numPr>
          <w:ilvl w:val="0"/>
          <w:numId w:val="51"/>
        </w:numPr>
      </w:pPr>
      <w:r>
        <w:t>Set internal flag GATE_CHECK_DONE to 1 for all 3 ECUs</w:t>
      </w:r>
    </w:p>
    <w:p w14:paraId="163BF945" w14:textId="77777777" w:rsidR="00E36F0E" w:rsidRDefault="00E36F0E" w:rsidP="00E36F0E"/>
    <w:p w14:paraId="15D68DEE" w14:textId="77777777" w:rsidR="00E36F0E" w:rsidRDefault="00393DC0" w:rsidP="00E36F0E">
      <w:r>
        <w:t>WIRServer shall enable factory WiFi if</w:t>
      </w:r>
    </w:p>
    <w:p w14:paraId="630FB056" w14:textId="77777777" w:rsidR="00E36F0E" w:rsidRDefault="00393DC0" w:rsidP="00393DC0">
      <w:pPr>
        <w:numPr>
          <w:ilvl w:val="0"/>
          <w:numId w:val="51"/>
        </w:numPr>
      </w:pPr>
      <w:r>
        <w:t>FWD data is available and</w:t>
      </w:r>
    </w:p>
    <w:p w14:paraId="6BECBB04" w14:textId="77777777" w:rsidR="00E36F0E" w:rsidRDefault="00393DC0" w:rsidP="00393DC0">
      <w:pPr>
        <w:numPr>
          <w:ilvl w:val="0"/>
          <w:numId w:val="51"/>
        </w:numPr>
      </w:pPr>
      <w:r>
        <w:t>Internal flag GATE_CHECK_DONE has 0 (default value) on all 3 ECUs and</w:t>
      </w:r>
    </w:p>
    <w:p w14:paraId="73CF783E" w14:textId="77777777" w:rsidR="00E36F0E" w:rsidRDefault="00393DC0" w:rsidP="00393DC0">
      <w:pPr>
        <w:numPr>
          <w:ilvl w:val="0"/>
          <w:numId w:val="51"/>
        </w:numPr>
      </w:pPr>
      <w:r>
        <w:lastRenderedPageBreak/>
        <w:t>One or more ECUs are not provisioned</w:t>
      </w:r>
    </w:p>
    <w:p w14:paraId="7944E306" w14:textId="77777777" w:rsidR="00E36F0E" w:rsidRDefault="00393DC0" w:rsidP="00E36F0E">
      <w:r>
        <w:t>Otherwise WIRServer shall</w:t>
      </w:r>
    </w:p>
    <w:p w14:paraId="62C64ACC" w14:textId="77777777" w:rsidR="00E36F0E" w:rsidRDefault="00393DC0" w:rsidP="00393DC0">
      <w:pPr>
        <w:numPr>
          <w:ilvl w:val="0"/>
          <w:numId w:val="51"/>
        </w:numPr>
      </w:pPr>
      <w:r>
        <w:t>Disable factory WiFi and disconnect from it if already connected and</w:t>
      </w:r>
    </w:p>
    <w:p w14:paraId="6C306A6B" w14:textId="77777777" w:rsidR="00E36F0E" w:rsidRDefault="00393DC0" w:rsidP="00393DC0">
      <w:pPr>
        <w:numPr>
          <w:ilvl w:val="0"/>
          <w:numId w:val="51"/>
        </w:numPr>
      </w:pPr>
      <w:r>
        <w:t>Delete FWD data if it is available and</w:t>
      </w:r>
    </w:p>
    <w:p w14:paraId="186F83CF" w14:textId="77777777" w:rsidR="00E36F0E" w:rsidRDefault="00393DC0" w:rsidP="00393DC0">
      <w:pPr>
        <w:numPr>
          <w:ilvl w:val="0"/>
          <w:numId w:val="51"/>
        </w:numPr>
      </w:pPr>
      <w:r>
        <w:t>Set internal flag GATE_CHECK_DONE to 1 on all 3 ECUs</w:t>
      </w:r>
    </w:p>
    <w:p w14:paraId="09205646" w14:textId="77777777" w:rsidR="00E36F0E" w:rsidRDefault="00E36F0E" w:rsidP="00E36F0E"/>
    <w:p w14:paraId="389A6624" w14:textId="1847F2D8" w:rsidR="00E36F0E" w:rsidRDefault="00393DC0" w:rsidP="00E36F0E">
      <w:bookmarkStart w:id="61" w:name="_Hlk93934227"/>
      <w:r>
        <w:t>WIRServer shall disable factory WiFi if factory WiFi is enabled and LifeCycMde_D_Actl is not FACTORY mode and if all ECUs are provisioned or not present state or not configured state</w:t>
      </w:r>
    </w:p>
    <w:p w14:paraId="164D3B16" w14:textId="66E70877" w:rsidR="00E36F0E" w:rsidRDefault="00393DC0" w:rsidP="00E36F0E">
      <w:r>
        <w:t xml:space="preserve">        DID D021 == 0x26 (WIRServer provisioned) of AND</w:t>
      </w:r>
    </w:p>
    <w:p w14:paraId="2BE083D3" w14:textId="58B2D13E" w:rsidR="00E36F0E" w:rsidRDefault="00393DC0" w:rsidP="00E36F0E">
      <w:r>
        <w:t xml:space="preserve">        DID FD02 has following values</w:t>
      </w:r>
    </w:p>
    <w:p w14:paraId="5F2DFE68" w14:textId="556A14D9" w:rsidR="00E36F0E" w:rsidRDefault="00393DC0" w:rsidP="00E36F0E">
      <w:r>
        <w:t xml:space="preserve">            TCU_Provisioning_State == 0x32 (Provisioned Mode)</w:t>
      </w:r>
    </w:p>
    <w:p w14:paraId="0285C3F0" w14:textId="359779B0" w:rsidR="00E36F0E" w:rsidRDefault="00393DC0" w:rsidP="00E36F0E">
      <w:r>
        <w:t xml:space="preserve">            SYNC_Provisioning_State == 0x38 (Not Present or Not Configured) OR 0x3B (Present &amp; Provisioned)</w:t>
      </w:r>
    </w:p>
    <w:p w14:paraId="60BA6DBB" w14:textId="760FE8E8" w:rsidR="00E36F0E" w:rsidRDefault="00393DC0" w:rsidP="00E36F0E">
      <w:r>
        <w:t xml:space="preserve">            DSRC_Provisioning_State == 0x38 (Not Present or Not Configured) OR 0x3B (Present &amp; Provisioned)</w:t>
      </w:r>
    </w:p>
    <w:p w14:paraId="6B108AD5" w14:textId="0A04ECF6" w:rsidR="00E36F0E" w:rsidRDefault="00393DC0" w:rsidP="00E36F0E">
      <w:r>
        <w:t xml:space="preserve">            OBCC_Provisioning_State == 0x38 (Not Present or Not Configured) OR 0x3B (Present &amp; Provisioned)</w:t>
      </w:r>
    </w:p>
    <w:p w14:paraId="63EF3414" w14:textId="5FBA6045" w:rsidR="008F0DAF" w:rsidRDefault="00393DC0" w:rsidP="00E36F0E">
      <w:pPr>
        <w:rPr>
          <w:ins w:id="62" w:author="Kim, Yangho (Y.)" w:date="2022-01-25T19:39:00Z"/>
        </w:rPr>
      </w:pPr>
      <w:r>
        <w:t xml:space="preserve">            BLEM_Provisioning_State == 0x50 (Bluetooth Low Energy Module (BLEM) Not Present) OR 0x54 (Bluetooth Low Energy Module (BLEM) Present &amp; Key Delivered)</w:t>
      </w:r>
      <w:ins w:id="63" w:author="Yangho" w:date="2022-01-24T16:13:00Z">
        <w:r w:rsidR="00E3010D">
          <w:t xml:space="preserve"> AND</w:t>
        </w:r>
      </w:ins>
    </w:p>
    <w:p w14:paraId="0C0C1CAC" w14:textId="4AD568BB" w:rsidR="00E36F0E" w:rsidRDefault="00770F06" w:rsidP="00E36F0E">
      <w:pPr>
        <w:rPr>
          <w:ins w:id="64" w:author="Yangho" w:date="2022-01-24T16:13:00Z"/>
        </w:rPr>
      </w:pPr>
      <w:ins w:id="65" w:author="Kim, Yangho (Y.)" w:date="2022-01-25T19:40:00Z">
        <w:r>
          <w:t>a</w:t>
        </w:r>
        <w:r w:rsidR="00E36F0E">
          <w:t xml:space="preserve">ll 3 ECU’s </w:t>
        </w:r>
      </w:ins>
      <w:ins w:id="66" w:author="Kim, Yangho (Y.)" w:date="2022-01-25T19:39:00Z">
        <w:r w:rsidR="00E36F0E">
          <w:t xml:space="preserve">GATE_CHECK_DONE </w:t>
        </w:r>
      </w:ins>
      <w:ins w:id="67" w:author="Kim, Yangho (Y.)" w:date="2022-01-25T19:40:00Z">
        <w:r>
          <w:t xml:space="preserve">is set </w:t>
        </w:r>
      </w:ins>
      <w:ins w:id="68" w:author="Kim, Yangho (Y.)" w:date="2022-01-25T19:39:00Z">
        <w:r w:rsidR="00E36F0E">
          <w:t xml:space="preserve">to </w:t>
        </w:r>
      </w:ins>
      <w:ins w:id="69" w:author="Kim, Yangho (Y.)" w:date="2022-01-25T19:40:00Z">
        <w:r w:rsidR="00E36F0E">
          <w:t>0</w:t>
        </w:r>
      </w:ins>
      <w:ins w:id="70" w:author="Kim, Yangho (Y.)" w:date="2022-01-25T19:39:00Z">
        <w:r w:rsidR="00E36F0E">
          <w:t xml:space="preserve"> AND</w:t>
        </w:r>
      </w:ins>
    </w:p>
    <w:p w14:paraId="74AAED6F" w14:textId="54B26C8F" w:rsidR="00E36F0E" w:rsidRDefault="00393DC0" w:rsidP="00E36F0E">
      <w:del w:id="71" w:author="Yangho" w:date="2022-01-24T16:13:00Z">
        <w:r w:rsidDel="00E3010D">
          <w:delText>.</w:delText>
        </w:r>
      </w:del>
      <w:ins w:id="72" w:author="Yangho" w:date="2022-01-24T16:13:00Z">
        <w:r w:rsidR="00E3010D" w:rsidRPr="00E3010D">
          <w:t xml:space="preserve"> </w:t>
        </w:r>
        <w:r w:rsidR="00E3010D">
          <w:t>LifeCycMde_D_Actl doesn’t change to TRANSPORT</w:t>
        </w:r>
      </w:ins>
      <w:ins w:id="73" w:author="Yangho" w:date="2022-01-24T16:14:00Z">
        <w:r w:rsidR="00E3010D">
          <w:t xml:space="preserve">_MODE within </w:t>
        </w:r>
      </w:ins>
      <w:ins w:id="74" w:author="Yangho" w:date="2022-01-24T16:17:00Z">
        <w:r w:rsidR="005C0437">
          <w:t>10 ignition cycles</w:t>
        </w:r>
      </w:ins>
      <w:ins w:id="75" w:author="Yangho" w:date="2022-01-24T16:14:00Z">
        <w:r w:rsidR="00E3010D">
          <w:t>.</w:t>
        </w:r>
      </w:ins>
    </w:p>
    <w:bookmarkEnd w:id="61"/>
    <w:p w14:paraId="5C63B66E" w14:textId="77777777" w:rsidR="00E36F0E" w:rsidRDefault="00E36F0E" w:rsidP="00E36F0E"/>
    <w:p w14:paraId="785A8495" w14:textId="77777777" w:rsidR="00E36F0E" w:rsidRDefault="00393DC0" w:rsidP="00E36F0E">
      <w:r>
        <w:t>WIRServer shall not save FWD on local NVM.</w:t>
      </w:r>
    </w:p>
    <w:p w14:paraId="439D342D" w14:textId="77777777" w:rsidR="00E36F0E" w:rsidRDefault="00393DC0" w:rsidP="00E36F0E">
      <w:r>
        <w:t>Master reset shall not recover FWD.</w:t>
      </w:r>
    </w:p>
    <w:p w14:paraId="00E7797E" w14:textId="77777777" w:rsidR="00E36F0E" w:rsidRDefault="00393DC0" w:rsidP="00E36F0E">
      <w:r>
        <w:t>Factory WiFi is allowed to any application with “Factory WiFi” field is set on policy table.</w:t>
      </w:r>
    </w:p>
    <w:p w14:paraId="4B2C93C4" w14:textId="77777777" w:rsidR="00E36F0E" w:rsidRDefault="00393DC0" w:rsidP="00E36F0E">
      <w:r>
        <w:t>When factory WiFi and other WiFi are available at the same time, WIRServer shall select factory WiFi even factory WiFi signal is not best one.</w:t>
      </w:r>
    </w:p>
    <w:p w14:paraId="082D9A81" w14:textId="77777777" w:rsidR="00E36F0E" w:rsidRDefault="00393DC0" w:rsidP="00E36F0E">
      <w:r>
        <w:t>User initiated HMI scans are controlled by driver restrictions on WIRClient1, no additional restrictions to be imposed by WIR while factory WiFi support is enabled.</w:t>
      </w:r>
    </w:p>
    <w:p w14:paraId="588CECB3" w14:textId="77777777" w:rsidR="00E36F0E" w:rsidRPr="002617B1" w:rsidRDefault="00393DC0" w:rsidP="00E36F0E">
      <w:r>
        <w:t>At factory, some vehicles can go through sample test and the tester may connect to other WiFi through WIRClient1 UI. WIRServer shall treat it as normal case and save SSID and password as other WiFi network</w:t>
      </w:r>
    </w:p>
    <w:p w14:paraId="533D8445" w14:textId="77777777" w:rsidR="00506E2F" w:rsidRPr="00506E2F" w:rsidRDefault="00506E2F" w:rsidP="00506E2F">
      <w:pPr>
        <w:pStyle w:val="Heading4"/>
        <w:rPr>
          <w:b w:val="0"/>
          <w:u w:val="single"/>
        </w:rPr>
      </w:pPr>
      <w:r w:rsidRPr="00506E2F">
        <w:rPr>
          <w:b w:val="0"/>
          <w:u w:val="single"/>
        </w:rPr>
        <w:t>WIR-REQ-392769/A-Network connection password failure</w:t>
      </w:r>
    </w:p>
    <w:p w14:paraId="0351DAA3" w14:textId="7A081F22" w:rsidR="00E36F0E" w:rsidRDefault="00393DC0" w:rsidP="00E36F0E">
      <w:r>
        <w:t>WIRServer shall support WFCF-FUR-REQ-025317 of WiFi Configuration Settings Server v2 SPSS.</w:t>
      </w:r>
    </w:p>
    <w:p w14:paraId="6271F463" w14:textId="77777777" w:rsidR="00506E2F" w:rsidRPr="00506E2F" w:rsidRDefault="00506E2F" w:rsidP="00506E2F">
      <w:pPr>
        <w:pStyle w:val="Heading4"/>
        <w:rPr>
          <w:b w:val="0"/>
          <w:u w:val="single"/>
        </w:rPr>
      </w:pPr>
      <w:r w:rsidRPr="00506E2F">
        <w:rPr>
          <w:b w:val="0"/>
          <w:u w:val="single"/>
        </w:rPr>
        <w:t>WIR-REQ-392787/A-Hidden network display after disconnect</w:t>
      </w:r>
    </w:p>
    <w:p w14:paraId="305E1679" w14:textId="48B96A95" w:rsidR="00E36F0E" w:rsidRDefault="00393DC0" w:rsidP="00E36F0E">
      <w:r>
        <w:t>WIRServer shall support [H31a.R416.01].</w:t>
      </w:r>
    </w:p>
    <w:p w14:paraId="30AE0C44" w14:textId="77777777" w:rsidR="00506E2F" w:rsidRPr="00506E2F" w:rsidRDefault="00506E2F" w:rsidP="00506E2F">
      <w:pPr>
        <w:pStyle w:val="Heading4"/>
        <w:rPr>
          <w:b w:val="0"/>
          <w:u w:val="single"/>
        </w:rPr>
      </w:pPr>
      <w:r w:rsidRPr="00506E2F">
        <w:rPr>
          <w:b w:val="0"/>
          <w:u w:val="single"/>
        </w:rPr>
        <w:t>WIR-REQ-402796/A-RocketSetup Support - API to Save WiFi AP list</w:t>
      </w:r>
    </w:p>
    <w:p w14:paraId="479148F8" w14:textId="20195C0E" w:rsidR="00E36F0E" w:rsidRDefault="00393DC0" w:rsidP="00E36F0E">
      <w:r>
        <w:t>WIRServer and WIRClient1 shall provide an API to save WiFi AP list from Rocket Setup app which is running on WIRClient1. AP list shall have SSID, password and security type. AP list can have one or more APs on the request. In order to save the AP list on WIRServer local database, Rocket Setup shall call WIRClient1 API and WIRClient1 shall return success or failure result. WIRServer shall mark all AP as provided by Rocket Setup. All AP from Rocket Setup shall be used as other AP on local database.</w:t>
      </w:r>
    </w:p>
    <w:p w14:paraId="2BA933BA" w14:textId="77777777" w:rsidR="00E36F0E" w:rsidRDefault="00E36F0E" w:rsidP="00E36F0E"/>
    <w:p w14:paraId="1532340D" w14:textId="77777777" w:rsidR="00E36F0E" w:rsidRDefault="00393DC0" w:rsidP="00E36F0E">
      <w:r>
        <w:t>Following diagram shows call flow:</w:t>
      </w:r>
    </w:p>
    <w:p w14:paraId="42038328" w14:textId="77777777" w:rsidR="00E36F0E" w:rsidRDefault="00E36F0E" w:rsidP="00E36F0E"/>
    <w:p w14:paraId="1BCB645C" w14:textId="77777777" w:rsidR="00E36F0E" w:rsidRDefault="00393DC0" w:rsidP="00506E2F">
      <w:pPr>
        <w:jc w:val="center"/>
      </w:pPr>
      <w:r>
        <w:rPr>
          <w:noProof/>
        </w:rPr>
        <w:lastRenderedPageBreak/>
        <w:drawing>
          <wp:inline distT="0" distB="0" distL="0" distR="0" wp14:anchorId="7CD33B3F" wp14:editId="4E94D200">
            <wp:extent cx="5171440" cy="2590165"/>
            <wp:effectExtent l="0" t="0" r="0" b="0"/>
            <wp:docPr id="3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71440" cy="2590165"/>
                    </a:xfrm>
                    <a:prstGeom prst="rect">
                      <a:avLst/>
                    </a:prstGeom>
                    <a:noFill/>
                  </pic:spPr>
                </pic:pic>
              </a:graphicData>
            </a:graphic>
          </wp:inline>
        </w:drawing>
      </w:r>
    </w:p>
    <w:p w14:paraId="099DF7EE" w14:textId="77777777" w:rsidR="00506E2F" w:rsidRPr="00506E2F" w:rsidRDefault="00506E2F" w:rsidP="00506E2F">
      <w:pPr>
        <w:pStyle w:val="Heading4"/>
        <w:rPr>
          <w:b w:val="0"/>
          <w:u w:val="single"/>
        </w:rPr>
      </w:pPr>
      <w:r w:rsidRPr="00506E2F">
        <w:rPr>
          <w:b w:val="0"/>
          <w:u w:val="single"/>
        </w:rPr>
        <w:t>WIR-REQ-402797/A-API to control WIRClient1 WLAN STA mode</w:t>
      </w:r>
    </w:p>
    <w:p w14:paraId="331EB6D3" w14:textId="0C3D2B86" w:rsidR="00E36F0E" w:rsidRDefault="00393DC0" w:rsidP="00E36F0E">
      <w:r>
        <w:t>WIRServer shall provide 2 APIs to control WIRClient1 WLAN station mode:</w:t>
      </w:r>
    </w:p>
    <w:p w14:paraId="3C589DD6" w14:textId="77777777" w:rsidR="00E36F0E" w:rsidRDefault="00393DC0" w:rsidP="00393DC0">
      <w:pPr>
        <w:numPr>
          <w:ilvl w:val="0"/>
          <w:numId w:val="52"/>
        </w:numPr>
      </w:pPr>
      <w:r>
        <w:t>disableSyncWifiStaMode</w:t>
      </w:r>
    </w:p>
    <w:p w14:paraId="2EABE4C6" w14:textId="77777777" w:rsidR="00E36F0E" w:rsidRDefault="00393DC0" w:rsidP="00393DC0">
      <w:pPr>
        <w:numPr>
          <w:ilvl w:val="0"/>
          <w:numId w:val="52"/>
        </w:numPr>
      </w:pPr>
      <w:r>
        <w:t>enableSyncWifiStaMode</w:t>
      </w:r>
    </w:p>
    <w:p w14:paraId="4E97EA93" w14:textId="77777777" w:rsidR="00506E2F" w:rsidRPr="00506E2F" w:rsidRDefault="00506E2F" w:rsidP="00506E2F">
      <w:pPr>
        <w:pStyle w:val="Heading4"/>
        <w:rPr>
          <w:b w:val="0"/>
          <w:u w:val="single"/>
        </w:rPr>
      </w:pPr>
      <w:r w:rsidRPr="00506E2F">
        <w:rPr>
          <w:b w:val="0"/>
          <w:u w:val="single"/>
        </w:rPr>
        <w:t>WIR-REQ-470988/A-Personal &amp; Portable Profile Support - API to Save WIFI Setup</w:t>
      </w:r>
    </w:p>
    <w:p w14:paraId="7151CB8A" w14:textId="350EDE26" w:rsidR="00E36F0E" w:rsidRDefault="00393DC0" w:rsidP="00E36F0E">
      <w:r>
        <w:t xml:space="preserve">WIRServer shall provide an API to save the Wifi Setup global settings from Personal &amp; Portable Profile app running in ECG. </w:t>
      </w:r>
    </w:p>
    <w:p w14:paraId="69FA7174" w14:textId="77777777" w:rsidR="00E36F0E" w:rsidRDefault="00393DC0" w:rsidP="00E36F0E">
      <w:r>
        <w:t xml:space="preserve">In order to save the Wifi Setup global settings on WIRServer local database, PPP app shall call addWlanProfiles from WIRServer API, WlanProfiles shall have SSID, sec and security type. </w:t>
      </w:r>
    </w:p>
    <w:p w14:paraId="47DF66F3" w14:textId="77777777" w:rsidR="00E36F0E" w:rsidRDefault="00393DC0" w:rsidP="00E36F0E">
      <w:r>
        <w:t>WIRServer shall return success or failure result. WIRServer shall mark all AP as provided by Rocket Setup.</w:t>
      </w:r>
    </w:p>
    <w:p w14:paraId="607D6320" w14:textId="77777777" w:rsidR="00E36F0E" w:rsidRDefault="00E36F0E" w:rsidP="00E36F0E"/>
    <w:p w14:paraId="45509D37" w14:textId="77777777" w:rsidR="00E36F0E" w:rsidRDefault="00393DC0" w:rsidP="00E36F0E">
      <w:r>
        <w:t>Following diagram shows call flow:</w:t>
      </w:r>
    </w:p>
    <w:p w14:paraId="40AC119C" w14:textId="77777777" w:rsidR="00E36F0E" w:rsidRDefault="00E36F0E" w:rsidP="00E36F0E"/>
    <w:p w14:paraId="242C6437" w14:textId="70B01681" w:rsidR="00E36F0E" w:rsidRDefault="00506E2F" w:rsidP="00506E2F">
      <w:pPr>
        <w:jc w:val="center"/>
      </w:pPr>
      <w:r>
        <w:object w:dxaOrig="5085" w:dyaOrig="4395" w14:anchorId="3E493C6A">
          <v:shape id="61e75b450000ebcb3d46c74a" o:spid="_x0000_i1029" type="#_x0000_t75" style="width:254.75pt;height:219.3pt" o:ole="">
            <v:imagedata r:id="rId28" o:title=""/>
          </v:shape>
          <o:OLEObject Type="Embed" ProgID="Visio.Drawing.15" ShapeID="61e75b450000ebcb3d46c74a" DrawAspect="Content" ObjectID="_1710333708" r:id="rId29"/>
        </w:object>
      </w:r>
    </w:p>
    <w:p w14:paraId="54D4CE06" w14:textId="77777777" w:rsidR="00506E2F" w:rsidRPr="00506E2F" w:rsidRDefault="00506E2F" w:rsidP="00506E2F">
      <w:pPr>
        <w:pStyle w:val="Heading4"/>
        <w:rPr>
          <w:b w:val="0"/>
          <w:u w:val="single"/>
        </w:rPr>
      </w:pPr>
      <w:r w:rsidRPr="00506E2F">
        <w:rPr>
          <w:b w:val="0"/>
          <w:u w:val="single"/>
        </w:rPr>
        <w:t>WIR-REQ-470989/A-Supporting same SSID and different security type AP</w:t>
      </w:r>
    </w:p>
    <w:p w14:paraId="4B5C82B9" w14:textId="02F0913A" w:rsidR="00E36F0E" w:rsidRPr="000D146A" w:rsidRDefault="00393DC0" w:rsidP="00E36F0E">
      <w:r>
        <w:t>WIRServer shall support saving same SSID and different security AP and connecting to those Aps.</w:t>
      </w:r>
    </w:p>
    <w:p w14:paraId="2EB09D27" w14:textId="77777777" w:rsidR="00E36F0E" w:rsidRDefault="00393DC0" w:rsidP="00506E2F">
      <w:pPr>
        <w:pStyle w:val="Heading3"/>
      </w:pPr>
      <w:bookmarkStart w:id="76" w:name="_Toc93426756"/>
      <w:r>
        <w:lastRenderedPageBreak/>
        <w:t>Use Cases</w:t>
      </w:r>
      <w:bookmarkEnd w:id="76"/>
    </w:p>
    <w:p w14:paraId="11DC2332" w14:textId="033FBFE0" w:rsidR="00E36F0E" w:rsidRDefault="00393DC0" w:rsidP="00506E2F">
      <w:pPr>
        <w:pStyle w:val="Heading4"/>
      </w:pPr>
      <w:r>
        <w:t>WIR-UC-REQ-296102/B-Connect to WIFI Access point</w:t>
      </w:r>
    </w:p>
    <w:p w14:paraId="5614ED68" w14:textId="3FB0981E" w:rsidR="00E36F0E" w:rsidRPr="00AE06BC" w:rsidRDefault="00E36F0E" w:rsidP="00E36F0E"/>
    <w:tbl>
      <w:tblPr>
        <w:tblStyle w:val="TableGrid"/>
        <w:tblW w:w="0" w:type="auto"/>
        <w:jc w:val="center"/>
        <w:tblLook w:val="04A0" w:firstRow="1" w:lastRow="0" w:firstColumn="1" w:lastColumn="0" w:noHBand="0" w:noVBand="1"/>
      </w:tblPr>
      <w:tblGrid>
        <w:gridCol w:w="1910"/>
        <w:gridCol w:w="7666"/>
      </w:tblGrid>
      <w:tr w:rsidR="00E36F0E" w:rsidRPr="003B0CED" w14:paraId="50F583FD" w14:textId="77777777" w:rsidTr="00506E2F">
        <w:trPr>
          <w:jc w:val="center"/>
        </w:trPr>
        <w:tc>
          <w:tcPr>
            <w:tcW w:w="1910" w:type="dxa"/>
            <w:shd w:val="clear" w:color="auto" w:fill="BFBFBF" w:themeFill="background1" w:themeFillShade="BF"/>
          </w:tcPr>
          <w:p w14:paraId="7BE48937" w14:textId="77777777" w:rsidR="00E36F0E" w:rsidRPr="007373DA" w:rsidRDefault="00393DC0" w:rsidP="00E36F0E">
            <w:pPr>
              <w:rPr>
                <w:b/>
              </w:rPr>
            </w:pPr>
            <w:r w:rsidRPr="007373DA">
              <w:rPr>
                <w:b/>
              </w:rPr>
              <w:t>Actors</w:t>
            </w:r>
          </w:p>
        </w:tc>
        <w:tc>
          <w:tcPr>
            <w:tcW w:w="7666" w:type="dxa"/>
          </w:tcPr>
          <w:p w14:paraId="09710C67" w14:textId="77777777" w:rsidR="00E36F0E" w:rsidRPr="008A772E" w:rsidRDefault="00393DC0" w:rsidP="00E36F0E">
            <w:pPr>
              <w:rPr>
                <w:rFonts w:cs="Arial"/>
              </w:rPr>
            </w:pPr>
            <w:r>
              <w:rPr>
                <w:rFonts w:cs="Arial"/>
              </w:rPr>
              <w:t xml:space="preserve">WIRClient1, WIRServer, WIRClient2, </w:t>
            </w:r>
            <w:r w:rsidRPr="00163C70">
              <w:rPr>
                <w:rFonts w:cs="Arial"/>
              </w:rPr>
              <w:t>WIRClient5</w:t>
            </w:r>
          </w:p>
        </w:tc>
      </w:tr>
      <w:tr w:rsidR="00E36F0E" w:rsidRPr="003B0CED" w14:paraId="56870754" w14:textId="77777777" w:rsidTr="00506E2F">
        <w:trPr>
          <w:jc w:val="center"/>
        </w:trPr>
        <w:tc>
          <w:tcPr>
            <w:tcW w:w="1910" w:type="dxa"/>
            <w:tcBorders>
              <w:bottom w:val="single" w:sz="4" w:space="0" w:color="auto"/>
            </w:tcBorders>
            <w:shd w:val="clear" w:color="auto" w:fill="BFBFBF" w:themeFill="background1" w:themeFillShade="BF"/>
          </w:tcPr>
          <w:p w14:paraId="75D56011" w14:textId="77777777" w:rsidR="00E36F0E" w:rsidRPr="007373DA" w:rsidRDefault="00393DC0" w:rsidP="00E36F0E">
            <w:pPr>
              <w:rPr>
                <w:b/>
              </w:rPr>
            </w:pPr>
            <w:r>
              <w:rPr>
                <w:b/>
              </w:rPr>
              <w:t>Pre-c</w:t>
            </w:r>
            <w:r w:rsidRPr="007373DA">
              <w:rPr>
                <w:b/>
              </w:rPr>
              <w:t>onditions</w:t>
            </w:r>
          </w:p>
        </w:tc>
        <w:tc>
          <w:tcPr>
            <w:tcW w:w="7666" w:type="dxa"/>
            <w:tcBorders>
              <w:bottom w:val="single" w:sz="4" w:space="0" w:color="auto"/>
            </w:tcBorders>
          </w:tcPr>
          <w:p w14:paraId="15D3603E" w14:textId="77777777" w:rsidR="00E36F0E" w:rsidRPr="00E831C6" w:rsidRDefault="00393DC0" w:rsidP="00393DC0">
            <w:pPr>
              <w:numPr>
                <w:ilvl w:val="0"/>
                <w:numId w:val="53"/>
              </w:numPr>
              <w:rPr>
                <w:rFonts w:cs="Arial"/>
              </w:rPr>
            </w:pPr>
            <w:r w:rsidRPr="00E831C6">
              <w:rPr>
                <w:rFonts w:cs="Arial"/>
              </w:rPr>
              <w:t>Gear position transitions to Park in automatic gear box system and ignition is ON or</w:t>
            </w:r>
          </w:p>
          <w:p w14:paraId="691FEBEF" w14:textId="77777777" w:rsidR="00E36F0E" w:rsidRPr="00E831C6" w:rsidRDefault="00393DC0" w:rsidP="00393DC0">
            <w:pPr>
              <w:numPr>
                <w:ilvl w:val="0"/>
                <w:numId w:val="53"/>
              </w:numPr>
              <w:rPr>
                <w:rFonts w:cs="Arial"/>
              </w:rPr>
            </w:pPr>
            <w:r w:rsidRPr="00E831C6">
              <w:rPr>
                <w:rFonts w:cs="Arial"/>
              </w:rPr>
              <w:t>Gear position transitions to  Neutral in a manual gear box system and ignition is ON or</w:t>
            </w:r>
          </w:p>
          <w:p w14:paraId="08AB1F9F" w14:textId="77777777" w:rsidR="00E36F0E" w:rsidRPr="00E831C6" w:rsidRDefault="00393DC0" w:rsidP="00393DC0">
            <w:pPr>
              <w:numPr>
                <w:ilvl w:val="0"/>
                <w:numId w:val="53"/>
              </w:numPr>
              <w:rPr>
                <w:rFonts w:cs="Arial"/>
              </w:rPr>
            </w:pPr>
            <w:r w:rsidRPr="00E831C6">
              <w:rPr>
                <w:rFonts w:cs="Arial"/>
              </w:rPr>
              <w:t>Ignition is Accessory or</w:t>
            </w:r>
          </w:p>
          <w:p w14:paraId="27E8CA8A" w14:textId="77777777" w:rsidR="00E36F0E" w:rsidRPr="00E831C6" w:rsidRDefault="00393DC0" w:rsidP="00393DC0">
            <w:pPr>
              <w:numPr>
                <w:ilvl w:val="0"/>
                <w:numId w:val="53"/>
              </w:numPr>
              <w:rPr>
                <w:rFonts w:cs="Arial"/>
              </w:rPr>
            </w:pPr>
            <w:r w:rsidRPr="00E831C6">
              <w:rPr>
                <w:rFonts w:cs="Arial"/>
              </w:rPr>
              <w:t>Delayed accessory is ON and Ignition is OFF or</w:t>
            </w:r>
          </w:p>
          <w:p w14:paraId="28AED751" w14:textId="77777777" w:rsidR="00E36F0E" w:rsidRPr="008A772E" w:rsidRDefault="00393DC0" w:rsidP="00393DC0">
            <w:pPr>
              <w:numPr>
                <w:ilvl w:val="0"/>
                <w:numId w:val="53"/>
              </w:numPr>
              <w:rPr>
                <w:rFonts w:cs="Arial"/>
              </w:rPr>
            </w:pPr>
            <w:r w:rsidRPr="00E831C6">
              <w:rPr>
                <w:rFonts w:cs="Arial"/>
              </w:rPr>
              <w:t>Ignition is OFF and delayed accessory is OFF provided ECU is up and running</w:t>
            </w:r>
          </w:p>
        </w:tc>
      </w:tr>
      <w:tr w:rsidR="00E36F0E" w:rsidRPr="003B0CED" w14:paraId="5873071A" w14:textId="77777777" w:rsidTr="00506E2F">
        <w:trPr>
          <w:jc w:val="center"/>
        </w:trPr>
        <w:tc>
          <w:tcPr>
            <w:tcW w:w="1910" w:type="dxa"/>
            <w:tcBorders>
              <w:left w:val="single" w:sz="4" w:space="0" w:color="auto"/>
              <w:bottom w:val="single" w:sz="4" w:space="0" w:color="auto"/>
            </w:tcBorders>
            <w:shd w:val="clear" w:color="auto" w:fill="BFBFBF" w:themeFill="background1" w:themeFillShade="BF"/>
          </w:tcPr>
          <w:p w14:paraId="1531179B" w14:textId="77777777" w:rsidR="00E36F0E" w:rsidRPr="007373DA" w:rsidRDefault="00393DC0" w:rsidP="00E36F0E">
            <w:pPr>
              <w:rPr>
                <w:b/>
              </w:rPr>
            </w:pPr>
            <w:r>
              <w:rPr>
                <w:b/>
              </w:rPr>
              <w:t>Scenario Description</w:t>
            </w:r>
          </w:p>
        </w:tc>
        <w:tc>
          <w:tcPr>
            <w:tcW w:w="7666" w:type="dxa"/>
            <w:tcBorders>
              <w:right w:val="single" w:sz="4" w:space="0" w:color="auto"/>
            </w:tcBorders>
            <w:shd w:val="clear" w:color="auto" w:fill="auto"/>
          </w:tcPr>
          <w:p w14:paraId="176352FA" w14:textId="77777777" w:rsidR="00E36F0E" w:rsidRPr="008A772E" w:rsidRDefault="00393DC0" w:rsidP="00E36F0E">
            <w:pPr>
              <w:rPr>
                <w:rFonts w:cs="Arial"/>
              </w:rPr>
            </w:pPr>
            <w:r>
              <w:rPr>
                <w:rFonts w:cs="Arial"/>
              </w:rPr>
              <w:t>WIR requests WIFI interface to connect to access point</w:t>
            </w:r>
          </w:p>
        </w:tc>
      </w:tr>
      <w:tr w:rsidR="00E36F0E" w:rsidRPr="003B0CED" w14:paraId="65AB7E5C" w14:textId="77777777" w:rsidTr="00506E2F">
        <w:trPr>
          <w:jc w:val="center"/>
        </w:trPr>
        <w:tc>
          <w:tcPr>
            <w:tcW w:w="1910" w:type="dxa"/>
            <w:tcBorders>
              <w:top w:val="single" w:sz="4" w:space="0" w:color="auto"/>
              <w:left w:val="single" w:sz="4" w:space="0" w:color="auto"/>
              <w:bottom w:val="single" w:sz="4" w:space="0" w:color="auto"/>
            </w:tcBorders>
            <w:shd w:val="clear" w:color="auto" w:fill="BFBFBF" w:themeFill="background1" w:themeFillShade="BF"/>
          </w:tcPr>
          <w:p w14:paraId="4FE458D2" w14:textId="77777777" w:rsidR="00E36F0E" w:rsidRPr="007373DA" w:rsidRDefault="00393DC0" w:rsidP="00E36F0E">
            <w:pPr>
              <w:rPr>
                <w:b/>
              </w:rPr>
            </w:pPr>
            <w:r w:rsidRPr="007373DA">
              <w:rPr>
                <w:b/>
              </w:rPr>
              <w:t>Post-conditions</w:t>
            </w:r>
          </w:p>
        </w:tc>
        <w:tc>
          <w:tcPr>
            <w:tcW w:w="7666" w:type="dxa"/>
            <w:tcBorders>
              <w:bottom w:val="single" w:sz="4" w:space="0" w:color="auto"/>
              <w:right w:val="single" w:sz="4" w:space="0" w:color="auto"/>
            </w:tcBorders>
            <w:shd w:val="clear" w:color="auto" w:fill="auto"/>
          </w:tcPr>
          <w:p w14:paraId="06304B1B" w14:textId="77777777" w:rsidR="00E36F0E" w:rsidRDefault="00393DC0" w:rsidP="00E36F0E">
            <w:pPr>
              <w:rPr>
                <w:rFonts w:cs="Arial"/>
              </w:rPr>
            </w:pPr>
            <w:r>
              <w:rPr>
                <w:rFonts w:cs="Arial"/>
              </w:rPr>
              <w:t>WLAN services successfully connects to access point</w:t>
            </w:r>
          </w:p>
          <w:p w14:paraId="05BE03FC" w14:textId="77777777" w:rsidR="00E36F0E" w:rsidRPr="00FA28C4" w:rsidRDefault="00393DC0" w:rsidP="00E36F0E">
            <w:pPr>
              <w:rPr>
                <w:rFonts w:cs="Arial"/>
              </w:rPr>
            </w:pPr>
            <w:r>
              <w:rPr>
                <w:rFonts w:cs="Arial"/>
              </w:rPr>
              <w:t>WIR provides WIFI interface to requesting application</w:t>
            </w:r>
          </w:p>
        </w:tc>
      </w:tr>
      <w:tr w:rsidR="00E36F0E" w:rsidRPr="003B0CED" w14:paraId="7F203756" w14:textId="77777777" w:rsidTr="00506E2F">
        <w:trPr>
          <w:jc w:val="center"/>
        </w:trPr>
        <w:tc>
          <w:tcPr>
            <w:tcW w:w="1910" w:type="dxa"/>
            <w:tcBorders>
              <w:left w:val="single" w:sz="4" w:space="0" w:color="auto"/>
              <w:bottom w:val="single" w:sz="4" w:space="0" w:color="auto"/>
              <w:right w:val="single" w:sz="4" w:space="0" w:color="auto"/>
            </w:tcBorders>
            <w:shd w:val="clear" w:color="auto" w:fill="BFBFBF" w:themeFill="background1" w:themeFillShade="BF"/>
          </w:tcPr>
          <w:p w14:paraId="7F1B88E1" w14:textId="77777777" w:rsidR="00E36F0E" w:rsidRPr="007373DA" w:rsidRDefault="00393DC0" w:rsidP="00E36F0E">
            <w:pPr>
              <w:rPr>
                <w:b/>
              </w:rPr>
            </w:pPr>
            <w:r w:rsidRPr="007373DA">
              <w:rPr>
                <w:b/>
              </w:rPr>
              <w:t>Interfaces</w:t>
            </w:r>
          </w:p>
        </w:tc>
        <w:tc>
          <w:tcPr>
            <w:tcW w:w="7666" w:type="dxa"/>
            <w:tcBorders>
              <w:left w:val="single" w:sz="4" w:space="0" w:color="auto"/>
              <w:bottom w:val="single" w:sz="4" w:space="0" w:color="auto"/>
              <w:right w:val="single" w:sz="4" w:space="0" w:color="auto"/>
            </w:tcBorders>
            <w:shd w:val="clear" w:color="auto" w:fill="auto"/>
          </w:tcPr>
          <w:p w14:paraId="5E5F0A6F" w14:textId="77777777" w:rsidR="00E36F0E" w:rsidRPr="008A772E" w:rsidRDefault="00E36F0E" w:rsidP="00E36F0E">
            <w:pPr>
              <w:rPr>
                <w:rFonts w:cs="Arial"/>
              </w:rPr>
            </w:pPr>
          </w:p>
        </w:tc>
      </w:tr>
      <w:tr w:rsidR="00E36F0E" w:rsidRPr="003B0CED" w14:paraId="0AA3F7F6" w14:textId="77777777" w:rsidTr="00506E2F">
        <w:trPr>
          <w:jc w:val="center"/>
        </w:trPr>
        <w:tc>
          <w:tcPr>
            <w:tcW w:w="1910" w:type="dxa"/>
            <w:tcBorders>
              <w:left w:val="single" w:sz="4" w:space="0" w:color="auto"/>
              <w:bottom w:val="single" w:sz="4" w:space="0" w:color="auto"/>
              <w:right w:val="single" w:sz="4" w:space="0" w:color="auto"/>
            </w:tcBorders>
            <w:shd w:val="clear" w:color="auto" w:fill="BFBFBF" w:themeFill="background1" w:themeFillShade="BF"/>
          </w:tcPr>
          <w:p w14:paraId="11F7D77B" w14:textId="77777777" w:rsidR="00E36F0E" w:rsidRPr="007373DA" w:rsidRDefault="00393DC0" w:rsidP="00E36F0E">
            <w:pPr>
              <w:rPr>
                <w:b/>
              </w:rPr>
            </w:pPr>
            <w:r>
              <w:rPr>
                <w:b/>
              </w:rPr>
              <w:t>Notes</w:t>
            </w:r>
          </w:p>
        </w:tc>
        <w:tc>
          <w:tcPr>
            <w:tcW w:w="7666" w:type="dxa"/>
            <w:tcBorders>
              <w:left w:val="single" w:sz="4" w:space="0" w:color="auto"/>
              <w:bottom w:val="single" w:sz="4" w:space="0" w:color="auto"/>
              <w:right w:val="single" w:sz="4" w:space="0" w:color="auto"/>
            </w:tcBorders>
            <w:shd w:val="clear" w:color="auto" w:fill="auto"/>
          </w:tcPr>
          <w:p w14:paraId="6C123943" w14:textId="77777777" w:rsidR="00E36F0E" w:rsidRPr="00A307DA" w:rsidRDefault="00393DC0" w:rsidP="00E36F0E">
            <w:pPr>
              <w:rPr>
                <w:rFonts w:cs="Arial"/>
              </w:rPr>
            </w:pPr>
            <w:r w:rsidRPr="00A307DA">
              <w:rPr>
                <w:rFonts w:cs="Arial"/>
              </w:rPr>
              <w:t>Exception use cases</w:t>
            </w:r>
          </w:p>
          <w:p w14:paraId="122BA64B" w14:textId="77777777" w:rsidR="00E36F0E" w:rsidRPr="00A307DA" w:rsidRDefault="00393DC0" w:rsidP="00E36F0E">
            <w:pPr>
              <w:rPr>
                <w:rFonts w:cs="Arial"/>
              </w:rPr>
            </w:pPr>
            <w:r w:rsidRPr="00A307DA">
              <w:rPr>
                <w:rFonts w:cs="Arial"/>
              </w:rPr>
              <w:t>WIRClient1 WI-FI is not available</w:t>
            </w:r>
          </w:p>
          <w:p w14:paraId="2F9754E7" w14:textId="77777777" w:rsidR="00E36F0E" w:rsidRPr="00A307DA" w:rsidRDefault="00393DC0" w:rsidP="00E36F0E">
            <w:pPr>
              <w:rPr>
                <w:rFonts w:cs="Arial"/>
              </w:rPr>
            </w:pPr>
            <w:r w:rsidRPr="00A307DA">
              <w:rPr>
                <w:rFonts w:cs="Arial"/>
              </w:rPr>
              <w:t>WIRClient2 WI-FI is not available</w:t>
            </w:r>
          </w:p>
          <w:p w14:paraId="5BA0EA99" w14:textId="77777777" w:rsidR="00E36F0E" w:rsidRPr="00A307DA" w:rsidRDefault="00393DC0" w:rsidP="00E36F0E">
            <w:pPr>
              <w:rPr>
                <w:rFonts w:cs="Arial"/>
              </w:rPr>
            </w:pPr>
            <w:r w:rsidRPr="00A307DA">
              <w:rPr>
                <w:rFonts w:cs="Arial"/>
              </w:rPr>
              <w:t>WIRClient5 WI-FI is not available</w:t>
            </w:r>
          </w:p>
          <w:p w14:paraId="4754D0C4" w14:textId="77777777" w:rsidR="00E36F0E" w:rsidRPr="00A307DA" w:rsidRDefault="00393DC0" w:rsidP="00E36F0E">
            <w:pPr>
              <w:rPr>
                <w:rFonts w:cs="Arial"/>
              </w:rPr>
            </w:pPr>
            <w:r w:rsidRPr="00A307DA">
              <w:rPr>
                <w:rFonts w:cs="Arial"/>
              </w:rPr>
              <w:t>WIRClient1, WIRClient2 and WIRClient5 access points are not available</w:t>
            </w:r>
          </w:p>
          <w:p w14:paraId="1BD9B93C" w14:textId="77777777" w:rsidR="00E36F0E" w:rsidRPr="008A772E" w:rsidRDefault="00393DC0" w:rsidP="00E36F0E">
            <w:pPr>
              <w:rPr>
                <w:rFonts w:cs="Arial"/>
              </w:rPr>
            </w:pPr>
            <w:r w:rsidRPr="00A307DA">
              <w:rPr>
                <w:rFonts w:cs="Arial"/>
              </w:rPr>
              <w:t>Known Access point not available</w:t>
            </w:r>
          </w:p>
        </w:tc>
      </w:tr>
    </w:tbl>
    <w:p w14:paraId="4F6C3E94" w14:textId="77777777" w:rsidR="00E36F0E" w:rsidRDefault="00E36F0E" w:rsidP="00E36F0E"/>
    <w:p w14:paraId="67637EBC" w14:textId="4B578300" w:rsidR="00E36F0E" w:rsidRDefault="00393DC0" w:rsidP="00506E2F">
      <w:pPr>
        <w:pStyle w:val="Heading4"/>
      </w:pPr>
      <w:r>
        <w:t>WIR-UC-REQ-296103/B-WIRClient1 WI-FI is not available</w:t>
      </w:r>
    </w:p>
    <w:p w14:paraId="418F0F7A" w14:textId="774980B9" w:rsidR="00E36F0E" w:rsidRPr="00AE06BC" w:rsidRDefault="00E36F0E" w:rsidP="00E36F0E"/>
    <w:tbl>
      <w:tblPr>
        <w:tblStyle w:val="TableGrid"/>
        <w:tblW w:w="0" w:type="auto"/>
        <w:jc w:val="center"/>
        <w:tblLook w:val="04A0" w:firstRow="1" w:lastRow="0" w:firstColumn="1" w:lastColumn="0" w:noHBand="0" w:noVBand="1"/>
      </w:tblPr>
      <w:tblGrid>
        <w:gridCol w:w="1910"/>
        <w:gridCol w:w="7666"/>
      </w:tblGrid>
      <w:tr w:rsidR="00E36F0E" w:rsidRPr="003B0CED" w14:paraId="45D84088" w14:textId="77777777" w:rsidTr="00506E2F">
        <w:trPr>
          <w:jc w:val="center"/>
        </w:trPr>
        <w:tc>
          <w:tcPr>
            <w:tcW w:w="1910" w:type="dxa"/>
            <w:shd w:val="clear" w:color="auto" w:fill="BFBFBF" w:themeFill="background1" w:themeFillShade="BF"/>
          </w:tcPr>
          <w:p w14:paraId="2851916A" w14:textId="77777777" w:rsidR="00E36F0E" w:rsidRPr="007373DA" w:rsidRDefault="00393DC0" w:rsidP="00E36F0E">
            <w:pPr>
              <w:rPr>
                <w:b/>
              </w:rPr>
            </w:pPr>
            <w:r w:rsidRPr="007373DA">
              <w:rPr>
                <w:b/>
              </w:rPr>
              <w:t>Actors</w:t>
            </w:r>
          </w:p>
        </w:tc>
        <w:tc>
          <w:tcPr>
            <w:tcW w:w="7666" w:type="dxa"/>
          </w:tcPr>
          <w:p w14:paraId="5C445E08" w14:textId="77777777" w:rsidR="00E36F0E" w:rsidRPr="008A772E" w:rsidRDefault="00393DC0" w:rsidP="00E36F0E">
            <w:pPr>
              <w:rPr>
                <w:rFonts w:cs="Arial"/>
              </w:rPr>
            </w:pPr>
            <w:r>
              <w:rPr>
                <w:rFonts w:cs="Arial"/>
              </w:rPr>
              <w:t xml:space="preserve">WIRClient1, WIRServer, </w:t>
            </w:r>
            <w:r w:rsidRPr="001B2778">
              <w:rPr>
                <w:rFonts w:cs="Arial"/>
              </w:rPr>
              <w:t>WIRClient2, WIRClient5</w:t>
            </w:r>
          </w:p>
        </w:tc>
      </w:tr>
      <w:tr w:rsidR="00E36F0E" w:rsidRPr="003B0CED" w14:paraId="361991ED" w14:textId="77777777" w:rsidTr="00506E2F">
        <w:trPr>
          <w:jc w:val="center"/>
        </w:trPr>
        <w:tc>
          <w:tcPr>
            <w:tcW w:w="1910" w:type="dxa"/>
            <w:tcBorders>
              <w:bottom w:val="single" w:sz="4" w:space="0" w:color="auto"/>
            </w:tcBorders>
            <w:shd w:val="clear" w:color="auto" w:fill="BFBFBF" w:themeFill="background1" w:themeFillShade="BF"/>
          </w:tcPr>
          <w:p w14:paraId="14308344" w14:textId="77777777" w:rsidR="00E36F0E" w:rsidRPr="007373DA" w:rsidRDefault="00393DC0" w:rsidP="00E36F0E">
            <w:pPr>
              <w:rPr>
                <w:b/>
              </w:rPr>
            </w:pPr>
            <w:r>
              <w:rPr>
                <w:b/>
              </w:rPr>
              <w:t>Pre-c</w:t>
            </w:r>
            <w:r w:rsidRPr="007373DA">
              <w:rPr>
                <w:b/>
              </w:rPr>
              <w:t>onditions</w:t>
            </w:r>
          </w:p>
        </w:tc>
        <w:tc>
          <w:tcPr>
            <w:tcW w:w="7666" w:type="dxa"/>
            <w:tcBorders>
              <w:bottom w:val="single" w:sz="4" w:space="0" w:color="auto"/>
            </w:tcBorders>
          </w:tcPr>
          <w:p w14:paraId="242883B9" w14:textId="77777777" w:rsidR="00E36F0E" w:rsidRPr="001B2778" w:rsidRDefault="00393DC0" w:rsidP="00393DC0">
            <w:pPr>
              <w:numPr>
                <w:ilvl w:val="0"/>
                <w:numId w:val="54"/>
              </w:numPr>
              <w:rPr>
                <w:rFonts w:cs="Arial"/>
              </w:rPr>
            </w:pPr>
            <w:r w:rsidRPr="001B2778">
              <w:rPr>
                <w:rFonts w:cs="Arial"/>
              </w:rPr>
              <w:t>Gear position transitions to Park in automatic gear box system and ignition is ON or</w:t>
            </w:r>
          </w:p>
          <w:p w14:paraId="415216A4" w14:textId="77777777" w:rsidR="00E36F0E" w:rsidRPr="001B2778" w:rsidRDefault="00393DC0" w:rsidP="00393DC0">
            <w:pPr>
              <w:numPr>
                <w:ilvl w:val="0"/>
                <w:numId w:val="54"/>
              </w:numPr>
              <w:rPr>
                <w:rFonts w:cs="Arial"/>
              </w:rPr>
            </w:pPr>
            <w:r w:rsidRPr="001B2778">
              <w:rPr>
                <w:rFonts w:cs="Arial"/>
              </w:rPr>
              <w:t>Gear position transitions to  Neutral in a manual gear box system and ignition is ON or</w:t>
            </w:r>
          </w:p>
          <w:p w14:paraId="053B6188" w14:textId="77777777" w:rsidR="00E36F0E" w:rsidRPr="001B2778" w:rsidRDefault="00393DC0" w:rsidP="00393DC0">
            <w:pPr>
              <w:numPr>
                <w:ilvl w:val="0"/>
                <w:numId w:val="54"/>
              </w:numPr>
              <w:rPr>
                <w:rFonts w:cs="Arial"/>
              </w:rPr>
            </w:pPr>
            <w:r w:rsidRPr="001B2778">
              <w:rPr>
                <w:rFonts w:cs="Arial"/>
              </w:rPr>
              <w:t>Ignition is Accessory or</w:t>
            </w:r>
          </w:p>
          <w:p w14:paraId="52194A9D" w14:textId="77777777" w:rsidR="00E36F0E" w:rsidRPr="001B2778" w:rsidRDefault="00393DC0" w:rsidP="00393DC0">
            <w:pPr>
              <w:numPr>
                <w:ilvl w:val="0"/>
                <w:numId w:val="54"/>
              </w:numPr>
              <w:rPr>
                <w:rFonts w:cs="Arial"/>
              </w:rPr>
            </w:pPr>
            <w:r w:rsidRPr="001B2778">
              <w:rPr>
                <w:rFonts w:cs="Arial"/>
              </w:rPr>
              <w:t>Delayed accessory is ON and Ignition is OFF or</w:t>
            </w:r>
          </w:p>
          <w:p w14:paraId="2F504952" w14:textId="77777777" w:rsidR="00E36F0E" w:rsidRPr="001B2778" w:rsidRDefault="00393DC0" w:rsidP="00393DC0">
            <w:pPr>
              <w:numPr>
                <w:ilvl w:val="0"/>
                <w:numId w:val="54"/>
              </w:numPr>
              <w:rPr>
                <w:rFonts w:cs="Arial"/>
              </w:rPr>
            </w:pPr>
            <w:r w:rsidRPr="001B2778">
              <w:rPr>
                <w:rFonts w:cs="Arial"/>
              </w:rPr>
              <w:t>Ignition is OFF and delayed accessory is OFF provided ECU is up and running</w:t>
            </w:r>
          </w:p>
        </w:tc>
      </w:tr>
      <w:tr w:rsidR="00E36F0E" w:rsidRPr="003B0CED" w14:paraId="11CB614F" w14:textId="77777777" w:rsidTr="00506E2F">
        <w:trPr>
          <w:jc w:val="center"/>
        </w:trPr>
        <w:tc>
          <w:tcPr>
            <w:tcW w:w="1910" w:type="dxa"/>
            <w:tcBorders>
              <w:left w:val="single" w:sz="4" w:space="0" w:color="auto"/>
              <w:bottom w:val="single" w:sz="4" w:space="0" w:color="auto"/>
            </w:tcBorders>
            <w:shd w:val="clear" w:color="auto" w:fill="BFBFBF" w:themeFill="background1" w:themeFillShade="BF"/>
          </w:tcPr>
          <w:p w14:paraId="0E000159" w14:textId="77777777" w:rsidR="00E36F0E" w:rsidRPr="007373DA" w:rsidRDefault="00393DC0" w:rsidP="00E36F0E">
            <w:pPr>
              <w:rPr>
                <w:b/>
              </w:rPr>
            </w:pPr>
            <w:r>
              <w:rPr>
                <w:b/>
              </w:rPr>
              <w:t>Scenario Description</w:t>
            </w:r>
          </w:p>
        </w:tc>
        <w:tc>
          <w:tcPr>
            <w:tcW w:w="7666" w:type="dxa"/>
            <w:tcBorders>
              <w:right w:val="single" w:sz="4" w:space="0" w:color="auto"/>
            </w:tcBorders>
            <w:shd w:val="clear" w:color="auto" w:fill="auto"/>
          </w:tcPr>
          <w:p w14:paraId="31407B6A" w14:textId="77777777" w:rsidR="00E36F0E" w:rsidRPr="008A772E" w:rsidRDefault="00393DC0" w:rsidP="00E36F0E">
            <w:pPr>
              <w:rPr>
                <w:rFonts w:cs="Arial"/>
              </w:rPr>
            </w:pPr>
            <w:r>
              <w:rPr>
                <w:rFonts w:cs="Arial"/>
              </w:rPr>
              <w:t>WIR requests WIFI interface to connect to access point and WIRClient1 WIFI is not available</w:t>
            </w:r>
          </w:p>
        </w:tc>
      </w:tr>
      <w:tr w:rsidR="00E36F0E" w:rsidRPr="003B0CED" w14:paraId="770705E9" w14:textId="77777777" w:rsidTr="00506E2F">
        <w:trPr>
          <w:jc w:val="center"/>
        </w:trPr>
        <w:tc>
          <w:tcPr>
            <w:tcW w:w="1910" w:type="dxa"/>
            <w:tcBorders>
              <w:top w:val="single" w:sz="4" w:space="0" w:color="auto"/>
              <w:left w:val="single" w:sz="4" w:space="0" w:color="auto"/>
              <w:bottom w:val="single" w:sz="4" w:space="0" w:color="auto"/>
            </w:tcBorders>
            <w:shd w:val="clear" w:color="auto" w:fill="BFBFBF" w:themeFill="background1" w:themeFillShade="BF"/>
          </w:tcPr>
          <w:p w14:paraId="4260D855" w14:textId="77777777" w:rsidR="00E36F0E" w:rsidRPr="007373DA" w:rsidRDefault="00393DC0" w:rsidP="00E36F0E">
            <w:pPr>
              <w:rPr>
                <w:b/>
              </w:rPr>
            </w:pPr>
            <w:r w:rsidRPr="007373DA">
              <w:rPr>
                <w:b/>
              </w:rPr>
              <w:t>Post-conditions</w:t>
            </w:r>
          </w:p>
        </w:tc>
        <w:tc>
          <w:tcPr>
            <w:tcW w:w="7666" w:type="dxa"/>
            <w:tcBorders>
              <w:bottom w:val="single" w:sz="4" w:space="0" w:color="auto"/>
              <w:right w:val="single" w:sz="4" w:space="0" w:color="auto"/>
            </w:tcBorders>
            <w:shd w:val="clear" w:color="auto" w:fill="auto"/>
          </w:tcPr>
          <w:p w14:paraId="18581D68" w14:textId="77777777" w:rsidR="00E36F0E" w:rsidRDefault="00393DC0" w:rsidP="00E36F0E">
            <w:pPr>
              <w:rPr>
                <w:rFonts w:cs="Arial"/>
              </w:rPr>
            </w:pPr>
            <w:r>
              <w:rPr>
                <w:rFonts w:cs="Arial"/>
              </w:rPr>
              <w:t xml:space="preserve">WLAN services successfully connects to </w:t>
            </w:r>
            <w:r w:rsidRPr="001B2778">
              <w:rPr>
                <w:rFonts w:cs="Arial"/>
              </w:rPr>
              <w:t>WIRClient2</w:t>
            </w:r>
            <w:r>
              <w:rPr>
                <w:rFonts w:cs="Arial"/>
              </w:rPr>
              <w:t xml:space="preserve"> or </w:t>
            </w:r>
            <w:r w:rsidRPr="001B2778">
              <w:rPr>
                <w:rFonts w:cs="Arial"/>
              </w:rPr>
              <w:t>WIRClient5</w:t>
            </w:r>
            <w:r>
              <w:rPr>
                <w:rFonts w:cs="Arial"/>
              </w:rPr>
              <w:t xml:space="preserve"> access point</w:t>
            </w:r>
          </w:p>
          <w:p w14:paraId="076CE12C" w14:textId="77777777" w:rsidR="00E36F0E" w:rsidRPr="00FA28C4" w:rsidRDefault="00393DC0" w:rsidP="00E36F0E">
            <w:pPr>
              <w:rPr>
                <w:rFonts w:cs="Arial"/>
              </w:rPr>
            </w:pPr>
            <w:r>
              <w:rPr>
                <w:rFonts w:cs="Arial"/>
              </w:rPr>
              <w:t>WIR provides WIFI interface to requesting application</w:t>
            </w:r>
          </w:p>
        </w:tc>
      </w:tr>
      <w:tr w:rsidR="00E36F0E" w:rsidRPr="003B0CED" w14:paraId="390BEF03" w14:textId="77777777" w:rsidTr="00506E2F">
        <w:trPr>
          <w:jc w:val="center"/>
        </w:trPr>
        <w:tc>
          <w:tcPr>
            <w:tcW w:w="1910" w:type="dxa"/>
            <w:tcBorders>
              <w:left w:val="single" w:sz="4" w:space="0" w:color="auto"/>
              <w:bottom w:val="single" w:sz="4" w:space="0" w:color="auto"/>
              <w:right w:val="single" w:sz="4" w:space="0" w:color="auto"/>
            </w:tcBorders>
            <w:shd w:val="clear" w:color="auto" w:fill="BFBFBF" w:themeFill="background1" w:themeFillShade="BF"/>
          </w:tcPr>
          <w:p w14:paraId="637AACEF" w14:textId="77777777" w:rsidR="00E36F0E" w:rsidRPr="007373DA" w:rsidRDefault="00393DC0" w:rsidP="00E36F0E">
            <w:pPr>
              <w:rPr>
                <w:b/>
              </w:rPr>
            </w:pPr>
            <w:r w:rsidRPr="007373DA">
              <w:rPr>
                <w:b/>
              </w:rPr>
              <w:t>Interfaces</w:t>
            </w:r>
          </w:p>
        </w:tc>
        <w:tc>
          <w:tcPr>
            <w:tcW w:w="7666" w:type="dxa"/>
            <w:tcBorders>
              <w:left w:val="single" w:sz="4" w:space="0" w:color="auto"/>
              <w:bottom w:val="single" w:sz="4" w:space="0" w:color="auto"/>
              <w:right w:val="single" w:sz="4" w:space="0" w:color="auto"/>
            </w:tcBorders>
            <w:shd w:val="clear" w:color="auto" w:fill="auto"/>
          </w:tcPr>
          <w:p w14:paraId="74493F3D" w14:textId="77777777" w:rsidR="00E36F0E" w:rsidRPr="008A772E" w:rsidRDefault="00E36F0E" w:rsidP="00E36F0E">
            <w:pPr>
              <w:rPr>
                <w:rFonts w:cs="Arial"/>
              </w:rPr>
            </w:pPr>
          </w:p>
        </w:tc>
      </w:tr>
      <w:tr w:rsidR="00E36F0E" w:rsidRPr="003B0CED" w14:paraId="737C0A4C" w14:textId="77777777" w:rsidTr="00506E2F">
        <w:trPr>
          <w:jc w:val="center"/>
        </w:trPr>
        <w:tc>
          <w:tcPr>
            <w:tcW w:w="1910" w:type="dxa"/>
            <w:tcBorders>
              <w:left w:val="single" w:sz="4" w:space="0" w:color="auto"/>
              <w:bottom w:val="single" w:sz="4" w:space="0" w:color="auto"/>
              <w:right w:val="single" w:sz="4" w:space="0" w:color="auto"/>
            </w:tcBorders>
            <w:shd w:val="clear" w:color="auto" w:fill="BFBFBF" w:themeFill="background1" w:themeFillShade="BF"/>
          </w:tcPr>
          <w:p w14:paraId="19DD16A4" w14:textId="77777777" w:rsidR="00E36F0E" w:rsidRPr="007373DA" w:rsidRDefault="00393DC0" w:rsidP="00E36F0E">
            <w:pPr>
              <w:rPr>
                <w:b/>
              </w:rPr>
            </w:pPr>
            <w:r>
              <w:rPr>
                <w:b/>
              </w:rPr>
              <w:t>Notes</w:t>
            </w:r>
          </w:p>
        </w:tc>
        <w:tc>
          <w:tcPr>
            <w:tcW w:w="7666" w:type="dxa"/>
            <w:tcBorders>
              <w:left w:val="single" w:sz="4" w:space="0" w:color="auto"/>
              <w:bottom w:val="single" w:sz="4" w:space="0" w:color="auto"/>
              <w:right w:val="single" w:sz="4" w:space="0" w:color="auto"/>
            </w:tcBorders>
            <w:shd w:val="clear" w:color="auto" w:fill="auto"/>
          </w:tcPr>
          <w:p w14:paraId="51BA4F2B" w14:textId="77777777" w:rsidR="00E36F0E" w:rsidRPr="008A772E" w:rsidRDefault="00E36F0E" w:rsidP="00E36F0E">
            <w:pPr>
              <w:rPr>
                <w:rFonts w:cs="Arial"/>
              </w:rPr>
            </w:pPr>
          </w:p>
        </w:tc>
      </w:tr>
    </w:tbl>
    <w:p w14:paraId="78A3F21A" w14:textId="77777777" w:rsidR="00E36F0E" w:rsidRDefault="00E36F0E" w:rsidP="00E36F0E"/>
    <w:p w14:paraId="2EC1DD7E" w14:textId="6C8591A7" w:rsidR="00E36F0E" w:rsidRDefault="00393DC0" w:rsidP="00506E2F">
      <w:pPr>
        <w:pStyle w:val="Heading4"/>
      </w:pPr>
      <w:r>
        <w:t>WIR-UC-REQ-296104/B-WIRClient2 WI-FI is not available</w:t>
      </w:r>
    </w:p>
    <w:p w14:paraId="2CEDE786" w14:textId="5B319287" w:rsidR="00E36F0E" w:rsidRPr="00AE06BC" w:rsidRDefault="00E36F0E" w:rsidP="00E36F0E"/>
    <w:tbl>
      <w:tblPr>
        <w:tblStyle w:val="TableGrid"/>
        <w:tblW w:w="0" w:type="auto"/>
        <w:jc w:val="center"/>
        <w:tblLook w:val="04A0" w:firstRow="1" w:lastRow="0" w:firstColumn="1" w:lastColumn="0" w:noHBand="0" w:noVBand="1"/>
      </w:tblPr>
      <w:tblGrid>
        <w:gridCol w:w="1910"/>
        <w:gridCol w:w="7666"/>
      </w:tblGrid>
      <w:tr w:rsidR="00E36F0E" w:rsidRPr="003B0CED" w14:paraId="11A52B68" w14:textId="77777777" w:rsidTr="00506E2F">
        <w:trPr>
          <w:jc w:val="center"/>
        </w:trPr>
        <w:tc>
          <w:tcPr>
            <w:tcW w:w="1910" w:type="dxa"/>
            <w:shd w:val="clear" w:color="auto" w:fill="BFBFBF" w:themeFill="background1" w:themeFillShade="BF"/>
          </w:tcPr>
          <w:p w14:paraId="3DD7CFDA" w14:textId="77777777" w:rsidR="00E36F0E" w:rsidRPr="007373DA" w:rsidRDefault="00393DC0" w:rsidP="00E36F0E">
            <w:pPr>
              <w:rPr>
                <w:b/>
              </w:rPr>
            </w:pPr>
            <w:r w:rsidRPr="007373DA">
              <w:rPr>
                <w:b/>
              </w:rPr>
              <w:t>Actors</w:t>
            </w:r>
          </w:p>
        </w:tc>
        <w:tc>
          <w:tcPr>
            <w:tcW w:w="7666" w:type="dxa"/>
          </w:tcPr>
          <w:p w14:paraId="1B4DC5AD" w14:textId="77777777" w:rsidR="00E36F0E" w:rsidRPr="008A772E" w:rsidRDefault="00393DC0" w:rsidP="00E36F0E">
            <w:pPr>
              <w:rPr>
                <w:rFonts w:cs="Arial"/>
              </w:rPr>
            </w:pPr>
            <w:r>
              <w:rPr>
                <w:rFonts w:cs="Arial"/>
              </w:rPr>
              <w:t xml:space="preserve">WIRClient1, WIRServer, </w:t>
            </w:r>
            <w:r w:rsidRPr="00B039A8">
              <w:rPr>
                <w:rFonts w:cs="Arial"/>
              </w:rPr>
              <w:t>WIRClient2, WIRClient5</w:t>
            </w:r>
          </w:p>
        </w:tc>
      </w:tr>
      <w:tr w:rsidR="00E36F0E" w:rsidRPr="003B0CED" w14:paraId="115F794B" w14:textId="77777777" w:rsidTr="00506E2F">
        <w:trPr>
          <w:jc w:val="center"/>
        </w:trPr>
        <w:tc>
          <w:tcPr>
            <w:tcW w:w="1910" w:type="dxa"/>
            <w:tcBorders>
              <w:bottom w:val="single" w:sz="4" w:space="0" w:color="auto"/>
            </w:tcBorders>
            <w:shd w:val="clear" w:color="auto" w:fill="BFBFBF" w:themeFill="background1" w:themeFillShade="BF"/>
          </w:tcPr>
          <w:p w14:paraId="087EF90B" w14:textId="77777777" w:rsidR="00E36F0E" w:rsidRPr="007373DA" w:rsidRDefault="00393DC0" w:rsidP="00E36F0E">
            <w:pPr>
              <w:rPr>
                <w:b/>
              </w:rPr>
            </w:pPr>
            <w:r>
              <w:rPr>
                <w:b/>
              </w:rPr>
              <w:t>Pre-c</w:t>
            </w:r>
            <w:r w:rsidRPr="007373DA">
              <w:rPr>
                <w:b/>
              </w:rPr>
              <w:t>onditions</w:t>
            </w:r>
          </w:p>
        </w:tc>
        <w:tc>
          <w:tcPr>
            <w:tcW w:w="7666" w:type="dxa"/>
            <w:tcBorders>
              <w:bottom w:val="single" w:sz="4" w:space="0" w:color="auto"/>
            </w:tcBorders>
          </w:tcPr>
          <w:p w14:paraId="0A24E0AF" w14:textId="77777777" w:rsidR="00E36F0E" w:rsidRPr="00B039A8" w:rsidRDefault="00393DC0" w:rsidP="00393DC0">
            <w:pPr>
              <w:numPr>
                <w:ilvl w:val="0"/>
                <w:numId w:val="55"/>
              </w:numPr>
              <w:rPr>
                <w:rFonts w:cs="Arial"/>
              </w:rPr>
            </w:pPr>
            <w:r w:rsidRPr="00B039A8">
              <w:rPr>
                <w:rFonts w:cs="Arial"/>
              </w:rPr>
              <w:t>Gear position transitions to Park in automatic gear box system and ignition is ON or</w:t>
            </w:r>
          </w:p>
          <w:p w14:paraId="43CC4A34" w14:textId="77777777" w:rsidR="00E36F0E" w:rsidRPr="00B039A8" w:rsidRDefault="00393DC0" w:rsidP="00393DC0">
            <w:pPr>
              <w:numPr>
                <w:ilvl w:val="0"/>
                <w:numId w:val="55"/>
              </w:numPr>
              <w:rPr>
                <w:rFonts w:cs="Arial"/>
              </w:rPr>
            </w:pPr>
            <w:r w:rsidRPr="00B039A8">
              <w:rPr>
                <w:rFonts w:cs="Arial"/>
              </w:rPr>
              <w:t>Gear position transitions to  Neutral in a manual gear box system and ignition is ON or</w:t>
            </w:r>
          </w:p>
          <w:p w14:paraId="0F478250" w14:textId="77777777" w:rsidR="00E36F0E" w:rsidRPr="00B039A8" w:rsidRDefault="00393DC0" w:rsidP="00393DC0">
            <w:pPr>
              <w:numPr>
                <w:ilvl w:val="0"/>
                <w:numId w:val="55"/>
              </w:numPr>
              <w:rPr>
                <w:rFonts w:cs="Arial"/>
              </w:rPr>
            </w:pPr>
            <w:r w:rsidRPr="00B039A8">
              <w:rPr>
                <w:rFonts w:cs="Arial"/>
              </w:rPr>
              <w:t>Ignition is Accessory or</w:t>
            </w:r>
          </w:p>
          <w:p w14:paraId="455EED3C" w14:textId="77777777" w:rsidR="00E36F0E" w:rsidRPr="00B039A8" w:rsidRDefault="00393DC0" w:rsidP="00393DC0">
            <w:pPr>
              <w:numPr>
                <w:ilvl w:val="0"/>
                <w:numId w:val="55"/>
              </w:numPr>
              <w:rPr>
                <w:rFonts w:cs="Arial"/>
              </w:rPr>
            </w:pPr>
            <w:r w:rsidRPr="00B039A8">
              <w:rPr>
                <w:rFonts w:cs="Arial"/>
              </w:rPr>
              <w:t>Delayed accessory is ON and Ignition is OFF or</w:t>
            </w:r>
          </w:p>
          <w:p w14:paraId="65BFFD26" w14:textId="77777777" w:rsidR="00E36F0E" w:rsidRPr="00B039A8" w:rsidRDefault="00393DC0" w:rsidP="00393DC0">
            <w:pPr>
              <w:numPr>
                <w:ilvl w:val="0"/>
                <w:numId w:val="55"/>
              </w:numPr>
              <w:rPr>
                <w:rFonts w:cs="Arial"/>
              </w:rPr>
            </w:pPr>
            <w:r w:rsidRPr="00B039A8">
              <w:rPr>
                <w:rFonts w:cs="Arial"/>
              </w:rPr>
              <w:t>Ignition is OFF and delayed accessory is OFF provided ECU is up and running</w:t>
            </w:r>
          </w:p>
        </w:tc>
      </w:tr>
      <w:tr w:rsidR="00E36F0E" w:rsidRPr="003B0CED" w14:paraId="6CA5D764" w14:textId="77777777" w:rsidTr="00506E2F">
        <w:trPr>
          <w:jc w:val="center"/>
        </w:trPr>
        <w:tc>
          <w:tcPr>
            <w:tcW w:w="1910" w:type="dxa"/>
            <w:tcBorders>
              <w:left w:val="single" w:sz="4" w:space="0" w:color="auto"/>
              <w:bottom w:val="single" w:sz="4" w:space="0" w:color="auto"/>
            </w:tcBorders>
            <w:shd w:val="clear" w:color="auto" w:fill="BFBFBF" w:themeFill="background1" w:themeFillShade="BF"/>
          </w:tcPr>
          <w:p w14:paraId="16BCE799" w14:textId="77777777" w:rsidR="00E36F0E" w:rsidRPr="007373DA" w:rsidRDefault="00393DC0" w:rsidP="00E36F0E">
            <w:pPr>
              <w:rPr>
                <w:b/>
              </w:rPr>
            </w:pPr>
            <w:r>
              <w:rPr>
                <w:b/>
              </w:rPr>
              <w:lastRenderedPageBreak/>
              <w:t>Scenario Description</w:t>
            </w:r>
          </w:p>
        </w:tc>
        <w:tc>
          <w:tcPr>
            <w:tcW w:w="7666" w:type="dxa"/>
            <w:tcBorders>
              <w:right w:val="single" w:sz="4" w:space="0" w:color="auto"/>
            </w:tcBorders>
            <w:shd w:val="clear" w:color="auto" w:fill="auto"/>
          </w:tcPr>
          <w:p w14:paraId="680D98A5" w14:textId="77777777" w:rsidR="00E36F0E" w:rsidRPr="008A772E" w:rsidRDefault="00393DC0" w:rsidP="00E36F0E">
            <w:pPr>
              <w:rPr>
                <w:rFonts w:cs="Arial"/>
              </w:rPr>
            </w:pPr>
            <w:r>
              <w:rPr>
                <w:rFonts w:cs="Arial"/>
              </w:rPr>
              <w:t>WIR requests WIFI interface to connect to access point and WIRClient2 WIFI is not available</w:t>
            </w:r>
          </w:p>
        </w:tc>
      </w:tr>
      <w:tr w:rsidR="00E36F0E" w:rsidRPr="003B0CED" w14:paraId="1755F511" w14:textId="77777777" w:rsidTr="00506E2F">
        <w:trPr>
          <w:jc w:val="center"/>
        </w:trPr>
        <w:tc>
          <w:tcPr>
            <w:tcW w:w="1910" w:type="dxa"/>
            <w:tcBorders>
              <w:top w:val="single" w:sz="4" w:space="0" w:color="auto"/>
              <w:left w:val="single" w:sz="4" w:space="0" w:color="auto"/>
              <w:bottom w:val="single" w:sz="4" w:space="0" w:color="auto"/>
            </w:tcBorders>
            <w:shd w:val="clear" w:color="auto" w:fill="BFBFBF" w:themeFill="background1" w:themeFillShade="BF"/>
          </w:tcPr>
          <w:p w14:paraId="31451549" w14:textId="77777777" w:rsidR="00E36F0E" w:rsidRPr="007373DA" w:rsidRDefault="00393DC0" w:rsidP="00E36F0E">
            <w:pPr>
              <w:rPr>
                <w:b/>
              </w:rPr>
            </w:pPr>
            <w:r w:rsidRPr="007373DA">
              <w:rPr>
                <w:b/>
              </w:rPr>
              <w:t>Post-conditions</w:t>
            </w:r>
          </w:p>
        </w:tc>
        <w:tc>
          <w:tcPr>
            <w:tcW w:w="7666" w:type="dxa"/>
            <w:tcBorders>
              <w:bottom w:val="single" w:sz="4" w:space="0" w:color="auto"/>
              <w:right w:val="single" w:sz="4" w:space="0" w:color="auto"/>
            </w:tcBorders>
            <w:shd w:val="clear" w:color="auto" w:fill="auto"/>
          </w:tcPr>
          <w:p w14:paraId="424E5208" w14:textId="77777777" w:rsidR="00E36F0E" w:rsidRDefault="00393DC0" w:rsidP="00E36F0E">
            <w:pPr>
              <w:rPr>
                <w:rFonts w:cs="Arial"/>
              </w:rPr>
            </w:pPr>
            <w:r>
              <w:rPr>
                <w:rFonts w:cs="Arial"/>
              </w:rPr>
              <w:t xml:space="preserve">WLAN services successfully connects to </w:t>
            </w:r>
            <w:r w:rsidRPr="00B039A8">
              <w:rPr>
                <w:rFonts w:cs="Arial"/>
              </w:rPr>
              <w:t xml:space="preserve">WIRClient1 or WIRClient5 </w:t>
            </w:r>
            <w:r>
              <w:rPr>
                <w:rFonts w:cs="Arial"/>
              </w:rPr>
              <w:t>access point</w:t>
            </w:r>
          </w:p>
          <w:p w14:paraId="51ADE5CE" w14:textId="77777777" w:rsidR="00E36F0E" w:rsidRPr="00FA28C4" w:rsidRDefault="00393DC0" w:rsidP="00E36F0E">
            <w:pPr>
              <w:rPr>
                <w:rFonts w:cs="Arial"/>
              </w:rPr>
            </w:pPr>
            <w:r>
              <w:rPr>
                <w:rFonts w:cs="Arial"/>
              </w:rPr>
              <w:t>WIR provides WIFI interface to requesting application</w:t>
            </w:r>
          </w:p>
        </w:tc>
      </w:tr>
      <w:tr w:rsidR="00E36F0E" w:rsidRPr="003B0CED" w14:paraId="145092CD" w14:textId="77777777" w:rsidTr="00506E2F">
        <w:trPr>
          <w:jc w:val="center"/>
        </w:trPr>
        <w:tc>
          <w:tcPr>
            <w:tcW w:w="1910" w:type="dxa"/>
            <w:tcBorders>
              <w:left w:val="single" w:sz="4" w:space="0" w:color="auto"/>
              <w:bottom w:val="single" w:sz="4" w:space="0" w:color="auto"/>
              <w:right w:val="single" w:sz="4" w:space="0" w:color="auto"/>
            </w:tcBorders>
            <w:shd w:val="clear" w:color="auto" w:fill="BFBFBF" w:themeFill="background1" w:themeFillShade="BF"/>
          </w:tcPr>
          <w:p w14:paraId="57A74FDC" w14:textId="77777777" w:rsidR="00E36F0E" w:rsidRPr="007373DA" w:rsidRDefault="00393DC0" w:rsidP="00E36F0E">
            <w:pPr>
              <w:rPr>
                <w:b/>
              </w:rPr>
            </w:pPr>
            <w:r w:rsidRPr="007373DA">
              <w:rPr>
                <w:b/>
              </w:rPr>
              <w:t>Interfaces</w:t>
            </w:r>
          </w:p>
        </w:tc>
        <w:tc>
          <w:tcPr>
            <w:tcW w:w="7666" w:type="dxa"/>
            <w:tcBorders>
              <w:left w:val="single" w:sz="4" w:space="0" w:color="auto"/>
              <w:bottom w:val="single" w:sz="4" w:space="0" w:color="auto"/>
              <w:right w:val="single" w:sz="4" w:space="0" w:color="auto"/>
            </w:tcBorders>
            <w:shd w:val="clear" w:color="auto" w:fill="auto"/>
          </w:tcPr>
          <w:p w14:paraId="48AF9E16" w14:textId="77777777" w:rsidR="00E36F0E" w:rsidRPr="008A772E" w:rsidRDefault="00E36F0E" w:rsidP="00E36F0E">
            <w:pPr>
              <w:rPr>
                <w:rFonts w:cs="Arial"/>
              </w:rPr>
            </w:pPr>
          </w:p>
        </w:tc>
      </w:tr>
      <w:tr w:rsidR="00E36F0E" w:rsidRPr="003B0CED" w14:paraId="184681C5" w14:textId="77777777" w:rsidTr="00506E2F">
        <w:trPr>
          <w:jc w:val="center"/>
        </w:trPr>
        <w:tc>
          <w:tcPr>
            <w:tcW w:w="1910" w:type="dxa"/>
            <w:tcBorders>
              <w:left w:val="single" w:sz="4" w:space="0" w:color="auto"/>
              <w:bottom w:val="single" w:sz="4" w:space="0" w:color="auto"/>
              <w:right w:val="single" w:sz="4" w:space="0" w:color="auto"/>
            </w:tcBorders>
            <w:shd w:val="clear" w:color="auto" w:fill="BFBFBF" w:themeFill="background1" w:themeFillShade="BF"/>
          </w:tcPr>
          <w:p w14:paraId="721C9005" w14:textId="77777777" w:rsidR="00E36F0E" w:rsidRPr="007373DA" w:rsidRDefault="00393DC0" w:rsidP="00E36F0E">
            <w:pPr>
              <w:rPr>
                <w:b/>
              </w:rPr>
            </w:pPr>
            <w:r>
              <w:rPr>
                <w:b/>
              </w:rPr>
              <w:t>Notes</w:t>
            </w:r>
          </w:p>
        </w:tc>
        <w:tc>
          <w:tcPr>
            <w:tcW w:w="7666" w:type="dxa"/>
            <w:tcBorders>
              <w:left w:val="single" w:sz="4" w:space="0" w:color="auto"/>
              <w:bottom w:val="single" w:sz="4" w:space="0" w:color="auto"/>
              <w:right w:val="single" w:sz="4" w:space="0" w:color="auto"/>
            </w:tcBorders>
            <w:shd w:val="clear" w:color="auto" w:fill="auto"/>
          </w:tcPr>
          <w:p w14:paraId="4CCE0FF1" w14:textId="77777777" w:rsidR="00E36F0E" w:rsidRPr="008A772E" w:rsidRDefault="00E36F0E" w:rsidP="00E36F0E">
            <w:pPr>
              <w:rPr>
                <w:rFonts w:cs="Arial"/>
              </w:rPr>
            </w:pPr>
          </w:p>
        </w:tc>
      </w:tr>
    </w:tbl>
    <w:p w14:paraId="63ED27A6" w14:textId="77777777" w:rsidR="00E36F0E" w:rsidRDefault="00E36F0E" w:rsidP="00E36F0E"/>
    <w:p w14:paraId="6616FE1B" w14:textId="7FA7185B" w:rsidR="00E36F0E" w:rsidRDefault="00393DC0" w:rsidP="00506E2F">
      <w:pPr>
        <w:pStyle w:val="Heading4"/>
      </w:pPr>
      <w:r>
        <w:t>WIR-UC-REQ-370386/A-WIRClient5 WI-FI is not available</w:t>
      </w:r>
    </w:p>
    <w:p w14:paraId="191C3934" w14:textId="485E6081" w:rsidR="00E36F0E" w:rsidRPr="00AE06BC" w:rsidRDefault="00E36F0E" w:rsidP="00E36F0E"/>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3"/>
        <w:gridCol w:w="7419"/>
      </w:tblGrid>
      <w:tr w:rsidR="00E36F0E" w14:paraId="31C3F9BF" w14:textId="77777777" w:rsidTr="00506E2F">
        <w:trPr>
          <w:jc w:val="center"/>
        </w:trPr>
        <w:tc>
          <w:tcPr>
            <w:tcW w:w="1813"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CB4113" w14:textId="77777777" w:rsidR="00E36F0E" w:rsidRDefault="00393DC0" w:rsidP="00E36F0E">
            <w:pPr>
              <w:spacing w:line="276" w:lineRule="auto"/>
            </w:pPr>
            <w:r>
              <w:rPr>
                <w:b/>
                <w:bCs/>
              </w:rPr>
              <w:t>Actors</w:t>
            </w:r>
          </w:p>
        </w:tc>
        <w:tc>
          <w:tcPr>
            <w:tcW w:w="741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28C7728" w14:textId="77777777" w:rsidR="00E36F0E" w:rsidRPr="002F2942" w:rsidRDefault="00393DC0" w:rsidP="00E36F0E">
            <w:pPr>
              <w:rPr>
                <w:rFonts w:cs="Arial"/>
              </w:rPr>
            </w:pPr>
            <w:r w:rsidRPr="002F2942">
              <w:rPr>
                <w:rFonts w:cs="Arial"/>
              </w:rPr>
              <w:t>WIRClient1, WIRServer, WIRClient2, WIRClient5</w:t>
            </w:r>
          </w:p>
        </w:tc>
      </w:tr>
      <w:tr w:rsidR="00E36F0E" w14:paraId="1246DDB7" w14:textId="77777777" w:rsidTr="00506E2F">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650E16A" w14:textId="77777777" w:rsidR="00E36F0E" w:rsidRDefault="00393DC0" w:rsidP="00E36F0E">
            <w:pPr>
              <w:spacing w:line="276" w:lineRule="auto"/>
            </w:pPr>
            <w:r>
              <w:rPr>
                <w:b/>
                <w:bCs/>
              </w:rPr>
              <w:t>Pre-conditions</w:t>
            </w:r>
          </w:p>
        </w:tc>
        <w:tc>
          <w:tcPr>
            <w:tcW w:w="741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7E46EDC" w14:textId="77777777" w:rsidR="00E36F0E" w:rsidRPr="002F2942" w:rsidRDefault="00393DC0" w:rsidP="00393DC0">
            <w:pPr>
              <w:numPr>
                <w:ilvl w:val="0"/>
                <w:numId w:val="56"/>
              </w:numPr>
            </w:pPr>
            <w:r w:rsidRPr="002F2942">
              <w:t>Gear position transitions to Park in automatic gear box system and ignition is ON or</w:t>
            </w:r>
          </w:p>
          <w:p w14:paraId="017DAF1D" w14:textId="77777777" w:rsidR="00E36F0E" w:rsidRPr="002F2942" w:rsidRDefault="00393DC0" w:rsidP="00393DC0">
            <w:pPr>
              <w:numPr>
                <w:ilvl w:val="0"/>
                <w:numId w:val="56"/>
              </w:numPr>
            </w:pPr>
            <w:r w:rsidRPr="002F2942">
              <w:t>Gear position transitions to Neutral in a manual gear box system and ignition is ON or</w:t>
            </w:r>
          </w:p>
          <w:p w14:paraId="4DB3A00F" w14:textId="77777777" w:rsidR="00E36F0E" w:rsidRPr="002F2942" w:rsidRDefault="00393DC0" w:rsidP="00393DC0">
            <w:pPr>
              <w:numPr>
                <w:ilvl w:val="0"/>
                <w:numId w:val="56"/>
              </w:numPr>
            </w:pPr>
            <w:r w:rsidRPr="002F2942">
              <w:t>Ignition is Accessory or</w:t>
            </w:r>
          </w:p>
          <w:p w14:paraId="7F1045F3" w14:textId="77777777" w:rsidR="00E36F0E" w:rsidRPr="002F2942" w:rsidRDefault="00393DC0" w:rsidP="00393DC0">
            <w:pPr>
              <w:numPr>
                <w:ilvl w:val="0"/>
                <w:numId w:val="56"/>
              </w:numPr>
            </w:pPr>
            <w:r w:rsidRPr="002F2942">
              <w:t>Delayed accessory is ON and Ignition is OFF or</w:t>
            </w:r>
          </w:p>
          <w:p w14:paraId="2E58732A" w14:textId="77777777" w:rsidR="00E36F0E" w:rsidRPr="002F2942" w:rsidRDefault="00393DC0" w:rsidP="00393DC0">
            <w:pPr>
              <w:numPr>
                <w:ilvl w:val="0"/>
                <w:numId w:val="56"/>
              </w:numPr>
            </w:pPr>
            <w:r w:rsidRPr="002F2942">
              <w:t>Ignition is OFF and delayed accessory is OFF provided ECU is up and running</w:t>
            </w:r>
          </w:p>
        </w:tc>
      </w:tr>
      <w:tr w:rsidR="00E36F0E" w14:paraId="65623928" w14:textId="77777777" w:rsidTr="00506E2F">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3B46596" w14:textId="77777777" w:rsidR="00E36F0E" w:rsidRDefault="00393DC0" w:rsidP="00E36F0E">
            <w:pPr>
              <w:spacing w:line="276" w:lineRule="auto"/>
            </w:pPr>
            <w:r>
              <w:rPr>
                <w:b/>
                <w:bCs/>
              </w:rPr>
              <w:t>Scenario Description</w:t>
            </w:r>
          </w:p>
        </w:tc>
        <w:tc>
          <w:tcPr>
            <w:tcW w:w="741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AA9F67E" w14:textId="77777777" w:rsidR="00E36F0E" w:rsidRPr="002F2942" w:rsidRDefault="00393DC0" w:rsidP="00E36F0E">
            <w:pPr>
              <w:rPr>
                <w:rFonts w:cs="Arial"/>
              </w:rPr>
            </w:pPr>
            <w:r w:rsidRPr="002F2942">
              <w:rPr>
                <w:rFonts w:cs="Arial"/>
              </w:rPr>
              <w:t>WIR requests WIFI interface to connect to access point and WIRClient2 WIFI is not available</w:t>
            </w:r>
          </w:p>
        </w:tc>
      </w:tr>
      <w:tr w:rsidR="00E36F0E" w14:paraId="7E5B9138" w14:textId="77777777" w:rsidTr="00506E2F">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4379744" w14:textId="77777777" w:rsidR="00E36F0E" w:rsidRDefault="00393DC0" w:rsidP="00E36F0E">
            <w:pPr>
              <w:spacing w:line="276" w:lineRule="auto"/>
            </w:pPr>
            <w:r>
              <w:rPr>
                <w:b/>
                <w:bCs/>
              </w:rPr>
              <w:t>Post-conditions</w:t>
            </w:r>
          </w:p>
        </w:tc>
        <w:tc>
          <w:tcPr>
            <w:tcW w:w="7419" w:type="dxa"/>
            <w:tcBorders>
              <w:top w:val="single" w:sz="4" w:space="0" w:color="000000" w:themeColor="text1"/>
              <w:left w:val="single" w:sz="4" w:space="0" w:color="000000" w:themeColor="text1"/>
              <w:bottom w:val="single" w:sz="4" w:space="0" w:color="auto"/>
              <w:right w:val="single" w:sz="4" w:space="0" w:color="auto"/>
            </w:tcBorders>
            <w:tcMar>
              <w:top w:w="0" w:type="dxa"/>
              <w:left w:w="108" w:type="dxa"/>
              <w:bottom w:w="0" w:type="dxa"/>
              <w:right w:w="108" w:type="dxa"/>
            </w:tcMar>
          </w:tcPr>
          <w:p w14:paraId="63B2B61C" w14:textId="77777777" w:rsidR="00E36F0E" w:rsidRPr="002F2942" w:rsidRDefault="00393DC0" w:rsidP="00E36F0E">
            <w:pPr>
              <w:rPr>
                <w:rFonts w:cs="Arial"/>
              </w:rPr>
            </w:pPr>
            <w:r w:rsidRPr="002F2942">
              <w:rPr>
                <w:rFonts w:cs="Arial"/>
              </w:rPr>
              <w:t>WLAN services successfully connects to WIRClient1 or WIRClient2 access point</w:t>
            </w:r>
          </w:p>
          <w:p w14:paraId="5A014908" w14:textId="77777777" w:rsidR="00E36F0E" w:rsidRPr="002F2942" w:rsidRDefault="00393DC0" w:rsidP="00E36F0E">
            <w:pPr>
              <w:rPr>
                <w:rFonts w:cs="Arial"/>
              </w:rPr>
            </w:pPr>
            <w:r w:rsidRPr="002F2942">
              <w:rPr>
                <w:rFonts w:cs="Arial"/>
              </w:rPr>
              <w:t>WIR provides WIFI interface to requesting application</w:t>
            </w:r>
          </w:p>
        </w:tc>
      </w:tr>
      <w:tr w:rsidR="00E36F0E" w14:paraId="552DFAC8" w14:textId="77777777" w:rsidTr="00506E2F">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9DEFEF7" w14:textId="77777777" w:rsidR="00E36F0E" w:rsidRDefault="00393DC0">
            <w:pPr>
              <w:spacing w:line="276" w:lineRule="auto"/>
            </w:pPr>
            <w:r>
              <w:rPr>
                <w:b/>
                <w:bCs/>
              </w:rPr>
              <w:t>List of Exception Use Cases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1AE819AE" w14:textId="77777777" w:rsidR="00E36F0E" w:rsidRDefault="00E36F0E">
            <w:pPr>
              <w:spacing w:line="276" w:lineRule="auto"/>
            </w:pPr>
          </w:p>
        </w:tc>
      </w:tr>
      <w:tr w:rsidR="00E36F0E" w14:paraId="7E7A0A2F" w14:textId="77777777" w:rsidTr="00506E2F">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FFAAAF0" w14:textId="77777777" w:rsidR="00E36F0E" w:rsidRDefault="00393DC0">
            <w:pPr>
              <w:spacing w:line="276" w:lineRule="auto"/>
            </w:pPr>
            <w:r>
              <w:rPr>
                <w:b/>
                <w:bCs/>
              </w:rPr>
              <w:t>Interfaces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2E7CA2B0" w14:textId="77777777" w:rsidR="00E36F0E" w:rsidRDefault="00E36F0E">
            <w:pPr>
              <w:spacing w:line="276" w:lineRule="auto"/>
            </w:pPr>
          </w:p>
        </w:tc>
      </w:tr>
    </w:tbl>
    <w:p w14:paraId="2AE59B85" w14:textId="77777777" w:rsidR="00E36F0E" w:rsidRDefault="00E36F0E" w:rsidP="00E36F0E"/>
    <w:p w14:paraId="3A66B6C4" w14:textId="5E8B7FB2" w:rsidR="00E36F0E" w:rsidRDefault="00393DC0" w:rsidP="00506E2F">
      <w:pPr>
        <w:pStyle w:val="Heading4"/>
      </w:pPr>
      <w:r>
        <w:t>WIR-UC-REQ-296105/B-WIRClient1 and WIRClient2 WI-FI are not available</w:t>
      </w:r>
    </w:p>
    <w:p w14:paraId="42ACA7AA" w14:textId="28AEB3FF" w:rsidR="00E36F0E" w:rsidRPr="00AE06BC" w:rsidRDefault="00E36F0E" w:rsidP="00E36F0E"/>
    <w:tbl>
      <w:tblPr>
        <w:tblStyle w:val="TableGrid"/>
        <w:tblW w:w="0" w:type="auto"/>
        <w:jc w:val="center"/>
        <w:tblLook w:val="04A0" w:firstRow="1" w:lastRow="0" w:firstColumn="1" w:lastColumn="0" w:noHBand="0" w:noVBand="1"/>
      </w:tblPr>
      <w:tblGrid>
        <w:gridCol w:w="1892"/>
        <w:gridCol w:w="7458"/>
      </w:tblGrid>
      <w:tr w:rsidR="00E36F0E" w:rsidRPr="003B0CED" w14:paraId="3111C1A2" w14:textId="77777777" w:rsidTr="00506E2F">
        <w:trPr>
          <w:jc w:val="center"/>
        </w:trPr>
        <w:tc>
          <w:tcPr>
            <w:tcW w:w="1892" w:type="dxa"/>
            <w:shd w:val="clear" w:color="auto" w:fill="BFBFBF" w:themeFill="background1" w:themeFillShade="BF"/>
          </w:tcPr>
          <w:p w14:paraId="74A90C9B" w14:textId="77777777" w:rsidR="00E36F0E" w:rsidRPr="007373DA" w:rsidRDefault="00393DC0" w:rsidP="00E36F0E">
            <w:pPr>
              <w:rPr>
                <w:b/>
              </w:rPr>
            </w:pPr>
            <w:r w:rsidRPr="007373DA">
              <w:rPr>
                <w:b/>
              </w:rPr>
              <w:t>Actors</w:t>
            </w:r>
          </w:p>
        </w:tc>
        <w:tc>
          <w:tcPr>
            <w:tcW w:w="7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558D13" w14:textId="77777777" w:rsidR="00E36F0E" w:rsidRPr="000C6571" w:rsidRDefault="00393DC0" w:rsidP="00E36F0E">
            <w:pPr>
              <w:rPr>
                <w:rFonts w:cs="Arial"/>
              </w:rPr>
            </w:pPr>
            <w:r w:rsidRPr="000C6571">
              <w:rPr>
                <w:rFonts w:cs="Arial"/>
              </w:rPr>
              <w:t>WIRClient1, WIRServer, WIRClient2, WIRClient5</w:t>
            </w:r>
          </w:p>
        </w:tc>
      </w:tr>
      <w:tr w:rsidR="00E36F0E" w:rsidRPr="003B0CED" w14:paraId="6CBE8748" w14:textId="77777777" w:rsidTr="00506E2F">
        <w:trPr>
          <w:jc w:val="center"/>
        </w:trPr>
        <w:tc>
          <w:tcPr>
            <w:tcW w:w="1892" w:type="dxa"/>
            <w:tcBorders>
              <w:bottom w:val="single" w:sz="4" w:space="0" w:color="auto"/>
            </w:tcBorders>
            <w:shd w:val="clear" w:color="auto" w:fill="BFBFBF" w:themeFill="background1" w:themeFillShade="BF"/>
          </w:tcPr>
          <w:p w14:paraId="113E3261" w14:textId="77777777" w:rsidR="00E36F0E" w:rsidRPr="007373DA" w:rsidRDefault="00393DC0" w:rsidP="00E36F0E">
            <w:pPr>
              <w:rPr>
                <w:b/>
              </w:rPr>
            </w:pPr>
            <w:r>
              <w:rPr>
                <w:b/>
              </w:rPr>
              <w:t>Pre-c</w:t>
            </w:r>
            <w:r w:rsidRPr="007373DA">
              <w:rPr>
                <w:b/>
              </w:rPr>
              <w:t>onditions</w:t>
            </w:r>
          </w:p>
        </w:tc>
        <w:tc>
          <w:tcPr>
            <w:tcW w:w="7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1F7481" w14:textId="77777777" w:rsidR="00E36F0E" w:rsidRPr="000C6571" w:rsidRDefault="00393DC0" w:rsidP="00393DC0">
            <w:pPr>
              <w:numPr>
                <w:ilvl w:val="0"/>
                <w:numId w:val="57"/>
              </w:numPr>
              <w:rPr>
                <w:rFonts w:cs="Arial"/>
              </w:rPr>
            </w:pPr>
            <w:r w:rsidRPr="000C6571">
              <w:rPr>
                <w:rFonts w:cs="Arial"/>
              </w:rPr>
              <w:t>Gear position transitions to Park in automatic gear box system and ignition is ON or</w:t>
            </w:r>
          </w:p>
          <w:p w14:paraId="43C5345B" w14:textId="77777777" w:rsidR="00E36F0E" w:rsidRPr="000C6571" w:rsidRDefault="00393DC0" w:rsidP="00393DC0">
            <w:pPr>
              <w:numPr>
                <w:ilvl w:val="0"/>
                <w:numId w:val="57"/>
              </w:numPr>
              <w:rPr>
                <w:rFonts w:cs="Arial"/>
              </w:rPr>
            </w:pPr>
            <w:r w:rsidRPr="000C6571">
              <w:rPr>
                <w:rFonts w:cs="Arial"/>
              </w:rPr>
              <w:t>Gear position transitions to Neutral in a manual gear box system and ignition is ON or</w:t>
            </w:r>
          </w:p>
          <w:p w14:paraId="7F766970" w14:textId="77777777" w:rsidR="00E36F0E" w:rsidRPr="000C6571" w:rsidRDefault="00393DC0" w:rsidP="00393DC0">
            <w:pPr>
              <w:numPr>
                <w:ilvl w:val="0"/>
                <w:numId w:val="57"/>
              </w:numPr>
              <w:rPr>
                <w:rFonts w:cs="Arial"/>
              </w:rPr>
            </w:pPr>
            <w:r w:rsidRPr="000C6571">
              <w:rPr>
                <w:rFonts w:cs="Arial"/>
              </w:rPr>
              <w:t>Ignition is Accessory or</w:t>
            </w:r>
          </w:p>
          <w:p w14:paraId="7CB7DA7B" w14:textId="77777777" w:rsidR="00E36F0E" w:rsidRPr="000C6571" w:rsidRDefault="00393DC0" w:rsidP="00393DC0">
            <w:pPr>
              <w:numPr>
                <w:ilvl w:val="0"/>
                <w:numId w:val="57"/>
              </w:numPr>
              <w:rPr>
                <w:rFonts w:cs="Arial"/>
              </w:rPr>
            </w:pPr>
            <w:r w:rsidRPr="000C6571">
              <w:rPr>
                <w:rFonts w:cs="Arial"/>
              </w:rPr>
              <w:t>Delayed accessory is ON and Ignition is OFF or</w:t>
            </w:r>
          </w:p>
          <w:p w14:paraId="344596FF" w14:textId="77777777" w:rsidR="00E36F0E" w:rsidRPr="000C6571" w:rsidRDefault="00393DC0" w:rsidP="00393DC0">
            <w:pPr>
              <w:numPr>
                <w:ilvl w:val="0"/>
                <w:numId w:val="57"/>
              </w:numPr>
              <w:rPr>
                <w:rFonts w:cs="Arial"/>
              </w:rPr>
            </w:pPr>
            <w:r w:rsidRPr="000C6571">
              <w:rPr>
                <w:rFonts w:cs="Arial"/>
              </w:rPr>
              <w:t>Ignition is OFF and delayed accessory is OFF provided ECU is up and running</w:t>
            </w:r>
          </w:p>
        </w:tc>
      </w:tr>
      <w:tr w:rsidR="00E36F0E" w:rsidRPr="003B0CED" w14:paraId="3F2B0042" w14:textId="77777777" w:rsidTr="00506E2F">
        <w:trPr>
          <w:jc w:val="center"/>
        </w:trPr>
        <w:tc>
          <w:tcPr>
            <w:tcW w:w="1892" w:type="dxa"/>
            <w:tcBorders>
              <w:left w:val="single" w:sz="4" w:space="0" w:color="auto"/>
              <w:bottom w:val="single" w:sz="4" w:space="0" w:color="auto"/>
            </w:tcBorders>
            <w:shd w:val="clear" w:color="auto" w:fill="BFBFBF" w:themeFill="background1" w:themeFillShade="BF"/>
          </w:tcPr>
          <w:p w14:paraId="6458BC68" w14:textId="77777777" w:rsidR="00E36F0E" w:rsidRPr="007373DA" w:rsidRDefault="00393DC0" w:rsidP="00E36F0E">
            <w:pPr>
              <w:rPr>
                <w:b/>
              </w:rPr>
            </w:pPr>
            <w:r>
              <w:rPr>
                <w:b/>
              </w:rPr>
              <w:t>Scenario Description</w:t>
            </w:r>
          </w:p>
        </w:tc>
        <w:tc>
          <w:tcPr>
            <w:tcW w:w="74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40C74F" w14:textId="77777777" w:rsidR="00E36F0E" w:rsidRPr="000C6571" w:rsidRDefault="00393DC0" w:rsidP="00E36F0E">
            <w:pPr>
              <w:rPr>
                <w:rFonts w:cs="Arial"/>
              </w:rPr>
            </w:pPr>
            <w:r w:rsidRPr="000C6571">
              <w:rPr>
                <w:rFonts w:cs="Arial"/>
              </w:rPr>
              <w:t>WIR requests WIFI interface to connect to access point and WIRClient1 and WIRClient2 WIFI is not available</w:t>
            </w:r>
          </w:p>
        </w:tc>
      </w:tr>
      <w:tr w:rsidR="00E36F0E" w:rsidRPr="003B0CED" w14:paraId="4575309C" w14:textId="77777777" w:rsidTr="00506E2F">
        <w:trPr>
          <w:jc w:val="center"/>
        </w:trPr>
        <w:tc>
          <w:tcPr>
            <w:tcW w:w="1892" w:type="dxa"/>
            <w:tcBorders>
              <w:top w:val="single" w:sz="4" w:space="0" w:color="auto"/>
              <w:left w:val="single" w:sz="4" w:space="0" w:color="auto"/>
              <w:bottom w:val="single" w:sz="4" w:space="0" w:color="auto"/>
            </w:tcBorders>
            <w:shd w:val="clear" w:color="auto" w:fill="BFBFBF" w:themeFill="background1" w:themeFillShade="BF"/>
          </w:tcPr>
          <w:p w14:paraId="6FB5C6A8" w14:textId="77777777" w:rsidR="00E36F0E" w:rsidRPr="007373DA" w:rsidRDefault="00393DC0" w:rsidP="00E36F0E">
            <w:pPr>
              <w:rPr>
                <w:b/>
              </w:rPr>
            </w:pPr>
            <w:r w:rsidRPr="007373DA">
              <w:rPr>
                <w:b/>
              </w:rPr>
              <w:t>Post-conditions</w:t>
            </w:r>
          </w:p>
        </w:tc>
        <w:tc>
          <w:tcPr>
            <w:tcW w:w="7458" w:type="dxa"/>
            <w:tcBorders>
              <w:top w:val="single" w:sz="4" w:space="0" w:color="000000" w:themeColor="text1"/>
              <w:left w:val="single" w:sz="4" w:space="0" w:color="000000" w:themeColor="text1"/>
              <w:bottom w:val="single" w:sz="4" w:space="0" w:color="auto"/>
              <w:right w:val="single" w:sz="4" w:space="0" w:color="auto"/>
            </w:tcBorders>
          </w:tcPr>
          <w:p w14:paraId="2B92FD57" w14:textId="77777777" w:rsidR="00E36F0E" w:rsidRPr="000C6571" w:rsidRDefault="00393DC0" w:rsidP="00E36F0E">
            <w:pPr>
              <w:rPr>
                <w:rFonts w:cs="Arial"/>
              </w:rPr>
            </w:pPr>
            <w:r w:rsidRPr="000C6571">
              <w:rPr>
                <w:rFonts w:cs="Arial"/>
              </w:rPr>
              <w:t>WLAN services successfully connects to WIRClient5 access point</w:t>
            </w:r>
          </w:p>
          <w:p w14:paraId="410DB212" w14:textId="77777777" w:rsidR="00E36F0E" w:rsidRPr="000C6571" w:rsidRDefault="00393DC0" w:rsidP="00E36F0E">
            <w:pPr>
              <w:rPr>
                <w:rFonts w:cs="Arial"/>
              </w:rPr>
            </w:pPr>
            <w:r w:rsidRPr="000C6571">
              <w:rPr>
                <w:rFonts w:cs="Arial"/>
              </w:rPr>
              <w:t>WIR provides WIFI interface to requesting application</w:t>
            </w:r>
          </w:p>
        </w:tc>
      </w:tr>
      <w:tr w:rsidR="00E36F0E" w:rsidRPr="003B0CED" w14:paraId="23F1F3E2" w14:textId="77777777" w:rsidTr="00506E2F">
        <w:trPr>
          <w:jc w:val="center"/>
        </w:trPr>
        <w:tc>
          <w:tcPr>
            <w:tcW w:w="1892" w:type="dxa"/>
            <w:tcBorders>
              <w:left w:val="single" w:sz="4" w:space="0" w:color="auto"/>
              <w:bottom w:val="single" w:sz="4" w:space="0" w:color="auto"/>
              <w:right w:val="single" w:sz="4" w:space="0" w:color="auto"/>
            </w:tcBorders>
            <w:shd w:val="clear" w:color="auto" w:fill="BFBFBF" w:themeFill="background1" w:themeFillShade="BF"/>
          </w:tcPr>
          <w:p w14:paraId="3BD6A2DE" w14:textId="77777777" w:rsidR="00E36F0E" w:rsidRPr="007373DA" w:rsidRDefault="00393DC0" w:rsidP="00E36F0E">
            <w:pPr>
              <w:rPr>
                <w:b/>
              </w:rPr>
            </w:pPr>
            <w:r w:rsidRPr="007373DA">
              <w:rPr>
                <w:b/>
              </w:rPr>
              <w:t>Interfaces</w:t>
            </w:r>
          </w:p>
        </w:tc>
        <w:tc>
          <w:tcPr>
            <w:tcW w:w="7458" w:type="dxa"/>
            <w:tcBorders>
              <w:left w:val="single" w:sz="4" w:space="0" w:color="auto"/>
              <w:bottom w:val="single" w:sz="4" w:space="0" w:color="auto"/>
              <w:right w:val="single" w:sz="4" w:space="0" w:color="auto"/>
            </w:tcBorders>
            <w:shd w:val="clear" w:color="auto" w:fill="auto"/>
          </w:tcPr>
          <w:p w14:paraId="34330274" w14:textId="77777777" w:rsidR="00E36F0E" w:rsidRPr="008A772E" w:rsidRDefault="00E36F0E" w:rsidP="00E36F0E">
            <w:pPr>
              <w:rPr>
                <w:rFonts w:cs="Arial"/>
              </w:rPr>
            </w:pPr>
          </w:p>
        </w:tc>
      </w:tr>
      <w:tr w:rsidR="00E36F0E" w:rsidRPr="003B0CED" w14:paraId="379B5BD3" w14:textId="77777777" w:rsidTr="00506E2F">
        <w:trPr>
          <w:jc w:val="center"/>
        </w:trPr>
        <w:tc>
          <w:tcPr>
            <w:tcW w:w="1892" w:type="dxa"/>
            <w:tcBorders>
              <w:left w:val="single" w:sz="4" w:space="0" w:color="auto"/>
              <w:bottom w:val="single" w:sz="4" w:space="0" w:color="auto"/>
              <w:right w:val="single" w:sz="4" w:space="0" w:color="auto"/>
            </w:tcBorders>
            <w:shd w:val="clear" w:color="auto" w:fill="BFBFBF" w:themeFill="background1" w:themeFillShade="BF"/>
          </w:tcPr>
          <w:p w14:paraId="1425F37B" w14:textId="77777777" w:rsidR="00E36F0E" w:rsidRPr="007373DA" w:rsidRDefault="00393DC0" w:rsidP="00E36F0E">
            <w:pPr>
              <w:rPr>
                <w:b/>
              </w:rPr>
            </w:pPr>
            <w:r>
              <w:rPr>
                <w:b/>
              </w:rPr>
              <w:t>Notes</w:t>
            </w:r>
          </w:p>
        </w:tc>
        <w:tc>
          <w:tcPr>
            <w:tcW w:w="7458" w:type="dxa"/>
            <w:tcBorders>
              <w:left w:val="single" w:sz="4" w:space="0" w:color="auto"/>
              <w:bottom w:val="single" w:sz="4" w:space="0" w:color="auto"/>
              <w:right w:val="single" w:sz="4" w:space="0" w:color="auto"/>
            </w:tcBorders>
            <w:shd w:val="clear" w:color="auto" w:fill="auto"/>
          </w:tcPr>
          <w:p w14:paraId="0EFA6903" w14:textId="77777777" w:rsidR="00E36F0E" w:rsidRPr="008A772E" w:rsidRDefault="00E36F0E" w:rsidP="00E36F0E">
            <w:pPr>
              <w:rPr>
                <w:rFonts w:cs="Arial"/>
              </w:rPr>
            </w:pPr>
          </w:p>
        </w:tc>
      </w:tr>
    </w:tbl>
    <w:p w14:paraId="5E1E8F48" w14:textId="77777777" w:rsidR="00E36F0E" w:rsidRDefault="00E36F0E" w:rsidP="00E36F0E"/>
    <w:p w14:paraId="57E8B681" w14:textId="04DCC8DB" w:rsidR="00E36F0E" w:rsidRDefault="00393DC0" w:rsidP="00506E2F">
      <w:pPr>
        <w:pStyle w:val="Heading4"/>
      </w:pPr>
      <w:r>
        <w:t>WIR-UC-REQ-370387/A-WIRClient1 and WIRClient5 WI-FI are not available</w:t>
      </w:r>
    </w:p>
    <w:p w14:paraId="2CA80FB2" w14:textId="25122F82" w:rsidR="00E36F0E" w:rsidRPr="00AE06BC" w:rsidRDefault="00E36F0E" w:rsidP="00E36F0E"/>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3"/>
        <w:gridCol w:w="7419"/>
      </w:tblGrid>
      <w:tr w:rsidR="00E36F0E" w14:paraId="74DAADDE" w14:textId="77777777" w:rsidTr="00506E2F">
        <w:trPr>
          <w:jc w:val="center"/>
        </w:trPr>
        <w:tc>
          <w:tcPr>
            <w:tcW w:w="1813"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66EED5D" w14:textId="77777777" w:rsidR="00E36F0E" w:rsidRDefault="00393DC0" w:rsidP="00E36F0E">
            <w:pPr>
              <w:spacing w:line="276" w:lineRule="auto"/>
            </w:pPr>
            <w:r>
              <w:rPr>
                <w:b/>
                <w:bCs/>
              </w:rPr>
              <w:t>Actors</w:t>
            </w:r>
          </w:p>
        </w:tc>
        <w:tc>
          <w:tcPr>
            <w:tcW w:w="741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894F07D" w14:textId="77777777" w:rsidR="00E36F0E" w:rsidRPr="005C215F" w:rsidRDefault="00393DC0" w:rsidP="00E36F0E">
            <w:pPr>
              <w:rPr>
                <w:rFonts w:cs="Arial"/>
              </w:rPr>
            </w:pPr>
            <w:r w:rsidRPr="005C215F">
              <w:rPr>
                <w:rFonts w:cs="Arial"/>
              </w:rPr>
              <w:t>WIRClient1, WIRServer, WIRClient2, WIRClient5</w:t>
            </w:r>
          </w:p>
        </w:tc>
      </w:tr>
      <w:tr w:rsidR="00E36F0E" w14:paraId="6872E175" w14:textId="77777777" w:rsidTr="00506E2F">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44D2247" w14:textId="77777777" w:rsidR="00E36F0E" w:rsidRDefault="00393DC0" w:rsidP="00E36F0E">
            <w:pPr>
              <w:spacing w:line="276" w:lineRule="auto"/>
            </w:pPr>
            <w:r>
              <w:rPr>
                <w:b/>
                <w:bCs/>
              </w:rPr>
              <w:t>Pre-conditions</w:t>
            </w:r>
          </w:p>
        </w:tc>
        <w:tc>
          <w:tcPr>
            <w:tcW w:w="741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E289E64" w14:textId="77777777" w:rsidR="00E36F0E" w:rsidRPr="005C215F" w:rsidRDefault="00393DC0" w:rsidP="00393DC0">
            <w:pPr>
              <w:numPr>
                <w:ilvl w:val="0"/>
                <w:numId w:val="58"/>
              </w:numPr>
            </w:pPr>
            <w:r w:rsidRPr="005C215F">
              <w:t>Gear position transitions to Park in automatic gear box system and ignition is ON or</w:t>
            </w:r>
          </w:p>
          <w:p w14:paraId="17511655" w14:textId="77777777" w:rsidR="00E36F0E" w:rsidRPr="005C215F" w:rsidRDefault="00393DC0" w:rsidP="00393DC0">
            <w:pPr>
              <w:numPr>
                <w:ilvl w:val="0"/>
                <w:numId w:val="58"/>
              </w:numPr>
            </w:pPr>
            <w:r w:rsidRPr="005C215F">
              <w:t>Gear position transitions to Neutral in a manual gear box system and ignition is ON or</w:t>
            </w:r>
          </w:p>
          <w:p w14:paraId="1CD2709B" w14:textId="77777777" w:rsidR="00E36F0E" w:rsidRPr="005C215F" w:rsidRDefault="00393DC0" w:rsidP="00393DC0">
            <w:pPr>
              <w:numPr>
                <w:ilvl w:val="0"/>
                <w:numId w:val="58"/>
              </w:numPr>
            </w:pPr>
            <w:r w:rsidRPr="005C215F">
              <w:lastRenderedPageBreak/>
              <w:t>Ignition is Accessory or</w:t>
            </w:r>
          </w:p>
          <w:p w14:paraId="5036A6DA" w14:textId="77777777" w:rsidR="00E36F0E" w:rsidRPr="005C215F" w:rsidRDefault="00393DC0" w:rsidP="00393DC0">
            <w:pPr>
              <w:numPr>
                <w:ilvl w:val="0"/>
                <w:numId w:val="58"/>
              </w:numPr>
            </w:pPr>
            <w:r w:rsidRPr="005C215F">
              <w:t>Delayed accessory is ON and Ignition is OFF or</w:t>
            </w:r>
          </w:p>
          <w:p w14:paraId="5BABCA0B" w14:textId="77777777" w:rsidR="00E36F0E" w:rsidRPr="005C215F" w:rsidRDefault="00393DC0" w:rsidP="00393DC0">
            <w:pPr>
              <w:numPr>
                <w:ilvl w:val="0"/>
                <w:numId w:val="58"/>
              </w:numPr>
            </w:pPr>
            <w:r w:rsidRPr="005C215F">
              <w:t>Ignition is OFF and delayed accessory is OFF provided ECU is up and running</w:t>
            </w:r>
          </w:p>
        </w:tc>
      </w:tr>
      <w:tr w:rsidR="00E36F0E" w14:paraId="3BBF43C4" w14:textId="77777777" w:rsidTr="00506E2F">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A404110" w14:textId="77777777" w:rsidR="00E36F0E" w:rsidRDefault="00393DC0" w:rsidP="00E36F0E">
            <w:pPr>
              <w:spacing w:line="276" w:lineRule="auto"/>
            </w:pPr>
            <w:r>
              <w:rPr>
                <w:b/>
                <w:bCs/>
              </w:rPr>
              <w:lastRenderedPageBreak/>
              <w:t>Scenario Description</w:t>
            </w:r>
          </w:p>
        </w:tc>
        <w:tc>
          <w:tcPr>
            <w:tcW w:w="741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E0CCA72" w14:textId="77777777" w:rsidR="00E36F0E" w:rsidRPr="005C215F" w:rsidRDefault="00393DC0" w:rsidP="00E36F0E">
            <w:pPr>
              <w:rPr>
                <w:rFonts w:cs="Arial"/>
              </w:rPr>
            </w:pPr>
            <w:r w:rsidRPr="005C215F">
              <w:rPr>
                <w:rFonts w:cs="Arial"/>
              </w:rPr>
              <w:t>WIR requests WIFI interface to connect to access point and WIRClient1 and WIRClient5 WIFI is not available</w:t>
            </w:r>
          </w:p>
        </w:tc>
      </w:tr>
      <w:tr w:rsidR="00E36F0E" w14:paraId="18BF5D59" w14:textId="77777777" w:rsidTr="00506E2F">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3979391" w14:textId="77777777" w:rsidR="00E36F0E" w:rsidRDefault="00393DC0" w:rsidP="00E36F0E">
            <w:pPr>
              <w:spacing w:line="276" w:lineRule="auto"/>
            </w:pPr>
            <w:r>
              <w:rPr>
                <w:b/>
                <w:bCs/>
              </w:rPr>
              <w:t>Post-conditions</w:t>
            </w:r>
          </w:p>
        </w:tc>
        <w:tc>
          <w:tcPr>
            <w:tcW w:w="7419" w:type="dxa"/>
            <w:tcBorders>
              <w:top w:val="single" w:sz="4" w:space="0" w:color="000000" w:themeColor="text1"/>
              <w:left w:val="single" w:sz="4" w:space="0" w:color="000000" w:themeColor="text1"/>
              <w:bottom w:val="single" w:sz="4" w:space="0" w:color="auto"/>
              <w:right w:val="single" w:sz="4" w:space="0" w:color="auto"/>
            </w:tcBorders>
            <w:tcMar>
              <w:top w:w="0" w:type="dxa"/>
              <w:left w:w="108" w:type="dxa"/>
              <w:bottom w:w="0" w:type="dxa"/>
              <w:right w:w="108" w:type="dxa"/>
            </w:tcMar>
          </w:tcPr>
          <w:p w14:paraId="5904E197" w14:textId="77777777" w:rsidR="00E36F0E" w:rsidRPr="005C215F" w:rsidRDefault="00393DC0" w:rsidP="00E36F0E">
            <w:pPr>
              <w:rPr>
                <w:rFonts w:cs="Arial"/>
              </w:rPr>
            </w:pPr>
            <w:r w:rsidRPr="005C215F">
              <w:rPr>
                <w:rFonts w:cs="Arial"/>
              </w:rPr>
              <w:t>WLAN services successfully connects to WIRClient2 access point</w:t>
            </w:r>
          </w:p>
          <w:p w14:paraId="2B4F3560" w14:textId="77777777" w:rsidR="00E36F0E" w:rsidRPr="005C215F" w:rsidRDefault="00393DC0" w:rsidP="00E36F0E">
            <w:pPr>
              <w:rPr>
                <w:rFonts w:cs="Arial"/>
              </w:rPr>
            </w:pPr>
            <w:r w:rsidRPr="005C215F">
              <w:rPr>
                <w:rFonts w:cs="Arial"/>
              </w:rPr>
              <w:t>WIR provides WIFI interface to requesting application</w:t>
            </w:r>
          </w:p>
        </w:tc>
      </w:tr>
      <w:tr w:rsidR="00E36F0E" w14:paraId="0D2F5095" w14:textId="77777777" w:rsidTr="00506E2F">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06CDF06" w14:textId="77777777" w:rsidR="00E36F0E" w:rsidRDefault="00393DC0">
            <w:pPr>
              <w:spacing w:line="276" w:lineRule="auto"/>
            </w:pPr>
            <w:r>
              <w:rPr>
                <w:b/>
                <w:bCs/>
              </w:rPr>
              <w:t>List of Exception Use Cases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6BB4ABCA" w14:textId="77777777" w:rsidR="00E36F0E" w:rsidRDefault="00E36F0E">
            <w:pPr>
              <w:spacing w:line="276" w:lineRule="auto"/>
            </w:pPr>
          </w:p>
        </w:tc>
      </w:tr>
      <w:tr w:rsidR="00E36F0E" w14:paraId="74156F8D" w14:textId="77777777" w:rsidTr="00506E2F">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B332E3B" w14:textId="77777777" w:rsidR="00E36F0E" w:rsidRDefault="00393DC0">
            <w:pPr>
              <w:spacing w:line="276" w:lineRule="auto"/>
            </w:pPr>
            <w:r>
              <w:rPr>
                <w:b/>
                <w:bCs/>
              </w:rPr>
              <w:t>Interfaces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25817FED" w14:textId="77777777" w:rsidR="00E36F0E" w:rsidRDefault="00E36F0E">
            <w:pPr>
              <w:spacing w:line="276" w:lineRule="auto"/>
            </w:pPr>
          </w:p>
        </w:tc>
      </w:tr>
    </w:tbl>
    <w:p w14:paraId="756566DC" w14:textId="77777777" w:rsidR="00E36F0E" w:rsidRDefault="00E36F0E" w:rsidP="00E36F0E"/>
    <w:p w14:paraId="1709E7C8" w14:textId="5A243455" w:rsidR="00E36F0E" w:rsidRDefault="00393DC0" w:rsidP="00506E2F">
      <w:pPr>
        <w:pStyle w:val="Heading4"/>
      </w:pPr>
      <w:r>
        <w:t>WIR-UC-REQ-370388/A-WIRClient2 and WIRClient5 WI-FI are not available</w:t>
      </w:r>
    </w:p>
    <w:p w14:paraId="675B01F5" w14:textId="39F87B78" w:rsidR="00E36F0E" w:rsidRPr="00AE06BC" w:rsidRDefault="00E36F0E" w:rsidP="00E36F0E"/>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3"/>
        <w:gridCol w:w="7419"/>
      </w:tblGrid>
      <w:tr w:rsidR="00E36F0E" w14:paraId="6F4ED609" w14:textId="77777777" w:rsidTr="00506E2F">
        <w:trPr>
          <w:jc w:val="center"/>
        </w:trPr>
        <w:tc>
          <w:tcPr>
            <w:tcW w:w="1813"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966FC88" w14:textId="77777777" w:rsidR="00E36F0E" w:rsidRDefault="00393DC0" w:rsidP="00E36F0E">
            <w:pPr>
              <w:spacing w:line="276" w:lineRule="auto"/>
            </w:pPr>
            <w:r>
              <w:rPr>
                <w:b/>
                <w:bCs/>
              </w:rPr>
              <w:t>Actors</w:t>
            </w:r>
          </w:p>
        </w:tc>
        <w:tc>
          <w:tcPr>
            <w:tcW w:w="741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EF2AFCA" w14:textId="77777777" w:rsidR="00E36F0E" w:rsidRPr="00865EA9" w:rsidRDefault="00393DC0" w:rsidP="00E36F0E">
            <w:pPr>
              <w:rPr>
                <w:rFonts w:cs="Arial"/>
              </w:rPr>
            </w:pPr>
            <w:r w:rsidRPr="00865EA9">
              <w:rPr>
                <w:rFonts w:cs="Arial"/>
              </w:rPr>
              <w:t>WIRClient1, WIRServer, WIRClient2, WIRClient5</w:t>
            </w:r>
          </w:p>
        </w:tc>
      </w:tr>
      <w:tr w:rsidR="00E36F0E" w14:paraId="6CA44762" w14:textId="77777777" w:rsidTr="00506E2F">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E7608A3" w14:textId="77777777" w:rsidR="00E36F0E" w:rsidRDefault="00393DC0" w:rsidP="00E36F0E">
            <w:pPr>
              <w:spacing w:line="276" w:lineRule="auto"/>
            </w:pPr>
            <w:r>
              <w:rPr>
                <w:b/>
                <w:bCs/>
              </w:rPr>
              <w:t>Pre-conditions</w:t>
            </w:r>
          </w:p>
        </w:tc>
        <w:tc>
          <w:tcPr>
            <w:tcW w:w="741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136284F" w14:textId="77777777" w:rsidR="00E36F0E" w:rsidRPr="00865EA9" w:rsidRDefault="00393DC0" w:rsidP="00393DC0">
            <w:pPr>
              <w:numPr>
                <w:ilvl w:val="0"/>
                <w:numId w:val="59"/>
              </w:numPr>
            </w:pPr>
            <w:r w:rsidRPr="00865EA9">
              <w:t>Gear position transitions to Park in automatic gear box system and ignition is ON or</w:t>
            </w:r>
          </w:p>
          <w:p w14:paraId="25B54966" w14:textId="77777777" w:rsidR="00E36F0E" w:rsidRPr="00865EA9" w:rsidRDefault="00393DC0" w:rsidP="00393DC0">
            <w:pPr>
              <w:numPr>
                <w:ilvl w:val="0"/>
                <w:numId w:val="59"/>
              </w:numPr>
            </w:pPr>
            <w:r w:rsidRPr="00865EA9">
              <w:t>Gear position transitions to Neutral in a manual gear box system and ignition is ON or</w:t>
            </w:r>
          </w:p>
          <w:p w14:paraId="36CD9AB5" w14:textId="77777777" w:rsidR="00E36F0E" w:rsidRPr="00865EA9" w:rsidRDefault="00393DC0" w:rsidP="00393DC0">
            <w:pPr>
              <w:numPr>
                <w:ilvl w:val="0"/>
                <w:numId w:val="59"/>
              </w:numPr>
            </w:pPr>
            <w:r w:rsidRPr="00865EA9">
              <w:t>Ignition is Accessory or</w:t>
            </w:r>
          </w:p>
          <w:p w14:paraId="08B4E4A1" w14:textId="77777777" w:rsidR="00E36F0E" w:rsidRPr="00865EA9" w:rsidRDefault="00393DC0" w:rsidP="00393DC0">
            <w:pPr>
              <w:numPr>
                <w:ilvl w:val="0"/>
                <w:numId w:val="59"/>
              </w:numPr>
            </w:pPr>
            <w:r w:rsidRPr="00865EA9">
              <w:t>Delayed accessory is ON and Ignition is OFF or</w:t>
            </w:r>
          </w:p>
          <w:p w14:paraId="1EB3A3EC" w14:textId="77777777" w:rsidR="00E36F0E" w:rsidRPr="00865EA9" w:rsidRDefault="00393DC0" w:rsidP="00393DC0">
            <w:pPr>
              <w:numPr>
                <w:ilvl w:val="0"/>
                <w:numId w:val="59"/>
              </w:numPr>
            </w:pPr>
            <w:r w:rsidRPr="00865EA9">
              <w:t>Ignition is OFF and delayed accessory is OFF provided ECU is up and running</w:t>
            </w:r>
          </w:p>
        </w:tc>
      </w:tr>
      <w:tr w:rsidR="00E36F0E" w14:paraId="360A425F" w14:textId="77777777" w:rsidTr="00506E2F">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55372B5" w14:textId="77777777" w:rsidR="00E36F0E" w:rsidRDefault="00393DC0" w:rsidP="00E36F0E">
            <w:pPr>
              <w:spacing w:line="276" w:lineRule="auto"/>
            </w:pPr>
            <w:r>
              <w:rPr>
                <w:b/>
                <w:bCs/>
              </w:rPr>
              <w:t>Scenario Description</w:t>
            </w:r>
          </w:p>
        </w:tc>
        <w:tc>
          <w:tcPr>
            <w:tcW w:w="741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D64908D" w14:textId="77777777" w:rsidR="00E36F0E" w:rsidRPr="00865EA9" w:rsidRDefault="00393DC0" w:rsidP="00E36F0E">
            <w:pPr>
              <w:rPr>
                <w:rFonts w:cs="Arial"/>
              </w:rPr>
            </w:pPr>
            <w:r w:rsidRPr="00865EA9">
              <w:rPr>
                <w:rFonts w:cs="Arial"/>
              </w:rPr>
              <w:t>WIR requests WIFI interface to connect to access point and WIRClient2 and WIRClient5 WIFI is not available</w:t>
            </w:r>
          </w:p>
        </w:tc>
      </w:tr>
      <w:tr w:rsidR="00E36F0E" w14:paraId="4C0D6FF5" w14:textId="77777777" w:rsidTr="00506E2F">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2A1057C" w14:textId="77777777" w:rsidR="00E36F0E" w:rsidRDefault="00393DC0" w:rsidP="00E36F0E">
            <w:pPr>
              <w:spacing w:line="276" w:lineRule="auto"/>
            </w:pPr>
            <w:r>
              <w:rPr>
                <w:b/>
                <w:bCs/>
              </w:rPr>
              <w:t>Post-conditions</w:t>
            </w:r>
          </w:p>
        </w:tc>
        <w:tc>
          <w:tcPr>
            <w:tcW w:w="7419" w:type="dxa"/>
            <w:tcBorders>
              <w:top w:val="single" w:sz="4" w:space="0" w:color="000000" w:themeColor="text1"/>
              <w:left w:val="single" w:sz="4" w:space="0" w:color="000000" w:themeColor="text1"/>
              <w:bottom w:val="single" w:sz="4" w:space="0" w:color="auto"/>
              <w:right w:val="single" w:sz="4" w:space="0" w:color="auto"/>
            </w:tcBorders>
            <w:tcMar>
              <w:top w:w="0" w:type="dxa"/>
              <w:left w:w="108" w:type="dxa"/>
              <w:bottom w:w="0" w:type="dxa"/>
              <w:right w:w="108" w:type="dxa"/>
            </w:tcMar>
          </w:tcPr>
          <w:p w14:paraId="365C511F" w14:textId="77777777" w:rsidR="00E36F0E" w:rsidRPr="00865EA9" w:rsidRDefault="00393DC0" w:rsidP="00E36F0E">
            <w:pPr>
              <w:rPr>
                <w:rFonts w:cs="Arial"/>
              </w:rPr>
            </w:pPr>
            <w:r w:rsidRPr="00865EA9">
              <w:rPr>
                <w:rFonts w:cs="Arial"/>
              </w:rPr>
              <w:t>WLAN services successfully connects to WIRClient1 access point</w:t>
            </w:r>
          </w:p>
          <w:p w14:paraId="0EA0DB65" w14:textId="77777777" w:rsidR="00E36F0E" w:rsidRPr="00865EA9" w:rsidRDefault="00393DC0" w:rsidP="00E36F0E">
            <w:pPr>
              <w:rPr>
                <w:rFonts w:cs="Arial"/>
              </w:rPr>
            </w:pPr>
            <w:r w:rsidRPr="00865EA9">
              <w:rPr>
                <w:rFonts w:cs="Arial"/>
              </w:rPr>
              <w:t>WIR provides WIFI interface to requesting application</w:t>
            </w:r>
          </w:p>
        </w:tc>
      </w:tr>
      <w:tr w:rsidR="00E36F0E" w14:paraId="0AD7EAA4" w14:textId="77777777" w:rsidTr="00506E2F">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A8CE1AC" w14:textId="77777777" w:rsidR="00E36F0E" w:rsidRDefault="00393DC0">
            <w:pPr>
              <w:spacing w:line="276" w:lineRule="auto"/>
            </w:pPr>
            <w:r>
              <w:rPr>
                <w:b/>
                <w:bCs/>
              </w:rPr>
              <w:t>List of Exception Use Cases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49BA4AE4" w14:textId="77777777" w:rsidR="00E36F0E" w:rsidRDefault="00E36F0E">
            <w:pPr>
              <w:spacing w:line="276" w:lineRule="auto"/>
            </w:pPr>
          </w:p>
        </w:tc>
      </w:tr>
      <w:tr w:rsidR="00E36F0E" w14:paraId="0A57EFB1" w14:textId="77777777" w:rsidTr="00506E2F">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85158F1" w14:textId="77777777" w:rsidR="00E36F0E" w:rsidRDefault="00393DC0">
            <w:pPr>
              <w:spacing w:line="276" w:lineRule="auto"/>
            </w:pPr>
            <w:r>
              <w:rPr>
                <w:b/>
                <w:bCs/>
              </w:rPr>
              <w:t>Interfaces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03CDD458" w14:textId="77777777" w:rsidR="00E36F0E" w:rsidRDefault="00E36F0E">
            <w:pPr>
              <w:spacing w:line="276" w:lineRule="auto"/>
            </w:pPr>
          </w:p>
        </w:tc>
      </w:tr>
    </w:tbl>
    <w:p w14:paraId="6A9303DC" w14:textId="77777777" w:rsidR="00E36F0E" w:rsidRDefault="00E36F0E" w:rsidP="00E36F0E"/>
    <w:p w14:paraId="572840E1" w14:textId="428EE240" w:rsidR="00E36F0E" w:rsidRDefault="00393DC0" w:rsidP="00506E2F">
      <w:pPr>
        <w:pStyle w:val="Heading4"/>
      </w:pPr>
      <w:r>
        <w:t>WIR-UC-REQ-370389/A-WIRClient1, WIRClient2 and WIRClient5 WI-FI are not available</w:t>
      </w:r>
    </w:p>
    <w:p w14:paraId="602CA779" w14:textId="7E8A8338" w:rsidR="00E36F0E" w:rsidRPr="00AE06BC" w:rsidRDefault="00E36F0E" w:rsidP="00E36F0E"/>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3"/>
        <w:gridCol w:w="7419"/>
      </w:tblGrid>
      <w:tr w:rsidR="00E36F0E" w14:paraId="7DB8C7C7" w14:textId="77777777" w:rsidTr="00506E2F">
        <w:trPr>
          <w:jc w:val="center"/>
        </w:trPr>
        <w:tc>
          <w:tcPr>
            <w:tcW w:w="1813"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C21A4ED" w14:textId="77777777" w:rsidR="00E36F0E" w:rsidRDefault="00393DC0" w:rsidP="00E36F0E">
            <w:pPr>
              <w:spacing w:line="276" w:lineRule="auto"/>
            </w:pPr>
            <w:r>
              <w:rPr>
                <w:b/>
                <w:bCs/>
              </w:rPr>
              <w:t>Actors</w:t>
            </w:r>
          </w:p>
        </w:tc>
        <w:tc>
          <w:tcPr>
            <w:tcW w:w="741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1C0D504" w14:textId="77777777" w:rsidR="00E36F0E" w:rsidRPr="00F6203B" w:rsidRDefault="00393DC0" w:rsidP="00E36F0E">
            <w:pPr>
              <w:rPr>
                <w:rFonts w:cs="Arial"/>
              </w:rPr>
            </w:pPr>
            <w:r w:rsidRPr="00F6203B">
              <w:rPr>
                <w:rFonts w:cs="Arial"/>
              </w:rPr>
              <w:t>WIRClient1, WIRServer, WIRClient2, WIRClient5</w:t>
            </w:r>
          </w:p>
        </w:tc>
      </w:tr>
      <w:tr w:rsidR="00E36F0E" w14:paraId="33E79174" w14:textId="77777777" w:rsidTr="00506E2F">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4D50884" w14:textId="77777777" w:rsidR="00E36F0E" w:rsidRDefault="00393DC0" w:rsidP="00E36F0E">
            <w:pPr>
              <w:spacing w:line="276" w:lineRule="auto"/>
            </w:pPr>
            <w:r>
              <w:rPr>
                <w:b/>
                <w:bCs/>
              </w:rPr>
              <w:t>Pre-conditions</w:t>
            </w:r>
          </w:p>
        </w:tc>
        <w:tc>
          <w:tcPr>
            <w:tcW w:w="741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BB48718" w14:textId="77777777" w:rsidR="00E36F0E" w:rsidRPr="00F6203B" w:rsidRDefault="00393DC0" w:rsidP="00393DC0">
            <w:pPr>
              <w:numPr>
                <w:ilvl w:val="0"/>
                <w:numId w:val="60"/>
              </w:numPr>
            </w:pPr>
            <w:r w:rsidRPr="00F6203B">
              <w:t>Gear position transitions to Park in automatic gear box system and ignition is ON or</w:t>
            </w:r>
          </w:p>
          <w:p w14:paraId="07AF8714" w14:textId="77777777" w:rsidR="00E36F0E" w:rsidRPr="00F6203B" w:rsidRDefault="00393DC0" w:rsidP="00393DC0">
            <w:pPr>
              <w:numPr>
                <w:ilvl w:val="0"/>
                <w:numId w:val="60"/>
              </w:numPr>
            </w:pPr>
            <w:r w:rsidRPr="00F6203B">
              <w:t>Gear position transitions to Neutral in a manual gear box system and ignition is ON or</w:t>
            </w:r>
          </w:p>
          <w:p w14:paraId="73DDB858" w14:textId="77777777" w:rsidR="00E36F0E" w:rsidRPr="00F6203B" w:rsidRDefault="00393DC0" w:rsidP="00393DC0">
            <w:pPr>
              <w:numPr>
                <w:ilvl w:val="0"/>
                <w:numId w:val="60"/>
              </w:numPr>
            </w:pPr>
            <w:r w:rsidRPr="00F6203B">
              <w:t>Ignition is Accessory or</w:t>
            </w:r>
          </w:p>
          <w:p w14:paraId="1BF5FD02" w14:textId="77777777" w:rsidR="00E36F0E" w:rsidRPr="00F6203B" w:rsidRDefault="00393DC0" w:rsidP="00393DC0">
            <w:pPr>
              <w:numPr>
                <w:ilvl w:val="0"/>
                <w:numId w:val="60"/>
              </w:numPr>
            </w:pPr>
            <w:r w:rsidRPr="00F6203B">
              <w:t>Delayed accessory is ON and Ignition is OFF or</w:t>
            </w:r>
          </w:p>
          <w:p w14:paraId="46F80513" w14:textId="77777777" w:rsidR="00E36F0E" w:rsidRPr="00F6203B" w:rsidRDefault="00393DC0" w:rsidP="00393DC0">
            <w:pPr>
              <w:numPr>
                <w:ilvl w:val="0"/>
                <w:numId w:val="60"/>
              </w:numPr>
              <w:rPr>
                <w:rFonts w:cs="Arial"/>
              </w:rPr>
            </w:pPr>
            <w:r w:rsidRPr="00F6203B">
              <w:t>Ignition is OFF and delayed accessory is OFF provided ECU is up and running</w:t>
            </w:r>
          </w:p>
        </w:tc>
      </w:tr>
      <w:tr w:rsidR="00E36F0E" w14:paraId="11C6936C" w14:textId="77777777" w:rsidTr="00506E2F">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5C3EA07" w14:textId="77777777" w:rsidR="00E36F0E" w:rsidRDefault="00393DC0" w:rsidP="00E36F0E">
            <w:pPr>
              <w:spacing w:line="276" w:lineRule="auto"/>
            </w:pPr>
            <w:r>
              <w:rPr>
                <w:b/>
                <w:bCs/>
              </w:rPr>
              <w:t>Scenario Description</w:t>
            </w:r>
          </w:p>
        </w:tc>
        <w:tc>
          <w:tcPr>
            <w:tcW w:w="741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7F5F50B" w14:textId="77777777" w:rsidR="00E36F0E" w:rsidRPr="00F6203B" w:rsidRDefault="00393DC0" w:rsidP="00E36F0E">
            <w:pPr>
              <w:rPr>
                <w:rFonts w:cs="Arial"/>
              </w:rPr>
            </w:pPr>
            <w:r w:rsidRPr="00F6203B">
              <w:rPr>
                <w:rFonts w:cs="Arial"/>
              </w:rPr>
              <w:t>WIR requests WIFI interface to connect to access point and WIRClient1, WIRClient2 and WIRClient5 WIFI is not available</w:t>
            </w:r>
          </w:p>
        </w:tc>
      </w:tr>
      <w:tr w:rsidR="00E36F0E" w14:paraId="02CA3AEC" w14:textId="77777777" w:rsidTr="00506E2F">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A124358" w14:textId="77777777" w:rsidR="00E36F0E" w:rsidRDefault="00393DC0" w:rsidP="00E36F0E">
            <w:pPr>
              <w:spacing w:line="276" w:lineRule="auto"/>
            </w:pPr>
            <w:r>
              <w:rPr>
                <w:b/>
                <w:bCs/>
              </w:rPr>
              <w:t>Post-conditions</w:t>
            </w:r>
          </w:p>
        </w:tc>
        <w:tc>
          <w:tcPr>
            <w:tcW w:w="7419" w:type="dxa"/>
            <w:tcBorders>
              <w:top w:val="single" w:sz="4" w:space="0" w:color="000000" w:themeColor="text1"/>
              <w:left w:val="single" w:sz="4" w:space="0" w:color="000000" w:themeColor="text1"/>
              <w:bottom w:val="single" w:sz="4" w:space="0" w:color="auto"/>
              <w:right w:val="single" w:sz="4" w:space="0" w:color="auto"/>
            </w:tcBorders>
            <w:tcMar>
              <w:top w:w="0" w:type="dxa"/>
              <w:left w:w="108" w:type="dxa"/>
              <w:bottom w:w="0" w:type="dxa"/>
              <w:right w:w="108" w:type="dxa"/>
            </w:tcMar>
          </w:tcPr>
          <w:p w14:paraId="79AE47C7" w14:textId="77777777" w:rsidR="00E36F0E" w:rsidRPr="00F6203B" w:rsidRDefault="00393DC0" w:rsidP="00E36F0E">
            <w:pPr>
              <w:rPr>
                <w:rFonts w:cs="Arial"/>
              </w:rPr>
            </w:pPr>
            <w:r w:rsidRPr="00F6203B">
              <w:rPr>
                <w:rFonts w:cs="Arial"/>
              </w:rPr>
              <w:t>WLAN services cannot connect WIFI access point</w:t>
            </w:r>
          </w:p>
          <w:p w14:paraId="2E04A211" w14:textId="77777777" w:rsidR="00E36F0E" w:rsidRPr="00F6203B" w:rsidRDefault="00393DC0" w:rsidP="00E36F0E">
            <w:pPr>
              <w:rPr>
                <w:rFonts w:cs="Arial"/>
              </w:rPr>
            </w:pPr>
            <w:r w:rsidRPr="00F6203B">
              <w:rPr>
                <w:rFonts w:cs="Arial"/>
              </w:rPr>
              <w:t>WIR not able to provide WIFI interface to requesting application</w:t>
            </w:r>
          </w:p>
        </w:tc>
      </w:tr>
      <w:tr w:rsidR="00E36F0E" w14:paraId="792A64E4" w14:textId="77777777" w:rsidTr="00506E2F">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34333EC" w14:textId="77777777" w:rsidR="00E36F0E" w:rsidRDefault="00393DC0">
            <w:pPr>
              <w:spacing w:line="276" w:lineRule="auto"/>
            </w:pPr>
            <w:r>
              <w:rPr>
                <w:b/>
                <w:bCs/>
              </w:rPr>
              <w:t>List of Exception Use Cases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642BA373" w14:textId="77777777" w:rsidR="00E36F0E" w:rsidRDefault="00E36F0E">
            <w:pPr>
              <w:spacing w:line="276" w:lineRule="auto"/>
            </w:pPr>
          </w:p>
        </w:tc>
      </w:tr>
      <w:tr w:rsidR="00E36F0E" w14:paraId="7AB16C1F" w14:textId="77777777" w:rsidTr="00506E2F">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6D712B" w14:textId="77777777" w:rsidR="00E36F0E" w:rsidRDefault="00393DC0">
            <w:pPr>
              <w:spacing w:line="276" w:lineRule="auto"/>
            </w:pPr>
            <w:r>
              <w:rPr>
                <w:b/>
                <w:bCs/>
              </w:rPr>
              <w:lastRenderedPageBreak/>
              <w:t>Interfaces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039B5FA8" w14:textId="77777777" w:rsidR="00E36F0E" w:rsidRDefault="00E36F0E">
            <w:pPr>
              <w:spacing w:line="276" w:lineRule="auto"/>
            </w:pPr>
          </w:p>
        </w:tc>
      </w:tr>
    </w:tbl>
    <w:p w14:paraId="038DD508" w14:textId="77777777" w:rsidR="00E36F0E" w:rsidRDefault="00E36F0E" w:rsidP="00E36F0E"/>
    <w:p w14:paraId="631ED7DE" w14:textId="77934E7C" w:rsidR="00E36F0E" w:rsidRDefault="00393DC0" w:rsidP="00506E2F">
      <w:pPr>
        <w:pStyle w:val="Heading4"/>
      </w:pPr>
      <w:r>
        <w:t>WIR-UC-REQ-296106/B-Known access point not available</w:t>
      </w:r>
    </w:p>
    <w:p w14:paraId="46A2B0A8" w14:textId="6936E5A1" w:rsidR="00E36F0E" w:rsidRPr="00AE06BC" w:rsidRDefault="00E36F0E" w:rsidP="00E36F0E"/>
    <w:tbl>
      <w:tblPr>
        <w:tblStyle w:val="TableGrid"/>
        <w:tblW w:w="0" w:type="auto"/>
        <w:jc w:val="center"/>
        <w:tblLook w:val="04A0" w:firstRow="1" w:lastRow="0" w:firstColumn="1" w:lastColumn="0" w:noHBand="0" w:noVBand="1"/>
      </w:tblPr>
      <w:tblGrid>
        <w:gridCol w:w="1910"/>
        <w:gridCol w:w="7666"/>
      </w:tblGrid>
      <w:tr w:rsidR="00E36F0E" w:rsidRPr="003B0CED" w14:paraId="25C12FF6" w14:textId="77777777" w:rsidTr="00506E2F">
        <w:trPr>
          <w:jc w:val="center"/>
        </w:trPr>
        <w:tc>
          <w:tcPr>
            <w:tcW w:w="1910" w:type="dxa"/>
            <w:shd w:val="clear" w:color="auto" w:fill="BFBFBF" w:themeFill="background1" w:themeFillShade="BF"/>
          </w:tcPr>
          <w:p w14:paraId="6A600960" w14:textId="77777777" w:rsidR="00E36F0E" w:rsidRPr="007373DA" w:rsidRDefault="00393DC0" w:rsidP="00E36F0E">
            <w:pPr>
              <w:rPr>
                <w:b/>
              </w:rPr>
            </w:pPr>
            <w:r w:rsidRPr="007373DA">
              <w:rPr>
                <w:b/>
              </w:rPr>
              <w:t>Actors</w:t>
            </w:r>
          </w:p>
        </w:tc>
        <w:tc>
          <w:tcPr>
            <w:tcW w:w="7666" w:type="dxa"/>
          </w:tcPr>
          <w:p w14:paraId="01549ABF" w14:textId="77777777" w:rsidR="00E36F0E" w:rsidRPr="008A772E" w:rsidRDefault="00393DC0" w:rsidP="00E36F0E">
            <w:pPr>
              <w:rPr>
                <w:rFonts w:cs="Arial"/>
              </w:rPr>
            </w:pPr>
            <w:r>
              <w:rPr>
                <w:rFonts w:cs="Arial"/>
              </w:rPr>
              <w:t xml:space="preserve">WIRClient1, WIRServer, </w:t>
            </w:r>
            <w:r w:rsidRPr="00A27708">
              <w:rPr>
                <w:rFonts w:cs="Arial"/>
              </w:rPr>
              <w:t>WIRClient2, WIRClient5</w:t>
            </w:r>
          </w:p>
        </w:tc>
      </w:tr>
      <w:tr w:rsidR="00E36F0E" w:rsidRPr="003B0CED" w14:paraId="09171AD1" w14:textId="77777777" w:rsidTr="00506E2F">
        <w:trPr>
          <w:jc w:val="center"/>
        </w:trPr>
        <w:tc>
          <w:tcPr>
            <w:tcW w:w="1910" w:type="dxa"/>
            <w:tcBorders>
              <w:bottom w:val="single" w:sz="4" w:space="0" w:color="auto"/>
            </w:tcBorders>
            <w:shd w:val="clear" w:color="auto" w:fill="BFBFBF" w:themeFill="background1" w:themeFillShade="BF"/>
          </w:tcPr>
          <w:p w14:paraId="7F59A809" w14:textId="77777777" w:rsidR="00E36F0E" w:rsidRPr="007373DA" w:rsidRDefault="00393DC0" w:rsidP="00E36F0E">
            <w:pPr>
              <w:rPr>
                <w:b/>
              </w:rPr>
            </w:pPr>
            <w:r>
              <w:rPr>
                <w:b/>
              </w:rPr>
              <w:t>Pre-c</w:t>
            </w:r>
            <w:r w:rsidRPr="007373DA">
              <w:rPr>
                <w:b/>
              </w:rPr>
              <w:t>onditions</w:t>
            </w:r>
          </w:p>
        </w:tc>
        <w:tc>
          <w:tcPr>
            <w:tcW w:w="7666" w:type="dxa"/>
            <w:tcBorders>
              <w:bottom w:val="single" w:sz="4" w:space="0" w:color="auto"/>
            </w:tcBorders>
          </w:tcPr>
          <w:p w14:paraId="2D906B67" w14:textId="77777777" w:rsidR="00E36F0E" w:rsidRPr="00A27708" w:rsidRDefault="00393DC0" w:rsidP="00393DC0">
            <w:pPr>
              <w:numPr>
                <w:ilvl w:val="0"/>
                <w:numId w:val="61"/>
              </w:numPr>
              <w:rPr>
                <w:rFonts w:cs="Arial"/>
              </w:rPr>
            </w:pPr>
            <w:r w:rsidRPr="00A27708">
              <w:rPr>
                <w:rFonts w:cs="Arial"/>
              </w:rPr>
              <w:t>Gear position transitions to Park in automatic gear box system and ignition is ON or</w:t>
            </w:r>
          </w:p>
          <w:p w14:paraId="18750F89" w14:textId="77777777" w:rsidR="00E36F0E" w:rsidRPr="00A27708" w:rsidRDefault="00393DC0" w:rsidP="00393DC0">
            <w:pPr>
              <w:numPr>
                <w:ilvl w:val="0"/>
                <w:numId w:val="61"/>
              </w:numPr>
              <w:rPr>
                <w:rFonts w:cs="Arial"/>
              </w:rPr>
            </w:pPr>
            <w:r w:rsidRPr="00A27708">
              <w:rPr>
                <w:rFonts w:cs="Arial"/>
              </w:rPr>
              <w:t>Gear position transitions to Neutral in a manual gear box system and ignition is ON or</w:t>
            </w:r>
          </w:p>
          <w:p w14:paraId="5DE1A853" w14:textId="77777777" w:rsidR="00E36F0E" w:rsidRPr="00A27708" w:rsidRDefault="00393DC0" w:rsidP="00393DC0">
            <w:pPr>
              <w:numPr>
                <w:ilvl w:val="0"/>
                <w:numId w:val="61"/>
              </w:numPr>
              <w:rPr>
                <w:rFonts w:cs="Arial"/>
              </w:rPr>
            </w:pPr>
            <w:r w:rsidRPr="00A27708">
              <w:rPr>
                <w:rFonts w:cs="Arial"/>
              </w:rPr>
              <w:t>Ignition is Accessory or</w:t>
            </w:r>
          </w:p>
          <w:p w14:paraId="350362C7" w14:textId="77777777" w:rsidR="00E36F0E" w:rsidRPr="00A27708" w:rsidRDefault="00393DC0" w:rsidP="00393DC0">
            <w:pPr>
              <w:numPr>
                <w:ilvl w:val="0"/>
                <w:numId w:val="61"/>
              </w:numPr>
              <w:rPr>
                <w:rFonts w:cs="Arial"/>
              </w:rPr>
            </w:pPr>
            <w:r w:rsidRPr="00A27708">
              <w:rPr>
                <w:rFonts w:cs="Arial"/>
              </w:rPr>
              <w:t>Delayed accessory is ON and Ignition is OFF or</w:t>
            </w:r>
          </w:p>
          <w:p w14:paraId="5DF131FA" w14:textId="77777777" w:rsidR="00E36F0E" w:rsidRPr="00A27708" w:rsidRDefault="00393DC0" w:rsidP="00393DC0">
            <w:pPr>
              <w:numPr>
                <w:ilvl w:val="0"/>
                <w:numId w:val="61"/>
              </w:numPr>
              <w:rPr>
                <w:rFonts w:cs="Arial"/>
              </w:rPr>
            </w:pPr>
            <w:r w:rsidRPr="00A27708">
              <w:rPr>
                <w:rFonts w:cs="Arial"/>
              </w:rPr>
              <w:t>Ignition is OFF and delayed accessory is OFF provided ECU is up and running</w:t>
            </w:r>
          </w:p>
        </w:tc>
      </w:tr>
      <w:tr w:rsidR="00E36F0E" w:rsidRPr="003B0CED" w14:paraId="73C3F031" w14:textId="77777777" w:rsidTr="00506E2F">
        <w:trPr>
          <w:jc w:val="center"/>
        </w:trPr>
        <w:tc>
          <w:tcPr>
            <w:tcW w:w="1910" w:type="dxa"/>
            <w:tcBorders>
              <w:left w:val="single" w:sz="4" w:space="0" w:color="auto"/>
              <w:bottom w:val="single" w:sz="4" w:space="0" w:color="auto"/>
            </w:tcBorders>
            <w:shd w:val="clear" w:color="auto" w:fill="BFBFBF" w:themeFill="background1" w:themeFillShade="BF"/>
          </w:tcPr>
          <w:p w14:paraId="566C72FB" w14:textId="77777777" w:rsidR="00E36F0E" w:rsidRPr="007373DA" w:rsidRDefault="00393DC0" w:rsidP="00E36F0E">
            <w:pPr>
              <w:rPr>
                <w:b/>
              </w:rPr>
            </w:pPr>
            <w:r>
              <w:rPr>
                <w:b/>
              </w:rPr>
              <w:t>Scenario Description</w:t>
            </w:r>
          </w:p>
        </w:tc>
        <w:tc>
          <w:tcPr>
            <w:tcW w:w="7666" w:type="dxa"/>
            <w:tcBorders>
              <w:right w:val="single" w:sz="4" w:space="0" w:color="auto"/>
            </w:tcBorders>
            <w:shd w:val="clear" w:color="auto" w:fill="auto"/>
          </w:tcPr>
          <w:p w14:paraId="1983E3B9" w14:textId="77777777" w:rsidR="00E36F0E" w:rsidRPr="008A772E" w:rsidRDefault="00393DC0" w:rsidP="00E36F0E">
            <w:pPr>
              <w:rPr>
                <w:rFonts w:cs="Arial"/>
              </w:rPr>
            </w:pPr>
            <w:r>
              <w:rPr>
                <w:rFonts w:cs="Arial"/>
              </w:rPr>
              <w:t>WIR requests WIFI interface to connect to access point and no known access points are available</w:t>
            </w:r>
          </w:p>
        </w:tc>
      </w:tr>
      <w:tr w:rsidR="00E36F0E" w:rsidRPr="003B0CED" w14:paraId="6A6F8214" w14:textId="77777777" w:rsidTr="00506E2F">
        <w:trPr>
          <w:jc w:val="center"/>
        </w:trPr>
        <w:tc>
          <w:tcPr>
            <w:tcW w:w="1910" w:type="dxa"/>
            <w:tcBorders>
              <w:top w:val="single" w:sz="4" w:space="0" w:color="auto"/>
              <w:left w:val="single" w:sz="4" w:space="0" w:color="auto"/>
              <w:bottom w:val="single" w:sz="4" w:space="0" w:color="auto"/>
            </w:tcBorders>
            <w:shd w:val="clear" w:color="auto" w:fill="BFBFBF" w:themeFill="background1" w:themeFillShade="BF"/>
          </w:tcPr>
          <w:p w14:paraId="3EE28CA6" w14:textId="77777777" w:rsidR="00E36F0E" w:rsidRPr="007373DA" w:rsidRDefault="00393DC0" w:rsidP="00E36F0E">
            <w:pPr>
              <w:rPr>
                <w:b/>
              </w:rPr>
            </w:pPr>
            <w:r w:rsidRPr="007373DA">
              <w:rPr>
                <w:b/>
              </w:rPr>
              <w:t>Post-conditions</w:t>
            </w:r>
          </w:p>
        </w:tc>
        <w:tc>
          <w:tcPr>
            <w:tcW w:w="7666" w:type="dxa"/>
            <w:tcBorders>
              <w:bottom w:val="single" w:sz="4" w:space="0" w:color="auto"/>
              <w:right w:val="single" w:sz="4" w:space="0" w:color="auto"/>
            </w:tcBorders>
            <w:shd w:val="clear" w:color="auto" w:fill="auto"/>
          </w:tcPr>
          <w:p w14:paraId="143A9818" w14:textId="77777777" w:rsidR="00E36F0E" w:rsidRDefault="00393DC0" w:rsidP="00E36F0E">
            <w:pPr>
              <w:rPr>
                <w:rFonts w:cs="Arial"/>
              </w:rPr>
            </w:pPr>
            <w:r>
              <w:rPr>
                <w:rFonts w:cs="Arial"/>
              </w:rPr>
              <w:t>WLAN services cannot connect to any WIFI access point</w:t>
            </w:r>
          </w:p>
          <w:p w14:paraId="26E997C1" w14:textId="77777777" w:rsidR="00E36F0E" w:rsidRPr="00FA28C4" w:rsidRDefault="00393DC0" w:rsidP="00E36F0E">
            <w:pPr>
              <w:rPr>
                <w:rFonts w:cs="Arial"/>
              </w:rPr>
            </w:pPr>
            <w:r>
              <w:rPr>
                <w:rFonts w:cs="Arial"/>
              </w:rPr>
              <w:t>WIR not able to provide WIFI interface to requesting application</w:t>
            </w:r>
          </w:p>
        </w:tc>
      </w:tr>
      <w:tr w:rsidR="00E36F0E" w:rsidRPr="003B0CED" w14:paraId="6A64ECD3" w14:textId="77777777" w:rsidTr="00506E2F">
        <w:trPr>
          <w:jc w:val="center"/>
        </w:trPr>
        <w:tc>
          <w:tcPr>
            <w:tcW w:w="1910" w:type="dxa"/>
            <w:tcBorders>
              <w:left w:val="single" w:sz="4" w:space="0" w:color="auto"/>
              <w:bottom w:val="single" w:sz="4" w:space="0" w:color="auto"/>
              <w:right w:val="single" w:sz="4" w:space="0" w:color="auto"/>
            </w:tcBorders>
            <w:shd w:val="clear" w:color="auto" w:fill="BFBFBF" w:themeFill="background1" w:themeFillShade="BF"/>
          </w:tcPr>
          <w:p w14:paraId="52DE3798" w14:textId="77777777" w:rsidR="00E36F0E" w:rsidRPr="007373DA" w:rsidRDefault="00393DC0" w:rsidP="00E36F0E">
            <w:pPr>
              <w:rPr>
                <w:b/>
              </w:rPr>
            </w:pPr>
            <w:r w:rsidRPr="007373DA">
              <w:rPr>
                <w:b/>
              </w:rPr>
              <w:t>Interfaces</w:t>
            </w:r>
          </w:p>
        </w:tc>
        <w:tc>
          <w:tcPr>
            <w:tcW w:w="7666" w:type="dxa"/>
            <w:tcBorders>
              <w:left w:val="single" w:sz="4" w:space="0" w:color="auto"/>
              <w:bottom w:val="single" w:sz="4" w:space="0" w:color="auto"/>
              <w:right w:val="single" w:sz="4" w:space="0" w:color="auto"/>
            </w:tcBorders>
            <w:shd w:val="clear" w:color="auto" w:fill="auto"/>
          </w:tcPr>
          <w:p w14:paraId="3207A580" w14:textId="77777777" w:rsidR="00E36F0E" w:rsidRPr="008A772E" w:rsidRDefault="00E36F0E" w:rsidP="00E36F0E">
            <w:pPr>
              <w:rPr>
                <w:rFonts w:cs="Arial"/>
              </w:rPr>
            </w:pPr>
          </w:p>
        </w:tc>
      </w:tr>
      <w:tr w:rsidR="00E36F0E" w:rsidRPr="003B0CED" w14:paraId="3CDEC070" w14:textId="77777777" w:rsidTr="00506E2F">
        <w:trPr>
          <w:jc w:val="center"/>
        </w:trPr>
        <w:tc>
          <w:tcPr>
            <w:tcW w:w="1910" w:type="dxa"/>
            <w:tcBorders>
              <w:left w:val="single" w:sz="4" w:space="0" w:color="auto"/>
              <w:bottom w:val="single" w:sz="4" w:space="0" w:color="auto"/>
              <w:right w:val="single" w:sz="4" w:space="0" w:color="auto"/>
            </w:tcBorders>
            <w:shd w:val="clear" w:color="auto" w:fill="BFBFBF" w:themeFill="background1" w:themeFillShade="BF"/>
          </w:tcPr>
          <w:p w14:paraId="3CDE45E0" w14:textId="77777777" w:rsidR="00E36F0E" w:rsidRPr="007373DA" w:rsidRDefault="00393DC0" w:rsidP="00E36F0E">
            <w:pPr>
              <w:rPr>
                <w:b/>
              </w:rPr>
            </w:pPr>
            <w:r>
              <w:rPr>
                <w:b/>
              </w:rPr>
              <w:t>Notes</w:t>
            </w:r>
          </w:p>
        </w:tc>
        <w:tc>
          <w:tcPr>
            <w:tcW w:w="7666" w:type="dxa"/>
            <w:tcBorders>
              <w:left w:val="single" w:sz="4" w:space="0" w:color="auto"/>
              <w:bottom w:val="single" w:sz="4" w:space="0" w:color="auto"/>
              <w:right w:val="single" w:sz="4" w:space="0" w:color="auto"/>
            </w:tcBorders>
            <w:shd w:val="clear" w:color="auto" w:fill="auto"/>
          </w:tcPr>
          <w:p w14:paraId="362B7971" w14:textId="77777777" w:rsidR="00E36F0E" w:rsidRPr="008A772E" w:rsidRDefault="00E36F0E" w:rsidP="00E36F0E">
            <w:pPr>
              <w:rPr>
                <w:rFonts w:cs="Arial"/>
              </w:rPr>
            </w:pPr>
          </w:p>
        </w:tc>
      </w:tr>
    </w:tbl>
    <w:p w14:paraId="4889611A" w14:textId="77777777" w:rsidR="00E36F0E" w:rsidRDefault="00E36F0E" w:rsidP="00E36F0E"/>
    <w:p w14:paraId="02F315F2" w14:textId="73C07C52" w:rsidR="00E36F0E" w:rsidRDefault="00393DC0" w:rsidP="00506E2F">
      <w:pPr>
        <w:pStyle w:val="Heading4"/>
      </w:pPr>
      <w:r>
        <w:t>WIR-UC-REQ-370033/A-Driver restriction is disabled and engine is off</w:t>
      </w:r>
    </w:p>
    <w:p w14:paraId="1DD02664" w14:textId="3A6E54CB" w:rsidR="00E36F0E" w:rsidRPr="00AE06BC" w:rsidRDefault="00E36F0E" w:rsidP="00E36F0E"/>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3"/>
        <w:gridCol w:w="7419"/>
      </w:tblGrid>
      <w:tr w:rsidR="00E36F0E" w14:paraId="1AECE291" w14:textId="77777777" w:rsidTr="00506E2F">
        <w:trPr>
          <w:jc w:val="center"/>
        </w:trPr>
        <w:tc>
          <w:tcPr>
            <w:tcW w:w="1813"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55D9315" w14:textId="77777777" w:rsidR="00E36F0E" w:rsidRDefault="00393DC0" w:rsidP="00E36F0E">
            <w:pPr>
              <w:spacing w:line="276" w:lineRule="auto"/>
            </w:pPr>
            <w:r>
              <w:rPr>
                <w:b/>
                <w:bCs/>
              </w:rPr>
              <w:t>Actors</w:t>
            </w:r>
          </w:p>
        </w:tc>
        <w:tc>
          <w:tcPr>
            <w:tcW w:w="741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1E074C9" w14:textId="77777777" w:rsidR="00E36F0E" w:rsidRPr="007E28E2" w:rsidRDefault="00393DC0" w:rsidP="00E36F0E">
            <w:pPr>
              <w:rPr>
                <w:rFonts w:cs="Arial"/>
              </w:rPr>
            </w:pPr>
            <w:r w:rsidRPr="007E28E2">
              <w:rPr>
                <w:rFonts w:cs="Arial"/>
              </w:rPr>
              <w:t>WIRServer, WIRClient1, WIRClient2, WIRClient5</w:t>
            </w:r>
          </w:p>
        </w:tc>
      </w:tr>
      <w:tr w:rsidR="00E36F0E" w14:paraId="45A7D9AA" w14:textId="77777777" w:rsidTr="00506E2F">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CBC9A37" w14:textId="77777777" w:rsidR="00E36F0E" w:rsidRDefault="00393DC0" w:rsidP="00E36F0E">
            <w:pPr>
              <w:spacing w:line="276" w:lineRule="auto"/>
            </w:pPr>
            <w:r>
              <w:rPr>
                <w:b/>
                <w:bCs/>
              </w:rPr>
              <w:t>Pre-conditions</w:t>
            </w:r>
          </w:p>
        </w:tc>
        <w:tc>
          <w:tcPr>
            <w:tcW w:w="741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A74E9AD" w14:textId="77777777" w:rsidR="00E36F0E" w:rsidRPr="007E28E2" w:rsidRDefault="00393DC0" w:rsidP="00E36F0E">
            <w:r w:rsidRPr="007E28E2">
              <w:t>Gear position transitions to Park in automatic gear box system and ignition is OFF</w:t>
            </w:r>
          </w:p>
          <w:p w14:paraId="32356671" w14:textId="77777777" w:rsidR="00E36F0E" w:rsidRPr="007E28E2" w:rsidRDefault="00E36F0E" w:rsidP="00E36F0E">
            <w:pPr>
              <w:rPr>
                <w:rFonts w:cs="Arial"/>
              </w:rPr>
            </w:pPr>
          </w:p>
        </w:tc>
      </w:tr>
      <w:tr w:rsidR="00E36F0E" w14:paraId="1A4A258F" w14:textId="77777777" w:rsidTr="00506E2F">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35615B7" w14:textId="77777777" w:rsidR="00E36F0E" w:rsidRDefault="00393DC0" w:rsidP="00E36F0E">
            <w:pPr>
              <w:spacing w:line="276" w:lineRule="auto"/>
            </w:pPr>
            <w:r>
              <w:rPr>
                <w:b/>
                <w:bCs/>
              </w:rPr>
              <w:t>Scenario Description</w:t>
            </w:r>
          </w:p>
        </w:tc>
        <w:tc>
          <w:tcPr>
            <w:tcW w:w="741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88BE7D9" w14:textId="77777777" w:rsidR="00E36F0E" w:rsidRPr="007E28E2" w:rsidRDefault="00393DC0" w:rsidP="00E36F0E">
            <w:pPr>
              <w:rPr>
                <w:rFonts w:cs="Arial"/>
              </w:rPr>
            </w:pPr>
            <w:r w:rsidRPr="007E28E2">
              <w:rPr>
                <w:rFonts w:cs="Arial"/>
              </w:rPr>
              <w:t>WIRServer requests WIFI interface to connect to access point with 10, 10, 10, 20, 40, 60 seconds interval</w:t>
            </w:r>
          </w:p>
        </w:tc>
      </w:tr>
      <w:tr w:rsidR="00E36F0E" w14:paraId="309A8069" w14:textId="77777777" w:rsidTr="00506E2F">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98F9B7E" w14:textId="77777777" w:rsidR="00E36F0E" w:rsidRDefault="00393DC0" w:rsidP="00E36F0E">
            <w:pPr>
              <w:spacing w:line="276" w:lineRule="auto"/>
            </w:pPr>
            <w:r>
              <w:rPr>
                <w:b/>
                <w:bCs/>
              </w:rPr>
              <w:t>Post-conditions</w:t>
            </w:r>
          </w:p>
        </w:tc>
        <w:tc>
          <w:tcPr>
            <w:tcW w:w="7419" w:type="dxa"/>
            <w:tcBorders>
              <w:top w:val="single" w:sz="4" w:space="0" w:color="000000" w:themeColor="text1"/>
              <w:left w:val="single" w:sz="4" w:space="0" w:color="000000" w:themeColor="text1"/>
              <w:bottom w:val="single" w:sz="4" w:space="0" w:color="auto"/>
              <w:right w:val="single" w:sz="4" w:space="0" w:color="auto"/>
            </w:tcBorders>
            <w:tcMar>
              <w:top w:w="0" w:type="dxa"/>
              <w:left w:w="108" w:type="dxa"/>
              <w:bottom w:w="0" w:type="dxa"/>
              <w:right w:w="108" w:type="dxa"/>
            </w:tcMar>
          </w:tcPr>
          <w:p w14:paraId="054D01A0" w14:textId="77777777" w:rsidR="00E36F0E" w:rsidRPr="007E28E2" w:rsidRDefault="00393DC0" w:rsidP="00E36F0E">
            <w:pPr>
              <w:rPr>
                <w:rFonts w:cs="Arial"/>
              </w:rPr>
            </w:pPr>
            <w:r w:rsidRPr="007E28E2">
              <w:rPr>
                <w:rFonts w:cs="Arial"/>
              </w:rPr>
              <w:t>WLAN services request AP scan to WIRClient1 WIRClient2 and WIRClient5</w:t>
            </w:r>
          </w:p>
          <w:p w14:paraId="76440A39" w14:textId="77777777" w:rsidR="00E36F0E" w:rsidRPr="007E28E2" w:rsidRDefault="00393DC0" w:rsidP="00E36F0E">
            <w:pPr>
              <w:rPr>
                <w:rFonts w:cs="Arial"/>
              </w:rPr>
            </w:pPr>
            <w:r w:rsidRPr="007E28E2">
              <w:rPr>
                <w:rFonts w:cs="Arial"/>
              </w:rPr>
              <w:t>WIRClient1, WIRClient2 and WIRClient5 start scanning with the timer interval</w:t>
            </w:r>
          </w:p>
          <w:p w14:paraId="2B492844" w14:textId="77777777" w:rsidR="00E36F0E" w:rsidRPr="007E28E2" w:rsidRDefault="00393DC0" w:rsidP="00E36F0E">
            <w:pPr>
              <w:rPr>
                <w:rFonts w:cs="Arial"/>
              </w:rPr>
            </w:pPr>
            <w:r w:rsidRPr="007E28E2">
              <w:rPr>
                <w:rFonts w:cs="Arial"/>
              </w:rPr>
              <w:t xml:space="preserve">After 6 scanning’s, WIRClient1, WIRClient2 and WIRClient5 goes in to sleep mode if WIRServer can’t find available AP from scan list </w:t>
            </w:r>
          </w:p>
        </w:tc>
      </w:tr>
      <w:tr w:rsidR="00E36F0E" w14:paraId="3A1BDF3F" w14:textId="77777777" w:rsidTr="00506E2F">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23D0F77" w14:textId="77777777" w:rsidR="00E36F0E" w:rsidRDefault="00393DC0">
            <w:pPr>
              <w:spacing w:line="276" w:lineRule="auto"/>
            </w:pPr>
            <w:r>
              <w:rPr>
                <w:b/>
                <w:bCs/>
              </w:rPr>
              <w:t>List of Exception Use Cases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6B872178" w14:textId="77777777" w:rsidR="00E36F0E" w:rsidRDefault="00E36F0E">
            <w:pPr>
              <w:spacing w:line="276" w:lineRule="auto"/>
            </w:pPr>
          </w:p>
        </w:tc>
      </w:tr>
      <w:tr w:rsidR="00E36F0E" w14:paraId="6B227638" w14:textId="77777777" w:rsidTr="00506E2F">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A504808" w14:textId="77777777" w:rsidR="00E36F0E" w:rsidRDefault="00393DC0">
            <w:pPr>
              <w:spacing w:line="276" w:lineRule="auto"/>
            </w:pPr>
            <w:r>
              <w:rPr>
                <w:b/>
                <w:bCs/>
              </w:rPr>
              <w:t>Interfaces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54E83412" w14:textId="77777777" w:rsidR="00E36F0E" w:rsidRDefault="00E36F0E">
            <w:pPr>
              <w:spacing w:line="276" w:lineRule="auto"/>
            </w:pPr>
          </w:p>
        </w:tc>
      </w:tr>
    </w:tbl>
    <w:p w14:paraId="241E40D3" w14:textId="77777777" w:rsidR="00E36F0E" w:rsidRDefault="00E36F0E" w:rsidP="00E36F0E"/>
    <w:p w14:paraId="58FD4A17" w14:textId="6610D8EC" w:rsidR="00E36F0E" w:rsidRDefault="00393DC0" w:rsidP="00506E2F">
      <w:pPr>
        <w:pStyle w:val="Heading4"/>
      </w:pPr>
      <w:r>
        <w:t>WIR-UC-REQ-370030/A-WiFi is connected but no application is requesting WiFi connection</w:t>
      </w:r>
    </w:p>
    <w:p w14:paraId="42BDABC0" w14:textId="2F5EC035" w:rsidR="00E36F0E" w:rsidRPr="00AE06BC" w:rsidRDefault="00E36F0E" w:rsidP="00E36F0E"/>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3"/>
        <w:gridCol w:w="7419"/>
      </w:tblGrid>
      <w:tr w:rsidR="00E36F0E" w14:paraId="752E4ABC" w14:textId="77777777" w:rsidTr="00506E2F">
        <w:trPr>
          <w:jc w:val="center"/>
        </w:trPr>
        <w:tc>
          <w:tcPr>
            <w:tcW w:w="1813"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172AF4F" w14:textId="77777777" w:rsidR="00E36F0E" w:rsidRDefault="00393DC0" w:rsidP="00E36F0E">
            <w:pPr>
              <w:spacing w:line="276" w:lineRule="auto"/>
            </w:pPr>
            <w:r>
              <w:rPr>
                <w:b/>
                <w:bCs/>
              </w:rPr>
              <w:t>Actors</w:t>
            </w:r>
          </w:p>
        </w:tc>
        <w:tc>
          <w:tcPr>
            <w:tcW w:w="741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7BC12E9" w14:textId="77777777" w:rsidR="00E36F0E" w:rsidRPr="00C62B3B" w:rsidRDefault="00393DC0" w:rsidP="00E36F0E">
            <w:pPr>
              <w:rPr>
                <w:rFonts w:cs="Arial"/>
              </w:rPr>
            </w:pPr>
            <w:r w:rsidRPr="00C62B3B">
              <w:rPr>
                <w:rFonts w:cs="Arial"/>
              </w:rPr>
              <w:t>WIRServer, WIRClient1, WIRClient2, WIRClient5</w:t>
            </w:r>
          </w:p>
        </w:tc>
      </w:tr>
      <w:tr w:rsidR="00E36F0E" w14:paraId="403181B4" w14:textId="77777777" w:rsidTr="00506E2F">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BF60EB1" w14:textId="77777777" w:rsidR="00E36F0E" w:rsidRDefault="00393DC0" w:rsidP="00E36F0E">
            <w:pPr>
              <w:spacing w:line="276" w:lineRule="auto"/>
            </w:pPr>
            <w:r>
              <w:rPr>
                <w:b/>
                <w:bCs/>
              </w:rPr>
              <w:t>Pre-conditions</w:t>
            </w:r>
          </w:p>
        </w:tc>
        <w:tc>
          <w:tcPr>
            <w:tcW w:w="741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99E45E2" w14:textId="77777777" w:rsidR="00E36F0E" w:rsidRPr="00C62B3B" w:rsidRDefault="00393DC0" w:rsidP="00E36F0E">
            <w:r w:rsidRPr="00C62B3B">
              <w:t>Gear position transitions to Park in automatic gear box system and ignition is OFF</w:t>
            </w:r>
          </w:p>
          <w:p w14:paraId="47EBE809" w14:textId="77777777" w:rsidR="00E36F0E" w:rsidRPr="00C62B3B" w:rsidRDefault="00393DC0" w:rsidP="00E36F0E">
            <w:r w:rsidRPr="00C62B3B">
              <w:t>WiFi is connected to an AP</w:t>
            </w:r>
          </w:p>
        </w:tc>
      </w:tr>
      <w:tr w:rsidR="00E36F0E" w14:paraId="4A0C1D07" w14:textId="77777777" w:rsidTr="00506E2F">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649A777" w14:textId="77777777" w:rsidR="00E36F0E" w:rsidRDefault="00393DC0" w:rsidP="00E36F0E">
            <w:pPr>
              <w:spacing w:line="276" w:lineRule="auto"/>
            </w:pPr>
            <w:r>
              <w:rPr>
                <w:b/>
                <w:bCs/>
              </w:rPr>
              <w:t>Scenario Description</w:t>
            </w:r>
          </w:p>
        </w:tc>
        <w:tc>
          <w:tcPr>
            <w:tcW w:w="741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2AA483D" w14:textId="77777777" w:rsidR="00E36F0E" w:rsidRPr="00C62B3B" w:rsidRDefault="00393DC0" w:rsidP="00E36F0E">
            <w:pPr>
              <w:rPr>
                <w:rFonts w:cs="Arial"/>
              </w:rPr>
            </w:pPr>
            <w:r w:rsidRPr="00C62B3B">
              <w:rPr>
                <w:rFonts w:cs="Arial"/>
              </w:rPr>
              <w:t>WIRServer disconnects after 1 min if no application requests it</w:t>
            </w:r>
          </w:p>
          <w:p w14:paraId="29A214FE" w14:textId="77777777" w:rsidR="00E36F0E" w:rsidRPr="00C62B3B" w:rsidRDefault="00E36F0E" w:rsidP="00E36F0E">
            <w:pPr>
              <w:rPr>
                <w:rFonts w:cs="Arial"/>
              </w:rPr>
            </w:pPr>
          </w:p>
        </w:tc>
      </w:tr>
      <w:tr w:rsidR="00E36F0E" w14:paraId="3F10F5DD" w14:textId="77777777" w:rsidTr="00506E2F">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DC27DB1" w14:textId="77777777" w:rsidR="00E36F0E" w:rsidRDefault="00393DC0" w:rsidP="00E36F0E">
            <w:pPr>
              <w:spacing w:line="276" w:lineRule="auto"/>
            </w:pPr>
            <w:r>
              <w:rPr>
                <w:b/>
                <w:bCs/>
              </w:rPr>
              <w:t>Post-conditions</w:t>
            </w:r>
          </w:p>
        </w:tc>
        <w:tc>
          <w:tcPr>
            <w:tcW w:w="7419" w:type="dxa"/>
            <w:tcBorders>
              <w:top w:val="single" w:sz="4" w:space="0" w:color="000000" w:themeColor="text1"/>
              <w:left w:val="single" w:sz="4" w:space="0" w:color="000000" w:themeColor="text1"/>
              <w:bottom w:val="single" w:sz="4" w:space="0" w:color="auto"/>
              <w:right w:val="single" w:sz="4" w:space="0" w:color="auto"/>
            </w:tcBorders>
            <w:tcMar>
              <w:top w:w="0" w:type="dxa"/>
              <w:left w:w="108" w:type="dxa"/>
              <w:bottom w:w="0" w:type="dxa"/>
              <w:right w:w="108" w:type="dxa"/>
            </w:tcMar>
          </w:tcPr>
          <w:p w14:paraId="395CDB93" w14:textId="77777777" w:rsidR="00E36F0E" w:rsidRPr="00C62B3B" w:rsidRDefault="00393DC0" w:rsidP="00E36F0E">
            <w:pPr>
              <w:rPr>
                <w:rFonts w:cs="Arial"/>
              </w:rPr>
            </w:pPr>
            <w:r w:rsidRPr="00C62B3B">
              <w:rPr>
                <w:rFonts w:cs="Arial"/>
              </w:rPr>
              <w:t>WIRServer initiates WiFi connection</w:t>
            </w:r>
          </w:p>
          <w:p w14:paraId="3A605BF0" w14:textId="77777777" w:rsidR="00E36F0E" w:rsidRPr="00C62B3B" w:rsidRDefault="00393DC0" w:rsidP="00E36F0E">
            <w:pPr>
              <w:rPr>
                <w:rFonts w:cs="Arial"/>
              </w:rPr>
            </w:pPr>
            <w:r w:rsidRPr="00C62B3B">
              <w:rPr>
                <w:rFonts w:cs="Arial"/>
              </w:rPr>
              <w:t>WIRClient1, WIRClient2 or WIRClient5 disconnect from the AP</w:t>
            </w:r>
          </w:p>
          <w:p w14:paraId="1DB3CF3F" w14:textId="77777777" w:rsidR="00E36F0E" w:rsidRPr="00C62B3B" w:rsidRDefault="00393DC0" w:rsidP="00E36F0E">
            <w:pPr>
              <w:rPr>
                <w:rFonts w:cs="Arial"/>
              </w:rPr>
            </w:pPr>
            <w:r w:rsidRPr="00C62B3B">
              <w:rPr>
                <w:rFonts w:cs="Arial"/>
              </w:rPr>
              <w:t>WIRClient1, WIRClient2 and WIRClient5 are in sleep mode</w:t>
            </w:r>
          </w:p>
          <w:p w14:paraId="16225B30" w14:textId="77777777" w:rsidR="00E36F0E" w:rsidRPr="00C62B3B" w:rsidRDefault="00393DC0" w:rsidP="00E36F0E">
            <w:pPr>
              <w:rPr>
                <w:rFonts w:cs="Arial"/>
              </w:rPr>
            </w:pPr>
            <w:r w:rsidRPr="00C62B3B">
              <w:rPr>
                <w:rFonts w:cs="Arial"/>
              </w:rPr>
              <w:t>WIRServer remembers last AP connected</w:t>
            </w:r>
          </w:p>
        </w:tc>
      </w:tr>
      <w:tr w:rsidR="00E36F0E" w14:paraId="27AEF472" w14:textId="77777777" w:rsidTr="00506E2F">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8B4E652" w14:textId="77777777" w:rsidR="00E36F0E" w:rsidRDefault="00393DC0">
            <w:pPr>
              <w:spacing w:line="276" w:lineRule="auto"/>
            </w:pPr>
            <w:r>
              <w:rPr>
                <w:b/>
                <w:bCs/>
              </w:rPr>
              <w:lastRenderedPageBreak/>
              <w:t>List of Exception Use Cases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1EF492C3" w14:textId="77777777" w:rsidR="00E36F0E" w:rsidRDefault="00E36F0E">
            <w:pPr>
              <w:spacing w:line="276" w:lineRule="auto"/>
            </w:pPr>
          </w:p>
        </w:tc>
      </w:tr>
      <w:tr w:rsidR="00E36F0E" w14:paraId="4B567E1D" w14:textId="77777777" w:rsidTr="00506E2F">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DE47654" w14:textId="77777777" w:rsidR="00E36F0E" w:rsidRDefault="00393DC0">
            <w:pPr>
              <w:spacing w:line="276" w:lineRule="auto"/>
            </w:pPr>
            <w:r>
              <w:rPr>
                <w:b/>
                <w:bCs/>
              </w:rPr>
              <w:t>Interfaces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409C6835" w14:textId="77777777" w:rsidR="00E36F0E" w:rsidRDefault="00E36F0E">
            <w:pPr>
              <w:spacing w:line="276" w:lineRule="auto"/>
            </w:pPr>
          </w:p>
        </w:tc>
      </w:tr>
    </w:tbl>
    <w:p w14:paraId="5030F59A" w14:textId="77777777" w:rsidR="00E36F0E" w:rsidRDefault="00E36F0E" w:rsidP="00E36F0E"/>
    <w:p w14:paraId="4475114E" w14:textId="6D88C204" w:rsidR="00E36F0E" w:rsidRDefault="00393DC0" w:rsidP="00506E2F">
      <w:pPr>
        <w:pStyle w:val="Heading4"/>
      </w:pPr>
      <w:r>
        <w:t>WIR-UC-REQ-370031/A-WIRServer disconnected from an AP and an application requests WiFi connection</w:t>
      </w:r>
    </w:p>
    <w:p w14:paraId="11696DE3" w14:textId="32880E7D" w:rsidR="00E36F0E" w:rsidRPr="00AE06BC" w:rsidRDefault="00E36F0E" w:rsidP="00E36F0E"/>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3"/>
        <w:gridCol w:w="7419"/>
      </w:tblGrid>
      <w:tr w:rsidR="00E36F0E" w14:paraId="2A1DCE0E" w14:textId="77777777" w:rsidTr="00506E2F">
        <w:trPr>
          <w:jc w:val="center"/>
        </w:trPr>
        <w:tc>
          <w:tcPr>
            <w:tcW w:w="1813"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4A95883" w14:textId="77777777" w:rsidR="00E36F0E" w:rsidRDefault="00393DC0" w:rsidP="00E36F0E">
            <w:pPr>
              <w:spacing w:line="276" w:lineRule="auto"/>
            </w:pPr>
            <w:r>
              <w:rPr>
                <w:b/>
                <w:bCs/>
              </w:rPr>
              <w:t>Actors</w:t>
            </w:r>
          </w:p>
        </w:tc>
        <w:tc>
          <w:tcPr>
            <w:tcW w:w="741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FB55229" w14:textId="77777777" w:rsidR="00E36F0E" w:rsidRPr="00123C53" w:rsidRDefault="00393DC0" w:rsidP="00E36F0E">
            <w:pPr>
              <w:rPr>
                <w:rFonts w:cs="Arial"/>
              </w:rPr>
            </w:pPr>
            <w:r w:rsidRPr="00123C53">
              <w:rPr>
                <w:rFonts w:cs="Arial"/>
              </w:rPr>
              <w:t>WIRServer, WIRClient1, WIRClient2, WIRClient5</w:t>
            </w:r>
          </w:p>
        </w:tc>
      </w:tr>
      <w:tr w:rsidR="00E36F0E" w14:paraId="1AB345AC" w14:textId="77777777" w:rsidTr="00506E2F">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476BCC9" w14:textId="77777777" w:rsidR="00E36F0E" w:rsidRDefault="00393DC0" w:rsidP="00E36F0E">
            <w:pPr>
              <w:spacing w:line="276" w:lineRule="auto"/>
            </w:pPr>
            <w:r>
              <w:rPr>
                <w:b/>
                <w:bCs/>
              </w:rPr>
              <w:t>Pre-conditions</w:t>
            </w:r>
          </w:p>
        </w:tc>
        <w:tc>
          <w:tcPr>
            <w:tcW w:w="741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A3552B8" w14:textId="77777777" w:rsidR="00E36F0E" w:rsidRPr="00123C53" w:rsidRDefault="00393DC0" w:rsidP="00E36F0E">
            <w:r w:rsidRPr="00123C53">
              <w:t>WIRServer disconnected from an AP since there is no application requesting WiFi connection</w:t>
            </w:r>
          </w:p>
        </w:tc>
      </w:tr>
      <w:tr w:rsidR="00E36F0E" w14:paraId="4AAC9E5E" w14:textId="77777777" w:rsidTr="00506E2F">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848F61" w14:textId="77777777" w:rsidR="00E36F0E" w:rsidRDefault="00393DC0" w:rsidP="00E36F0E">
            <w:pPr>
              <w:spacing w:line="276" w:lineRule="auto"/>
            </w:pPr>
            <w:r>
              <w:rPr>
                <w:b/>
                <w:bCs/>
              </w:rPr>
              <w:t>Scenario Description</w:t>
            </w:r>
          </w:p>
        </w:tc>
        <w:tc>
          <w:tcPr>
            <w:tcW w:w="741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A7D6968" w14:textId="77777777" w:rsidR="00E36F0E" w:rsidRPr="00123C53" w:rsidRDefault="00393DC0" w:rsidP="00E36F0E">
            <w:pPr>
              <w:rPr>
                <w:rFonts w:cs="Arial"/>
              </w:rPr>
            </w:pPr>
            <w:r w:rsidRPr="00123C53">
              <w:rPr>
                <w:rFonts w:cs="Arial"/>
              </w:rPr>
              <w:t>WIRServer connects to the AP connected previously</w:t>
            </w:r>
          </w:p>
          <w:p w14:paraId="3841AD92" w14:textId="77777777" w:rsidR="00E36F0E" w:rsidRPr="00123C53" w:rsidRDefault="00E36F0E" w:rsidP="00E36F0E">
            <w:pPr>
              <w:rPr>
                <w:rFonts w:cs="Arial"/>
              </w:rPr>
            </w:pPr>
          </w:p>
        </w:tc>
      </w:tr>
      <w:tr w:rsidR="00E36F0E" w14:paraId="2B4E580D" w14:textId="77777777" w:rsidTr="00506E2F">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B445E4E" w14:textId="77777777" w:rsidR="00E36F0E" w:rsidRDefault="00393DC0" w:rsidP="00E36F0E">
            <w:pPr>
              <w:spacing w:line="276" w:lineRule="auto"/>
            </w:pPr>
            <w:r>
              <w:rPr>
                <w:b/>
                <w:bCs/>
              </w:rPr>
              <w:t>Post-conditions</w:t>
            </w:r>
          </w:p>
        </w:tc>
        <w:tc>
          <w:tcPr>
            <w:tcW w:w="7419" w:type="dxa"/>
            <w:tcBorders>
              <w:top w:val="single" w:sz="4" w:space="0" w:color="000000" w:themeColor="text1"/>
              <w:left w:val="single" w:sz="4" w:space="0" w:color="000000" w:themeColor="text1"/>
              <w:bottom w:val="single" w:sz="4" w:space="0" w:color="auto"/>
              <w:right w:val="single" w:sz="4" w:space="0" w:color="auto"/>
            </w:tcBorders>
            <w:tcMar>
              <w:top w:w="0" w:type="dxa"/>
              <w:left w:w="108" w:type="dxa"/>
              <w:bottom w:w="0" w:type="dxa"/>
              <w:right w:w="108" w:type="dxa"/>
            </w:tcMar>
          </w:tcPr>
          <w:p w14:paraId="68E2AE3A" w14:textId="77777777" w:rsidR="00E36F0E" w:rsidRPr="00123C53" w:rsidRDefault="00393DC0" w:rsidP="00E36F0E">
            <w:pPr>
              <w:rPr>
                <w:rFonts w:cs="Arial"/>
              </w:rPr>
            </w:pPr>
            <w:r w:rsidRPr="00123C53">
              <w:rPr>
                <w:rFonts w:cs="Arial"/>
              </w:rPr>
              <w:t>WIRServer tries to connect to the previously connected AP</w:t>
            </w:r>
          </w:p>
          <w:p w14:paraId="5B42C361" w14:textId="77777777" w:rsidR="00E36F0E" w:rsidRPr="00123C53" w:rsidRDefault="00393DC0" w:rsidP="00E36F0E">
            <w:pPr>
              <w:rPr>
                <w:rFonts w:cs="Arial"/>
              </w:rPr>
            </w:pPr>
            <w:r w:rsidRPr="00123C53">
              <w:rPr>
                <w:rFonts w:cs="Arial"/>
              </w:rPr>
              <w:t>If it fails to connect to the AP, WIR initiates scanning again</w:t>
            </w:r>
          </w:p>
        </w:tc>
      </w:tr>
      <w:tr w:rsidR="00E36F0E" w14:paraId="41CD4F2C" w14:textId="77777777" w:rsidTr="00506E2F">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794AF34" w14:textId="77777777" w:rsidR="00E36F0E" w:rsidRDefault="00393DC0">
            <w:pPr>
              <w:spacing w:line="276" w:lineRule="auto"/>
            </w:pPr>
            <w:r>
              <w:rPr>
                <w:b/>
                <w:bCs/>
              </w:rPr>
              <w:t>List of Exception Use Cases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1E125ED8" w14:textId="77777777" w:rsidR="00E36F0E" w:rsidRDefault="00E36F0E">
            <w:pPr>
              <w:spacing w:line="276" w:lineRule="auto"/>
            </w:pPr>
          </w:p>
        </w:tc>
      </w:tr>
      <w:tr w:rsidR="00E36F0E" w14:paraId="65C38242" w14:textId="77777777" w:rsidTr="00506E2F">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C63287E" w14:textId="77777777" w:rsidR="00E36F0E" w:rsidRDefault="00393DC0">
            <w:pPr>
              <w:spacing w:line="276" w:lineRule="auto"/>
            </w:pPr>
            <w:r>
              <w:rPr>
                <w:b/>
                <w:bCs/>
              </w:rPr>
              <w:t>Interfaces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03155DFE" w14:textId="77777777" w:rsidR="00E36F0E" w:rsidRDefault="00E36F0E">
            <w:pPr>
              <w:spacing w:line="276" w:lineRule="auto"/>
            </w:pPr>
          </w:p>
        </w:tc>
      </w:tr>
    </w:tbl>
    <w:p w14:paraId="18690588" w14:textId="77777777" w:rsidR="00E36F0E" w:rsidRDefault="00E36F0E" w:rsidP="00E36F0E"/>
    <w:p w14:paraId="50E656A8" w14:textId="32923911" w:rsidR="00E36F0E" w:rsidRDefault="00393DC0" w:rsidP="00506E2F">
      <w:pPr>
        <w:pStyle w:val="Heading4"/>
      </w:pPr>
      <w:r>
        <w:t>WIR-UC-REQ-370032/A-Last application releases WIR WiFi connection</w:t>
      </w:r>
    </w:p>
    <w:p w14:paraId="296DFAF3" w14:textId="2EA413AC" w:rsidR="00E36F0E" w:rsidRPr="00AE06BC" w:rsidRDefault="00E36F0E" w:rsidP="00E36F0E"/>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3"/>
        <w:gridCol w:w="7419"/>
      </w:tblGrid>
      <w:tr w:rsidR="00E36F0E" w14:paraId="5238726F" w14:textId="77777777" w:rsidTr="00506E2F">
        <w:trPr>
          <w:jc w:val="center"/>
        </w:trPr>
        <w:tc>
          <w:tcPr>
            <w:tcW w:w="1813"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B40F3F2" w14:textId="77777777" w:rsidR="00E36F0E" w:rsidRDefault="00393DC0" w:rsidP="00E36F0E">
            <w:pPr>
              <w:spacing w:line="276" w:lineRule="auto"/>
            </w:pPr>
            <w:r>
              <w:rPr>
                <w:b/>
                <w:bCs/>
              </w:rPr>
              <w:t>Actors</w:t>
            </w:r>
          </w:p>
        </w:tc>
        <w:tc>
          <w:tcPr>
            <w:tcW w:w="7419"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5DB898C" w14:textId="77777777" w:rsidR="00E36F0E" w:rsidRDefault="00393DC0" w:rsidP="00E36F0E">
            <w:pPr>
              <w:rPr>
                <w:rFonts w:cs="Arial"/>
              </w:rPr>
            </w:pPr>
            <w:r>
              <w:rPr>
                <w:rFonts w:cs="Arial"/>
              </w:rPr>
              <w:t>WIRServer</w:t>
            </w:r>
          </w:p>
        </w:tc>
      </w:tr>
      <w:tr w:rsidR="00E36F0E" w14:paraId="4D07F97B" w14:textId="77777777" w:rsidTr="00506E2F">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A8AFD77" w14:textId="77777777" w:rsidR="00E36F0E" w:rsidRDefault="00393DC0" w:rsidP="00E36F0E">
            <w:pPr>
              <w:spacing w:line="276" w:lineRule="auto"/>
            </w:pPr>
            <w:r>
              <w:rPr>
                <w:b/>
                <w:bCs/>
              </w:rPr>
              <w:t>Pre-conditions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212AA2B6" w14:textId="77777777" w:rsidR="00E36F0E" w:rsidRDefault="00393DC0" w:rsidP="00E36F0E">
            <w:r>
              <w:t>WIRServer connected to an AP</w:t>
            </w:r>
          </w:p>
          <w:p w14:paraId="7BB0E9D8" w14:textId="77777777" w:rsidR="00E36F0E" w:rsidRDefault="00393DC0" w:rsidP="00E36F0E">
            <w:r>
              <w:t>An application is using the WiFi connection released WIR interface</w:t>
            </w:r>
          </w:p>
        </w:tc>
      </w:tr>
      <w:tr w:rsidR="00E36F0E" w14:paraId="26B36824" w14:textId="77777777" w:rsidTr="00506E2F">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5FAC0D2" w14:textId="77777777" w:rsidR="00E36F0E" w:rsidRDefault="00393DC0" w:rsidP="00E36F0E">
            <w:pPr>
              <w:spacing w:line="276" w:lineRule="auto"/>
            </w:pPr>
            <w:r>
              <w:rPr>
                <w:b/>
                <w:bCs/>
              </w:rPr>
              <w:t>Scenario Description</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3FC409A9" w14:textId="77777777" w:rsidR="00E36F0E" w:rsidRDefault="00393DC0" w:rsidP="00E36F0E">
            <w:pPr>
              <w:rPr>
                <w:rFonts w:cs="Arial"/>
              </w:rPr>
            </w:pPr>
            <w:r>
              <w:rPr>
                <w:rFonts w:cs="Arial"/>
              </w:rPr>
              <w:t>WIRServer disconnects from AP when last application released WIR WiFi interface and no application is requesting for 1 minute</w:t>
            </w:r>
          </w:p>
          <w:p w14:paraId="5EB37C46" w14:textId="77777777" w:rsidR="00E36F0E" w:rsidRDefault="00E36F0E" w:rsidP="00E36F0E">
            <w:pPr>
              <w:rPr>
                <w:rFonts w:cs="Arial"/>
              </w:rPr>
            </w:pPr>
          </w:p>
        </w:tc>
      </w:tr>
      <w:tr w:rsidR="00E36F0E" w14:paraId="4E3284CD" w14:textId="77777777" w:rsidTr="00506E2F">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BAEF755" w14:textId="77777777" w:rsidR="00E36F0E" w:rsidRDefault="00393DC0" w:rsidP="00E36F0E">
            <w:pPr>
              <w:spacing w:line="276" w:lineRule="auto"/>
            </w:pPr>
            <w:r>
              <w:rPr>
                <w:b/>
                <w:bCs/>
              </w:rPr>
              <w:t>Post-conditions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125351F2" w14:textId="77777777" w:rsidR="00E36F0E" w:rsidRDefault="00393DC0" w:rsidP="00E36F0E">
            <w:pPr>
              <w:rPr>
                <w:rFonts w:cs="Arial"/>
              </w:rPr>
            </w:pPr>
            <w:r>
              <w:rPr>
                <w:rFonts w:cs="Arial"/>
              </w:rPr>
              <w:t>Last application released WIR WiFi interface</w:t>
            </w:r>
          </w:p>
          <w:p w14:paraId="217B7121" w14:textId="77777777" w:rsidR="00E36F0E" w:rsidRDefault="00393DC0" w:rsidP="00E36F0E">
            <w:pPr>
              <w:rPr>
                <w:rFonts w:cs="Arial"/>
              </w:rPr>
            </w:pPr>
            <w:r>
              <w:rPr>
                <w:rFonts w:cs="Arial"/>
              </w:rPr>
              <w:t>WIRServer maintains connection for 1 minute</w:t>
            </w:r>
          </w:p>
          <w:p w14:paraId="17AFCC04" w14:textId="77777777" w:rsidR="00E36F0E" w:rsidRDefault="00393DC0" w:rsidP="00E36F0E">
            <w:pPr>
              <w:rPr>
                <w:rFonts w:cs="Arial"/>
              </w:rPr>
            </w:pPr>
            <w:r>
              <w:rPr>
                <w:rFonts w:cs="Arial"/>
              </w:rPr>
              <w:t xml:space="preserve">WIR server disconnects from the AP if there is no active or pending connection request </w:t>
            </w:r>
          </w:p>
        </w:tc>
      </w:tr>
      <w:tr w:rsidR="00E36F0E" w14:paraId="2E31C3AE" w14:textId="77777777" w:rsidTr="00506E2F">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31D9407" w14:textId="77777777" w:rsidR="00E36F0E" w:rsidRDefault="00393DC0">
            <w:pPr>
              <w:spacing w:line="276" w:lineRule="auto"/>
            </w:pPr>
            <w:r>
              <w:rPr>
                <w:b/>
                <w:bCs/>
              </w:rPr>
              <w:t>List of Exception Use Cases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20C48512" w14:textId="77777777" w:rsidR="00E36F0E" w:rsidRDefault="00E36F0E">
            <w:pPr>
              <w:spacing w:line="276" w:lineRule="auto"/>
            </w:pPr>
          </w:p>
        </w:tc>
      </w:tr>
      <w:tr w:rsidR="00E36F0E" w14:paraId="083EDD62" w14:textId="77777777" w:rsidTr="00506E2F">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62CC746" w14:textId="77777777" w:rsidR="00E36F0E" w:rsidRDefault="00393DC0">
            <w:pPr>
              <w:spacing w:line="276" w:lineRule="auto"/>
            </w:pPr>
            <w:r>
              <w:rPr>
                <w:b/>
                <w:bCs/>
              </w:rPr>
              <w:t>Interfaces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3EE592D5" w14:textId="77777777" w:rsidR="00E36F0E" w:rsidRDefault="00E36F0E">
            <w:pPr>
              <w:spacing w:line="276" w:lineRule="auto"/>
            </w:pPr>
          </w:p>
        </w:tc>
      </w:tr>
    </w:tbl>
    <w:p w14:paraId="6EBFB092" w14:textId="77777777" w:rsidR="00E36F0E" w:rsidRDefault="00E36F0E" w:rsidP="00E36F0E"/>
    <w:p w14:paraId="02DAE465" w14:textId="77777777" w:rsidR="00E36F0E" w:rsidRDefault="00393DC0" w:rsidP="00506E2F">
      <w:pPr>
        <w:pStyle w:val="Heading3"/>
      </w:pPr>
      <w:bookmarkStart w:id="77" w:name="_Toc93426757"/>
      <w:r>
        <w:t>White Box View</w:t>
      </w:r>
      <w:bookmarkEnd w:id="77"/>
    </w:p>
    <w:p w14:paraId="1A40692C" w14:textId="77777777" w:rsidR="00E36F0E" w:rsidRDefault="00393DC0">
      <w:pPr>
        <w:spacing w:after="200" w:line="276" w:lineRule="auto"/>
      </w:pPr>
      <w:r>
        <w:br w:type="page"/>
      </w:r>
    </w:p>
    <w:p w14:paraId="340F80DF" w14:textId="77777777" w:rsidR="00E36F0E" w:rsidRDefault="00E36F0E" w:rsidP="00E36F0E"/>
    <w:p w14:paraId="29FAC9BA" w14:textId="21A72DBB" w:rsidR="00E36F0E" w:rsidRDefault="00393DC0" w:rsidP="00506E2F">
      <w:pPr>
        <w:pStyle w:val="Heading2"/>
      </w:pPr>
      <w:bookmarkStart w:id="78" w:name="_Toc93426758"/>
      <w:r w:rsidRPr="00B9479B">
        <w:t>WIR-FUN-REQ-296074/B-Performance and General Requirements</w:t>
      </w:r>
      <w:bookmarkEnd w:id="78"/>
    </w:p>
    <w:p w14:paraId="16C77E09" w14:textId="77777777" w:rsidR="00E36F0E" w:rsidRDefault="00E36F0E" w:rsidP="00E36F0E"/>
    <w:p w14:paraId="575B09CD" w14:textId="77777777" w:rsidR="00E36F0E" w:rsidRDefault="00393DC0" w:rsidP="00506E2F">
      <w:pPr>
        <w:pStyle w:val="Heading3"/>
      </w:pPr>
      <w:bookmarkStart w:id="79" w:name="_Toc93426759"/>
      <w:r>
        <w:t>Requirements</w:t>
      </w:r>
      <w:bookmarkEnd w:id="79"/>
    </w:p>
    <w:p w14:paraId="691F1BB9" w14:textId="77777777" w:rsidR="00506E2F" w:rsidRPr="00506E2F" w:rsidRDefault="00506E2F" w:rsidP="00506E2F">
      <w:pPr>
        <w:pStyle w:val="Heading4"/>
        <w:rPr>
          <w:b w:val="0"/>
          <w:u w:val="single"/>
        </w:rPr>
      </w:pPr>
      <w:r w:rsidRPr="00506E2F">
        <w:rPr>
          <w:b w:val="0"/>
          <w:u w:val="single"/>
        </w:rPr>
        <w:t>WIR-REQ-296075/D-Boot up</w:t>
      </w:r>
    </w:p>
    <w:p w14:paraId="0C87E703" w14:textId="69776C75" w:rsidR="00E36F0E" w:rsidRPr="009169BC" w:rsidRDefault="00393DC0" w:rsidP="00E36F0E">
      <w:r w:rsidRPr="009169BC">
        <w:t>WIR module in WIRServer</w:t>
      </w:r>
      <w:r>
        <w:t xml:space="preserve"> and all</w:t>
      </w:r>
      <w:r w:rsidRPr="009169BC">
        <w:t xml:space="preserve"> WIRClient</w:t>
      </w:r>
      <w:r>
        <w:t>s</w:t>
      </w:r>
      <w:r w:rsidRPr="00171F45">
        <w:t xml:space="preserve"> </w:t>
      </w:r>
      <w:r w:rsidRPr="009169BC">
        <w:t>should be treated as a high priority system service and shall be booted up and ready before connectivity applications are booted up</w:t>
      </w:r>
      <w:r>
        <w:t>.</w:t>
      </w:r>
    </w:p>
    <w:p w14:paraId="54B61EAD" w14:textId="77777777" w:rsidR="00E36F0E" w:rsidRPr="00621944" w:rsidRDefault="00E36F0E" w:rsidP="00E36F0E"/>
    <w:p w14:paraId="546F1205" w14:textId="77777777" w:rsidR="00506E2F" w:rsidRPr="00506E2F" w:rsidRDefault="00506E2F" w:rsidP="00506E2F">
      <w:pPr>
        <w:pStyle w:val="Heading4"/>
        <w:rPr>
          <w:b w:val="0"/>
          <w:u w:val="single"/>
        </w:rPr>
      </w:pPr>
      <w:r w:rsidRPr="00506E2F">
        <w:rPr>
          <w:b w:val="0"/>
          <w:u w:val="single"/>
        </w:rPr>
        <w:t>WIR-REQ-296076/A-Tunnel setup</w:t>
      </w:r>
    </w:p>
    <w:p w14:paraId="5FAEC7AC" w14:textId="44131EC9" w:rsidR="00E36F0E" w:rsidRDefault="00393DC0" w:rsidP="00E36F0E">
      <w:r>
        <w:t>WIR module shall make sure tunnels are setup before any connectivity needed applications are booted up so WIR local and central controllers can process application requests as soon as application sends requests</w:t>
      </w:r>
    </w:p>
    <w:p w14:paraId="0B7FD0B5" w14:textId="77777777" w:rsidR="00506E2F" w:rsidRPr="00506E2F" w:rsidRDefault="00506E2F" w:rsidP="00506E2F">
      <w:pPr>
        <w:pStyle w:val="Heading4"/>
        <w:rPr>
          <w:b w:val="0"/>
          <w:u w:val="single"/>
        </w:rPr>
      </w:pPr>
      <w:r w:rsidRPr="00506E2F">
        <w:rPr>
          <w:b w:val="0"/>
          <w:u w:val="single"/>
        </w:rPr>
        <w:t>WIR-REQ-296077/D-WIRServer and WIRClient interfaces</w:t>
      </w:r>
    </w:p>
    <w:p w14:paraId="58D360A2" w14:textId="417653DF" w:rsidR="00E36F0E" w:rsidRPr="009169BC" w:rsidRDefault="00393DC0" w:rsidP="00E36F0E">
      <w:r>
        <w:t>Any inter ECU interfaces between WIRServer and WIRClients shall be treated with high priority and processing shall be instantaneous.</w:t>
      </w:r>
    </w:p>
    <w:p w14:paraId="402F09E8" w14:textId="77777777" w:rsidR="00E36F0E" w:rsidRPr="0066530E" w:rsidRDefault="00E36F0E" w:rsidP="00E36F0E"/>
    <w:p w14:paraId="04880A30" w14:textId="77777777" w:rsidR="00506E2F" w:rsidRPr="00506E2F" w:rsidRDefault="00506E2F" w:rsidP="00506E2F">
      <w:pPr>
        <w:pStyle w:val="Heading4"/>
        <w:rPr>
          <w:b w:val="0"/>
          <w:u w:val="single"/>
        </w:rPr>
      </w:pPr>
      <w:r w:rsidRPr="00506E2F">
        <w:rPr>
          <w:b w:val="0"/>
          <w:u w:val="single"/>
        </w:rPr>
        <w:t>WIR-REQ-296078/B-Providing interfaces</w:t>
      </w:r>
    </w:p>
    <w:p w14:paraId="1D710194" w14:textId="71FB9838" w:rsidR="00E36F0E" w:rsidRDefault="00393DC0" w:rsidP="00E36F0E">
      <w:r>
        <w:t>If an interface is available or becomes available WIR shall provide the interface instantly to requesting applications without any time delay.</w:t>
      </w:r>
    </w:p>
    <w:p w14:paraId="363AECE2" w14:textId="77777777" w:rsidR="00506E2F" w:rsidRPr="00506E2F" w:rsidRDefault="00506E2F" w:rsidP="00506E2F">
      <w:pPr>
        <w:pStyle w:val="Heading4"/>
        <w:rPr>
          <w:b w:val="0"/>
          <w:u w:val="single"/>
        </w:rPr>
      </w:pPr>
      <w:r w:rsidRPr="00506E2F">
        <w:rPr>
          <w:b w:val="0"/>
          <w:u w:val="single"/>
        </w:rPr>
        <w:t>WIR-REQ-296079/A-Requests from FCI / WIFI Hotspot and high priority applications</w:t>
      </w:r>
    </w:p>
    <w:p w14:paraId="7FCADB94" w14:textId="0D9E59DE" w:rsidR="00E36F0E" w:rsidRPr="00BB6D33" w:rsidRDefault="00393DC0" w:rsidP="00E36F0E">
      <w:r>
        <w:t>Requests from FCI / WIFI hotspot  and applications with high priority intents shall be treated with the highest priority and shall be serviced immediately</w:t>
      </w:r>
    </w:p>
    <w:p w14:paraId="44BFC0BF" w14:textId="77777777" w:rsidR="00506E2F" w:rsidRPr="00506E2F" w:rsidRDefault="00506E2F" w:rsidP="00506E2F">
      <w:pPr>
        <w:pStyle w:val="Heading4"/>
        <w:rPr>
          <w:b w:val="0"/>
          <w:u w:val="single"/>
        </w:rPr>
      </w:pPr>
      <w:r w:rsidRPr="00506E2F">
        <w:rPr>
          <w:b w:val="0"/>
          <w:u w:val="single"/>
        </w:rPr>
        <w:t>WIR-REQ-310882/B-Response to privacy mode settings</w:t>
      </w:r>
    </w:p>
    <w:p w14:paraId="49E29BE5" w14:textId="0B52290B" w:rsidR="00E36F0E" w:rsidRDefault="00393DC0" w:rsidP="00E36F0E">
      <w:r>
        <w:t>WIR shall process CCS privacy mode setting and shall immediately disconnect connectivity interfaces or reconnect to network interfaces as stated in requirements from the CCS specification. Currently WLAN is triggering connection change.</w:t>
      </w:r>
    </w:p>
    <w:p w14:paraId="1583705E" w14:textId="77777777" w:rsidR="00E36F0E" w:rsidRDefault="00E36F0E" w:rsidP="00E36F0E"/>
    <w:p w14:paraId="6E7A8742" w14:textId="77777777" w:rsidR="00E36F0E" w:rsidRDefault="00393DC0" w:rsidP="00E36F0E">
      <w:r>
        <w:t>Disconnect from network: REQ-309217</w:t>
      </w:r>
    </w:p>
    <w:p w14:paraId="6DA3E942" w14:textId="77777777" w:rsidR="00E36F0E" w:rsidRDefault="00393DC0" w:rsidP="00E36F0E">
      <w:r>
        <w:t>Reconnect to network: REQ-309233</w:t>
      </w:r>
    </w:p>
    <w:p w14:paraId="65E7FDEF" w14:textId="77777777" w:rsidR="00506E2F" w:rsidRPr="00506E2F" w:rsidRDefault="00506E2F" w:rsidP="00506E2F">
      <w:pPr>
        <w:pStyle w:val="Heading4"/>
        <w:rPr>
          <w:b w:val="0"/>
          <w:u w:val="single"/>
        </w:rPr>
      </w:pPr>
      <w:r w:rsidRPr="00506E2F">
        <w:rPr>
          <w:b w:val="0"/>
          <w:u w:val="single"/>
        </w:rPr>
        <w:t>WIR-REQ-310883/C-eCall / Emergency assistance / ERA-GLONASS / Emergency Connect related requirements</w:t>
      </w:r>
    </w:p>
    <w:p w14:paraId="2EE30182" w14:textId="1005A559" w:rsidR="00E36F0E" w:rsidRPr="0038591F" w:rsidRDefault="00393DC0" w:rsidP="00E36F0E">
      <w:r>
        <w:t>WIR module shall support implementing of any eCall / Emergency assistance / ERA-GLONASS / Emergency Connect related network / WIFI disconnect events. Such disconnect requirements, if any, shall be captured in eCall / Emergency assistance / ERA-GLONASS / Emergency Connect specifications. Those are implemented by WIRClient2 SW by disconnecting APNs.</w:t>
      </w:r>
    </w:p>
    <w:p w14:paraId="6F5B3E0A" w14:textId="77777777" w:rsidR="00E36F0E" w:rsidRDefault="00393DC0" w:rsidP="00506E2F">
      <w:pPr>
        <w:pStyle w:val="Heading3"/>
      </w:pPr>
      <w:bookmarkStart w:id="80" w:name="_Toc93426760"/>
      <w:r>
        <w:t>Use Cases</w:t>
      </w:r>
      <w:bookmarkEnd w:id="80"/>
    </w:p>
    <w:p w14:paraId="09549CD0" w14:textId="77777777" w:rsidR="00E36F0E" w:rsidRDefault="00393DC0" w:rsidP="00506E2F">
      <w:pPr>
        <w:pStyle w:val="Heading3"/>
      </w:pPr>
      <w:bookmarkStart w:id="81" w:name="_Toc93426761"/>
      <w:r>
        <w:t>White Box View</w:t>
      </w:r>
      <w:bookmarkEnd w:id="81"/>
    </w:p>
    <w:p w14:paraId="7EC356B7" w14:textId="77777777" w:rsidR="00E36F0E" w:rsidRDefault="00393DC0">
      <w:pPr>
        <w:spacing w:after="200" w:line="276" w:lineRule="auto"/>
      </w:pPr>
      <w:r>
        <w:br w:type="page"/>
      </w:r>
    </w:p>
    <w:p w14:paraId="26E2A06B" w14:textId="77777777" w:rsidR="00E36F0E" w:rsidRDefault="00E36F0E" w:rsidP="00E36F0E"/>
    <w:p w14:paraId="75B7D7FE" w14:textId="741A86CD" w:rsidR="00E36F0E" w:rsidRDefault="00393DC0" w:rsidP="00506E2F">
      <w:pPr>
        <w:pStyle w:val="Heading2"/>
      </w:pPr>
      <w:bookmarkStart w:id="82" w:name="_Toc93426762"/>
      <w:r w:rsidRPr="00B9479B">
        <w:t>WIR-FUN-REQ-470990/A-Phoenix Support</w:t>
      </w:r>
      <w:bookmarkEnd w:id="82"/>
    </w:p>
    <w:p w14:paraId="21F36F80" w14:textId="77777777" w:rsidR="00E36F0E" w:rsidRDefault="00E36F0E" w:rsidP="00E36F0E"/>
    <w:p w14:paraId="14CF261E" w14:textId="77777777" w:rsidR="00E36F0E" w:rsidRDefault="00393DC0" w:rsidP="00506E2F">
      <w:pPr>
        <w:pStyle w:val="Heading3"/>
      </w:pPr>
      <w:bookmarkStart w:id="83" w:name="_Toc93426763"/>
      <w:r>
        <w:t>Requirements</w:t>
      </w:r>
      <w:bookmarkEnd w:id="83"/>
    </w:p>
    <w:p w14:paraId="391DDDC6" w14:textId="77777777" w:rsidR="00506E2F" w:rsidRPr="00506E2F" w:rsidRDefault="00506E2F" w:rsidP="00506E2F">
      <w:pPr>
        <w:pStyle w:val="Heading4"/>
        <w:rPr>
          <w:b w:val="0"/>
          <w:u w:val="single"/>
        </w:rPr>
      </w:pPr>
      <w:r w:rsidRPr="00506E2F">
        <w:rPr>
          <w:b w:val="0"/>
          <w:u w:val="single"/>
        </w:rPr>
        <w:t>WIR-REQ-470991/A-Support Android OS</w:t>
      </w:r>
    </w:p>
    <w:p w14:paraId="2EDA07CF" w14:textId="49D1CD92" w:rsidR="00E36F0E" w:rsidRPr="00922AF8" w:rsidRDefault="00393DC0" w:rsidP="00E36F0E">
      <w:r w:rsidRPr="00922AF8">
        <w:t>WIRServer shall support WIRClient1 Android OS release 12.</w:t>
      </w:r>
    </w:p>
    <w:p w14:paraId="246A2A35" w14:textId="77777777" w:rsidR="00506E2F" w:rsidRPr="00506E2F" w:rsidRDefault="00506E2F" w:rsidP="00506E2F">
      <w:pPr>
        <w:pStyle w:val="Heading4"/>
        <w:rPr>
          <w:b w:val="0"/>
          <w:u w:val="single"/>
        </w:rPr>
      </w:pPr>
      <w:r w:rsidRPr="00506E2F">
        <w:rPr>
          <w:b w:val="0"/>
          <w:u w:val="single"/>
        </w:rPr>
        <w:t>WIR-REQ-470992/A-FNV2 CM Client</w:t>
      </w:r>
    </w:p>
    <w:p w14:paraId="31FB491C" w14:textId="17E1EAA1" w:rsidR="00E36F0E" w:rsidRPr="00CF2476" w:rsidRDefault="00393DC0" w:rsidP="00E36F0E">
      <w:r w:rsidRPr="00CF2476">
        <w:t>An FNV2 client shall exist on QNX hypervisor. No direct communication shall exist between QNX WIR CM client and WIR CM on Android. All communication between QNX Hypervisor client and Android client shall go through WIRServer.</w:t>
      </w:r>
    </w:p>
    <w:p w14:paraId="657A1FCB" w14:textId="77777777" w:rsidR="00506E2F" w:rsidRPr="00506E2F" w:rsidRDefault="00506E2F" w:rsidP="00506E2F">
      <w:pPr>
        <w:pStyle w:val="Heading4"/>
        <w:rPr>
          <w:b w:val="0"/>
          <w:u w:val="single"/>
        </w:rPr>
      </w:pPr>
      <w:r w:rsidRPr="00506E2F">
        <w:rPr>
          <w:b w:val="0"/>
          <w:u w:val="single"/>
        </w:rPr>
        <w:t>WIR-REQ-470993/A-WIR Implementation</w:t>
      </w:r>
    </w:p>
    <w:p w14:paraId="4A4983B1" w14:textId="1922A98E" w:rsidR="00E36F0E" w:rsidRPr="00922AF8" w:rsidRDefault="00393DC0" w:rsidP="00E36F0E">
      <w:r w:rsidRPr="00922AF8">
        <w:t>WIR central controller and local controller shall be implemented as native C/C++ libraries.</w:t>
      </w:r>
    </w:p>
    <w:p w14:paraId="014DF7F8" w14:textId="77777777" w:rsidR="00E36F0E" w:rsidRPr="00CF2476" w:rsidRDefault="00393DC0" w:rsidP="00393DC0">
      <w:pPr>
        <w:numPr>
          <w:ilvl w:val="0"/>
          <w:numId w:val="62"/>
        </w:numPr>
      </w:pPr>
      <w:r w:rsidRPr="00CF2476">
        <w:t>WirConnectivityService: Implements the network Interfaces required in the WIR.</w:t>
      </w:r>
    </w:p>
    <w:p w14:paraId="272E9054" w14:textId="77777777" w:rsidR="00E36F0E" w:rsidRPr="00CF2476" w:rsidRDefault="00393DC0" w:rsidP="00393DC0">
      <w:pPr>
        <w:numPr>
          <w:ilvl w:val="0"/>
          <w:numId w:val="62"/>
        </w:numPr>
      </w:pPr>
      <w:r w:rsidRPr="00CF2476">
        <w:t>WirWifiService shall implement basic operations on Wi-Fi.</w:t>
      </w:r>
    </w:p>
    <w:p w14:paraId="4063B8F0" w14:textId="77777777" w:rsidR="00E36F0E" w:rsidRPr="00CF2476" w:rsidRDefault="00393DC0" w:rsidP="00393DC0">
      <w:pPr>
        <w:numPr>
          <w:ilvl w:val="0"/>
          <w:numId w:val="62"/>
        </w:numPr>
      </w:pPr>
      <w:r w:rsidRPr="00CF2476">
        <w:t>WirWifiManager: shall manages requests and responses on WirWiFiServices.</w:t>
      </w:r>
    </w:p>
    <w:p w14:paraId="4CBAAD09" w14:textId="77777777" w:rsidR="00E36F0E" w:rsidRDefault="00393DC0" w:rsidP="00393DC0">
      <w:pPr>
        <w:numPr>
          <w:ilvl w:val="0"/>
          <w:numId w:val="62"/>
        </w:numPr>
      </w:pPr>
      <w:r w:rsidRPr="00F256C2">
        <w:t>com.ford.wir@1.0-service</w:t>
      </w:r>
      <w:r w:rsidRPr="00CF2476">
        <w:t xml:space="preserve">: Interfaces provided by libwir and libwirwlanconn libraries shall be embedded here. </w:t>
      </w:r>
    </w:p>
    <w:p w14:paraId="308D0C56" w14:textId="77777777" w:rsidR="00E36F0E" w:rsidRPr="00CF2476" w:rsidRDefault="00E36F0E" w:rsidP="00E36F0E">
      <w:pPr>
        <w:ind w:left="720"/>
      </w:pPr>
    </w:p>
    <w:p w14:paraId="2E1EFF75" w14:textId="77777777" w:rsidR="00E36F0E" w:rsidRPr="00922AF8" w:rsidRDefault="00393DC0" w:rsidP="00506E2F">
      <w:pPr>
        <w:jc w:val="center"/>
        <w:rPr>
          <w:rFonts w:cs="Arial"/>
          <w:color w:val="000000"/>
        </w:rPr>
      </w:pPr>
      <w:r w:rsidRPr="00597DC1">
        <w:rPr>
          <w:noProof/>
        </w:rPr>
        <w:drawing>
          <wp:inline distT="0" distB="0" distL="0" distR="0" wp14:anchorId="1A9F965C" wp14:editId="775817D1">
            <wp:extent cx="5591541" cy="3282966"/>
            <wp:effectExtent l="0" t="0" r="9525" b="0"/>
            <wp:docPr id="367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8"/>
                    <pic:cNvPicPr>
                      <a:picLocks noChangeAspect="1" noChangeArrowheads="1"/>
                    </pic:cNvPicPr>
                  </pic:nvPicPr>
                  <pic:blipFill>
                    <a:blip r:embed="rId30"/>
                    <a:stretch>
                      <a:fillRect/>
                    </a:stretch>
                  </pic:blipFill>
                  <pic:spPr bwMode="auto">
                    <a:xfrm>
                      <a:off x="0" y="0"/>
                      <a:ext cx="5625052" cy="3302641"/>
                    </a:xfrm>
                    <a:prstGeom prst="rect">
                      <a:avLst/>
                    </a:prstGeom>
                  </pic:spPr>
                </pic:pic>
              </a:graphicData>
            </a:graphic>
          </wp:inline>
        </w:drawing>
      </w:r>
    </w:p>
    <w:p w14:paraId="155AEFC0" w14:textId="77777777" w:rsidR="00506E2F" w:rsidRPr="00506E2F" w:rsidRDefault="00506E2F" w:rsidP="00506E2F">
      <w:pPr>
        <w:pStyle w:val="Heading4"/>
        <w:rPr>
          <w:b w:val="0"/>
          <w:u w:val="single"/>
        </w:rPr>
      </w:pPr>
      <w:r w:rsidRPr="00506E2F">
        <w:rPr>
          <w:b w:val="0"/>
          <w:u w:val="single"/>
        </w:rPr>
        <w:t>WIR-REQ-470994/A-Link Bandwidth Support</w:t>
      </w:r>
    </w:p>
    <w:p w14:paraId="4E4AA17E" w14:textId="5CAC5584" w:rsidR="00E36F0E" w:rsidRPr="00922AF8" w:rsidRDefault="00393DC0" w:rsidP="00E36F0E">
      <w:r w:rsidRPr="00922AF8">
        <w:rPr>
          <w:rFonts w:cs="Arial"/>
          <w:color w:val="000000"/>
        </w:rPr>
        <w:t xml:space="preserve">WIRServer </w:t>
      </w:r>
      <w:r w:rsidRPr="00922AF8">
        <w:t>shall use mLinkUpBandwidthKbps and mLinkDownBandwidthKbps of NetworkCapabilities to select target cellular modem if allowed based on policy table</w:t>
      </w:r>
      <w:r>
        <w:t>.</w:t>
      </w:r>
    </w:p>
    <w:p w14:paraId="65DCE1E0" w14:textId="77777777" w:rsidR="00506E2F" w:rsidRPr="00506E2F" w:rsidRDefault="00506E2F" w:rsidP="00506E2F">
      <w:pPr>
        <w:pStyle w:val="Heading4"/>
        <w:rPr>
          <w:b w:val="0"/>
          <w:u w:val="single"/>
        </w:rPr>
      </w:pPr>
      <w:r w:rsidRPr="00506E2F">
        <w:rPr>
          <w:b w:val="0"/>
          <w:u w:val="single"/>
        </w:rPr>
        <w:t>WIR-REQ-470995/A-WIRClient2 WLAN support</w:t>
      </w:r>
    </w:p>
    <w:p w14:paraId="18C172E9" w14:textId="65D231CE" w:rsidR="00E36F0E" w:rsidRPr="00A57DD4" w:rsidRDefault="00393DC0" w:rsidP="00E36F0E">
      <w:r w:rsidRPr="00A57DD4">
        <w:t>WIRServer shall send all WLAN command to both WIRClient2 and WIRClient1 WLAN.</w:t>
      </w:r>
    </w:p>
    <w:p w14:paraId="623016A0" w14:textId="77777777" w:rsidR="00506E2F" w:rsidRPr="00506E2F" w:rsidRDefault="00506E2F" w:rsidP="00506E2F">
      <w:pPr>
        <w:pStyle w:val="Heading4"/>
        <w:rPr>
          <w:b w:val="0"/>
          <w:u w:val="single"/>
        </w:rPr>
      </w:pPr>
      <w:r w:rsidRPr="00506E2F">
        <w:rPr>
          <w:b w:val="0"/>
          <w:u w:val="single"/>
        </w:rPr>
        <w:t>WIR-REQ-470996/A-Data Usage Per Application</w:t>
      </w:r>
    </w:p>
    <w:p w14:paraId="7D5C557A" w14:textId="69E0F3D4" w:rsidR="00E36F0E" w:rsidRPr="00A57DD4" w:rsidRDefault="00393DC0" w:rsidP="00E36F0E">
      <w:r w:rsidRPr="00A57DD4">
        <w:t>WIRServer shall support android API’s for collect and report data usage. APIs shall be available to WIRClient1 upon request.</w:t>
      </w:r>
    </w:p>
    <w:p w14:paraId="00ECE927" w14:textId="77777777" w:rsidR="00506E2F" w:rsidRPr="00506E2F" w:rsidRDefault="00506E2F" w:rsidP="00506E2F">
      <w:pPr>
        <w:pStyle w:val="Heading4"/>
        <w:rPr>
          <w:b w:val="0"/>
          <w:u w:val="single"/>
        </w:rPr>
      </w:pPr>
      <w:r w:rsidRPr="00506E2F">
        <w:rPr>
          <w:b w:val="0"/>
          <w:u w:val="single"/>
        </w:rPr>
        <w:lastRenderedPageBreak/>
        <w:t>WIR-REQ-470997/A-BSSID support on WiFi configuration</w:t>
      </w:r>
    </w:p>
    <w:p w14:paraId="602D517B" w14:textId="1BB93D02" w:rsidR="00E36F0E" w:rsidRDefault="00393DC0" w:rsidP="00E36F0E">
      <w:r w:rsidRPr="00922AF8">
        <w:t>WIR</w:t>
      </w:r>
      <w:r>
        <w:t>Server</w:t>
      </w:r>
      <w:r w:rsidRPr="00922AF8">
        <w:t xml:space="preserve"> central controller shall save BSSID as part of WiFi configuration. If the configuration storage reaches maximum size, it shall retain max entries in LRU order.</w:t>
      </w:r>
    </w:p>
    <w:p w14:paraId="04B4046F" w14:textId="77777777" w:rsidR="00506E2F" w:rsidRPr="00506E2F" w:rsidRDefault="00506E2F" w:rsidP="00506E2F">
      <w:pPr>
        <w:pStyle w:val="Heading4"/>
        <w:rPr>
          <w:b w:val="0"/>
          <w:u w:val="single"/>
        </w:rPr>
      </w:pPr>
      <w:r w:rsidRPr="00506E2F">
        <w:rPr>
          <w:b w:val="0"/>
          <w:u w:val="single"/>
        </w:rPr>
        <w:t>WIR-REQ-470998/A-Android Settings Items for ConnectivityManager</w:t>
      </w:r>
    </w:p>
    <w:p w14:paraId="3E884230" w14:textId="091AB68C" w:rsidR="00E36F0E" w:rsidRPr="00922AF8" w:rsidRDefault="00393DC0" w:rsidP="00E36F0E">
      <w:pPr>
        <w:rPr>
          <w:rFonts w:cs="Arial"/>
          <w:color w:val="000000"/>
        </w:rPr>
      </w:pPr>
      <w:r>
        <w:rPr>
          <w:rFonts w:cs="Arial"/>
          <w:color w:val="000000"/>
        </w:rPr>
        <w:t xml:space="preserve">Android Settings application shall be allowed to have full control on Wi-Fi functionality. </w:t>
      </w:r>
      <w:r w:rsidRPr="00A6280E">
        <w:rPr>
          <w:rFonts w:cs="Arial"/>
        </w:rPr>
        <w:t>All or part of items shall be defined as DID</w:t>
      </w:r>
      <w:r>
        <w:rPr>
          <w:rFonts w:cs="Arial"/>
        </w:rPr>
        <w:t>.</w:t>
      </w:r>
    </w:p>
    <w:p w14:paraId="11B5D07F" w14:textId="77777777" w:rsidR="00506E2F" w:rsidRPr="00506E2F" w:rsidRDefault="00506E2F" w:rsidP="00506E2F">
      <w:pPr>
        <w:pStyle w:val="Heading4"/>
        <w:rPr>
          <w:b w:val="0"/>
          <w:u w:val="single"/>
        </w:rPr>
      </w:pPr>
      <w:r w:rsidRPr="00506E2F">
        <w:rPr>
          <w:b w:val="0"/>
          <w:u w:val="single"/>
        </w:rPr>
        <w:t>WIR-REQ-470999/A-Wifi Configuration Items</w:t>
      </w:r>
    </w:p>
    <w:p w14:paraId="4D4CB341" w14:textId="070C543C" w:rsidR="00E36F0E" w:rsidRPr="00E9723D" w:rsidRDefault="00393DC0" w:rsidP="00E36F0E">
      <w:r w:rsidRPr="00E9723D">
        <w:t>WIRServer shall store following configuration items.</w:t>
      </w:r>
    </w:p>
    <w:p w14:paraId="1285AA72" w14:textId="77777777" w:rsidR="00E36F0E" w:rsidRPr="00E9723D" w:rsidRDefault="00393DC0" w:rsidP="00393DC0">
      <w:pPr>
        <w:numPr>
          <w:ilvl w:val="0"/>
          <w:numId w:val="63"/>
        </w:numPr>
      </w:pPr>
      <w:r w:rsidRPr="00E9723D">
        <w:t>SSID</w:t>
      </w:r>
    </w:p>
    <w:p w14:paraId="2CE8851F" w14:textId="77777777" w:rsidR="00E36F0E" w:rsidRPr="00E9723D" w:rsidRDefault="00393DC0" w:rsidP="00393DC0">
      <w:pPr>
        <w:numPr>
          <w:ilvl w:val="0"/>
          <w:numId w:val="63"/>
        </w:numPr>
      </w:pPr>
      <w:r w:rsidRPr="00E9723D">
        <w:t>BSSID</w:t>
      </w:r>
    </w:p>
    <w:p w14:paraId="6F47C875" w14:textId="77777777" w:rsidR="00E36F0E" w:rsidRPr="00E9723D" w:rsidRDefault="00393DC0" w:rsidP="00393DC0">
      <w:pPr>
        <w:numPr>
          <w:ilvl w:val="0"/>
          <w:numId w:val="63"/>
        </w:numPr>
      </w:pPr>
      <w:r w:rsidRPr="00E9723D">
        <w:t>Security type</w:t>
      </w:r>
    </w:p>
    <w:p w14:paraId="2FE2144F" w14:textId="77777777" w:rsidR="00E36F0E" w:rsidRPr="00E9723D" w:rsidRDefault="00393DC0" w:rsidP="00393DC0">
      <w:pPr>
        <w:numPr>
          <w:ilvl w:val="0"/>
          <w:numId w:val="63"/>
        </w:numPr>
      </w:pPr>
      <w:r w:rsidRPr="00E9723D">
        <w:t>Security authentication algorithm</w:t>
      </w:r>
    </w:p>
    <w:p w14:paraId="0F31F272" w14:textId="77777777" w:rsidR="00E36F0E" w:rsidRPr="00E9723D" w:rsidRDefault="00393DC0" w:rsidP="00393DC0">
      <w:pPr>
        <w:numPr>
          <w:ilvl w:val="0"/>
          <w:numId w:val="63"/>
        </w:numPr>
      </w:pPr>
      <w:r w:rsidRPr="00E9723D">
        <w:t>Frequency band</w:t>
      </w:r>
    </w:p>
    <w:p w14:paraId="0A2EA76E" w14:textId="77777777" w:rsidR="00E36F0E" w:rsidRPr="00E9723D" w:rsidRDefault="00393DC0" w:rsidP="00393DC0">
      <w:pPr>
        <w:numPr>
          <w:ilvl w:val="0"/>
          <w:numId w:val="63"/>
        </w:numPr>
      </w:pPr>
      <w:r w:rsidRPr="00E9723D">
        <w:t>Hidden SSID flag</w:t>
      </w:r>
    </w:p>
    <w:p w14:paraId="3AD9DA4A" w14:textId="77777777" w:rsidR="00E36F0E" w:rsidRPr="00E9723D" w:rsidRDefault="00393DC0" w:rsidP="00393DC0">
      <w:pPr>
        <w:numPr>
          <w:ilvl w:val="0"/>
          <w:numId w:val="63"/>
        </w:numPr>
      </w:pPr>
      <w:r w:rsidRPr="00E9723D">
        <w:t>Rocket setup provided profile</w:t>
      </w:r>
    </w:p>
    <w:p w14:paraId="52980C9E" w14:textId="77777777" w:rsidR="00E36F0E" w:rsidRPr="00E9723D" w:rsidRDefault="00393DC0" w:rsidP="00393DC0">
      <w:pPr>
        <w:numPr>
          <w:ilvl w:val="0"/>
          <w:numId w:val="63"/>
        </w:numPr>
      </w:pPr>
      <w:r w:rsidRPr="00E9723D">
        <w:t>MAC address</w:t>
      </w:r>
    </w:p>
    <w:p w14:paraId="3E2C64FC" w14:textId="77777777" w:rsidR="00506E2F" w:rsidRPr="00506E2F" w:rsidRDefault="00506E2F" w:rsidP="00506E2F">
      <w:pPr>
        <w:pStyle w:val="Heading4"/>
        <w:rPr>
          <w:b w:val="0"/>
          <w:u w:val="single"/>
        </w:rPr>
      </w:pPr>
      <w:r w:rsidRPr="00506E2F">
        <w:rPr>
          <w:b w:val="0"/>
          <w:u w:val="single"/>
        </w:rPr>
        <w:t>WIR-REQ-471000/A-WiFi Auto Connect Support</w:t>
      </w:r>
    </w:p>
    <w:p w14:paraId="06D5C3AC" w14:textId="482AF462" w:rsidR="00E36F0E" w:rsidRPr="00922AF8" w:rsidRDefault="00393DC0" w:rsidP="00E36F0E">
      <w:pPr>
        <w:rPr>
          <w:rFonts w:cs="Arial"/>
          <w:color w:val="000000"/>
        </w:rPr>
      </w:pPr>
      <w:r w:rsidRPr="00922AF8">
        <w:rPr>
          <w:rFonts w:cs="Arial"/>
          <w:color w:val="000000"/>
        </w:rPr>
        <w:t>WIR</w:t>
      </w:r>
      <w:r>
        <w:rPr>
          <w:rFonts w:cs="Arial"/>
          <w:color w:val="000000"/>
        </w:rPr>
        <w:t>Server</w:t>
      </w:r>
      <w:r w:rsidRPr="00922AF8">
        <w:rPr>
          <w:rFonts w:cs="Arial"/>
          <w:color w:val="000000"/>
        </w:rPr>
        <w:t xml:space="preserve"> shall support WiFi auto connect. WiFi auto connect settings shall be applied when </w:t>
      </w:r>
      <w:r>
        <w:rPr>
          <w:rFonts w:cs="Arial"/>
          <w:color w:val="000000"/>
        </w:rPr>
        <w:t xml:space="preserve">WIRClient1 </w:t>
      </w:r>
      <w:r w:rsidRPr="00922AF8">
        <w:rPr>
          <w:rFonts w:cs="Arial"/>
          <w:color w:val="000000"/>
        </w:rPr>
        <w:t>is turned off.</w:t>
      </w:r>
    </w:p>
    <w:p w14:paraId="681ED2A4" w14:textId="77777777" w:rsidR="00506E2F" w:rsidRPr="00506E2F" w:rsidRDefault="00506E2F" w:rsidP="00506E2F">
      <w:pPr>
        <w:pStyle w:val="Heading4"/>
        <w:rPr>
          <w:b w:val="0"/>
          <w:u w:val="single"/>
        </w:rPr>
      </w:pPr>
      <w:r w:rsidRPr="00506E2F">
        <w:rPr>
          <w:b w:val="0"/>
          <w:u w:val="single"/>
        </w:rPr>
        <w:t>WIR-REQ-471001/A-MAC Randomization Support</w:t>
      </w:r>
    </w:p>
    <w:p w14:paraId="35FC617A" w14:textId="0183DC49" w:rsidR="00E36F0E" w:rsidRPr="00922AF8" w:rsidRDefault="00393DC0" w:rsidP="00E36F0E">
      <w:r w:rsidRPr="00922AF8">
        <w:t>WIR</w:t>
      </w:r>
      <w:r>
        <w:t>Server</w:t>
      </w:r>
      <w:r w:rsidRPr="00922AF8">
        <w:t xml:space="preserve"> shall support MAC randomization via WLAN.</w:t>
      </w:r>
      <w:r w:rsidRPr="007E3091">
        <w:t xml:space="preserve"> MAC randomization is enabled by default for client mode</w:t>
      </w:r>
    </w:p>
    <w:p w14:paraId="4CE697EA" w14:textId="77777777" w:rsidR="00506E2F" w:rsidRPr="00506E2F" w:rsidRDefault="00506E2F" w:rsidP="00506E2F">
      <w:pPr>
        <w:pStyle w:val="Heading4"/>
        <w:rPr>
          <w:b w:val="0"/>
          <w:u w:val="single"/>
        </w:rPr>
      </w:pPr>
      <w:r w:rsidRPr="00506E2F">
        <w:rPr>
          <w:b w:val="0"/>
          <w:u w:val="single"/>
        </w:rPr>
        <w:t>WIR-REQ-471002/A-Wi-Fi Preferred Network Offload (PNO) Scan Support</w:t>
      </w:r>
    </w:p>
    <w:p w14:paraId="7077BD0F" w14:textId="455ECFD0" w:rsidR="00E36F0E" w:rsidRPr="00922AF8" w:rsidRDefault="00393DC0" w:rsidP="00E36F0E">
      <w:r w:rsidRPr="00922AF8">
        <w:t>WIR</w:t>
      </w:r>
      <w:r>
        <w:t>Server</w:t>
      </w:r>
      <w:r w:rsidRPr="00922AF8">
        <w:t xml:space="preserve"> </w:t>
      </w:r>
      <w:r w:rsidRPr="000E35FA">
        <w:t>shall support Wi-Fi Preferred Network offload.</w:t>
      </w:r>
    </w:p>
    <w:p w14:paraId="3C9CEB33" w14:textId="77777777" w:rsidR="00E36F0E" w:rsidRDefault="00E36F0E" w:rsidP="00E36F0E"/>
    <w:p w14:paraId="6AF7DC04" w14:textId="77777777" w:rsidR="00E36F0E" w:rsidRPr="00922AF8" w:rsidRDefault="00393DC0" w:rsidP="00E36F0E">
      <w:r w:rsidRPr="00922AF8">
        <w:t>PNO scan - Scan schedule during screen off and WiFi disconnected state</w:t>
      </w:r>
    </w:p>
    <w:p w14:paraId="30194BCF" w14:textId="77777777" w:rsidR="00506E2F" w:rsidRPr="00506E2F" w:rsidRDefault="00506E2F" w:rsidP="00506E2F">
      <w:pPr>
        <w:pStyle w:val="Heading4"/>
        <w:rPr>
          <w:b w:val="0"/>
          <w:u w:val="single"/>
        </w:rPr>
      </w:pPr>
      <w:r w:rsidRPr="00506E2F">
        <w:rPr>
          <w:b w:val="0"/>
          <w:u w:val="single"/>
        </w:rPr>
        <w:t>WIR-REQ-471003/A-Dual WLAN Support</w:t>
      </w:r>
    </w:p>
    <w:p w14:paraId="06AADB05" w14:textId="557E07EF" w:rsidR="00E36F0E" w:rsidRPr="00922AF8" w:rsidRDefault="00393DC0" w:rsidP="00E36F0E">
      <w:r w:rsidRPr="00922AF8">
        <w:t>WIR</w:t>
      </w:r>
      <w:r>
        <w:t>Server</w:t>
      </w:r>
      <w:r w:rsidRPr="00922AF8">
        <w:t xml:space="preserve"> shall not support both </w:t>
      </w:r>
      <w:r>
        <w:t xml:space="preserve">WIRClient1 </w:t>
      </w:r>
      <w:r w:rsidRPr="00922AF8">
        <w:t xml:space="preserve">and </w:t>
      </w:r>
      <w:r>
        <w:t xml:space="preserve">WIRClient2 </w:t>
      </w:r>
      <w:r w:rsidRPr="00922AF8">
        <w:t xml:space="preserve">WLAN at the same time as a STA mode. </w:t>
      </w:r>
    </w:p>
    <w:p w14:paraId="766935FA" w14:textId="77777777" w:rsidR="00506E2F" w:rsidRPr="00506E2F" w:rsidRDefault="00506E2F" w:rsidP="00506E2F">
      <w:pPr>
        <w:pStyle w:val="Heading4"/>
        <w:rPr>
          <w:b w:val="0"/>
          <w:u w:val="single"/>
        </w:rPr>
      </w:pPr>
      <w:r w:rsidRPr="00506E2F">
        <w:rPr>
          <w:b w:val="0"/>
          <w:u w:val="single"/>
        </w:rPr>
        <w:t>WIR-REQ-471004/A-WLAN Command and Response Routing</w:t>
      </w:r>
    </w:p>
    <w:p w14:paraId="0B5F1D40" w14:textId="3D48AD02" w:rsidR="00E36F0E" w:rsidRPr="00922AF8" w:rsidRDefault="00393DC0" w:rsidP="00E36F0E">
      <w:r w:rsidRPr="00922AF8">
        <w:t>WIR</w:t>
      </w:r>
      <w:r>
        <w:t>Server</w:t>
      </w:r>
      <w:r w:rsidRPr="00922AF8">
        <w:t xml:space="preserve"> shall detect current WLAN chipset target and send all WLAN commands to target ECU’s supplicant (</w:t>
      </w:r>
      <w:r>
        <w:t>WIRClient1 or</w:t>
      </w:r>
      <w:r w:rsidRPr="00922AF8">
        <w:t xml:space="preserve"> </w:t>
      </w:r>
      <w:r>
        <w:t>WIRClient2</w:t>
      </w:r>
      <w:r w:rsidRPr="00922AF8">
        <w:t>).</w:t>
      </w:r>
    </w:p>
    <w:p w14:paraId="687D75E9" w14:textId="77777777" w:rsidR="00506E2F" w:rsidRPr="00506E2F" w:rsidRDefault="00506E2F" w:rsidP="00506E2F">
      <w:pPr>
        <w:pStyle w:val="Heading4"/>
        <w:rPr>
          <w:b w:val="0"/>
          <w:u w:val="single"/>
        </w:rPr>
      </w:pPr>
      <w:r w:rsidRPr="00506E2F">
        <w:rPr>
          <w:b w:val="0"/>
          <w:u w:val="single"/>
        </w:rPr>
        <w:t>WIR-REQ-471005/A-WiFi Scoring Algorithm Support</w:t>
      </w:r>
    </w:p>
    <w:p w14:paraId="188FBFD6" w14:textId="30214A5B" w:rsidR="00E36F0E" w:rsidRPr="003372FC" w:rsidRDefault="00393DC0" w:rsidP="00E36F0E">
      <w:r w:rsidRPr="003372FC">
        <w:t>WIRServer shall support android wifi scoring algorithm for wifi network selection.</w:t>
      </w:r>
    </w:p>
    <w:p w14:paraId="30B0D434" w14:textId="77777777" w:rsidR="00506E2F" w:rsidRPr="00506E2F" w:rsidRDefault="00506E2F" w:rsidP="00506E2F">
      <w:pPr>
        <w:pStyle w:val="Heading4"/>
        <w:rPr>
          <w:b w:val="0"/>
          <w:u w:val="single"/>
        </w:rPr>
      </w:pPr>
      <w:r w:rsidRPr="00506E2F">
        <w:rPr>
          <w:b w:val="0"/>
          <w:u w:val="single"/>
        </w:rPr>
        <w:t>WIR-REQ-471006/A-WiFi Health Monitoring</w:t>
      </w:r>
    </w:p>
    <w:p w14:paraId="7EBE1BB5" w14:textId="0AC99BFF" w:rsidR="00E36F0E" w:rsidRPr="00922AF8" w:rsidRDefault="00393DC0" w:rsidP="00E36F0E">
      <w:r w:rsidRPr="00922AF8">
        <w:t xml:space="preserve">Android records and detects WiFi health issue after daily and after SW upgrade. If it finds any issues, it reports to </w:t>
      </w:r>
      <w:r>
        <w:t>S</w:t>
      </w:r>
      <w:r w:rsidRPr="00922AF8">
        <w:t>erver. WIR</w:t>
      </w:r>
      <w:r>
        <w:t>Server</w:t>
      </w:r>
      <w:r w:rsidRPr="00922AF8">
        <w:t xml:space="preserve"> shall support same feature when </w:t>
      </w:r>
      <w:r>
        <w:t xml:space="preserve">WIRClient1 </w:t>
      </w:r>
      <w:r w:rsidRPr="00922AF8">
        <w:t>is not running. Wi-Fi health monitor report shall be sent to Ford server.</w:t>
      </w:r>
    </w:p>
    <w:p w14:paraId="3D635CDC" w14:textId="77777777" w:rsidR="00506E2F" w:rsidRPr="00506E2F" w:rsidRDefault="00506E2F" w:rsidP="00506E2F">
      <w:pPr>
        <w:pStyle w:val="Heading4"/>
        <w:rPr>
          <w:b w:val="0"/>
          <w:u w:val="single"/>
        </w:rPr>
      </w:pPr>
      <w:r w:rsidRPr="00506E2F">
        <w:rPr>
          <w:b w:val="0"/>
          <w:u w:val="single"/>
        </w:rPr>
        <w:t>WIR-REQ-471007/A-WiFi Throughput Estimation Support</w:t>
      </w:r>
    </w:p>
    <w:p w14:paraId="741D2D0C" w14:textId="27EE2795" w:rsidR="00E36F0E" w:rsidRPr="00922AF8" w:rsidRDefault="00393DC0" w:rsidP="00E36F0E">
      <w:r w:rsidRPr="00922AF8">
        <w:t>WIR</w:t>
      </w:r>
      <w:r>
        <w:t>Server</w:t>
      </w:r>
      <w:r w:rsidRPr="00922AF8">
        <w:t xml:space="preserve"> shall support Wifi throughput estimation regardless </w:t>
      </w:r>
      <w:r>
        <w:t xml:space="preserve">WIRClient1 </w:t>
      </w:r>
      <w:r w:rsidRPr="00922AF8">
        <w:t>is running.</w:t>
      </w:r>
    </w:p>
    <w:p w14:paraId="1E560AE4" w14:textId="77777777" w:rsidR="00E36F0E" w:rsidRDefault="00E36F0E" w:rsidP="00E36F0E"/>
    <w:p w14:paraId="65EC8519" w14:textId="77777777" w:rsidR="00E36F0E" w:rsidRPr="00922AF8" w:rsidRDefault="00393DC0" w:rsidP="00E36F0E">
      <w:r w:rsidRPr="00922AF8">
        <w:t>Android estimates WiFi throughput based on standard (802-a, b, …), RSSI, channel utilization, velocity</w:t>
      </w:r>
      <w:r>
        <w:t>.</w:t>
      </w:r>
    </w:p>
    <w:p w14:paraId="3DBAF9BB" w14:textId="77777777" w:rsidR="00E36F0E" w:rsidRDefault="00E36F0E" w:rsidP="00E36F0E"/>
    <w:p w14:paraId="490B591E" w14:textId="77777777" w:rsidR="00E36F0E" w:rsidRDefault="00393DC0" w:rsidP="00E36F0E">
      <w:r w:rsidRPr="00922AF8">
        <w:t>Velocity based throughput estimation shall utilize RSSI, Kalman filtering, number of TX success, TX bad, TX retry, RX success, RX bad and RX retry packets.</w:t>
      </w:r>
      <w:r w:rsidRPr="00922AF8" w:rsidDel="00922AF8">
        <w:t xml:space="preserve"> </w:t>
      </w:r>
    </w:p>
    <w:p w14:paraId="79910C76" w14:textId="77777777" w:rsidR="00506E2F" w:rsidRPr="00506E2F" w:rsidRDefault="00506E2F" w:rsidP="00506E2F">
      <w:pPr>
        <w:pStyle w:val="Heading4"/>
        <w:rPr>
          <w:b w:val="0"/>
          <w:u w:val="single"/>
        </w:rPr>
      </w:pPr>
      <w:r w:rsidRPr="00506E2F">
        <w:rPr>
          <w:b w:val="0"/>
          <w:u w:val="single"/>
        </w:rPr>
        <w:t>WIR-REQ-471008/A-WPA3 Support</w:t>
      </w:r>
    </w:p>
    <w:p w14:paraId="01CA9D02" w14:textId="4C980A9F" w:rsidR="00E36F0E" w:rsidRPr="00597DC1" w:rsidRDefault="00393DC0" w:rsidP="00E36F0E">
      <w:r>
        <w:t>WIRServer shall support WPA3.</w:t>
      </w:r>
    </w:p>
    <w:p w14:paraId="701E0BA0" w14:textId="77777777" w:rsidR="00506E2F" w:rsidRPr="00506E2F" w:rsidRDefault="00506E2F" w:rsidP="00506E2F">
      <w:pPr>
        <w:pStyle w:val="Heading4"/>
        <w:rPr>
          <w:b w:val="0"/>
          <w:u w:val="single"/>
        </w:rPr>
      </w:pPr>
      <w:r w:rsidRPr="00506E2F">
        <w:rPr>
          <w:b w:val="0"/>
          <w:u w:val="single"/>
        </w:rPr>
        <w:lastRenderedPageBreak/>
        <w:t>WIR-REQ-471009/A-Networking and Device Discovery</w:t>
      </w:r>
    </w:p>
    <w:p w14:paraId="3CC7EE2A" w14:textId="4BB0DA62" w:rsidR="00E36F0E" w:rsidRPr="00361DF0" w:rsidRDefault="00393DC0" w:rsidP="00E36F0E">
      <w:r w:rsidRPr="00361DF0">
        <w:t>WIRServer SHALL support the relevant parts of the following RFCs:</w:t>
      </w:r>
    </w:p>
    <w:p w14:paraId="5D08921B" w14:textId="77777777" w:rsidR="00E36F0E" w:rsidRPr="00361DF0" w:rsidRDefault="00393DC0" w:rsidP="00393DC0">
      <w:pPr>
        <w:numPr>
          <w:ilvl w:val="0"/>
          <w:numId w:val="64"/>
        </w:numPr>
      </w:pPr>
      <w:r w:rsidRPr="00361DF0">
        <w:t>RFC 1213: Management InformationBase for Network Management of TCP/IP based internets:MIB-II”, Mar. 1991</w:t>
      </w:r>
    </w:p>
    <w:p w14:paraId="2CD9EF46" w14:textId="77777777" w:rsidR="00E36F0E" w:rsidRPr="00361DF0" w:rsidRDefault="00393DC0" w:rsidP="00393DC0">
      <w:pPr>
        <w:numPr>
          <w:ilvl w:val="0"/>
          <w:numId w:val="64"/>
        </w:numPr>
      </w:pPr>
      <w:r w:rsidRPr="00361DF0">
        <w:t xml:space="preserve">RFC 791: Internet Protocol (IP), DARPA Internet Program, protocol specification, Sept 1981 </w:t>
      </w:r>
    </w:p>
    <w:p w14:paraId="3FBD25A0" w14:textId="77777777" w:rsidR="00E36F0E" w:rsidRPr="00361DF0" w:rsidRDefault="00393DC0" w:rsidP="00393DC0">
      <w:pPr>
        <w:numPr>
          <w:ilvl w:val="0"/>
          <w:numId w:val="64"/>
        </w:numPr>
      </w:pPr>
      <w:r w:rsidRPr="00361DF0">
        <w:t>RFC 2460: Internet Protocol, Version 6 (IPv6), Dec 1998</w:t>
      </w:r>
    </w:p>
    <w:p w14:paraId="565932C1" w14:textId="77777777" w:rsidR="00E36F0E" w:rsidRPr="00361DF0" w:rsidRDefault="00393DC0" w:rsidP="00393DC0">
      <w:pPr>
        <w:numPr>
          <w:ilvl w:val="0"/>
          <w:numId w:val="64"/>
        </w:numPr>
      </w:pPr>
      <w:r w:rsidRPr="00361DF0">
        <w:t xml:space="preserve">RFC 4193:  Unique Local IPv6 Unicast Addresses, Oct 2005RFC </w:t>
      </w:r>
    </w:p>
    <w:p w14:paraId="36FD08D4" w14:textId="77777777" w:rsidR="00E36F0E" w:rsidRPr="00361DF0" w:rsidRDefault="00393DC0" w:rsidP="00393DC0">
      <w:pPr>
        <w:numPr>
          <w:ilvl w:val="0"/>
          <w:numId w:val="64"/>
        </w:numPr>
      </w:pPr>
      <w:r w:rsidRPr="00361DF0">
        <w:t>RFC 793: Transmission Control Protocol (TCP), Sept 1981</w:t>
      </w:r>
    </w:p>
    <w:p w14:paraId="24488A61" w14:textId="77777777" w:rsidR="00E36F0E" w:rsidRPr="00361DF0" w:rsidRDefault="00393DC0" w:rsidP="00393DC0">
      <w:pPr>
        <w:numPr>
          <w:ilvl w:val="0"/>
          <w:numId w:val="64"/>
        </w:numPr>
      </w:pPr>
      <w:r w:rsidRPr="00361DF0">
        <w:t xml:space="preserve">RFC 768: User Datagram Protocol (UDP), Aug. 1980 </w:t>
      </w:r>
    </w:p>
    <w:p w14:paraId="0DF16B28" w14:textId="77777777" w:rsidR="00E36F0E" w:rsidRPr="00361DF0" w:rsidRDefault="00393DC0" w:rsidP="00393DC0">
      <w:pPr>
        <w:numPr>
          <w:ilvl w:val="0"/>
          <w:numId w:val="64"/>
        </w:numPr>
      </w:pPr>
      <w:r w:rsidRPr="00361DF0">
        <w:t>RFC 826: An Ethernet Address Resolution Protocol (ARP),Nov. 1982</w:t>
      </w:r>
    </w:p>
    <w:p w14:paraId="01A88EB0" w14:textId="77777777" w:rsidR="00E36F0E" w:rsidRPr="00361DF0" w:rsidRDefault="00393DC0" w:rsidP="00393DC0">
      <w:pPr>
        <w:numPr>
          <w:ilvl w:val="0"/>
          <w:numId w:val="64"/>
        </w:numPr>
      </w:pPr>
      <w:r w:rsidRPr="00361DF0">
        <w:t xml:space="preserve">RFC 4861: Neighbor Discovery for IP version 6 (IPv6), Sept 2007 </w:t>
      </w:r>
    </w:p>
    <w:p w14:paraId="3A76AF68" w14:textId="77777777" w:rsidR="00E36F0E" w:rsidRPr="00361DF0" w:rsidRDefault="00393DC0" w:rsidP="00393DC0">
      <w:pPr>
        <w:numPr>
          <w:ilvl w:val="0"/>
          <w:numId w:val="64"/>
        </w:numPr>
      </w:pPr>
      <w:r w:rsidRPr="00361DF0">
        <w:t>RFC 2131: Dynamic Host Configuration Protocol (DHCP), Mar. 1997</w:t>
      </w:r>
    </w:p>
    <w:p w14:paraId="76340ED5" w14:textId="77777777" w:rsidR="00E36F0E" w:rsidRPr="00361DF0" w:rsidRDefault="00393DC0" w:rsidP="00393DC0">
      <w:pPr>
        <w:numPr>
          <w:ilvl w:val="0"/>
          <w:numId w:val="64"/>
        </w:numPr>
      </w:pPr>
      <w:r w:rsidRPr="00361DF0">
        <w:t>RFC 792: Internet Control Message Protocol (ICMP), DARPA Internet Program, Protocol specification, Sept. 1981</w:t>
      </w:r>
    </w:p>
    <w:p w14:paraId="4629F5D1" w14:textId="77777777" w:rsidR="00E36F0E" w:rsidRPr="00361DF0" w:rsidRDefault="00393DC0" w:rsidP="00393DC0">
      <w:pPr>
        <w:numPr>
          <w:ilvl w:val="0"/>
          <w:numId w:val="64"/>
        </w:numPr>
      </w:pPr>
      <w:r w:rsidRPr="00361DF0">
        <w:t>RFC 4443: Internet Control Message Protocol (ICMPv6) for the Internet Protocol Version 6 (IPv6) Specification, Mar 2006</w:t>
      </w:r>
    </w:p>
    <w:p w14:paraId="52C83741" w14:textId="77777777" w:rsidR="00E36F0E" w:rsidRPr="00361DF0" w:rsidRDefault="00393DC0" w:rsidP="00393DC0">
      <w:pPr>
        <w:numPr>
          <w:ilvl w:val="0"/>
          <w:numId w:val="64"/>
        </w:numPr>
      </w:pPr>
      <w:r w:rsidRPr="00361DF0">
        <w:t>RFC 2474: Definition of the Differentiated Services Field (DS Field) in the IPv4 and IPv6 Headers, Dec. 1998</w:t>
      </w:r>
    </w:p>
    <w:p w14:paraId="65FC9AC4" w14:textId="77777777" w:rsidR="00E36F0E" w:rsidRPr="00361DF0" w:rsidRDefault="00393DC0" w:rsidP="00393DC0">
      <w:pPr>
        <w:numPr>
          <w:ilvl w:val="0"/>
          <w:numId w:val="64"/>
        </w:numPr>
      </w:pPr>
      <w:r w:rsidRPr="00361DF0">
        <w:t>RFC 3966: The tel URI for Telephone Numbers, Dec. 2004</w:t>
      </w:r>
    </w:p>
    <w:p w14:paraId="26CA4F76" w14:textId="77777777" w:rsidR="00E36F0E" w:rsidRPr="00361DF0" w:rsidRDefault="00393DC0" w:rsidP="00393DC0">
      <w:pPr>
        <w:numPr>
          <w:ilvl w:val="0"/>
          <w:numId w:val="64"/>
        </w:numPr>
      </w:pPr>
      <w:r w:rsidRPr="00361DF0">
        <w:t>RFC 5905: Network Time Protocol Version 4: Protocol and Algorithms Specification, June 2010</w:t>
      </w:r>
    </w:p>
    <w:p w14:paraId="3A5717D1" w14:textId="77777777" w:rsidR="00E36F0E" w:rsidRPr="00361DF0" w:rsidRDefault="00393DC0" w:rsidP="00393DC0">
      <w:pPr>
        <w:numPr>
          <w:ilvl w:val="0"/>
          <w:numId w:val="64"/>
        </w:numPr>
      </w:pPr>
      <w:r w:rsidRPr="00361DF0">
        <w:t>RFC 1398: Definitions of Managed Objects for the Ethernet-like Interface Types, Jan. 1993</w:t>
      </w:r>
    </w:p>
    <w:p w14:paraId="06DFD4B5" w14:textId="77777777" w:rsidR="00E36F0E" w:rsidRDefault="00393DC0">
      <w:pPr>
        <w:spacing w:after="200" w:line="276" w:lineRule="auto"/>
      </w:pPr>
      <w:r>
        <w:br w:type="page"/>
      </w:r>
    </w:p>
    <w:p w14:paraId="53EFE970" w14:textId="77777777" w:rsidR="00E36F0E" w:rsidRDefault="00E36F0E" w:rsidP="00E36F0E"/>
    <w:p w14:paraId="37E69CA1" w14:textId="2AEF5C80" w:rsidR="00E36F0E" w:rsidRDefault="00393DC0" w:rsidP="00506E2F">
      <w:pPr>
        <w:pStyle w:val="Heading2"/>
      </w:pPr>
      <w:bookmarkStart w:id="84" w:name="_Toc93426764"/>
      <w:r w:rsidRPr="00B9479B">
        <w:t>WIR-FUN-REQ-370034/A-Captive Portal Check</w:t>
      </w:r>
      <w:bookmarkEnd w:id="84"/>
    </w:p>
    <w:p w14:paraId="7E483187" w14:textId="77777777" w:rsidR="00E36F0E" w:rsidRDefault="00E36F0E" w:rsidP="00E36F0E"/>
    <w:p w14:paraId="0867D2F6" w14:textId="77777777" w:rsidR="00E36F0E" w:rsidRDefault="00393DC0" w:rsidP="00506E2F">
      <w:pPr>
        <w:pStyle w:val="Heading3"/>
      </w:pPr>
      <w:bookmarkStart w:id="85" w:name="_Toc93426765"/>
      <w:r>
        <w:t>Requirements</w:t>
      </w:r>
      <w:bookmarkEnd w:id="85"/>
    </w:p>
    <w:p w14:paraId="0E172A48" w14:textId="77777777" w:rsidR="00506E2F" w:rsidRPr="00506E2F" w:rsidRDefault="00506E2F" w:rsidP="00506E2F">
      <w:pPr>
        <w:pStyle w:val="Heading4"/>
        <w:rPr>
          <w:b w:val="0"/>
          <w:u w:val="single"/>
        </w:rPr>
      </w:pPr>
      <w:r w:rsidRPr="00506E2F">
        <w:rPr>
          <w:b w:val="0"/>
          <w:u w:val="single"/>
        </w:rPr>
        <w:t>WIR-REQ-370003/B-Requesting WLAN connection</w:t>
      </w:r>
    </w:p>
    <w:p w14:paraId="1F7E4F79" w14:textId="29BDD54A" w:rsidR="00E36F0E" w:rsidRDefault="00393DC0" w:rsidP="00E36F0E">
      <w:r>
        <w:t>WIRServer shall request connection to external WiFi Hotspot to applicable WIRClient. WIRServer shall send the request with SSID and password for the WiFi Hotspot.</w:t>
      </w:r>
    </w:p>
    <w:p w14:paraId="4BBB8A88" w14:textId="77777777" w:rsidR="00E36F0E" w:rsidRDefault="00393DC0" w:rsidP="00E36F0E">
      <w:r>
        <w:t>WIRServer shall receive the connection result from applicable WIRClient.</w:t>
      </w:r>
    </w:p>
    <w:p w14:paraId="28451484" w14:textId="77777777" w:rsidR="00506E2F" w:rsidRPr="00506E2F" w:rsidRDefault="00506E2F" w:rsidP="00506E2F">
      <w:pPr>
        <w:pStyle w:val="Heading4"/>
        <w:rPr>
          <w:b w:val="0"/>
          <w:u w:val="single"/>
        </w:rPr>
      </w:pPr>
      <w:r w:rsidRPr="00506E2F">
        <w:rPr>
          <w:b w:val="0"/>
          <w:u w:val="single"/>
        </w:rPr>
        <w:t>WIR-REQ-370004/B-Caching WiFi Hotspot password</w:t>
      </w:r>
    </w:p>
    <w:p w14:paraId="2C62CC20" w14:textId="7D30D155" w:rsidR="00E36F0E" w:rsidRDefault="00393DC0" w:rsidP="00E36F0E">
      <w:r>
        <w:t>WIRServer shall save SSID and password pair when applicable WIRClient is connected to Wi-Fi Hotspot.</w:t>
      </w:r>
    </w:p>
    <w:p w14:paraId="653DA6DD" w14:textId="77777777" w:rsidR="00E36F0E" w:rsidRDefault="00393DC0" w:rsidP="00E36F0E">
      <w:r>
        <w:t>When connected Wi-Fi Hotspot is open network, WIRServer shall save the password as open network.</w:t>
      </w:r>
    </w:p>
    <w:p w14:paraId="619AA914" w14:textId="77777777" w:rsidR="00506E2F" w:rsidRPr="00506E2F" w:rsidRDefault="00506E2F" w:rsidP="00506E2F">
      <w:pPr>
        <w:pStyle w:val="Heading4"/>
        <w:rPr>
          <w:b w:val="0"/>
          <w:u w:val="single"/>
        </w:rPr>
      </w:pPr>
      <w:r w:rsidRPr="00506E2F">
        <w:rPr>
          <w:b w:val="0"/>
          <w:u w:val="single"/>
        </w:rPr>
        <w:t>WIR-REQ-370005/B-Retrieving saved WiFi Hotspot password</w:t>
      </w:r>
    </w:p>
    <w:p w14:paraId="3525E372" w14:textId="05555496" w:rsidR="00E36F0E" w:rsidRDefault="00393DC0" w:rsidP="00E36F0E">
      <w:r>
        <w:t>WIRServer shall retrieve saved Wi-Fi Hotspot password based on SSID value and provide SSID and password pair to applicable WIRClients when requesting WLAN connection to Wi-Fi Hotspot.</w:t>
      </w:r>
    </w:p>
    <w:p w14:paraId="5B0B86F5" w14:textId="77777777" w:rsidR="00506E2F" w:rsidRPr="00506E2F" w:rsidRDefault="00506E2F" w:rsidP="00506E2F">
      <w:pPr>
        <w:pStyle w:val="Heading4"/>
        <w:rPr>
          <w:b w:val="0"/>
          <w:u w:val="single"/>
        </w:rPr>
      </w:pPr>
      <w:r w:rsidRPr="00506E2F">
        <w:rPr>
          <w:b w:val="0"/>
          <w:u w:val="single"/>
        </w:rPr>
        <w:t>WIR-REQ-370006/B-Common WiFi Hotspot SSID/password database</w:t>
      </w:r>
    </w:p>
    <w:p w14:paraId="5E21F158" w14:textId="64454270" w:rsidR="00E36F0E" w:rsidRDefault="00393DC0" w:rsidP="00E36F0E">
      <w:r>
        <w:t>WIRServer shall maintain one SSID/password database for applicable WIRClients.</w:t>
      </w:r>
    </w:p>
    <w:p w14:paraId="6EF73F8D" w14:textId="77777777" w:rsidR="00506E2F" w:rsidRPr="00506E2F" w:rsidRDefault="00506E2F" w:rsidP="00506E2F">
      <w:pPr>
        <w:pStyle w:val="Heading4"/>
        <w:rPr>
          <w:b w:val="0"/>
          <w:u w:val="single"/>
        </w:rPr>
      </w:pPr>
      <w:r w:rsidRPr="00506E2F">
        <w:rPr>
          <w:b w:val="0"/>
          <w:u w:val="single"/>
        </w:rPr>
        <w:t>WIR-REQ-370007/B-Captive portal check request</w:t>
      </w:r>
    </w:p>
    <w:p w14:paraId="60A9C9BB" w14:textId="1E4DE6C1" w:rsidR="00E36F0E" w:rsidRDefault="00393DC0" w:rsidP="00E36F0E">
      <w:r>
        <w:t>Once WIRClient WLAN is connected to a Wi-Fi Hotspot, WIRServer shall start captive portal check request to CPC. CPC run captive portal check procedure and returns either internet connectivity success or failure.</w:t>
      </w:r>
    </w:p>
    <w:p w14:paraId="7739D352" w14:textId="77777777" w:rsidR="00506E2F" w:rsidRPr="00506E2F" w:rsidRDefault="00506E2F" w:rsidP="00506E2F">
      <w:pPr>
        <w:pStyle w:val="Heading4"/>
        <w:rPr>
          <w:b w:val="0"/>
          <w:u w:val="single"/>
        </w:rPr>
      </w:pPr>
      <w:r w:rsidRPr="00506E2F">
        <w:rPr>
          <w:b w:val="0"/>
          <w:u w:val="single"/>
        </w:rPr>
        <w:t>WIR-REQ-370008/B-CPC procedure</w:t>
      </w:r>
    </w:p>
    <w:p w14:paraId="47E97449" w14:textId="006CF0C5" w:rsidR="00E36F0E" w:rsidRDefault="00393DC0" w:rsidP="00E36F0E">
      <w:r>
        <w:t>WIRServer</w:t>
      </w:r>
      <w:r w:rsidRPr="006F21F6">
        <w:t xml:space="preserve"> CM shall check </w:t>
      </w:r>
      <w:r>
        <w:rPr>
          <w:rFonts w:cs="Arial"/>
          <w:lang w:val="en-GB"/>
        </w:rPr>
        <w:t>CONNECTIVITY_CHECK_URL_AVAILABLITY</w:t>
      </w:r>
      <w:r>
        <w:t xml:space="preserve"> </w:t>
      </w:r>
      <w:r w:rsidRPr="0085666D">
        <w:t xml:space="preserve">DID. If the DID is set to ENABLED, </w:t>
      </w:r>
      <w:r>
        <w:t>WIRServer</w:t>
      </w:r>
      <w:r w:rsidRPr="0085666D">
        <w:t xml:space="preserve"> CM shall enable</w:t>
      </w:r>
      <w:r>
        <w:t xml:space="preserve"> CPC feature. If it is set to FALSE, WIRServer CM shall disable CPC feature and return internet connectivity is available when WLAN is connected to WiFi Hotspot. Factory default value shall be enabled.</w:t>
      </w:r>
    </w:p>
    <w:p w14:paraId="621EE13F" w14:textId="77777777" w:rsidR="00E36F0E" w:rsidRDefault="00E36F0E" w:rsidP="00E36F0E"/>
    <w:tbl>
      <w:tblPr>
        <w:tblStyle w:val="TableGrid"/>
        <w:tblW w:w="0" w:type="auto"/>
        <w:jc w:val="center"/>
        <w:tblLook w:val="04A0" w:firstRow="1" w:lastRow="0" w:firstColumn="1" w:lastColumn="0" w:noHBand="0" w:noVBand="1"/>
      </w:tblPr>
      <w:tblGrid>
        <w:gridCol w:w="4396"/>
        <w:gridCol w:w="3207"/>
        <w:gridCol w:w="3207"/>
      </w:tblGrid>
      <w:tr w:rsidR="00E36F0E" w14:paraId="3F08B24F" w14:textId="77777777" w:rsidTr="00506E2F">
        <w:trPr>
          <w:jc w:val="center"/>
        </w:trPr>
        <w:tc>
          <w:tcPr>
            <w:tcW w:w="3206" w:type="dxa"/>
          </w:tcPr>
          <w:p w14:paraId="55B407BA" w14:textId="77777777" w:rsidR="00E36F0E" w:rsidRDefault="00393DC0" w:rsidP="00E36F0E">
            <w:r>
              <w:t>Name</w:t>
            </w:r>
          </w:p>
        </w:tc>
        <w:tc>
          <w:tcPr>
            <w:tcW w:w="3207" w:type="dxa"/>
          </w:tcPr>
          <w:p w14:paraId="76993C3D" w14:textId="77777777" w:rsidR="00E36F0E" w:rsidRDefault="00393DC0" w:rsidP="00E36F0E">
            <w:r>
              <w:t>Type</w:t>
            </w:r>
          </w:p>
        </w:tc>
        <w:tc>
          <w:tcPr>
            <w:tcW w:w="3207" w:type="dxa"/>
          </w:tcPr>
          <w:p w14:paraId="6FA8EFE9" w14:textId="77777777" w:rsidR="00E36F0E" w:rsidRDefault="00393DC0" w:rsidP="00E36F0E">
            <w:r>
              <w:t>Description</w:t>
            </w:r>
          </w:p>
        </w:tc>
      </w:tr>
      <w:tr w:rsidR="00E36F0E" w14:paraId="3F79AAD4" w14:textId="77777777" w:rsidTr="00506E2F">
        <w:trPr>
          <w:jc w:val="center"/>
        </w:trPr>
        <w:tc>
          <w:tcPr>
            <w:tcW w:w="3206" w:type="dxa"/>
          </w:tcPr>
          <w:p w14:paraId="4BAD537F" w14:textId="77777777" w:rsidR="00E36F0E" w:rsidRDefault="00393DC0" w:rsidP="00E36F0E">
            <w:r w:rsidRPr="00063D4C">
              <w:t>CONNECTIVITY_CHECK_URL_AVAILABLITY</w:t>
            </w:r>
          </w:p>
        </w:tc>
        <w:tc>
          <w:tcPr>
            <w:tcW w:w="3207" w:type="dxa"/>
          </w:tcPr>
          <w:p w14:paraId="5368FDF6" w14:textId="77777777" w:rsidR="00E36F0E" w:rsidRDefault="00393DC0" w:rsidP="00E36F0E">
            <w:r>
              <w:t>Boolean</w:t>
            </w:r>
          </w:p>
        </w:tc>
        <w:tc>
          <w:tcPr>
            <w:tcW w:w="3207" w:type="dxa"/>
          </w:tcPr>
          <w:p w14:paraId="7DE3A380" w14:textId="77777777" w:rsidR="00E36F0E" w:rsidRDefault="00393DC0" w:rsidP="00E36F0E">
            <w:r>
              <w:t>FALSE – Disable CPC feature</w:t>
            </w:r>
          </w:p>
          <w:p w14:paraId="21045D3D" w14:textId="77777777" w:rsidR="00E36F0E" w:rsidRDefault="00393DC0" w:rsidP="00E36F0E">
            <w:r>
              <w:t>TRUE – Enable CPC feature</w:t>
            </w:r>
          </w:p>
        </w:tc>
      </w:tr>
    </w:tbl>
    <w:p w14:paraId="399B4D4D" w14:textId="77777777" w:rsidR="00E36F0E" w:rsidRDefault="00E36F0E" w:rsidP="00E36F0E"/>
    <w:tbl>
      <w:tblPr>
        <w:tblStyle w:val="TableGrid"/>
        <w:tblW w:w="0" w:type="auto"/>
        <w:jc w:val="center"/>
        <w:tblLook w:val="04A0" w:firstRow="1" w:lastRow="0" w:firstColumn="1" w:lastColumn="0" w:noHBand="0" w:noVBand="1"/>
      </w:tblPr>
      <w:tblGrid>
        <w:gridCol w:w="3344"/>
        <w:gridCol w:w="3138"/>
        <w:gridCol w:w="3138"/>
      </w:tblGrid>
      <w:tr w:rsidR="00E36F0E" w14:paraId="7B0AEB2E" w14:textId="77777777" w:rsidTr="00506E2F">
        <w:trPr>
          <w:jc w:val="center"/>
        </w:trPr>
        <w:tc>
          <w:tcPr>
            <w:tcW w:w="3344" w:type="dxa"/>
          </w:tcPr>
          <w:p w14:paraId="15F144FD" w14:textId="77777777" w:rsidR="00E36F0E" w:rsidRDefault="00393DC0" w:rsidP="00E36F0E">
            <w:r>
              <w:t>Name</w:t>
            </w:r>
          </w:p>
        </w:tc>
        <w:tc>
          <w:tcPr>
            <w:tcW w:w="3138" w:type="dxa"/>
          </w:tcPr>
          <w:p w14:paraId="63F0525C" w14:textId="77777777" w:rsidR="00E36F0E" w:rsidRDefault="00393DC0" w:rsidP="00E36F0E">
            <w:r>
              <w:t>Type</w:t>
            </w:r>
          </w:p>
        </w:tc>
        <w:tc>
          <w:tcPr>
            <w:tcW w:w="3138" w:type="dxa"/>
          </w:tcPr>
          <w:p w14:paraId="159472F5" w14:textId="77777777" w:rsidR="00E36F0E" w:rsidRDefault="00393DC0" w:rsidP="00E36F0E">
            <w:r>
              <w:t>Description</w:t>
            </w:r>
          </w:p>
        </w:tc>
      </w:tr>
      <w:tr w:rsidR="00E36F0E" w14:paraId="0B3176B0" w14:textId="77777777" w:rsidTr="00506E2F">
        <w:trPr>
          <w:jc w:val="center"/>
        </w:trPr>
        <w:tc>
          <w:tcPr>
            <w:tcW w:w="3344" w:type="dxa"/>
          </w:tcPr>
          <w:p w14:paraId="6CED3D2B" w14:textId="77777777" w:rsidR="00E36F0E" w:rsidRDefault="00393DC0" w:rsidP="00E36F0E">
            <w:r>
              <w:t>CPC_MAX_CHECK</w:t>
            </w:r>
          </w:p>
        </w:tc>
        <w:tc>
          <w:tcPr>
            <w:tcW w:w="3138" w:type="dxa"/>
          </w:tcPr>
          <w:p w14:paraId="64508564" w14:textId="77777777" w:rsidR="00E36F0E" w:rsidRDefault="00393DC0" w:rsidP="00E36F0E">
            <w:r>
              <w:t>Integer</w:t>
            </w:r>
          </w:p>
        </w:tc>
        <w:tc>
          <w:tcPr>
            <w:tcW w:w="3138" w:type="dxa"/>
          </w:tcPr>
          <w:p w14:paraId="001A4764" w14:textId="77777777" w:rsidR="00E36F0E" w:rsidRDefault="00393DC0" w:rsidP="00E36F0E">
            <w:r>
              <w:t>Maximum CPC check times</w:t>
            </w:r>
          </w:p>
        </w:tc>
      </w:tr>
      <w:tr w:rsidR="00E36F0E" w14:paraId="775ACB5C" w14:textId="77777777" w:rsidTr="00506E2F">
        <w:trPr>
          <w:jc w:val="center"/>
        </w:trPr>
        <w:tc>
          <w:tcPr>
            <w:tcW w:w="3344" w:type="dxa"/>
          </w:tcPr>
          <w:p w14:paraId="03A2E9A0" w14:textId="77777777" w:rsidR="00E36F0E" w:rsidRDefault="00393DC0" w:rsidP="00E36F0E">
            <w:r>
              <w:t>CPC_CHECK_INTERVAL</w:t>
            </w:r>
          </w:p>
        </w:tc>
        <w:tc>
          <w:tcPr>
            <w:tcW w:w="3138" w:type="dxa"/>
          </w:tcPr>
          <w:p w14:paraId="1BE95D02" w14:textId="77777777" w:rsidR="00E36F0E" w:rsidRDefault="00393DC0" w:rsidP="00E36F0E">
            <w:r>
              <w:t>Integer</w:t>
            </w:r>
          </w:p>
        </w:tc>
        <w:tc>
          <w:tcPr>
            <w:tcW w:w="3138" w:type="dxa"/>
          </w:tcPr>
          <w:p w14:paraId="62A1E1A8" w14:textId="77777777" w:rsidR="00E36F0E" w:rsidRDefault="00393DC0" w:rsidP="00E36F0E">
            <w:r>
              <w:t>Interval in seconds between CPC check</w:t>
            </w:r>
          </w:p>
        </w:tc>
      </w:tr>
    </w:tbl>
    <w:p w14:paraId="713886C0" w14:textId="77777777" w:rsidR="00E36F0E" w:rsidRDefault="00E36F0E" w:rsidP="00E36F0E"/>
    <w:p w14:paraId="2096572F" w14:textId="77777777" w:rsidR="00E36F0E" w:rsidRDefault="00393DC0" w:rsidP="00E36F0E">
      <w:r>
        <w:t xml:space="preserve">After received a captive portal check request, CPC shall wait CPC_CHECK_INTERVAL seconds. After the wait, CPC shall send HTTP request to </w:t>
      </w:r>
      <w:r>
        <w:rPr>
          <w:rFonts w:cs="Arial"/>
          <w:lang w:val="en-GB"/>
        </w:rPr>
        <w:t>CONNECTIVITY_CHECK_URL</w:t>
      </w:r>
      <w:r>
        <w:t>.</w:t>
      </w:r>
    </w:p>
    <w:p w14:paraId="429B5B0C" w14:textId="77777777" w:rsidR="00E36F0E" w:rsidRDefault="00393DC0" w:rsidP="00E36F0E">
      <w:r>
        <w:t>If the HTTP response is 2XX success, CPC determines internet connection through the WLAN is ready and return success.</w:t>
      </w:r>
    </w:p>
    <w:p w14:paraId="5D00C54E" w14:textId="77777777" w:rsidR="00E36F0E" w:rsidRDefault="00393DC0" w:rsidP="00E36F0E">
      <w:r>
        <w:t>If the HTTP response is any other response or there is no response, CPC shall wait CPC_CHECK_INTERVAL seconds and send next HTTP request until it tried CPC_MAX_CHECK times.</w:t>
      </w:r>
    </w:p>
    <w:p w14:paraId="019E3B66" w14:textId="77777777" w:rsidR="00E36F0E" w:rsidRDefault="00393DC0" w:rsidP="00E36F0E">
      <w:r>
        <w:t>If the HTTP response 3XX redirection, CPC shall send WEB engine display request with URI and local IP address.</w:t>
      </w:r>
    </w:p>
    <w:p w14:paraId="2E596769" w14:textId="77777777" w:rsidR="00E36F0E" w:rsidRDefault="00E36F0E" w:rsidP="00E36F0E"/>
    <w:p w14:paraId="36E0F931" w14:textId="77777777" w:rsidR="00E36F0E" w:rsidRDefault="00393DC0" w:rsidP="00E36F0E">
      <w:r>
        <w:t>After CPC_MAX_CHECK times trials, if CPC receives 3XX, 4XX or 5XX HTTP response or there is no response, CPC shall report internet connection failure to WIRServer Central controller.</w:t>
      </w:r>
    </w:p>
    <w:p w14:paraId="6FC4AE2B" w14:textId="77777777" w:rsidR="00E36F0E" w:rsidRDefault="00E36F0E" w:rsidP="00E36F0E"/>
    <w:p w14:paraId="675A9637" w14:textId="77777777" w:rsidR="00E36F0E" w:rsidRDefault="00393DC0" w:rsidP="00E36F0E">
      <w:r>
        <w:t xml:space="preserve">If the response is a redirection response (3XX Redirection), CPC shall send the redirected URI and local IP address assigned by WLAN to WEB engine. The WEB engine shall display the HTML page and when HTTP procedure triggered by customer input, it shall use supplied local IP address for HTTP connection until </w:t>
      </w:r>
      <w:r w:rsidRPr="001820FA">
        <w:t>the WEB engine is closed.</w:t>
      </w:r>
    </w:p>
    <w:p w14:paraId="194199B8" w14:textId="77777777" w:rsidR="00E36F0E" w:rsidRDefault="00E36F0E" w:rsidP="00E36F0E"/>
    <w:p w14:paraId="04B2E43D" w14:textId="77777777" w:rsidR="00E36F0E" w:rsidRDefault="00393DC0" w:rsidP="00E36F0E">
      <w:r>
        <w:lastRenderedPageBreak/>
        <w:t xml:space="preserve">DID </w:t>
      </w:r>
      <w:r w:rsidRPr="00DE2E52">
        <w:t xml:space="preserve">CONNECTIVITY_CHECK_URL </w:t>
      </w:r>
      <w:r>
        <w:t xml:space="preserve">is a WEB URL to check captive portal status. </w:t>
      </w:r>
      <w:r w:rsidRPr="00DE2E52">
        <w:t xml:space="preserve">CONNECTIVITY_CHECK_URL </w:t>
      </w:r>
      <w:r>
        <w:t>shall be programmed at factory.</w:t>
      </w:r>
    </w:p>
    <w:tbl>
      <w:tblPr>
        <w:tblStyle w:val="TableGrid"/>
        <w:tblW w:w="0" w:type="auto"/>
        <w:jc w:val="center"/>
        <w:tblLook w:val="04A0" w:firstRow="1" w:lastRow="0" w:firstColumn="1" w:lastColumn="0" w:noHBand="0" w:noVBand="1"/>
      </w:tblPr>
      <w:tblGrid>
        <w:gridCol w:w="3206"/>
        <w:gridCol w:w="3207"/>
        <w:gridCol w:w="3207"/>
      </w:tblGrid>
      <w:tr w:rsidR="00E36F0E" w14:paraId="449B778E" w14:textId="77777777" w:rsidTr="00506E2F">
        <w:trPr>
          <w:jc w:val="center"/>
        </w:trPr>
        <w:tc>
          <w:tcPr>
            <w:tcW w:w="3206" w:type="dxa"/>
          </w:tcPr>
          <w:p w14:paraId="5DEABB12" w14:textId="77777777" w:rsidR="00E36F0E" w:rsidRDefault="00393DC0" w:rsidP="00E36F0E">
            <w:r>
              <w:t>Name</w:t>
            </w:r>
          </w:p>
        </w:tc>
        <w:tc>
          <w:tcPr>
            <w:tcW w:w="3207" w:type="dxa"/>
          </w:tcPr>
          <w:p w14:paraId="11178340" w14:textId="77777777" w:rsidR="00E36F0E" w:rsidRDefault="00393DC0" w:rsidP="00E36F0E">
            <w:r>
              <w:t>Type</w:t>
            </w:r>
          </w:p>
        </w:tc>
        <w:tc>
          <w:tcPr>
            <w:tcW w:w="3207" w:type="dxa"/>
          </w:tcPr>
          <w:p w14:paraId="4E12DC55" w14:textId="77777777" w:rsidR="00E36F0E" w:rsidRDefault="00393DC0" w:rsidP="00E36F0E">
            <w:r>
              <w:t>Description</w:t>
            </w:r>
          </w:p>
        </w:tc>
      </w:tr>
      <w:tr w:rsidR="00E36F0E" w14:paraId="0E02DF18" w14:textId="77777777" w:rsidTr="00506E2F">
        <w:trPr>
          <w:jc w:val="center"/>
        </w:trPr>
        <w:tc>
          <w:tcPr>
            <w:tcW w:w="3206" w:type="dxa"/>
          </w:tcPr>
          <w:p w14:paraId="1B4651CA" w14:textId="77777777" w:rsidR="00E36F0E" w:rsidRDefault="00393DC0" w:rsidP="00E36F0E">
            <w:r w:rsidRPr="00DE2E52">
              <w:t>CONNECTIVITY_CHECK_URL</w:t>
            </w:r>
          </w:p>
        </w:tc>
        <w:tc>
          <w:tcPr>
            <w:tcW w:w="3207" w:type="dxa"/>
          </w:tcPr>
          <w:p w14:paraId="73BC65A2" w14:textId="77777777" w:rsidR="00E36F0E" w:rsidRDefault="00393DC0" w:rsidP="00E36F0E">
            <w:r>
              <w:t>String, 128 bytes</w:t>
            </w:r>
          </w:p>
        </w:tc>
        <w:tc>
          <w:tcPr>
            <w:tcW w:w="3207" w:type="dxa"/>
          </w:tcPr>
          <w:p w14:paraId="1D93DAFC" w14:textId="0135A008" w:rsidR="00E36F0E" w:rsidRDefault="00393DC0" w:rsidP="00E36F0E">
            <w:r>
              <w:t xml:space="preserve">URL (ex., </w:t>
            </w:r>
            <w:hyperlink r:id="rId31" w:history="1">
              <w:r w:rsidRPr="00465D6D">
                <w:t>www.google.com</w:t>
              </w:r>
            </w:hyperlink>
            <w:r>
              <w:t>)</w:t>
            </w:r>
          </w:p>
          <w:p w14:paraId="4C44B503" w14:textId="0148F3A7" w:rsidR="00E36F0E" w:rsidRDefault="00393DC0" w:rsidP="00E36F0E">
            <w:r>
              <w:t xml:space="preserve">China – </w:t>
            </w:r>
            <w:hyperlink r:id="rId32" w:history="1">
              <w:r w:rsidRPr="00006C8C">
                <w:t>www.baidu.com</w:t>
              </w:r>
            </w:hyperlink>
          </w:p>
          <w:p w14:paraId="02E1082A" w14:textId="77777777" w:rsidR="00E36F0E" w:rsidRDefault="00393DC0" w:rsidP="00E36F0E">
            <w:r>
              <w:t>EU – per country</w:t>
            </w:r>
          </w:p>
        </w:tc>
      </w:tr>
    </w:tbl>
    <w:p w14:paraId="1F35592A" w14:textId="77777777" w:rsidR="00E36F0E" w:rsidRDefault="00E36F0E" w:rsidP="00E36F0E"/>
    <w:p w14:paraId="5CAA68A3" w14:textId="77777777" w:rsidR="00E36F0E" w:rsidRDefault="00393DC0" w:rsidP="00E36F0E">
      <w:r>
        <w:t xml:space="preserve">For EU, if some country limits HTTP request to inside of country, </w:t>
      </w:r>
      <w:r w:rsidRPr="00DE2E52">
        <w:t>CONNECTIVITY_CHECK_URL</w:t>
      </w:r>
      <w:r>
        <w:t xml:space="preserve"> shall be programmed at EOL to web site which belongs to the country.</w:t>
      </w:r>
    </w:p>
    <w:p w14:paraId="74097B7D" w14:textId="77777777" w:rsidR="00506E2F" w:rsidRPr="00506E2F" w:rsidRDefault="00506E2F" w:rsidP="00506E2F">
      <w:pPr>
        <w:pStyle w:val="Heading4"/>
        <w:rPr>
          <w:b w:val="0"/>
          <w:u w:val="single"/>
        </w:rPr>
      </w:pPr>
      <w:r w:rsidRPr="00506E2F">
        <w:rPr>
          <w:b w:val="0"/>
          <w:u w:val="single"/>
        </w:rPr>
        <w:t>WIR-REQ-370009/B-Central controller</w:t>
      </w:r>
    </w:p>
    <w:p w14:paraId="68ED0050" w14:textId="2AD3660B" w:rsidR="00E36F0E" w:rsidRDefault="00393DC0" w:rsidP="00E36F0E">
      <w:r>
        <w:t>WIRServer central controller receives WIR allocation request from local controller of WIRServer, WIRClient1 or WIRClient2. After receiving a notification WLAN is connected to Wi-Fi Hotspot, WIRServer central controller shall send CPC check request to CPC.</w:t>
      </w:r>
    </w:p>
    <w:p w14:paraId="6731EF07" w14:textId="77777777" w:rsidR="00E36F0E" w:rsidRDefault="00393DC0" w:rsidP="00E36F0E">
      <w:r>
        <w:t>After CPC determined internet connectivity status through WLAN, CPC reports connectivity status to WIRServer central controller.</w:t>
      </w:r>
    </w:p>
    <w:p w14:paraId="01ABC3F3" w14:textId="77777777" w:rsidR="00E36F0E" w:rsidRDefault="00393DC0" w:rsidP="00E36F0E">
      <w:r>
        <w:t>If WIRServer central controller receives an internet connection failure report from CPC, WIRServer central controller shall initiate WLAN disconnection from the Wi-Fi Hotspot and WIRServer shall not automatically connect to the AP until next ignition cycle but user initiated connection shall be allowed.</w:t>
      </w:r>
    </w:p>
    <w:p w14:paraId="265DB015" w14:textId="77777777" w:rsidR="00506E2F" w:rsidRPr="00506E2F" w:rsidRDefault="00506E2F" w:rsidP="00506E2F">
      <w:pPr>
        <w:pStyle w:val="Heading4"/>
        <w:rPr>
          <w:b w:val="0"/>
          <w:u w:val="single"/>
        </w:rPr>
      </w:pPr>
      <w:r w:rsidRPr="00506E2F">
        <w:rPr>
          <w:b w:val="0"/>
          <w:u w:val="single"/>
        </w:rPr>
        <w:t>WIR-REQ-471010/A-Not supporting HTTP captive portal</w:t>
      </w:r>
    </w:p>
    <w:p w14:paraId="21B22EFC" w14:textId="7338D2C5" w:rsidR="00E36F0E" w:rsidRDefault="00393DC0" w:rsidP="00E36F0E">
      <w:r>
        <w:t>WIRServer shall check 3XX response and determine the redirection is to HTTP or HTTPS server. WIRServer shall disconnect from the AP if the redirection is to HTTP server and display message insecure captive portal is not supported. WIRServer shall not auto connect to the AP until WIRServer power down.</w:t>
      </w:r>
    </w:p>
    <w:p w14:paraId="221E8B28" w14:textId="77777777" w:rsidR="00506E2F" w:rsidRPr="00506E2F" w:rsidRDefault="00506E2F" w:rsidP="00506E2F">
      <w:pPr>
        <w:pStyle w:val="Heading4"/>
        <w:rPr>
          <w:b w:val="0"/>
          <w:u w:val="single"/>
        </w:rPr>
      </w:pPr>
      <w:r w:rsidRPr="00506E2F">
        <w:rPr>
          <w:b w:val="0"/>
          <w:u w:val="single"/>
        </w:rPr>
        <w:t>WIR-REQ-370010/A-Request WEB engine to display landing page</w:t>
      </w:r>
    </w:p>
    <w:p w14:paraId="786EECC4" w14:textId="08CD4B3C" w:rsidR="00E36F0E" w:rsidRDefault="00393DC0" w:rsidP="00E36F0E">
      <w:r>
        <w:t xml:space="preserve">WIRServer CPC sends a redirected URL which is specified on Location field of 3XX response and local IP address to WEB engine to be displayed on </w:t>
      </w:r>
      <w:r w:rsidRPr="00D60BFB">
        <w:t>WIRClient1</w:t>
      </w:r>
      <w:r>
        <w:t>UI.</w:t>
      </w:r>
    </w:p>
    <w:p w14:paraId="527E035A" w14:textId="77777777" w:rsidR="00E36F0E" w:rsidRDefault="00E36F0E" w:rsidP="00E36F0E"/>
    <w:p w14:paraId="4753801E" w14:textId="77777777" w:rsidR="00E36F0E" w:rsidRDefault="00393DC0" w:rsidP="00E36F0E">
      <w:r>
        <w:t>Following shows an example 302 HTTP response.</w:t>
      </w:r>
    </w:p>
    <w:p w14:paraId="6966D25E" w14:textId="77777777" w:rsidR="00E36F0E" w:rsidRDefault="00393DC0" w:rsidP="00E36F0E">
      <w:r>
        <w:t>HTTP/1.1 302 Found</w:t>
      </w:r>
    </w:p>
    <w:p w14:paraId="28A14754" w14:textId="77777777" w:rsidR="00E36F0E" w:rsidRDefault="00393DC0" w:rsidP="00E36F0E">
      <w:r>
        <w:t>Server: Apache/2.4.23 (Unix)</w:t>
      </w:r>
    </w:p>
    <w:p w14:paraId="4E3A1990" w14:textId="77777777" w:rsidR="00E36F0E" w:rsidRDefault="00393DC0" w:rsidP="00E36F0E">
      <w:r>
        <w:t>Location: /nbrd/visit/counter.html</w:t>
      </w:r>
    </w:p>
    <w:p w14:paraId="25F37E0F" w14:textId="77777777" w:rsidR="00E36F0E" w:rsidRDefault="00393DC0" w:rsidP="00E36F0E">
      <w:r>
        <w:t>Content-Type: text/html</w:t>
      </w:r>
    </w:p>
    <w:p w14:paraId="0937C9A3" w14:textId="77777777" w:rsidR="00E36F0E" w:rsidRDefault="00393DC0" w:rsidP="00E36F0E">
      <w:r>
        <w:t>Content-Length: 0</w:t>
      </w:r>
    </w:p>
    <w:p w14:paraId="4F74679B" w14:textId="77777777" w:rsidR="00506E2F" w:rsidRPr="00506E2F" w:rsidRDefault="00506E2F" w:rsidP="00506E2F">
      <w:pPr>
        <w:pStyle w:val="Heading4"/>
        <w:rPr>
          <w:b w:val="0"/>
          <w:u w:val="single"/>
        </w:rPr>
      </w:pPr>
      <w:r w:rsidRPr="00506E2F">
        <w:rPr>
          <w:b w:val="0"/>
          <w:u w:val="single"/>
        </w:rPr>
        <w:t>WIR-REQ-370011/A-WLAN internet connection lost</w:t>
      </w:r>
    </w:p>
    <w:p w14:paraId="76CB0518" w14:textId="3FB7927B" w:rsidR="00E36F0E" w:rsidRDefault="00393DC0" w:rsidP="00E36F0E">
      <w:r>
        <w:t>After Wi-Fi Hotspot is connected and internet service provided, some Wi-Fi service provider may deactivate internet service and start to redirect all HTTP request to service provider’s captive portal again after predefined time limit.</w:t>
      </w:r>
    </w:p>
    <w:p w14:paraId="658F730F" w14:textId="77777777" w:rsidR="00E36F0E" w:rsidRDefault="00393DC0" w:rsidP="00E36F0E">
      <w:pPr>
        <w:overflowPunct w:val="0"/>
        <w:autoSpaceDE w:val="0"/>
        <w:autoSpaceDN w:val="0"/>
        <w:adjustRightInd w:val="0"/>
        <w:contextualSpacing/>
        <w:textAlignment w:val="baseline"/>
      </w:pPr>
      <w:r>
        <w:t>WIR application shall detect a socket layer error (ex., Destination not reachable) and report it to WIR when the application receives the error 5 times in consecutive. WIR shall send a network down event to all WIR application which are using the WLAN interface. Then WIR application shall request WIR connection request again if it requires internet connection.</w:t>
      </w:r>
    </w:p>
    <w:p w14:paraId="57533BA8" w14:textId="77777777" w:rsidR="00506E2F" w:rsidRPr="00506E2F" w:rsidRDefault="00506E2F" w:rsidP="00506E2F">
      <w:pPr>
        <w:pStyle w:val="Heading4"/>
        <w:rPr>
          <w:b w:val="0"/>
          <w:u w:val="single"/>
        </w:rPr>
      </w:pPr>
      <w:r w:rsidRPr="00506E2F">
        <w:rPr>
          <w:b w:val="0"/>
          <w:u w:val="single"/>
        </w:rPr>
        <w:t>WIR-REQ-370012/A-CPC check procedure</w:t>
      </w:r>
    </w:p>
    <w:p w14:paraId="254984DC" w14:textId="2F247F6D" w:rsidR="00E36F0E" w:rsidRDefault="00393DC0" w:rsidP="00E36F0E">
      <w:pPr>
        <w:overflowPunct w:val="0"/>
        <w:autoSpaceDE w:val="0"/>
        <w:autoSpaceDN w:val="0"/>
        <w:adjustRightInd w:val="0"/>
        <w:contextualSpacing/>
        <w:textAlignment w:val="baseline"/>
      </w:pPr>
      <w:r>
        <w:t>Following diagram shows CPC check procedure flow.</w:t>
      </w:r>
    </w:p>
    <w:p w14:paraId="107AB79A" w14:textId="77777777" w:rsidR="00E36F0E" w:rsidRDefault="00E36F0E" w:rsidP="00E36F0E">
      <w:pPr>
        <w:overflowPunct w:val="0"/>
        <w:autoSpaceDE w:val="0"/>
        <w:autoSpaceDN w:val="0"/>
        <w:adjustRightInd w:val="0"/>
        <w:contextualSpacing/>
        <w:textAlignment w:val="baseline"/>
      </w:pPr>
    </w:p>
    <w:p w14:paraId="4EE253F4" w14:textId="225C796E" w:rsidR="00E36F0E" w:rsidRPr="00280FDE" w:rsidRDefault="00506E2F" w:rsidP="00506E2F">
      <w:pPr>
        <w:overflowPunct w:val="0"/>
        <w:autoSpaceDE w:val="0"/>
        <w:autoSpaceDN w:val="0"/>
        <w:adjustRightInd w:val="0"/>
        <w:contextualSpacing/>
        <w:jc w:val="center"/>
        <w:textAlignment w:val="baseline"/>
      </w:pPr>
      <w:r>
        <w:object w:dxaOrig="11550" w:dyaOrig="10050" w14:anchorId="0996A94F">
          <v:shape id="61e75b470000ebcb79e139b0" o:spid="_x0000_i1030" type="#_x0000_t75" style="width:480.75pt;height:418.7pt" o:ole="">
            <v:imagedata r:id="rId33" o:title=""/>
          </v:shape>
          <o:OLEObject Type="Embed" ProgID="Visio.Drawing.15" ShapeID="61e75b470000ebcb79e139b0" DrawAspect="Content" ObjectID="_1710333709" r:id="rId34"/>
        </w:object>
      </w:r>
    </w:p>
    <w:p w14:paraId="31996E2A" w14:textId="77777777" w:rsidR="00E36F0E" w:rsidRDefault="00393DC0" w:rsidP="00506E2F">
      <w:pPr>
        <w:pStyle w:val="Heading3"/>
      </w:pPr>
      <w:bookmarkStart w:id="86" w:name="_Toc93426766"/>
      <w:r>
        <w:t>Use Cases</w:t>
      </w:r>
      <w:bookmarkEnd w:id="86"/>
    </w:p>
    <w:p w14:paraId="21A9455C" w14:textId="46DF29C1" w:rsidR="00E36F0E" w:rsidRDefault="00393DC0" w:rsidP="00506E2F">
      <w:pPr>
        <w:pStyle w:val="Heading4"/>
      </w:pPr>
      <w:r>
        <w:t>WIR-UC-REQ-369972/A-WIRClient1 Wi-Fi connected to a Wi-Fi Hotspot first time and redirected to landing page</w:t>
      </w:r>
    </w:p>
    <w:p w14:paraId="706F0E19" w14:textId="7A519F09" w:rsidR="00E36F0E" w:rsidRPr="00AE06BC" w:rsidRDefault="00E36F0E" w:rsidP="00E36F0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10"/>
        <w:gridCol w:w="7666"/>
      </w:tblGrid>
      <w:tr w:rsidR="00E36F0E" w14:paraId="3C22D86B"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6F7CD7D4" w14:textId="77777777" w:rsidR="00E36F0E" w:rsidRDefault="00393DC0" w:rsidP="00E36F0E">
            <w:pPr>
              <w:rPr>
                <w:rFonts w:cs="Arial"/>
                <w:b/>
              </w:rPr>
            </w:pPr>
            <w:r>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2370DEDF" w14:textId="77777777" w:rsidR="00E36F0E" w:rsidRDefault="00393DC0" w:rsidP="00E36F0E">
            <w:pPr>
              <w:rPr>
                <w:rFonts w:cs="Arial"/>
              </w:rPr>
            </w:pPr>
            <w:r>
              <w:rPr>
                <w:rFonts w:cs="Arial"/>
              </w:rPr>
              <w:t>WIRClient1 Wi-Fi, Wi-Fi Hotspot, customer, WIR</w:t>
            </w:r>
          </w:p>
        </w:tc>
      </w:tr>
      <w:tr w:rsidR="00E36F0E" w14:paraId="160F2DD8"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1FD55EAF" w14:textId="77777777" w:rsidR="00E36F0E" w:rsidRDefault="00393DC0" w:rsidP="00E36F0E">
            <w:pPr>
              <w:rPr>
                <w:rFonts w:cs="Arial"/>
                <w:b/>
              </w:rPr>
            </w:pPr>
            <w:r>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579E22EF" w14:textId="77777777" w:rsidR="00E36F0E" w:rsidRDefault="00393DC0" w:rsidP="00E36F0E">
            <w:pPr>
              <w:rPr>
                <w:rFonts w:cs="Arial"/>
              </w:rPr>
            </w:pPr>
            <w:r>
              <w:rPr>
                <w:rFonts w:cs="Arial"/>
              </w:rPr>
              <w:t>WIRClient1 Wi-Fi turned on</w:t>
            </w:r>
          </w:p>
          <w:p w14:paraId="68AF0FFA" w14:textId="77777777" w:rsidR="00E36F0E" w:rsidRDefault="00393DC0" w:rsidP="00E36F0E">
            <w:pPr>
              <w:rPr>
                <w:rFonts w:cs="Arial"/>
              </w:rPr>
            </w:pPr>
            <w:r>
              <w:rPr>
                <w:rFonts w:cs="Arial"/>
              </w:rPr>
              <w:t>Customer initiates Wi-Fi scan</w:t>
            </w:r>
          </w:p>
          <w:p w14:paraId="1F04CBE7" w14:textId="77777777" w:rsidR="00E36F0E" w:rsidRDefault="00393DC0" w:rsidP="00E36F0E">
            <w:pPr>
              <w:rPr>
                <w:rFonts w:cs="Arial"/>
              </w:rPr>
            </w:pPr>
            <w:r>
              <w:rPr>
                <w:rFonts w:cs="Arial"/>
              </w:rPr>
              <w:t>WIRClient1 Wi-Fi is scanning available Wi-Fi Hotspot signal</w:t>
            </w:r>
          </w:p>
        </w:tc>
      </w:tr>
      <w:tr w:rsidR="00E36F0E" w14:paraId="1643F42C"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5F5E7189" w14:textId="77777777" w:rsidR="00E36F0E" w:rsidRDefault="00393DC0" w:rsidP="00E36F0E">
            <w:pPr>
              <w:rPr>
                <w:rFonts w:cs="Arial"/>
                <w:b/>
              </w:rPr>
            </w:pPr>
            <w:r>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45368C35" w14:textId="77777777" w:rsidR="00E36F0E" w:rsidRDefault="00393DC0" w:rsidP="00E36F0E">
            <w:pPr>
              <w:rPr>
                <w:rFonts w:cs="Arial"/>
              </w:rPr>
            </w:pPr>
            <w:r>
              <w:rPr>
                <w:rFonts w:cs="Arial"/>
              </w:rPr>
              <w:t>WIRClient1 Wi-Fi finds available Wi-Fi Hotspot and makes a connection to it</w:t>
            </w:r>
          </w:p>
          <w:p w14:paraId="58AD9542" w14:textId="77777777" w:rsidR="00E36F0E" w:rsidRDefault="00393DC0" w:rsidP="00E36F0E">
            <w:pPr>
              <w:rPr>
                <w:rFonts w:cs="Arial"/>
              </w:rPr>
            </w:pPr>
            <w:r>
              <w:rPr>
                <w:rFonts w:cs="Arial"/>
              </w:rPr>
              <w:t>Wi-Fi Hotspot requires landing page loading and accepts T&amp;C by a customer</w:t>
            </w:r>
          </w:p>
        </w:tc>
      </w:tr>
      <w:tr w:rsidR="00E36F0E" w14:paraId="6F3E91F3" w14:textId="77777777" w:rsidTr="00E36F0E">
        <w:trPr>
          <w:trHeight w:val="584"/>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47FB04BD" w14:textId="77777777" w:rsidR="00E36F0E" w:rsidRDefault="00393DC0" w:rsidP="00E36F0E">
            <w:pPr>
              <w:rPr>
                <w:rFonts w:cs="Arial"/>
                <w:b/>
              </w:rPr>
            </w:pPr>
            <w:r>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03F1AED1" w14:textId="77777777" w:rsidR="00E36F0E" w:rsidRDefault="00393DC0" w:rsidP="00E36F0E">
            <w:pPr>
              <w:rPr>
                <w:rFonts w:cs="Arial"/>
              </w:rPr>
            </w:pPr>
            <w:r>
              <w:rPr>
                <w:rFonts w:cs="Arial"/>
              </w:rPr>
              <w:t>WIRClient1 Wi-Fi finds available SSID</w:t>
            </w:r>
          </w:p>
          <w:p w14:paraId="69CC2778" w14:textId="77777777" w:rsidR="00E36F0E" w:rsidRDefault="00393DC0" w:rsidP="00E36F0E">
            <w:pPr>
              <w:rPr>
                <w:rFonts w:cs="Arial"/>
              </w:rPr>
            </w:pPr>
            <w:r>
              <w:rPr>
                <w:rFonts w:cs="Arial"/>
              </w:rPr>
              <w:t>Customer selects a Wi-Fi Hotspot to connect from WIRClient1 UI and enters password</w:t>
            </w:r>
          </w:p>
          <w:p w14:paraId="5813127D" w14:textId="77777777" w:rsidR="00E36F0E" w:rsidRDefault="00393DC0" w:rsidP="00E36F0E">
            <w:pPr>
              <w:rPr>
                <w:rFonts w:cs="Arial"/>
              </w:rPr>
            </w:pPr>
            <w:r>
              <w:rPr>
                <w:rFonts w:cs="Arial"/>
              </w:rPr>
              <w:t>WIRClient1 Wi-Fi connects to the Wi-Fi Hotspot</w:t>
            </w:r>
          </w:p>
          <w:p w14:paraId="6EB934D3" w14:textId="77777777" w:rsidR="00E36F0E" w:rsidRDefault="00393DC0" w:rsidP="00E36F0E">
            <w:pPr>
              <w:rPr>
                <w:rFonts w:cs="Arial"/>
              </w:rPr>
            </w:pPr>
            <w:r>
              <w:rPr>
                <w:rFonts w:cs="Arial"/>
              </w:rPr>
              <w:t xml:space="preserve">CPC waits for </w:t>
            </w:r>
            <w:r>
              <w:t>CPC_CHECK_INTERVAL</w:t>
            </w:r>
            <w:r>
              <w:rPr>
                <w:rFonts w:cs="Arial"/>
              </w:rPr>
              <w:t xml:space="preserve"> seconds</w:t>
            </w:r>
          </w:p>
          <w:p w14:paraId="522C86AD" w14:textId="77777777" w:rsidR="00E36F0E" w:rsidRDefault="00393DC0" w:rsidP="00E36F0E">
            <w:pPr>
              <w:rPr>
                <w:rFonts w:cs="Arial"/>
              </w:rPr>
            </w:pPr>
            <w:r>
              <w:rPr>
                <w:rFonts w:cs="Arial"/>
              </w:rPr>
              <w:t>CPC sends HTTP GET request to connectivity test URL</w:t>
            </w:r>
          </w:p>
          <w:p w14:paraId="113776CA" w14:textId="77777777" w:rsidR="00E36F0E" w:rsidRDefault="00393DC0" w:rsidP="00E36F0E">
            <w:pPr>
              <w:rPr>
                <w:rFonts w:cs="Arial"/>
              </w:rPr>
            </w:pPr>
            <w:r>
              <w:rPr>
                <w:rFonts w:cs="Arial"/>
              </w:rPr>
              <w:t>CPC receives HTTP 3XX redirection to landing page response</w:t>
            </w:r>
          </w:p>
          <w:p w14:paraId="17D4D1FE" w14:textId="77777777" w:rsidR="00E36F0E" w:rsidRDefault="00393DC0" w:rsidP="00E36F0E">
            <w:pPr>
              <w:rPr>
                <w:rFonts w:cs="Arial"/>
              </w:rPr>
            </w:pPr>
            <w:r>
              <w:rPr>
                <w:rFonts w:cs="Arial"/>
              </w:rPr>
              <w:t>CPC sends redirected URI and local IP address to WEB engine</w:t>
            </w:r>
          </w:p>
          <w:p w14:paraId="5A88B000" w14:textId="77777777" w:rsidR="00E36F0E" w:rsidRDefault="00393DC0" w:rsidP="00E36F0E">
            <w:pPr>
              <w:rPr>
                <w:rFonts w:cs="Arial"/>
              </w:rPr>
            </w:pPr>
            <w:r>
              <w:rPr>
                <w:rFonts w:cs="Arial"/>
              </w:rPr>
              <w:t xml:space="preserve">CPC start a wait timer for </w:t>
            </w:r>
            <w:r>
              <w:t>CPC_CHECK_INTERVAL</w:t>
            </w:r>
            <w:r>
              <w:rPr>
                <w:rFonts w:cs="Arial"/>
              </w:rPr>
              <w:t xml:space="preserve"> seconds</w:t>
            </w:r>
          </w:p>
          <w:p w14:paraId="48D4C8B7" w14:textId="77777777" w:rsidR="00E36F0E" w:rsidRDefault="00393DC0" w:rsidP="00E36F0E">
            <w:pPr>
              <w:rPr>
                <w:rFonts w:cs="Arial"/>
              </w:rPr>
            </w:pPr>
            <w:r>
              <w:rPr>
                <w:rFonts w:cs="Arial"/>
              </w:rPr>
              <w:t>WEB engine displays the landing page</w:t>
            </w:r>
          </w:p>
          <w:p w14:paraId="2624F0B8" w14:textId="77777777" w:rsidR="00E36F0E" w:rsidRDefault="00393DC0" w:rsidP="00E36F0E">
            <w:pPr>
              <w:rPr>
                <w:rFonts w:cs="Arial"/>
              </w:rPr>
            </w:pPr>
            <w:r>
              <w:rPr>
                <w:rFonts w:cs="Arial"/>
              </w:rPr>
              <w:lastRenderedPageBreak/>
              <w:t>Customer clicks accept button</w:t>
            </w:r>
          </w:p>
          <w:p w14:paraId="72338D52" w14:textId="77777777" w:rsidR="00E36F0E" w:rsidRDefault="00393DC0" w:rsidP="00E36F0E">
            <w:pPr>
              <w:rPr>
                <w:rFonts w:cs="Arial"/>
              </w:rPr>
            </w:pPr>
            <w:r>
              <w:rPr>
                <w:rFonts w:cs="Arial"/>
              </w:rPr>
              <w:t>WEB engine binds local IP address, creates HTTP connection and sends HTTP GET request for home page</w:t>
            </w:r>
          </w:p>
          <w:p w14:paraId="3EC171C2" w14:textId="77777777" w:rsidR="00E36F0E" w:rsidRDefault="00393DC0" w:rsidP="00E36F0E">
            <w:pPr>
              <w:rPr>
                <w:rFonts w:cs="Arial"/>
              </w:rPr>
            </w:pPr>
            <w:r>
              <w:rPr>
                <w:rFonts w:cs="Arial"/>
              </w:rPr>
              <w:t>Wi-Fi Hotspot sends home page and WLAN routes it to WEB engine</w:t>
            </w:r>
          </w:p>
          <w:p w14:paraId="1E35F9C4" w14:textId="77777777" w:rsidR="00E36F0E" w:rsidRDefault="00393DC0" w:rsidP="00E36F0E">
            <w:pPr>
              <w:rPr>
                <w:rFonts w:cs="Arial"/>
              </w:rPr>
            </w:pPr>
            <w:r>
              <w:rPr>
                <w:rFonts w:cs="Arial"/>
              </w:rPr>
              <w:t>WEB engine displays the home page</w:t>
            </w:r>
          </w:p>
          <w:p w14:paraId="17BBA953" w14:textId="77777777" w:rsidR="00E36F0E" w:rsidRDefault="00393DC0" w:rsidP="00E36F0E">
            <w:pPr>
              <w:rPr>
                <w:rFonts w:cs="Arial"/>
              </w:rPr>
            </w:pPr>
            <w:r>
              <w:rPr>
                <w:rFonts w:cs="Arial"/>
              </w:rPr>
              <w:t>The wait timer expires</w:t>
            </w:r>
          </w:p>
          <w:p w14:paraId="155B95D2" w14:textId="77777777" w:rsidR="00E36F0E" w:rsidRDefault="00393DC0" w:rsidP="00E36F0E">
            <w:pPr>
              <w:rPr>
                <w:rFonts w:cs="Arial"/>
              </w:rPr>
            </w:pPr>
            <w:r>
              <w:rPr>
                <w:rFonts w:cs="Arial"/>
              </w:rPr>
              <w:t>CPC sends HTTP GET request to check captive portal stage is done</w:t>
            </w:r>
          </w:p>
          <w:p w14:paraId="758F4365" w14:textId="77777777" w:rsidR="00E36F0E" w:rsidRDefault="00393DC0" w:rsidP="00E36F0E">
            <w:pPr>
              <w:rPr>
                <w:rFonts w:cs="Arial"/>
              </w:rPr>
            </w:pPr>
            <w:r>
              <w:rPr>
                <w:rFonts w:cs="Arial"/>
              </w:rPr>
              <w:t>CPC receives HTTP 2XX Success response</w:t>
            </w:r>
          </w:p>
          <w:p w14:paraId="14197D0B" w14:textId="77777777" w:rsidR="00E36F0E" w:rsidRDefault="00393DC0" w:rsidP="00E36F0E">
            <w:pPr>
              <w:rPr>
                <w:rFonts w:cs="Arial"/>
              </w:rPr>
            </w:pPr>
            <w:r>
              <w:rPr>
                <w:rFonts w:cs="Arial"/>
              </w:rPr>
              <w:t>CPC notifies WIRServer central controller internet connectivity is available</w:t>
            </w:r>
          </w:p>
          <w:p w14:paraId="30DED282" w14:textId="77777777" w:rsidR="00E36F0E" w:rsidRPr="00126033" w:rsidRDefault="00393DC0" w:rsidP="00E36F0E">
            <w:pPr>
              <w:rPr>
                <w:rFonts w:cs="Arial"/>
              </w:rPr>
            </w:pPr>
            <w:r>
              <w:rPr>
                <w:rFonts w:cs="Arial"/>
              </w:rPr>
              <w:t>WIR saves SSID and password pair for future use</w:t>
            </w:r>
          </w:p>
        </w:tc>
      </w:tr>
      <w:tr w:rsidR="00E36F0E" w14:paraId="1486AB52"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4E72177B" w14:textId="77777777" w:rsidR="00E36F0E" w:rsidRDefault="00393DC0" w:rsidP="00E36F0E">
            <w:pPr>
              <w:rPr>
                <w:rFonts w:cs="Arial"/>
                <w:b/>
              </w:rPr>
            </w:pPr>
            <w:r>
              <w:rPr>
                <w:rFonts w:cs="Arial"/>
                <w:b/>
              </w:rPr>
              <w:lastRenderedPageBreak/>
              <w:t>List of Exception Use Cases</w:t>
            </w:r>
          </w:p>
        </w:tc>
        <w:tc>
          <w:tcPr>
            <w:tcW w:w="7666" w:type="dxa"/>
            <w:tcBorders>
              <w:top w:val="single" w:sz="4" w:space="0" w:color="auto"/>
              <w:left w:val="single" w:sz="4" w:space="0" w:color="auto"/>
              <w:bottom w:val="single" w:sz="4" w:space="0" w:color="auto"/>
              <w:right w:val="single" w:sz="4" w:space="0" w:color="auto"/>
            </w:tcBorders>
          </w:tcPr>
          <w:p w14:paraId="09FB9B6F" w14:textId="77777777" w:rsidR="00E36F0E" w:rsidRDefault="00E36F0E" w:rsidP="00E36F0E">
            <w:pPr>
              <w:rPr>
                <w:rFonts w:cs="Arial"/>
              </w:rPr>
            </w:pPr>
          </w:p>
        </w:tc>
      </w:tr>
      <w:tr w:rsidR="00E36F0E" w14:paraId="7D74DD3E"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0D6732E6" w14:textId="77777777" w:rsidR="00E36F0E" w:rsidRDefault="00393DC0" w:rsidP="00E36F0E">
            <w:pPr>
              <w:rPr>
                <w:rFonts w:cs="Arial"/>
                <w:b/>
              </w:rPr>
            </w:pPr>
            <w:r>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4B184751" w14:textId="77777777" w:rsidR="00E36F0E" w:rsidRDefault="00E36F0E" w:rsidP="00E36F0E">
            <w:pPr>
              <w:rPr>
                <w:rFonts w:cs="Arial"/>
              </w:rPr>
            </w:pPr>
          </w:p>
        </w:tc>
      </w:tr>
    </w:tbl>
    <w:p w14:paraId="0758862B" w14:textId="77777777" w:rsidR="00E36F0E" w:rsidRDefault="00E36F0E" w:rsidP="00E36F0E"/>
    <w:p w14:paraId="54DEEEE4" w14:textId="7D7A25E8" w:rsidR="00E36F0E" w:rsidRDefault="00393DC0" w:rsidP="00506E2F">
      <w:pPr>
        <w:pStyle w:val="Heading4"/>
      </w:pPr>
      <w:r>
        <w:t>WIR-UC-REQ-369973/A-WIRClient1 Wi-Fi connected to an Wi-Fi Hotspot first time and Wi-Fi Hotspot doesn’t have landing page</w:t>
      </w:r>
    </w:p>
    <w:p w14:paraId="6B45AD99" w14:textId="520D41FF" w:rsidR="00E36F0E" w:rsidRPr="00AE06BC" w:rsidRDefault="00E36F0E" w:rsidP="00E36F0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10"/>
        <w:gridCol w:w="7666"/>
      </w:tblGrid>
      <w:tr w:rsidR="00E36F0E" w14:paraId="3FF983F1"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6B21B77F" w14:textId="77777777" w:rsidR="00E36F0E" w:rsidRDefault="00393DC0" w:rsidP="00E36F0E">
            <w:pPr>
              <w:rPr>
                <w:rFonts w:cs="Arial"/>
                <w:b/>
              </w:rPr>
            </w:pPr>
            <w:r>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07897927" w14:textId="77777777" w:rsidR="00E36F0E" w:rsidRDefault="00393DC0" w:rsidP="00E36F0E">
            <w:pPr>
              <w:rPr>
                <w:rFonts w:cs="Arial"/>
              </w:rPr>
            </w:pPr>
            <w:r>
              <w:t>WIRClient1</w:t>
            </w:r>
            <w:r>
              <w:rPr>
                <w:rFonts w:cs="Arial"/>
              </w:rPr>
              <w:t xml:space="preserve"> Wi-Fi, Wi-Fi Hotspot, customer, WIR</w:t>
            </w:r>
          </w:p>
        </w:tc>
      </w:tr>
      <w:tr w:rsidR="00E36F0E" w14:paraId="408DBCA4"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624785EC" w14:textId="77777777" w:rsidR="00E36F0E" w:rsidRDefault="00393DC0" w:rsidP="00E36F0E">
            <w:pPr>
              <w:rPr>
                <w:rFonts w:cs="Arial"/>
                <w:b/>
              </w:rPr>
            </w:pPr>
            <w:r>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6CE9929D" w14:textId="77777777" w:rsidR="00E36F0E" w:rsidRDefault="00393DC0" w:rsidP="00E36F0E">
            <w:pPr>
              <w:rPr>
                <w:rFonts w:cs="Arial"/>
              </w:rPr>
            </w:pPr>
            <w:r>
              <w:t>WIRClient1</w:t>
            </w:r>
            <w:r>
              <w:rPr>
                <w:rFonts w:cs="Arial"/>
              </w:rPr>
              <w:t xml:space="preserve"> Wi-Fi turned on</w:t>
            </w:r>
          </w:p>
          <w:p w14:paraId="57AA6FBE" w14:textId="77777777" w:rsidR="00E36F0E" w:rsidRDefault="00393DC0" w:rsidP="00E36F0E">
            <w:pPr>
              <w:rPr>
                <w:rFonts w:cs="Arial"/>
              </w:rPr>
            </w:pPr>
            <w:r>
              <w:t>WIRClient1</w:t>
            </w:r>
            <w:r>
              <w:rPr>
                <w:rFonts w:cs="Arial"/>
              </w:rPr>
              <w:t xml:space="preserve"> Wi-Fi is scanning available Wi-Fi Hotspot signal</w:t>
            </w:r>
          </w:p>
        </w:tc>
      </w:tr>
      <w:tr w:rsidR="00E36F0E" w14:paraId="12D4634D"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188AB9A5" w14:textId="77777777" w:rsidR="00E36F0E" w:rsidRDefault="00393DC0" w:rsidP="00E36F0E">
            <w:pPr>
              <w:rPr>
                <w:rFonts w:cs="Arial"/>
                <w:b/>
              </w:rPr>
            </w:pPr>
            <w:r>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1D00AF28" w14:textId="77777777" w:rsidR="00E36F0E" w:rsidRDefault="00393DC0" w:rsidP="00E36F0E">
            <w:pPr>
              <w:rPr>
                <w:rFonts w:cs="Arial"/>
              </w:rPr>
            </w:pPr>
            <w:r>
              <w:t>WIRClient1</w:t>
            </w:r>
            <w:r>
              <w:rPr>
                <w:rFonts w:cs="Arial"/>
              </w:rPr>
              <w:t xml:space="preserve"> Wi-Fi finds available Wi-Fi Hotspot and makes a connection to it.</w:t>
            </w:r>
          </w:p>
          <w:p w14:paraId="3E4C5E8F" w14:textId="77777777" w:rsidR="00E36F0E" w:rsidRDefault="00393DC0" w:rsidP="00E36F0E">
            <w:pPr>
              <w:rPr>
                <w:rFonts w:cs="Arial"/>
              </w:rPr>
            </w:pPr>
            <w:r>
              <w:rPr>
                <w:rFonts w:cs="Arial"/>
              </w:rPr>
              <w:t>Wi-Fi Hotspt provides internet connection without landing page redirection</w:t>
            </w:r>
          </w:p>
        </w:tc>
      </w:tr>
      <w:tr w:rsidR="00E36F0E" w14:paraId="70040D6F" w14:textId="77777777" w:rsidTr="00E36F0E">
        <w:trPr>
          <w:trHeight w:val="584"/>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78F24228" w14:textId="77777777" w:rsidR="00E36F0E" w:rsidRDefault="00393DC0" w:rsidP="00E36F0E">
            <w:pPr>
              <w:rPr>
                <w:rFonts w:cs="Arial"/>
                <w:b/>
              </w:rPr>
            </w:pPr>
            <w:r>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00E0F9C9" w14:textId="77777777" w:rsidR="00E36F0E" w:rsidRDefault="00393DC0" w:rsidP="00E36F0E">
            <w:pPr>
              <w:rPr>
                <w:rFonts w:cs="Arial"/>
              </w:rPr>
            </w:pPr>
            <w:r>
              <w:t>WIRClient1</w:t>
            </w:r>
            <w:r>
              <w:rPr>
                <w:rFonts w:cs="Arial"/>
              </w:rPr>
              <w:t xml:space="preserve"> Wi-Fi finds available SSID</w:t>
            </w:r>
          </w:p>
          <w:p w14:paraId="51DB543B" w14:textId="77777777" w:rsidR="00E36F0E" w:rsidRDefault="00393DC0" w:rsidP="00E36F0E">
            <w:pPr>
              <w:rPr>
                <w:rFonts w:cs="Arial"/>
              </w:rPr>
            </w:pPr>
            <w:r>
              <w:rPr>
                <w:rFonts w:cs="Arial"/>
              </w:rPr>
              <w:t xml:space="preserve">Customer selects a Wi-Fi Hotspot to connect from </w:t>
            </w:r>
            <w:r>
              <w:t>WIRClient1</w:t>
            </w:r>
            <w:r>
              <w:rPr>
                <w:rFonts w:cs="Arial"/>
              </w:rPr>
              <w:t xml:space="preserve"> UI</w:t>
            </w:r>
          </w:p>
          <w:p w14:paraId="663B4ED3" w14:textId="77777777" w:rsidR="00E36F0E" w:rsidRDefault="00393DC0" w:rsidP="00E36F0E">
            <w:pPr>
              <w:rPr>
                <w:rFonts w:cs="Arial"/>
              </w:rPr>
            </w:pPr>
            <w:r>
              <w:t>WIRClient1</w:t>
            </w:r>
            <w:r>
              <w:rPr>
                <w:rFonts w:cs="Arial"/>
              </w:rPr>
              <w:t xml:space="preserve"> Wi-Fi connects to the Wi-Fi Hotspot</w:t>
            </w:r>
          </w:p>
          <w:p w14:paraId="0C4BCF78" w14:textId="77777777" w:rsidR="00E36F0E" w:rsidRDefault="00393DC0" w:rsidP="00E36F0E">
            <w:pPr>
              <w:rPr>
                <w:rFonts w:cs="Arial"/>
              </w:rPr>
            </w:pPr>
            <w:r>
              <w:rPr>
                <w:rFonts w:cs="Arial"/>
              </w:rPr>
              <w:t>CPC sends HTTP GET request to connectivity test URL</w:t>
            </w:r>
          </w:p>
          <w:p w14:paraId="5362E7C3" w14:textId="77777777" w:rsidR="00E36F0E" w:rsidRDefault="00393DC0" w:rsidP="00E36F0E">
            <w:pPr>
              <w:rPr>
                <w:rFonts w:cs="Arial"/>
              </w:rPr>
            </w:pPr>
            <w:r>
              <w:rPr>
                <w:rFonts w:cs="Arial"/>
              </w:rPr>
              <w:t>CPC receives HTTP 2XX Success response</w:t>
            </w:r>
          </w:p>
          <w:p w14:paraId="14621463" w14:textId="77777777" w:rsidR="00E36F0E" w:rsidRDefault="00393DC0" w:rsidP="00E36F0E">
            <w:pPr>
              <w:rPr>
                <w:rFonts w:cs="Arial"/>
              </w:rPr>
            </w:pPr>
            <w:r>
              <w:rPr>
                <w:rFonts w:cs="Arial"/>
              </w:rPr>
              <w:t>CPC ignores the HTTP response</w:t>
            </w:r>
          </w:p>
          <w:p w14:paraId="11B4C6B3" w14:textId="77777777" w:rsidR="00E36F0E" w:rsidRDefault="00393DC0" w:rsidP="00E36F0E">
            <w:pPr>
              <w:rPr>
                <w:rFonts w:cs="Arial"/>
              </w:rPr>
            </w:pPr>
            <w:r>
              <w:rPr>
                <w:rFonts w:cs="Arial"/>
              </w:rPr>
              <w:t>CPC notifies WIRServer central controller internet connectivity is available</w:t>
            </w:r>
          </w:p>
          <w:p w14:paraId="5F37855C" w14:textId="77777777" w:rsidR="00E36F0E" w:rsidRPr="00126033" w:rsidRDefault="00393DC0" w:rsidP="00E36F0E">
            <w:pPr>
              <w:rPr>
                <w:rFonts w:cs="Arial"/>
              </w:rPr>
            </w:pPr>
            <w:r>
              <w:rPr>
                <w:rFonts w:cs="Arial"/>
              </w:rPr>
              <w:t>WIR saves SSID and password pair for future use</w:t>
            </w:r>
          </w:p>
        </w:tc>
      </w:tr>
      <w:tr w:rsidR="00E36F0E" w14:paraId="687D5CC7"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6684548E" w14:textId="77777777" w:rsidR="00E36F0E" w:rsidRDefault="00393DC0" w:rsidP="00E36F0E">
            <w:pPr>
              <w:rPr>
                <w:rFonts w:cs="Arial"/>
                <w:b/>
              </w:rPr>
            </w:pPr>
            <w:r>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7DACC7E3" w14:textId="77777777" w:rsidR="00E36F0E" w:rsidRDefault="00E36F0E" w:rsidP="00E36F0E">
            <w:pPr>
              <w:rPr>
                <w:rFonts w:cs="Arial"/>
              </w:rPr>
            </w:pPr>
          </w:p>
        </w:tc>
      </w:tr>
      <w:tr w:rsidR="00E36F0E" w14:paraId="12860935"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2C5D2E50" w14:textId="77777777" w:rsidR="00E36F0E" w:rsidRDefault="00393DC0" w:rsidP="00E36F0E">
            <w:pPr>
              <w:rPr>
                <w:rFonts w:cs="Arial"/>
                <w:b/>
              </w:rPr>
            </w:pPr>
            <w:r>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0DC67BBF" w14:textId="77777777" w:rsidR="00E36F0E" w:rsidRDefault="00E36F0E" w:rsidP="00E36F0E">
            <w:pPr>
              <w:rPr>
                <w:rFonts w:cs="Arial"/>
              </w:rPr>
            </w:pPr>
          </w:p>
        </w:tc>
      </w:tr>
    </w:tbl>
    <w:p w14:paraId="4901BA00" w14:textId="4628EAB7" w:rsidR="00E36F0E" w:rsidRDefault="00393DC0" w:rsidP="00506E2F">
      <w:pPr>
        <w:pStyle w:val="Heading4"/>
      </w:pPr>
      <w:r>
        <w:t>WIR-UC-REQ-369974/B-WIRClient Wi-Fi connected to a Wi-Fi Hotspot connected previously</w:t>
      </w:r>
    </w:p>
    <w:p w14:paraId="2927A913" w14:textId="77777777" w:rsidR="00E36F0E" w:rsidRDefault="00E36F0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90"/>
        <w:gridCol w:w="7460"/>
      </w:tblGrid>
      <w:tr w:rsidR="00E36F0E" w14:paraId="23B2D56C"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718E0C93" w14:textId="77777777" w:rsidR="00E36F0E" w:rsidRDefault="00393DC0" w:rsidP="00E36F0E">
            <w:pPr>
              <w:rPr>
                <w:rFonts w:cs="Arial"/>
                <w:b/>
              </w:rPr>
            </w:pPr>
            <w:r>
              <w:rPr>
                <w:rFonts w:cs="Arial"/>
                <w:b/>
              </w:rPr>
              <w:t>Actors</w:t>
            </w:r>
          </w:p>
        </w:tc>
        <w:tc>
          <w:tcPr>
            <w:tcW w:w="7460" w:type="dxa"/>
            <w:tcBorders>
              <w:top w:val="single" w:sz="4" w:space="0" w:color="auto"/>
              <w:left w:val="single" w:sz="4" w:space="0" w:color="auto"/>
              <w:bottom w:val="single" w:sz="4" w:space="0" w:color="auto"/>
              <w:right w:val="single" w:sz="4" w:space="0" w:color="auto"/>
            </w:tcBorders>
            <w:hideMark/>
          </w:tcPr>
          <w:p w14:paraId="718558F6" w14:textId="77777777" w:rsidR="00E36F0E" w:rsidRDefault="00393DC0" w:rsidP="00E36F0E">
            <w:pPr>
              <w:rPr>
                <w:rFonts w:cs="Arial"/>
              </w:rPr>
            </w:pPr>
            <w:r>
              <w:rPr>
                <w:rFonts w:cs="Arial"/>
              </w:rPr>
              <w:t>WIRClient1/WIRClient2/WIRClient5 Wi-Fi, Wi-Fi Hotspot, WIR</w:t>
            </w:r>
          </w:p>
        </w:tc>
      </w:tr>
      <w:tr w:rsidR="00E36F0E" w14:paraId="5A8D0A5B"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1EB2540C" w14:textId="77777777" w:rsidR="00E36F0E" w:rsidRDefault="00393DC0" w:rsidP="00E36F0E">
            <w:pPr>
              <w:rPr>
                <w:rFonts w:cs="Arial"/>
                <w:b/>
              </w:rPr>
            </w:pPr>
            <w:r>
              <w:rPr>
                <w:rFonts w:cs="Arial"/>
                <w:b/>
              </w:rPr>
              <w:t>Pre-conditions</w:t>
            </w:r>
          </w:p>
        </w:tc>
        <w:tc>
          <w:tcPr>
            <w:tcW w:w="7460" w:type="dxa"/>
            <w:tcBorders>
              <w:top w:val="single" w:sz="4" w:space="0" w:color="auto"/>
              <w:left w:val="single" w:sz="4" w:space="0" w:color="auto"/>
              <w:bottom w:val="single" w:sz="4" w:space="0" w:color="auto"/>
              <w:right w:val="single" w:sz="4" w:space="0" w:color="auto"/>
            </w:tcBorders>
            <w:hideMark/>
          </w:tcPr>
          <w:p w14:paraId="3A4F1299" w14:textId="77777777" w:rsidR="00E36F0E" w:rsidRDefault="00393DC0" w:rsidP="00E36F0E">
            <w:pPr>
              <w:rPr>
                <w:rFonts w:cs="Arial"/>
              </w:rPr>
            </w:pPr>
            <w:r>
              <w:rPr>
                <w:rFonts w:cs="Arial"/>
              </w:rPr>
              <w:t>WIRClient1/WIRClient2/WIRClient5 Wi-Fi turned on</w:t>
            </w:r>
          </w:p>
          <w:p w14:paraId="068940F1" w14:textId="77777777" w:rsidR="00E36F0E" w:rsidRDefault="00393DC0" w:rsidP="00E36F0E">
            <w:pPr>
              <w:rPr>
                <w:rFonts w:cs="Arial"/>
              </w:rPr>
            </w:pPr>
            <w:r>
              <w:rPr>
                <w:rFonts w:cs="Arial"/>
              </w:rPr>
              <w:t>WIRClient1/WIRClient2/WIRClient5 Wi-Fi is scanning available Wi-Fi Hotspot signal</w:t>
            </w:r>
          </w:p>
        </w:tc>
      </w:tr>
      <w:tr w:rsidR="00E36F0E" w14:paraId="4DCE2692"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6FD336B9" w14:textId="77777777" w:rsidR="00E36F0E" w:rsidRDefault="00393DC0" w:rsidP="00E36F0E">
            <w:pPr>
              <w:rPr>
                <w:rFonts w:cs="Arial"/>
                <w:b/>
              </w:rPr>
            </w:pPr>
            <w:r>
              <w:rPr>
                <w:rFonts w:cs="Arial"/>
                <w:b/>
              </w:rPr>
              <w:t>Scenario Description</w:t>
            </w:r>
          </w:p>
        </w:tc>
        <w:tc>
          <w:tcPr>
            <w:tcW w:w="7460" w:type="dxa"/>
            <w:tcBorders>
              <w:top w:val="single" w:sz="4" w:space="0" w:color="auto"/>
              <w:left w:val="single" w:sz="4" w:space="0" w:color="auto"/>
              <w:bottom w:val="single" w:sz="4" w:space="0" w:color="auto"/>
              <w:right w:val="single" w:sz="4" w:space="0" w:color="auto"/>
            </w:tcBorders>
            <w:hideMark/>
          </w:tcPr>
          <w:p w14:paraId="14E7461B" w14:textId="77777777" w:rsidR="00E36F0E" w:rsidRDefault="00393DC0" w:rsidP="00E36F0E">
            <w:pPr>
              <w:rPr>
                <w:rFonts w:cs="Arial"/>
              </w:rPr>
            </w:pPr>
            <w:r>
              <w:rPr>
                <w:rFonts w:cs="Arial"/>
              </w:rPr>
              <w:t>WIRClient1/WIRClient2/WIRClient5 Wi-Fi finds available open Wi-Fi Hotspot and makes a connection to it.</w:t>
            </w:r>
          </w:p>
          <w:p w14:paraId="077926B2" w14:textId="77777777" w:rsidR="00E36F0E" w:rsidRDefault="00393DC0" w:rsidP="00E36F0E">
            <w:pPr>
              <w:rPr>
                <w:rFonts w:cs="Arial"/>
              </w:rPr>
            </w:pPr>
            <w:r>
              <w:rPr>
                <w:rFonts w:cs="Arial"/>
              </w:rPr>
              <w:t>WIR provides Wi-Fi Hotspot internet connection without user interaction</w:t>
            </w:r>
          </w:p>
        </w:tc>
      </w:tr>
      <w:tr w:rsidR="00E36F0E" w14:paraId="0C04903E" w14:textId="77777777" w:rsidTr="00E36F0E">
        <w:trPr>
          <w:trHeight w:val="584"/>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78AA99CF" w14:textId="77777777" w:rsidR="00E36F0E" w:rsidRDefault="00393DC0" w:rsidP="00E36F0E">
            <w:pPr>
              <w:rPr>
                <w:rFonts w:cs="Arial"/>
                <w:b/>
              </w:rPr>
            </w:pPr>
            <w:r>
              <w:rPr>
                <w:rFonts w:cs="Arial"/>
                <w:b/>
              </w:rPr>
              <w:t>Post-conditions</w:t>
            </w:r>
          </w:p>
        </w:tc>
        <w:tc>
          <w:tcPr>
            <w:tcW w:w="7460" w:type="dxa"/>
            <w:tcBorders>
              <w:top w:val="single" w:sz="4" w:space="0" w:color="auto"/>
              <w:left w:val="single" w:sz="4" w:space="0" w:color="auto"/>
              <w:bottom w:val="single" w:sz="4" w:space="0" w:color="auto"/>
              <w:right w:val="single" w:sz="4" w:space="0" w:color="auto"/>
            </w:tcBorders>
            <w:hideMark/>
          </w:tcPr>
          <w:p w14:paraId="43DB942F" w14:textId="77777777" w:rsidR="00E36F0E" w:rsidRDefault="00393DC0" w:rsidP="00E36F0E">
            <w:pPr>
              <w:rPr>
                <w:rFonts w:cs="Arial"/>
              </w:rPr>
            </w:pPr>
            <w:r>
              <w:rPr>
                <w:rFonts w:cs="Arial"/>
              </w:rPr>
              <w:t>WIR sends WLAN connection request</w:t>
            </w:r>
          </w:p>
          <w:p w14:paraId="59D09DD3" w14:textId="77777777" w:rsidR="00E36F0E" w:rsidRDefault="00393DC0" w:rsidP="00E36F0E">
            <w:pPr>
              <w:rPr>
                <w:rFonts w:cs="Arial"/>
              </w:rPr>
            </w:pPr>
            <w:r>
              <w:rPr>
                <w:rFonts w:cs="Arial"/>
              </w:rPr>
              <w:t>WIRClient1/WIRClient2/WIRClient5 Wi-Fi finds an available SSID</w:t>
            </w:r>
          </w:p>
          <w:p w14:paraId="33437DD2" w14:textId="77777777" w:rsidR="00E36F0E" w:rsidRDefault="00393DC0" w:rsidP="00E36F0E">
            <w:pPr>
              <w:rPr>
                <w:rFonts w:cs="Arial"/>
              </w:rPr>
            </w:pPr>
            <w:r>
              <w:rPr>
                <w:rFonts w:cs="Arial"/>
              </w:rPr>
              <w:t>WIRClient1/WIRClient2/WIRClient5 Wi-Fi connects to the Wi-Fi Hotspot</w:t>
            </w:r>
          </w:p>
          <w:p w14:paraId="3F3EB6C8" w14:textId="77777777" w:rsidR="00E36F0E" w:rsidRDefault="00393DC0" w:rsidP="00E36F0E">
            <w:pPr>
              <w:rPr>
                <w:rFonts w:cs="Arial"/>
              </w:rPr>
            </w:pPr>
            <w:r>
              <w:rPr>
                <w:rFonts w:cs="Arial"/>
              </w:rPr>
              <w:t>CPC sends HTTP GET request to connectivity test URL</w:t>
            </w:r>
          </w:p>
          <w:p w14:paraId="63F6FA29" w14:textId="77777777" w:rsidR="00E36F0E" w:rsidRDefault="00393DC0" w:rsidP="00E36F0E">
            <w:pPr>
              <w:rPr>
                <w:rFonts w:cs="Arial"/>
              </w:rPr>
            </w:pPr>
            <w:r>
              <w:rPr>
                <w:rFonts w:cs="Arial"/>
              </w:rPr>
              <w:t>CPC receives 2XX OK response</w:t>
            </w:r>
          </w:p>
          <w:p w14:paraId="14E7D921" w14:textId="77777777" w:rsidR="00E36F0E" w:rsidRDefault="00393DC0" w:rsidP="00E36F0E">
            <w:pPr>
              <w:rPr>
                <w:rFonts w:cs="Arial"/>
              </w:rPr>
            </w:pPr>
            <w:r>
              <w:rPr>
                <w:rFonts w:cs="Arial"/>
              </w:rPr>
              <w:t>CPC notifies WIR internet connection success</w:t>
            </w:r>
          </w:p>
          <w:p w14:paraId="1D817F7D" w14:textId="77777777" w:rsidR="00E36F0E" w:rsidRPr="00126033" w:rsidRDefault="00393DC0" w:rsidP="00E36F0E">
            <w:pPr>
              <w:rPr>
                <w:rFonts w:cs="Arial"/>
              </w:rPr>
            </w:pPr>
            <w:r>
              <w:rPr>
                <w:rFonts w:cs="Arial"/>
              </w:rPr>
              <w:t>WIR gets internet connection through Wi-Fi Hotspot</w:t>
            </w:r>
          </w:p>
        </w:tc>
      </w:tr>
      <w:tr w:rsidR="00E36F0E" w14:paraId="3DC78893"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261E45FC" w14:textId="77777777" w:rsidR="00E36F0E" w:rsidRDefault="00393DC0" w:rsidP="00E36F0E">
            <w:pPr>
              <w:rPr>
                <w:rFonts w:cs="Arial"/>
                <w:b/>
              </w:rPr>
            </w:pPr>
            <w:r>
              <w:rPr>
                <w:rFonts w:cs="Arial"/>
                <w:b/>
              </w:rPr>
              <w:t>List of Exception Use Cases</w:t>
            </w:r>
          </w:p>
        </w:tc>
        <w:tc>
          <w:tcPr>
            <w:tcW w:w="7460" w:type="dxa"/>
            <w:tcBorders>
              <w:top w:val="single" w:sz="4" w:space="0" w:color="auto"/>
              <w:left w:val="single" w:sz="4" w:space="0" w:color="auto"/>
              <w:bottom w:val="single" w:sz="4" w:space="0" w:color="auto"/>
              <w:right w:val="single" w:sz="4" w:space="0" w:color="auto"/>
            </w:tcBorders>
            <w:hideMark/>
          </w:tcPr>
          <w:p w14:paraId="726F9582" w14:textId="77777777" w:rsidR="00E36F0E" w:rsidRDefault="00E36F0E" w:rsidP="00E36F0E">
            <w:pPr>
              <w:rPr>
                <w:rFonts w:cs="Arial"/>
              </w:rPr>
            </w:pPr>
          </w:p>
        </w:tc>
      </w:tr>
      <w:tr w:rsidR="00E36F0E" w14:paraId="068107CD"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2ACF3C0E" w14:textId="77777777" w:rsidR="00E36F0E" w:rsidRDefault="00393DC0" w:rsidP="00E36F0E">
            <w:pPr>
              <w:rPr>
                <w:rFonts w:cs="Arial"/>
                <w:b/>
              </w:rPr>
            </w:pPr>
            <w:r>
              <w:rPr>
                <w:rFonts w:cs="Arial"/>
                <w:b/>
              </w:rPr>
              <w:t>Interfaces</w:t>
            </w:r>
          </w:p>
        </w:tc>
        <w:tc>
          <w:tcPr>
            <w:tcW w:w="7460" w:type="dxa"/>
            <w:tcBorders>
              <w:top w:val="single" w:sz="4" w:space="0" w:color="auto"/>
              <w:left w:val="single" w:sz="4" w:space="0" w:color="auto"/>
              <w:bottom w:val="single" w:sz="4" w:space="0" w:color="auto"/>
              <w:right w:val="single" w:sz="4" w:space="0" w:color="auto"/>
            </w:tcBorders>
            <w:hideMark/>
          </w:tcPr>
          <w:p w14:paraId="6B3FB7F4" w14:textId="77777777" w:rsidR="00E36F0E" w:rsidRDefault="00E36F0E" w:rsidP="00E36F0E">
            <w:pPr>
              <w:rPr>
                <w:rFonts w:cs="Arial"/>
              </w:rPr>
            </w:pPr>
          </w:p>
        </w:tc>
      </w:tr>
    </w:tbl>
    <w:p w14:paraId="1F14F634" w14:textId="77777777" w:rsidR="00E36F0E" w:rsidRDefault="00E36F0E"/>
    <w:p w14:paraId="4944D95C" w14:textId="54A6FBF6" w:rsidR="00E36F0E" w:rsidRDefault="00393DC0" w:rsidP="00506E2F">
      <w:pPr>
        <w:pStyle w:val="Heading4"/>
      </w:pPr>
      <w:r>
        <w:lastRenderedPageBreak/>
        <w:t>WIR-UC-REQ-369975/B-WIRClient Wi-Fi connected to an open Wi-Fi Hotspot connected previously and redirected to landing page</w:t>
      </w:r>
    </w:p>
    <w:p w14:paraId="3D0CABB7" w14:textId="77777777" w:rsidR="00E36F0E" w:rsidRDefault="00E36F0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90"/>
        <w:gridCol w:w="7460"/>
      </w:tblGrid>
      <w:tr w:rsidR="00E36F0E" w14:paraId="6A01644C"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2A2458F5" w14:textId="77777777" w:rsidR="00E36F0E" w:rsidRDefault="00393DC0" w:rsidP="00E36F0E">
            <w:pPr>
              <w:rPr>
                <w:rFonts w:cs="Arial"/>
                <w:b/>
              </w:rPr>
            </w:pPr>
            <w:r>
              <w:rPr>
                <w:rFonts w:cs="Arial"/>
                <w:b/>
              </w:rPr>
              <w:t>Actors</w:t>
            </w:r>
          </w:p>
        </w:tc>
        <w:tc>
          <w:tcPr>
            <w:tcW w:w="7460" w:type="dxa"/>
            <w:tcBorders>
              <w:top w:val="single" w:sz="4" w:space="0" w:color="auto"/>
              <w:left w:val="single" w:sz="4" w:space="0" w:color="auto"/>
              <w:bottom w:val="single" w:sz="4" w:space="0" w:color="auto"/>
              <w:right w:val="single" w:sz="4" w:space="0" w:color="auto"/>
            </w:tcBorders>
            <w:hideMark/>
          </w:tcPr>
          <w:p w14:paraId="4F7581CD"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Wi-Fi, Wi-Fi Hotspot, customer, WIR</w:t>
            </w:r>
          </w:p>
        </w:tc>
      </w:tr>
      <w:tr w:rsidR="00E36F0E" w14:paraId="02EDB3C6"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527194BF" w14:textId="77777777" w:rsidR="00E36F0E" w:rsidRDefault="00393DC0" w:rsidP="00E36F0E">
            <w:pPr>
              <w:rPr>
                <w:rFonts w:cs="Arial"/>
                <w:b/>
              </w:rPr>
            </w:pPr>
            <w:r>
              <w:rPr>
                <w:rFonts w:cs="Arial"/>
                <w:b/>
              </w:rPr>
              <w:t>Pre-conditions</w:t>
            </w:r>
          </w:p>
        </w:tc>
        <w:tc>
          <w:tcPr>
            <w:tcW w:w="7460" w:type="dxa"/>
            <w:tcBorders>
              <w:top w:val="single" w:sz="4" w:space="0" w:color="auto"/>
              <w:left w:val="single" w:sz="4" w:space="0" w:color="auto"/>
              <w:bottom w:val="single" w:sz="4" w:space="0" w:color="auto"/>
              <w:right w:val="single" w:sz="4" w:space="0" w:color="auto"/>
            </w:tcBorders>
            <w:hideMark/>
          </w:tcPr>
          <w:p w14:paraId="6A6434C2"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Wi-Fi turned on</w:t>
            </w:r>
          </w:p>
          <w:p w14:paraId="2148DA5C"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Wi-Fi is scanning available Wi-Fi Hotspot signal</w:t>
            </w:r>
          </w:p>
        </w:tc>
      </w:tr>
      <w:tr w:rsidR="00E36F0E" w14:paraId="37CAA9A0"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741656D1" w14:textId="77777777" w:rsidR="00E36F0E" w:rsidRDefault="00393DC0" w:rsidP="00E36F0E">
            <w:pPr>
              <w:rPr>
                <w:rFonts w:cs="Arial"/>
                <w:b/>
              </w:rPr>
            </w:pPr>
            <w:r>
              <w:rPr>
                <w:rFonts w:cs="Arial"/>
                <w:b/>
              </w:rPr>
              <w:t>Scenario Description</w:t>
            </w:r>
          </w:p>
        </w:tc>
        <w:tc>
          <w:tcPr>
            <w:tcW w:w="7460" w:type="dxa"/>
            <w:tcBorders>
              <w:top w:val="single" w:sz="4" w:space="0" w:color="auto"/>
              <w:left w:val="single" w:sz="4" w:space="0" w:color="auto"/>
              <w:bottom w:val="single" w:sz="4" w:space="0" w:color="auto"/>
              <w:right w:val="single" w:sz="4" w:space="0" w:color="auto"/>
            </w:tcBorders>
            <w:hideMark/>
          </w:tcPr>
          <w:p w14:paraId="180D905C"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Wi-Fi finds available open Wi-Fi Hotspot and makes a connection to it.</w:t>
            </w:r>
          </w:p>
          <w:p w14:paraId="5B67CA59" w14:textId="77777777" w:rsidR="00E36F0E" w:rsidRDefault="00393DC0" w:rsidP="00E36F0E">
            <w:pPr>
              <w:rPr>
                <w:rFonts w:cs="Arial"/>
              </w:rPr>
            </w:pPr>
            <w:r>
              <w:rPr>
                <w:rFonts w:cs="Arial"/>
              </w:rPr>
              <w:t>Wi-Fi Hotspt redirect to landing page</w:t>
            </w:r>
          </w:p>
        </w:tc>
      </w:tr>
      <w:tr w:rsidR="00E36F0E" w14:paraId="37C915B4" w14:textId="77777777" w:rsidTr="00E36F0E">
        <w:trPr>
          <w:trHeight w:val="584"/>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74DA2B2D" w14:textId="77777777" w:rsidR="00E36F0E" w:rsidRDefault="00393DC0" w:rsidP="00E36F0E">
            <w:pPr>
              <w:rPr>
                <w:rFonts w:cs="Arial"/>
                <w:b/>
              </w:rPr>
            </w:pPr>
            <w:r>
              <w:rPr>
                <w:rFonts w:cs="Arial"/>
                <w:b/>
              </w:rPr>
              <w:t>Post-conditions</w:t>
            </w:r>
          </w:p>
        </w:tc>
        <w:tc>
          <w:tcPr>
            <w:tcW w:w="7460" w:type="dxa"/>
            <w:tcBorders>
              <w:top w:val="single" w:sz="4" w:space="0" w:color="auto"/>
              <w:left w:val="single" w:sz="4" w:space="0" w:color="auto"/>
              <w:bottom w:val="single" w:sz="4" w:space="0" w:color="auto"/>
              <w:right w:val="single" w:sz="4" w:space="0" w:color="auto"/>
            </w:tcBorders>
            <w:hideMark/>
          </w:tcPr>
          <w:p w14:paraId="70B74532" w14:textId="77777777" w:rsidR="00E36F0E" w:rsidRDefault="00393DC0" w:rsidP="00E36F0E">
            <w:pPr>
              <w:rPr>
                <w:rFonts w:cs="Arial"/>
              </w:rPr>
            </w:pPr>
            <w:r>
              <w:rPr>
                <w:rFonts w:cs="Arial"/>
              </w:rPr>
              <w:t>WIRClient1/WIRClient2/WIRClient5 Wi-Fi finds available SSID</w:t>
            </w:r>
          </w:p>
          <w:p w14:paraId="41E68613" w14:textId="77777777" w:rsidR="00E36F0E" w:rsidRDefault="00393DC0" w:rsidP="00E36F0E">
            <w:pPr>
              <w:rPr>
                <w:rFonts w:cs="Arial"/>
              </w:rPr>
            </w:pPr>
            <w:r>
              <w:rPr>
                <w:rFonts w:cs="Arial"/>
              </w:rPr>
              <w:t>Customer selects a Wi-Fi Hotspot to connect from WIRClient1 UI and enters password</w:t>
            </w:r>
          </w:p>
          <w:p w14:paraId="43B26AEF" w14:textId="77777777" w:rsidR="00E36F0E" w:rsidRDefault="00393DC0" w:rsidP="00E36F0E">
            <w:pPr>
              <w:rPr>
                <w:rFonts w:cs="Arial"/>
              </w:rPr>
            </w:pPr>
            <w:r>
              <w:rPr>
                <w:rFonts w:cs="Arial"/>
              </w:rPr>
              <w:t>WIRClient1 Wi-Fi connects to the Wi-Fi Hotspot</w:t>
            </w:r>
          </w:p>
          <w:p w14:paraId="2EBD191C" w14:textId="77777777" w:rsidR="00E36F0E" w:rsidRDefault="00393DC0" w:rsidP="00E36F0E">
            <w:pPr>
              <w:rPr>
                <w:rFonts w:cs="Arial"/>
              </w:rPr>
            </w:pPr>
            <w:r>
              <w:rPr>
                <w:rFonts w:cs="Arial"/>
              </w:rPr>
              <w:t xml:space="preserve">CPC waits for </w:t>
            </w:r>
            <w:r>
              <w:t>CPC_CHECK_INTERVAL</w:t>
            </w:r>
            <w:r>
              <w:rPr>
                <w:rFonts w:cs="Arial"/>
              </w:rPr>
              <w:t xml:space="preserve"> seconds</w:t>
            </w:r>
          </w:p>
          <w:p w14:paraId="2779092F" w14:textId="77777777" w:rsidR="00E36F0E" w:rsidRDefault="00393DC0" w:rsidP="00E36F0E">
            <w:pPr>
              <w:rPr>
                <w:rFonts w:cs="Arial"/>
              </w:rPr>
            </w:pPr>
            <w:r>
              <w:rPr>
                <w:rFonts w:cs="Arial"/>
              </w:rPr>
              <w:t>CPC sends HTTP GET request to connectivity test URL</w:t>
            </w:r>
          </w:p>
          <w:p w14:paraId="69622AE3" w14:textId="77777777" w:rsidR="00E36F0E" w:rsidRDefault="00393DC0" w:rsidP="00E36F0E">
            <w:pPr>
              <w:rPr>
                <w:rFonts w:cs="Arial"/>
              </w:rPr>
            </w:pPr>
            <w:r>
              <w:rPr>
                <w:rFonts w:cs="Arial"/>
              </w:rPr>
              <w:t>CPC receives HTTP 3XX redirection to landing page response</w:t>
            </w:r>
          </w:p>
          <w:p w14:paraId="761425FF" w14:textId="77777777" w:rsidR="00E36F0E" w:rsidRDefault="00393DC0" w:rsidP="00E36F0E">
            <w:pPr>
              <w:rPr>
                <w:rFonts w:cs="Arial"/>
              </w:rPr>
            </w:pPr>
            <w:r>
              <w:rPr>
                <w:rFonts w:cs="Arial"/>
              </w:rPr>
              <w:t>CPC sends redirected URI and local IP address to WEB engine</w:t>
            </w:r>
          </w:p>
          <w:p w14:paraId="7E02982D" w14:textId="77777777" w:rsidR="00E36F0E" w:rsidRDefault="00393DC0" w:rsidP="00E36F0E">
            <w:pPr>
              <w:rPr>
                <w:rFonts w:cs="Arial"/>
              </w:rPr>
            </w:pPr>
            <w:r>
              <w:rPr>
                <w:rFonts w:cs="Arial"/>
              </w:rPr>
              <w:t xml:space="preserve">CPC start a wait timer for </w:t>
            </w:r>
            <w:r>
              <w:t>CPC_CHECK_INTERVAL</w:t>
            </w:r>
            <w:r>
              <w:rPr>
                <w:rFonts w:cs="Arial"/>
              </w:rPr>
              <w:t xml:space="preserve"> seconds</w:t>
            </w:r>
          </w:p>
          <w:p w14:paraId="4494EFF5" w14:textId="77777777" w:rsidR="00E36F0E" w:rsidRDefault="00393DC0" w:rsidP="00E36F0E">
            <w:pPr>
              <w:rPr>
                <w:rFonts w:cs="Arial"/>
              </w:rPr>
            </w:pPr>
            <w:r>
              <w:rPr>
                <w:rFonts w:cs="Arial"/>
              </w:rPr>
              <w:t>WEB engine displays the landing page</w:t>
            </w:r>
          </w:p>
          <w:p w14:paraId="20C65C5A" w14:textId="77777777" w:rsidR="00E36F0E" w:rsidRDefault="00393DC0" w:rsidP="00E36F0E">
            <w:pPr>
              <w:rPr>
                <w:rFonts w:cs="Arial"/>
              </w:rPr>
            </w:pPr>
            <w:r>
              <w:rPr>
                <w:rFonts w:cs="Arial"/>
              </w:rPr>
              <w:t>Customer clicks accept button</w:t>
            </w:r>
          </w:p>
          <w:p w14:paraId="74D1B412" w14:textId="77777777" w:rsidR="00E36F0E" w:rsidRDefault="00393DC0" w:rsidP="00E36F0E">
            <w:pPr>
              <w:rPr>
                <w:rFonts w:cs="Arial"/>
              </w:rPr>
            </w:pPr>
            <w:r>
              <w:rPr>
                <w:rFonts w:cs="Arial"/>
              </w:rPr>
              <w:t>WEB engine binds local IP address, creates HTTP connection and sends HTTP GET request for home page</w:t>
            </w:r>
          </w:p>
          <w:p w14:paraId="2BF60C67" w14:textId="77777777" w:rsidR="00E36F0E" w:rsidRDefault="00393DC0" w:rsidP="00E36F0E">
            <w:pPr>
              <w:rPr>
                <w:rFonts w:cs="Arial"/>
              </w:rPr>
            </w:pPr>
            <w:r>
              <w:rPr>
                <w:rFonts w:cs="Arial"/>
              </w:rPr>
              <w:t>Wi-Fi Hotspot sends home page and WLAN routes it to WEB engine</w:t>
            </w:r>
          </w:p>
          <w:p w14:paraId="19469A9F" w14:textId="77777777" w:rsidR="00E36F0E" w:rsidRDefault="00393DC0" w:rsidP="00E36F0E">
            <w:pPr>
              <w:rPr>
                <w:rFonts w:cs="Arial"/>
              </w:rPr>
            </w:pPr>
            <w:r>
              <w:rPr>
                <w:rFonts w:cs="Arial"/>
              </w:rPr>
              <w:t>WEB engine displays the home page</w:t>
            </w:r>
          </w:p>
          <w:p w14:paraId="44A67903" w14:textId="77777777" w:rsidR="00E36F0E" w:rsidRDefault="00393DC0" w:rsidP="00E36F0E">
            <w:pPr>
              <w:rPr>
                <w:rFonts w:cs="Arial"/>
              </w:rPr>
            </w:pPr>
            <w:r>
              <w:rPr>
                <w:rFonts w:cs="Arial"/>
              </w:rPr>
              <w:t>The wait timer expires</w:t>
            </w:r>
          </w:p>
          <w:p w14:paraId="417D4B38" w14:textId="77777777" w:rsidR="00E36F0E" w:rsidRDefault="00393DC0" w:rsidP="00E36F0E">
            <w:pPr>
              <w:rPr>
                <w:rFonts w:cs="Arial"/>
              </w:rPr>
            </w:pPr>
            <w:r>
              <w:rPr>
                <w:rFonts w:cs="Arial"/>
              </w:rPr>
              <w:t>CPC sends HTTP GET request to check captive portal stage is done</w:t>
            </w:r>
          </w:p>
          <w:p w14:paraId="7EBB8918" w14:textId="77777777" w:rsidR="00E36F0E" w:rsidRDefault="00393DC0" w:rsidP="00E36F0E">
            <w:pPr>
              <w:rPr>
                <w:rFonts w:cs="Arial"/>
              </w:rPr>
            </w:pPr>
            <w:r>
              <w:rPr>
                <w:rFonts w:cs="Arial"/>
              </w:rPr>
              <w:t>CPC receives HTTP 2XX Success response</w:t>
            </w:r>
          </w:p>
          <w:p w14:paraId="7B87512E" w14:textId="77777777" w:rsidR="00E36F0E" w:rsidRDefault="00393DC0" w:rsidP="00E36F0E">
            <w:pPr>
              <w:rPr>
                <w:rFonts w:cs="Arial"/>
              </w:rPr>
            </w:pPr>
            <w:r>
              <w:rPr>
                <w:rFonts w:cs="Arial"/>
              </w:rPr>
              <w:t>CPC notifies WIRServer central controller internet connectivity is available</w:t>
            </w:r>
          </w:p>
          <w:p w14:paraId="11424E78" w14:textId="77777777" w:rsidR="00E36F0E" w:rsidRPr="00126033" w:rsidRDefault="00393DC0" w:rsidP="00E36F0E">
            <w:pPr>
              <w:rPr>
                <w:rFonts w:cs="Arial"/>
              </w:rPr>
            </w:pPr>
            <w:r>
              <w:rPr>
                <w:rFonts w:cs="Arial"/>
              </w:rPr>
              <w:t>WIR saves SSID and password pair for future use</w:t>
            </w:r>
          </w:p>
        </w:tc>
      </w:tr>
      <w:tr w:rsidR="00E36F0E" w14:paraId="5B13F1F7"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38527880" w14:textId="77777777" w:rsidR="00E36F0E" w:rsidRDefault="00393DC0" w:rsidP="00E36F0E">
            <w:pPr>
              <w:rPr>
                <w:rFonts w:cs="Arial"/>
                <w:b/>
              </w:rPr>
            </w:pPr>
            <w:r>
              <w:rPr>
                <w:rFonts w:cs="Arial"/>
                <w:b/>
              </w:rPr>
              <w:t>List of Exception Use Cases</w:t>
            </w:r>
          </w:p>
        </w:tc>
        <w:tc>
          <w:tcPr>
            <w:tcW w:w="7460" w:type="dxa"/>
            <w:tcBorders>
              <w:top w:val="single" w:sz="4" w:space="0" w:color="auto"/>
              <w:left w:val="single" w:sz="4" w:space="0" w:color="auto"/>
              <w:bottom w:val="single" w:sz="4" w:space="0" w:color="auto"/>
              <w:right w:val="single" w:sz="4" w:space="0" w:color="auto"/>
            </w:tcBorders>
            <w:hideMark/>
          </w:tcPr>
          <w:p w14:paraId="4EE5A5BC" w14:textId="77777777" w:rsidR="00E36F0E" w:rsidRDefault="00E36F0E" w:rsidP="00E36F0E">
            <w:pPr>
              <w:rPr>
                <w:rFonts w:cs="Arial"/>
              </w:rPr>
            </w:pPr>
          </w:p>
        </w:tc>
      </w:tr>
      <w:tr w:rsidR="00E36F0E" w14:paraId="28EBC94B"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27367450" w14:textId="77777777" w:rsidR="00E36F0E" w:rsidRDefault="00393DC0" w:rsidP="00E36F0E">
            <w:pPr>
              <w:rPr>
                <w:rFonts w:cs="Arial"/>
                <w:b/>
              </w:rPr>
            </w:pPr>
            <w:r>
              <w:rPr>
                <w:rFonts w:cs="Arial"/>
                <w:b/>
              </w:rPr>
              <w:t>Interfaces</w:t>
            </w:r>
          </w:p>
        </w:tc>
        <w:tc>
          <w:tcPr>
            <w:tcW w:w="7460" w:type="dxa"/>
            <w:tcBorders>
              <w:top w:val="single" w:sz="4" w:space="0" w:color="auto"/>
              <w:left w:val="single" w:sz="4" w:space="0" w:color="auto"/>
              <w:bottom w:val="single" w:sz="4" w:space="0" w:color="auto"/>
              <w:right w:val="single" w:sz="4" w:space="0" w:color="auto"/>
            </w:tcBorders>
            <w:hideMark/>
          </w:tcPr>
          <w:p w14:paraId="6F18E3E5" w14:textId="77777777" w:rsidR="00E36F0E" w:rsidRDefault="00E36F0E" w:rsidP="00E36F0E">
            <w:pPr>
              <w:rPr>
                <w:rFonts w:cs="Arial"/>
              </w:rPr>
            </w:pPr>
          </w:p>
        </w:tc>
      </w:tr>
    </w:tbl>
    <w:p w14:paraId="78961AE2" w14:textId="77777777" w:rsidR="00E36F0E" w:rsidRDefault="00E36F0E"/>
    <w:p w14:paraId="70036624" w14:textId="5F53E0F6" w:rsidR="00E36F0E" w:rsidRDefault="00393DC0" w:rsidP="00506E2F">
      <w:pPr>
        <w:pStyle w:val="Heading4"/>
      </w:pPr>
      <w:r>
        <w:t>WIR-UC-REQ-369976/B-WIRClient Wi-Fi connected to password protected Wi-Fi Hotspot first time</w:t>
      </w:r>
    </w:p>
    <w:p w14:paraId="627E8D76" w14:textId="77777777" w:rsidR="00E36F0E" w:rsidRDefault="00E36F0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90"/>
        <w:gridCol w:w="7460"/>
      </w:tblGrid>
      <w:tr w:rsidR="00E36F0E" w14:paraId="11396A21"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2C05DF14" w14:textId="77777777" w:rsidR="00E36F0E" w:rsidRDefault="00393DC0" w:rsidP="00E36F0E">
            <w:pPr>
              <w:rPr>
                <w:rFonts w:cs="Arial"/>
                <w:b/>
              </w:rPr>
            </w:pPr>
            <w:r>
              <w:rPr>
                <w:rFonts w:cs="Arial"/>
                <w:b/>
              </w:rPr>
              <w:t>Actors</w:t>
            </w:r>
          </w:p>
        </w:tc>
        <w:tc>
          <w:tcPr>
            <w:tcW w:w="7460" w:type="dxa"/>
            <w:tcBorders>
              <w:top w:val="single" w:sz="4" w:space="0" w:color="auto"/>
              <w:left w:val="single" w:sz="4" w:space="0" w:color="auto"/>
              <w:bottom w:val="single" w:sz="4" w:space="0" w:color="auto"/>
              <w:right w:val="single" w:sz="4" w:space="0" w:color="auto"/>
            </w:tcBorders>
            <w:hideMark/>
          </w:tcPr>
          <w:p w14:paraId="784BDBBA"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Wi-Fi, Wi-Fi Hotspot, customer, WIR</w:t>
            </w:r>
          </w:p>
        </w:tc>
      </w:tr>
      <w:tr w:rsidR="00E36F0E" w14:paraId="7FE18FAB"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62A93BB1" w14:textId="77777777" w:rsidR="00E36F0E" w:rsidRDefault="00393DC0" w:rsidP="00E36F0E">
            <w:pPr>
              <w:rPr>
                <w:rFonts w:cs="Arial"/>
                <w:b/>
              </w:rPr>
            </w:pPr>
            <w:r>
              <w:rPr>
                <w:rFonts w:cs="Arial"/>
                <w:b/>
              </w:rPr>
              <w:t>Pre-conditions</w:t>
            </w:r>
          </w:p>
        </w:tc>
        <w:tc>
          <w:tcPr>
            <w:tcW w:w="7460" w:type="dxa"/>
            <w:tcBorders>
              <w:top w:val="single" w:sz="4" w:space="0" w:color="auto"/>
              <w:left w:val="single" w:sz="4" w:space="0" w:color="auto"/>
              <w:bottom w:val="single" w:sz="4" w:space="0" w:color="auto"/>
              <w:right w:val="single" w:sz="4" w:space="0" w:color="auto"/>
            </w:tcBorders>
            <w:hideMark/>
          </w:tcPr>
          <w:p w14:paraId="1163EEFD"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Wi-Fi turned on</w:t>
            </w:r>
          </w:p>
          <w:p w14:paraId="41D412C9"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Wi-Fi is scanning available Wi-Fi Hotspot signal</w:t>
            </w:r>
          </w:p>
        </w:tc>
      </w:tr>
      <w:tr w:rsidR="00E36F0E" w14:paraId="63211C70"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0B518D7C" w14:textId="77777777" w:rsidR="00E36F0E" w:rsidRDefault="00393DC0" w:rsidP="00E36F0E">
            <w:pPr>
              <w:rPr>
                <w:rFonts w:cs="Arial"/>
                <w:b/>
              </w:rPr>
            </w:pPr>
            <w:r>
              <w:rPr>
                <w:rFonts w:cs="Arial"/>
                <w:b/>
              </w:rPr>
              <w:t>Scenario Description</w:t>
            </w:r>
          </w:p>
        </w:tc>
        <w:tc>
          <w:tcPr>
            <w:tcW w:w="7460" w:type="dxa"/>
            <w:tcBorders>
              <w:top w:val="single" w:sz="4" w:space="0" w:color="auto"/>
              <w:left w:val="single" w:sz="4" w:space="0" w:color="auto"/>
              <w:bottom w:val="single" w:sz="4" w:space="0" w:color="auto"/>
              <w:right w:val="single" w:sz="4" w:space="0" w:color="auto"/>
            </w:tcBorders>
            <w:hideMark/>
          </w:tcPr>
          <w:p w14:paraId="52AD72FC" w14:textId="77777777" w:rsidR="00E36F0E" w:rsidRDefault="00393DC0" w:rsidP="00E36F0E">
            <w:pPr>
              <w:rPr>
                <w:rFonts w:cs="Arial"/>
              </w:rPr>
            </w:pPr>
            <w:r>
              <w:rPr>
                <w:rFonts w:cs="Arial"/>
              </w:rPr>
              <w:t xml:space="preserve">Customer enters password and </w:t>
            </w:r>
            <w:r w:rsidRPr="009B3284">
              <w:rPr>
                <w:rFonts w:cs="Arial"/>
              </w:rPr>
              <w:t xml:space="preserve">WIRClient1/WIRClient2 </w:t>
            </w:r>
            <w:r>
              <w:rPr>
                <w:rFonts w:cs="Arial"/>
              </w:rPr>
              <w:t>Wi-Fi gets an internet connection</w:t>
            </w:r>
          </w:p>
        </w:tc>
      </w:tr>
      <w:tr w:rsidR="00E36F0E" w14:paraId="61598604" w14:textId="77777777" w:rsidTr="00E36F0E">
        <w:trPr>
          <w:trHeight w:val="584"/>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084CEE4D" w14:textId="77777777" w:rsidR="00E36F0E" w:rsidRDefault="00393DC0" w:rsidP="00E36F0E">
            <w:pPr>
              <w:rPr>
                <w:rFonts w:cs="Arial"/>
                <w:b/>
              </w:rPr>
            </w:pPr>
            <w:r>
              <w:rPr>
                <w:rFonts w:cs="Arial"/>
                <w:b/>
              </w:rPr>
              <w:t>Post-conditions</w:t>
            </w:r>
          </w:p>
        </w:tc>
        <w:tc>
          <w:tcPr>
            <w:tcW w:w="7460" w:type="dxa"/>
            <w:tcBorders>
              <w:top w:val="single" w:sz="4" w:space="0" w:color="auto"/>
              <w:left w:val="single" w:sz="4" w:space="0" w:color="auto"/>
              <w:bottom w:val="single" w:sz="4" w:space="0" w:color="auto"/>
              <w:right w:val="single" w:sz="4" w:space="0" w:color="auto"/>
            </w:tcBorders>
            <w:hideMark/>
          </w:tcPr>
          <w:p w14:paraId="0A5EABE2"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Wi-Fi finds available password protected Wi-Fi Hotspot</w:t>
            </w:r>
          </w:p>
          <w:p w14:paraId="6CF4C182" w14:textId="77777777" w:rsidR="00E36F0E" w:rsidRDefault="00393DC0" w:rsidP="00E36F0E">
            <w:pPr>
              <w:rPr>
                <w:rFonts w:cs="Arial"/>
              </w:rPr>
            </w:pPr>
            <w:r>
              <w:rPr>
                <w:rFonts w:cs="Arial"/>
              </w:rPr>
              <w:t xml:space="preserve">Customer selects the Wi-Fi Hotspot to connect from </w:t>
            </w:r>
            <w:r w:rsidRPr="009B3284">
              <w:rPr>
                <w:rFonts w:cs="Arial"/>
              </w:rPr>
              <w:t>WIRClient1</w:t>
            </w:r>
            <w:r>
              <w:rPr>
                <w:rFonts w:cs="Arial"/>
              </w:rPr>
              <w:t xml:space="preserve"> UI</w:t>
            </w:r>
          </w:p>
          <w:p w14:paraId="04B09237"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Wi-Fi makes a connection to it.</w:t>
            </w:r>
          </w:p>
          <w:p w14:paraId="04E5F05F" w14:textId="77777777" w:rsidR="00E36F0E" w:rsidRDefault="00393DC0" w:rsidP="00E36F0E">
            <w:pPr>
              <w:rPr>
                <w:rFonts w:cs="Arial"/>
              </w:rPr>
            </w:pPr>
            <w:r>
              <w:rPr>
                <w:rFonts w:cs="Arial"/>
              </w:rPr>
              <w:t xml:space="preserve">Wi-Fi Hotspot password enter screen is shown on </w:t>
            </w:r>
            <w:r w:rsidRPr="009B3284">
              <w:rPr>
                <w:rFonts w:cs="Arial"/>
              </w:rPr>
              <w:t>WIRClient1</w:t>
            </w:r>
            <w:r>
              <w:rPr>
                <w:rFonts w:cs="Arial"/>
              </w:rPr>
              <w:t xml:space="preserve"> display</w:t>
            </w:r>
          </w:p>
          <w:p w14:paraId="04431C52" w14:textId="77777777" w:rsidR="00E36F0E" w:rsidRDefault="00393DC0" w:rsidP="00E36F0E">
            <w:pPr>
              <w:rPr>
                <w:rFonts w:cs="Arial"/>
              </w:rPr>
            </w:pPr>
            <w:r>
              <w:rPr>
                <w:rFonts w:cs="Arial"/>
              </w:rPr>
              <w:t>Customer enters password</w:t>
            </w:r>
          </w:p>
          <w:p w14:paraId="1DA224EC"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Wi-Fi finishes authentication procedure</w:t>
            </w:r>
          </w:p>
          <w:p w14:paraId="706F2EE0" w14:textId="77777777" w:rsidR="00E36F0E" w:rsidRDefault="00393DC0" w:rsidP="00E36F0E">
            <w:pPr>
              <w:rPr>
                <w:rFonts w:cs="Arial"/>
              </w:rPr>
            </w:pPr>
            <w:r>
              <w:rPr>
                <w:rFonts w:cs="Arial"/>
              </w:rPr>
              <w:t>Customer opens WEB browser</w:t>
            </w:r>
          </w:p>
          <w:p w14:paraId="7466299A" w14:textId="77777777" w:rsidR="00E36F0E" w:rsidRDefault="00393DC0" w:rsidP="00E36F0E">
            <w:pPr>
              <w:rPr>
                <w:rFonts w:cs="Arial"/>
              </w:rPr>
            </w:pPr>
            <w:r>
              <w:rPr>
                <w:rFonts w:cs="Arial"/>
              </w:rPr>
              <w:t>WIR saves SSID and password for future use</w:t>
            </w:r>
          </w:p>
          <w:p w14:paraId="0E56FE3F" w14:textId="77777777" w:rsidR="00E36F0E" w:rsidRDefault="00393DC0" w:rsidP="00E36F0E">
            <w:pPr>
              <w:rPr>
                <w:rFonts w:cs="Arial"/>
              </w:rPr>
            </w:pPr>
            <w:r>
              <w:rPr>
                <w:rFonts w:cs="Arial"/>
              </w:rPr>
              <w:t>CPC sends HTTP GET request to connectivity test URL</w:t>
            </w:r>
          </w:p>
          <w:p w14:paraId="3A646FC2" w14:textId="77777777" w:rsidR="00E36F0E" w:rsidRDefault="00393DC0" w:rsidP="00E36F0E">
            <w:pPr>
              <w:rPr>
                <w:rFonts w:cs="Arial"/>
              </w:rPr>
            </w:pPr>
            <w:r>
              <w:rPr>
                <w:rFonts w:cs="Arial"/>
              </w:rPr>
              <w:t>CPC receives 2XX OK response</w:t>
            </w:r>
          </w:p>
          <w:p w14:paraId="3A203A25" w14:textId="77777777" w:rsidR="00E36F0E" w:rsidRDefault="00393DC0" w:rsidP="00E36F0E">
            <w:pPr>
              <w:rPr>
                <w:rFonts w:cs="Arial"/>
              </w:rPr>
            </w:pPr>
            <w:r>
              <w:rPr>
                <w:rFonts w:cs="Arial"/>
              </w:rPr>
              <w:t>CPC notifies WIR internet connection success</w:t>
            </w:r>
          </w:p>
          <w:p w14:paraId="01638106" w14:textId="77777777" w:rsidR="00E36F0E" w:rsidRPr="00126033" w:rsidRDefault="00393DC0" w:rsidP="00E36F0E">
            <w:pPr>
              <w:rPr>
                <w:rFonts w:cs="Arial"/>
              </w:rPr>
            </w:pPr>
            <w:r>
              <w:rPr>
                <w:rFonts w:cs="Arial"/>
              </w:rPr>
              <w:t xml:space="preserve">WIR gets internet connection through Wi-Fi Hotspot </w:t>
            </w:r>
          </w:p>
        </w:tc>
      </w:tr>
      <w:tr w:rsidR="00E36F0E" w14:paraId="73EBD2A9"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42772231" w14:textId="77777777" w:rsidR="00E36F0E" w:rsidRDefault="00393DC0" w:rsidP="00E36F0E">
            <w:pPr>
              <w:rPr>
                <w:rFonts w:cs="Arial"/>
                <w:b/>
              </w:rPr>
            </w:pPr>
            <w:r>
              <w:rPr>
                <w:rFonts w:cs="Arial"/>
                <w:b/>
              </w:rPr>
              <w:lastRenderedPageBreak/>
              <w:t>List of Exception Use Cases</w:t>
            </w:r>
          </w:p>
        </w:tc>
        <w:tc>
          <w:tcPr>
            <w:tcW w:w="7460" w:type="dxa"/>
            <w:tcBorders>
              <w:top w:val="single" w:sz="4" w:space="0" w:color="auto"/>
              <w:left w:val="single" w:sz="4" w:space="0" w:color="auto"/>
              <w:bottom w:val="single" w:sz="4" w:space="0" w:color="auto"/>
              <w:right w:val="single" w:sz="4" w:space="0" w:color="auto"/>
            </w:tcBorders>
            <w:hideMark/>
          </w:tcPr>
          <w:p w14:paraId="6F6795D4" w14:textId="77777777" w:rsidR="00E36F0E" w:rsidRDefault="00E36F0E" w:rsidP="00E36F0E">
            <w:pPr>
              <w:rPr>
                <w:rFonts w:cs="Arial"/>
              </w:rPr>
            </w:pPr>
          </w:p>
        </w:tc>
      </w:tr>
      <w:tr w:rsidR="00E36F0E" w14:paraId="458E696D"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38FD85EC" w14:textId="77777777" w:rsidR="00E36F0E" w:rsidRDefault="00393DC0" w:rsidP="00E36F0E">
            <w:pPr>
              <w:rPr>
                <w:rFonts w:cs="Arial"/>
                <w:b/>
              </w:rPr>
            </w:pPr>
            <w:r>
              <w:rPr>
                <w:rFonts w:cs="Arial"/>
                <w:b/>
              </w:rPr>
              <w:t>Interfaces</w:t>
            </w:r>
          </w:p>
        </w:tc>
        <w:tc>
          <w:tcPr>
            <w:tcW w:w="7460" w:type="dxa"/>
            <w:tcBorders>
              <w:top w:val="single" w:sz="4" w:space="0" w:color="auto"/>
              <w:left w:val="single" w:sz="4" w:space="0" w:color="auto"/>
              <w:bottom w:val="single" w:sz="4" w:space="0" w:color="auto"/>
              <w:right w:val="single" w:sz="4" w:space="0" w:color="auto"/>
            </w:tcBorders>
            <w:hideMark/>
          </w:tcPr>
          <w:p w14:paraId="71077131" w14:textId="77777777" w:rsidR="00E36F0E" w:rsidRDefault="00E36F0E" w:rsidP="00E36F0E">
            <w:pPr>
              <w:rPr>
                <w:rFonts w:cs="Arial"/>
              </w:rPr>
            </w:pPr>
          </w:p>
        </w:tc>
      </w:tr>
    </w:tbl>
    <w:p w14:paraId="036F418F" w14:textId="77777777" w:rsidR="00E36F0E" w:rsidRDefault="00E36F0E"/>
    <w:p w14:paraId="2FFBBBBC" w14:textId="444F497E" w:rsidR="00E36F0E" w:rsidRDefault="00393DC0" w:rsidP="00506E2F">
      <w:pPr>
        <w:pStyle w:val="Heading4"/>
      </w:pPr>
      <w:r>
        <w:t>WIR-UC-REQ-369977/B-WIRClient Wi-Fi connected to password protected Wi-Fi Hotspot first time and customer enters verification code recei</w:t>
      </w:r>
    </w:p>
    <w:p w14:paraId="151403BE" w14:textId="30C34137" w:rsidR="00E36F0E" w:rsidRPr="00AE06BC" w:rsidRDefault="00E36F0E" w:rsidP="00E36F0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10"/>
        <w:gridCol w:w="7666"/>
      </w:tblGrid>
      <w:tr w:rsidR="00E36F0E" w14:paraId="38D6C9F7"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3BE05C73" w14:textId="77777777" w:rsidR="00E36F0E" w:rsidRDefault="00393DC0" w:rsidP="00E36F0E">
            <w:pPr>
              <w:rPr>
                <w:rFonts w:cs="Arial"/>
                <w:b/>
              </w:rPr>
            </w:pPr>
            <w:r>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29478C1C"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Wi-Fi, Wi-Fi Hotspot, customer, WIR</w:t>
            </w:r>
          </w:p>
        </w:tc>
      </w:tr>
      <w:tr w:rsidR="00E36F0E" w14:paraId="670F932D"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230EE0A0" w14:textId="77777777" w:rsidR="00E36F0E" w:rsidRDefault="00393DC0" w:rsidP="00E36F0E">
            <w:pPr>
              <w:rPr>
                <w:rFonts w:cs="Arial"/>
                <w:b/>
              </w:rPr>
            </w:pPr>
            <w:r>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0CCC1014"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Wi-Fi turned on</w:t>
            </w:r>
          </w:p>
          <w:p w14:paraId="0B917A5A"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Wi-Fi is scanning available Wi-Fi Hotspot signal</w:t>
            </w:r>
          </w:p>
        </w:tc>
      </w:tr>
      <w:tr w:rsidR="00E36F0E" w14:paraId="3E1C447D"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5B8E264C" w14:textId="77777777" w:rsidR="00E36F0E" w:rsidRDefault="00393DC0" w:rsidP="00E36F0E">
            <w:pPr>
              <w:rPr>
                <w:rFonts w:cs="Arial"/>
                <w:b/>
              </w:rPr>
            </w:pPr>
            <w:r>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77602299" w14:textId="77777777" w:rsidR="00E36F0E" w:rsidRDefault="00393DC0" w:rsidP="00E36F0E">
            <w:pPr>
              <w:rPr>
                <w:rFonts w:cs="Arial"/>
              </w:rPr>
            </w:pPr>
            <w:r>
              <w:rPr>
                <w:rFonts w:cs="Arial"/>
              </w:rPr>
              <w:t xml:space="preserve">Customer enters password and </w:t>
            </w:r>
            <w:r w:rsidRPr="009B3284">
              <w:rPr>
                <w:rFonts w:cs="Arial"/>
              </w:rPr>
              <w:t xml:space="preserve">WIRClient1/WIRClient2 </w:t>
            </w:r>
            <w:r>
              <w:rPr>
                <w:rFonts w:cs="Arial"/>
              </w:rPr>
              <w:t>Wi-Fi gets internet connection</w:t>
            </w:r>
          </w:p>
        </w:tc>
      </w:tr>
      <w:tr w:rsidR="00E36F0E" w14:paraId="61A408D4" w14:textId="77777777" w:rsidTr="00E36F0E">
        <w:trPr>
          <w:trHeight w:val="584"/>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5D7C4175" w14:textId="77777777" w:rsidR="00E36F0E" w:rsidRDefault="00393DC0" w:rsidP="00E36F0E">
            <w:pPr>
              <w:rPr>
                <w:rFonts w:cs="Arial"/>
                <w:b/>
              </w:rPr>
            </w:pPr>
            <w:r>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02E7FB60"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Wi-Fi finds available password protected Wi-Fi Hotspot</w:t>
            </w:r>
          </w:p>
          <w:p w14:paraId="18A34B7F" w14:textId="77777777" w:rsidR="00E36F0E" w:rsidRDefault="00393DC0" w:rsidP="00E36F0E">
            <w:pPr>
              <w:rPr>
                <w:rFonts w:cs="Arial"/>
              </w:rPr>
            </w:pPr>
            <w:r>
              <w:rPr>
                <w:rFonts w:cs="Arial"/>
              </w:rPr>
              <w:t xml:space="preserve">Customer selects the Wi-Fi Hotspot to connect from </w:t>
            </w:r>
            <w:r w:rsidRPr="009B3284">
              <w:rPr>
                <w:rFonts w:cs="Arial"/>
              </w:rPr>
              <w:t>WIRClient1</w:t>
            </w:r>
            <w:r>
              <w:rPr>
                <w:rFonts w:cs="Arial"/>
              </w:rPr>
              <w:t xml:space="preserve"> UI</w:t>
            </w:r>
          </w:p>
          <w:p w14:paraId="4B9414C4"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Wi-Fi makes a connection to it.</w:t>
            </w:r>
          </w:p>
          <w:p w14:paraId="0AED7494" w14:textId="77777777" w:rsidR="00E36F0E" w:rsidRDefault="00393DC0" w:rsidP="00E36F0E">
            <w:pPr>
              <w:rPr>
                <w:rFonts w:cs="Arial"/>
              </w:rPr>
            </w:pPr>
            <w:r>
              <w:rPr>
                <w:rFonts w:cs="Arial"/>
              </w:rPr>
              <w:t xml:space="preserve">Wi-Fi Hotspot password enter screen is shown on </w:t>
            </w:r>
            <w:r w:rsidRPr="009B3284">
              <w:rPr>
                <w:rFonts w:cs="Arial"/>
              </w:rPr>
              <w:t>WIRClient1</w:t>
            </w:r>
            <w:r>
              <w:rPr>
                <w:rFonts w:cs="Arial"/>
              </w:rPr>
              <w:t xml:space="preserve"> display</w:t>
            </w:r>
          </w:p>
          <w:p w14:paraId="529E0F48" w14:textId="77777777" w:rsidR="00E36F0E" w:rsidRDefault="00393DC0" w:rsidP="00E36F0E">
            <w:pPr>
              <w:rPr>
                <w:rFonts w:cs="Arial"/>
              </w:rPr>
            </w:pPr>
            <w:r>
              <w:rPr>
                <w:rFonts w:cs="Arial"/>
              </w:rPr>
              <w:t>Customer enters password</w:t>
            </w:r>
          </w:p>
          <w:p w14:paraId="14BD1BDE"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Wi-Fi finishes authentication procedure</w:t>
            </w:r>
          </w:p>
          <w:p w14:paraId="35E2DDE7" w14:textId="77777777" w:rsidR="00E36F0E" w:rsidRDefault="00393DC0" w:rsidP="00E36F0E">
            <w:pPr>
              <w:rPr>
                <w:rFonts w:cs="Arial"/>
              </w:rPr>
            </w:pPr>
            <w:r>
              <w:rPr>
                <w:rFonts w:cs="Arial"/>
              </w:rPr>
              <w:t>Customer opens WEB browser</w:t>
            </w:r>
          </w:p>
          <w:p w14:paraId="5B67C0FB" w14:textId="77777777" w:rsidR="00E36F0E" w:rsidRDefault="00393DC0" w:rsidP="00E36F0E">
            <w:pPr>
              <w:rPr>
                <w:rFonts w:cs="Arial"/>
              </w:rPr>
            </w:pPr>
            <w:r>
              <w:rPr>
                <w:rFonts w:cs="Arial"/>
              </w:rPr>
              <w:t>WIR saves SSID and password for future use</w:t>
            </w:r>
          </w:p>
          <w:p w14:paraId="366343C3" w14:textId="77777777" w:rsidR="00E36F0E" w:rsidRDefault="00393DC0" w:rsidP="00E36F0E">
            <w:pPr>
              <w:rPr>
                <w:rFonts w:cs="Arial"/>
              </w:rPr>
            </w:pPr>
            <w:r>
              <w:rPr>
                <w:rFonts w:cs="Arial"/>
              </w:rPr>
              <w:t>Customer enters his Smartphone number on the WEB page</w:t>
            </w:r>
          </w:p>
          <w:p w14:paraId="192B5CDE" w14:textId="77777777" w:rsidR="00E36F0E" w:rsidRDefault="00393DC0" w:rsidP="00E36F0E">
            <w:pPr>
              <w:rPr>
                <w:rFonts w:cs="Arial"/>
              </w:rPr>
            </w:pPr>
            <w:r>
              <w:rPr>
                <w:rFonts w:cs="Arial"/>
              </w:rPr>
              <w:t>Wi-Fi Hotspot provider sends verification code to customer’s Smartphone through MT-SMS</w:t>
            </w:r>
          </w:p>
          <w:p w14:paraId="2F968000" w14:textId="77777777" w:rsidR="00E36F0E" w:rsidRDefault="00393DC0" w:rsidP="00E36F0E">
            <w:pPr>
              <w:rPr>
                <w:rFonts w:cs="Arial"/>
              </w:rPr>
            </w:pPr>
            <w:r>
              <w:rPr>
                <w:rFonts w:cs="Arial"/>
              </w:rPr>
              <w:t>Customer enters verification code on the WEB page</w:t>
            </w:r>
          </w:p>
          <w:p w14:paraId="3BB94130" w14:textId="77777777" w:rsidR="00E36F0E" w:rsidRDefault="00393DC0" w:rsidP="00E36F0E">
            <w:pPr>
              <w:rPr>
                <w:rFonts w:cs="Arial"/>
              </w:rPr>
            </w:pPr>
            <w:r>
              <w:rPr>
                <w:rFonts w:cs="Arial"/>
              </w:rPr>
              <w:t>Wi-Fi Hotspot provider verifies password and send home page response</w:t>
            </w:r>
          </w:p>
          <w:p w14:paraId="4D06A953" w14:textId="77777777" w:rsidR="00E36F0E" w:rsidRDefault="00393DC0" w:rsidP="00E36F0E">
            <w:pPr>
              <w:rPr>
                <w:rFonts w:cs="Arial"/>
              </w:rPr>
            </w:pPr>
            <w:r>
              <w:rPr>
                <w:rFonts w:cs="Arial"/>
              </w:rPr>
              <w:t>CPC sends HTTP GET request to connectivity test URL</w:t>
            </w:r>
          </w:p>
          <w:p w14:paraId="139ABBA8" w14:textId="77777777" w:rsidR="00E36F0E" w:rsidRDefault="00393DC0" w:rsidP="00E36F0E">
            <w:pPr>
              <w:rPr>
                <w:rFonts w:cs="Arial"/>
              </w:rPr>
            </w:pPr>
            <w:r>
              <w:rPr>
                <w:rFonts w:cs="Arial"/>
              </w:rPr>
              <w:t>CPC receives 2XX OK response</w:t>
            </w:r>
          </w:p>
          <w:p w14:paraId="321DE217" w14:textId="77777777" w:rsidR="00E36F0E" w:rsidRDefault="00393DC0" w:rsidP="00E36F0E">
            <w:pPr>
              <w:rPr>
                <w:rFonts w:cs="Arial"/>
              </w:rPr>
            </w:pPr>
            <w:r>
              <w:rPr>
                <w:rFonts w:cs="Arial"/>
              </w:rPr>
              <w:t>CPC notifies WIR internet connection success</w:t>
            </w:r>
          </w:p>
          <w:p w14:paraId="3F775FD3" w14:textId="77777777" w:rsidR="00E36F0E" w:rsidRPr="00126033" w:rsidRDefault="00393DC0" w:rsidP="00E36F0E">
            <w:pPr>
              <w:rPr>
                <w:rFonts w:cs="Arial"/>
              </w:rPr>
            </w:pPr>
            <w:r>
              <w:rPr>
                <w:rFonts w:cs="Arial"/>
              </w:rPr>
              <w:t xml:space="preserve">WIR has internet connection through Wi-Fi Hotspot </w:t>
            </w:r>
          </w:p>
        </w:tc>
      </w:tr>
      <w:tr w:rsidR="00E36F0E" w14:paraId="56C5593A"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6CF38B6C" w14:textId="77777777" w:rsidR="00E36F0E" w:rsidRDefault="00393DC0" w:rsidP="00E36F0E">
            <w:pPr>
              <w:rPr>
                <w:rFonts w:cs="Arial"/>
                <w:b/>
              </w:rPr>
            </w:pPr>
            <w:r>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5638A957" w14:textId="77777777" w:rsidR="00E36F0E" w:rsidRDefault="00E36F0E" w:rsidP="00E36F0E">
            <w:pPr>
              <w:rPr>
                <w:rFonts w:cs="Arial"/>
              </w:rPr>
            </w:pPr>
          </w:p>
        </w:tc>
      </w:tr>
      <w:tr w:rsidR="00E36F0E" w14:paraId="195CE353"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6BFCF21D" w14:textId="77777777" w:rsidR="00E36F0E" w:rsidRDefault="00393DC0" w:rsidP="00E36F0E">
            <w:pPr>
              <w:rPr>
                <w:rFonts w:cs="Arial"/>
                <w:b/>
              </w:rPr>
            </w:pPr>
            <w:r>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61E13FE3" w14:textId="77777777" w:rsidR="00E36F0E" w:rsidRDefault="00E36F0E" w:rsidP="00E36F0E">
            <w:pPr>
              <w:rPr>
                <w:rFonts w:cs="Arial"/>
              </w:rPr>
            </w:pPr>
          </w:p>
        </w:tc>
      </w:tr>
    </w:tbl>
    <w:p w14:paraId="1B89A44C" w14:textId="77777777" w:rsidR="00E36F0E" w:rsidRDefault="00E36F0E" w:rsidP="00E36F0E"/>
    <w:p w14:paraId="7F57AEB1" w14:textId="7E2C8044" w:rsidR="00E36F0E" w:rsidRDefault="00393DC0" w:rsidP="00506E2F">
      <w:pPr>
        <w:pStyle w:val="Heading4"/>
      </w:pPr>
      <w:r>
        <w:t>WIR-UC-REQ-369978/B-WIRClient Wi-Fi connected to password protected Wi-Fi Hotspot first time and lading page displayed</w:t>
      </w:r>
    </w:p>
    <w:p w14:paraId="5FE82967" w14:textId="0C41A84B" w:rsidR="00E36F0E" w:rsidRPr="00AE06BC" w:rsidRDefault="00E36F0E" w:rsidP="00E36F0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10"/>
        <w:gridCol w:w="7666"/>
      </w:tblGrid>
      <w:tr w:rsidR="00E36F0E" w14:paraId="6DBE8F53"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68893FA3" w14:textId="77777777" w:rsidR="00E36F0E" w:rsidRDefault="00393DC0" w:rsidP="00E36F0E">
            <w:pPr>
              <w:rPr>
                <w:rFonts w:cs="Arial"/>
                <w:b/>
              </w:rPr>
            </w:pPr>
            <w:r>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745B4DA4" w14:textId="77777777" w:rsidR="00E36F0E" w:rsidRDefault="00393DC0" w:rsidP="00E36F0E">
            <w:pPr>
              <w:rPr>
                <w:rFonts w:cs="Arial"/>
              </w:rPr>
            </w:pPr>
            <w:r w:rsidRPr="009B3284">
              <w:rPr>
                <w:rFonts w:cs="Arial"/>
              </w:rPr>
              <w:t>WIRClient1/WIRClient2</w:t>
            </w:r>
            <w:r>
              <w:rPr>
                <w:rFonts w:cs="Arial"/>
              </w:rPr>
              <w:t>/WIRClient5 Wi-Fi, Wi-Fi Hotspot, customer, WIR</w:t>
            </w:r>
          </w:p>
        </w:tc>
      </w:tr>
      <w:tr w:rsidR="00E36F0E" w14:paraId="73790A9E"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428D6202" w14:textId="77777777" w:rsidR="00E36F0E" w:rsidRDefault="00393DC0" w:rsidP="00E36F0E">
            <w:pPr>
              <w:rPr>
                <w:rFonts w:cs="Arial"/>
                <w:b/>
              </w:rPr>
            </w:pPr>
            <w:r>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44F5AE22" w14:textId="77777777" w:rsidR="00E36F0E" w:rsidRDefault="00393DC0" w:rsidP="00E36F0E">
            <w:pPr>
              <w:rPr>
                <w:rFonts w:cs="Arial"/>
              </w:rPr>
            </w:pPr>
            <w:r w:rsidRPr="009B3284">
              <w:rPr>
                <w:rFonts w:cs="Arial"/>
              </w:rPr>
              <w:t>WIRClient1/WIRClient2</w:t>
            </w:r>
            <w:r>
              <w:rPr>
                <w:rFonts w:cs="Arial"/>
              </w:rPr>
              <w:t>/WIRClient5 Wi-Fi turned on</w:t>
            </w:r>
          </w:p>
          <w:p w14:paraId="20262C2A" w14:textId="77777777" w:rsidR="00E36F0E" w:rsidRDefault="00393DC0" w:rsidP="00E36F0E">
            <w:pPr>
              <w:rPr>
                <w:rFonts w:cs="Arial"/>
              </w:rPr>
            </w:pPr>
            <w:r w:rsidRPr="009B3284">
              <w:rPr>
                <w:rFonts w:cs="Arial"/>
              </w:rPr>
              <w:t>WIRClient1/WIRClient2</w:t>
            </w:r>
            <w:r>
              <w:rPr>
                <w:rFonts w:cs="Arial"/>
              </w:rPr>
              <w:t>/</w:t>
            </w:r>
            <w:r w:rsidRPr="002903D0">
              <w:t>WIRClient5</w:t>
            </w:r>
            <w:r>
              <w:t xml:space="preserve"> </w:t>
            </w:r>
            <w:r w:rsidRPr="002903D0">
              <w:t>Wi</w:t>
            </w:r>
            <w:r>
              <w:rPr>
                <w:rFonts w:cs="Arial"/>
              </w:rPr>
              <w:t>-Fi is scanning available Wi-Fi Hotspot signal</w:t>
            </w:r>
          </w:p>
        </w:tc>
      </w:tr>
      <w:tr w:rsidR="00E36F0E" w14:paraId="4239D431"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0599348E" w14:textId="77777777" w:rsidR="00E36F0E" w:rsidRDefault="00393DC0" w:rsidP="00E36F0E">
            <w:pPr>
              <w:rPr>
                <w:rFonts w:cs="Arial"/>
                <w:b/>
              </w:rPr>
            </w:pPr>
            <w:r>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6181E774" w14:textId="77777777" w:rsidR="00E36F0E" w:rsidRDefault="00393DC0" w:rsidP="00E36F0E">
            <w:pPr>
              <w:rPr>
                <w:rFonts w:cs="Arial"/>
              </w:rPr>
            </w:pPr>
            <w:r>
              <w:rPr>
                <w:rFonts w:cs="Arial"/>
              </w:rPr>
              <w:t xml:space="preserve">Customer enters password and </w:t>
            </w:r>
            <w:r w:rsidRPr="009B3284">
              <w:rPr>
                <w:rFonts w:cs="Arial"/>
              </w:rPr>
              <w:t xml:space="preserve">WIRClient1/WIRClient2 </w:t>
            </w:r>
            <w:r>
              <w:rPr>
                <w:rFonts w:cs="Arial"/>
              </w:rPr>
              <w:t>Wi-Fi gets internet connection</w:t>
            </w:r>
          </w:p>
          <w:p w14:paraId="4F992C00" w14:textId="77777777" w:rsidR="00E36F0E" w:rsidRDefault="00393DC0" w:rsidP="00E36F0E">
            <w:pPr>
              <w:rPr>
                <w:rFonts w:cs="Arial"/>
              </w:rPr>
            </w:pPr>
            <w:r>
              <w:rPr>
                <w:rFonts w:cs="Arial"/>
              </w:rPr>
              <w:t>Landing page displayed after connection</w:t>
            </w:r>
          </w:p>
        </w:tc>
      </w:tr>
      <w:tr w:rsidR="00E36F0E" w14:paraId="6BD99C6A" w14:textId="77777777" w:rsidTr="00E36F0E">
        <w:trPr>
          <w:trHeight w:val="584"/>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3F8E2D9F" w14:textId="77777777" w:rsidR="00E36F0E" w:rsidRDefault="00393DC0" w:rsidP="00E36F0E">
            <w:pPr>
              <w:rPr>
                <w:rFonts w:cs="Arial"/>
                <w:b/>
              </w:rPr>
            </w:pPr>
            <w:r>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4C791416" w14:textId="77777777" w:rsidR="00E36F0E" w:rsidRDefault="00393DC0" w:rsidP="00E36F0E">
            <w:pPr>
              <w:rPr>
                <w:rFonts w:cs="Arial"/>
              </w:rPr>
            </w:pPr>
            <w:r w:rsidRPr="009B3284">
              <w:rPr>
                <w:rFonts w:cs="Arial"/>
              </w:rPr>
              <w:t>WIRClient1/WIRClient2</w:t>
            </w:r>
            <w:r>
              <w:rPr>
                <w:rFonts w:cs="Arial"/>
              </w:rPr>
              <w:t>/WIRClient5 Wi-Fi finds available password protected Wi-Fi Hotspot</w:t>
            </w:r>
          </w:p>
          <w:p w14:paraId="5C047C56" w14:textId="77777777" w:rsidR="00E36F0E" w:rsidRDefault="00393DC0" w:rsidP="00E36F0E">
            <w:pPr>
              <w:rPr>
                <w:rFonts w:cs="Arial"/>
              </w:rPr>
            </w:pPr>
            <w:r>
              <w:rPr>
                <w:rFonts w:cs="Arial"/>
              </w:rPr>
              <w:t xml:space="preserve">Customer selects the Wi-Fi Hotspot to connect from </w:t>
            </w:r>
            <w:r w:rsidRPr="009B3284">
              <w:rPr>
                <w:rFonts w:cs="Arial"/>
              </w:rPr>
              <w:t>WIRClient1</w:t>
            </w:r>
            <w:r>
              <w:rPr>
                <w:rFonts w:cs="Arial"/>
              </w:rPr>
              <w:t xml:space="preserve"> UI</w:t>
            </w:r>
          </w:p>
          <w:p w14:paraId="3322E21C" w14:textId="77777777" w:rsidR="00E36F0E" w:rsidRDefault="00393DC0" w:rsidP="00E36F0E">
            <w:pPr>
              <w:rPr>
                <w:rFonts w:cs="Arial"/>
              </w:rPr>
            </w:pPr>
            <w:r w:rsidRPr="009B3284">
              <w:rPr>
                <w:rFonts w:cs="Arial"/>
              </w:rPr>
              <w:t>WIRClient1/WIRClient2</w:t>
            </w:r>
            <w:r>
              <w:rPr>
                <w:rFonts w:cs="Arial"/>
              </w:rPr>
              <w:t>/WIRClient5 Wi-Fi makes a connection to it.</w:t>
            </w:r>
          </w:p>
          <w:p w14:paraId="5C49111B" w14:textId="77777777" w:rsidR="00E36F0E" w:rsidRDefault="00393DC0" w:rsidP="00E36F0E">
            <w:pPr>
              <w:rPr>
                <w:rFonts w:cs="Arial"/>
              </w:rPr>
            </w:pPr>
            <w:r>
              <w:rPr>
                <w:rFonts w:cs="Arial"/>
              </w:rPr>
              <w:t xml:space="preserve">Wi-Fi Hotspot password enter screen is shown on </w:t>
            </w:r>
            <w:r w:rsidRPr="009B3284">
              <w:rPr>
                <w:rFonts w:cs="Arial"/>
              </w:rPr>
              <w:t>WIRClient1</w:t>
            </w:r>
            <w:r>
              <w:rPr>
                <w:rFonts w:cs="Arial"/>
              </w:rPr>
              <w:t xml:space="preserve"> display</w:t>
            </w:r>
          </w:p>
          <w:p w14:paraId="7A2216D7" w14:textId="77777777" w:rsidR="00E36F0E" w:rsidRDefault="00393DC0" w:rsidP="00E36F0E">
            <w:pPr>
              <w:rPr>
                <w:rFonts w:cs="Arial"/>
              </w:rPr>
            </w:pPr>
            <w:r>
              <w:rPr>
                <w:rFonts w:cs="Arial"/>
              </w:rPr>
              <w:t>Customer enters password</w:t>
            </w:r>
          </w:p>
          <w:p w14:paraId="08D334BD" w14:textId="77777777" w:rsidR="00E36F0E" w:rsidRDefault="00393DC0" w:rsidP="00E36F0E">
            <w:pPr>
              <w:rPr>
                <w:rFonts w:cs="Arial"/>
              </w:rPr>
            </w:pPr>
            <w:r w:rsidRPr="009B3284">
              <w:rPr>
                <w:rFonts w:cs="Arial"/>
              </w:rPr>
              <w:t>WIRClient1/WIRClient2</w:t>
            </w:r>
            <w:r>
              <w:rPr>
                <w:rFonts w:cs="Arial"/>
              </w:rPr>
              <w:t>/WIRClient5 Wi-Fi finishes authentication procedure</w:t>
            </w:r>
          </w:p>
          <w:p w14:paraId="299AE93D" w14:textId="77777777" w:rsidR="00E36F0E" w:rsidRDefault="00393DC0" w:rsidP="00E36F0E">
            <w:pPr>
              <w:rPr>
                <w:rFonts w:cs="Arial"/>
              </w:rPr>
            </w:pPr>
            <w:r>
              <w:rPr>
                <w:rFonts w:cs="Arial"/>
              </w:rPr>
              <w:t>Customer opens WEB browser</w:t>
            </w:r>
          </w:p>
          <w:p w14:paraId="36F293F1" w14:textId="77777777" w:rsidR="00E36F0E" w:rsidRDefault="00393DC0" w:rsidP="00E36F0E">
            <w:pPr>
              <w:rPr>
                <w:rFonts w:cs="Arial"/>
              </w:rPr>
            </w:pPr>
            <w:r>
              <w:rPr>
                <w:rFonts w:cs="Arial"/>
              </w:rPr>
              <w:t>WIR saves SSID and password for future use</w:t>
            </w:r>
          </w:p>
          <w:p w14:paraId="132242AB" w14:textId="77777777" w:rsidR="00E36F0E" w:rsidRDefault="00393DC0" w:rsidP="00E36F0E">
            <w:pPr>
              <w:rPr>
                <w:rFonts w:cs="Arial"/>
              </w:rPr>
            </w:pPr>
            <w:r>
              <w:rPr>
                <w:rFonts w:cs="Arial"/>
              </w:rPr>
              <w:t>CPC sends HTTP GET request for test URL</w:t>
            </w:r>
          </w:p>
          <w:p w14:paraId="246463DA" w14:textId="77777777" w:rsidR="00E36F0E" w:rsidRDefault="00393DC0" w:rsidP="00E36F0E">
            <w:pPr>
              <w:rPr>
                <w:rFonts w:cs="Arial"/>
              </w:rPr>
            </w:pPr>
            <w:r>
              <w:rPr>
                <w:rFonts w:cs="Arial"/>
              </w:rPr>
              <w:t>CPC receives 3XX redirection response</w:t>
            </w:r>
          </w:p>
          <w:p w14:paraId="3A5771D8" w14:textId="77777777" w:rsidR="00E36F0E" w:rsidRDefault="00393DC0" w:rsidP="00E36F0E">
            <w:pPr>
              <w:rPr>
                <w:rFonts w:cs="Arial"/>
              </w:rPr>
            </w:pPr>
            <w:r>
              <w:rPr>
                <w:rFonts w:cs="Arial"/>
              </w:rPr>
              <w:t>CPC sends redirected URI and local IP address to WEB engine</w:t>
            </w:r>
          </w:p>
          <w:p w14:paraId="47B74888" w14:textId="77777777" w:rsidR="00E36F0E" w:rsidRDefault="00393DC0" w:rsidP="00E36F0E">
            <w:pPr>
              <w:rPr>
                <w:rFonts w:cs="Arial"/>
              </w:rPr>
            </w:pPr>
            <w:r>
              <w:rPr>
                <w:rFonts w:cs="Arial"/>
              </w:rPr>
              <w:lastRenderedPageBreak/>
              <w:t>Landing pages displayed on WEB engine</w:t>
            </w:r>
          </w:p>
          <w:p w14:paraId="5D6653CF" w14:textId="77777777" w:rsidR="00E36F0E" w:rsidRDefault="00393DC0" w:rsidP="00E36F0E">
            <w:pPr>
              <w:rPr>
                <w:rFonts w:cs="Arial"/>
              </w:rPr>
            </w:pPr>
            <w:r>
              <w:rPr>
                <w:rFonts w:cs="Arial"/>
              </w:rPr>
              <w:t>Customer accepts T&amp;Cs</w:t>
            </w:r>
          </w:p>
          <w:p w14:paraId="39AA1433" w14:textId="77777777" w:rsidR="00E36F0E" w:rsidRDefault="00393DC0" w:rsidP="00E36F0E">
            <w:pPr>
              <w:rPr>
                <w:rFonts w:cs="Arial"/>
              </w:rPr>
            </w:pPr>
            <w:r>
              <w:rPr>
                <w:rFonts w:cs="Arial"/>
              </w:rPr>
              <w:t>WEB engine make a HTTP connection with supplied local IP address and sends HTTP GET request for Wi-Fi Hotspot home page</w:t>
            </w:r>
          </w:p>
          <w:p w14:paraId="4CD5C6DD" w14:textId="77777777" w:rsidR="00E36F0E" w:rsidRDefault="00393DC0" w:rsidP="00E36F0E">
            <w:pPr>
              <w:rPr>
                <w:rFonts w:cs="Arial"/>
              </w:rPr>
            </w:pPr>
            <w:r>
              <w:rPr>
                <w:rFonts w:cs="Arial"/>
              </w:rPr>
              <w:t xml:space="preserve">WEB engine receives home page response and display it on </w:t>
            </w:r>
            <w:r w:rsidRPr="009B3284">
              <w:rPr>
                <w:rFonts w:cs="Arial"/>
              </w:rPr>
              <w:t>WIRClient1</w:t>
            </w:r>
            <w:r>
              <w:rPr>
                <w:rFonts w:cs="Arial"/>
              </w:rPr>
              <w:t xml:space="preserve"> screen</w:t>
            </w:r>
          </w:p>
          <w:p w14:paraId="403ADA10" w14:textId="77777777" w:rsidR="00E36F0E" w:rsidRDefault="00393DC0" w:rsidP="00E36F0E">
            <w:pPr>
              <w:rPr>
                <w:rFonts w:cs="Arial"/>
              </w:rPr>
            </w:pPr>
            <w:r>
              <w:rPr>
                <w:rFonts w:cs="Arial"/>
              </w:rPr>
              <w:t>CPC sends HTTP GET request to connectivity test URL</w:t>
            </w:r>
          </w:p>
          <w:p w14:paraId="2CCC601F" w14:textId="77777777" w:rsidR="00E36F0E" w:rsidRDefault="00393DC0" w:rsidP="00E36F0E">
            <w:pPr>
              <w:rPr>
                <w:rFonts w:cs="Arial"/>
              </w:rPr>
            </w:pPr>
            <w:r>
              <w:rPr>
                <w:rFonts w:cs="Arial"/>
              </w:rPr>
              <w:t>CPC receives 2XX OK response</w:t>
            </w:r>
          </w:p>
          <w:p w14:paraId="3790439A" w14:textId="77777777" w:rsidR="00E36F0E" w:rsidRDefault="00393DC0" w:rsidP="00E36F0E">
            <w:pPr>
              <w:rPr>
                <w:rFonts w:cs="Arial"/>
              </w:rPr>
            </w:pPr>
            <w:r>
              <w:rPr>
                <w:rFonts w:cs="Arial"/>
              </w:rPr>
              <w:t>CPC notifies WIR internet connection success</w:t>
            </w:r>
          </w:p>
          <w:p w14:paraId="347E4995" w14:textId="77777777" w:rsidR="00E36F0E" w:rsidRPr="00126033" w:rsidRDefault="00393DC0" w:rsidP="00E36F0E">
            <w:pPr>
              <w:rPr>
                <w:rFonts w:cs="Arial"/>
              </w:rPr>
            </w:pPr>
            <w:r>
              <w:rPr>
                <w:rFonts w:cs="Arial"/>
              </w:rPr>
              <w:t>WIR has internet connection through Wi-Fi Hotspot</w:t>
            </w:r>
          </w:p>
        </w:tc>
      </w:tr>
      <w:tr w:rsidR="00E36F0E" w14:paraId="46F00D48"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16526CB2" w14:textId="77777777" w:rsidR="00E36F0E" w:rsidRDefault="00393DC0" w:rsidP="00E36F0E">
            <w:pPr>
              <w:rPr>
                <w:rFonts w:cs="Arial"/>
                <w:b/>
              </w:rPr>
            </w:pPr>
            <w:r>
              <w:rPr>
                <w:rFonts w:cs="Arial"/>
                <w:b/>
              </w:rPr>
              <w:lastRenderedPageBreak/>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7320A893" w14:textId="77777777" w:rsidR="00E36F0E" w:rsidRDefault="00E36F0E" w:rsidP="00E36F0E">
            <w:pPr>
              <w:rPr>
                <w:rFonts w:cs="Arial"/>
              </w:rPr>
            </w:pPr>
          </w:p>
        </w:tc>
      </w:tr>
      <w:tr w:rsidR="00E36F0E" w14:paraId="7F91EB57"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023A62FE" w14:textId="77777777" w:rsidR="00E36F0E" w:rsidRDefault="00393DC0" w:rsidP="00E36F0E">
            <w:pPr>
              <w:rPr>
                <w:rFonts w:cs="Arial"/>
                <w:b/>
              </w:rPr>
            </w:pPr>
            <w:r>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14F469F7" w14:textId="77777777" w:rsidR="00E36F0E" w:rsidRDefault="00E36F0E" w:rsidP="00E36F0E">
            <w:pPr>
              <w:rPr>
                <w:rFonts w:cs="Arial"/>
              </w:rPr>
            </w:pPr>
          </w:p>
        </w:tc>
      </w:tr>
    </w:tbl>
    <w:p w14:paraId="1BFE6BCF" w14:textId="77777777" w:rsidR="00E36F0E" w:rsidRDefault="00E36F0E" w:rsidP="00E36F0E"/>
    <w:p w14:paraId="6C2E6C76" w14:textId="707A299A" w:rsidR="00E36F0E" w:rsidRDefault="00393DC0" w:rsidP="00506E2F">
      <w:pPr>
        <w:pStyle w:val="Heading4"/>
      </w:pPr>
      <w:r>
        <w:t>WIR-UC-REQ-369979/B-WIRClient Wi-Fi connected to password protected Wi-Fi Hotspot first time and customer enters password with on-screen</w:t>
      </w:r>
    </w:p>
    <w:p w14:paraId="5FD91B33" w14:textId="199AE8D1" w:rsidR="00E36F0E" w:rsidRPr="00AE06BC" w:rsidRDefault="00E36F0E" w:rsidP="00E36F0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90"/>
        <w:gridCol w:w="7460"/>
      </w:tblGrid>
      <w:tr w:rsidR="00E36F0E" w14:paraId="5A31B1A0"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26F55DDA" w14:textId="77777777" w:rsidR="00E36F0E" w:rsidRDefault="00393DC0" w:rsidP="00E36F0E">
            <w:pPr>
              <w:rPr>
                <w:rFonts w:cs="Arial"/>
                <w:b/>
              </w:rPr>
            </w:pPr>
            <w:r>
              <w:rPr>
                <w:rFonts w:cs="Arial"/>
                <w:b/>
              </w:rPr>
              <w:t>Actors</w:t>
            </w:r>
          </w:p>
        </w:tc>
        <w:tc>
          <w:tcPr>
            <w:tcW w:w="7460" w:type="dxa"/>
            <w:tcBorders>
              <w:top w:val="single" w:sz="4" w:space="0" w:color="auto"/>
              <w:left w:val="single" w:sz="4" w:space="0" w:color="auto"/>
              <w:bottom w:val="single" w:sz="4" w:space="0" w:color="auto"/>
              <w:right w:val="single" w:sz="4" w:space="0" w:color="auto"/>
            </w:tcBorders>
            <w:hideMark/>
          </w:tcPr>
          <w:p w14:paraId="2E1E445F" w14:textId="77777777" w:rsidR="00E36F0E" w:rsidRDefault="00393DC0" w:rsidP="00E36F0E">
            <w:pPr>
              <w:rPr>
                <w:rFonts w:cs="Arial"/>
              </w:rPr>
            </w:pPr>
            <w:r w:rsidRPr="009B3284">
              <w:rPr>
                <w:rFonts w:cs="Arial"/>
              </w:rPr>
              <w:t>WIRClient1/WIRClient2</w:t>
            </w:r>
            <w:r>
              <w:rPr>
                <w:rFonts w:cs="Arial"/>
              </w:rPr>
              <w:t>/ WIRClient5</w:t>
            </w:r>
            <w:r w:rsidRPr="009B3284">
              <w:rPr>
                <w:rFonts w:cs="Arial"/>
              </w:rPr>
              <w:t xml:space="preserve"> </w:t>
            </w:r>
            <w:r>
              <w:rPr>
                <w:rFonts w:cs="Arial"/>
              </w:rPr>
              <w:t>Wi-Fi, Wi-Fi Hotspot, customer, WIR</w:t>
            </w:r>
          </w:p>
        </w:tc>
      </w:tr>
      <w:tr w:rsidR="00E36F0E" w14:paraId="284F188F"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3F781B0C" w14:textId="77777777" w:rsidR="00E36F0E" w:rsidRDefault="00393DC0" w:rsidP="00E36F0E">
            <w:pPr>
              <w:rPr>
                <w:rFonts w:cs="Arial"/>
                <w:b/>
              </w:rPr>
            </w:pPr>
            <w:r>
              <w:rPr>
                <w:rFonts w:cs="Arial"/>
                <w:b/>
              </w:rPr>
              <w:t>Pre-conditions</w:t>
            </w:r>
          </w:p>
        </w:tc>
        <w:tc>
          <w:tcPr>
            <w:tcW w:w="7460" w:type="dxa"/>
            <w:tcBorders>
              <w:top w:val="single" w:sz="4" w:space="0" w:color="auto"/>
              <w:left w:val="single" w:sz="4" w:space="0" w:color="auto"/>
              <w:bottom w:val="single" w:sz="4" w:space="0" w:color="auto"/>
              <w:right w:val="single" w:sz="4" w:space="0" w:color="auto"/>
            </w:tcBorders>
            <w:hideMark/>
          </w:tcPr>
          <w:p w14:paraId="7DB25F9E"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Wi-Fi turned on</w:t>
            </w:r>
          </w:p>
          <w:p w14:paraId="3F0B1C72"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Wi-Fi is connecting to Wi-Fi Hotspot and customer is asked to enter password</w:t>
            </w:r>
          </w:p>
        </w:tc>
      </w:tr>
      <w:tr w:rsidR="00E36F0E" w14:paraId="78DB44A4"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7D6DE2F0" w14:textId="77777777" w:rsidR="00E36F0E" w:rsidRDefault="00393DC0" w:rsidP="00E36F0E">
            <w:pPr>
              <w:rPr>
                <w:rFonts w:cs="Arial"/>
                <w:b/>
              </w:rPr>
            </w:pPr>
            <w:r>
              <w:rPr>
                <w:rFonts w:cs="Arial"/>
                <w:b/>
              </w:rPr>
              <w:t>Scenario Description</w:t>
            </w:r>
          </w:p>
        </w:tc>
        <w:tc>
          <w:tcPr>
            <w:tcW w:w="7460" w:type="dxa"/>
            <w:tcBorders>
              <w:top w:val="single" w:sz="4" w:space="0" w:color="auto"/>
              <w:left w:val="single" w:sz="4" w:space="0" w:color="auto"/>
              <w:bottom w:val="single" w:sz="4" w:space="0" w:color="auto"/>
              <w:right w:val="single" w:sz="4" w:space="0" w:color="auto"/>
            </w:tcBorders>
            <w:hideMark/>
          </w:tcPr>
          <w:p w14:paraId="7BA80BD8" w14:textId="77777777" w:rsidR="00E36F0E" w:rsidRDefault="00393DC0" w:rsidP="00E36F0E">
            <w:pPr>
              <w:rPr>
                <w:rFonts w:cs="Arial"/>
              </w:rPr>
            </w:pPr>
            <w:r>
              <w:rPr>
                <w:rFonts w:cs="Arial"/>
              </w:rPr>
              <w:t>Customer enters password with on-screen keyboard</w:t>
            </w:r>
          </w:p>
        </w:tc>
      </w:tr>
      <w:tr w:rsidR="00E36F0E" w14:paraId="44A5DA22" w14:textId="77777777" w:rsidTr="00E36F0E">
        <w:trPr>
          <w:trHeight w:val="584"/>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0EE54C6E" w14:textId="77777777" w:rsidR="00E36F0E" w:rsidRDefault="00393DC0" w:rsidP="00E36F0E">
            <w:pPr>
              <w:rPr>
                <w:rFonts w:cs="Arial"/>
                <w:b/>
              </w:rPr>
            </w:pPr>
            <w:r>
              <w:rPr>
                <w:rFonts w:cs="Arial"/>
                <w:b/>
              </w:rPr>
              <w:t>Post-conditions</w:t>
            </w:r>
          </w:p>
        </w:tc>
        <w:tc>
          <w:tcPr>
            <w:tcW w:w="7460" w:type="dxa"/>
            <w:tcBorders>
              <w:top w:val="single" w:sz="4" w:space="0" w:color="auto"/>
              <w:left w:val="single" w:sz="4" w:space="0" w:color="auto"/>
              <w:bottom w:val="single" w:sz="4" w:space="0" w:color="auto"/>
              <w:right w:val="single" w:sz="4" w:space="0" w:color="auto"/>
            </w:tcBorders>
            <w:hideMark/>
          </w:tcPr>
          <w:p w14:paraId="0DB1CD63" w14:textId="77777777" w:rsidR="00E36F0E" w:rsidRDefault="00393DC0" w:rsidP="00E36F0E">
            <w:pPr>
              <w:rPr>
                <w:rFonts w:cs="Arial"/>
              </w:rPr>
            </w:pPr>
            <w:r w:rsidRPr="009B3284">
              <w:rPr>
                <w:rFonts w:cs="Arial"/>
              </w:rPr>
              <w:t>WIRClient1</w:t>
            </w:r>
            <w:r>
              <w:rPr>
                <w:rFonts w:cs="Arial"/>
              </w:rPr>
              <w:t xml:space="preserve"> UI displays password enter screen</w:t>
            </w:r>
          </w:p>
          <w:p w14:paraId="792115FE" w14:textId="77777777" w:rsidR="00E36F0E" w:rsidRDefault="00393DC0" w:rsidP="00E36F0E">
            <w:pPr>
              <w:rPr>
                <w:rFonts w:cs="Arial"/>
              </w:rPr>
            </w:pPr>
            <w:r>
              <w:rPr>
                <w:rFonts w:cs="Arial"/>
              </w:rPr>
              <w:t>Customer enters password</w:t>
            </w:r>
          </w:p>
          <w:p w14:paraId="0555B8F9" w14:textId="77777777" w:rsidR="00E36F0E" w:rsidRPr="00126033"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WLAN starts connection procedure to Wi-Fi Hotspot</w:t>
            </w:r>
          </w:p>
        </w:tc>
      </w:tr>
      <w:tr w:rsidR="00E36F0E" w14:paraId="6C12BA66"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29AE349A" w14:textId="77777777" w:rsidR="00E36F0E" w:rsidRDefault="00393DC0" w:rsidP="00E36F0E">
            <w:pPr>
              <w:rPr>
                <w:rFonts w:cs="Arial"/>
                <w:b/>
              </w:rPr>
            </w:pPr>
            <w:r>
              <w:rPr>
                <w:rFonts w:cs="Arial"/>
                <w:b/>
              </w:rPr>
              <w:t>List of Exception Use Cases</w:t>
            </w:r>
          </w:p>
        </w:tc>
        <w:tc>
          <w:tcPr>
            <w:tcW w:w="7460" w:type="dxa"/>
            <w:tcBorders>
              <w:top w:val="single" w:sz="4" w:space="0" w:color="auto"/>
              <w:left w:val="single" w:sz="4" w:space="0" w:color="auto"/>
              <w:bottom w:val="single" w:sz="4" w:space="0" w:color="auto"/>
              <w:right w:val="single" w:sz="4" w:space="0" w:color="auto"/>
            </w:tcBorders>
            <w:hideMark/>
          </w:tcPr>
          <w:p w14:paraId="1B24C127" w14:textId="77777777" w:rsidR="00E36F0E" w:rsidRDefault="00E36F0E" w:rsidP="00E36F0E">
            <w:pPr>
              <w:rPr>
                <w:rFonts w:cs="Arial"/>
              </w:rPr>
            </w:pPr>
          </w:p>
        </w:tc>
      </w:tr>
      <w:tr w:rsidR="00E36F0E" w14:paraId="4FF38EC0"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2585D4F7" w14:textId="77777777" w:rsidR="00E36F0E" w:rsidRDefault="00393DC0" w:rsidP="00E36F0E">
            <w:pPr>
              <w:rPr>
                <w:rFonts w:cs="Arial"/>
                <w:b/>
              </w:rPr>
            </w:pPr>
            <w:r>
              <w:rPr>
                <w:rFonts w:cs="Arial"/>
                <w:b/>
              </w:rPr>
              <w:t>Interfaces</w:t>
            </w:r>
          </w:p>
        </w:tc>
        <w:tc>
          <w:tcPr>
            <w:tcW w:w="7460" w:type="dxa"/>
            <w:tcBorders>
              <w:top w:val="single" w:sz="4" w:space="0" w:color="auto"/>
              <w:left w:val="single" w:sz="4" w:space="0" w:color="auto"/>
              <w:bottom w:val="single" w:sz="4" w:space="0" w:color="auto"/>
              <w:right w:val="single" w:sz="4" w:space="0" w:color="auto"/>
            </w:tcBorders>
            <w:hideMark/>
          </w:tcPr>
          <w:p w14:paraId="1A47CF97" w14:textId="77777777" w:rsidR="00E36F0E" w:rsidRDefault="00E36F0E" w:rsidP="00E36F0E">
            <w:pPr>
              <w:rPr>
                <w:rFonts w:cs="Arial"/>
              </w:rPr>
            </w:pPr>
          </w:p>
        </w:tc>
      </w:tr>
    </w:tbl>
    <w:p w14:paraId="4DB82CBF" w14:textId="77777777" w:rsidR="00E36F0E" w:rsidRPr="00A54AC9" w:rsidRDefault="00E36F0E" w:rsidP="00E36F0E"/>
    <w:p w14:paraId="68BB814F" w14:textId="13D9ED6B" w:rsidR="00E36F0E" w:rsidRDefault="00393DC0" w:rsidP="00506E2F">
      <w:pPr>
        <w:pStyle w:val="Heading4"/>
      </w:pPr>
      <w:r>
        <w:t>WIR-UC-REQ-369980/B-WIRClient Wi-Fi connected to password protected Wi-Fi Hotspot again</w:t>
      </w:r>
    </w:p>
    <w:p w14:paraId="57691047" w14:textId="2A75E708" w:rsidR="00E36F0E" w:rsidRPr="00AE06BC" w:rsidRDefault="00E36F0E" w:rsidP="00E36F0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90"/>
        <w:gridCol w:w="7460"/>
      </w:tblGrid>
      <w:tr w:rsidR="00E36F0E" w14:paraId="1ECEE57D"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74A25F2A" w14:textId="77777777" w:rsidR="00E36F0E" w:rsidRDefault="00393DC0" w:rsidP="00E36F0E">
            <w:pPr>
              <w:rPr>
                <w:rFonts w:cs="Arial"/>
                <w:b/>
              </w:rPr>
            </w:pPr>
            <w:r>
              <w:rPr>
                <w:rFonts w:cs="Arial"/>
                <w:b/>
              </w:rPr>
              <w:t>Actors</w:t>
            </w:r>
          </w:p>
        </w:tc>
        <w:tc>
          <w:tcPr>
            <w:tcW w:w="7460" w:type="dxa"/>
            <w:tcBorders>
              <w:top w:val="single" w:sz="4" w:space="0" w:color="auto"/>
              <w:left w:val="single" w:sz="4" w:space="0" w:color="auto"/>
              <w:bottom w:val="single" w:sz="4" w:space="0" w:color="auto"/>
              <w:right w:val="single" w:sz="4" w:space="0" w:color="auto"/>
            </w:tcBorders>
            <w:hideMark/>
          </w:tcPr>
          <w:p w14:paraId="1429B344"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Wi-Fi, Wi-Fi Hotspot, customer, WIR</w:t>
            </w:r>
          </w:p>
        </w:tc>
      </w:tr>
      <w:tr w:rsidR="00E36F0E" w14:paraId="5CE1F836"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02469F37" w14:textId="77777777" w:rsidR="00E36F0E" w:rsidRDefault="00393DC0" w:rsidP="00E36F0E">
            <w:pPr>
              <w:rPr>
                <w:rFonts w:cs="Arial"/>
                <w:b/>
              </w:rPr>
            </w:pPr>
            <w:r>
              <w:rPr>
                <w:rFonts w:cs="Arial"/>
                <w:b/>
              </w:rPr>
              <w:t>Pre-conditions</w:t>
            </w:r>
          </w:p>
        </w:tc>
        <w:tc>
          <w:tcPr>
            <w:tcW w:w="7460" w:type="dxa"/>
            <w:tcBorders>
              <w:top w:val="single" w:sz="4" w:space="0" w:color="auto"/>
              <w:left w:val="single" w:sz="4" w:space="0" w:color="auto"/>
              <w:bottom w:val="single" w:sz="4" w:space="0" w:color="auto"/>
              <w:right w:val="single" w:sz="4" w:space="0" w:color="auto"/>
            </w:tcBorders>
            <w:hideMark/>
          </w:tcPr>
          <w:p w14:paraId="6A56BA4C"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Wi-Fi turned on</w:t>
            </w:r>
          </w:p>
          <w:p w14:paraId="1C35F418"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Wi-Fi is scanning available Wi-Fi Hotspot signal</w:t>
            </w:r>
          </w:p>
        </w:tc>
      </w:tr>
      <w:tr w:rsidR="00E36F0E" w14:paraId="5C598245"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63FC11FF" w14:textId="77777777" w:rsidR="00E36F0E" w:rsidRDefault="00393DC0" w:rsidP="00E36F0E">
            <w:pPr>
              <w:rPr>
                <w:rFonts w:cs="Arial"/>
                <w:b/>
              </w:rPr>
            </w:pPr>
            <w:r>
              <w:rPr>
                <w:rFonts w:cs="Arial"/>
                <w:b/>
              </w:rPr>
              <w:t>Scenario Description</w:t>
            </w:r>
          </w:p>
        </w:tc>
        <w:tc>
          <w:tcPr>
            <w:tcW w:w="7460" w:type="dxa"/>
            <w:tcBorders>
              <w:top w:val="single" w:sz="4" w:space="0" w:color="auto"/>
              <w:left w:val="single" w:sz="4" w:space="0" w:color="auto"/>
              <w:bottom w:val="single" w:sz="4" w:space="0" w:color="auto"/>
              <w:right w:val="single" w:sz="4" w:space="0" w:color="auto"/>
            </w:tcBorders>
            <w:hideMark/>
          </w:tcPr>
          <w:p w14:paraId="584B506E" w14:textId="77777777" w:rsidR="00E36F0E" w:rsidRDefault="00393DC0" w:rsidP="00E36F0E">
            <w:pPr>
              <w:rPr>
                <w:rFonts w:cs="Arial"/>
              </w:rPr>
            </w:pPr>
            <w:r>
              <w:rPr>
                <w:rFonts w:cs="Arial"/>
              </w:rPr>
              <w:t>WIR uses saved SSID/password for connection</w:t>
            </w:r>
          </w:p>
        </w:tc>
      </w:tr>
      <w:tr w:rsidR="00E36F0E" w14:paraId="3684497E" w14:textId="77777777" w:rsidTr="00E36F0E">
        <w:trPr>
          <w:trHeight w:val="584"/>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70E789FF" w14:textId="77777777" w:rsidR="00E36F0E" w:rsidRDefault="00393DC0" w:rsidP="00E36F0E">
            <w:pPr>
              <w:rPr>
                <w:rFonts w:cs="Arial"/>
                <w:b/>
              </w:rPr>
            </w:pPr>
            <w:r>
              <w:rPr>
                <w:rFonts w:cs="Arial"/>
                <w:b/>
              </w:rPr>
              <w:t>Post-conditions</w:t>
            </w:r>
          </w:p>
        </w:tc>
        <w:tc>
          <w:tcPr>
            <w:tcW w:w="7460" w:type="dxa"/>
            <w:tcBorders>
              <w:top w:val="single" w:sz="4" w:space="0" w:color="auto"/>
              <w:left w:val="single" w:sz="4" w:space="0" w:color="auto"/>
              <w:bottom w:val="single" w:sz="4" w:space="0" w:color="auto"/>
              <w:right w:val="single" w:sz="4" w:space="0" w:color="auto"/>
            </w:tcBorders>
            <w:hideMark/>
          </w:tcPr>
          <w:p w14:paraId="7DA60248"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Wi-Fi finds available password protected Wi-Fi Hotspot</w:t>
            </w:r>
          </w:p>
          <w:p w14:paraId="64B26DBA" w14:textId="77777777" w:rsidR="00E36F0E" w:rsidRDefault="00393DC0" w:rsidP="00E36F0E">
            <w:pPr>
              <w:rPr>
                <w:rFonts w:cs="Arial"/>
              </w:rPr>
            </w:pPr>
            <w:r>
              <w:t xml:space="preserve">WIRServer </w:t>
            </w:r>
            <w:r>
              <w:rPr>
                <w:rFonts w:cs="Arial"/>
              </w:rPr>
              <w:t xml:space="preserve">central controller find saved SSID/password and provides it to </w:t>
            </w:r>
            <w:r w:rsidRPr="009B3284">
              <w:rPr>
                <w:rFonts w:cs="Arial"/>
              </w:rPr>
              <w:t>WIRClient1/WIRClient2</w:t>
            </w:r>
            <w:r>
              <w:rPr>
                <w:rFonts w:cs="Arial"/>
              </w:rPr>
              <w:t>/WIRClient5</w:t>
            </w:r>
            <w:r w:rsidRPr="009B3284">
              <w:rPr>
                <w:rFonts w:cs="Arial"/>
              </w:rPr>
              <w:t xml:space="preserve"> </w:t>
            </w:r>
            <w:r>
              <w:rPr>
                <w:rFonts w:cs="Arial"/>
              </w:rPr>
              <w:t>Wi-Fi when request to connect</w:t>
            </w:r>
          </w:p>
          <w:p w14:paraId="2C28763A"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Wi-Fi finishes connection procedure</w:t>
            </w:r>
          </w:p>
          <w:p w14:paraId="274C5A00" w14:textId="77777777" w:rsidR="00E36F0E" w:rsidRDefault="00393DC0" w:rsidP="00E36F0E">
            <w:pPr>
              <w:rPr>
                <w:rFonts w:cs="Arial"/>
              </w:rPr>
            </w:pPr>
            <w:r>
              <w:rPr>
                <w:rFonts w:cs="Arial"/>
              </w:rPr>
              <w:t>CPC sends HTTP GET request to connectivity test URL</w:t>
            </w:r>
          </w:p>
          <w:p w14:paraId="37257E0E" w14:textId="77777777" w:rsidR="00E36F0E" w:rsidRDefault="00393DC0" w:rsidP="00E36F0E">
            <w:pPr>
              <w:rPr>
                <w:rFonts w:cs="Arial"/>
              </w:rPr>
            </w:pPr>
            <w:r>
              <w:rPr>
                <w:rFonts w:cs="Arial"/>
              </w:rPr>
              <w:t>CPC receives 2XX OK response</w:t>
            </w:r>
          </w:p>
          <w:p w14:paraId="3461A093" w14:textId="77777777" w:rsidR="00E36F0E" w:rsidRDefault="00393DC0" w:rsidP="00E36F0E">
            <w:pPr>
              <w:rPr>
                <w:rFonts w:cs="Arial"/>
              </w:rPr>
            </w:pPr>
            <w:r>
              <w:rPr>
                <w:rFonts w:cs="Arial"/>
              </w:rPr>
              <w:t>CPC notifies WIR internet connection success</w:t>
            </w:r>
          </w:p>
          <w:p w14:paraId="2059F7CD" w14:textId="77777777" w:rsidR="00E36F0E" w:rsidRPr="00126033" w:rsidRDefault="00393DC0" w:rsidP="00E36F0E">
            <w:pPr>
              <w:rPr>
                <w:rFonts w:cs="Arial"/>
              </w:rPr>
            </w:pPr>
            <w:r>
              <w:rPr>
                <w:rFonts w:cs="Arial"/>
              </w:rPr>
              <w:t>WIR has internet connection through Wi-Fi Hotspot</w:t>
            </w:r>
          </w:p>
        </w:tc>
      </w:tr>
      <w:tr w:rsidR="00E36F0E" w14:paraId="13E543D3"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0C042E55" w14:textId="77777777" w:rsidR="00E36F0E" w:rsidRDefault="00393DC0" w:rsidP="00E36F0E">
            <w:pPr>
              <w:rPr>
                <w:rFonts w:cs="Arial"/>
                <w:b/>
              </w:rPr>
            </w:pPr>
            <w:r>
              <w:rPr>
                <w:rFonts w:cs="Arial"/>
                <w:b/>
              </w:rPr>
              <w:t>List of Exception Use Cases</w:t>
            </w:r>
          </w:p>
        </w:tc>
        <w:tc>
          <w:tcPr>
            <w:tcW w:w="7460" w:type="dxa"/>
            <w:tcBorders>
              <w:top w:val="single" w:sz="4" w:space="0" w:color="auto"/>
              <w:left w:val="single" w:sz="4" w:space="0" w:color="auto"/>
              <w:bottom w:val="single" w:sz="4" w:space="0" w:color="auto"/>
              <w:right w:val="single" w:sz="4" w:space="0" w:color="auto"/>
            </w:tcBorders>
            <w:hideMark/>
          </w:tcPr>
          <w:p w14:paraId="17723844" w14:textId="77777777" w:rsidR="00E36F0E" w:rsidRDefault="00E36F0E" w:rsidP="00E36F0E">
            <w:pPr>
              <w:rPr>
                <w:rFonts w:cs="Arial"/>
              </w:rPr>
            </w:pPr>
          </w:p>
        </w:tc>
      </w:tr>
      <w:tr w:rsidR="00E36F0E" w14:paraId="62FD4D2E"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5D67B531" w14:textId="77777777" w:rsidR="00E36F0E" w:rsidRDefault="00393DC0" w:rsidP="00E36F0E">
            <w:pPr>
              <w:rPr>
                <w:rFonts w:cs="Arial"/>
                <w:b/>
              </w:rPr>
            </w:pPr>
            <w:r>
              <w:rPr>
                <w:rFonts w:cs="Arial"/>
                <w:b/>
              </w:rPr>
              <w:t>Interfaces</w:t>
            </w:r>
          </w:p>
        </w:tc>
        <w:tc>
          <w:tcPr>
            <w:tcW w:w="7460" w:type="dxa"/>
            <w:tcBorders>
              <w:top w:val="single" w:sz="4" w:space="0" w:color="auto"/>
              <w:left w:val="single" w:sz="4" w:space="0" w:color="auto"/>
              <w:bottom w:val="single" w:sz="4" w:space="0" w:color="auto"/>
              <w:right w:val="single" w:sz="4" w:space="0" w:color="auto"/>
            </w:tcBorders>
            <w:hideMark/>
          </w:tcPr>
          <w:p w14:paraId="6E9EF3D6" w14:textId="77777777" w:rsidR="00E36F0E" w:rsidRDefault="00E36F0E" w:rsidP="00E36F0E">
            <w:pPr>
              <w:rPr>
                <w:rFonts w:cs="Arial"/>
              </w:rPr>
            </w:pPr>
          </w:p>
        </w:tc>
      </w:tr>
    </w:tbl>
    <w:p w14:paraId="2A86C20B" w14:textId="77777777" w:rsidR="00E36F0E" w:rsidRDefault="00E36F0E" w:rsidP="00E36F0E"/>
    <w:p w14:paraId="51B45035" w14:textId="3E2C62F3" w:rsidR="00E36F0E" w:rsidRDefault="00393DC0" w:rsidP="00506E2F">
      <w:pPr>
        <w:pStyle w:val="Heading4"/>
      </w:pPr>
      <w:r>
        <w:t>WIR-UC-REQ-369981/B-WIRClient Wi-Fi connected to password protected Wi-Fi Hotspot again and landing page displayed</w:t>
      </w:r>
    </w:p>
    <w:p w14:paraId="5F60543B" w14:textId="47DCDE31" w:rsidR="00E36F0E" w:rsidRPr="00AE06BC" w:rsidRDefault="00E36F0E" w:rsidP="00E36F0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90"/>
        <w:gridCol w:w="7460"/>
      </w:tblGrid>
      <w:tr w:rsidR="00E36F0E" w14:paraId="01CC9253"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0D8C3700" w14:textId="77777777" w:rsidR="00E36F0E" w:rsidRDefault="00393DC0" w:rsidP="00E36F0E">
            <w:pPr>
              <w:rPr>
                <w:rFonts w:cs="Arial"/>
                <w:b/>
              </w:rPr>
            </w:pPr>
            <w:r>
              <w:rPr>
                <w:rFonts w:cs="Arial"/>
                <w:b/>
              </w:rPr>
              <w:lastRenderedPageBreak/>
              <w:t>Actors</w:t>
            </w:r>
          </w:p>
        </w:tc>
        <w:tc>
          <w:tcPr>
            <w:tcW w:w="7460" w:type="dxa"/>
            <w:tcBorders>
              <w:top w:val="single" w:sz="4" w:space="0" w:color="auto"/>
              <w:left w:val="single" w:sz="4" w:space="0" w:color="auto"/>
              <w:bottom w:val="single" w:sz="4" w:space="0" w:color="auto"/>
              <w:right w:val="single" w:sz="4" w:space="0" w:color="auto"/>
            </w:tcBorders>
            <w:hideMark/>
          </w:tcPr>
          <w:p w14:paraId="5726AD20"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Wi-Fi, Wi-Fi Hotspot, customer, WIR</w:t>
            </w:r>
          </w:p>
        </w:tc>
      </w:tr>
      <w:tr w:rsidR="00E36F0E" w14:paraId="717AD7EE"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20162AA2" w14:textId="77777777" w:rsidR="00E36F0E" w:rsidRDefault="00393DC0" w:rsidP="00E36F0E">
            <w:pPr>
              <w:rPr>
                <w:rFonts w:cs="Arial"/>
                <w:b/>
              </w:rPr>
            </w:pPr>
            <w:r>
              <w:rPr>
                <w:rFonts w:cs="Arial"/>
                <w:b/>
              </w:rPr>
              <w:t>Pre-conditions</w:t>
            </w:r>
          </w:p>
        </w:tc>
        <w:tc>
          <w:tcPr>
            <w:tcW w:w="7460" w:type="dxa"/>
            <w:tcBorders>
              <w:top w:val="single" w:sz="4" w:space="0" w:color="auto"/>
              <w:left w:val="single" w:sz="4" w:space="0" w:color="auto"/>
              <w:bottom w:val="single" w:sz="4" w:space="0" w:color="auto"/>
              <w:right w:val="single" w:sz="4" w:space="0" w:color="auto"/>
            </w:tcBorders>
            <w:hideMark/>
          </w:tcPr>
          <w:p w14:paraId="0D6E5057"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Wi-Fi turned on</w:t>
            </w:r>
          </w:p>
          <w:p w14:paraId="5C0CC8A9"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Wi-Fi is scanning available Wi-Fi Hotspot signal</w:t>
            </w:r>
          </w:p>
        </w:tc>
      </w:tr>
      <w:tr w:rsidR="00E36F0E" w14:paraId="0B5F4CD1"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10BAABD1" w14:textId="77777777" w:rsidR="00E36F0E" w:rsidRDefault="00393DC0" w:rsidP="00E36F0E">
            <w:pPr>
              <w:rPr>
                <w:rFonts w:cs="Arial"/>
                <w:b/>
              </w:rPr>
            </w:pPr>
            <w:r>
              <w:rPr>
                <w:rFonts w:cs="Arial"/>
                <w:b/>
              </w:rPr>
              <w:t>Scenario Description</w:t>
            </w:r>
          </w:p>
        </w:tc>
        <w:tc>
          <w:tcPr>
            <w:tcW w:w="7460" w:type="dxa"/>
            <w:tcBorders>
              <w:top w:val="single" w:sz="4" w:space="0" w:color="auto"/>
              <w:left w:val="single" w:sz="4" w:space="0" w:color="auto"/>
              <w:bottom w:val="single" w:sz="4" w:space="0" w:color="auto"/>
              <w:right w:val="single" w:sz="4" w:space="0" w:color="auto"/>
            </w:tcBorders>
            <w:hideMark/>
          </w:tcPr>
          <w:p w14:paraId="645E2932" w14:textId="77777777" w:rsidR="00E36F0E" w:rsidRDefault="00393DC0" w:rsidP="00E36F0E">
            <w:pPr>
              <w:rPr>
                <w:rFonts w:cs="Arial"/>
              </w:rPr>
            </w:pPr>
            <w:r>
              <w:rPr>
                <w:rFonts w:cs="Arial"/>
              </w:rPr>
              <w:t>WIR uses saved SSID/password for connection</w:t>
            </w:r>
          </w:p>
        </w:tc>
      </w:tr>
      <w:tr w:rsidR="00E36F0E" w14:paraId="777B02E4" w14:textId="77777777" w:rsidTr="00E36F0E">
        <w:trPr>
          <w:trHeight w:val="584"/>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6212A5BF" w14:textId="77777777" w:rsidR="00E36F0E" w:rsidRDefault="00393DC0" w:rsidP="00E36F0E">
            <w:pPr>
              <w:rPr>
                <w:rFonts w:cs="Arial"/>
                <w:b/>
              </w:rPr>
            </w:pPr>
            <w:r>
              <w:rPr>
                <w:rFonts w:cs="Arial"/>
                <w:b/>
              </w:rPr>
              <w:t>Post-conditions</w:t>
            </w:r>
          </w:p>
        </w:tc>
        <w:tc>
          <w:tcPr>
            <w:tcW w:w="7460" w:type="dxa"/>
            <w:tcBorders>
              <w:top w:val="single" w:sz="4" w:space="0" w:color="auto"/>
              <w:left w:val="single" w:sz="4" w:space="0" w:color="auto"/>
              <w:bottom w:val="single" w:sz="4" w:space="0" w:color="auto"/>
              <w:right w:val="single" w:sz="4" w:space="0" w:color="auto"/>
            </w:tcBorders>
            <w:hideMark/>
          </w:tcPr>
          <w:p w14:paraId="006D7698"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Wi-Fi finds available password protected Wi-Fi Hotspot</w:t>
            </w:r>
          </w:p>
          <w:p w14:paraId="026B4F68" w14:textId="77777777" w:rsidR="00E36F0E" w:rsidRDefault="00393DC0" w:rsidP="00E36F0E">
            <w:pPr>
              <w:rPr>
                <w:rFonts w:cs="Arial"/>
              </w:rPr>
            </w:pPr>
            <w:r>
              <w:rPr>
                <w:rFonts w:cs="Arial"/>
              </w:rPr>
              <w:t xml:space="preserve">Customer makes a connection to it through </w:t>
            </w:r>
            <w:r w:rsidRPr="009B3284">
              <w:rPr>
                <w:rFonts w:cs="Arial"/>
              </w:rPr>
              <w:t>WIRClient1</w:t>
            </w:r>
            <w:r>
              <w:rPr>
                <w:rFonts w:cs="Arial"/>
              </w:rPr>
              <w:t xml:space="preserve"> UI</w:t>
            </w:r>
          </w:p>
          <w:p w14:paraId="69D2065F" w14:textId="77777777" w:rsidR="00E36F0E" w:rsidRDefault="00393DC0" w:rsidP="00E36F0E">
            <w:pPr>
              <w:rPr>
                <w:rFonts w:cs="Arial"/>
              </w:rPr>
            </w:pPr>
            <w:r>
              <w:rPr>
                <w:rFonts w:cs="Arial"/>
              </w:rPr>
              <w:t xml:space="preserve">WIR found saved SSID/password and provides it to </w:t>
            </w:r>
            <w:r w:rsidRPr="009B3284">
              <w:rPr>
                <w:rFonts w:cs="Arial"/>
              </w:rPr>
              <w:t>WIRClient1/WIRClient2</w:t>
            </w:r>
            <w:r>
              <w:rPr>
                <w:rFonts w:cs="Arial"/>
              </w:rPr>
              <w:t>/WIRClient5</w:t>
            </w:r>
            <w:r w:rsidRPr="009B3284">
              <w:rPr>
                <w:rFonts w:cs="Arial"/>
              </w:rPr>
              <w:t xml:space="preserve"> </w:t>
            </w:r>
            <w:r>
              <w:rPr>
                <w:rFonts w:cs="Arial"/>
              </w:rPr>
              <w:t>Wi-Fi</w:t>
            </w:r>
          </w:p>
          <w:p w14:paraId="394B5BB0"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Wi-Fi finishes authentication procedure</w:t>
            </w:r>
          </w:p>
          <w:p w14:paraId="1B09531F" w14:textId="77777777" w:rsidR="00E36F0E" w:rsidRDefault="00393DC0" w:rsidP="00E36F0E">
            <w:pPr>
              <w:rPr>
                <w:rFonts w:cs="Arial"/>
              </w:rPr>
            </w:pPr>
            <w:r>
              <w:rPr>
                <w:rFonts w:cs="Arial"/>
              </w:rPr>
              <w:t>CPC sends HTTP GET request for connectivity test URL</w:t>
            </w:r>
          </w:p>
          <w:p w14:paraId="4FC67A1E" w14:textId="77777777" w:rsidR="00E36F0E" w:rsidRDefault="00393DC0" w:rsidP="00E36F0E">
            <w:pPr>
              <w:rPr>
                <w:rFonts w:cs="Arial"/>
              </w:rPr>
            </w:pPr>
            <w:r>
              <w:rPr>
                <w:rFonts w:cs="Arial"/>
              </w:rPr>
              <w:t>CPC receives 3XX redirection response</w:t>
            </w:r>
          </w:p>
          <w:p w14:paraId="0C47B109" w14:textId="77777777" w:rsidR="00E36F0E" w:rsidRDefault="00393DC0" w:rsidP="00E36F0E">
            <w:pPr>
              <w:rPr>
                <w:rFonts w:cs="Arial"/>
              </w:rPr>
            </w:pPr>
            <w:r>
              <w:rPr>
                <w:rFonts w:cs="Arial"/>
              </w:rPr>
              <w:t>CPC sends redirected URI and local IP address</w:t>
            </w:r>
          </w:p>
          <w:p w14:paraId="355F5B78" w14:textId="77777777" w:rsidR="00E36F0E" w:rsidRDefault="00393DC0" w:rsidP="00E36F0E">
            <w:pPr>
              <w:rPr>
                <w:rFonts w:cs="Arial"/>
              </w:rPr>
            </w:pPr>
            <w:r>
              <w:rPr>
                <w:rFonts w:cs="Arial"/>
              </w:rPr>
              <w:t>Landing pages displayed on WEB engine</w:t>
            </w:r>
          </w:p>
          <w:p w14:paraId="2644E316" w14:textId="77777777" w:rsidR="00E36F0E" w:rsidRDefault="00393DC0" w:rsidP="00E36F0E">
            <w:pPr>
              <w:rPr>
                <w:rFonts w:cs="Arial"/>
              </w:rPr>
            </w:pPr>
            <w:r>
              <w:rPr>
                <w:rFonts w:cs="Arial"/>
              </w:rPr>
              <w:t>Customer accepts T&amp;Cs</w:t>
            </w:r>
          </w:p>
          <w:p w14:paraId="3BC88A53" w14:textId="77777777" w:rsidR="00E36F0E" w:rsidRDefault="00393DC0" w:rsidP="00E36F0E">
            <w:pPr>
              <w:rPr>
                <w:rFonts w:cs="Arial"/>
              </w:rPr>
            </w:pPr>
            <w:r>
              <w:rPr>
                <w:rFonts w:cs="Arial"/>
              </w:rPr>
              <w:t>WEB engine make a HTTP connection with supplied local IP address and sends HTTP GET request for Wi-Fi Hotspot home page</w:t>
            </w:r>
          </w:p>
          <w:p w14:paraId="176F68FF" w14:textId="77777777" w:rsidR="00E36F0E" w:rsidRDefault="00393DC0" w:rsidP="00E36F0E">
            <w:pPr>
              <w:rPr>
                <w:rFonts w:cs="Arial"/>
              </w:rPr>
            </w:pPr>
            <w:r>
              <w:rPr>
                <w:rFonts w:cs="Arial"/>
              </w:rPr>
              <w:t>WEB engine receives home page response and display it on screen</w:t>
            </w:r>
          </w:p>
          <w:p w14:paraId="281BC61F" w14:textId="77777777" w:rsidR="00E36F0E" w:rsidRDefault="00393DC0" w:rsidP="00E36F0E">
            <w:pPr>
              <w:rPr>
                <w:rFonts w:cs="Arial"/>
              </w:rPr>
            </w:pPr>
            <w:r>
              <w:rPr>
                <w:rFonts w:cs="Arial"/>
              </w:rPr>
              <w:t>CPC sends HTTP GET request to connectivity test URL</w:t>
            </w:r>
          </w:p>
          <w:p w14:paraId="4C8C51AD" w14:textId="77777777" w:rsidR="00E36F0E" w:rsidRDefault="00393DC0" w:rsidP="00E36F0E">
            <w:pPr>
              <w:rPr>
                <w:rFonts w:cs="Arial"/>
              </w:rPr>
            </w:pPr>
            <w:r>
              <w:rPr>
                <w:rFonts w:cs="Arial"/>
              </w:rPr>
              <w:t>CPC receives 2XX OK response</w:t>
            </w:r>
          </w:p>
          <w:p w14:paraId="3E263F73" w14:textId="77777777" w:rsidR="00E36F0E" w:rsidRDefault="00393DC0" w:rsidP="00E36F0E">
            <w:pPr>
              <w:rPr>
                <w:rFonts w:cs="Arial"/>
              </w:rPr>
            </w:pPr>
            <w:r>
              <w:rPr>
                <w:rFonts w:cs="Arial"/>
              </w:rPr>
              <w:t>CPC notifies WIR internet connection success</w:t>
            </w:r>
          </w:p>
          <w:p w14:paraId="5C5D044E" w14:textId="77777777" w:rsidR="00E36F0E" w:rsidRPr="00126033" w:rsidRDefault="00393DC0" w:rsidP="00E36F0E">
            <w:pPr>
              <w:rPr>
                <w:rFonts w:cs="Arial"/>
              </w:rPr>
            </w:pPr>
            <w:r>
              <w:rPr>
                <w:rFonts w:cs="Arial"/>
              </w:rPr>
              <w:t>WIR has internet connection through Wi-Fi Hotspot</w:t>
            </w:r>
          </w:p>
        </w:tc>
      </w:tr>
      <w:tr w:rsidR="00E36F0E" w14:paraId="2D08F720"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452AEDDF" w14:textId="77777777" w:rsidR="00E36F0E" w:rsidRDefault="00393DC0" w:rsidP="00E36F0E">
            <w:pPr>
              <w:rPr>
                <w:rFonts w:cs="Arial"/>
                <w:b/>
              </w:rPr>
            </w:pPr>
            <w:r>
              <w:rPr>
                <w:rFonts w:cs="Arial"/>
                <w:b/>
              </w:rPr>
              <w:t>List of Exception Use Cases</w:t>
            </w:r>
          </w:p>
        </w:tc>
        <w:tc>
          <w:tcPr>
            <w:tcW w:w="7460" w:type="dxa"/>
            <w:tcBorders>
              <w:top w:val="single" w:sz="4" w:space="0" w:color="auto"/>
              <w:left w:val="single" w:sz="4" w:space="0" w:color="auto"/>
              <w:bottom w:val="single" w:sz="4" w:space="0" w:color="auto"/>
              <w:right w:val="single" w:sz="4" w:space="0" w:color="auto"/>
            </w:tcBorders>
            <w:hideMark/>
          </w:tcPr>
          <w:p w14:paraId="1AF46665" w14:textId="77777777" w:rsidR="00E36F0E" w:rsidRDefault="00E36F0E" w:rsidP="00E36F0E">
            <w:pPr>
              <w:rPr>
                <w:rFonts w:cs="Arial"/>
              </w:rPr>
            </w:pPr>
          </w:p>
        </w:tc>
      </w:tr>
      <w:tr w:rsidR="00E36F0E" w14:paraId="7F778BBD"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4BFD5693" w14:textId="77777777" w:rsidR="00E36F0E" w:rsidRDefault="00393DC0" w:rsidP="00E36F0E">
            <w:pPr>
              <w:rPr>
                <w:rFonts w:cs="Arial"/>
                <w:b/>
              </w:rPr>
            </w:pPr>
            <w:r>
              <w:rPr>
                <w:rFonts w:cs="Arial"/>
                <w:b/>
              </w:rPr>
              <w:t>Interfaces</w:t>
            </w:r>
          </w:p>
        </w:tc>
        <w:tc>
          <w:tcPr>
            <w:tcW w:w="7460" w:type="dxa"/>
            <w:tcBorders>
              <w:top w:val="single" w:sz="4" w:space="0" w:color="auto"/>
              <w:left w:val="single" w:sz="4" w:space="0" w:color="auto"/>
              <w:bottom w:val="single" w:sz="4" w:space="0" w:color="auto"/>
              <w:right w:val="single" w:sz="4" w:space="0" w:color="auto"/>
            </w:tcBorders>
            <w:hideMark/>
          </w:tcPr>
          <w:p w14:paraId="50EF17F9" w14:textId="77777777" w:rsidR="00E36F0E" w:rsidRDefault="00E36F0E" w:rsidP="00E36F0E">
            <w:pPr>
              <w:rPr>
                <w:rFonts w:cs="Arial"/>
              </w:rPr>
            </w:pPr>
          </w:p>
        </w:tc>
      </w:tr>
    </w:tbl>
    <w:p w14:paraId="2838BB29" w14:textId="77777777" w:rsidR="00E36F0E" w:rsidRDefault="00E36F0E" w:rsidP="00E36F0E"/>
    <w:p w14:paraId="2B4EEBD6" w14:textId="0EE38253" w:rsidR="00E36F0E" w:rsidRDefault="00393DC0" w:rsidP="00506E2F">
      <w:pPr>
        <w:pStyle w:val="Heading4"/>
      </w:pPr>
      <w:r>
        <w:t>WIR-UC-REQ-369982/B-WIRClient Wi-Fi connected to password protected Wi-Fi Hotspot again but authentication fails</w:t>
      </w:r>
    </w:p>
    <w:p w14:paraId="20634A70" w14:textId="490B528A" w:rsidR="00E36F0E" w:rsidRPr="00AE06BC" w:rsidRDefault="00E36F0E" w:rsidP="00E36F0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90"/>
        <w:gridCol w:w="7460"/>
      </w:tblGrid>
      <w:tr w:rsidR="00E36F0E" w14:paraId="4E5899BB"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1C2B6BF4" w14:textId="77777777" w:rsidR="00E36F0E" w:rsidRDefault="00393DC0" w:rsidP="00E36F0E">
            <w:pPr>
              <w:rPr>
                <w:rFonts w:cs="Arial"/>
                <w:b/>
              </w:rPr>
            </w:pPr>
            <w:r>
              <w:rPr>
                <w:rFonts w:cs="Arial"/>
                <w:b/>
              </w:rPr>
              <w:t>Actors</w:t>
            </w:r>
          </w:p>
        </w:tc>
        <w:tc>
          <w:tcPr>
            <w:tcW w:w="7460" w:type="dxa"/>
            <w:tcBorders>
              <w:top w:val="single" w:sz="4" w:space="0" w:color="auto"/>
              <w:left w:val="single" w:sz="4" w:space="0" w:color="auto"/>
              <w:bottom w:val="single" w:sz="4" w:space="0" w:color="auto"/>
              <w:right w:val="single" w:sz="4" w:space="0" w:color="auto"/>
            </w:tcBorders>
            <w:hideMark/>
          </w:tcPr>
          <w:p w14:paraId="48D92B22"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Wi-Fi, Wi-Fi Hotspot, customer, WIR</w:t>
            </w:r>
          </w:p>
        </w:tc>
      </w:tr>
      <w:tr w:rsidR="00E36F0E" w14:paraId="034D76C5"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380E87BB" w14:textId="77777777" w:rsidR="00E36F0E" w:rsidRDefault="00393DC0" w:rsidP="00E36F0E">
            <w:pPr>
              <w:rPr>
                <w:rFonts w:cs="Arial"/>
                <w:b/>
              </w:rPr>
            </w:pPr>
            <w:r>
              <w:rPr>
                <w:rFonts w:cs="Arial"/>
                <w:b/>
              </w:rPr>
              <w:t>Pre-conditions</w:t>
            </w:r>
          </w:p>
        </w:tc>
        <w:tc>
          <w:tcPr>
            <w:tcW w:w="7460" w:type="dxa"/>
            <w:tcBorders>
              <w:top w:val="single" w:sz="4" w:space="0" w:color="auto"/>
              <w:left w:val="single" w:sz="4" w:space="0" w:color="auto"/>
              <w:bottom w:val="single" w:sz="4" w:space="0" w:color="auto"/>
              <w:right w:val="single" w:sz="4" w:space="0" w:color="auto"/>
            </w:tcBorders>
            <w:hideMark/>
          </w:tcPr>
          <w:p w14:paraId="2079E0E2"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Wi-Fi turned on</w:t>
            </w:r>
          </w:p>
          <w:p w14:paraId="7EB510AB"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Wi-Fi is scanning available Wi-Fi Hotspot signal</w:t>
            </w:r>
          </w:p>
        </w:tc>
      </w:tr>
      <w:tr w:rsidR="00E36F0E" w14:paraId="68C3B78D"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4DD226C7" w14:textId="77777777" w:rsidR="00E36F0E" w:rsidRDefault="00393DC0" w:rsidP="00E36F0E">
            <w:pPr>
              <w:rPr>
                <w:rFonts w:cs="Arial"/>
                <w:b/>
              </w:rPr>
            </w:pPr>
            <w:r>
              <w:rPr>
                <w:rFonts w:cs="Arial"/>
                <w:b/>
              </w:rPr>
              <w:t>Scenario Description</w:t>
            </w:r>
          </w:p>
        </w:tc>
        <w:tc>
          <w:tcPr>
            <w:tcW w:w="7460" w:type="dxa"/>
            <w:tcBorders>
              <w:top w:val="single" w:sz="4" w:space="0" w:color="auto"/>
              <w:left w:val="single" w:sz="4" w:space="0" w:color="auto"/>
              <w:bottom w:val="single" w:sz="4" w:space="0" w:color="auto"/>
              <w:right w:val="single" w:sz="4" w:space="0" w:color="auto"/>
            </w:tcBorders>
            <w:hideMark/>
          </w:tcPr>
          <w:p w14:paraId="12267784" w14:textId="77777777" w:rsidR="00E36F0E" w:rsidRDefault="00393DC0" w:rsidP="00E36F0E">
            <w:pPr>
              <w:rPr>
                <w:rFonts w:cs="Arial"/>
              </w:rPr>
            </w:pPr>
            <w:r>
              <w:rPr>
                <w:rFonts w:cs="Arial"/>
              </w:rPr>
              <w:t>Saved password is not valid and customer enters password</w:t>
            </w:r>
          </w:p>
        </w:tc>
      </w:tr>
      <w:tr w:rsidR="00E36F0E" w14:paraId="498926B5" w14:textId="77777777" w:rsidTr="00E36F0E">
        <w:trPr>
          <w:trHeight w:val="584"/>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376589B2" w14:textId="77777777" w:rsidR="00E36F0E" w:rsidRDefault="00393DC0" w:rsidP="00E36F0E">
            <w:pPr>
              <w:rPr>
                <w:rFonts w:cs="Arial"/>
                <w:b/>
              </w:rPr>
            </w:pPr>
            <w:r>
              <w:rPr>
                <w:rFonts w:cs="Arial"/>
                <w:b/>
              </w:rPr>
              <w:t>Post-conditions</w:t>
            </w:r>
          </w:p>
        </w:tc>
        <w:tc>
          <w:tcPr>
            <w:tcW w:w="7460" w:type="dxa"/>
            <w:tcBorders>
              <w:top w:val="single" w:sz="4" w:space="0" w:color="auto"/>
              <w:left w:val="single" w:sz="4" w:space="0" w:color="auto"/>
              <w:bottom w:val="single" w:sz="4" w:space="0" w:color="auto"/>
              <w:right w:val="single" w:sz="4" w:space="0" w:color="auto"/>
            </w:tcBorders>
            <w:hideMark/>
          </w:tcPr>
          <w:p w14:paraId="4D60339A"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Wi-Fi finds an available password protected Wi-Fi Hotspot</w:t>
            </w:r>
          </w:p>
          <w:p w14:paraId="7EA86EC9" w14:textId="77777777" w:rsidR="00E36F0E" w:rsidRDefault="00393DC0" w:rsidP="00E36F0E">
            <w:pPr>
              <w:rPr>
                <w:rFonts w:cs="Arial"/>
              </w:rPr>
            </w:pPr>
            <w:r>
              <w:rPr>
                <w:rFonts w:cs="Arial"/>
              </w:rPr>
              <w:t xml:space="preserve">WIR found saved SSID/password and provides it to </w:t>
            </w:r>
            <w:r w:rsidRPr="009B3284">
              <w:rPr>
                <w:rFonts w:cs="Arial"/>
              </w:rPr>
              <w:t>WIRClient1/WIRClient2</w:t>
            </w:r>
            <w:r>
              <w:rPr>
                <w:rFonts w:cs="Arial"/>
              </w:rPr>
              <w:t>/WIRClient5</w:t>
            </w:r>
            <w:r w:rsidRPr="009B3284">
              <w:rPr>
                <w:rFonts w:cs="Arial"/>
              </w:rPr>
              <w:t xml:space="preserve"> </w:t>
            </w:r>
            <w:r>
              <w:rPr>
                <w:rFonts w:cs="Arial"/>
              </w:rPr>
              <w:t>Wi-Fi</w:t>
            </w:r>
          </w:p>
          <w:p w14:paraId="1EAF1F0A"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Wi-Fi fails authentication procedure due to password changed since last connection</w:t>
            </w:r>
          </w:p>
          <w:p w14:paraId="3F468C96" w14:textId="77777777" w:rsidR="00E36F0E" w:rsidRDefault="00393DC0" w:rsidP="00E36F0E">
            <w:pPr>
              <w:rPr>
                <w:rFonts w:cs="Arial"/>
              </w:rPr>
            </w:pPr>
            <w:r>
              <w:rPr>
                <w:rFonts w:cs="Arial"/>
              </w:rPr>
              <w:t xml:space="preserve">Wi-Fi Hotspot password enter screen is shown on </w:t>
            </w:r>
            <w:r w:rsidRPr="009B3284">
              <w:rPr>
                <w:rFonts w:cs="Arial"/>
              </w:rPr>
              <w:t>WIRClient1</w:t>
            </w:r>
            <w:r>
              <w:rPr>
                <w:rFonts w:cs="Arial"/>
              </w:rPr>
              <w:t xml:space="preserve"> display</w:t>
            </w:r>
          </w:p>
          <w:p w14:paraId="108C3B0D" w14:textId="77777777" w:rsidR="00E36F0E" w:rsidRDefault="00393DC0" w:rsidP="00E36F0E">
            <w:pPr>
              <w:rPr>
                <w:rFonts w:cs="Arial"/>
              </w:rPr>
            </w:pPr>
            <w:r>
              <w:rPr>
                <w:rFonts w:cs="Arial"/>
              </w:rPr>
              <w:t>Customer enters password</w:t>
            </w:r>
          </w:p>
          <w:p w14:paraId="6EC20C0E"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Wi-Fi client finishes authentication procedure</w:t>
            </w:r>
          </w:p>
          <w:p w14:paraId="255566FB" w14:textId="77777777" w:rsidR="00E36F0E" w:rsidRDefault="00393DC0" w:rsidP="00E36F0E">
            <w:pPr>
              <w:rPr>
                <w:rFonts w:cs="Arial"/>
              </w:rPr>
            </w:pPr>
            <w:r>
              <w:rPr>
                <w:rFonts w:cs="Arial"/>
              </w:rPr>
              <w:t>CPC sends HTTP GET request to connectivity test URL</w:t>
            </w:r>
          </w:p>
          <w:p w14:paraId="585C6241" w14:textId="77777777" w:rsidR="00E36F0E" w:rsidRDefault="00393DC0" w:rsidP="00E36F0E">
            <w:pPr>
              <w:rPr>
                <w:rFonts w:cs="Arial"/>
              </w:rPr>
            </w:pPr>
            <w:r>
              <w:rPr>
                <w:rFonts w:cs="Arial"/>
              </w:rPr>
              <w:t>CPC receives 2XX OK response</w:t>
            </w:r>
          </w:p>
          <w:p w14:paraId="6B3244DB" w14:textId="77777777" w:rsidR="00E36F0E" w:rsidRDefault="00393DC0" w:rsidP="00E36F0E">
            <w:pPr>
              <w:rPr>
                <w:rFonts w:cs="Arial"/>
              </w:rPr>
            </w:pPr>
            <w:r>
              <w:rPr>
                <w:rFonts w:cs="Arial"/>
              </w:rPr>
              <w:t>CPC notifies WIR internet connection success</w:t>
            </w:r>
          </w:p>
          <w:p w14:paraId="02887F52" w14:textId="77777777" w:rsidR="00E36F0E" w:rsidRPr="00126033" w:rsidRDefault="00393DC0" w:rsidP="00E36F0E">
            <w:pPr>
              <w:rPr>
                <w:rFonts w:cs="Arial"/>
              </w:rPr>
            </w:pPr>
            <w:r>
              <w:rPr>
                <w:rFonts w:cs="Arial"/>
              </w:rPr>
              <w:t>WIR has internet connection through Wi-Fi Hotspot</w:t>
            </w:r>
          </w:p>
        </w:tc>
      </w:tr>
      <w:tr w:rsidR="00E36F0E" w14:paraId="4E3166AA"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2D9ED742" w14:textId="77777777" w:rsidR="00E36F0E" w:rsidRDefault="00393DC0" w:rsidP="00E36F0E">
            <w:pPr>
              <w:rPr>
                <w:rFonts w:cs="Arial"/>
                <w:b/>
              </w:rPr>
            </w:pPr>
            <w:r>
              <w:rPr>
                <w:rFonts w:cs="Arial"/>
                <w:b/>
              </w:rPr>
              <w:t>List of Exception Use Cases</w:t>
            </w:r>
          </w:p>
        </w:tc>
        <w:tc>
          <w:tcPr>
            <w:tcW w:w="7460" w:type="dxa"/>
            <w:tcBorders>
              <w:top w:val="single" w:sz="4" w:space="0" w:color="auto"/>
              <w:left w:val="single" w:sz="4" w:space="0" w:color="auto"/>
              <w:bottom w:val="single" w:sz="4" w:space="0" w:color="auto"/>
              <w:right w:val="single" w:sz="4" w:space="0" w:color="auto"/>
            </w:tcBorders>
            <w:hideMark/>
          </w:tcPr>
          <w:p w14:paraId="41B4BFDD" w14:textId="77777777" w:rsidR="00E36F0E" w:rsidRDefault="00E36F0E" w:rsidP="00E36F0E">
            <w:pPr>
              <w:rPr>
                <w:rFonts w:cs="Arial"/>
              </w:rPr>
            </w:pPr>
          </w:p>
        </w:tc>
      </w:tr>
      <w:tr w:rsidR="00E36F0E" w14:paraId="039D4275"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583C5861" w14:textId="77777777" w:rsidR="00E36F0E" w:rsidRDefault="00393DC0" w:rsidP="00E36F0E">
            <w:pPr>
              <w:rPr>
                <w:rFonts w:cs="Arial"/>
                <w:b/>
              </w:rPr>
            </w:pPr>
            <w:r>
              <w:rPr>
                <w:rFonts w:cs="Arial"/>
                <w:b/>
              </w:rPr>
              <w:t>Interfaces</w:t>
            </w:r>
          </w:p>
        </w:tc>
        <w:tc>
          <w:tcPr>
            <w:tcW w:w="7460" w:type="dxa"/>
            <w:tcBorders>
              <w:top w:val="single" w:sz="4" w:space="0" w:color="auto"/>
              <w:left w:val="single" w:sz="4" w:space="0" w:color="auto"/>
              <w:bottom w:val="single" w:sz="4" w:space="0" w:color="auto"/>
              <w:right w:val="single" w:sz="4" w:space="0" w:color="auto"/>
            </w:tcBorders>
            <w:hideMark/>
          </w:tcPr>
          <w:p w14:paraId="1E176C2A" w14:textId="77777777" w:rsidR="00E36F0E" w:rsidRDefault="00E36F0E" w:rsidP="00E36F0E">
            <w:pPr>
              <w:rPr>
                <w:rFonts w:cs="Arial"/>
              </w:rPr>
            </w:pPr>
          </w:p>
        </w:tc>
      </w:tr>
    </w:tbl>
    <w:p w14:paraId="430B22A6" w14:textId="77777777" w:rsidR="00E36F0E" w:rsidRDefault="00E36F0E" w:rsidP="00E36F0E"/>
    <w:p w14:paraId="5A37C9D5" w14:textId="534AB577" w:rsidR="00E36F0E" w:rsidRDefault="00393DC0" w:rsidP="00506E2F">
      <w:pPr>
        <w:pStyle w:val="Heading4"/>
      </w:pPr>
      <w:r>
        <w:lastRenderedPageBreak/>
        <w:t>WIR-UC-REQ-369983/B-Wi-Fi connection lost after Wi-Fi Hotspot timeout</w:t>
      </w:r>
    </w:p>
    <w:p w14:paraId="0645F81B" w14:textId="742079BB" w:rsidR="00E36F0E" w:rsidRPr="00AE06BC" w:rsidRDefault="00E36F0E" w:rsidP="00E36F0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90"/>
        <w:gridCol w:w="7460"/>
      </w:tblGrid>
      <w:tr w:rsidR="00E36F0E" w14:paraId="5E6EF588"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454BD7BC" w14:textId="77777777" w:rsidR="00E36F0E" w:rsidRDefault="00393DC0" w:rsidP="00E36F0E">
            <w:pPr>
              <w:rPr>
                <w:rFonts w:cs="Arial"/>
                <w:b/>
              </w:rPr>
            </w:pPr>
            <w:r>
              <w:rPr>
                <w:rFonts w:cs="Arial"/>
                <w:b/>
              </w:rPr>
              <w:t>Actors</w:t>
            </w:r>
          </w:p>
        </w:tc>
        <w:tc>
          <w:tcPr>
            <w:tcW w:w="7460" w:type="dxa"/>
            <w:tcBorders>
              <w:top w:val="single" w:sz="4" w:space="0" w:color="auto"/>
              <w:left w:val="single" w:sz="4" w:space="0" w:color="auto"/>
              <w:bottom w:val="single" w:sz="4" w:space="0" w:color="auto"/>
              <w:right w:val="single" w:sz="4" w:space="0" w:color="auto"/>
            </w:tcBorders>
            <w:hideMark/>
          </w:tcPr>
          <w:p w14:paraId="09A01C6B"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Wi-Fi, Wi-Fi Hotspot, WIR</w:t>
            </w:r>
          </w:p>
        </w:tc>
      </w:tr>
      <w:tr w:rsidR="00E36F0E" w14:paraId="768FDF4C"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61CE593E" w14:textId="77777777" w:rsidR="00E36F0E" w:rsidRDefault="00393DC0" w:rsidP="00E36F0E">
            <w:pPr>
              <w:rPr>
                <w:rFonts w:cs="Arial"/>
                <w:b/>
              </w:rPr>
            </w:pPr>
            <w:r>
              <w:rPr>
                <w:rFonts w:cs="Arial"/>
                <w:b/>
              </w:rPr>
              <w:t>Pre-conditions</w:t>
            </w:r>
          </w:p>
        </w:tc>
        <w:tc>
          <w:tcPr>
            <w:tcW w:w="7460" w:type="dxa"/>
            <w:tcBorders>
              <w:top w:val="single" w:sz="4" w:space="0" w:color="auto"/>
              <w:left w:val="single" w:sz="4" w:space="0" w:color="auto"/>
              <w:bottom w:val="single" w:sz="4" w:space="0" w:color="auto"/>
              <w:right w:val="single" w:sz="4" w:space="0" w:color="auto"/>
            </w:tcBorders>
            <w:hideMark/>
          </w:tcPr>
          <w:p w14:paraId="44427C82"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Wi-Fi is connected to Wi-Fi Hotspot</w:t>
            </w:r>
          </w:p>
          <w:p w14:paraId="45AF7106" w14:textId="77777777" w:rsidR="00E36F0E" w:rsidRDefault="00393DC0" w:rsidP="00E36F0E">
            <w:pPr>
              <w:rPr>
                <w:rFonts w:cs="Arial"/>
              </w:rPr>
            </w:pPr>
            <w:r>
              <w:rPr>
                <w:rFonts w:cs="Arial"/>
              </w:rPr>
              <w:t xml:space="preserve">WIR has internet connection through </w:t>
            </w:r>
            <w:r w:rsidRPr="009B3284">
              <w:rPr>
                <w:rFonts w:cs="Arial"/>
              </w:rPr>
              <w:t xml:space="preserve">WIRClient1/WIRClient2 </w:t>
            </w:r>
            <w:r>
              <w:rPr>
                <w:rFonts w:cs="Arial"/>
              </w:rPr>
              <w:t>Wi-Fi</w:t>
            </w:r>
          </w:p>
        </w:tc>
      </w:tr>
      <w:tr w:rsidR="00E36F0E" w14:paraId="5B0955EA"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08766AF0" w14:textId="77777777" w:rsidR="00E36F0E" w:rsidRDefault="00393DC0" w:rsidP="00E36F0E">
            <w:pPr>
              <w:rPr>
                <w:rFonts w:cs="Arial"/>
                <w:b/>
              </w:rPr>
            </w:pPr>
            <w:r>
              <w:rPr>
                <w:rFonts w:cs="Arial"/>
                <w:b/>
              </w:rPr>
              <w:t>Scenario Description</w:t>
            </w:r>
          </w:p>
        </w:tc>
        <w:tc>
          <w:tcPr>
            <w:tcW w:w="7460" w:type="dxa"/>
            <w:tcBorders>
              <w:top w:val="single" w:sz="4" w:space="0" w:color="auto"/>
              <w:left w:val="single" w:sz="4" w:space="0" w:color="auto"/>
              <w:bottom w:val="single" w:sz="4" w:space="0" w:color="auto"/>
              <w:right w:val="single" w:sz="4" w:space="0" w:color="auto"/>
            </w:tcBorders>
            <w:hideMark/>
          </w:tcPr>
          <w:p w14:paraId="41F12445"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Wi-Fi connection lost after timeout</w:t>
            </w:r>
          </w:p>
        </w:tc>
      </w:tr>
      <w:tr w:rsidR="00E36F0E" w14:paraId="356995C4" w14:textId="77777777" w:rsidTr="00E36F0E">
        <w:trPr>
          <w:trHeight w:val="584"/>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1031CC99" w14:textId="77777777" w:rsidR="00E36F0E" w:rsidRDefault="00393DC0" w:rsidP="00E36F0E">
            <w:pPr>
              <w:rPr>
                <w:rFonts w:cs="Arial"/>
                <w:b/>
              </w:rPr>
            </w:pPr>
            <w:r>
              <w:rPr>
                <w:rFonts w:cs="Arial"/>
                <w:b/>
              </w:rPr>
              <w:t>Post-conditions</w:t>
            </w:r>
          </w:p>
        </w:tc>
        <w:tc>
          <w:tcPr>
            <w:tcW w:w="7460" w:type="dxa"/>
            <w:tcBorders>
              <w:top w:val="single" w:sz="4" w:space="0" w:color="auto"/>
              <w:left w:val="single" w:sz="4" w:space="0" w:color="auto"/>
              <w:bottom w:val="single" w:sz="4" w:space="0" w:color="auto"/>
              <w:right w:val="single" w:sz="4" w:space="0" w:color="auto"/>
            </w:tcBorders>
            <w:hideMark/>
          </w:tcPr>
          <w:p w14:paraId="6182D435" w14:textId="77777777" w:rsidR="00E36F0E" w:rsidRDefault="00393DC0" w:rsidP="00E36F0E">
            <w:pPr>
              <w:rPr>
                <w:rFonts w:cs="Arial"/>
              </w:rPr>
            </w:pPr>
            <w:r>
              <w:rPr>
                <w:rFonts w:cs="Arial"/>
              </w:rPr>
              <w:t>Wi-Fi Hotspot connection timer expired</w:t>
            </w:r>
          </w:p>
          <w:p w14:paraId="7313F228" w14:textId="77777777" w:rsidR="00E36F0E" w:rsidRDefault="00393DC0" w:rsidP="00E36F0E">
            <w:pPr>
              <w:rPr>
                <w:rFonts w:cs="Arial"/>
              </w:rPr>
            </w:pPr>
            <w:r>
              <w:rPr>
                <w:rFonts w:cs="Arial"/>
              </w:rPr>
              <w:t>Wi-Fi Hotspot redirect all HTTP request and ignore all other internet traffic</w:t>
            </w:r>
          </w:p>
          <w:p w14:paraId="5F3DE0DD" w14:textId="77777777" w:rsidR="00E36F0E" w:rsidRDefault="00393DC0" w:rsidP="00E36F0E">
            <w:pPr>
              <w:rPr>
                <w:rFonts w:cs="Arial"/>
              </w:rPr>
            </w:pPr>
            <w:r>
              <w:rPr>
                <w:rFonts w:cs="Arial"/>
              </w:rPr>
              <w:t xml:space="preserve">WIR application receives a socket error </w:t>
            </w:r>
            <w:r w:rsidRPr="00380593">
              <w:rPr>
                <w:rFonts w:cs="Arial"/>
              </w:rPr>
              <w:t>(</w:t>
            </w:r>
            <w:r>
              <w:rPr>
                <w:rFonts w:cs="Arial"/>
              </w:rPr>
              <w:t>e</w:t>
            </w:r>
            <w:r w:rsidRPr="00380593">
              <w:rPr>
                <w:rFonts w:cs="Arial"/>
              </w:rPr>
              <w:t xml:space="preserve">x. destination unreachable) </w:t>
            </w:r>
            <w:r>
              <w:rPr>
                <w:rFonts w:cs="Arial"/>
              </w:rPr>
              <w:t>for 5 times consecutively</w:t>
            </w:r>
          </w:p>
          <w:p w14:paraId="63E873B2" w14:textId="77777777" w:rsidR="00E36F0E" w:rsidRDefault="00393DC0" w:rsidP="00E36F0E">
            <w:pPr>
              <w:rPr>
                <w:rFonts w:cs="Arial"/>
              </w:rPr>
            </w:pPr>
            <w:r>
              <w:rPr>
                <w:rFonts w:cs="Arial"/>
              </w:rPr>
              <w:t>WIR application reports the socket error to WIR</w:t>
            </w:r>
          </w:p>
          <w:p w14:paraId="67AB65B4" w14:textId="77777777" w:rsidR="00E36F0E" w:rsidRPr="00126033" w:rsidRDefault="00393DC0" w:rsidP="00E36F0E">
            <w:pPr>
              <w:rPr>
                <w:rFonts w:cs="Arial"/>
              </w:rPr>
            </w:pPr>
            <w:r>
              <w:rPr>
                <w:rFonts w:cs="Arial"/>
              </w:rPr>
              <w:t>WIR sends network interface down notification to all WIR app which is using the WLAN</w:t>
            </w:r>
          </w:p>
        </w:tc>
      </w:tr>
      <w:tr w:rsidR="00E36F0E" w14:paraId="14ED3834"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2EA33ED8" w14:textId="77777777" w:rsidR="00E36F0E" w:rsidRDefault="00393DC0" w:rsidP="00E36F0E">
            <w:pPr>
              <w:rPr>
                <w:rFonts w:cs="Arial"/>
                <w:b/>
              </w:rPr>
            </w:pPr>
            <w:r>
              <w:rPr>
                <w:rFonts w:cs="Arial"/>
                <w:b/>
              </w:rPr>
              <w:t>List of Exception Use Cases</w:t>
            </w:r>
          </w:p>
        </w:tc>
        <w:tc>
          <w:tcPr>
            <w:tcW w:w="7460" w:type="dxa"/>
            <w:tcBorders>
              <w:top w:val="single" w:sz="4" w:space="0" w:color="auto"/>
              <w:left w:val="single" w:sz="4" w:space="0" w:color="auto"/>
              <w:bottom w:val="single" w:sz="4" w:space="0" w:color="auto"/>
              <w:right w:val="single" w:sz="4" w:space="0" w:color="auto"/>
            </w:tcBorders>
            <w:hideMark/>
          </w:tcPr>
          <w:p w14:paraId="47AEB89D" w14:textId="77777777" w:rsidR="00E36F0E" w:rsidRDefault="00E36F0E" w:rsidP="00E36F0E">
            <w:pPr>
              <w:rPr>
                <w:rFonts w:cs="Arial"/>
              </w:rPr>
            </w:pPr>
          </w:p>
        </w:tc>
      </w:tr>
      <w:tr w:rsidR="00E36F0E" w14:paraId="562F8626"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6B91DC35" w14:textId="77777777" w:rsidR="00E36F0E" w:rsidRDefault="00393DC0" w:rsidP="00E36F0E">
            <w:pPr>
              <w:rPr>
                <w:rFonts w:cs="Arial"/>
                <w:b/>
              </w:rPr>
            </w:pPr>
            <w:r>
              <w:rPr>
                <w:rFonts w:cs="Arial"/>
                <w:b/>
              </w:rPr>
              <w:t>Interfaces</w:t>
            </w:r>
          </w:p>
        </w:tc>
        <w:tc>
          <w:tcPr>
            <w:tcW w:w="7460" w:type="dxa"/>
            <w:tcBorders>
              <w:top w:val="single" w:sz="4" w:space="0" w:color="auto"/>
              <w:left w:val="single" w:sz="4" w:space="0" w:color="auto"/>
              <w:bottom w:val="single" w:sz="4" w:space="0" w:color="auto"/>
              <w:right w:val="single" w:sz="4" w:space="0" w:color="auto"/>
            </w:tcBorders>
            <w:hideMark/>
          </w:tcPr>
          <w:p w14:paraId="55B9DBBB" w14:textId="77777777" w:rsidR="00E36F0E" w:rsidRDefault="00E36F0E" w:rsidP="00E36F0E">
            <w:pPr>
              <w:rPr>
                <w:rFonts w:cs="Arial"/>
              </w:rPr>
            </w:pPr>
          </w:p>
        </w:tc>
      </w:tr>
    </w:tbl>
    <w:p w14:paraId="783A4B40" w14:textId="77777777" w:rsidR="00E36F0E" w:rsidRDefault="00E36F0E" w:rsidP="00E36F0E"/>
    <w:p w14:paraId="246BAA26" w14:textId="7EF330F9" w:rsidR="00E36F0E" w:rsidRDefault="00393DC0" w:rsidP="00506E2F">
      <w:pPr>
        <w:pStyle w:val="Heading4"/>
      </w:pPr>
      <w:r>
        <w:t>WIR-UC-REQ-369984/B-Wi-Fi connection lost due to Wi-Fi signal becomes too weak</w:t>
      </w:r>
    </w:p>
    <w:p w14:paraId="2E790F38" w14:textId="52AAC5FA" w:rsidR="00E36F0E" w:rsidRPr="00AE06BC" w:rsidRDefault="00E36F0E" w:rsidP="00E36F0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90"/>
        <w:gridCol w:w="7460"/>
      </w:tblGrid>
      <w:tr w:rsidR="00E36F0E" w14:paraId="01C1674C"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75499FCC" w14:textId="77777777" w:rsidR="00E36F0E" w:rsidRDefault="00393DC0" w:rsidP="00E36F0E">
            <w:pPr>
              <w:rPr>
                <w:rFonts w:cs="Arial"/>
                <w:b/>
              </w:rPr>
            </w:pPr>
            <w:r>
              <w:rPr>
                <w:rFonts w:cs="Arial"/>
                <w:b/>
              </w:rPr>
              <w:t>Actors</w:t>
            </w:r>
          </w:p>
        </w:tc>
        <w:tc>
          <w:tcPr>
            <w:tcW w:w="7460" w:type="dxa"/>
            <w:tcBorders>
              <w:top w:val="single" w:sz="4" w:space="0" w:color="auto"/>
              <w:left w:val="single" w:sz="4" w:space="0" w:color="auto"/>
              <w:bottom w:val="single" w:sz="4" w:space="0" w:color="auto"/>
              <w:right w:val="single" w:sz="4" w:space="0" w:color="auto"/>
            </w:tcBorders>
            <w:hideMark/>
          </w:tcPr>
          <w:p w14:paraId="248447C0"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Wi-Fi, Wi-Fi Hotspot, customer, WIR</w:t>
            </w:r>
          </w:p>
        </w:tc>
      </w:tr>
      <w:tr w:rsidR="00E36F0E" w14:paraId="074C890A"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73A47A37" w14:textId="77777777" w:rsidR="00E36F0E" w:rsidRDefault="00393DC0" w:rsidP="00E36F0E">
            <w:pPr>
              <w:rPr>
                <w:rFonts w:cs="Arial"/>
                <w:b/>
              </w:rPr>
            </w:pPr>
            <w:r>
              <w:rPr>
                <w:rFonts w:cs="Arial"/>
                <w:b/>
              </w:rPr>
              <w:t>Pre-conditions</w:t>
            </w:r>
          </w:p>
        </w:tc>
        <w:tc>
          <w:tcPr>
            <w:tcW w:w="7460" w:type="dxa"/>
            <w:tcBorders>
              <w:top w:val="single" w:sz="4" w:space="0" w:color="auto"/>
              <w:left w:val="single" w:sz="4" w:space="0" w:color="auto"/>
              <w:bottom w:val="single" w:sz="4" w:space="0" w:color="auto"/>
              <w:right w:val="single" w:sz="4" w:space="0" w:color="auto"/>
            </w:tcBorders>
            <w:hideMark/>
          </w:tcPr>
          <w:p w14:paraId="07F18540"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Wi-Fi is connected to Wi-Fi Hotspot</w:t>
            </w:r>
          </w:p>
          <w:p w14:paraId="579196A1" w14:textId="77777777" w:rsidR="00E36F0E" w:rsidRDefault="00393DC0" w:rsidP="00E36F0E">
            <w:pPr>
              <w:rPr>
                <w:rFonts w:cs="Arial"/>
              </w:rPr>
            </w:pPr>
            <w:r>
              <w:rPr>
                <w:rFonts w:cs="Arial"/>
              </w:rPr>
              <w:t xml:space="preserve">WIR has internet connection through </w:t>
            </w:r>
            <w:r w:rsidRPr="009B3284">
              <w:rPr>
                <w:rFonts w:cs="Arial"/>
              </w:rPr>
              <w:t>WIRClient1/WIRClient2</w:t>
            </w:r>
            <w:r>
              <w:rPr>
                <w:rFonts w:cs="Arial"/>
              </w:rPr>
              <w:t>/WIRClient5</w:t>
            </w:r>
            <w:r w:rsidRPr="009B3284">
              <w:rPr>
                <w:rFonts w:cs="Arial"/>
              </w:rPr>
              <w:t xml:space="preserve"> </w:t>
            </w:r>
            <w:r>
              <w:rPr>
                <w:rFonts w:cs="Arial"/>
              </w:rPr>
              <w:t>Wi-Fi</w:t>
            </w:r>
          </w:p>
        </w:tc>
      </w:tr>
      <w:tr w:rsidR="00E36F0E" w14:paraId="35631275"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1E32035A" w14:textId="77777777" w:rsidR="00E36F0E" w:rsidRDefault="00393DC0" w:rsidP="00E36F0E">
            <w:pPr>
              <w:rPr>
                <w:rFonts w:cs="Arial"/>
                <w:b/>
              </w:rPr>
            </w:pPr>
            <w:r>
              <w:rPr>
                <w:rFonts w:cs="Arial"/>
                <w:b/>
              </w:rPr>
              <w:t>Scenario Description</w:t>
            </w:r>
          </w:p>
        </w:tc>
        <w:tc>
          <w:tcPr>
            <w:tcW w:w="7460" w:type="dxa"/>
            <w:tcBorders>
              <w:top w:val="single" w:sz="4" w:space="0" w:color="auto"/>
              <w:left w:val="single" w:sz="4" w:space="0" w:color="auto"/>
              <w:bottom w:val="single" w:sz="4" w:space="0" w:color="auto"/>
              <w:right w:val="single" w:sz="4" w:space="0" w:color="auto"/>
            </w:tcBorders>
            <w:hideMark/>
          </w:tcPr>
          <w:p w14:paraId="7FB74871"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Wi-Fi lost connection when signal becomes weak</w:t>
            </w:r>
          </w:p>
        </w:tc>
      </w:tr>
      <w:tr w:rsidR="00E36F0E" w14:paraId="1333FA05" w14:textId="77777777" w:rsidTr="00E36F0E">
        <w:trPr>
          <w:trHeight w:val="584"/>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34C7F2A3" w14:textId="77777777" w:rsidR="00E36F0E" w:rsidRDefault="00393DC0" w:rsidP="00E36F0E">
            <w:pPr>
              <w:rPr>
                <w:rFonts w:cs="Arial"/>
                <w:b/>
              </w:rPr>
            </w:pPr>
            <w:r>
              <w:rPr>
                <w:rFonts w:cs="Arial"/>
                <w:b/>
              </w:rPr>
              <w:t>Post-conditions</w:t>
            </w:r>
          </w:p>
        </w:tc>
        <w:tc>
          <w:tcPr>
            <w:tcW w:w="7460" w:type="dxa"/>
            <w:tcBorders>
              <w:top w:val="single" w:sz="4" w:space="0" w:color="auto"/>
              <w:left w:val="single" w:sz="4" w:space="0" w:color="auto"/>
              <w:bottom w:val="single" w:sz="4" w:space="0" w:color="auto"/>
              <w:right w:val="single" w:sz="4" w:space="0" w:color="auto"/>
            </w:tcBorders>
            <w:hideMark/>
          </w:tcPr>
          <w:p w14:paraId="75B432C6" w14:textId="77777777" w:rsidR="00E36F0E" w:rsidRDefault="00393DC0" w:rsidP="00E36F0E">
            <w:pPr>
              <w:rPr>
                <w:rFonts w:cs="Arial"/>
              </w:rPr>
            </w:pPr>
            <w:r>
              <w:rPr>
                <w:rFonts w:cs="Arial"/>
              </w:rPr>
              <w:t>Customer drive vehicle</w:t>
            </w:r>
          </w:p>
          <w:p w14:paraId="1D0CD4C9" w14:textId="77777777" w:rsidR="00E36F0E" w:rsidRDefault="00393DC0" w:rsidP="00E36F0E">
            <w:pPr>
              <w:rPr>
                <w:rFonts w:cs="Arial"/>
              </w:rPr>
            </w:pPr>
            <w:r>
              <w:rPr>
                <w:rFonts w:cs="Arial"/>
              </w:rPr>
              <w:t>Wi-Fi connection lost</w:t>
            </w:r>
          </w:p>
          <w:p w14:paraId="104BEA6E"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WLAN notifies WIR connection lost event</w:t>
            </w:r>
          </w:p>
          <w:p w14:paraId="4B6D3568" w14:textId="77777777" w:rsidR="00E36F0E" w:rsidRDefault="00393DC0" w:rsidP="00E36F0E">
            <w:pPr>
              <w:rPr>
                <w:rFonts w:cs="Arial"/>
              </w:rPr>
            </w:pPr>
            <w:r>
              <w:rPr>
                <w:rFonts w:cs="Arial"/>
              </w:rPr>
              <w:t>WIR detects Wi-Fi connection lost</w:t>
            </w:r>
          </w:p>
          <w:p w14:paraId="37A6C082" w14:textId="77777777" w:rsidR="00E36F0E" w:rsidRPr="00126033" w:rsidRDefault="00393DC0" w:rsidP="00E36F0E">
            <w:pPr>
              <w:rPr>
                <w:rFonts w:cs="Arial"/>
              </w:rPr>
            </w:pPr>
            <w:r>
              <w:rPr>
                <w:rFonts w:cs="Arial"/>
              </w:rPr>
              <w:t>WIR notifies WIR app network interface down event</w:t>
            </w:r>
          </w:p>
        </w:tc>
      </w:tr>
      <w:tr w:rsidR="00E36F0E" w14:paraId="690CD3BB"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4C0B4D89" w14:textId="77777777" w:rsidR="00E36F0E" w:rsidRDefault="00393DC0" w:rsidP="00E36F0E">
            <w:pPr>
              <w:rPr>
                <w:rFonts w:cs="Arial"/>
                <w:b/>
              </w:rPr>
            </w:pPr>
            <w:r>
              <w:rPr>
                <w:rFonts w:cs="Arial"/>
                <w:b/>
              </w:rPr>
              <w:t>List of Exception Use Cases</w:t>
            </w:r>
          </w:p>
        </w:tc>
        <w:tc>
          <w:tcPr>
            <w:tcW w:w="7460" w:type="dxa"/>
            <w:tcBorders>
              <w:top w:val="single" w:sz="4" w:space="0" w:color="auto"/>
              <w:left w:val="single" w:sz="4" w:space="0" w:color="auto"/>
              <w:bottom w:val="single" w:sz="4" w:space="0" w:color="auto"/>
              <w:right w:val="single" w:sz="4" w:space="0" w:color="auto"/>
            </w:tcBorders>
            <w:hideMark/>
          </w:tcPr>
          <w:p w14:paraId="68AA51B1" w14:textId="77777777" w:rsidR="00E36F0E" w:rsidRDefault="00E36F0E" w:rsidP="00E36F0E">
            <w:pPr>
              <w:rPr>
                <w:rFonts w:cs="Arial"/>
              </w:rPr>
            </w:pPr>
          </w:p>
        </w:tc>
      </w:tr>
      <w:tr w:rsidR="00E36F0E" w14:paraId="4A98EF25"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2C23A45F" w14:textId="77777777" w:rsidR="00E36F0E" w:rsidRDefault="00393DC0" w:rsidP="00E36F0E">
            <w:pPr>
              <w:rPr>
                <w:rFonts w:cs="Arial"/>
                <w:b/>
              </w:rPr>
            </w:pPr>
            <w:r>
              <w:rPr>
                <w:rFonts w:cs="Arial"/>
                <w:b/>
              </w:rPr>
              <w:t>Interfaces</w:t>
            </w:r>
          </w:p>
        </w:tc>
        <w:tc>
          <w:tcPr>
            <w:tcW w:w="7460" w:type="dxa"/>
            <w:tcBorders>
              <w:top w:val="single" w:sz="4" w:space="0" w:color="auto"/>
              <w:left w:val="single" w:sz="4" w:space="0" w:color="auto"/>
              <w:bottom w:val="single" w:sz="4" w:space="0" w:color="auto"/>
              <w:right w:val="single" w:sz="4" w:space="0" w:color="auto"/>
            </w:tcBorders>
            <w:hideMark/>
          </w:tcPr>
          <w:p w14:paraId="6E659884" w14:textId="77777777" w:rsidR="00E36F0E" w:rsidRDefault="00E36F0E" w:rsidP="00E36F0E">
            <w:pPr>
              <w:rPr>
                <w:rFonts w:cs="Arial"/>
              </w:rPr>
            </w:pPr>
          </w:p>
        </w:tc>
      </w:tr>
    </w:tbl>
    <w:p w14:paraId="681B4D8F" w14:textId="77777777" w:rsidR="00E36F0E" w:rsidRDefault="00E36F0E" w:rsidP="00E36F0E"/>
    <w:p w14:paraId="428EB0D8" w14:textId="6EC6B48B" w:rsidR="00E36F0E" w:rsidRDefault="00393DC0" w:rsidP="00506E2F">
      <w:pPr>
        <w:pStyle w:val="Heading4"/>
      </w:pPr>
      <w:r>
        <w:t>WIR-UC-REQ-369985/B-Wi-Fi connection lost during connection setup due to Wi-Fi signal becomes weak</w:t>
      </w:r>
    </w:p>
    <w:p w14:paraId="7498DDB7" w14:textId="5809193A" w:rsidR="00E36F0E" w:rsidRPr="00AE06BC" w:rsidRDefault="00E36F0E" w:rsidP="00E36F0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90"/>
        <w:gridCol w:w="7460"/>
      </w:tblGrid>
      <w:tr w:rsidR="00E36F0E" w14:paraId="6D374F83"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277EA44D" w14:textId="77777777" w:rsidR="00E36F0E" w:rsidRDefault="00393DC0" w:rsidP="00E36F0E">
            <w:pPr>
              <w:rPr>
                <w:rFonts w:cs="Arial"/>
                <w:b/>
              </w:rPr>
            </w:pPr>
            <w:r>
              <w:rPr>
                <w:rFonts w:cs="Arial"/>
                <w:b/>
              </w:rPr>
              <w:t>Actors</w:t>
            </w:r>
          </w:p>
        </w:tc>
        <w:tc>
          <w:tcPr>
            <w:tcW w:w="7460" w:type="dxa"/>
            <w:tcBorders>
              <w:top w:val="single" w:sz="4" w:space="0" w:color="auto"/>
              <w:left w:val="single" w:sz="4" w:space="0" w:color="auto"/>
              <w:bottom w:val="single" w:sz="4" w:space="0" w:color="auto"/>
              <w:right w:val="single" w:sz="4" w:space="0" w:color="auto"/>
            </w:tcBorders>
            <w:hideMark/>
          </w:tcPr>
          <w:p w14:paraId="4071EA53"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Wi-Fi, Wi-Fi Hotspot, customer, WIR</w:t>
            </w:r>
          </w:p>
        </w:tc>
      </w:tr>
      <w:tr w:rsidR="00E36F0E" w14:paraId="50FFC109"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7DF23ADD" w14:textId="77777777" w:rsidR="00E36F0E" w:rsidRDefault="00393DC0" w:rsidP="00E36F0E">
            <w:pPr>
              <w:rPr>
                <w:rFonts w:cs="Arial"/>
                <w:b/>
              </w:rPr>
            </w:pPr>
            <w:r>
              <w:rPr>
                <w:rFonts w:cs="Arial"/>
                <w:b/>
              </w:rPr>
              <w:t>Pre-conditions</w:t>
            </w:r>
          </w:p>
        </w:tc>
        <w:tc>
          <w:tcPr>
            <w:tcW w:w="7460" w:type="dxa"/>
            <w:tcBorders>
              <w:top w:val="single" w:sz="4" w:space="0" w:color="auto"/>
              <w:left w:val="single" w:sz="4" w:space="0" w:color="auto"/>
              <w:bottom w:val="single" w:sz="4" w:space="0" w:color="auto"/>
              <w:right w:val="single" w:sz="4" w:space="0" w:color="auto"/>
            </w:tcBorders>
            <w:hideMark/>
          </w:tcPr>
          <w:p w14:paraId="50C92E3D"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Wi-Fi finds available Wi-Fi Hotspot</w:t>
            </w:r>
          </w:p>
        </w:tc>
      </w:tr>
      <w:tr w:rsidR="00E36F0E" w14:paraId="49AA42F5"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7E9D5F2A" w14:textId="77777777" w:rsidR="00E36F0E" w:rsidRDefault="00393DC0" w:rsidP="00E36F0E">
            <w:pPr>
              <w:rPr>
                <w:rFonts w:cs="Arial"/>
                <w:b/>
              </w:rPr>
            </w:pPr>
            <w:r>
              <w:rPr>
                <w:rFonts w:cs="Arial"/>
                <w:b/>
              </w:rPr>
              <w:t>Scenario Description</w:t>
            </w:r>
          </w:p>
        </w:tc>
        <w:tc>
          <w:tcPr>
            <w:tcW w:w="7460" w:type="dxa"/>
            <w:tcBorders>
              <w:top w:val="single" w:sz="4" w:space="0" w:color="auto"/>
              <w:left w:val="single" w:sz="4" w:space="0" w:color="auto"/>
              <w:bottom w:val="single" w:sz="4" w:space="0" w:color="auto"/>
              <w:right w:val="single" w:sz="4" w:space="0" w:color="auto"/>
            </w:tcBorders>
            <w:hideMark/>
          </w:tcPr>
          <w:p w14:paraId="7658D9D9"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Wi-Fi lost connection during connection setup when signal becomes weak</w:t>
            </w:r>
          </w:p>
        </w:tc>
      </w:tr>
      <w:tr w:rsidR="00E36F0E" w14:paraId="186DEADB" w14:textId="77777777" w:rsidTr="00E36F0E">
        <w:trPr>
          <w:trHeight w:val="584"/>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23D784DA" w14:textId="77777777" w:rsidR="00E36F0E" w:rsidRDefault="00393DC0" w:rsidP="00E36F0E">
            <w:pPr>
              <w:rPr>
                <w:rFonts w:cs="Arial"/>
                <w:b/>
              </w:rPr>
            </w:pPr>
            <w:r>
              <w:rPr>
                <w:rFonts w:cs="Arial"/>
                <w:b/>
              </w:rPr>
              <w:t>Post-conditions</w:t>
            </w:r>
          </w:p>
        </w:tc>
        <w:tc>
          <w:tcPr>
            <w:tcW w:w="7460" w:type="dxa"/>
            <w:tcBorders>
              <w:top w:val="single" w:sz="4" w:space="0" w:color="auto"/>
              <w:left w:val="single" w:sz="4" w:space="0" w:color="auto"/>
              <w:bottom w:val="single" w:sz="4" w:space="0" w:color="auto"/>
              <w:right w:val="single" w:sz="4" w:space="0" w:color="auto"/>
            </w:tcBorders>
            <w:hideMark/>
          </w:tcPr>
          <w:p w14:paraId="1E105C7D" w14:textId="77777777" w:rsidR="00E36F0E" w:rsidRDefault="00393DC0" w:rsidP="00E36F0E">
            <w:pPr>
              <w:rPr>
                <w:rFonts w:cs="Arial"/>
              </w:rPr>
            </w:pPr>
            <w:r>
              <w:rPr>
                <w:rFonts w:cs="Arial"/>
              </w:rPr>
              <w:t>WIR finds Wi-Fi Hotspot</w:t>
            </w:r>
          </w:p>
          <w:p w14:paraId="74B8F136" w14:textId="77777777" w:rsidR="00E36F0E" w:rsidRDefault="00393DC0" w:rsidP="00E36F0E">
            <w:pPr>
              <w:rPr>
                <w:rFonts w:cs="Arial"/>
              </w:rPr>
            </w:pPr>
            <w:r>
              <w:rPr>
                <w:rFonts w:cs="Arial"/>
              </w:rPr>
              <w:t>Optionally customer enters password if it is not saved and password protected</w:t>
            </w:r>
          </w:p>
          <w:p w14:paraId="760AA198" w14:textId="77777777" w:rsidR="00E36F0E" w:rsidRDefault="00393DC0" w:rsidP="00E36F0E">
            <w:pPr>
              <w:rPr>
                <w:rFonts w:cs="Arial"/>
              </w:rPr>
            </w:pPr>
            <w:r w:rsidRPr="009B3284">
              <w:rPr>
                <w:rFonts w:cs="Arial"/>
              </w:rPr>
              <w:t>WIRClient1/WIRClient2</w:t>
            </w:r>
            <w:r>
              <w:rPr>
                <w:rFonts w:cs="Arial"/>
              </w:rPr>
              <w:t>/WIRClient5</w:t>
            </w:r>
            <w:r w:rsidRPr="009B3284">
              <w:rPr>
                <w:rFonts w:cs="Arial"/>
              </w:rPr>
              <w:t xml:space="preserve"> </w:t>
            </w:r>
            <w:r>
              <w:rPr>
                <w:rFonts w:cs="Arial"/>
              </w:rPr>
              <w:t>initiates connection procedure to Wi-Fi Hotspot</w:t>
            </w:r>
          </w:p>
          <w:p w14:paraId="10E64386" w14:textId="77777777" w:rsidR="00E36F0E" w:rsidRDefault="00393DC0" w:rsidP="00E36F0E">
            <w:pPr>
              <w:rPr>
                <w:rFonts w:cs="Arial"/>
              </w:rPr>
            </w:pPr>
            <w:r>
              <w:rPr>
                <w:rFonts w:cs="Arial"/>
              </w:rPr>
              <w:t>During connection procedure Wi-Fi Hotspot signal becomes too weak and connection lost.</w:t>
            </w:r>
          </w:p>
          <w:p w14:paraId="6CB93688" w14:textId="77777777" w:rsidR="00E36F0E" w:rsidRPr="00126033" w:rsidRDefault="00393DC0" w:rsidP="00E36F0E">
            <w:pPr>
              <w:rPr>
                <w:rFonts w:cs="Arial"/>
              </w:rPr>
            </w:pPr>
            <w:r>
              <w:rPr>
                <w:rFonts w:cs="Arial"/>
              </w:rPr>
              <w:t>WIR notifies WIR app allocation failure</w:t>
            </w:r>
          </w:p>
        </w:tc>
      </w:tr>
      <w:tr w:rsidR="00E36F0E" w14:paraId="08932544"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4BD79951" w14:textId="77777777" w:rsidR="00E36F0E" w:rsidRDefault="00393DC0" w:rsidP="00E36F0E">
            <w:pPr>
              <w:rPr>
                <w:rFonts w:cs="Arial"/>
                <w:b/>
              </w:rPr>
            </w:pPr>
            <w:r>
              <w:rPr>
                <w:rFonts w:cs="Arial"/>
                <w:b/>
              </w:rPr>
              <w:t>List of Exception Use Cases</w:t>
            </w:r>
          </w:p>
        </w:tc>
        <w:tc>
          <w:tcPr>
            <w:tcW w:w="7460" w:type="dxa"/>
            <w:tcBorders>
              <w:top w:val="single" w:sz="4" w:space="0" w:color="auto"/>
              <w:left w:val="single" w:sz="4" w:space="0" w:color="auto"/>
              <w:bottom w:val="single" w:sz="4" w:space="0" w:color="auto"/>
              <w:right w:val="single" w:sz="4" w:space="0" w:color="auto"/>
            </w:tcBorders>
            <w:hideMark/>
          </w:tcPr>
          <w:p w14:paraId="29219663" w14:textId="77777777" w:rsidR="00E36F0E" w:rsidRDefault="00E36F0E" w:rsidP="00E36F0E">
            <w:pPr>
              <w:rPr>
                <w:rFonts w:cs="Arial"/>
              </w:rPr>
            </w:pPr>
          </w:p>
        </w:tc>
      </w:tr>
      <w:tr w:rsidR="00E36F0E" w14:paraId="6DA45981" w14:textId="77777777" w:rsidTr="00E36F0E">
        <w:trPr>
          <w:jc w:val="center"/>
        </w:trPr>
        <w:tc>
          <w:tcPr>
            <w:tcW w:w="1890" w:type="dxa"/>
            <w:tcBorders>
              <w:top w:val="single" w:sz="4" w:space="0" w:color="auto"/>
              <w:left w:val="single" w:sz="4" w:space="0" w:color="auto"/>
              <w:bottom w:val="single" w:sz="4" w:space="0" w:color="auto"/>
              <w:right w:val="single" w:sz="4" w:space="0" w:color="auto"/>
            </w:tcBorders>
            <w:shd w:val="clear" w:color="auto" w:fill="BFBFBF"/>
            <w:hideMark/>
          </w:tcPr>
          <w:p w14:paraId="10095841" w14:textId="77777777" w:rsidR="00E36F0E" w:rsidRDefault="00393DC0" w:rsidP="00E36F0E">
            <w:pPr>
              <w:rPr>
                <w:rFonts w:cs="Arial"/>
                <w:b/>
              </w:rPr>
            </w:pPr>
            <w:r>
              <w:rPr>
                <w:rFonts w:cs="Arial"/>
                <w:b/>
              </w:rPr>
              <w:t>Interfaces</w:t>
            </w:r>
          </w:p>
        </w:tc>
        <w:tc>
          <w:tcPr>
            <w:tcW w:w="7460" w:type="dxa"/>
            <w:tcBorders>
              <w:top w:val="single" w:sz="4" w:space="0" w:color="auto"/>
              <w:left w:val="single" w:sz="4" w:space="0" w:color="auto"/>
              <w:bottom w:val="single" w:sz="4" w:space="0" w:color="auto"/>
              <w:right w:val="single" w:sz="4" w:space="0" w:color="auto"/>
            </w:tcBorders>
            <w:hideMark/>
          </w:tcPr>
          <w:p w14:paraId="518B7214" w14:textId="77777777" w:rsidR="00E36F0E" w:rsidRDefault="00E36F0E" w:rsidP="00E36F0E">
            <w:pPr>
              <w:rPr>
                <w:rFonts w:cs="Arial"/>
              </w:rPr>
            </w:pPr>
          </w:p>
        </w:tc>
      </w:tr>
    </w:tbl>
    <w:p w14:paraId="550AADD0" w14:textId="77777777" w:rsidR="00E36F0E" w:rsidRDefault="00E36F0E" w:rsidP="00E36F0E"/>
    <w:p w14:paraId="03EFE61E" w14:textId="24F85E36" w:rsidR="00E36F0E" w:rsidRDefault="00393DC0" w:rsidP="00506E2F">
      <w:pPr>
        <w:pStyle w:val="Heading4"/>
      </w:pPr>
      <w:r>
        <w:t>WIR-UC-REQ-369986/B-Customer selects another screen while landing page displayed</w:t>
      </w:r>
    </w:p>
    <w:p w14:paraId="4D91714C" w14:textId="674303F9" w:rsidR="00E36F0E" w:rsidRPr="00AE06BC" w:rsidRDefault="00E36F0E" w:rsidP="00E36F0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10"/>
        <w:gridCol w:w="7666"/>
      </w:tblGrid>
      <w:tr w:rsidR="00E36F0E" w14:paraId="6F9C42E4"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5FB45649" w14:textId="77777777" w:rsidR="00E36F0E" w:rsidRDefault="00393DC0" w:rsidP="00E36F0E">
            <w:pPr>
              <w:rPr>
                <w:rFonts w:cs="Arial"/>
                <w:b/>
              </w:rPr>
            </w:pPr>
            <w:r>
              <w:rPr>
                <w:rFonts w:cs="Arial"/>
                <w:b/>
              </w:rPr>
              <w:lastRenderedPageBreak/>
              <w:t>Actors</w:t>
            </w:r>
          </w:p>
        </w:tc>
        <w:tc>
          <w:tcPr>
            <w:tcW w:w="7666" w:type="dxa"/>
            <w:tcBorders>
              <w:top w:val="single" w:sz="4" w:space="0" w:color="auto"/>
              <w:left w:val="single" w:sz="4" w:space="0" w:color="auto"/>
              <w:bottom w:val="single" w:sz="4" w:space="0" w:color="auto"/>
              <w:right w:val="single" w:sz="4" w:space="0" w:color="auto"/>
            </w:tcBorders>
            <w:hideMark/>
          </w:tcPr>
          <w:p w14:paraId="245F1B05" w14:textId="77777777" w:rsidR="00E36F0E" w:rsidRDefault="00393DC0" w:rsidP="00E36F0E">
            <w:pPr>
              <w:rPr>
                <w:rFonts w:cs="Arial"/>
              </w:rPr>
            </w:pPr>
            <w:r w:rsidRPr="009B3284">
              <w:rPr>
                <w:rFonts w:cs="Arial"/>
              </w:rPr>
              <w:t>WIRClient1</w:t>
            </w:r>
            <w:r>
              <w:rPr>
                <w:rFonts w:cs="Arial"/>
              </w:rPr>
              <w:t xml:space="preserve"> UI, customer</w:t>
            </w:r>
          </w:p>
        </w:tc>
      </w:tr>
      <w:tr w:rsidR="00E36F0E" w14:paraId="5A3E606D"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58BF07E2" w14:textId="77777777" w:rsidR="00E36F0E" w:rsidRDefault="00393DC0" w:rsidP="00E36F0E">
            <w:pPr>
              <w:rPr>
                <w:rFonts w:cs="Arial"/>
                <w:b/>
              </w:rPr>
            </w:pPr>
            <w:r>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339E4809" w14:textId="77777777" w:rsidR="00E36F0E" w:rsidRDefault="00393DC0" w:rsidP="00E36F0E">
            <w:pPr>
              <w:rPr>
                <w:rFonts w:cs="Arial"/>
              </w:rPr>
            </w:pPr>
            <w:r w:rsidRPr="009B3284">
              <w:rPr>
                <w:rFonts w:cs="Arial"/>
              </w:rPr>
              <w:t>WIRClient1</w:t>
            </w:r>
            <w:r>
              <w:rPr>
                <w:rFonts w:cs="Arial"/>
              </w:rPr>
              <w:t xml:space="preserve"> UI displays landing page</w:t>
            </w:r>
          </w:p>
        </w:tc>
      </w:tr>
      <w:tr w:rsidR="00E36F0E" w14:paraId="22D1218C"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260629AA" w14:textId="77777777" w:rsidR="00E36F0E" w:rsidRDefault="00393DC0" w:rsidP="00E36F0E">
            <w:pPr>
              <w:rPr>
                <w:rFonts w:cs="Arial"/>
                <w:b/>
              </w:rPr>
            </w:pPr>
            <w:r>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55792018" w14:textId="77777777" w:rsidR="00E36F0E" w:rsidRDefault="00393DC0" w:rsidP="00E36F0E">
            <w:pPr>
              <w:rPr>
                <w:rFonts w:cs="Arial"/>
              </w:rPr>
            </w:pPr>
            <w:r>
              <w:rPr>
                <w:rFonts w:cs="Arial"/>
              </w:rPr>
              <w:t>Customer selects another screen to do something</w:t>
            </w:r>
          </w:p>
        </w:tc>
      </w:tr>
      <w:tr w:rsidR="00E36F0E" w14:paraId="1EA16CC2" w14:textId="77777777" w:rsidTr="00E36F0E">
        <w:trPr>
          <w:trHeight w:val="584"/>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4C00AFC1" w14:textId="77777777" w:rsidR="00E36F0E" w:rsidRDefault="00393DC0" w:rsidP="00E36F0E">
            <w:pPr>
              <w:rPr>
                <w:rFonts w:cs="Arial"/>
                <w:b/>
              </w:rPr>
            </w:pPr>
            <w:r>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51636C48" w14:textId="77777777" w:rsidR="00E36F0E" w:rsidRDefault="00393DC0" w:rsidP="00E36F0E">
            <w:pPr>
              <w:rPr>
                <w:rFonts w:cs="Arial"/>
              </w:rPr>
            </w:pPr>
            <w:r>
              <w:rPr>
                <w:rFonts w:cs="Arial"/>
              </w:rPr>
              <w:t xml:space="preserve">Customer selects another screen from </w:t>
            </w:r>
            <w:r w:rsidRPr="009B3284">
              <w:rPr>
                <w:rFonts w:cs="Arial"/>
              </w:rPr>
              <w:t>WIRClient1</w:t>
            </w:r>
            <w:r>
              <w:rPr>
                <w:rFonts w:cs="Arial"/>
              </w:rPr>
              <w:t xml:space="preserve"> UI</w:t>
            </w:r>
          </w:p>
          <w:p w14:paraId="6E3DF8F2" w14:textId="77777777" w:rsidR="00E36F0E" w:rsidRDefault="00393DC0" w:rsidP="00E36F0E">
            <w:pPr>
              <w:rPr>
                <w:rFonts w:cs="Arial"/>
              </w:rPr>
            </w:pPr>
            <w:r>
              <w:rPr>
                <w:rFonts w:cs="Arial"/>
              </w:rPr>
              <w:t xml:space="preserve">Customer continues to use </w:t>
            </w:r>
            <w:r w:rsidRPr="009B3284">
              <w:rPr>
                <w:rFonts w:cs="Arial"/>
              </w:rPr>
              <w:t>WIRClient1</w:t>
            </w:r>
            <w:r>
              <w:rPr>
                <w:rFonts w:cs="Arial"/>
              </w:rPr>
              <w:t xml:space="preserve"> application while landing page display staying on background</w:t>
            </w:r>
          </w:p>
          <w:p w14:paraId="5A84403E" w14:textId="77777777" w:rsidR="00E36F0E" w:rsidRPr="00126033" w:rsidRDefault="00393DC0" w:rsidP="00E36F0E">
            <w:pPr>
              <w:rPr>
                <w:rFonts w:cs="Arial"/>
              </w:rPr>
            </w:pPr>
            <w:r>
              <w:rPr>
                <w:rFonts w:cs="Arial"/>
              </w:rPr>
              <w:t>WEB engine instance is killed and customer can’t access landing page again</w:t>
            </w:r>
          </w:p>
        </w:tc>
      </w:tr>
      <w:tr w:rsidR="00E36F0E" w14:paraId="0BC6F021"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31D606F9" w14:textId="77777777" w:rsidR="00E36F0E" w:rsidRDefault="00393DC0" w:rsidP="00E36F0E">
            <w:pPr>
              <w:rPr>
                <w:rFonts w:cs="Arial"/>
                <w:b/>
              </w:rPr>
            </w:pPr>
            <w:r>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7AD656A5" w14:textId="77777777" w:rsidR="00E36F0E" w:rsidRDefault="00E36F0E" w:rsidP="00E36F0E">
            <w:pPr>
              <w:rPr>
                <w:rFonts w:cs="Arial"/>
              </w:rPr>
            </w:pPr>
          </w:p>
        </w:tc>
      </w:tr>
      <w:tr w:rsidR="00E36F0E" w14:paraId="648676A0"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69F6E2F3" w14:textId="77777777" w:rsidR="00E36F0E" w:rsidRDefault="00393DC0" w:rsidP="00E36F0E">
            <w:pPr>
              <w:rPr>
                <w:rFonts w:cs="Arial"/>
                <w:b/>
              </w:rPr>
            </w:pPr>
            <w:r>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3F6D70A0" w14:textId="77777777" w:rsidR="00E36F0E" w:rsidRDefault="00E36F0E" w:rsidP="00E36F0E">
            <w:pPr>
              <w:rPr>
                <w:rFonts w:cs="Arial"/>
              </w:rPr>
            </w:pPr>
          </w:p>
        </w:tc>
      </w:tr>
    </w:tbl>
    <w:p w14:paraId="1581C36D" w14:textId="77777777" w:rsidR="00E36F0E" w:rsidRDefault="00E36F0E" w:rsidP="00E36F0E"/>
    <w:p w14:paraId="028FB2F5" w14:textId="3B9ACD2A" w:rsidR="00E36F0E" w:rsidRDefault="00393DC0" w:rsidP="00506E2F">
      <w:pPr>
        <w:pStyle w:val="Heading4"/>
      </w:pPr>
      <w:r>
        <w:t>WIR-UC-REQ-369987/A-Other screen overrides while landing page displayed</w:t>
      </w:r>
    </w:p>
    <w:p w14:paraId="7BA94FF1" w14:textId="3CBDA42B" w:rsidR="00E36F0E" w:rsidRPr="00AE06BC" w:rsidRDefault="00E36F0E" w:rsidP="00E36F0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10"/>
        <w:gridCol w:w="7666"/>
      </w:tblGrid>
      <w:tr w:rsidR="00E36F0E" w14:paraId="31D22211"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296CC3CB" w14:textId="77777777" w:rsidR="00E36F0E" w:rsidRDefault="00393DC0" w:rsidP="00E36F0E">
            <w:pPr>
              <w:rPr>
                <w:rFonts w:cs="Arial"/>
                <w:b/>
              </w:rPr>
            </w:pPr>
            <w:r>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4CA0044F" w14:textId="77777777" w:rsidR="00E36F0E" w:rsidRDefault="00393DC0" w:rsidP="00E36F0E">
            <w:pPr>
              <w:rPr>
                <w:rFonts w:cs="Arial"/>
              </w:rPr>
            </w:pPr>
            <w:r w:rsidRPr="009B3284">
              <w:rPr>
                <w:rFonts w:cs="Arial"/>
              </w:rPr>
              <w:t>WIRClient1</w:t>
            </w:r>
            <w:r>
              <w:rPr>
                <w:rFonts w:cs="Arial"/>
              </w:rPr>
              <w:t xml:space="preserve"> UI, CPC, customer, WIR</w:t>
            </w:r>
          </w:p>
        </w:tc>
      </w:tr>
      <w:tr w:rsidR="00E36F0E" w14:paraId="24BB6B9B"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6571B812" w14:textId="77777777" w:rsidR="00E36F0E" w:rsidRDefault="00393DC0" w:rsidP="00E36F0E">
            <w:pPr>
              <w:rPr>
                <w:rFonts w:cs="Arial"/>
                <w:b/>
              </w:rPr>
            </w:pPr>
            <w:r>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56AF78D5" w14:textId="77777777" w:rsidR="00E36F0E" w:rsidRDefault="00393DC0" w:rsidP="00E36F0E">
            <w:pPr>
              <w:rPr>
                <w:rFonts w:cs="Arial"/>
              </w:rPr>
            </w:pPr>
            <w:r w:rsidRPr="009B3284">
              <w:rPr>
                <w:rFonts w:cs="Arial"/>
              </w:rPr>
              <w:t>WIRClient1</w:t>
            </w:r>
            <w:r>
              <w:rPr>
                <w:rFonts w:cs="Arial"/>
              </w:rPr>
              <w:t xml:space="preserve"> UI displays landing page</w:t>
            </w:r>
          </w:p>
        </w:tc>
      </w:tr>
      <w:tr w:rsidR="00E36F0E" w14:paraId="5D0DF4A0"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451BE62F" w14:textId="77777777" w:rsidR="00E36F0E" w:rsidRDefault="00393DC0" w:rsidP="00E36F0E">
            <w:pPr>
              <w:rPr>
                <w:rFonts w:cs="Arial"/>
                <w:b/>
              </w:rPr>
            </w:pPr>
            <w:r>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5A5A80D9" w14:textId="77777777" w:rsidR="00E36F0E" w:rsidRDefault="00393DC0" w:rsidP="00E36F0E">
            <w:pPr>
              <w:rPr>
                <w:rFonts w:cs="Arial"/>
              </w:rPr>
            </w:pPr>
            <w:r>
              <w:rPr>
                <w:rFonts w:cs="Arial"/>
              </w:rPr>
              <w:t>Other screen override landing page screen</w:t>
            </w:r>
          </w:p>
        </w:tc>
      </w:tr>
      <w:tr w:rsidR="00E36F0E" w14:paraId="4FB51C07" w14:textId="77777777" w:rsidTr="00E36F0E">
        <w:trPr>
          <w:trHeight w:val="584"/>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7B6E7843" w14:textId="77777777" w:rsidR="00E36F0E" w:rsidRDefault="00393DC0" w:rsidP="00E36F0E">
            <w:pPr>
              <w:rPr>
                <w:rFonts w:cs="Arial"/>
                <w:b/>
              </w:rPr>
            </w:pPr>
            <w:r>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58088FE2" w14:textId="77777777" w:rsidR="00E36F0E" w:rsidRDefault="00393DC0" w:rsidP="00E36F0E">
            <w:pPr>
              <w:rPr>
                <w:rFonts w:cs="Arial"/>
              </w:rPr>
            </w:pPr>
            <w:r>
              <w:rPr>
                <w:rFonts w:cs="Arial"/>
              </w:rPr>
              <w:t xml:space="preserve">Other screen (rear view camera or popup) displayed on </w:t>
            </w:r>
            <w:r w:rsidRPr="009B3284">
              <w:rPr>
                <w:rFonts w:cs="Arial"/>
              </w:rPr>
              <w:t>WIRClient1</w:t>
            </w:r>
            <w:r>
              <w:rPr>
                <w:rFonts w:cs="Arial"/>
              </w:rPr>
              <w:t xml:space="preserve"> screen by some event</w:t>
            </w:r>
          </w:p>
          <w:p w14:paraId="5B84C085" w14:textId="77777777" w:rsidR="00E36F0E" w:rsidRDefault="00393DC0" w:rsidP="00E36F0E">
            <w:pPr>
              <w:rPr>
                <w:rFonts w:cs="Arial"/>
              </w:rPr>
            </w:pPr>
            <w:r>
              <w:rPr>
                <w:rFonts w:cs="Arial"/>
              </w:rPr>
              <w:t>Other screen finished</w:t>
            </w:r>
          </w:p>
          <w:p w14:paraId="0EDA8BFB" w14:textId="77777777" w:rsidR="00E36F0E" w:rsidRDefault="00393DC0" w:rsidP="00E36F0E">
            <w:pPr>
              <w:rPr>
                <w:rFonts w:cs="Arial"/>
              </w:rPr>
            </w:pPr>
            <w:r>
              <w:rPr>
                <w:rFonts w:cs="Arial"/>
              </w:rPr>
              <w:t>Landing screen displayed again</w:t>
            </w:r>
          </w:p>
          <w:p w14:paraId="7138D19B" w14:textId="77777777" w:rsidR="00E36F0E" w:rsidRDefault="00393DC0" w:rsidP="00E36F0E">
            <w:pPr>
              <w:rPr>
                <w:rFonts w:cs="Arial"/>
              </w:rPr>
            </w:pPr>
            <w:r>
              <w:rPr>
                <w:rFonts w:cs="Arial"/>
              </w:rPr>
              <w:t>Customer continues accepting T&amp;C</w:t>
            </w:r>
          </w:p>
          <w:p w14:paraId="2BCE14B5" w14:textId="77777777" w:rsidR="00E36F0E" w:rsidRDefault="00393DC0" w:rsidP="00E36F0E">
            <w:pPr>
              <w:rPr>
                <w:rFonts w:cs="Arial"/>
              </w:rPr>
            </w:pPr>
            <w:r>
              <w:rPr>
                <w:rFonts w:cs="Arial"/>
              </w:rPr>
              <w:t>CPC sends HTTP GET request to connectivity test URL</w:t>
            </w:r>
          </w:p>
          <w:p w14:paraId="1BFD1EBA" w14:textId="77777777" w:rsidR="00E36F0E" w:rsidRDefault="00393DC0" w:rsidP="00E36F0E">
            <w:pPr>
              <w:rPr>
                <w:rFonts w:cs="Arial"/>
              </w:rPr>
            </w:pPr>
            <w:r>
              <w:rPr>
                <w:rFonts w:cs="Arial"/>
              </w:rPr>
              <w:t>CPC receives 2XX OK response</w:t>
            </w:r>
          </w:p>
          <w:p w14:paraId="5890772C" w14:textId="77777777" w:rsidR="00E36F0E" w:rsidRDefault="00393DC0" w:rsidP="00E36F0E">
            <w:pPr>
              <w:rPr>
                <w:rFonts w:cs="Arial"/>
              </w:rPr>
            </w:pPr>
            <w:r>
              <w:rPr>
                <w:rFonts w:cs="Arial"/>
              </w:rPr>
              <w:t>CPC notifies WIR internet connection success</w:t>
            </w:r>
          </w:p>
          <w:p w14:paraId="3938B644" w14:textId="77777777" w:rsidR="00E36F0E" w:rsidRPr="00126033" w:rsidRDefault="00393DC0" w:rsidP="00E36F0E">
            <w:pPr>
              <w:rPr>
                <w:rFonts w:cs="Arial"/>
              </w:rPr>
            </w:pPr>
            <w:r>
              <w:rPr>
                <w:rFonts w:cs="Arial"/>
              </w:rPr>
              <w:t>WIR has internet connection through Wi-Fi Hotspot</w:t>
            </w:r>
          </w:p>
        </w:tc>
      </w:tr>
      <w:tr w:rsidR="00E36F0E" w14:paraId="342C4C9B"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720123C3" w14:textId="77777777" w:rsidR="00E36F0E" w:rsidRDefault="00393DC0" w:rsidP="00E36F0E">
            <w:pPr>
              <w:rPr>
                <w:rFonts w:cs="Arial"/>
                <w:b/>
              </w:rPr>
            </w:pPr>
            <w:r>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30C5ED45" w14:textId="77777777" w:rsidR="00E36F0E" w:rsidRDefault="00E36F0E" w:rsidP="00E36F0E">
            <w:pPr>
              <w:rPr>
                <w:rFonts w:cs="Arial"/>
              </w:rPr>
            </w:pPr>
          </w:p>
        </w:tc>
      </w:tr>
      <w:tr w:rsidR="00E36F0E" w14:paraId="35BB346F"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2283964D" w14:textId="77777777" w:rsidR="00E36F0E" w:rsidRDefault="00393DC0" w:rsidP="00E36F0E">
            <w:pPr>
              <w:rPr>
                <w:rFonts w:cs="Arial"/>
                <w:b/>
              </w:rPr>
            </w:pPr>
            <w:r>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2D29C018" w14:textId="77777777" w:rsidR="00E36F0E" w:rsidRDefault="00E36F0E" w:rsidP="00E36F0E">
            <w:pPr>
              <w:rPr>
                <w:rFonts w:cs="Arial"/>
              </w:rPr>
            </w:pPr>
          </w:p>
        </w:tc>
      </w:tr>
    </w:tbl>
    <w:p w14:paraId="69D74663" w14:textId="77777777" w:rsidR="00E36F0E" w:rsidRDefault="00E36F0E" w:rsidP="00E36F0E"/>
    <w:p w14:paraId="4248AB56" w14:textId="5A5CA4A5" w:rsidR="00E36F0E" w:rsidRDefault="00393DC0" w:rsidP="00506E2F">
      <w:pPr>
        <w:pStyle w:val="Heading4"/>
      </w:pPr>
      <w:r>
        <w:t>WIR-UC-REQ-369988/A-WEB engine supports different WIRClient1 screen size</w:t>
      </w:r>
    </w:p>
    <w:p w14:paraId="5FF91CE3" w14:textId="2F253A84" w:rsidR="00E36F0E" w:rsidRPr="00AE06BC" w:rsidRDefault="00E36F0E" w:rsidP="00E36F0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10"/>
        <w:gridCol w:w="7666"/>
      </w:tblGrid>
      <w:tr w:rsidR="00E36F0E" w14:paraId="74C9E1D3"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72D60A9A" w14:textId="77777777" w:rsidR="00E36F0E" w:rsidRDefault="00393DC0" w:rsidP="00E36F0E">
            <w:pPr>
              <w:rPr>
                <w:rFonts w:cs="Arial"/>
                <w:b/>
              </w:rPr>
            </w:pPr>
            <w:r>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1861A37E" w14:textId="77777777" w:rsidR="00E36F0E" w:rsidRDefault="00393DC0" w:rsidP="00E36F0E">
            <w:pPr>
              <w:rPr>
                <w:rFonts w:cs="Arial"/>
              </w:rPr>
            </w:pPr>
            <w:r>
              <w:rPr>
                <w:rFonts w:cs="Arial"/>
              </w:rPr>
              <w:t>WEB engine, CPC</w:t>
            </w:r>
          </w:p>
        </w:tc>
      </w:tr>
      <w:tr w:rsidR="00E36F0E" w14:paraId="54503310"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7FE95FAC" w14:textId="77777777" w:rsidR="00E36F0E" w:rsidRDefault="00393DC0" w:rsidP="00E36F0E">
            <w:pPr>
              <w:rPr>
                <w:rFonts w:cs="Arial"/>
                <w:b/>
              </w:rPr>
            </w:pPr>
            <w:r>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37084BC9" w14:textId="77777777" w:rsidR="00E36F0E" w:rsidRDefault="00393DC0" w:rsidP="00E36F0E">
            <w:pPr>
              <w:rPr>
                <w:rFonts w:cs="Arial"/>
              </w:rPr>
            </w:pPr>
            <w:r>
              <w:rPr>
                <w:rFonts w:cs="Arial"/>
              </w:rPr>
              <w:t>CPC requests WEB engine to display WEB page</w:t>
            </w:r>
          </w:p>
        </w:tc>
      </w:tr>
      <w:tr w:rsidR="00E36F0E" w14:paraId="2EA225EC"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23C3CCDF" w14:textId="77777777" w:rsidR="00E36F0E" w:rsidRDefault="00393DC0" w:rsidP="00E36F0E">
            <w:pPr>
              <w:rPr>
                <w:rFonts w:cs="Arial"/>
                <w:b/>
              </w:rPr>
            </w:pPr>
            <w:r>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29975B9C" w14:textId="77777777" w:rsidR="00E36F0E" w:rsidRDefault="00393DC0" w:rsidP="00E36F0E">
            <w:pPr>
              <w:rPr>
                <w:rFonts w:cs="Arial"/>
              </w:rPr>
            </w:pPr>
            <w:r>
              <w:rPr>
                <w:rFonts w:cs="Arial"/>
              </w:rPr>
              <w:t xml:space="preserve">WEB engine formats WEB page based on </w:t>
            </w:r>
            <w:r w:rsidRPr="009B3284">
              <w:rPr>
                <w:rFonts w:cs="Arial"/>
              </w:rPr>
              <w:t>WIRClient1</w:t>
            </w:r>
            <w:r>
              <w:rPr>
                <w:rFonts w:cs="Arial"/>
              </w:rPr>
              <w:t xml:space="preserve"> screen size</w:t>
            </w:r>
          </w:p>
        </w:tc>
      </w:tr>
      <w:tr w:rsidR="00E36F0E" w14:paraId="4AF51CBF" w14:textId="77777777" w:rsidTr="00E36F0E">
        <w:trPr>
          <w:trHeight w:val="584"/>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1D9595B2" w14:textId="77777777" w:rsidR="00E36F0E" w:rsidRDefault="00393DC0" w:rsidP="00E36F0E">
            <w:pPr>
              <w:rPr>
                <w:rFonts w:cs="Arial"/>
                <w:b/>
              </w:rPr>
            </w:pPr>
            <w:r>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0E9C81AB" w14:textId="77777777" w:rsidR="00E36F0E" w:rsidRDefault="00393DC0" w:rsidP="00E36F0E">
            <w:pPr>
              <w:rPr>
                <w:rFonts w:cs="Arial"/>
              </w:rPr>
            </w:pPr>
            <w:r>
              <w:rPr>
                <w:rFonts w:cs="Arial"/>
              </w:rPr>
              <w:t>CPC receives redirection WEB page</w:t>
            </w:r>
          </w:p>
          <w:p w14:paraId="252732D9" w14:textId="77777777" w:rsidR="00E36F0E" w:rsidRDefault="00393DC0" w:rsidP="00E36F0E">
            <w:pPr>
              <w:rPr>
                <w:rFonts w:cs="Arial"/>
              </w:rPr>
            </w:pPr>
            <w:r>
              <w:rPr>
                <w:rFonts w:cs="Arial"/>
              </w:rPr>
              <w:t>CPC requests WEB engine to display the WEB page with URI and local IP address</w:t>
            </w:r>
          </w:p>
          <w:p w14:paraId="6BD66B5F" w14:textId="77777777" w:rsidR="00E36F0E" w:rsidRDefault="00393DC0" w:rsidP="00E36F0E">
            <w:pPr>
              <w:rPr>
                <w:rFonts w:cs="Arial"/>
              </w:rPr>
            </w:pPr>
            <w:r>
              <w:rPr>
                <w:rFonts w:cs="Arial"/>
              </w:rPr>
              <w:t xml:space="preserve">WEB engine properly displays the WEB page based on </w:t>
            </w:r>
            <w:r w:rsidRPr="009B3284">
              <w:rPr>
                <w:rFonts w:cs="Arial"/>
              </w:rPr>
              <w:t>WIRClient1</w:t>
            </w:r>
            <w:r>
              <w:rPr>
                <w:rFonts w:cs="Arial"/>
              </w:rPr>
              <w:t xml:space="preserve"> screen size</w:t>
            </w:r>
          </w:p>
          <w:p w14:paraId="1BE212BA" w14:textId="77777777" w:rsidR="00E36F0E" w:rsidRPr="00126033" w:rsidRDefault="00393DC0" w:rsidP="00E36F0E">
            <w:pPr>
              <w:rPr>
                <w:rFonts w:cs="Arial"/>
              </w:rPr>
            </w:pPr>
            <w:r>
              <w:rPr>
                <w:rFonts w:cs="Arial"/>
              </w:rPr>
              <w:t>WEB engine handles user input correctly</w:t>
            </w:r>
          </w:p>
        </w:tc>
      </w:tr>
      <w:tr w:rsidR="00E36F0E" w14:paraId="3F5AEC06"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385CA78D" w14:textId="77777777" w:rsidR="00E36F0E" w:rsidRDefault="00393DC0" w:rsidP="00E36F0E">
            <w:pPr>
              <w:rPr>
                <w:rFonts w:cs="Arial"/>
                <w:b/>
              </w:rPr>
            </w:pPr>
            <w:r>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55948FBB" w14:textId="77777777" w:rsidR="00E36F0E" w:rsidRDefault="00E36F0E" w:rsidP="00E36F0E">
            <w:pPr>
              <w:rPr>
                <w:rFonts w:cs="Arial"/>
              </w:rPr>
            </w:pPr>
          </w:p>
        </w:tc>
      </w:tr>
      <w:tr w:rsidR="00E36F0E" w14:paraId="60459DCC"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1E1D7C05" w14:textId="77777777" w:rsidR="00E36F0E" w:rsidRDefault="00393DC0" w:rsidP="00E36F0E">
            <w:pPr>
              <w:rPr>
                <w:rFonts w:cs="Arial"/>
                <w:b/>
              </w:rPr>
            </w:pPr>
            <w:r>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6C2B9D7C" w14:textId="77777777" w:rsidR="00E36F0E" w:rsidRDefault="00E36F0E" w:rsidP="00E36F0E">
            <w:pPr>
              <w:rPr>
                <w:rFonts w:cs="Arial"/>
              </w:rPr>
            </w:pPr>
          </w:p>
        </w:tc>
      </w:tr>
    </w:tbl>
    <w:p w14:paraId="69C38FC5" w14:textId="77777777" w:rsidR="00E36F0E" w:rsidRDefault="00E36F0E" w:rsidP="00E36F0E"/>
    <w:p w14:paraId="22C1FEB4" w14:textId="0F5AD993" w:rsidR="00E36F0E" w:rsidRDefault="00393DC0" w:rsidP="00506E2F">
      <w:pPr>
        <w:pStyle w:val="Heading4"/>
      </w:pPr>
      <w:r>
        <w:t>WIR-UC-REQ-369989/A-CPC get internet connection success after multiple try</w:t>
      </w:r>
    </w:p>
    <w:p w14:paraId="335156CB" w14:textId="2B599533" w:rsidR="00E36F0E" w:rsidRPr="00AE06BC" w:rsidRDefault="00E36F0E" w:rsidP="00E36F0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10"/>
        <w:gridCol w:w="7666"/>
      </w:tblGrid>
      <w:tr w:rsidR="00E36F0E" w14:paraId="28BEF2EA"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527B8575" w14:textId="77777777" w:rsidR="00E36F0E" w:rsidRDefault="00393DC0" w:rsidP="00E36F0E">
            <w:pPr>
              <w:rPr>
                <w:rFonts w:cs="Arial"/>
                <w:b/>
              </w:rPr>
            </w:pPr>
            <w:r>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67BBBFEE" w14:textId="77777777" w:rsidR="00E36F0E" w:rsidRDefault="00393DC0" w:rsidP="00E36F0E">
            <w:pPr>
              <w:rPr>
                <w:rFonts w:cs="Arial"/>
              </w:rPr>
            </w:pPr>
            <w:r>
              <w:rPr>
                <w:rFonts w:cs="Arial"/>
              </w:rPr>
              <w:t>CPC, WIR</w:t>
            </w:r>
          </w:p>
        </w:tc>
      </w:tr>
      <w:tr w:rsidR="00E36F0E" w14:paraId="4EF786C8"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4079D299" w14:textId="77777777" w:rsidR="00E36F0E" w:rsidRDefault="00393DC0" w:rsidP="00E36F0E">
            <w:pPr>
              <w:rPr>
                <w:rFonts w:cs="Arial"/>
                <w:b/>
              </w:rPr>
            </w:pPr>
            <w:r>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1C911E63" w14:textId="77777777" w:rsidR="00E36F0E" w:rsidRDefault="00393DC0" w:rsidP="00E36F0E">
            <w:pPr>
              <w:rPr>
                <w:rFonts w:cs="Arial"/>
              </w:rPr>
            </w:pPr>
            <w:r>
              <w:rPr>
                <w:rFonts w:cs="Arial"/>
              </w:rPr>
              <w:t>CPC received HTTP 3XX redirection</w:t>
            </w:r>
          </w:p>
          <w:p w14:paraId="06477789" w14:textId="77777777" w:rsidR="00E36F0E" w:rsidRDefault="00393DC0" w:rsidP="00E36F0E">
            <w:pPr>
              <w:rPr>
                <w:rFonts w:cs="Arial"/>
              </w:rPr>
            </w:pPr>
            <w:r>
              <w:rPr>
                <w:rFonts w:cs="Arial"/>
              </w:rPr>
              <w:t>CPC passed redirected URI and local IP address to WEB engine</w:t>
            </w:r>
          </w:p>
          <w:p w14:paraId="7EC185C0" w14:textId="77777777" w:rsidR="00E36F0E" w:rsidRDefault="00393DC0" w:rsidP="00E36F0E">
            <w:pPr>
              <w:rPr>
                <w:rFonts w:cs="Arial"/>
              </w:rPr>
            </w:pPr>
            <w:r>
              <w:rPr>
                <w:rFonts w:cs="Arial"/>
              </w:rPr>
              <w:t xml:space="preserve">WEB engine displayed the page on </w:t>
            </w:r>
            <w:r w:rsidRPr="009B3284">
              <w:rPr>
                <w:rFonts w:cs="Arial"/>
              </w:rPr>
              <w:t>WIRClient1</w:t>
            </w:r>
            <w:r>
              <w:rPr>
                <w:rFonts w:cs="Arial"/>
              </w:rPr>
              <w:t xml:space="preserve"> screen</w:t>
            </w:r>
          </w:p>
          <w:p w14:paraId="613525C9" w14:textId="77777777" w:rsidR="00E36F0E" w:rsidRDefault="00393DC0" w:rsidP="00E36F0E">
            <w:pPr>
              <w:rPr>
                <w:rFonts w:cs="Arial"/>
              </w:rPr>
            </w:pPr>
            <w:r>
              <w:rPr>
                <w:rFonts w:cs="Arial"/>
              </w:rPr>
              <w:t>Customer is interacting with the page</w:t>
            </w:r>
          </w:p>
        </w:tc>
      </w:tr>
      <w:tr w:rsidR="00E36F0E" w14:paraId="351B1B2A"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08FA7CAD" w14:textId="77777777" w:rsidR="00E36F0E" w:rsidRDefault="00393DC0" w:rsidP="00E36F0E">
            <w:pPr>
              <w:rPr>
                <w:rFonts w:cs="Arial"/>
                <w:b/>
              </w:rPr>
            </w:pPr>
            <w:r>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0C8DC068" w14:textId="77777777" w:rsidR="00E36F0E" w:rsidRDefault="00393DC0" w:rsidP="00E36F0E">
            <w:pPr>
              <w:rPr>
                <w:rFonts w:cs="Arial"/>
              </w:rPr>
            </w:pPr>
            <w:r>
              <w:rPr>
                <w:rFonts w:cs="Arial"/>
              </w:rPr>
              <w:t>CPC checks internet connectivity and gets success after multiple try</w:t>
            </w:r>
          </w:p>
        </w:tc>
      </w:tr>
      <w:tr w:rsidR="00E36F0E" w14:paraId="12654C54" w14:textId="77777777" w:rsidTr="00E36F0E">
        <w:trPr>
          <w:trHeight w:val="584"/>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6BEDFBBD" w14:textId="77777777" w:rsidR="00E36F0E" w:rsidRDefault="00393DC0" w:rsidP="00E36F0E">
            <w:pPr>
              <w:rPr>
                <w:rFonts w:cs="Arial"/>
                <w:b/>
              </w:rPr>
            </w:pPr>
            <w:r>
              <w:rPr>
                <w:rFonts w:cs="Arial"/>
                <w:b/>
              </w:rPr>
              <w:lastRenderedPageBreak/>
              <w:t>Post-conditions</w:t>
            </w:r>
          </w:p>
        </w:tc>
        <w:tc>
          <w:tcPr>
            <w:tcW w:w="7666" w:type="dxa"/>
            <w:tcBorders>
              <w:top w:val="single" w:sz="4" w:space="0" w:color="auto"/>
              <w:left w:val="single" w:sz="4" w:space="0" w:color="auto"/>
              <w:bottom w:val="single" w:sz="4" w:space="0" w:color="auto"/>
              <w:right w:val="single" w:sz="4" w:space="0" w:color="auto"/>
            </w:tcBorders>
            <w:hideMark/>
          </w:tcPr>
          <w:p w14:paraId="23DF6791" w14:textId="77777777" w:rsidR="00E36F0E" w:rsidRDefault="00393DC0" w:rsidP="00E36F0E">
            <w:pPr>
              <w:rPr>
                <w:rFonts w:cs="Arial"/>
              </w:rPr>
            </w:pPr>
            <w:r>
              <w:rPr>
                <w:rFonts w:cs="Arial"/>
              </w:rPr>
              <w:t>CPC sends HTTP GET request to connectivity test URL</w:t>
            </w:r>
          </w:p>
          <w:p w14:paraId="4C94DA5A" w14:textId="77777777" w:rsidR="00E36F0E" w:rsidRDefault="00393DC0" w:rsidP="00E36F0E">
            <w:pPr>
              <w:rPr>
                <w:rFonts w:cs="Arial"/>
              </w:rPr>
            </w:pPr>
            <w:r>
              <w:rPr>
                <w:rFonts w:cs="Arial"/>
              </w:rPr>
              <w:t>CPC receives 3XX redirection response</w:t>
            </w:r>
          </w:p>
          <w:p w14:paraId="05897CC6" w14:textId="77777777" w:rsidR="00E36F0E" w:rsidRDefault="00393DC0" w:rsidP="00E36F0E">
            <w:pPr>
              <w:rPr>
                <w:rFonts w:cs="Arial"/>
              </w:rPr>
            </w:pPr>
            <w:r>
              <w:rPr>
                <w:rFonts w:cs="Arial"/>
              </w:rPr>
              <w:t xml:space="preserve">CPC waits </w:t>
            </w:r>
            <w:r w:rsidRPr="00734C56">
              <w:rPr>
                <w:rFonts w:cs="Arial"/>
              </w:rPr>
              <w:t>CPC_CHECK_INTERVAL</w:t>
            </w:r>
            <w:r>
              <w:rPr>
                <w:rFonts w:cs="Arial"/>
              </w:rPr>
              <w:t xml:space="preserve"> seconds</w:t>
            </w:r>
          </w:p>
          <w:p w14:paraId="068475C0" w14:textId="77777777" w:rsidR="00E36F0E" w:rsidRDefault="00393DC0" w:rsidP="00E36F0E">
            <w:pPr>
              <w:rPr>
                <w:rFonts w:cs="Arial"/>
              </w:rPr>
            </w:pPr>
            <w:r>
              <w:rPr>
                <w:rFonts w:cs="Arial"/>
              </w:rPr>
              <w:t>CPC sends HTTP GET request to connectivity test URL</w:t>
            </w:r>
          </w:p>
          <w:p w14:paraId="22A5F49C" w14:textId="77777777" w:rsidR="00E36F0E" w:rsidRDefault="00393DC0" w:rsidP="00E36F0E">
            <w:pPr>
              <w:rPr>
                <w:rFonts w:cs="Arial"/>
              </w:rPr>
            </w:pPr>
            <w:r>
              <w:rPr>
                <w:rFonts w:cs="Arial"/>
              </w:rPr>
              <w:t>CPC receives 3XX redirection response</w:t>
            </w:r>
          </w:p>
          <w:p w14:paraId="53A5BE71" w14:textId="77777777" w:rsidR="00E36F0E" w:rsidRDefault="00393DC0" w:rsidP="00E36F0E">
            <w:pPr>
              <w:rPr>
                <w:rFonts w:cs="Arial"/>
              </w:rPr>
            </w:pPr>
            <w:r>
              <w:rPr>
                <w:rFonts w:cs="Arial"/>
              </w:rPr>
              <w:t xml:space="preserve">CPC waits </w:t>
            </w:r>
            <w:r w:rsidRPr="00734C56">
              <w:rPr>
                <w:rFonts w:cs="Arial"/>
              </w:rPr>
              <w:t>CPC_CHECK_INTERVAL</w:t>
            </w:r>
            <w:r>
              <w:rPr>
                <w:rFonts w:cs="Arial"/>
              </w:rPr>
              <w:t xml:space="preserve"> seconds</w:t>
            </w:r>
          </w:p>
          <w:p w14:paraId="1887D09E" w14:textId="77777777" w:rsidR="00E36F0E" w:rsidRDefault="00393DC0" w:rsidP="00E36F0E">
            <w:pPr>
              <w:rPr>
                <w:rFonts w:cs="Arial"/>
              </w:rPr>
            </w:pPr>
            <w:r>
              <w:rPr>
                <w:rFonts w:cs="Arial"/>
              </w:rPr>
              <w:t>CPC sends HTTP GET request to connectivity test URL</w:t>
            </w:r>
          </w:p>
          <w:p w14:paraId="2D5AEF87" w14:textId="77777777" w:rsidR="00E36F0E" w:rsidRDefault="00393DC0" w:rsidP="00E36F0E">
            <w:pPr>
              <w:rPr>
                <w:rFonts w:cs="Arial"/>
              </w:rPr>
            </w:pPr>
            <w:r>
              <w:rPr>
                <w:rFonts w:cs="Arial"/>
              </w:rPr>
              <w:t>CPC receives 2XX response</w:t>
            </w:r>
          </w:p>
          <w:p w14:paraId="14A3D561" w14:textId="77777777" w:rsidR="00E36F0E" w:rsidRDefault="00393DC0" w:rsidP="00E36F0E">
            <w:pPr>
              <w:rPr>
                <w:rFonts w:cs="Arial"/>
              </w:rPr>
            </w:pPr>
            <w:r>
              <w:rPr>
                <w:rFonts w:cs="Arial"/>
              </w:rPr>
              <w:t>CPC notifies WIR internet connection success</w:t>
            </w:r>
          </w:p>
          <w:p w14:paraId="6C3D9AB7" w14:textId="77777777" w:rsidR="00E36F0E" w:rsidRPr="00126033" w:rsidRDefault="00393DC0" w:rsidP="00E36F0E">
            <w:pPr>
              <w:rPr>
                <w:rFonts w:cs="Arial"/>
              </w:rPr>
            </w:pPr>
            <w:r>
              <w:rPr>
                <w:rFonts w:cs="Arial"/>
              </w:rPr>
              <w:t>WIR has internet connection through Wi-Fi Hotspot</w:t>
            </w:r>
          </w:p>
        </w:tc>
      </w:tr>
      <w:tr w:rsidR="00E36F0E" w14:paraId="56E1DF1F"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532DF114" w14:textId="77777777" w:rsidR="00E36F0E" w:rsidRDefault="00393DC0" w:rsidP="00E36F0E">
            <w:pPr>
              <w:rPr>
                <w:rFonts w:cs="Arial"/>
                <w:b/>
              </w:rPr>
            </w:pPr>
            <w:r>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24867FCF" w14:textId="77777777" w:rsidR="00E36F0E" w:rsidRDefault="00E36F0E" w:rsidP="00E36F0E">
            <w:pPr>
              <w:rPr>
                <w:rFonts w:cs="Arial"/>
              </w:rPr>
            </w:pPr>
          </w:p>
        </w:tc>
      </w:tr>
      <w:tr w:rsidR="00E36F0E" w14:paraId="3F83174F"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32398792" w14:textId="77777777" w:rsidR="00E36F0E" w:rsidRDefault="00393DC0" w:rsidP="00E36F0E">
            <w:pPr>
              <w:rPr>
                <w:rFonts w:cs="Arial"/>
                <w:b/>
              </w:rPr>
            </w:pPr>
            <w:r>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6412C7AD" w14:textId="77777777" w:rsidR="00E36F0E" w:rsidRDefault="00E36F0E" w:rsidP="00E36F0E">
            <w:pPr>
              <w:rPr>
                <w:rFonts w:cs="Arial"/>
              </w:rPr>
            </w:pPr>
          </w:p>
        </w:tc>
      </w:tr>
    </w:tbl>
    <w:p w14:paraId="2321F4E9" w14:textId="77777777" w:rsidR="00E36F0E" w:rsidRDefault="00E36F0E" w:rsidP="00E36F0E"/>
    <w:p w14:paraId="0FCCB6F4" w14:textId="51C5FFC5" w:rsidR="00E36F0E" w:rsidRDefault="00393DC0" w:rsidP="00506E2F">
      <w:pPr>
        <w:pStyle w:val="Heading4"/>
      </w:pPr>
      <w:r>
        <w:t>WIR-UC-REQ-369990/A-CPC get internet connection failure after max try</w:t>
      </w:r>
    </w:p>
    <w:p w14:paraId="5011E468" w14:textId="33F21164" w:rsidR="00E36F0E" w:rsidRPr="00AE06BC" w:rsidRDefault="00E36F0E" w:rsidP="00E36F0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10"/>
        <w:gridCol w:w="7666"/>
      </w:tblGrid>
      <w:tr w:rsidR="00E36F0E" w14:paraId="6474FD2D"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5974572D" w14:textId="77777777" w:rsidR="00E36F0E" w:rsidRDefault="00393DC0" w:rsidP="00E36F0E">
            <w:pPr>
              <w:rPr>
                <w:rFonts w:cs="Arial"/>
                <w:b/>
              </w:rPr>
            </w:pPr>
            <w:r>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5F413AAE" w14:textId="77777777" w:rsidR="00E36F0E" w:rsidRDefault="00393DC0" w:rsidP="00E36F0E">
            <w:pPr>
              <w:rPr>
                <w:rFonts w:cs="Arial"/>
              </w:rPr>
            </w:pPr>
            <w:r>
              <w:rPr>
                <w:rFonts w:cs="Arial"/>
              </w:rPr>
              <w:t>CPC, WIR</w:t>
            </w:r>
          </w:p>
        </w:tc>
      </w:tr>
      <w:tr w:rsidR="00E36F0E" w14:paraId="6334BCA7"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77218AA0" w14:textId="77777777" w:rsidR="00E36F0E" w:rsidRDefault="00393DC0" w:rsidP="00E36F0E">
            <w:pPr>
              <w:rPr>
                <w:rFonts w:cs="Arial"/>
                <w:b/>
              </w:rPr>
            </w:pPr>
            <w:r>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5CD00FD0" w14:textId="77777777" w:rsidR="00E36F0E" w:rsidRDefault="00393DC0" w:rsidP="00E36F0E">
            <w:pPr>
              <w:rPr>
                <w:rFonts w:cs="Arial"/>
              </w:rPr>
            </w:pPr>
            <w:r>
              <w:rPr>
                <w:rFonts w:cs="Arial"/>
              </w:rPr>
              <w:t>CPC received HTTP 3XX redirection</w:t>
            </w:r>
          </w:p>
          <w:p w14:paraId="34FB89C9" w14:textId="77777777" w:rsidR="00E36F0E" w:rsidRDefault="00393DC0" w:rsidP="00E36F0E">
            <w:pPr>
              <w:rPr>
                <w:rFonts w:cs="Arial"/>
              </w:rPr>
            </w:pPr>
            <w:r>
              <w:rPr>
                <w:rFonts w:cs="Arial"/>
              </w:rPr>
              <w:t>CPC passed redirected URI and local IP address</w:t>
            </w:r>
          </w:p>
          <w:p w14:paraId="30E1BB16" w14:textId="77777777" w:rsidR="00E36F0E" w:rsidRDefault="00393DC0" w:rsidP="00E36F0E">
            <w:pPr>
              <w:rPr>
                <w:rFonts w:cs="Arial"/>
              </w:rPr>
            </w:pPr>
            <w:r>
              <w:rPr>
                <w:rFonts w:cs="Arial"/>
              </w:rPr>
              <w:t xml:space="preserve">WEB engine displayed the page on </w:t>
            </w:r>
            <w:r w:rsidRPr="009B3284">
              <w:rPr>
                <w:rFonts w:cs="Arial"/>
              </w:rPr>
              <w:t>WIRClient1</w:t>
            </w:r>
            <w:r>
              <w:rPr>
                <w:rFonts w:cs="Arial"/>
              </w:rPr>
              <w:t xml:space="preserve"> screen</w:t>
            </w:r>
          </w:p>
          <w:p w14:paraId="5ED31761" w14:textId="77777777" w:rsidR="00E36F0E" w:rsidRDefault="00393DC0" w:rsidP="00E36F0E">
            <w:pPr>
              <w:rPr>
                <w:rFonts w:cs="Arial"/>
              </w:rPr>
            </w:pPr>
            <w:r>
              <w:rPr>
                <w:rFonts w:cs="Arial"/>
              </w:rPr>
              <w:t>Customer is interacting with the page</w:t>
            </w:r>
          </w:p>
        </w:tc>
      </w:tr>
      <w:tr w:rsidR="00E36F0E" w14:paraId="56869E49"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79363964" w14:textId="77777777" w:rsidR="00E36F0E" w:rsidRDefault="00393DC0" w:rsidP="00E36F0E">
            <w:pPr>
              <w:rPr>
                <w:rFonts w:cs="Arial"/>
                <w:b/>
              </w:rPr>
            </w:pPr>
            <w:r>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3044B2A8" w14:textId="77777777" w:rsidR="00E36F0E" w:rsidRDefault="00393DC0" w:rsidP="00E36F0E">
            <w:pPr>
              <w:rPr>
                <w:rFonts w:cs="Arial"/>
              </w:rPr>
            </w:pPr>
            <w:r>
              <w:rPr>
                <w:rFonts w:cs="Arial"/>
              </w:rPr>
              <w:t xml:space="preserve">CPC checks internet connectivity and gets </w:t>
            </w:r>
            <w:r w:rsidRPr="00734C56">
              <w:t>failure after max try</w:t>
            </w:r>
          </w:p>
        </w:tc>
      </w:tr>
      <w:tr w:rsidR="00E36F0E" w14:paraId="3F2AB484" w14:textId="77777777" w:rsidTr="00E36F0E">
        <w:trPr>
          <w:trHeight w:val="584"/>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05734CC3" w14:textId="77777777" w:rsidR="00E36F0E" w:rsidRDefault="00393DC0" w:rsidP="00E36F0E">
            <w:pPr>
              <w:rPr>
                <w:rFonts w:cs="Arial"/>
                <w:b/>
              </w:rPr>
            </w:pPr>
            <w:r>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33547A15" w14:textId="77777777" w:rsidR="00E36F0E" w:rsidRDefault="00393DC0" w:rsidP="00E36F0E">
            <w:pPr>
              <w:rPr>
                <w:rFonts w:cs="Arial"/>
              </w:rPr>
            </w:pPr>
            <w:r>
              <w:rPr>
                <w:rFonts w:cs="Arial"/>
              </w:rPr>
              <w:t>Customer ignores landing page OR closes WEB engine</w:t>
            </w:r>
          </w:p>
          <w:p w14:paraId="4ADC35AB" w14:textId="77777777" w:rsidR="00E36F0E" w:rsidRDefault="00393DC0" w:rsidP="00E36F0E">
            <w:pPr>
              <w:rPr>
                <w:rFonts w:cs="Arial"/>
              </w:rPr>
            </w:pPr>
            <w:r>
              <w:rPr>
                <w:rFonts w:cs="Arial"/>
              </w:rPr>
              <w:t>CPC sends HTTP GET request to connectivity test URL</w:t>
            </w:r>
          </w:p>
          <w:p w14:paraId="7D03CA3E" w14:textId="77777777" w:rsidR="00E36F0E" w:rsidRDefault="00393DC0" w:rsidP="00E36F0E">
            <w:pPr>
              <w:rPr>
                <w:rFonts w:cs="Arial"/>
              </w:rPr>
            </w:pPr>
            <w:r>
              <w:rPr>
                <w:rFonts w:cs="Arial"/>
              </w:rPr>
              <w:t>CPC receives 3XX redirection response</w:t>
            </w:r>
          </w:p>
          <w:p w14:paraId="1572A6A9" w14:textId="77777777" w:rsidR="00E36F0E" w:rsidRDefault="00393DC0" w:rsidP="00E36F0E">
            <w:pPr>
              <w:rPr>
                <w:rFonts w:cs="Arial"/>
              </w:rPr>
            </w:pPr>
            <w:r>
              <w:rPr>
                <w:rFonts w:cs="Arial"/>
              </w:rPr>
              <w:t xml:space="preserve">CPC waits </w:t>
            </w:r>
            <w:r w:rsidRPr="00734C56">
              <w:rPr>
                <w:rFonts w:cs="Arial"/>
              </w:rPr>
              <w:t>CPC_CHECK_INTERVAL</w:t>
            </w:r>
            <w:r>
              <w:rPr>
                <w:rFonts w:cs="Arial"/>
              </w:rPr>
              <w:t xml:space="preserve"> seconds</w:t>
            </w:r>
          </w:p>
          <w:p w14:paraId="6A7057DD" w14:textId="77777777" w:rsidR="00E36F0E" w:rsidRDefault="00393DC0" w:rsidP="00E36F0E">
            <w:pPr>
              <w:rPr>
                <w:rFonts w:cs="Arial"/>
              </w:rPr>
            </w:pPr>
            <w:r>
              <w:rPr>
                <w:rFonts w:cs="Arial"/>
              </w:rPr>
              <w:t>CPC sends HTTP GET request to connectivity test URL</w:t>
            </w:r>
          </w:p>
          <w:p w14:paraId="72E7BB82" w14:textId="77777777" w:rsidR="00E36F0E" w:rsidRDefault="00393DC0" w:rsidP="00E36F0E">
            <w:pPr>
              <w:rPr>
                <w:rFonts w:cs="Arial"/>
              </w:rPr>
            </w:pPr>
            <w:r>
              <w:rPr>
                <w:rFonts w:cs="Arial"/>
              </w:rPr>
              <w:t>CPC receives 3XX redirection response</w:t>
            </w:r>
          </w:p>
          <w:p w14:paraId="3F115E97" w14:textId="77777777" w:rsidR="00E36F0E" w:rsidRDefault="00393DC0" w:rsidP="00E36F0E">
            <w:pPr>
              <w:rPr>
                <w:rFonts w:cs="Arial"/>
              </w:rPr>
            </w:pPr>
            <w:r>
              <w:rPr>
                <w:rFonts w:cs="Arial"/>
              </w:rPr>
              <w:t xml:space="preserve">CPC waits </w:t>
            </w:r>
            <w:r w:rsidRPr="00734C56">
              <w:rPr>
                <w:rFonts w:cs="Arial"/>
              </w:rPr>
              <w:t>CPC_CHECK_INTERVAL</w:t>
            </w:r>
            <w:r>
              <w:rPr>
                <w:rFonts w:cs="Arial"/>
              </w:rPr>
              <w:t xml:space="preserve"> seconds</w:t>
            </w:r>
          </w:p>
          <w:p w14:paraId="1866A425" w14:textId="77777777" w:rsidR="00E36F0E" w:rsidRDefault="00393DC0" w:rsidP="00E36F0E">
            <w:pPr>
              <w:rPr>
                <w:rFonts w:cs="Arial"/>
              </w:rPr>
            </w:pPr>
            <w:r>
              <w:rPr>
                <w:rFonts w:cs="Arial"/>
              </w:rPr>
              <w:t>CPC sends HTTP GET request to connectivity test URL</w:t>
            </w:r>
          </w:p>
          <w:p w14:paraId="34B3D863" w14:textId="77777777" w:rsidR="00E36F0E" w:rsidRDefault="00393DC0" w:rsidP="00E36F0E">
            <w:pPr>
              <w:rPr>
                <w:rFonts w:cs="Arial"/>
              </w:rPr>
            </w:pPr>
            <w:r>
              <w:rPr>
                <w:rFonts w:cs="Arial"/>
              </w:rPr>
              <w:t>CPC receives 3XX redirection response</w:t>
            </w:r>
          </w:p>
          <w:p w14:paraId="72812999" w14:textId="77777777" w:rsidR="00E36F0E" w:rsidRDefault="00393DC0" w:rsidP="00E36F0E">
            <w:pPr>
              <w:rPr>
                <w:rFonts w:cs="Arial"/>
              </w:rPr>
            </w:pPr>
            <w:r>
              <w:rPr>
                <w:rFonts w:cs="Arial"/>
              </w:rPr>
              <w:t xml:space="preserve">CPC tried all </w:t>
            </w:r>
            <w:r w:rsidRPr="00820D3C">
              <w:rPr>
                <w:rFonts w:cs="Arial"/>
              </w:rPr>
              <w:t>CPC_MAX_CHECK</w:t>
            </w:r>
            <w:r>
              <w:rPr>
                <w:rFonts w:cs="Arial"/>
              </w:rPr>
              <w:t xml:space="preserve"> times</w:t>
            </w:r>
          </w:p>
          <w:p w14:paraId="6025D867" w14:textId="77777777" w:rsidR="00E36F0E" w:rsidRDefault="00393DC0" w:rsidP="00E36F0E">
            <w:pPr>
              <w:rPr>
                <w:rFonts w:cs="Arial"/>
              </w:rPr>
            </w:pPr>
            <w:r>
              <w:rPr>
                <w:rFonts w:cs="Arial"/>
              </w:rPr>
              <w:t>CPC notifies WIR internet connection failure</w:t>
            </w:r>
          </w:p>
          <w:p w14:paraId="26EBD125" w14:textId="77777777" w:rsidR="00E36F0E" w:rsidRDefault="00393DC0" w:rsidP="00E36F0E">
            <w:pPr>
              <w:rPr>
                <w:rFonts w:cs="Arial"/>
              </w:rPr>
            </w:pPr>
            <w:r>
              <w:rPr>
                <w:rFonts w:cs="Arial"/>
              </w:rPr>
              <w:t>WIR doesn’t have internet connection through Wi-Fi Hotspot</w:t>
            </w:r>
          </w:p>
          <w:p w14:paraId="3FC3373B" w14:textId="77777777" w:rsidR="00E36F0E" w:rsidRPr="00126033" w:rsidRDefault="00393DC0" w:rsidP="00E36F0E">
            <w:pPr>
              <w:rPr>
                <w:rFonts w:cs="Arial"/>
              </w:rPr>
            </w:pPr>
            <w:r>
              <w:rPr>
                <w:rFonts w:cs="Arial"/>
              </w:rPr>
              <w:t>WIR notifies WIR app allocation failure</w:t>
            </w:r>
          </w:p>
        </w:tc>
      </w:tr>
      <w:tr w:rsidR="00E36F0E" w14:paraId="1915BF46"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645BFCE0" w14:textId="77777777" w:rsidR="00E36F0E" w:rsidRDefault="00393DC0" w:rsidP="00E36F0E">
            <w:pPr>
              <w:rPr>
                <w:rFonts w:cs="Arial"/>
                <w:b/>
              </w:rPr>
            </w:pPr>
            <w:r>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3800FDCF" w14:textId="77777777" w:rsidR="00E36F0E" w:rsidRDefault="00E36F0E" w:rsidP="00E36F0E">
            <w:pPr>
              <w:rPr>
                <w:rFonts w:cs="Arial"/>
              </w:rPr>
            </w:pPr>
          </w:p>
        </w:tc>
      </w:tr>
      <w:tr w:rsidR="00E36F0E" w14:paraId="2E3F4C13"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7257A86F" w14:textId="77777777" w:rsidR="00E36F0E" w:rsidRDefault="00393DC0" w:rsidP="00E36F0E">
            <w:pPr>
              <w:rPr>
                <w:rFonts w:cs="Arial"/>
                <w:b/>
              </w:rPr>
            </w:pPr>
            <w:r>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27E59985" w14:textId="77777777" w:rsidR="00E36F0E" w:rsidRDefault="00E36F0E" w:rsidP="00E36F0E">
            <w:pPr>
              <w:rPr>
                <w:rFonts w:cs="Arial"/>
              </w:rPr>
            </w:pPr>
          </w:p>
        </w:tc>
      </w:tr>
    </w:tbl>
    <w:p w14:paraId="4D5636B0" w14:textId="77777777" w:rsidR="00E36F0E" w:rsidRDefault="00E36F0E" w:rsidP="00E36F0E"/>
    <w:p w14:paraId="743C2AC4" w14:textId="4539F2AA" w:rsidR="00E36F0E" w:rsidRDefault="00393DC0" w:rsidP="00506E2F">
      <w:pPr>
        <w:pStyle w:val="Heading4"/>
      </w:pPr>
      <w:r>
        <w:t>WIR-UC-REQ-369991/A-Password enter screen interrupted by other screen</w:t>
      </w:r>
    </w:p>
    <w:p w14:paraId="7D933F8D" w14:textId="5B1F302F" w:rsidR="00E36F0E" w:rsidRPr="00AE06BC" w:rsidRDefault="00E36F0E" w:rsidP="00E36F0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10"/>
        <w:gridCol w:w="7666"/>
      </w:tblGrid>
      <w:tr w:rsidR="00E36F0E" w14:paraId="6F5EA21D"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14FA010E" w14:textId="77777777" w:rsidR="00E36F0E" w:rsidRDefault="00393DC0" w:rsidP="00E36F0E">
            <w:pPr>
              <w:rPr>
                <w:rFonts w:cs="Arial"/>
                <w:b/>
              </w:rPr>
            </w:pPr>
            <w:r>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5607413D" w14:textId="77777777" w:rsidR="00E36F0E" w:rsidRDefault="00393DC0" w:rsidP="00E36F0E">
            <w:pPr>
              <w:rPr>
                <w:rFonts w:cs="Arial"/>
              </w:rPr>
            </w:pPr>
            <w:r w:rsidRPr="009B3284">
              <w:rPr>
                <w:rFonts w:cs="Arial"/>
              </w:rPr>
              <w:t>WIRClient1</w:t>
            </w:r>
            <w:r>
              <w:rPr>
                <w:rFonts w:cs="Arial"/>
              </w:rPr>
              <w:t xml:space="preserve"> UI, customer</w:t>
            </w:r>
          </w:p>
        </w:tc>
      </w:tr>
      <w:tr w:rsidR="00E36F0E" w14:paraId="6672E5BB"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1C7E3463" w14:textId="77777777" w:rsidR="00E36F0E" w:rsidRDefault="00393DC0" w:rsidP="00E36F0E">
            <w:pPr>
              <w:rPr>
                <w:rFonts w:cs="Arial"/>
                <w:b/>
              </w:rPr>
            </w:pPr>
            <w:r>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30AC8B90" w14:textId="77777777" w:rsidR="00E36F0E" w:rsidRDefault="00393DC0" w:rsidP="00E36F0E">
            <w:pPr>
              <w:rPr>
                <w:rFonts w:cs="Arial"/>
              </w:rPr>
            </w:pPr>
            <w:r>
              <w:rPr>
                <w:rFonts w:cs="Arial"/>
              </w:rPr>
              <w:t>Password enter screen is displayed</w:t>
            </w:r>
          </w:p>
        </w:tc>
      </w:tr>
      <w:tr w:rsidR="00E36F0E" w14:paraId="51BF5302"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60E42FA4" w14:textId="77777777" w:rsidR="00E36F0E" w:rsidRDefault="00393DC0" w:rsidP="00E36F0E">
            <w:pPr>
              <w:rPr>
                <w:rFonts w:cs="Arial"/>
                <w:b/>
              </w:rPr>
            </w:pPr>
            <w:r>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2D049852" w14:textId="77777777" w:rsidR="00E36F0E" w:rsidRDefault="00393DC0" w:rsidP="00E36F0E">
            <w:pPr>
              <w:rPr>
                <w:rFonts w:cs="Arial"/>
              </w:rPr>
            </w:pPr>
            <w:r>
              <w:rPr>
                <w:rFonts w:cs="Arial"/>
              </w:rPr>
              <w:t>Password enter screen is displayed but override by other screen</w:t>
            </w:r>
          </w:p>
          <w:p w14:paraId="2454514A" w14:textId="77777777" w:rsidR="00E36F0E" w:rsidRDefault="00393DC0" w:rsidP="00E36F0E">
            <w:pPr>
              <w:rPr>
                <w:rFonts w:cs="Arial"/>
              </w:rPr>
            </w:pPr>
            <w:r>
              <w:rPr>
                <w:rFonts w:cs="Arial"/>
              </w:rPr>
              <w:t>Customer switch password screen and continue entering screen</w:t>
            </w:r>
          </w:p>
        </w:tc>
      </w:tr>
      <w:tr w:rsidR="00E36F0E" w14:paraId="002F293B" w14:textId="77777777" w:rsidTr="00E36F0E">
        <w:trPr>
          <w:trHeight w:val="584"/>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33E04660" w14:textId="77777777" w:rsidR="00E36F0E" w:rsidRDefault="00393DC0" w:rsidP="00E36F0E">
            <w:pPr>
              <w:rPr>
                <w:rFonts w:cs="Arial"/>
                <w:b/>
              </w:rPr>
            </w:pPr>
            <w:r>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3DF891C3" w14:textId="77777777" w:rsidR="00E36F0E" w:rsidRDefault="00393DC0" w:rsidP="00E36F0E">
            <w:pPr>
              <w:rPr>
                <w:rFonts w:cs="Arial"/>
              </w:rPr>
            </w:pPr>
            <w:r>
              <w:rPr>
                <w:rFonts w:cs="Arial"/>
              </w:rPr>
              <w:t>Customer is entering password</w:t>
            </w:r>
          </w:p>
          <w:p w14:paraId="03FCCB39" w14:textId="77777777" w:rsidR="00E36F0E" w:rsidRDefault="00393DC0" w:rsidP="00E36F0E">
            <w:pPr>
              <w:rPr>
                <w:rFonts w:cs="Arial"/>
              </w:rPr>
            </w:pPr>
            <w:r w:rsidRPr="009B3284">
              <w:rPr>
                <w:rFonts w:cs="Arial"/>
              </w:rPr>
              <w:t>WIRClient1</w:t>
            </w:r>
            <w:r>
              <w:rPr>
                <w:rFonts w:cs="Arial"/>
              </w:rPr>
              <w:t xml:space="preserve"> screen is switched to other screen by some event</w:t>
            </w:r>
          </w:p>
          <w:p w14:paraId="140CF3F8" w14:textId="77777777" w:rsidR="00E36F0E" w:rsidRDefault="00393DC0" w:rsidP="00E36F0E">
            <w:pPr>
              <w:rPr>
                <w:rFonts w:cs="Arial"/>
              </w:rPr>
            </w:pPr>
            <w:r>
              <w:rPr>
                <w:rFonts w:cs="Arial"/>
              </w:rPr>
              <w:t>Customer switches to password screen</w:t>
            </w:r>
          </w:p>
          <w:p w14:paraId="4FF835A7" w14:textId="77777777" w:rsidR="00E36F0E" w:rsidRPr="00126033" w:rsidRDefault="00393DC0" w:rsidP="00E36F0E">
            <w:pPr>
              <w:rPr>
                <w:rFonts w:cs="Arial"/>
              </w:rPr>
            </w:pPr>
            <w:r>
              <w:rPr>
                <w:rFonts w:cs="Arial"/>
              </w:rPr>
              <w:t>Customer continues entering password</w:t>
            </w:r>
          </w:p>
        </w:tc>
      </w:tr>
      <w:tr w:rsidR="00E36F0E" w14:paraId="3320C669"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2C4D5C94" w14:textId="77777777" w:rsidR="00E36F0E" w:rsidRDefault="00393DC0" w:rsidP="00E36F0E">
            <w:pPr>
              <w:rPr>
                <w:rFonts w:cs="Arial"/>
                <w:b/>
              </w:rPr>
            </w:pPr>
            <w:r>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2EE570AF" w14:textId="77777777" w:rsidR="00E36F0E" w:rsidRDefault="00E36F0E" w:rsidP="00E36F0E">
            <w:pPr>
              <w:rPr>
                <w:rFonts w:cs="Arial"/>
              </w:rPr>
            </w:pPr>
          </w:p>
        </w:tc>
      </w:tr>
      <w:tr w:rsidR="00E36F0E" w14:paraId="7AC664C7"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0B688603" w14:textId="77777777" w:rsidR="00E36F0E" w:rsidRDefault="00393DC0" w:rsidP="00E36F0E">
            <w:pPr>
              <w:rPr>
                <w:rFonts w:cs="Arial"/>
                <w:b/>
              </w:rPr>
            </w:pPr>
            <w:r>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43E9C8BA" w14:textId="77777777" w:rsidR="00E36F0E" w:rsidRDefault="00E36F0E" w:rsidP="00E36F0E">
            <w:pPr>
              <w:rPr>
                <w:rFonts w:cs="Arial"/>
              </w:rPr>
            </w:pPr>
          </w:p>
        </w:tc>
      </w:tr>
    </w:tbl>
    <w:p w14:paraId="28152500" w14:textId="77777777" w:rsidR="00E36F0E" w:rsidRDefault="00E36F0E" w:rsidP="00E36F0E"/>
    <w:p w14:paraId="0BA02AD8" w14:textId="48C0D493" w:rsidR="00E36F0E" w:rsidRDefault="00393DC0" w:rsidP="00506E2F">
      <w:pPr>
        <w:pStyle w:val="Heading4"/>
      </w:pPr>
      <w:r>
        <w:lastRenderedPageBreak/>
        <w:t>WIR-UC-REQ-369992/A-WEB engine fails to display landing page</w:t>
      </w:r>
    </w:p>
    <w:p w14:paraId="214583D8" w14:textId="28A7E34C" w:rsidR="00E36F0E" w:rsidRPr="00AE06BC" w:rsidRDefault="00E36F0E" w:rsidP="00E36F0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10"/>
        <w:gridCol w:w="7666"/>
      </w:tblGrid>
      <w:tr w:rsidR="00E36F0E" w14:paraId="7FBEDE0D"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02DFA6C7" w14:textId="77777777" w:rsidR="00E36F0E" w:rsidRDefault="00393DC0" w:rsidP="00E36F0E">
            <w:pPr>
              <w:rPr>
                <w:rFonts w:cs="Arial"/>
                <w:b/>
              </w:rPr>
            </w:pPr>
            <w:r>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590DC156" w14:textId="77777777" w:rsidR="00E36F0E" w:rsidRDefault="00393DC0" w:rsidP="00E36F0E">
            <w:pPr>
              <w:rPr>
                <w:rFonts w:cs="Arial"/>
              </w:rPr>
            </w:pPr>
            <w:r>
              <w:rPr>
                <w:rFonts w:cs="Arial"/>
              </w:rPr>
              <w:t>CPC, WEB engine, diagnostic agent, WIR</w:t>
            </w:r>
          </w:p>
        </w:tc>
      </w:tr>
      <w:tr w:rsidR="00E36F0E" w14:paraId="17DA3CEF"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58599973" w14:textId="77777777" w:rsidR="00E36F0E" w:rsidRDefault="00393DC0" w:rsidP="00E36F0E">
            <w:pPr>
              <w:rPr>
                <w:rFonts w:cs="Arial"/>
                <w:b/>
              </w:rPr>
            </w:pPr>
            <w:r>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0060AD05" w14:textId="77777777" w:rsidR="00E36F0E" w:rsidRDefault="00393DC0" w:rsidP="00E36F0E">
            <w:pPr>
              <w:rPr>
                <w:rFonts w:cs="Arial"/>
              </w:rPr>
            </w:pPr>
            <w:r>
              <w:rPr>
                <w:rFonts w:cs="Arial"/>
              </w:rPr>
              <w:t>WEB engine received landing page display request from CPC</w:t>
            </w:r>
          </w:p>
        </w:tc>
      </w:tr>
      <w:tr w:rsidR="00E36F0E" w14:paraId="1CE746B9"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2A60656F" w14:textId="77777777" w:rsidR="00E36F0E" w:rsidRDefault="00393DC0" w:rsidP="00E36F0E">
            <w:pPr>
              <w:rPr>
                <w:rFonts w:cs="Arial"/>
                <w:b/>
              </w:rPr>
            </w:pPr>
            <w:r>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4F20158B" w14:textId="77777777" w:rsidR="00E36F0E" w:rsidRDefault="00393DC0" w:rsidP="00E36F0E">
            <w:pPr>
              <w:rPr>
                <w:rFonts w:cs="Arial"/>
              </w:rPr>
            </w:pPr>
            <w:r>
              <w:rPr>
                <w:rFonts w:cs="Arial"/>
              </w:rPr>
              <w:t>WEB engine fails to display landing page and CPC returns internet connection failure to WIR</w:t>
            </w:r>
          </w:p>
        </w:tc>
      </w:tr>
      <w:tr w:rsidR="00E36F0E" w14:paraId="52B1EE76" w14:textId="77777777" w:rsidTr="00E36F0E">
        <w:trPr>
          <w:trHeight w:val="584"/>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6F90D6C9" w14:textId="77777777" w:rsidR="00E36F0E" w:rsidRDefault="00393DC0" w:rsidP="00E36F0E">
            <w:pPr>
              <w:rPr>
                <w:rFonts w:cs="Arial"/>
                <w:b/>
              </w:rPr>
            </w:pPr>
            <w:r>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228CC3F9" w14:textId="77777777" w:rsidR="00E36F0E" w:rsidRDefault="00393DC0" w:rsidP="00E36F0E">
            <w:pPr>
              <w:rPr>
                <w:rFonts w:cs="Arial"/>
              </w:rPr>
            </w:pPr>
            <w:r>
              <w:rPr>
                <w:rFonts w:cs="Arial"/>
              </w:rPr>
              <w:t>WEB engine fails to display the landing page</w:t>
            </w:r>
          </w:p>
          <w:p w14:paraId="0D46F11D" w14:textId="77777777" w:rsidR="00E36F0E" w:rsidRDefault="00393DC0" w:rsidP="00E36F0E">
            <w:pPr>
              <w:rPr>
                <w:rFonts w:cs="Arial"/>
              </w:rPr>
            </w:pPr>
            <w:r>
              <w:rPr>
                <w:rFonts w:cs="Arial"/>
              </w:rPr>
              <w:t>Diagnostic agent detects the failure and creates a log entry</w:t>
            </w:r>
          </w:p>
          <w:p w14:paraId="759CAE36" w14:textId="77777777" w:rsidR="00E36F0E" w:rsidRDefault="00393DC0" w:rsidP="00E36F0E">
            <w:pPr>
              <w:rPr>
                <w:rFonts w:cs="Arial"/>
              </w:rPr>
            </w:pPr>
            <w:r>
              <w:rPr>
                <w:rFonts w:cs="Arial"/>
              </w:rPr>
              <w:t xml:space="preserve">CPC tries </w:t>
            </w:r>
            <w:r w:rsidRPr="00D229D7">
              <w:rPr>
                <w:rFonts w:cs="Arial"/>
              </w:rPr>
              <w:t>CPC_MAX_CHECK</w:t>
            </w:r>
            <w:r>
              <w:rPr>
                <w:rFonts w:cs="Arial"/>
              </w:rPr>
              <w:t xml:space="preserve"> but receives 3XX redirection response</w:t>
            </w:r>
          </w:p>
          <w:p w14:paraId="16D4552A" w14:textId="77777777" w:rsidR="00E36F0E" w:rsidRDefault="00393DC0" w:rsidP="00E36F0E">
            <w:pPr>
              <w:rPr>
                <w:rFonts w:cs="Arial"/>
              </w:rPr>
            </w:pPr>
            <w:r>
              <w:rPr>
                <w:rFonts w:cs="Arial"/>
              </w:rPr>
              <w:t>CPC notifies WIR internet connection failure</w:t>
            </w:r>
          </w:p>
          <w:p w14:paraId="6AD3F65C" w14:textId="77777777" w:rsidR="00E36F0E" w:rsidRDefault="00393DC0" w:rsidP="00E36F0E">
            <w:pPr>
              <w:rPr>
                <w:rFonts w:cs="Arial"/>
              </w:rPr>
            </w:pPr>
            <w:r>
              <w:rPr>
                <w:rFonts w:cs="Arial"/>
              </w:rPr>
              <w:t>WIR doesn’t have internet connection through Wi-Fi Hotspot</w:t>
            </w:r>
          </w:p>
          <w:p w14:paraId="609F19E9" w14:textId="77777777" w:rsidR="00E36F0E" w:rsidRPr="00126033" w:rsidRDefault="00393DC0" w:rsidP="00E36F0E">
            <w:pPr>
              <w:rPr>
                <w:rFonts w:cs="Arial"/>
              </w:rPr>
            </w:pPr>
            <w:r>
              <w:rPr>
                <w:rFonts w:cs="Arial"/>
              </w:rPr>
              <w:t>WIR notifies WIR app allocation failure</w:t>
            </w:r>
          </w:p>
        </w:tc>
      </w:tr>
      <w:tr w:rsidR="00E36F0E" w14:paraId="123B13CD"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0F161783" w14:textId="77777777" w:rsidR="00E36F0E" w:rsidRDefault="00393DC0" w:rsidP="00E36F0E">
            <w:pPr>
              <w:rPr>
                <w:rFonts w:cs="Arial"/>
                <w:b/>
              </w:rPr>
            </w:pPr>
            <w:r>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5D90AC9E" w14:textId="77777777" w:rsidR="00E36F0E" w:rsidRDefault="00E36F0E" w:rsidP="00E36F0E">
            <w:pPr>
              <w:rPr>
                <w:rFonts w:cs="Arial"/>
              </w:rPr>
            </w:pPr>
          </w:p>
        </w:tc>
      </w:tr>
      <w:tr w:rsidR="00E36F0E" w14:paraId="2C0430C1"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7F73503F" w14:textId="77777777" w:rsidR="00E36F0E" w:rsidRDefault="00393DC0" w:rsidP="00E36F0E">
            <w:pPr>
              <w:rPr>
                <w:rFonts w:cs="Arial"/>
                <w:b/>
              </w:rPr>
            </w:pPr>
            <w:r>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05DA8A9C" w14:textId="77777777" w:rsidR="00E36F0E" w:rsidRDefault="00E36F0E" w:rsidP="00E36F0E">
            <w:pPr>
              <w:rPr>
                <w:rFonts w:cs="Arial"/>
              </w:rPr>
            </w:pPr>
          </w:p>
        </w:tc>
      </w:tr>
    </w:tbl>
    <w:p w14:paraId="3DDC1FF3" w14:textId="42018F65" w:rsidR="00E36F0E" w:rsidRDefault="00393DC0" w:rsidP="00506E2F">
      <w:pPr>
        <w:pStyle w:val="Heading4"/>
      </w:pPr>
      <w:r>
        <w:t>WIR-UC-REQ-369993/A-WEB engine opens 2nd WEB page while landing page is displayed---TBD</w:t>
      </w:r>
    </w:p>
    <w:p w14:paraId="41A44EA2" w14:textId="50E7008A" w:rsidR="00E36F0E" w:rsidRPr="00AE06BC" w:rsidRDefault="00E36F0E" w:rsidP="00E36F0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10"/>
        <w:gridCol w:w="7666"/>
      </w:tblGrid>
      <w:tr w:rsidR="00E36F0E" w14:paraId="5D838B77"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57696B4D" w14:textId="77777777" w:rsidR="00E36F0E" w:rsidRDefault="00393DC0" w:rsidP="00E36F0E">
            <w:pPr>
              <w:rPr>
                <w:rFonts w:cs="Arial"/>
                <w:b/>
              </w:rPr>
            </w:pPr>
            <w:r>
              <w:rPr>
                <w:rFonts w:cs="Arial"/>
                <w:b/>
              </w:rPr>
              <w:t>Actors</w:t>
            </w:r>
          </w:p>
        </w:tc>
        <w:tc>
          <w:tcPr>
            <w:tcW w:w="7666" w:type="dxa"/>
            <w:tcBorders>
              <w:top w:val="single" w:sz="4" w:space="0" w:color="auto"/>
              <w:left w:val="single" w:sz="4" w:space="0" w:color="auto"/>
              <w:bottom w:val="single" w:sz="4" w:space="0" w:color="auto"/>
              <w:right w:val="single" w:sz="4" w:space="0" w:color="auto"/>
            </w:tcBorders>
            <w:hideMark/>
          </w:tcPr>
          <w:p w14:paraId="024649A2" w14:textId="77777777" w:rsidR="00E36F0E" w:rsidRDefault="00393DC0" w:rsidP="00E36F0E">
            <w:pPr>
              <w:rPr>
                <w:rFonts w:cs="Arial"/>
              </w:rPr>
            </w:pPr>
            <w:r>
              <w:rPr>
                <w:rFonts w:cs="Arial"/>
              </w:rPr>
              <w:t>WEB engine, customer</w:t>
            </w:r>
          </w:p>
        </w:tc>
      </w:tr>
      <w:tr w:rsidR="00E36F0E" w14:paraId="61319162"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1A8A363E" w14:textId="77777777" w:rsidR="00E36F0E" w:rsidRDefault="00393DC0" w:rsidP="00E36F0E">
            <w:pPr>
              <w:rPr>
                <w:rFonts w:cs="Arial"/>
                <w:b/>
              </w:rPr>
            </w:pPr>
            <w:r>
              <w:rPr>
                <w:rFonts w:cs="Arial"/>
                <w:b/>
              </w:rPr>
              <w:t>Pre-conditions</w:t>
            </w:r>
          </w:p>
        </w:tc>
        <w:tc>
          <w:tcPr>
            <w:tcW w:w="7666" w:type="dxa"/>
            <w:tcBorders>
              <w:top w:val="single" w:sz="4" w:space="0" w:color="auto"/>
              <w:left w:val="single" w:sz="4" w:space="0" w:color="auto"/>
              <w:bottom w:val="single" w:sz="4" w:space="0" w:color="auto"/>
              <w:right w:val="single" w:sz="4" w:space="0" w:color="auto"/>
            </w:tcBorders>
            <w:hideMark/>
          </w:tcPr>
          <w:p w14:paraId="434FA31E" w14:textId="77777777" w:rsidR="00E36F0E" w:rsidRDefault="00393DC0" w:rsidP="00E36F0E">
            <w:pPr>
              <w:rPr>
                <w:rFonts w:cs="Arial"/>
              </w:rPr>
            </w:pPr>
            <w:r>
              <w:rPr>
                <w:rFonts w:cs="Arial"/>
              </w:rPr>
              <w:t>WEB engine displayed landing page on WIRClient1 screen</w:t>
            </w:r>
          </w:p>
        </w:tc>
      </w:tr>
      <w:tr w:rsidR="00E36F0E" w14:paraId="11C696C1"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45A3547D" w14:textId="77777777" w:rsidR="00E36F0E" w:rsidRDefault="00393DC0" w:rsidP="00E36F0E">
            <w:pPr>
              <w:rPr>
                <w:rFonts w:cs="Arial"/>
                <w:b/>
              </w:rPr>
            </w:pPr>
            <w:r>
              <w:rPr>
                <w:rFonts w:cs="Arial"/>
                <w:b/>
              </w:rPr>
              <w:t>Scenario Description</w:t>
            </w:r>
          </w:p>
        </w:tc>
        <w:tc>
          <w:tcPr>
            <w:tcW w:w="7666" w:type="dxa"/>
            <w:tcBorders>
              <w:top w:val="single" w:sz="4" w:space="0" w:color="auto"/>
              <w:left w:val="single" w:sz="4" w:space="0" w:color="auto"/>
              <w:bottom w:val="single" w:sz="4" w:space="0" w:color="auto"/>
              <w:right w:val="single" w:sz="4" w:space="0" w:color="auto"/>
            </w:tcBorders>
            <w:hideMark/>
          </w:tcPr>
          <w:p w14:paraId="25ED0ADD" w14:textId="77777777" w:rsidR="00E36F0E" w:rsidRDefault="00393DC0" w:rsidP="00E36F0E">
            <w:pPr>
              <w:rPr>
                <w:rFonts w:cs="Arial"/>
              </w:rPr>
            </w:pPr>
            <w:r>
              <w:rPr>
                <w:rFonts w:cs="Arial"/>
              </w:rPr>
              <w:t>2</w:t>
            </w:r>
            <w:r w:rsidRPr="00D229D7">
              <w:rPr>
                <w:rFonts w:cs="Arial"/>
                <w:vertAlign w:val="superscript"/>
              </w:rPr>
              <w:t>nd</w:t>
            </w:r>
            <w:r>
              <w:rPr>
                <w:rFonts w:cs="Arial"/>
              </w:rPr>
              <w:t xml:space="preserve"> WEB engine override landing page screen</w:t>
            </w:r>
          </w:p>
        </w:tc>
      </w:tr>
      <w:tr w:rsidR="00E36F0E" w14:paraId="356C4E6C" w14:textId="77777777" w:rsidTr="00E36F0E">
        <w:trPr>
          <w:trHeight w:val="584"/>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0A92351F" w14:textId="77777777" w:rsidR="00E36F0E" w:rsidRDefault="00393DC0" w:rsidP="00E36F0E">
            <w:pPr>
              <w:rPr>
                <w:rFonts w:cs="Arial"/>
                <w:b/>
              </w:rPr>
            </w:pPr>
            <w:r>
              <w:rPr>
                <w:rFonts w:cs="Arial"/>
                <w:b/>
              </w:rPr>
              <w:t>Post-conditions</w:t>
            </w:r>
          </w:p>
        </w:tc>
        <w:tc>
          <w:tcPr>
            <w:tcW w:w="7666" w:type="dxa"/>
            <w:tcBorders>
              <w:top w:val="single" w:sz="4" w:space="0" w:color="auto"/>
              <w:left w:val="single" w:sz="4" w:space="0" w:color="auto"/>
              <w:bottom w:val="single" w:sz="4" w:space="0" w:color="auto"/>
              <w:right w:val="single" w:sz="4" w:space="0" w:color="auto"/>
            </w:tcBorders>
            <w:hideMark/>
          </w:tcPr>
          <w:p w14:paraId="260C92EC" w14:textId="77777777" w:rsidR="00E36F0E" w:rsidRDefault="00393DC0" w:rsidP="00E36F0E">
            <w:pPr>
              <w:rPr>
                <w:rFonts w:cs="Arial"/>
              </w:rPr>
            </w:pPr>
            <w:r>
              <w:rPr>
                <w:rFonts w:cs="Arial"/>
              </w:rPr>
              <w:t>WEB engine receives another WEB page display request</w:t>
            </w:r>
          </w:p>
          <w:p w14:paraId="4B6D251A" w14:textId="77777777" w:rsidR="00E36F0E" w:rsidRDefault="00393DC0" w:rsidP="00E36F0E">
            <w:pPr>
              <w:rPr>
                <w:rFonts w:cs="Arial"/>
              </w:rPr>
            </w:pPr>
            <w:r>
              <w:rPr>
                <w:rFonts w:cs="Arial"/>
              </w:rPr>
              <w:t>WEB engine displays 2</w:t>
            </w:r>
            <w:r w:rsidRPr="00D229D7">
              <w:rPr>
                <w:rFonts w:cs="Arial"/>
                <w:vertAlign w:val="superscript"/>
              </w:rPr>
              <w:t>nd</w:t>
            </w:r>
            <w:r>
              <w:rPr>
                <w:rFonts w:cs="Arial"/>
              </w:rPr>
              <w:t xml:space="preserve"> WEB page</w:t>
            </w:r>
          </w:p>
          <w:p w14:paraId="35352738" w14:textId="77777777" w:rsidR="00E36F0E" w:rsidRDefault="00393DC0" w:rsidP="00E36F0E">
            <w:pPr>
              <w:rPr>
                <w:rFonts w:cs="Arial"/>
              </w:rPr>
            </w:pPr>
            <w:r>
              <w:rPr>
                <w:rFonts w:cs="Arial"/>
              </w:rPr>
              <w:t>Customer switch to landing page screen</w:t>
            </w:r>
          </w:p>
          <w:p w14:paraId="532E61D7" w14:textId="77777777" w:rsidR="00E36F0E" w:rsidRPr="00126033" w:rsidRDefault="00393DC0" w:rsidP="00E36F0E">
            <w:pPr>
              <w:rPr>
                <w:rFonts w:cs="Arial"/>
              </w:rPr>
            </w:pPr>
            <w:r>
              <w:rPr>
                <w:rFonts w:cs="Arial"/>
              </w:rPr>
              <w:t>Customer continue to interact with the landing page</w:t>
            </w:r>
          </w:p>
        </w:tc>
      </w:tr>
      <w:tr w:rsidR="00E36F0E" w14:paraId="5157A4E8"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17094C7E" w14:textId="77777777" w:rsidR="00E36F0E" w:rsidRDefault="00393DC0" w:rsidP="00E36F0E">
            <w:pPr>
              <w:rPr>
                <w:rFonts w:cs="Arial"/>
                <w:b/>
              </w:rPr>
            </w:pPr>
            <w:r>
              <w:rPr>
                <w:rFonts w:cs="Arial"/>
                <w:b/>
              </w:rPr>
              <w:t>List of Exception Use Cases</w:t>
            </w:r>
          </w:p>
        </w:tc>
        <w:tc>
          <w:tcPr>
            <w:tcW w:w="7666" w:type="dxa"/>
            <w:tcBorders>
              <w:top w:val="single" w:sz="4" w:space="0" w:color="auto"/>
              <w:left w:val="single" w:sz="4" w:space="0" w:color="auto"/>
              <w:bottom w:val="single" w:sz="4" w:space="0" w:color="auto"/>
              <w:right w:val="single" w:sz="4" w:space="0" w:color="auto"/>
            </w:tcBorders>
            <w:hideMark/>
          </w:tcPr>
          <w:p w14:paraId="5AC84DA5" w14:textId="77777777" w:rsidR="00E36F0E" w:rsidRDefault="00E36F0E" w:rsidP="00E36F0E">
            <w:pPr>
              <w:rPr>
                <w:rFonts w:cs="Arial"/>
              </w:rPr>
            </w:pPr>
          </w:p>
        </w:tc>
      </w:tr>
      <w:tr w:rsidR="00E36F0E" w14:paraId="61B41CCC" w14:textId="77777777" w:rsidTr="00E36F0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hideMark/>
          </w:tcPr>
          <w:p w14:paraId="2A5E3CB0" w14:textId="77777777" w:rsidR="00E36F0E" w:rsidRDefault="00393DC0" w:rsidP="00E36F0E">
            <w:pPr>
              <w:rPr>
                <w:rFonts w:cs="Arial"/>
                <w:b/>
              </w:rPr>
            </w:pPr>
            <w:r>
              <w:rPr>
                <w:rFonts w:cs="Arial"/>
                <w:b/>
              </w:rPr>
              <w:t>Interfaces</w:t>
            </w:r>
          </w:p>
        </w:tc>
        <w:tc>
          <w:tcPr>
            <w:tcW w:w="7666" w:type="dxa"/>
            <w:tcBorders>
              <w:top w:val="single" w:sz="4" w:space="0" w:color="auto"/>
              <w:left w:val="single" w:sz="4" w:space="0" w:color="auto"/>
              <w:bottom w:val="single" w:sz="4" w:space="0" w:color="auto"/>
              <w:right w:val="single" w:sz="4" w:space="0" w:color="auto"/>
            </w:tcBorders>
            <w:hideMark/>
          </w:tcPr>
          <w:p w14:paraId="7C4AEEB2" w14:textId="77777777" w:rsidR="00E36F0E" w:rsidRDefault="00E36F0E" w:rsidP="00E36F0E">
            <w:pPr>
              <w:rPr>
                <w:rFonts w:cs="Arial"/>
              </w:rPr>
            </w:pPr>
          </w:p>
        </w:tc>
      </w:tr>
    </w:tbl>
    <w:p w14:paraId="55C19AF2" w14:textId="77777777" w:rsidR="00E36F0E" w:rsidRPr="00CC2366" w:rsidRDefault="00E36F0E" w:rsidP="00E36F0E"/>
    <w:p w14:paraId="4995CDD6" w14:textId="77777777" w:rsidR="00E36F0E" w:rsidRDefault="00393DC0" w:rsidP="00506E2F">
      <w:pPr>
        <w:pStyle w:val="Heading3"/>
      </w:pPr>
      <w:bookmarkStart w:id="87" w:name="_Toc93426767"/>
      <w:r>
        <w:t>White Box View</w:t>
      </w:r>
      <w:bookmarkEnd w:id="87"/>
    </w:p>
    <w:p w14:paraId="1BEF7A83" w14:textId="77777777" w:rsidR="00E36F0E" w:rsidRDefault="00393DC0">
      <w:pPr>
        <w:spacing w:after="200" w:line="276" w:lineRule="auto"/>
      </w:pPr>
      <w:r>
        <w:br w:type="page"/>
      </w:r>
    </w:p>
    <w:p w14:paraId="4D3BAE68" w14:textId="77777777" w:rsidR="00E36F0E" w:rsidRDefault="00E36F0E" w:rsidP="00E36F0E"/>
    <w:p w14:paraId="35A5CF82" w14:textId="00E5EBD7" w:rsidR="00E36F0E" w:rsidRDefault="00393DC0" w:rsidP="00506E2F">
      <w:pPr>
        <w:pStyle w:val="Heading2"/>
      </w:pPr>
      <w:bookmarkStart w:id="88" w:name="_Toc93426768"/>
      <w:r w:rsidRPr="00B9479B">
        <w:t>WIR-FUN-REQ-296080/A-WIRServer Configuration</w:t>
      </w:r>
      <w:bookmarkEnd w:id="88"/>
    </w:p>
    <w:p w14:paraId="3A71FCBD" w14:textId="77777777" w:rsidR="00E36F0E" w:rsidRDefault="00E36F0E" w:rsidP="00E36F0E"/>
    <w:p w14:paraId="58B2CCE6" w14:textId="77777777" w:rsidR="00E36F0E" w:rsidRDefault="00393DC0" w:rsidP="00506E2F">
      <w:pPr>
        <w:pStyle w:val="Heading3"/>
      </w:pPr>
      <w:bookmarkStart w:id="89" w:name="_Toc93426769"/>
      <w:r>
        <w:t>Requirements</w:t>
      </w:r>
      <w:bookmarkEnd w:id="89"/>
    </w:p>
    <w:p w14:paraId="746BE7C0" w14:textId="77777777" w:rsidR="00506E2F" w:rsidRPr="00506E2F" w:rsidRDefault="00506E2F" w:rsidP="00506E2F">
      <w:pPr>
        <w:pStyle w:val="Heading4"/>
        <w:rPr>
          <w:b w:val="0"/>
          <w:u w:val="single"/>
        </w:rPr>
      </w:pPr>
      <w:r w:rsidRPr="00506E2F">
        <w:rPr>
          <w:b w:val="0"/>
          <w:u w:val="single"/>
        </w:rPr>
        <w:t>WIR-REQ-296095/G-Configuration Parameters</w:t>
      </w:r>
    </w:p>
    <w:p w14:paraId="6D163E3C" w14:textId="6AA6AE8D" w:rsidR="00E36F0E" w:rsidRDefault="00393DC0" w:rsidP="00E36F0E">
      <w:r>
        <w:t>The list of config parameters for WIRServer are identified in table below. These parameters shall be updatable from cloud as well as from EOL.</w:t>
      </w:r>
    </w:p>
    <w:p w14:paraId="095E66EE" w14:textId="77777777" w:rsidR="00E36F0E" w:rsidRDefault="00E36F0E" w:rsidP="00E36F0E"/>
    <w:tbl>
      <w:tblPr>
        <w:tblStyle w:val="TableGrid"/>
        <w:tblW w:w="10615" w:type="dxa"/>
        <w:jc w:val="center"/>
        <w:tblLayout w:type="fixed"/>
        <w:tblLook w:val="01E0" w:firstRow="1" w:lastRow="1" w:firstColumn="1" w:lastColumn="1" w:noHBand="0" w:noVBand="0"/>
      </w:tblPr>
      <w:tblGrid>
        <w:gridCol w:w="2182"/>
        <w:gridCol w:w="2403"/>
        <w:gridCol w:w="1017"/>
        <w:gridCol w:w="1289"/>
        <w:gridCol w:w="1385"/>
        <w:gridCol w:w="1547"/>
        <w:gridCol w:w="792"/>
      </w:tblGrid>
      <w:tr w:rsidR="00E36F0E" w14:paraId="5424EB88" w14:textId="77777777" w:rsidTr="00E36F0E">
        <w:trPr>
          <w:trHeight w:val="397"/>
          <w:tblHeader/>
          <w:jc w:val="center"/>
        </w:trPr>
        <w:tc>
          <w:tcPr>
            <w:tcW w:w="2182" w:type="dxa"/>
            <w:tcBorders>
              <w:top w:val="single" w:sz="4" w:space="0" w:color="auto"/>
              <w:left w:val="single" w:sz="4" w:space="0" w:color="auto"/>
              <w:bottom w:val="single" w:sz="4" w:space="0" w:color="auto"/>
              <w:right w:val="single" w:sz="4" w:space="0" w:color="auto"/>
            </w:tcBorders>
            <w:shd w:val="clear" w:color="auto" w:fill="B3B3B3"/>
            <w:vAlign w:val="center"/>
            <w:hideMark/>
          </w:tcPr>
          <w:p w14:paraId="059F77EE" w14:textId="77777777" w:rsidR="00E36F0E" w:rsidRDefault="00393DC0">
            <w:pPr>
              <w:jc w:val="center"/>
              <w:rPr>
                <w:b/>
                <w:lang w:val="en-GB"/>
              </w:rPr>
            </w:pPr>
            <w:r>
              <w:rPr>
                <w:b/>
                <w:lang w:val="en-GB"/>
              </w:rPr>
              <w:t>Parameter</w:t>
            </w:r>
          </w:p>
        </w:tc>
        <w:tc>
          <w:tcPr>
            <w:tcW w:w="2403" w:type="dxa"/>
            <w:tcBorders>
              <w:top w:val="single" w:sz="4" w:space="0" w:color="auto"/>
              <w:left w:val="single" w:sz="4" w:space="0" w:color="auto"/>
              <w:bottom w:val="single" w:sz="4" w:space="0" w:color="auto"/>
              <w:right w:val="single" w:sz="4" w:space="0" w:color="auto"/>
            </w:tcBorders>
            <w:shd w:val="clear" w:color="auto" w:fill="B3B3B3"/>
            <w:vAlign w:val="center"/>
            <w:hideMark/>
          </w:tcPr>
          <w:p w14:paraId="51C8932B" w14:textId="77777777" w:rsidR="00E36F0E" w:rsidRDefault="00393DC0">
            <w:pPr>
              <w:jc w:val="center"/>
              <w:rPr>
                <w:b/>
                <w:lang w:val="en-GB"/>
              </w:rPr>
            </w:pPr>
            <w:r>
              <w:rPr>
                <w:b/>
                <w:lang w:val="en-GB"/>
              </w:rPr>
              <w:t>Description</w:t>
            </w:r>
          </w:p>
        </w:tc>
        <w:tc>
          <w:tcPr>
            <w:tcW w:w="1017" w:type="dxa"/>
            <w:tcBorders>
              <w:top w:val="single" w:sz="4" w:space="0" w:color="auto"/>
              <w:left w:val="single" w:sz="4" w:space="0" w:color="auto"/>
              <w:bottom w:val="single" w:sz="4" w:space="0" w:color="auto"/>
              <w:right w:val="single" w:sz="4" w:space="0" w:color="auto"/>
            </w:tcBorders>
            <w:shd w:val="clear" w:color="auto" w:fill="B3B3B3"/>
            <w:vAlign w:val="center"/>
            <w:hideMark/>
          </w:tcPr>
          <w:p w14:paraId="16C2AAD2" w14:textId="77777777" w:rsidR="00E36F0E" w:rsidRDefault="00393DC0">
            <w:pPr>
              <w:jc w:val="center"/>
              <w:rPr>
                <w:b/>
                <w:lang w:val="sv-SE"/>
              </w:rPr>
            </w:pPr>
            <w:r>
              <w:rPr>
                <w:b/>
                <w:lang w:val="sv-SE"/>
              </w:rPr>
              <w:t>Default value</w:t>
            </w:r>
          </w:p>
        </w:tc>
        <w:tc>
          <w:tcPr>
            <w:tcW w:w="1289" w:type="dxa"/>
            <w:tcBorders>
              <w:top w:val="single" w:sz="4" w:space="0" w:color="auto"/>
              <w:left w:val="single" w:sz="4" w:space="0" w:color="auto"/>
              <w:bottom w:val="single" w:sz="4" w:space="0" w:color="auto"/>
              <w:right w:val="single" w:sz="4" w:space="0" w:color="auto"/>
            </w:tcBorders>
            <w:shd w:val="clear" w:color="auto" w:fill="B3B3B3"/>
            <w:vAlign w:val="center"/>
            <w:hideMark/>
          </w:tcPr>
          <w:p w14:paraId="451FF7BB" w14:textId="77777777" w:rsidR="00E36F0E" w:rsidRDefault="00393DC0">
            <w:pPr>
              <w:jc w:val="center"/>
              <w:rPr>
                <w:b/>
                <w:lang w:val="en-GB"/>
              </w:rPr>
            </w:pPr>
            <w:r>
              <w:rPr>
                <w:b/>
                <w:lang w:val="en-GB"/>
              </w:rPr>
              <w:t>Metric</w:t>
            </w:r>
          </w:p>
        </w:tc>
        <w:tc>
          <w:tcPr>
            <w:tcW w:w="1385" w:type="dxa"/>
            <w:tcBorders>
              <w:top w:val="single" w:sz="4" w:space="0" w:color="auto"/>
              <w:left w:val="single" w:sz="4" w:space="0" w:color="auto"/>
              <w:bottom w:val="single" w:sz="4" w:space="0" w:color="auto"/>
              <w:right w:val="single" w:sz="4" w:space="0" w:color="auto"/>
            </w:tcBorders>
            <w:shd w:val="clear" w:color="auto" w:fill="B3B3B3"/>
            <w:vAlign w:val="center"/>
            <w:hideMark/>
          </w:tcPr>
          <w:p w14:paraId="766F98AC" w14:textId="77777777" w:rsidR="00E36F0E" w:rsidRDefault="00393DC0">
            <w:pPr>
              <w:jc w:val="center"/>
              <w:rPr>
                <w:b/>
                <w:lang w:val="en-GB"/>
              </w:rPr>
            </w:pPr>
            <w:r>
              <w:rPr>
                <w:b/>
                <w:lang w:val="en-GB"/>
              </w:rPr>
              <w:t>Resolution</w:t>
            </w:r>
          </w:p>
        </w:tc>
        <w:tc>
          <w:tcPr>
            <w:tcW w:w="1547" w:type="dxa"/>
            <w:tcBorders>
              <w:top w:val="single" w:sz="4" w:space="0" w:color="auto"/>
              <w:left w:val="single" w:sz="4" w:space="0" w:color="auto"/>
              <w:bottom w:val="single" w:sz="4" w:space="0" w:color="auto"/>
              <w:right w:val="single" w:sz="4" w:space="0" w:color="auto"/>
            </w:tcBorders>
            <w:shd w:val="clear" w:color="auto" w:fill="B3B3B3"/>
            <w:vAlign w:val="center"/>
            <w:hideMark/>
          </w:tcPr>
          <w:p w14:paraId="3240F339" w14:textId="77777777" w:rsidR="00E36F0E" w:rsidRDefault="00393DC0">
            <w:pPr>
              <w:jc w:val="center"/>
              <w:rPr>
                <w:b/>
                <w:lang w:val="en-GB"/>
              </w:rPr>
            </w:pPr>
            <w:r>
              <w:rPr>
                <w:b/>
                <w:lang w:val="en-GB"/>
              </w:rPr>
              <w:t>Tuning Range</w:t>
            </w:r>
          </w:p>
        </w:tc>
        <w:tc>
          <w:tcPr>
            <w:tcW w:w="792" w:type="dxa"/>
            <w:tcBorders>
              <w:top w:val="single" w:sz="4" w:space="0" w:color="auto"/>
              <w:left w:val="single" w:sz="4" w:space="0" w:color="auto"/>
              <w:bottom w:val="single" w:sz="4" w:space="0" w:color="auto"/>
              <w:right w:val="single" w:sz="4" w:space="0" w:color="auto"/>
            </w:tcBorders>
            <w:shd w:val="clear" w:color="auto" w:fill="B3B3B3"/>
            <w:vAlign w:val="center"/>
          </w:tcPr>
          <w:p w14:paraId="00BFAB8D" w14:textId="77777777" w:rsidR="00E36F0E" w:rsidRPr="00DA737C" w:rsidRDefault="00393DC0" w:rsidP="00E36F0E">
            <w:pPr>
              <w:jc w:val="center"/>
              <w:rPr>
                <w:b/>
                <w:bCs/>
                <w:lang w:val="en-GB"/>
              </w:rPr>
            </w:pPr>
            <w:r w:rsidRPr="00DA737C">
              <w:rPr>
                <w:b/>
                <w:bCs/>
                <w:lang w:val="en-GB"/>
              </w:rPr>
              <w:t>DID</w:t>
            </w:r>
          </w:p>
        </w:tc>
      </w:tr>
      <w:tr w:rsidR="00E36F0E" w14:paraId="2E6FE445"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276C99CC" w14:textId="77777777" w:rsidR="00E36F0E" w:rsidRDefault="00393DC0">
            <w:r>
              <w:t>WIR_LATENCY_</w:t>
            </w:r>
          </w:p>
          <w:p w14:paraId="0C5500CD" w14:textId="77777777" w:rsidR="00E36F0E" w:rsidRDefault="00393DC0">
            <w:pPr>
              <w:rPr>
                <w:rFonts w:cs="Arial"/>
                <w:lang w:val="en-GB"/>
              </w:rPr>
            </w:pPr>
            <w:r>
              <w:t>CHECK</w:t>
            </w:r>
          </w:p>
        </w:tc>
        <w:tc>
          <w:tcPr>
            <w:tcW w:w="2403" w:type="dxa"/>
            <w:tcBorders>
              <w:top w:val="single" w:sz="4" w:space="0" w:color="auto"/>
              <w:left w:val="single" w:sz="4" w:space="0" w:color="auto"/>
              <w:bottom w:val="single" w:sz="4" w:space="0" w:color="auto"/>
              <w:right w:val="single" w:sz="4" w:space="0" w:color="auto"/>
            </w:tcBorders>
            <w:hideMark/>
          </w:tcPr>
          <w:p w14:paraId="340C7C35" w14:textId="77777777" w:rsidR="00E36F0E" w:rsidRDefault="00393DC0">
            <w:pPr>
              <w:rPr>
                <w:rFonts w:cs="Arial"/>
                <w:lang w:val="en-GB"/>
              </w:rPr>
            </w:pPr>
            <w:r>
              <w:rPr>
                <w:rFonts w:cs="Arial"/>
                <w:lang w:val="en-GB"/>
              </w:rPr>
              <w:t>Whether to check Latency of WIFI connection</w:t>
            </w:r>
          </w:p>
        </w:tc>
        <w:tc>
          <w:tcPr>
            <w:tcW w:w="1017" w:type="dxa"/>
            <w:tcBorders>
              <w:top w:val="single" w:sz="4" w:space="0" w:color="auto"/>
              <w:left w:val="single" w:sz="4" w:space="0" w:color="auto"/>
              <w:bottom w:val="single" w:sz="4" w:space="0" w:color="auto"/>
              <w:right w:val="single" w:sz="4" w:space="0" w:color="auto"/>
            </w:tcBorders>
            <w:vAlign w:val="center"/>
            <w:hideMark/>
          </w:tcPr>
          <w:p w14:paraId="5E05DEE2" w14:textId="77777777" w:rsidR="00E36F0E" w:rsidRDefault="00393DC0">
            <w:pPr>
              <w:jc w:val="center"/>
              <w:rPr>
                <w:rFonts w:cs="Arial"/>
                <w:lang w:val="en-GB"/>
              </w:rPr>
            </w:pPr>
            <w:r>
              <w:rPr>
                <w:rFonts w:cs="Arial"/>
                <w:lang w:val="en-GB"/>
              </w:rPr>
              <w:t>1</w:t>
            </w:r>
          </w:p>
        </w:tc>
        <w:tc>
          <w:tcPr>
            <w:tcW w:w="1289" w:type="dxa"/>
            <w:tcBorders>
              <w:top w:val="single" w:sz="4" w:space="0" w:color="auto"/>
              <w:left w:val="single" w:sz="4" w:space="0" w:color="auto"/>
              <w:bottom w:val="single" w:sz="4" w:space="0" w:color="auto"/>
              <w:right w:val="single" w:sz="4" w:space="0" w:color="auto"/>
            </w:tcBorders>
            <w:vAlign w:val="center"/>
            <w:hideMark/>
          </w:tcPr>
          <w:p w14:paraId="224477F1" w14:textId="77777777" w:rsidR="00E36F0E" w:rsidRDefault="00393DC0">
            <w:pPr>
              <w:jc w:val="center"/>
              <w:rPr>
                <w:rFonts w:cs="Arial"/>
                <w:lang w:val="en-GB"/>
              </w:rPr>
            </w:pPr>
            <w:r>
              <w:rPr>
                <w:rFonts w:cs="Arial"/>
                <w:lang w:val="en-GB"/>
              </w:rPr>
              <w:t>ENABLE / DISABLE (Boolean)</w:t>
            </w:r>
          </w:p>
        </w:tc>
        <w:tc>
          <w:tcPr>
            <w:tcW w:w="1385" w:type="dxa"/>
            <w:tcBorders>
              <w:top w:val="single" w:sz="4" w:space="0" w:color="auto"/>
              <w:left w:val="single" w:sz="4" w:space="0" w:color="auto"/>
              <w:bottom w:val="single" w:sz="4" w:space="0" w:color="auto"/>
              <w:right w:val="single" w:sz="4" w:space="0" w:color="auto"/>
            </w:tcBorders>
            <w:vAlign w:val="center"/>
            <w:hideMark/>
          </w:tcPr>
          <w:p w14:paraId="37BA2B59" w14:textId="77777777" w:rsidR="00E36F0E" w:rsidRDefault="00393DC0">
            <w:pPr>
              <w:jc w:val="center"/>
              <w:rPr>
                <w:rFonts w:cs="Arial"/>
                <w:lang w:val="en-GB"/>
              </w:rPr>
            </w:pPr>
            <w:r>
              <w:rPr>
                <w:rFonts w:cs="Arial"/>
                <w:lang w:val="en-GB"/>
              </w:rPr>
              <w:t>1</w:t>
            </w:r>
          </w:p>
        </w:tc>
        <w:tc>
          <w:tcPr>
            <w:tcW w:w="1547" w:type="dxa"/>
            <w:tcBorders>
              <w:top w:val="single" w:sz="4" w:space="0" w:color="auto"/>
              <w:left w:val="single" w:sz="4" w:space="0" w:color="auto"/>
              <w:bottom w:val="single" w:sz="4" w:space="0" w:color="auto"/>
              <w:right w:val="single" w:sz="4" w:space="0" w:color="auto"/>
            </w:tcBorders>
            <w:vAlign w:val="center"/>
          </w:tcPr>
          <w:p w14:paraId="7C1DC427" w14:textId="77777777" w:rsidR="00E36F0E" w:rsidRDefault="00393DC0">
            <w:pPr>
              <w:rPr>
                <w:rFonts w:cs="Arial"/>
                <w:lang w:val="en-GB"/>
              </w:rPr>
            </w:pPr>
            <w:r>
              <w:rPr>
                <w:rFonts w:cs="Arial"/>
                <w:lang w:val="en-GB"/>
              </w:rPr>
              <w:t>0 – Disable</w:t>
            </w:r>
          </w:p>
          <w:p w14:paraId="1CFB0FAB" w14:textId="77777777" w:rsidR="00E36F0E" w:rsidRDefault="00393DC0">
            <w:pPr>
              <w:rPr>
                <w:rFonts w:cs="Arial"/>
                <w:lang w:val="en-GB"/>
              </w:rPr>
            </w:pPr>
            <w:r>
              <w:rPr>
                <w:rFonts w:cs="Arial"/>
                <w:lang w:val="en-GB"/>
              </w:rPr>
              <w:t>1 – Enable</w:t>
            </w:r>
          </w:p>
          <w:p w14:paraId="6694E491" w14:textId="77777777" w:rsidR="00E36F0E" w:rsidRDefault="00E36F0E">
            <w:pPr>
              <w:jc w:val="center"/>
              <w:rPr>
                <w:rFonts w:cs="Arial"/>
                <w:lang w:val="en-GB"/>
              </w:rPr>
            </w:pPr>
          </w:p>
        </w:tc>
        <w:tc>
          <w:tcPr>
            <w:tcW w:w="792" w:type="dxa"/>
            <w:tcBorders>
              <w:top w:val="single" w:sz="4" w:space="0" w:color="auto"/>
              <w:left w:val="single" w:sz="4" w:space="0" w:color="auto"/>
              <w:bottom w:val="single" w:sz="4" w:space="0" w:color="auto"/>
              <w:right w:val="single" w:sz="4" w:space="0" w:color="auto"/>
            </w:tcBorders>
            <w:hideMark/>
          </w:tcPr>
          <w:p w14:paraId="79117985" w14:textId="77777777" w:rsidR="00E36F0E" w:rsidRDefault="00393DC0">
            <w:pPr>
              <w:rPr>
                <w:rFonts w:cs="Arial"/>
                <w:lang w:val="en-GB"/>
              </w:rPr>
            </w:pPr>
            <w:r>
              <w:rPr>
                <w:rFonts w:cs="Arial"/>
                <w:lang w:val="en-GB"/>
              </w:rPr>
              <w:t>DE0E</w:t>
            </w:r>
          </w:p>
        </w:tc>
      </w:tr>
      <w:tr w:rsidR="00E36F0E" w14:paraId="0AC17F1C"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1594F5C6" w14:textId="77777777" w:rsidR="00E36F0E" w:rsidRDefault="00393DC0">
            <w:pPr>
              <w:rPr>
                <w:rFonts w:cs="Arial"/>
                <w:lang w:val="en-GB"/>
              </w:rPr>
            </w:pPr>
            <w:r>
              <w:t>WIR_LOW_COST_WIFI_PARTNER_AVAILABILITY</w:t>
            </w:r>
          </w:p>
        </w:tc>
        <w:tc>
          <w:tcPr>
            <w:tcW w:w="2403" w:type="dxa"/>
            <w:tcBorders>
              <w:top w:val="single" w:sz="4" w:space="0" w:color="auto"/>
              <w:left w:val="single" w:sz="4" w:space="0" w:color="auto"/>
              <w:bottom w:val="single" w:sz="4" w:space="0" w:color="auto"/>
              <w:right w:val="single" w:sz="4" w:space="0" w:color="auto"/>
            </w:tcBorders>
            <w:hideMark/>
          </w:tcPr>
          <w:p w14:paraId="0EA56415" w14:textId="77777777" w:rsidR="00E36F0E" w:rsidRDefault="00393DC0">
            <w:pPr>
              <w:rPr>
                <w:rFonts w:cs="Arial"/>
                <w:lang w:val="en-GB"/>
              </w:rPr>
            </w:pPr>
            <w:r>
              <w:rPr>
                <w:rFonts w:cs="Arial"/>
                <w:lang w:val="en-GB"/>
              </w:rPr>
              <w:t>Whether Ford has a low cost partnered WIFI</w:t>
            </w:r>
          </w:p>
        </w:tc>
        <w:tc>
          <w:tcPr>
            <w:tcW w:w="1017" w:type="dxa"/>
            <w:tcBorders>
              <w:top w:val="single" w:sz="4" w:space="0" w:color="auto"/>
              <w:left w:val="single" w:sz="4" w:space="0" w:color="auto"/>
              <w:bottom w:val="single" w:sz="4" w:space="0" w:color="auto"/>
              <w:right w:val="single" w:sz="4" w:space="0" w:color="auto"/>
            </w:tcBorders>
            <w:vAlign w:val="center"/>
            <w:hideMark/>
          </w:tcPr>
          <w:p w14:paraId="79FD211D" w14:textId="77777777" w:rsidR="00E36F0E" w:rsidRDefault="00393DC0">
            <w:pPr>
              <w:jc w:val="center"/>
              <w:rPr>
                <w:rFonts w:cs="Arial"/>
                <w:lang w:val="en-GB"/>
              </w:rPr>
            </w:pPr>
            <w:r>
              <w:rPr>
                <w:rFonts w:cs="Arial"/>
                <w:lang w:val="en-GB"/>
              </w:rPr>
              <w:t>1</w:t>
            </w:r>
          </w:p>
        </w:tc>
        <w:tc>
          <w:tcPr>
            <w:tcW w:w="1289" w:type="dxa"/>
            <w:tcBorders>
              <w:top w:val="single" w:sz="4" w:space="0" w:color="auto"/>
              <w:left w:val="single" w:sz="4" w:space="0" w:color="auto"/>
              <w:bottom w:val="single" w:sz="4" w:space="0" w:color="auto"/>
              <w:right w:val="single" w:sz="4" w:space="0" w:color="auto"/>
            </w:tcBorders>
            <w:vAlign w:val="center"/>
            <w:hideMark/>
          </w:tcPr>
          <w:p w14:paraId="7EEC4B2B" w14:textId="77777777" w:rsidR="00E36F0E" w:rsidRDefault="00393DC0">
            <w:pPr>
              <w:jc w:val="center"/>
              <w:rPr>
                <w:rFonts w:cs="Arial"/>
                <w:lang w:val="en-GB"/>
              </w:rPr>
            </w:pPr>
            <w:r>
              <w:rPr>
                <w:rFonts w:cs="Arial"/>
                <w:lang w:val="en-GB"/>
              </w:rPr>
              <w:t>ENABLE / DISABLE (Boolean)</w:t>
            </w:r>
          </w:p>
        </w:tc>
        <w:tc>
          <w:tcPr>
            <w:tcW w:w="1385" w:type="dxa"/>
            <w:tcBorders>
              <w:top w:val="single" w:sz="4" w:space="0" w:color="auto"/>
              <w:left w:val="single" w:sz="4" w:space="0" w:color="auto"/>
              <w:bottom w:val="single" w:sz="4" w:space="0" w:color="auto"/>
              <w:right w:val="single" w:sz="4" w:space="0" w:color="auto"/>
            </w:tcBorders>
            <w:vAlign w:val="center"/>
            <w:hideMark/>
          </w:tcPr>
          <w:p w14:paraId="4A0CB7B7" w14:textId="77777777" w:rsidR="00E36F0E" w:rsidRDefault="00393DC0">
            <w:pPr>
              <w:jc w:val="center"/>
              <w:rPr>
                <w:rFonts w:cs="Arial"/>
                <w:lang w:val="en-GB"/>
              </w:rPr>
            </w:pPr>
            <w:r>
              <w:rPr>
                <w:rFonts w:cs="Arial"/>
                <w:lang w:val="en-GB"/>
              </w:rPr>
              <w:t>1</w:t>
            </w:r>
          </w:p>
        </w:tc>
        <w:tc>
          <w:tcPr>
            <w:tcW w:w="1547" w:type="dxa"/>
            <w:tcBorders>
              <w:top w:val="single" w:sz="4" w:space="0" w:color="auto"/>
              <w:left w:val="single" w:sz="4" w:space="0" w:color="auto"/>
              <w:bottom w:val="single" w:sz="4" w:space="0" w:color="auto"/>
              <w:right w:val="single" w:sz="4" w:space="0" w:color="auto"/>
            </w:tcBorders>
            <w:vAlign w:val="center"/>
          </w:tcPr>
          <w:p w14:paraId="64F0D480" w14:textId="77777777" w:rsidR="00E36F0E" w:rsidRDefault="00393DC0">
            <w:pPr>
              <w:rPr>
                <w:rFonts w:cs="Arial"/>
                <w:lang w:val="en-GB"/>
              </w:rPr>
            </w:pPr>
            <w:r>
              <w:rPr>
                <w:rFonts w:cs="Arial"/>
                <w:lang w:val="en-GB"/>
              </w:rPr>
              <w:t>0 – Disable</w:t>
            </w:r>
          </w:p>
          <w:p w14:paraId="0615175B" w14:textId="77777777" w:rsidR="00E36F0E" w:rsidRDefault="00393DC0">
            <w:pPr>
              <w:rPr>
                <w:rFonts w:cs="Arial"/>
                <w:lang w:val="en-GB"/>
              </w:rPr>
            </w:pPr>
            <w:r>
              <w:rPr>
                <w:rFonts w:cs="Arial"/>
                <w:lang w:val="en-GB"/>
              </w:rPr>
              <w:t>1 – Enable</w:t>
            </w:r>
          </w:p>
          <w:p w14:paraId="722DC443" w14:textId="77777777" w:rsidR="00E36F0E" w:rsidRDefault="00E36F0E">
            <w:pPr>
              <w:jc w:val="center"/>
              <w:rPr>
                <w:rFonts w:cs="Arial"/>
                <w:lang w:val="en-GB"/>
              </w:rPr>
            </w:pPr>
          </w:p>
        </w:tc>
        <w:tc>
          <w:tcPr>
            <w:tcW w:w="792" w:type="dxa"/>
            <w:tcBorders>
              <w:top w:val="single" w:sz="4" w:space="0" w:color="auto"/>
              <w:left w:val="single" w:sz="4" w:space="0" w:color="auto"/>
              <w:bottom w:val="single" w:sz="4" w:space="0" w:color="auto"/>
              <w:right w:val="single" w:sz="4" w:space="0" w:color="auto"/>
            </w:tcBorders>
            <w:hideMark/>
          </w:tcPr>
          <w:p w14:paraId="60CF461C" w14:textId="77777777" w:rsidR="00E36F0E" w:rsidRDefault="00393DC0">
            <w:pPr>
              <w:rPr>
                <w:rFonts w:cs="Arial"/>
                <w:lang w:val="en-GB"/>
              </w:rPr>
            </w:pPr>
            <w:r>
              <w:rPr>
                <w:rFonts w:cs="Arial"/>
                <w:lang w:val="en-GB"/>
              </w:rPr>
              <w:t>DE0E</w:t>
            </w:r>
          </w:p>
        </w:tc>
      </w:tr>
      <w:tr w:rsidR="00E36F0E" w14:paraId="29FF0197"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3C360DF8" w14:textId="77777777" w:rsidR="00E36F0E" w:rsidRDefault="00393DC0">
            <w:pPr>
              <w:rPr>
                <w:rFonts w:cs="Arial"/>
                <w:lang w:val="en-GB"/>
              </w:rPr>
            </w:pPr>
            <w:r>
              <w:rPr>
                <w:rFonts w:cs="Arial"/>
                <w:lang w:val="en-GB"/>
              </w:rPr>
              <w:t>WIR_WIFI_PARTNER_CREDENTIALS_SSID</w:t>
            </w:r>
          </w:p>
        </w:tc>
        <w:tc>
          <w:tcPr>
            <w:tcW w:w="2403" w:type="dxa"/>
            <w:tcBorders>
              <w:top w:val="single" w:sz="4" w:space="0" w:color="auto"/>
              <w:left w:val="single" w:sz="4" w:space="0" w:color="auto"/>
              <w:bottom w:val="single" w:sz="4" w:space="0" w:color="auto"/>
              <w:right w:val="single" w:sz="4" w:space="0" w:color="auto"/>
            </w:tcBorders>
            <w:hideMark/>
          </w:tcPr>
          <w:p w14:paraId="00C2B0CC" w14:textId="77777777" w:rsidR="00E36F0E" w:rsidRDefault="00393DC0">
            <w:pPr>
              <w:rPr>
                <w:rFonts w:cs="Arial"/>
                <w:lang w:val="en-GB"/>
              </w:rPr>
            </w:pPr>
            <w:r>
              <w:rPr>
                <w:rFonts w:cs="Arial"/>
                <w:lang w:val="en-GB"/>
              </w:rPr>
              <w:t>Partnered WIFI SSID credentials</w:t>
            </w:r>
          </w:p>
        </w:tc>
        <w:tc>
          <w:tcPr>
            <w:tcW w:w="1017" w:type="dxa"/>
            <w:tcBorders>
              <w:top w:val="single" w:sz="4" w:space="0" w:color="auto"/>
              <w:left w:val="single" w:sz="4" w:space="0" w:color="auto"/>
              <w:bottom w:val="single" w:sz="4" w:space="0" w:color="auto"/>
              <w:right w:val="single" w:sz="4" w:space="0" w:color="auto"/>
            </w:tcBorders>
            <w:vAlign w:val="center"/>
            <w:hideMark/>
          </w:tcPr>
          <w:p w14:paraId="48054372" w14:textId="77777777" w:rsidR="00E36F0E" w:rsidRDefault="00393DC0">
            <w:pPr>
              <w:jc w:val="center"/>
              <w:rPr>
                <w:rFonts w:cs="Arial"/>
                <w:lang w:val="en-GB"/>
              </w:rPr>
            </w:pPr>
            <w:r>
              <w:rPr>
                <w:rFonts w:cs="Arial"/>
                <w:lang w:val="en-GB"/>
              </w:rPr>
              <w:t>Null</w:t>
            </w:r>
          </w:p>
        </w:tc>
        <w:tc>
          <w:tcPr>
            <w:tcW w:w="1289" w:type="dxa"/>
            <w:tcBorders>
              <w:top w:val="single" w:sz="4" w:space="0" w:color="auto"/>
              <w:left w:val="single" w:sz="4" w:space="0" w:color="auto"/>
              <w:bottom w:val="single" w:sz="4" w:space="0" w:color="auto"/>
              <w:right w:val="single" w:sz="4" w:space="0" w:color="auto"/>
            </w:tcBorders>
            <w:vAlign w:val="center"/>
            <w:hideMark/>
          </w:tcPr>
          <w:p w14:paraId="0CF9553E" w14:textId="77777777" w:rsidR="00E36F0E" w:rsidRDefault="00393DC0">
            <w:pPr>
              <w:jc w:val="center"/>
              <w:rPr>
                <w:rFonts w:cs="Arial"/>
                <w:lang w:val="en-GB"/>
              </w:rPr>
            </w:pPr>
            <w:r>
              <w:rPr>
                <w:rFonts w:cs="Arial"/>
                <w:lang w:val="en-GB"/>
              </w:rPr>
              <w:t>String</w:t>
            </w:r>
          </w:p>
        </w:tc>
        <w:tc>
          <w:tcPr>
            <w:tcW w:w="1385" w:type="dxa"/>
            <w:tcBorders>
              <w:top w:val="single" w:sz="4" w:space="0" w:color="auto"/>
              <w:left w:val="single" w:sz="4" w:space="0" w:color="auto"/>
              <w:bottom w:val="single" w:sz="4" w:space="0" w:color="auto"/>
              <w:right w:val="single" w:sz="4" w:space="0" w:color="auto"/>
            </w:tcBorders>
            <w:vAlign w:val="center"/>
            <w:hideMark/>
          </w:tcPr>
          <w:p w14:paraId="5447EEE2" w14:textId="77777777" w:rsidR="00E36F0E" w:rsidRDefault="00393DC0">
            <w:pPr>
              <w:jc w:val="center"/>
              <w:rPr>
                <w:rFonts w:cs="Arial"/>
                <w:lang w:val="en-GB"/>
              </w:rPr>
            </w:pPr>
            <w:r>
              <w:rPr>
                <w:rFonts w:cs="Arial"/>
                <w:lang w:val="en-GB"/>
              </w:rPr>
              <w:t>NA</w:t>
            </w:r>
          </w:p>
        </w:tc>
        <w:tc>
          <w:tcPr>
            <w:tcW w:w="1547" w:type="dxa"/>
            <w:tcBorders>
              <w:top w:val="single" w:sz="4" w:space="0" w:color="auto"/>
              <w:left w:val="single" w:sz="4" w:space="0" w:color="auto"/>
              <w:bottom w:val="single" w:sz="4" w:space="0" w:color="auto"/>
              <w:right w:val="single" w:sz="4" w:space="0" w:color="auto"/>
            </w:tcBorders>
            <w:vAlign w:val="center"/>
            <w:hideMark/>
          </w:tcPr>
          <w:p w14:paraId="66A43941" w14:textId="77777777" w:rsidR="00E36F0E" w:rsidRDefault="00393DC0">
            <w:pPr>
              <w:rPr>
                <w:rFonts w:cs="Arial"/>
                <w:lang w:val="en-GB"/>
              </w:rPr>
            </w:pPr>
            <w:r>
              <w:rPr>
                <w:rFonts w:cs="Arial"/>
                <w:lang w:val="en-GB"/>
              </w:rPr>
              <w:t>0 to 255 characters</w:t>
            </w:r>
          </w:p>
        </w:tc>
        <w:tc>
          <w:tcPr>
            <w:tcW w:w="792" w:type="dxa"/>
            <w:tcBorders>
              <w:top w:val="single" w:sz="4" w:space="0" w:color="auto"/>
              <w:left w:val="single" w:sz="4" w:space="0" w:color="auto"/>
              <w:bottom w:val="single" w:sz="4" w:space="0" w:color="auto"/>
              <w:right w:val="single" w:sz="4" w:space="0" w:color="auto"/>
            </w:tcBorders>
            <w:hideMark/>
          </w:tcPr>
          <w:p w14:paraId="453554B2" w14:textId="77777777" w:rsidR="00E36F0E" w:rsidRDefault="00393DC0">
            <w:pPr>
              <w:rPr>
                <w:rFonts w:cs="Arial"/>
                <w:lang w:val="en-GB"/>
              </w:rPr>
            </w:pPr>
            <w:r>
              <w:rPr>
                <w:rFonts w:cs="Arial"/>
                <w:lang w:val="en-GB"/>
              </w:rPr>
              <w:t>FD18</w:t>
            </w:r>
          </w:p>
        </w:tc>
      </w:tr>
      <w:tr w:rsidR="00E36F0E" w14:paraId="7AF7659C"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36ECB7ED" w14:textId="77777777" w:rsidR="00E36F0E" w:rsidRDefault="00393DC0">
            <w:pPr>
              <w:rPr>
                <w:rFonts w:cs="Arial"/>
                <w:lang w:val="en-GB"/>
              </w:rPr>
            </w:pPr>
            <w:r>
              <w:rPr>
                <w:rFonts w:cs="Arial"/>
                <w:lang w:val="en-GB"/>
              </w:rPr>
              <w:t>WIR_WIFI_PARTNER_CREDENTIALS_PASSWORD</w:t>
            </w:r>
          </w:p>
        </w:tc>
        <w:tc>
          <w:tcPr>
            <w:tcW w:w="2403" w:type="dxa"/>
            <w:tcBorders>
              <w:top w:val="single" w:sz="4" w:space="0" w:color="auto"/>
              <w:left w:val="single" w:sz="4" w:space="0" w:color="auto"/>
              <w:bottom w:val="single" w:sz="4" w:space="0" w:color="auto"/>
              <w:right w:val="single" w:sz="4" w:space="0" w:color="auto"/>
            </w:tcBorders>
            <w:hideMark/>
          </w:tcPr>
          <w:p w14:paraId="3258D02C" w14:textId="77777777" w:rsidR="00E36F0E" w:rsidRDefault="00393DC0">
            <w:pPr>
              <w:rPr>
                <w:rFonts w:cs="Arial"/>
                <w:lang w:val="en-GB"/>
              </w:rPr>
            </w:pPr>
            <w:r>
              <w:rPr>
                <w:rFonts w:cs="Arial"/>
                <w:lang w:val="en-GB"/>
              </w:rPr>
              <w:t>Partnered WIFI password credentials</w:t>
            </w:r>
          </w:p>
        </w:tc>
        <w:tc>
          <w:tcPr>
            <w:tcW w:w="1017" w:type="dxa"/>
            <w:tcBorders>
              <w:top w:val="single" w:sz="4" w:space="0" w:color="auto"/>
              <w:left w:val="single" w:sz="4" w:space="0" w:color="auto"/>
              <w:bottom w:val="single" w:sz="4" w:space="0" w:color="auto"/>
              <w:right w:val="single" w:sz="4" w:space="0" w:color="auto"/>
            </w:tcBorders>
            <w:vAlign w:val="center"/>
            <w:hideMark/>
          </w:tcPr>
          <w:p w14:paraId="1436EFFE" w14:textId="77777777" w:rsidR="00E36F0E" w:rsidRDefault="00393DC0">
            <w:pPr>
              <w:jc w:val="center"/>
              <w:rPr>
                <w:rFonts w:cs="Arial"/>
                <w:lang w:val="en-GB"/>
              </w:rPr>
            </w:pPr>
            <w:r>
              <w:rPr>
                <w:rFonts w:cs="Arial"/>
                <w:lang w:val="en-GB"/>
              </w:rPr>
              <w:t>Null</w:t>
            </w:r>
          </w:p>
        </w:tc>
        <w:tc>
          <w:tcPr>
            <w:tcW w:w="1289" w:type="dxa"/>
            <w:tcBorders>
              <w:top w:val="single" w:sz="4" w:space="0" w:color="auto"/>
              <w:left w:val="single" w:sz="4" w:space="0" w:color="auto"/>
              <w:bottom w:val="single" w:sz="4" w:space="0" w:color="auto"/>
              <w:right w:val="single" w:sz="4" w:space="0" w:color="auto"/>
            </w:tcBorders>
            <w:vAlign w:val="center"/>
            <w:hideMark/>
          </w:tcPr>
          <w:p w14:paraId="1AA1AC1B" w14:textId="77777777" w:rsidR="00E36F0E" w:rsidRDefault="00393DC0">
            <w:pPr>
              <w:jc w:val="center"/>
              <w:rPr>
                <w:rFonts w:cs="Arial"/>
                <w:lang w:val="en-GB"/>
              </w:rPr>
            </w:pPr>
            <w:r>
              <w:rPr>
                <w:rFonts w:cs="Arial"/>
                <w:lang w:val="en-GB"/>
              </w:rPr>
              <w:t>String</w:t>
            </w:r>
          </w:p>
        </w:tc>
        <w:tc>
          <w:tcPr>
            <w:tcW w:w="1385" w:type="dxa"/>
            <w:tcBorders>
              <w:top w:val="single" w:sz="4" w:space="0" w:color="auto"/>
              <w:left w:val="single" w:sz="4" w:space="0" w:color="auto"/>
              <w:bottom w:val="single" w:sz="4" w:space="0" w:color="auto"/>
              <w:right w:val="single" w:sz="4" w:space="0" w:color="auto"/>
            </w:tcBorders>
            <w:vAlign w:val="center"/>
            <w:hideMark/>
          </w:tcPr>
          <w:p w14:paraId="47545090" w14:textId="77777777" w:rsidR="00E36F0E" w:rsidRDefault="00393DC0">
            <w:pPr>
              <w:jc w:val="center"/>
              <w:rPr>
                <w:rFonts w:cs="Arial"/>
                <w:lang w:val="en-GB"/>
              </w:rPr>
            </w:pPr>
            <w:r>
              <w:rPr>
                <w:rFonts w:cs="Arial"/>
                <w:lang w:val="en-GB"/>
              </w:rPr>
              <w:t>NA</w:t>
            </w:r>
          </w:p>
        </w:tc>
        <w:tc>
          <w:tcPr>
            <w:tcW w:w="1547" w:type="dxa"/>
            <w:tcBorders>
              <w:top w:val="single" w:sz="4" w:space="0" w:color="auto"/>
              <w:left w:val="single" w:sz="4" w:space="0" w:color="auto"/>
              <w:bottom w:val="single" w:sz="4" w:space="0" w:color="auto"/>
              <w:right w:val="single" w:sz="4" w:space="0" w:color="auto"/>
            </w:tcBorders>
            <w:vAlign w:val="center"/>
            <w:hideMark/>
          </w:tcPr>
          <w:p w14:paraId="08A38C77" w14:textId="77777777" w:rsidR="00E36F0E" w:rsidRDefault="00393DC0">
            <w:pPr>
              <w:rPr>
                <w:rFonts w:cs="Arial"/>
                <w:lang w:val="en-GB"/>
              </w:rPr>
            </w:pPr>
            <w:r>
              <w:rPr>
                <w:rFonts w:cs="Arial"/>
                <w:lang w:val="en-GB"/>
              </w:rPr>
              <w:t>0 to 255 characters</w:t>
            </w:r>
          </w:p>
        </w:tc>
        <w:tc>
          <w:tcPr>
            <w:tcW w:w="792" w:type="dxa"/>
            <w:tcBorders>
              <w:top w:val="single" w:sz="4" w:space="0" w:color="auto"/>
              <w:left w:val="single" w:sz="4" w:space="0" w:color="auto"/>
              <w:bottom w:val="single" w:sz="4" w:space="0" w:color="auto"/>
              <w:right w:val="single" w:sz="4" w:space="0" w:color="auto"/>
            </w:tcBorders>
            <w:hideMark/>
          </w:tcPr>
          <w:p w14:paraId="05507724" w14:textId="77777777" w:rsidR="00E36F0E" w:rsidRDefault="00393DC0">
            <w:pPr>
              <w:rPr>
                <w:rFonts w:cs="Arial"/>
                <w:lang w:val="en-GB"/>
              </w:rPr>
            </w:pPr>
            <w:r>
              <w:rPr>
                <w:rFonts w:cs="Arial"/>
                <w:lang w:val="en-GB"/>
              </w:rPr>
              <w:t>FD18</w:t>
            </w:r>
          </w:p>
        </w:tc>
      </w:tr>
      <w:tr w:rsidR="00E36F0E" w14:paraId="50F9F633"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00020118" w14:textId="77777777" w:rsidR="00E36F0E" w:rsidRDefault="00393DC0">
            <w:r>
              <w:t>WIR_WIFI_PERIODIC_SCAN_INTERVAL_1</w:t>
            </w:r>
          </w:p>
        </w:tc>
        <w:tc>
          <w:tcPr>
            <w:tcW w:w="2403" w:type="dxa"/>
            <w:tcBorders>
              <w:top w:val="single" w:sz="4" w:space="0" w:color="auto"/>
              <w:left w:val="single" w:sz="4" w:space="0" w:color="auto"/>
              <w:bottom w:val="single" w:sz="4" w:space="0" w:color="auto"/>
              <w:right w:val="single" w:sz="4" w:space="0" w:color="auto"/>
            </w:tcBorders>
            <w:hideMark/>
          </w:tcPr>
          <w:p w14:paraId="67F0AD17" w14:textId="77777777" w:rsidR="00E36F0E" w:rsidRDefault="00393DC0">
            <w:pPr>
              <w:rPr>
                <w:rFonts w:cs="Arial"/>
                <w:lang w:val="en-GB"/>
              </w:rPr>
            </w:pPr>
            <w:r>
              <w:rPr>
                <w:rFonts w:cs="Arial"/>
                <w:lang w:val="en-GB"/>
              </w:rPr>
              <w:t>WIFI scan interval 1st</w:t>
            </w:r>
          </w:p>
        </w:tc>
        <w:tc>
          <w:tcPr>
            <w:tcW w:w="1017" w:type="dxa"/>
            <w:tcBorders>
              <w:top w:val="single" w:sz="4" w:space="0" w:color="auto"/>
              <w:left w:val="single" w:sz="4" w:space="0" w:color="auto"/>
              <w:bottom w:val="single" w:sz="4" w:space="0" w:color="auto"/>
              <w:right w:val="single" w:sz="4" w:space="0" w:color="auto"/>
            </w:tcBorders>
            <w:vAlign w:val="center"/>
            <w:hideMark/>
          </w:tcPr>
          <w:p w14:paraId="172D2E1D" w14:textId="77777777" w:rsidR="00E36F0E" w:rsidRDefault="00393DC0">
            <w:pPr>
              <w:jc w:val="center"/>
              <w:rPr>
                <w:rFonts w:cs="Arial"/>
                <w:lang w:val="en-GB"/>
              </w:rPr>
            </w:pPr>
            <w:r>
              <w:rPr>
                <w:rFonts w:cs="Arial"/>
                <w:lang w:val="en-GB"/>
              </w:rPr>
              <w:t>10</w:t>
            </w:r>
          </w:p>
        </w:tc>
        <w:tc>
          <w:tcPr>
            <w:tcW w:w="1289" w:type="dxa"/>
            <w:tcBorders>
              <w:top w:val="single" w:sz="4" w:space="0" w:color="auto"/>
              <w:left w:val="single" w:sz="4" w:space="0" w:color="auto"/>
              <w:bottom w:val="single" w:sz="4" w:space="0" w:color="auto"/>
              <w:right w:val="single" w:sz="4" w:space="0" w:color="auto"/>
            </w:tcBorders>
            <w:vAlign w:val="center"/>
            <w:hideMark/>
          </w:tcPr>
          <w:p w14:paraId="3B4EDF4F" w14:textId="77777777" w:rsidR="00E36F0E" w:rsidRDefault="00393DC0">
            <w:pPr>
              <w:jc w:val="center"/>
              <w:rPr>
                <w:rFonts w:cs="Arial"/>
                <w:lang w:val="en-GB"/>
              </w:rPr>
            </w:pPr>
            <w:r>
              <w:rPr>
                <w:rFonts w:cs="Arial"/>
                <w:lang w:val="en-GB"/>
              </w:rPr>
              <w:t>Integer</w:t>
            </w:r>
          </w:p>
        </w:tc>
        <w:tc>
          <w:tcPr>
            <w:tcW w:w="1385" w:type="dxa"/>
            <w:tcBorders>
              <w:top w:val="single" w:sz="4" w:space="0" w:color="auto"/>
              <w:left w:val="single" w:sz="4" w:space="0" w:color="auto"/>
              <w:bottom w:val="single" w:sz="4" w:space="0" w:color="auto"/>
              <w:right w:val="single" w:sz="4" w:space="0" w:color="auto"/>
            </w:tcBorders>
            <w:vAlign w:val="center"/>
            <w:hideMark/>
          </w:tcPr>
          <w:p w14:paraId="5BD9AC32" w14:textId="77777777" w:rsidR="00E36F0E" w:rsidRDefault="00393DC0">
            <w:pPr>
              <w:jc w:val="center"/>
              <w:rPr>
                <w:rFonts w:cs="Arial"/>
                <w:lang w:val="en-GB"/>
              </w:rPr>
            </w:pPr>
            <w:r>
              <w:rPr>
                <w:rFonts w:cs="Arial"/>
                <w:lang w:val="en-GB"/>
              </w:rPr>
              <w:t>Seconds</w:t>
            </w:r>
          </w:p>
        </w:tc>
        <w:tc>
          <w:tcPr>
            <w:tcW w:w="1547" w:type="dxa"/>
            <w:tcBorders>
              <w:top w:val="single" w:sz="4" w:space="0" w:color="auto"/>
              <w:left w:val="single" w:sz="4" w:space="0" w:color="auto"/>
              <w:bottom w:val="single" w:sz="4" w:space="0" w:color="auto"/>
              <w:right w:val="single" w:sz="4" w:space="0" w:color="auto"/>
            </w:tcBorders>
            <w:vAlign w:val="center"/>
            <w:hideMark/>
          </w:tcPr>
          <w:p w14:paraId="48AFD37A" w14:textId="77777777" w:rsidR="00E36F0E" w:rsidRDefault="00393DC0">
            <w:pPr>
              <w:rPr>
                <w:rFonts w:cs="Arial"/>
                <w:lang w:val="en-GB"/>
              </w:rPr>
            </w:pPr>
            <w:r>
              <w:rPr>
                <w:rFonts w:cs="Arial"/>
                <w:lang w:val="en-GB"/>
              </w:rPr>
              <w:t>0 – Disable periodic scan</w:t>
            </w:r>
          </w:p>
          <w:p w14:paraId="1C50DCF1" w14:textId="77777777" w:rsidR="00E36F0E" w:rsidRDefault="00393DC0">
            <w:pPr>
              <w:rPr>
                <w:rFonts w:cs="Arial"/>
                <w:lang w:val="en-GB"/>
              </w:rPr>
            </w:pPr>
            <w:r>
              <w:rPr>
                <w:rFonts w:cs="Arial"/>
                <w:lang w:val="en-GB"/>
              </w:rPr>
              <w:t>1 to 255 – scan interval</w:t>
            </w:r>
          </w:p>
        </w:tc>
        <w:tc>
          <w:tcPr>
            <w:tcW w:w="792" w:type="dxa"/>
            <w:tcBorders>
              <w:top w:val="single" w:sz="4" w:space="0" w:color="auto"/>
              <w:left w:val="single" w:sz="4" w:space="0" w:color="auto"/>
              <w:bottom w:val="single" w:sz="4" w:space="0" w:color="auto"/>
              <w:right w:val="single" w:sz="4" w:space="0" w:color="auto"/>
            </w:tcBorders>
            <w:hideMark/>
          </w:tcPr>
          <w:p w14:paraId="6538D96C" w14:textId="77777777" w:rsidR="00E36F0E" w:rsidRDefault="00393DC0">
            <w:pPr>
              <w:rPr>
                <w:rFonts w:cs="Arial"/>
                <w:lang w:val="en-GB"/>
              </w:rPr>
            </w:pPr>
            <w:r>
              <w:rPr>
                <w:rFonts w:cs="Arial"/>
                <w:lang w:val="en-GB"/>
              </w:rPr>
              <w:t>FD03</w:t>
            </w:r>
          </w:p>
        </w:tc>
      </w:tr>
      <w:tr w:rsidR="00E36F0E" w14:paraId="0288FCC8"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2066E6EF" w14:textId="77777777" w:rsidR="00E36F0E" w:rsidRDefault="00393DC0">
            <w:r>
              <w:t>WIR_WIFI_PERIODIC_SCAN_INTERVAL_2</w:t>
            </w:r>
          </w:p>
        </w:tc>
        <w:tc>
          <w:tcPr>
            <w:tcW w:w="2403" w:type="dxa"/>
            <w:tcBorders>
              <w:top w:val="single" w:sz="4" w:space="0" w:color="auto"/>
              <w:left w:val="single" w:sz="4" w:space="0" w:color="auto"/>
              <w:bottom w:val="single" w:sz="4" w:space="0" w:color="auto"/>
              <w:right w:val="single" w:sz="4" w:space="0" w:color="auto"/>
            </w:tcBorders>
            <w:hideMark/>
          </w:tcPr>
          <w:p w14:paraId="26B62196" w14:textId="77777777" w:rsidR="00E36F0E" w:rsidRDefault="00393DC0">
            <w:pPr>
              <w:rPr>
                <w:rFonts w:cs="Arial"/>
                <w:lang w:val="en-GB"/>
              </w:rPr>
            </w:pPr>
            <w:r>
              <w:rPr>
                <w:rFonts w:cs="Arial"/>
                <w:lang w:val="en-GB"/>
              </w:rPr>
              <w:t>WIFI scan interval 2nd</w:t>
            </w:r>
          </w:p>
        </w:tc>
        <w:tc>
          <w:tcPr>
            <w:tcW w:w="1017" w:type="dxa"/>
            <w:tcBorders>
              <w:top w:val="single" w:sz="4" w:space="0" w:color="auto"/>
              <w:left w:val="single" w:sz="4" w:space="0" w:color="auto"/>
              <w:bottom w:val="single" w:sz="4" w:space="0" w:color="auto"/>
              <w:right w:val="single" w:sz="4" w:space="0" w:color="auto"/>
            </w:tcBorders>
            <w:vAlign w:val="center"/>
            <w:hideMark/>
          </w:tcPr>
          <w:p w14:paraId="34334B43" w14:textId="77777777" w:rsidR="00E36F0E" w:rsidRDefault="00393DC0">
            <w:pPr>
              <w:jc w:val="center"/>
              <w:rPr>
                <w:rFonts w:cs="Arial"/>
                <w:lang w:val="en-GB"/>
              </w:rPr>
            </w:pPr>
            <w:r>
              <w:rPr>
                <w:rFonts w:cs="Arial"/>
                <w:lang w:val="en-GB"/>
              </w:rPr>
              <w:t>10</w:t>
            </w:r>
          </w:p>
        </w:tc>
        <w:tc>
          <w:tcPr>
            <w:tcW w:w="1289" w:type="dxa"/>
            <w:tcBorders>
              <w:top w:val="single" w:sz="4" w:space="0" w:color="auto"/>
              <w:left w:val="single" w:sz="4" w:space="0" w:color="auto"/>
              <w:bottom w:val="single" w:sz="4" w:space="0" w:color="auto"/>
              <w:right w:val="single" w:sz="4" w:space="0" w:color="auto"/>
            </w:tcBorders>
            <w:vAlign w:val="center"/>
            <w:hideMark/>
          </w:tcPr>
          <w:p w14:paraId="2EDB2607" w14:textId="77777777" w:rsidR="00E36F0E" w:rsidRDefault="00393DC0">
            <w:pPr>
              <w:jc w:val="center"/>
              <w:rPr>
                <w:rFonts w:cs="Arial"/>
                <w:lang w:val="en-GB"/>
              </w:rPr>
            </w:pPr>
            <w:r>
              <w:rPr>
                <w:rFonts w:cs="Arial"/>
                <w:lang w:val="en-GB"/>
              </w:rPr>
              <w:t>Integer</w:t>
            </w:r>
          </w:p>
        </w:tc>
        <w:tc>
          <w:tcPr>
            <w:tcW w:w="1385" w:type="dxa"/>
            <w:tcBorders>
              <w:top w:val="single" w:sz="4" w:space="0" w:color="auto"/>
              <w:left w:val="single" w:sz="4" w:space="0" w:color="auto"/>
              <w:bottom w:val="single" w:sz="4" w:space="0" w:color="auto"/>
              <w:right w:val="single" w:sz="4" w:space="0" w:color="auto"/>
            </w:tcBorders>
            <w:vAlign w:val="center"/>
            <w:hideMark/>
          </w:tcPr>
          <w:p w14:paraId="284EA878" w14:textId="77777777" w:rsidR="00E36F0E" w:rsidRDefault="00393DC0">
            <w:pPr>
              <w:jc w:val="center"/>
              <w:rPr>
                <w:rFonts w:cs="Arial"/>
                <w:lang w:val="en-GB"/>
              </w:rPr>
            </w:pPr>
            <w:r>
              <w:rPr>
                <w:rFonts w:cs="Arial"/>
                <w:lang w:val="en-GB"/>
              </w:rPr>
              <w:t>Seconds</w:t>
            </w:r>
          </w:p>
        </w:tc>
        <w:tc>
          <w:tcPr>
            <w:tcW w:w="1547" w:type="dxa"/>
            <w:tcBorders>
              <w:top w:val="single" w:sz="4" w:space="0" w:color="auto"/>
              <w:left w:val="single" w:sz="4" w:space="0" w:color="auto"/>
              <w:bottom w:val="single" w:sz="4" w:space="0" w:color="auto"/>
              <w:right w:val="single" w:sz="4" w:space="0" w:color="auto"/>
            </w:tcBorders>
            <w:vAlign w:val="center"/>
            <w:hideMark/>
          </w:tcPr>
          <w:p w14:paraId="6CA1D9D5" w14:textId="77777777" w:rsidR="00E36F0E" w:rsidRDefault="00393DC0">
            <w:pPr>
              <w:rPr>
                <w:rFonts w:cs="Arial"/>
                <w:lang w:val="en-GB"/>
              </w:rPr>
            </w:pPr>
            <w:r>
              <w:rPr>
                <w:rFonts w:cs="Arial"/>
                <w:lang w:val="en-GB"/>
              </w:rPr>
              <w:t>0 – Disable periodic scan</w:t>
            </w:r>
          </w:p>
          <w:p w14:paraId="182EC335" w14:textId="77777777" w:rsidR="00E36F0E" w:rsidRDefault="00393DC0">
            <w:pPr>
              <w:rPr>
                <w:rFonts w:cs="Arial"/>
                <w:lang w:val="en-GB"/>
              </w:rPr>
            </w:pPr>
            <w:r>
              <w:rPr>
                <w:rFonts w:cs="Arial"/>
                <w:lang w:val="en-GB"/>
              </w:rPr>
              <w:t>1 to 255 – scan interval</w:t>
            </w:r>
          </w:p>
        </w:tc>
        <w:tc>
          <w:tcPr>
            <w:tcW w:w="792" w:type="dxa"/>
            <w:tcBorders>
              <w:top w:val="single" w:sz="4" w:space="0" w:color="auto"/>
              <w:left w:val="single" w:sz="4" w:space="0" w:color="auto"/>
              <w:bottom w:val="single" w:sz="4" w:space="0" w:color="auto"/>
              <w:right w:val="single" w:sz="4" w:space="0" w:color="auto"/>
            </w:tcBorders>
            <w:hideMark/>
          </w:tcPr>
          <w:p w14:paraId="5503816C" w14:textId="77777777" w:rsidR="00E36F0E" w:rsidRDefault="00393DC0">
            <w:pPr>
              <w:rPr>
                <w:rFonts w:cs="Arial"/>
                <w:lang w:val="en-GB"/>
              </w:rPr>
            </w:pPr>
            <w:r>
              <w:rPr>
                <w:rFonts w:cs="Arial"/>
                <w:lang w:val="en-GB"/>
              </w:rPr>
              <w:t>FD03</w:t>
            </w:r>
          </w:p>
        </w:tc>
      </w:tr>
      <w:tr w:rsidR="00E36F0E" w14:paraId="7B78ED3B"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5C563163" w14:textId="77777777" w:rsidR="00E36F0E" w:rsidRDefault="00393DC0">
            <w:r>
              <w:t>WIR_WIFI_PERIODIC_SCAN_INTERVAL_3</w:t>
            </w:r>
          </w:p>
        </w:tc>
        <w:tc>
          <w:tcPr>
            <w:tcW w:w="2403" w:type="dxa"/>
            <w:tcBorders>
              <w:top w:val="single" w:sz="4" w:space="0" w:color="auto"/>
              <w:left w:val="single" w:sz="4" w:space="0" w:color="auto"/>
              <w:bottom w:val="single" w:sz="4" w:space="0" w:color="auto"/>
              <w:right w:val="single" w:sz="4" w:space="0" w:color="auto"/>
            </w:tcBorders>
            <w:hideMark/>
          </w:tcPr>
          <w:p w14:paraId="71B18DAA" w14:textId="77777777" w:rsidR="00E36F0E" w:rsidRDefault="00393DC0">
            <w:pPr>
              <w:rPr>
                <w:rFonts w:cs="Arial"/>
                <w:lang w:val="en-GB"/>
              </w:rPr>
            </w:pPr>
            <w:r>
              <w:rPr>
                <w:rFonts w:cs="Arial"/>
                <w:lang w:val="en-GB"/>
              </w:rPr>
              <w:t>WIFI scan interval 3rd</w:t>
            </w:r>
          </w:p>
        </w:tc>
        <w:tc>
          <w:tcPr>
            <w:tcW w:w="1017" w:type="dxa"/>
            <w:tcBorders>
              <w:top w:val="single" w:sz="4" w:space="0" w:color="auto"/>
              <w:left w:val="single" w:sz="4" w:space="0" w:color="auto"/>
              <w:bottom w:val="single" w:sz="4" w:space="0" w:color="auto"/>
              <w:right w:val="single" w:sz="4" w:space="0" w:color="auto"/>
            </w:tcBorders>
            <w:vAlign w:val="center"/>
            <w:hideMark/>
          </w:tcPr>
          <w:p w14:paraId="4394966A" w14:textId="77777777" w:rsidR="00E36F0E" w:rsidRDefault="00393DC0">
            <w:pPr>
              <w:jc w:val="center"/>
              <w:rPr>
                <w:rFonts w:cs="Arial"/>
                <w:lang w:val="en-GB"/>
              </w:rPr>
            </w:pPr>
            <w:r>
              <w:rPr>
                <w:rFonts w:cs="Arial"/>
                <w:lang w:val="en-GB"/>
              </w:rPr>
              <w:t>10</w:t>
            </w:r>
          </w:p>
        </w:tc>
        <w:tc>
          <w:tcPr>
            <w:tcW w:w="1289" w:type="dxa"/>
            <w:tcBorders>
              <w:top w:val="single" w:sz="4" w:space="0" w:color="auto"/>
              <w:left w:val="single" w:sz="4" w:space="0" w:color="auto"/>
              <w:bottom w:val="single" w:sz="4" w:space="0" w:color="auto"/>
              <w:right w:val="single" w:sz="4" w:space="0" w:color="auto"/>
            </w:tcBorders>
            <w:vAlign w:val="center"/>
            <w:hideMark/>
          </w:tcPr>
          <w:p w14:paraId="365B2A77" w14:textId="77777777" w:rsidR="00E36F0E" w:rsidRDefault="00393DC0">
            <w:pPr>
              <w:jc w:val="center"/>
              <w:rPr>
                <w:rFonts w:cs="Arial"/>
                <w:lang w:val="en-GB"/>
              </w:rPr>
            </w:pPr>
            <w:r>
              <w:rPr>
                <w:rFonts w:cs="Arial"/>
                <w:lang w:val="en-GB"/>
              </w:rPr>
              <w:t>Integer</w:t>
            </w:r>
          </w:p>
        </w:tc>
        <w:tc>
          <w:tcPr>
            <w:tcW w:w="1385" w:type="dxa"/>
            <w:tcBorders>
              <w:top w:val="single" w:sz="4" w:space="0" w:color="auto"/>
              <w:left w:val="single" w:sz="4" w:space="0" w:color="auto"/>
              <w:bottom w:val="single" w:sz="4" w:space="0" w:color="auto"/>
              <w:right w:val="single" w:sz="4" w:space="0" w:color="auto"/>
            </w:tcBorders>
            <w:vAlign w:val="center"/>
            <w:hideMark/>
          </w:tcPr>
          <w:p w14:paraId="6278D56B" w14:textId="77777777" w:rsidR="00E36F0E" w:rsidRDefault="00393DC0">
            <w:pPr>
              <w:jc w:val="center"/>
              <w:rPr>
                <w:rFonts w:cs="Arial"/>
                <w:lang w:val="en-GB"/>
              </w:rPr>
            </w:pPr>
            <w:r>
              <w:rPr>
                <w:rFonts w:cs="Arial"/>
                <w:lang w:val="en-GB"/>
              </w:rPr>
              <w:t>Seconds</w:t>
            </w:r>
          </w:p>
        </w:tc>
        <w:tc>
          <w:tcPr>
            <w:tcW w:w="1547" w:type="dxa"/>
            <w:tcBorders>
              <w:top w:val="single" w:sz="4" w:space="0" w:color="auto"/>
              <w:left w:val="single" w:sz="4" w:space="0" w:color="auto"/>
              <w:bottom w:val="single" w:sz="4" w:space="0" w:color="auto"/>
              <w:right w:val="single" w:sz="4" w:space="0" w:color="auto"/>
            </w:tcBorders>
            <w:vAlign w:val="center"/>
            <w:hideMark/>
          </w:tcPr>
          <w:p w14:paraId="50A060EE" w14:textId="77777777" w:rsidR="00E36F0E" w:rsidRDefault="00393DC0">
            <w:pPr>
              <w:rPr>
                <w:rFonts w:cs="Arial"/>
                <w:lang w:val="en-GB"/>
              </w:rPr>
            </w:pPr>
            <w:r>
              <w:rPr>
                <w:rFonts w:cs="Arial"/>
                <w:lang w:val="en-GB"/>
              </w:rPr>
              <w:t>0 – Disable periodic scan</w:t>
            </w:r>
          </w:p>
          <w:p w14:paraId="33B37C5A" w14:textId="77777777" w:rsidR="00E36F0E" w:rsidRDefault="00393DC0">
            <w:pPr>
              <w:rPr>
                <w:rFonts w:cs="Arial"/>
                <w:lang w:val="en-GB"/>
              </w:rPr>
            </w:pPr>
            <w:r>
              <w:rPr>
                <w:rFonts w:cs="Arial"/>
                <w:lang w:val="en-GB"/>
              </w:rPr>
              <w:t>1 to 255 – scan interval</w:t>
            </w:r>
          </w:p>
        </w:tc>
        <w:tc>
          <w:tcPr>
            <w:tcW w:w="792" w:type="dxa"/>
            <w:tcBorders>
              <w:top w:val="single" w:sz="4" w:space="0" w:color="auto"/>
              <w:left w:val="single" w:sz="4" w:space="0" w:color="auto"/>
              <w:bottom w:val="single" w:sz="4" w:space="0" w:color="auto"/>
              <w:right w:val="single" w:sz="4" w:space="0" w:color="auto"/>
            </w:tcBorders>
            <w:hideMark/>
          </w:tcPr>
          <w:p w14:paraId="07B66622" w14:textId="77777777" w:rsidR="00E36F0E" w:rsidRDefault="00393DC0">
            <w:pPr>
              <w:rPr>
                <w:rFonts w:cs="Arial"/>
                <w:lang w:val="en-GB"/>
              </w:rPr>
            </w:pPr>
            <w:r>
              <w:rPr>
                <w:rFonts w:cs="Arial"/>
                <w:lang w:val="en-GB"/>
              </w:rPr>
              <w:t>FD03</w:t>
            </w:r>
          </w:p>
        </w:tc>
      </w:tr>
      <w:tr w:rsidR="00E36F0E" w14:paraId="41A2F49D"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6931EA31" w14:textId="77777777" w:rsidR="00E36F0E" w:rsidRDefault="00393DC0">
            <w:r>
              <w:t>WIR_WIFI_PERIODIC_SCAN_INTERVAL_4</w:t>
            </w:r>
          </w:p>
        </w:tc>
        <w:tc>
          <w:tcPr>
            <w:tcW w:w="2403" w:type="dxa"/>
            <w:tcBorders>
              <w:top w:val="single" w:sz="4" w:space="0" w:color="auto"/>
              <w:left w:val="single" w:sz="4" w:space="0" w:color="auto"/>
              <w:bottom w:val="single" w:sz="4" w:space="0" w:color="auto"/>
              <w:right w:val="single" w:sz="4" w:space="0" w:color="auto"/>
            </w:tcBorders>
            <w:hideMark/>
          </w:tcPr>
          <w:p w14:paraId="3AF23A16" w14:textId="77777777" w:rsidR="00E36F0E" w:rsidRDefault="00393DC0">
            <w:pPr>
              <w:rPr>
                <w:rFonts w:cs="Arial"/>
                <w:lang w:val="en-GB"/>
              </w:rPr>
            </w:pPr>
            <w:r>
              <w:rPr>
                <w:rFonts w:cs="Arial"/>
                <w:lang w:val="en-GB"/>
              </w:rPr>
              <w:t>WIFI scan interval 4th</w:t>
            </w:r>
          </w:p>
        </w:tc>
        <w:tc>
          <w:tcPr>
            <w:tcW w:w="1017" w:type="dxa"/>
            <w:tcBorders>
              <w:top w:val="single" w:sz="4" w:space="0" w:color="auto"/>
              <w:left w:val="single" w:sz="4" w:space="0" w:color="auto"/>
              <w:bottom w:val="single" w:sz="4" w:space="0" w:color="auto"/>
              <w:right w:val="single" w:sz="4" w:space="0" w:color="auto"/>
            </w:tcBorders>
            <w:vAlign w:val="center"/>
            <w:hideMark/>
          </w:tcPr>
          <w:p w14:paraId="79AB2120" w14:textId="77777777" w:rsidR="00E36F0E" w:rsidRDefault="00393DC0">
            <w:pPr>
              <w:jc w:val="center"/>
              <w:rPr>
                <w:rFonts w:cs="Arial"/>
                <w:lang w:val="en-GB"/>
              </w:rPr>
            </w:pPr>
            <w:r>
              <w:rPr>
                <w:rFonts w:cs="Arial"/>
                <w:lang w:val="en-GB"/>
              </w:rPr>
              <w:t>20</w:t>
            </w:r>
          </w:p>
        </w:tc>
        <w:tc>
          <w:tcPr>
            <w:tcW w:w="1289" w:type="dxa"/>
            <w:tcBorders>
              <w:top w:val="single" w:sz="4" w:space="0" w:color="auto"/>
              <w:left w:val="single" w:sz="4" w:space="0" w:color="auto"/>
              <w:bottom w:val="single" w:sz="4" w:space="0" w:color="auto"/>
              <w:right w:val="single" w:sz="4" w:space="0" w:color="auto"/>
            </w:tcBorders>
            <w:vAlign w:val="center"/>
            <w:hideMark/>
          </w:tcPr>
          <w:p w14:paraId="3522BF3D" w14:textId="77777777" w:rsidR="00E36F0E" w:rsidRDefault="00393DC0">
            <w:pPr>
              <w:jc w:val="center"/>
              <w:rPr>
                <w:rFonts w:cs="Arial"/>
                <w:lang w:val="en-GB"/>
              </w:rPr>
            </w:pPr>
            <w:r>
              <w:rPr>
                <w:rFonts w:cs="Arial"/>
                <w:lang w:val="en-GB"/>
              </w:rPr>
              <w:t>Integer</w:t>
            </w:r>
          </w:p>
        </w:tc>
        <w:tc>
          <w:tcPr>
            <w:tcW w:w="1385" w:type="dxa"/>
            <w:tcBorders>
              <w:top w:val="single" w:sz="4" w:space="0" w:color="auto"/>
              <w:left w:val="single" w:sz="4" w:space="0" w:color="auto"/>
              <w:bottom w:val="single" w:sz="4" w:space="0" w:color="auto"/>
              <w:right w:val="single" w:sz="4" w:space="0" w:color="auto"/>
            </w:tcBorders>
            <w:vAlign w:val="center"/>
            <w:hideMark/>
          </w:tcPr>
          <w:p w14:paraId="110F4F52" w14:textId="77777777" w:rsidR="00E36F0E" w:rsidRDefault="00393DC0">
            <w:pPr>
              <w:jc w:val="center"/>
              <w:rPr>
                <w:rFonts w:cs="Arial"/>
                <w:lang w:val="en-GB"/>
              </w:rPr>
            </w:pPr>
            <w:r>
              <w:rPr>
                <w:rFonts w:cs="Arial"/>
                <w:lang w:val="en-GB"/>
              </w:rPr>
              <w:t>Seconds</w:t>
            </w:r>
          </w:p>
        </w:tc>
        <w:tc>
          <w:tcPr>
            <w:tcW w:w="1547" w:type="dxa"/>
            <w:tcBorders>
              <w:top w:val="single" w:sz="4" w:space="0" w:color="auto"/>
              <w:left w:val="single" w:sz="4" w:space="0" w:color="auto"/>
              <w:bottom w:val="single" w:sz="4" w:space="0" w:color="auto"/>
              <w:right w:val="single" w:sz="4" w:space="0" w:color="auto"/>
            </w:tcBorders>
            <w:vAlign w:val="center"/>
            <w:hideMark/>
          </w:tcPr>
          <w:p w14:paraId="1362AD32" w14:textId="77777777" w:rsidR="00E36F0E" w:rsidRDefault="00393DC0">
            <w:pPr>
              <w:rPr>
                <w:rFonts w:cs="Arial"/>
                <w:lang w:val="en-GB"/>
              </w:rPr>
            </w:pPr>
            <w:r>
              <w:rPr>
                <w:rFonts w:cs="Arial"/>
                <w:lang w:val="en-GB"/>
              </w:rPr>
              <w:t>0 – Disable periodic scan</w:t>
            </w:r>
          </w:p>
          <w:p w14:paraId="4B9B17AD" w14:textId="77777777" w:rsidR="00E36F0E" w:rsidRDefault="00393DC0">
            <w:pPr>
              <w:rPr>
                <w:rFonts w:cs="Arial"/>
                <w:lang w:val="en-GB"/>
              </w:rPr>
            </w:pPr>
            <w:r>
              <w:rPr>
                <w:rFonts w:cs="Arial"/>
                <w:lang w:val="en-GB"/>
              </w:rPr>
              <w:t>1 to 255 – scan interval</w:t>
            </w:r>
          </w:p>
        </w:tc>
        <w:tc>
          <w:tcPr>
            <w:tcW w:w="792" w:type="dxa"/>
            <w:tcBorders>
              <w:top w:val="single" w:sz="4" w:space="0" w:color="auto"/>
              <w:left w:val="single" w:sz="4" w:space="0" w:color="auto"/>
              <w:bottom w:val="single" w:sz="4" w:space="0" w:color="auto"/>
              <w:right w:val="single" w:sz="4" w:space="0" w:color="auto"/>
            </w:tcBorders>
            <w:hideMark/>
          </w:tcPr>
          <w:p w14:paraId="17E830C0" w14:textId="77777777" w:rsidR="00E36F0E" w:rsidRDefault="00393DC0">
            <w:pPr>
              <w:rPr>
                <w:rFonts w:cs="Arial"/>
                <w:lang w:val="en-GB"/>
              </w:rPr>
            </w:pPr>
            <w:r>
              <w:rPr>
                <w:rFonts w:cs="Arial"/>
                <w:lang w:val="en-GB"/>
              </w:rPr>
              <w:t>FD03</w:t>
            </w:r>
          </w:p>
        </w:tc>
      </w:tr>
      <w:tr w:rsidR="00E36F0E" w14:paraId="1C5BDA79"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238F1416" w14:textId="77777777" w:rsidR="00E36F0E" w:rsidRDefault="00393DC0">
            <w:r>
              <w:t>WIR_WIFI_PERIODIC_SCAN_INTERVAL_5</w:t>
            </w:r>
          </w:p>
        </w:tc>
        <w:tc>
          <w:tcPr>
            <w:tcW w:w="2403" w:type="dxa"/>
            <w:tcBorders>
              <w:top w:val="single" w:sz="4" w:space="0" w:color="auto"/>
              <w:left w:val="single" w:sz="4" w:space="0" w:color="auto"/>
              <w:bottom w:val="single" w:sz="4" w:space="0" w:color="auto"/>
              <w:right w:val="single" w:sz="4" w:space="0" w:color="auto"/>
            </w:tcBorders>
            <w:hideMark/>
          </w:tcPr>
          <w:p w14:paraId="43025CCB" w14:textId="77777777" w:rsidR="00E36F0E" w:rsidRDefault="00393DC0">
            <w:pPr>
              <w:rPr>
                <w:rFonts w:cs="Arial"/>
                <w:lang w:val="en-GB"/>
              </w:rPr>
            </w:pPr>
            <w:r>
              <w:rPr>
                <w:rFonts w:cs="Arial"/>
                <w:lang w:val="en-GB"/>
              </w:rPr>
              <w:t>WIFI scan interval 5th</w:t>
            </w:r>
          </w:p>
        </w:tc>
        <w:tc>
          <w:tcPr>
            <w:tcW w:w="1017" w:type="dxa"/>
            <w:tcBorders>
              <w:top w:val="single" w:sz="4" w:space="0" w:color="auto"/>
              <w:left w:val="single" w:sz="4" w:space="0" w:color="auto"/>
              <w:bottom w:val="single" w:sz="4" w:space="0" w:color="auto"/>
              <w:right w:val="single" w:sz="4" w:space="0" w:color="auto"/>
            </w:tcBorders>
            <w:vAlign w:val="center"/>
            <w:hideMark/>
          </w:tcPr>
          <w:p w14:paraId="4CAEB88E" w14:textId="77777777" w:rsidR="00E36F0E" w:rsidRDefault="00393DC0">
            <w:pPr>
              <w:jc w:val="center"/>
              <w:rPr>
                <w:rFonts w:cs="Arial"/>
                <w:lang w:val="en-GB"/>
              </w:rPr>
            </w:pPr>
            <w:r>
              <w:rPr>
                <w:rFonts w:cs="Arial"/>
                <w:lang w:val="en-GB"/>
              </w:rPr>
              <w:t>40</w:t>
            </w:r>
          </w:p>
        </w:tc>
        <w:tc>
          <w:tcPr>
            <w:tcW w:w="1289" w:type="dxa"/>
            <w:tcBorders>
              <w:top w:val="single" w:sz="4" w:space="0" w:color="auto"/>
              <w:left w:val="single" w:sz="4" w:space="0" w:color="auto"/>
              <w:bottom w:val="single" w:sz="4" w:space="0" w:color="auto"/>
              <w:right w:val="single" w:sz="4" w:space="0" w:color="auto"/>
            </w:tcBorders>
            <w:vAlign w:val="center"/>
            <w:hideMark/>
          </w:tcPr>
          <w:p w14:paraId="65EAED22" w14:textId="77777777" w:rsidR="00E36F0E" w:rsidRDefault="00393DC0">
            <w:pPr>
              <w:jc w:val="center"/>
              <w:rPr>
                <w:rFonts w:cs="Arial"/>
                <w:lang w:val="en-GB"/>
              </w:rPr>
            </w:pPr>
            <w:r>
              <w:rPr>
                <w:rFonts w:cs="Arial"/>
                <w:lang w:val="en-GB"/>
              </w:rPr>
              <w:t>Integer</w:t>
            </w:r>
          </w:p>
        </w:tc>
        <w:tc>
          <w:tcPr>
            <w:tcW w:w="1385" w:type="dxa"/>
            <w:tcBorders>
              <w:top w:val="single" w:sz="4" w:space="0" w:color="auto"/>
              <w:left w:val="single" w:sz="4" w:space="0" w:color="auto"/>
              <w:bottom w:val="single" w:sz="4" w:space="0" w:color="auto"/>
              <w:right w:val="single" w:sz="4" w:space="0" w:color="auto"/>
            </w:tcBorders>
            <w:vAlign w:val="center"/>
            <w:hideMark/>
          </w:tcPr>
          <w:p w14:paraId="0098317C" w14:textId="77777777" w:rsidR="00E36F0E" w:rsidRDefault="00393DC0">
            <w:pPr>
              <w:jc w:val="center"/>
              <w:rPr>
                <w:rFonts w:cs="Arial"/>
                <w:lang w:val="en-GB"/>
              </w:rPr>
            </w:pPr>
            <w:r>
              <w:rPr>
                <w:rFonts w:cs="Arial"/>
                <w:lang w:val="en-GB"/>
              </w:rPr>
              <w:t>Seconds</w:t>
            </w:r>
          </w:p>
        </w:tc>
        <w:tc>
          <w:tcPr>
            <w:tcW w:w="1547" w:type="dxa"/>
            <w:tcBorders>
              <w:top w:val="single" w:sz="4" w:space="0" w:color="auto"/>
              <w:left w:val="single" w:sz="4" w:space="0" w:color="auto"/>
              <w:bottom w:val="single" w:sz="4" w:space="0" w:color="auto"/>
              <w:right w:val="single" w:sz="4" w:space="0" w:color="auto"/>
            </w:tcBorders>
            <w:vAlign w:val="center"/>
            <w:hideMark/>
          </w:tcPr>
          <w:p w14:paraId="69AF0663" w14:textId="77777777" w:rsidR="00E36F0E" w:rsidRDefault="00393DC0">
            <w:pPr>
              <w:rPr>
                <w:rFonts w:cs="Arial"/>
                <w:lang w:val="en-GB"/>
              </w:rPr>
            </w:pPr>
            <w:r>
              <w:rPr>
                <w:rFonts w:cs="Arial"/>
                <w:lang w:val="en-GB"/>
              </w:rPr>
              <w:t>0 – Disable periodic scan</w:t>
            </w:r>
          </w:p>
          <w:p w14:paraId="7A94E179" w14:textId="77777777" w:rsidR="00E36F0E" w:rsidRDefault="00393DC0">
            <w:pPr>
              <w:rPr>
                <w:rFonts w:cs="Arial"/>
                <w:lang w:val="en-GB"/>
              </w:rPr>
            </w:pPr>
            <w:r>
              <w:rPr>
                <w:rFonts w:cs="Arial"/>
                <w:lang w:val="en-GB"/>
              </w:rPr>
              <w:t>1 to 255 – scan interval</w:t>
            </w:r>
          </w:p>
        </w:tc>
        <w:tc>
          <w:tcPr>
            <w:tcW w:w="792" w:type="dxa"/>
            <w:tcBorders>
              <w:top w:val="single" w:sz="4" w:space="0" w:color="auto"/>
              <w:left w:val="single" w:sz="4" w:space="0" w:color="auto"/>
              <w:bottom w:val="single" w:sz="4" w:space="0" w:color="auto"/>
              <w:right w:val="single" w:sz="4" w:space="0" w:color="auto"/>
            </w:tcBorders>
            <w:hideMark/>
          </w:tcPr>
          <w:p w14:paraId="3C9ADEA3" w14:textId="77777777" w:rsidR="00E36F0E" w:rsidRDefault="00393DC0">
            <w:pPr>
              <w:rPr>
                <w:rFonts w:cs="Arial"/>
                <w:lang w:val="en-GB"/>
              </w:rPr>
            </w:pPr>
            <w:r>
              <w:rPr>
                <w:rFonts w:cs="Arial"/>
                <w:lang w:val="en-GB"/>
              </w:rPr>
              <w:t>FD03</w:t>
            </w:r>
          </w:p>
        </w:tc>
      </w:tr>
      <w:tr w:rsidR="00E36F0E" w14:paraId="76ED4E9B"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0AD923D6" w14:textId="77777777" w:rsidR="00E36F0E" w:rsidRDefault="00393DC0">
            <w:r>
              <w:t>WIR_WIFI_PERIODIC_SCAN_INTERVAL_6</w:t>
            </w:r>
          </w:p>
        </w:tc>
        <w:tc>
          <w:tcPr>
            <w:tcW w:w="2403" w:type="dxa"/>
            <w:tcBorders>
              <w:top w:val="single" w:sz="4" w:space="0" w:color="auto"/>
              <w:left w:val="single" w:sz="4" w:space="0" w:color="auto"/>
              <w:bottom w:val="single" w:sz="4" w:space="0" w:color="auto"/>
              <w:right w:val="single" w:sz="4" w:space="0" w:color="auto"/>
            </w:tcBorders>
            <w:hideMark/>
          </w:tcPr>
          <w:p w14:paraId="47406DFB" w14:textId="77777777" w:rsidR="00E36F0E" w:rsidRDefault="00393DC0">
            <w:pPr>
              <w:rPr>
                <w:rFonts w:cs="Arial"/>
                <w:lang w:val="en-GB"/>
              </w:rPr>
            </w:pPr>
            <w:r>
              <w:rPr>
                <w:rFonts w:cs="Arial"/>
                <w:lang w:val="en-GB"/>
              </w:rPr>
              <w:t>WIFI scan interval 6th</w:t>
            </w:r>
          </w:p>
        </w:tc>
        <w:tc>
          <w:tcPr>
            <w:tcW w:w="1017" w:type="dxa"/>
            <w:tcBorders>
              <w:top w:val="single" w:sz="4" w:space="0" w:color="auto"/>
              <w:left w:val="single" w:sz="4" w:space="0" w:color="auto"/>
              <w:bottom w:val="single" w:sz="4" w:space="0" w:color="auto"/>
              <w:right w:val="single" w:sz="4" w:space="0" w:color="auto"/>
            </w:tcBorders>
            <w:vAlign w:val="center"/>
            <w:hideMark/>
          </w:tcPr>
          <w:p w14:paraId="0DC81A97" w14:textId="77777777" w:rsidR="00E36F0E" w:rsidRDefault="00393DC0">
            <w:pPr>
              <w:jc w:val="center"/>
              <w:rPr>
                <w:rFonts w:cs="Arial"/>
                <w:lang w:val="en-GB"/>
              </w:rPr>
            </w:pPr>
            <w:r>
              <w:rPr>
                <w:rFonts w:cs="Arial"/>
                <w:lang w:val="en-GB"/>
              </w:rPr>
              <w:t>60</w:t>
            </w:r>
          </w:p>
        </w:tc>
        <w:tc>
          <w:tcPr>
            <w:tcW w:w="1289" w:type="dxa"/>
            <w:tcBorders>
              <w:top w:val="single" w:sz="4" w:space="0" w:color="auto"/>
              <w:left w:val="single" w:sz="4" w:space="0" w:color="auto"/>
              <w:bottom w:val="single" w:sz="4" w:space="0" w:color="auto"/>
              <w:right w:val="single" w:sz="4" w:space="0" w:color="auto"/>
            </w:tcBorders>
            <w:vAlign w:val="center"/>
            <w:hideMark/>
          </w:tcPr>
          <w:p w14:paraId="50B0D59E" w14:textId="77777777" w:rsidR="00E36F0E" w:rsidRDefault="00393DC0">
            <w:pPr>
              <w:jc w:val="center"/>
              <w:rPr>
                <w:rFonts w:cs="Arial"/>
                <w:lang w:val="en-GB"/>
              </w:rPr>
            </w:pPr>
            <w:r>
              <w:rPr>
                <w:rFonts w:cs="Arial"/>
                <w:lang w:val="en-GB"/>
              </w:rPr>
              <w:t>Integer</w:t>
            </w:r>
          </w:p>
        </w:tc>
        <w:tc>
          <w:tcPr>
            <w:tcW w:w="1385" w:type="dxa"/>
            <w:tcBorders>
              <w:top w:val="single" w:sz="4" w:space="0" w:color="auto"/>
              <w:left w:val="single" w:sz="4" w:space="0" w:color="auto"/>
              <w:bottom w:val="single" w:sz="4" w:space="0" w:color="auto"/>
              <w:right w:val="single" w:sz="4" w:space="0" w:color="auto"/>
            </w:tcBorders>
            <w:vAlign w:val="center"/>
            <w:hideMark/>
          </w:tcPr>
          <w:p w14:paraId="2AFFE22B" w14:textId="77777777" w:rsidR="00E36F0E" w:rsidRDefault="00393DC0">
            <w:pPr>
              <w:jc w:val="center"/>
              <w:rPr>
                <w:rFonts w:cs="Arial"/>
                <w:lang w:val="en-GB"/>
              </w:rPr>
            </w:pPr>
            <w:r>
              <w:rPr>
                <w:rFonts w:cs="Arial"/>
                <w:lang w:val="en-GB"/>
              </w:rPr>
              <w:t>Seconds</w:t>
            </w:r>
          </w:p>
        </w:tc>
        <w:tc>
          <w:tcPr>
            <w:tcW w:w="1547" w:type="dxa"/>
            <w:tcBorders>
              <w:top w:val="single" w:sz="4" w:space="0" w:color="auto"/>
              <w:left w:val="single" w:sz="4" w:space="0" w:color="auto"/>
              <w:bottom w:val="single" w:sz="4" w:space="0" w:color="auto"/>
              <w:right w:val="single" w:sz="4" w:space="0" w:color="auto"/>
            </w:tcBorders>
            <w:vAlign w:val="center"/>
            <w:hideMark/>
          </w:tcPr>
          <w:p w14:paraId="3594684F" w14:textId="77777777" w:rsidR="00E36F0E" w:rsidRDefault="00393DC0">
            <w:pPr>
              <w:rPr>
                <w:rFonts w:cs="Arial"/>
                <w:lang w:val="en-GB"/>
              </w:rPr>
            </w:pPr>
            <w:r>
              <w:rPr>
                <w:rFonts w:cs="Arial"/>
                <w:lang w:val="en-GB"/>
              </w:rPr>
              <w:t>0 – Disable periodic scan</w:t>
            </w:r>
          </w:p>
          <w:p w14:paraId="19726CA1" w14:textId="77777777" w:rsidR="00E36F0E" w:rsidRDefault="00393DC0">
            <w:pPr>
              <w:rPr>
                <w:rFonts w:cs="Arial"/>
                <w:lang w:val="en-GB"/>
              </w:rPr>
            </w:pPr>
            <w:r>
              <w:rPr>
                <w:rFonts w:cs="Arial"/>
                <w:lang w:val="en-GB"/>
              </w:rPr>
              <w:t>1 to 255 – scan interval</w:t>
            </w:r>
          </w:p>
        </w:tc>
        <w:tc>
          <w:tcPr>
            <w:tcW w:w="792" w:type="dxa"/>
            <w:tcBorders>
              <w:top w:val="single" w:sz="4" w:space="0" w:color="auto"/>
              <w:left w:val="single" w:sz="4" w:space="0" w:color="auto"/>
              <w:bottom w:val="single" w:sz="4" w:space="0" w:color="auto"/>
              <w:right w:val="single" w:sz="4" w:space="0" w:color="auto"/>
            </w:tcBorders>
            <w:hideMark/>
          </w:tcPr>
          <w:p w14:paraId="55BE0C5E" w14:textId="77777777" w:rsidR="00E36F0E" w:rsidRDefault="00393DC0">
            <w:pPr>
              <w:rPr>
                <w:rFonts w:cs="Arial"/>
                <w:lang w:val="en-GB"/>
              </w:rPr>
            </w:pPr>
            <w:r>
              <w:rPr>
                <w:rFonts w:cs="Arial"/>
                <w:lang w:val="en-GB"/>
              </w:rPr>
              <w:t>FD03</w:t>
            </w:r>
          </w:p>
        </w:tc>
      </w:tr>
      <w:tr w:rsidR="00E36F0E" w14:paraId="74772024"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08ED960F" w14:textId="77777777" w:rsidR="00E36F0E" w:rsidRDefault="00393DC0">
            <w:r>
              <w:t>WIR_WIFI_PERIODIC_SCAN_INTERVAL_REPEAT</w:t>
            </w:r>
          </w:p>
        </w:tc>
        <w:tc>
          <w:tcPr>
            <w:tcW w:w="2403" w:type="dxa"/>
            <w:tcBorders>
              <w:top w:val="single" w:sz="4" w:space="0" w:color="auto"/>
              <w:left w:val="single" w:sz="4" w:space="0" w:color="auto"/>
              <w:bottom w:val="single" w:sz="4" w:space="0" w:color="auto"/>
              <w:right w:val="single" w:sz="4" w:space="0" w:color="auto"/>
            </w:tcBorders>
            <w:hideMark/>
          </w:tcPr>
          <w:p w14:paraId="1DA279C5" w14:textId="77777777" w:rsidR="00E36F0E" w:rsidRDefault="00393DC0">
            <w:pPr>
              <w:rPr>
                <w:rFonts w:cs="Arial"/>
                <w:lang w:val="en-GB"/>
              </w:rPr>
            </w:pPr>
            <w:r>
              <w:rPr>
                <w:rFonts w:cs="Arial"/>
                <w:lang w:val="en-GB"/>
              </w:rPr>
              <w:t>WIFI scan interval repeat</w:t>
            </w:r>
          </w:p>
        </w:tc>
        <w:tc>
          <w:tcPr>
            <w:tcW w:w="1017" w:type="dxa"/>
            <w:tcBorders>
              <w:top w:val="single" w:sz="4" w:space="0" w:color="auto"/>
              <w:left w:val="single" w:sz="4" w:space="0" w:color="auto"/>
              <w:bottom w:val="single" w:sz="4" w:space="0" w:color="auto"/>
              <w:right w:val="single" w:sz="4" w:space="0" w:color="auto"/>
            </w:tcBorders>
            <w:vAlign w:val="center"/>
            <w:hideMark/>
          </w:tcPr>
          <w:p w14:paraId="7D263681" w14:textId="77777777" w:rsidR="00E36F0E" w:rsidRDefault="00393DC0">
            <w:pPr>
              <w:jc w:val="center"/>
              <w:rPr>
                <w:rFonts w:cs="Arial"/>
                <w:lang w:val="en-GB"/>
              </w:rPr>
            </w:pPr>
            <w:r>
              <w:rPr>
                <w:rFonts w:cs="Arial"/>
                <w:lang w:val="en-GB"/>
              </w:rPr>
              <w:t>120</w:t>
            </w:r>
          </w:p>
        </w:tc>
        <w:tc>
          <w:tcPr>
            <w:tcW w:w="1289" w:type="dxa"/>
            <w:tcBorders>
              <w:top w:val="single" w:sz="4" w:space="0" w:color="auto"/>
              <w:left w:val="single" w:sz="4" w:space="0" w:color="auto"/>
              <w:bottom w:val="single" w:sz="4" w:space="0" w:color="auto"/>
              <w:right w:val="single" w:sz="4" w:space="0" w:color="auto"/>
            </w:tcBorders>
            <w:vAlign w:val="center"/>
            <w:hideMark/>
          </w:tcPr>
          <w:p w14:paraId="3E05FF0E" w14:textId="77777777" w:rsidR="00E36F0E" w:rsidRDefault="00393DC0">
            <w:pPr>
              <w:jc w:val="center"/>
              <w:rPr>
                <w:rFonts w:cs="Arial"/>
                <w:lang w:val="en-GB"/>
              </w:rPr>
            </w:pPr>
            <w:r>
              <w:rPr>
                <w:rFonts w:cs="Arial"/>
                <w:lang w:val="en-GB"/>
              </w:rPr>
              <w:t>Integer</w:t>
            </w:r>
          </w:p>
        </w:tc>
        <w:tc>
          <w:tcPr>
            <w:tcW w:w="1385" w:type="dxa"/>
            <w:tcBorders>
              <w:top w:val="single" w:sz="4" w:space="0" w:color="auto"/>
              <w:left w:val="single" w:sz="4" w:space="0" w:color="auto"/>
              <w:bottom w:val="single" w:sz="4" w:space="0" w:color="auto"/>
              <w:right w:val="single" w:sz="4" w:space="0" w:color="auto"/>
            </w:tcBorders>
            <w:vAlign w:val="center"/>
            <w:hideMark/>
          </w:tcPr>
          <w:p w14:paraId="0716903C" w14:textId="77777777" w:rsidR="00E36F0E" w:rsidRDefault="00393DC0">
            <w:pPr>
              <w:jc w:val="center"/>
              <w:rPr>
                <w:rFonts w:cs="Arial"/>
                <w:lang w:val="en-GB"/>
              </w:rPr>
            </w:pPr>
            <w:r>
              <w:rPr>
                <w:rFonts w:cs="Arial"/>
                <w:lang w:val="en-GB"/>
              </w:rPr>
              <w:t>Seconds</w:t>
            </w:r>
          </w:p>
        </w:tc>
        <w:tc>
          <w:tcPr>
            <w:tcW w:w="1547" w:type="dxa"/>
            <w:tcBorders>
              <w:top w:val="single" w:sz="4" w:space="0" w:color="auto"/>
              <w:left w:val="single" w:sz="4" w:space="0" w:color="auto"/>
              <w:bottom w:val="single" w:sz="4" w:space="0" w:color="auto"/>
              <w:right w:val="single" w:sz="4" w:space="0" w:color="auto"/>
            </w:tcBorders>
            <w:vAlign w:val="center"/>
            <w:hideMark/>
          </w:tcPr>
          <w:p w14:paraId="07A8009A" w14:textId="77777777" w:rsidR="00E36F0E" w:rsidRDefault="00393DC0">
            <w:pPr>
              <w:rPr>
                <w:rFonts w:cs="Arial"/>
                <w:lang w:val="en-GB"/>
              </w:rPr>
            </w:pPr>
            <w:r>
              <w:rPr>
                <w:rFonts w:cs="Arial"/>
                <w:lang w:val="en-GB"/>
              </w:rPr>
              <w:t>0 – Disable periodic scan</w:t>
            </w:r>
          </w:p>
          <w:p w14:paraId="532BCD44" w14:textId="77777777" w:rsidR="00E36F0E" w:rsidRDefault="00393DC0">
            <w:pPr>
              <w:rPr>
                <w:rFonts w:cs="Arial"/>
                <w:lang w:val="en-GB"/>
              </w:rPr>
            </w:pPr>
            <w:r>
              <w:rPr>
                <w:rFonts w:cs="Arial"/>
                <w:lang w:val="en-GB"/>
              </w:rPr>
              <w:t>1 to 255 – scan interval</w:t>
            </w:r>
          </w:p>
        </w:tc>
        <w:tc>
          <w:tcPr>
            <w:tcW w:w="792" w:type="dxa"/>
            <w:tcBorders>
              <w:top w:val="single" w:sz="4" w:space="0" w:color="auto"/>
              <w:left w:val="single" w:sz="4" w:space="0" w:color="auto"/>
              <w:bottom w:val="single" w:sz="4" w:space="0" w:color="auto"/>
              <w:right w:val="single" w:sz="4" w:space="0" w:color="auto"/>
            </w:tcBorders>
            <w:hideMark/>
          </w:tcPr>
          <w:p w14:paraId="526E81D1" w14:textId="77777777" w:rsidR="00E36F0E" w:rsidRDefault="00393DC0">
            <w:pPr>
              <w:rPr>
                <w:rFonts w:cs="Arial"/>
                <w:lang w:val="en-GB"/>
              </w:rPr>
            </w:pPr>
            <w:r>
              <w:rPr>
                <w:rFonts w:cs="Arial"/>
                <w:lang w:val="en-GB"/>
              </w:rPr>
              <w:t>FD03</w:t>
            </w:r>
          </w:p>
        </w:tc>
      </w:tr>
      <w:tr w:rsidR="00E36F0E" w14:paraId="6437DB5A"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1918F087" w14:textId="77777777" w:rsidR="00E36F0E" w:rsidRDefault="00393DC0">
            <w:r>
              <w:t>WIR_OFFPEAK_</w:t>
            </w:r>
          </w:p>
          <w:p w14:paraId="6CD030CC" w14:textId="77777777" w:rsidR="00E36F0E" w:rsidRDefault="00393DC0">
            <w:r>
              <w:t>SUPPORT</w:t>
            </w:r>
          </w:p>
        </w:tc>
        <w:tc>
          <w:tcPr>
            <w:tcW w:w="2403" w:type="dxa"/>
            <w:tcBorders>
              <w:top w:val="single" w:sz="4" w:space="0" w:color="auto"/>
              <w:left w:val="single" w:sz="4" w:space="0" w:color="auto"/>
              <w:bottom w:val="single" w:sz="4" w:space="0" w:color="auto"/>
              <w:right w:val="single" w:sz="4" w:space="0" w:color="auto"/>
            </w:tcBorders>
            <w:hideMark/>
          </w:tcPr>
          <w:p w14:paraId="09ED0670" w14:textId="77777777" w:rsidR="00E36F0E" w:rsidRDefault="00393DC0">
            <w:pPr>
              <w:rPr>
                <w:rFonts w:cs="Arial"/>
                <w:lang w:val="en-GB"/>
              </w:rPr>
            </w:pPr>
            <w:r>
              <w:rPr>
                <w:rFonts w:cs="Arial"/>
                <w:lang w:val="en-GB"/>
              </w:rPr>
              <w:t>Whether to check Offpeak support is available or not</w:t>
            </w:r>
          </w:p>
        </w:tc>
        <w:tc>
          <w:tcPr>
            <w:tcW w:w="1017" w:type="dxa"/>
            <w:tcBorders>
              <w:top w:val="single" w:sz="4" w:space="0" w:color="auto"/>
              <w:left w:val="single" w:sz="4" w:space="0" w:color="auto"/>
              <w:bottom w:val="single" w:sz="4" w:space="0" w:color="auto"/>
              <w:right w:val="single" w:sz="4" w:space="0" w:color="auto"/>
            </w:tcBorders>
            <w:vAlign w:val="center"/>
            <w:hideMark/>
          </w:tcPr>
          <w:p w14:paraId="651CA1C5" w14:textId="77777777" w:rsidR="00E36F0E" w:rsidRDefault="00393DC0">
            <w:pPr>
              <w:jc w:val="center"/>
              <w:rPr>
                <w:rFonts w:cs="Arial"/>
                <w:lang w:val="en-GB"/>
              </w:rPr>
            </w:pPr>
            <w:r>
              <w:rPr>
                <w:rFonts w:cs="Arial"/>
                <w:lang w:val="en-GB"/>
              </w:rPr>
              <w:t>1</w:t>
            </w:r>
          </w:p>
        </w:tc>
        <w:tc>
          <w:tcPr>
            <w:tcW w:w="1289" w:type="dxa"/>
            <w:tcBorders>
              <w:top w:val="single" w:sz="4" w:space="0" w:color="auto"/>
              <w:left w:val="single" w:sz="4" w:space="0" w:color="auto"/>
              <w:bottom w:val="single" w:sz="4" w:space="0" w:color="auto"/>
              <w:right w:val="single" w:sz="4" w:space="0" w:color="auto"/>
            </w:tcBorders>
            <w:vAlign w:val="center"/>
            <w:hideMark/>
          </w:tcPr>
          <w:p w14:paraId="1676ED6B" w14:textId="77777777" w:rsidR="00E36F0E" w:rsidRDefault="00393DC0">
            <w:pPr>
              <w:jc w:val="center"/>
              <w:rPr>
                <w:rFonts w:cs="Arial"/>
                <w:lang w:val="en-GB"/>
              </w:rPr>
            </w:pPr>
            <w:r>
              <w:rPr>
                <w:rFonts w:cs="Arial"/>
                <w:lang w:val="en-GB"/>
              </w:rPr>
              <w:t>ENABLE / DISABLE (Boolean)</w:t>
            </w:r>
          </w:p>
        </w:tc>
        <w:tc>
          <w:tcPr>
            <w:tcW w:w="1385" w:type="dxa"/>
            <w:tcBorders>
              <w:top w:val="single" w:sz="4" w:space="0" w:color="auto"/>
              <w:left w:val="single" w:sz="4" w:space="0" w:color="auto"/>
              <w:bottom w:val="single" w:sz="4" w:space="0" w:color="auto"/>
              <w:right w:val="single" w:sz="4" w:space="0" w:color="auto"/>
            </w:tcBorders>
            <w:vAlign w:val="center"/>
            <w:hideMark/>
          </w:tcPr>
          <w:p w14:paraId="6B7ED618" w14:textId="77777777" w:rsidR="00E36F0E" w:rsidRDefault="00393DC0">
            <w:pPr>
              <w:jc w:val="center"/>
              <w:rPr>
                <w:rFonts w:cs="Arial"/>
                <w:lang w:val="en-GB"/>
              </w:rPr>
            </w:pPr>
            <w:r>
              <w:rPr>
                <w:rFonts w:cs="Arial"/>
                <w:lang w:val="en-GB"/>
              </w:rPr>
              <w:t>1</w:t>
            </w:r>
          </w:p>
        </w:tc>
        <w:tc>
          <w:tcPr>
            <w:tcW w:w="1547" w:type="dxa"/>
            <w:tcBorders>
              <w:top w:val="single" w:sz="4" w:space="0" w:color="auto"/>
              <w:left w:val="single" w:sz="4" w:space="0" w:color="auto"/>
              <w:bottom w:val="single" w:sz="4" w:space="0" w:color="auto"/>
              <w:right w:val="single" w:sz="4" w:space="0" w:color="auto"/>
            </w:tcBorders>
            <w:vAlign w:val="center"/>
          </w:tcPr>
          <w:p w14:paraId="7BE847B5" w14:textId="77777777" w:rsidR="00E36F0E" w:rsidRDefault="00393DC0">
            <w:pPr>
              <w:rPr>
                <w:rFonts w:cs="Arial"/>
                <w:lang w:val="en-GB"/>
              </w:rPr>
            </w:pPr>
            <w:r>
              <w:rPr>
                <w:rFonts w:cs="Arial"/>
                <w:lang w:val="en-GB"/>
              </w:rPr>
              <w:t>0 – Disable</w:t>
            </w:r>
          </w:p>
          <w:p w14:paraId="1913E7A9" w14:textId="77777777" w:rsidR="00E36F0E" w:rsidRDefault="00393DC0">
            <w:pPr>
              <w:rPr>
                <w:rFonts w:cs="Arial"/>
                <w:lang w:val="en-GB"/>
              </w:rPr>
            </w:pPr>
            <w:r>
              <w:rPr>
                <w:rFonts w:cs="Arial"/>
                <w:lang w:val="en-GB"/>
              </w:rPr>
              <w:t>1 – Enable</w:t>
            </w:r>
          </w:p>
          <w:p w14:paraId="2BAB1071" w14:textId="77777777" w:rsidR="00E36F0E" w:rsidRDefault="00E36F0E">
            <w:pPr>
              <w:jc w:val="center"/>
              <w:rPr>
                <w:rFonts w:cs="Arial"/>
                <w:lang w:val="en-GB"/>
              </w:rPr>
            </w:pPr>
          </w:p>
        </w:tc>
        <w:tc>
          <w:tcPr>
            <w:tcW w:w="792" w:type="dxa"/>
            <w:tcBorders>
              <w:top w:val="single" w:sz="4" w:space="0" w:color="auto"/>
              <w:left w:val="single" w:sz="4" w:space="0" w:color="auto"/>
              <w:bottom w:val="single" w:sz="4" w:space="0" w:color="auto"/>
              <w:right w:val="single" w:sz="4" w:space="0" w:color="auto"/>
            </w:tcBorders>
            <w:hideMark/>
          </w:tcPr>
          <w:p w14:paraId="5CA294EB" w14:textId="77777777" w:rsidR="00E36F0E" w:rsidRDefault="00393DC0">
            <w:pPr>
              <w:rPr>
                <w:rFonts w:cs="Arial"/>
                <w:lang w:val="en-GB"/>
              </w:rPr>
            </w:pPr>
            <w:r>
              <w:rPr>
                <w:rFonts w:cs="Arial"/>
                <w:lang w:val="en-GB"/>
              </w:rPr>
              <w:t>DE0E</w:t>
            </w:r>
          </w:p>
        </w:tc>
      </w:tr>
      <w:tr w:rsidR="00E36F0E" w14:paraId="467968EB"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4DE6FFAF" w14:textId="77777777" w:rsidR="00E36F0E" w:rsidRDefault="00393DC0">
            <w:r>
              <w:lastRenderedPageBreak/>
              <w:t>WIR_OFF-PEAK_</w:t>
            </w:r>
          </w:p>
          <w:p w14:paraId="31EBBD4F" w14:textId="77777777" w:rsidR="00E36F0E" w:rsidRDefault="00393DC0">
            <w:r>
              <w:t>BATTERY_SOC</w:t>
            </w:r>
          </w:p>
        </w:tc>
        <w:tc>
          <w:tcPr>
            <w:tcW w:w="2403" w:type="dxa"/>
            <w:tcBorders>
              <w:top w:val="single" w:sz="4" w:space="0" w:color="auto"/>
              <w:left w:val="single" w:sz="4" w:space="0" w:color="auto"/>
              <w:bottom w:val="single" w:sz="4" w:space="0" w:color="auto"/>
              <w:right w:val="single" w:sz="4" w:space="0" w:color="auto"/>
            </w:tcBorders>
            <w:hideMark/>
          </w:tcPr>
          <w:p w14:paraId="3BCA4648" w14:textId="77777777" w:rsidR="00E36F0E" w:rsidRDefault="00393DC0">
            <w:pPr>
              <w:rPr>
                <w:rFonts w:cs="Arial"/>
                <w:lang w:val="en-GB"/>
              </w:rPr>
            </w:pPr>
            <w:r>
              <w:rPr>
                <w:rFonts w:cs="Arial"/>
                <w:lang w:val="en-GB"/>
              </w:rPr>
              <w:t>Minimum Battery off-peak SOC for off-peak qualification</w:t>
            </w:r>
          </w:p>
        </w:tc>
        <w:tc>
          <w:tcPr>
            <w:tcW w:w="1017" w:type="dxa"/>
            <w:tcBorders>
              <w:top w:val="single" w:sz="4" w:space="0" w:color="auto"/>
              <w:left w:val="single" w:sz="4" w:space="0" w:color="auto"/>
              <w:bottom w:val="single" w:sz="4" w:space="0" w:color="auto"/>
              <w:right w:val="single" w:sz="4" w:space="0" w:color="auto"/>
            </w:tcBorders>
            <w:vAlign w:val="center"/>
            <w:hideMark/>
          </w:tcPr>
          <w:p w14:paraId="59F7160A" w14:textId="77777777" w:rsidR="00E36F0E" w:rsidRDefault="00393DC0">
            <w:pPr>
              <w:jc w:val="center"/>
              <w:rPr>
                <w:rFonts w:cs="Arial"/>
                <w:lang w:val="en-GB"/>
              </w:rPr>
            </w:pPr>
            <w:r>
              <w:rPr>
                <w:rFonts w:cs="Arial"/>
                <w:lang w:val="en-GB"/>
              </w:rPr>
              <w:t>70</w:t>
            </w:r>
          </w:p>
        </w:tc>
        <w:tc>
          <w:tcPr>
            <w:tcW w:w="1289" w:type="dxa"/>
            <w:tcBorders>
              <w:top w:val="single" w:sz="4" w:space="0" w:color="auto"/>
              <w:left w:val="single" w:sz="4" w:space="0" w:color="auto"/>
              <w:bottom w:val="single" w:sz="4" w:space="0" w:color="auto"/>
              <w:right w:val="single" w:sz="4" w:space="0" w:color="auto"/>
            </w:tcBorders>
            <w:vAlign w:val="center"/>
            <w:hideMark/>
          </w:tcPr>
          <w:p w14:paraId="77156E52" w14:textId="77777777" w:rsidR="00E36F0E" w:rsidRDefault="00393DC0">
            <w:pPr>
              <w:jc w:val="center"/>
              <w:rPr>
                <w:rFonts w:cs="Arial"/>
                <w:lang w:val="en-GB"/>
              </w:rPr>
            </w:pPr>
            <w:r>
              <w:rPr>
                <w:rFonts w:cs="Arial"/>
                <w:lang w:val="en-GB"/>
              </w:rPr>
              <w:t>Percentage</w:t>
            </w:r>
          </w:p>
        </w:tc>
        <w:tc>
          <w:tcPr>
            <w:tcW w:w="1385" w:type="dxa"/>
            <w:tcBorders>
              <w:top w:val="single" w:sz="4" w:space="0" w:color="auto"/>
              <w:left w:val="single" w:sz="4" w:space="0" w:color="auto"/>
              <w:bottom w:val="single" w:sz="4" w:space="0" w:color="auto"/>
              <w:right w:val="single" w:sz="4" w:space="0" w:color="auto"/>
            </w:tcBorders>
            <w:vAlign w:val="center"/>
            <w:hideMark/>
          </w:tcPr>
          <w:p w14:paraId="0C364730" w14:textId="77777777" w:rsidR="00E36F0E" w:rsidRDefault="00393DC0">
            <w:pPr>
              <w:jc w:val="center"/>
              <w:rPr>
                <w:rFonts w:cs="Arial"/>
                <w:lang w:val="en-GB"/>
              </w:rPr>
            </w:pPr>
            <w:r>
              <w:rPr>
                <w:rFonts w:cs="Arial"/>
                <w:lang w:val="en-GB"/>
              </w:rPr>
              <w:t>1</w:t>
            </w:r>
          </w:p>
        </w:tc>
        <w:tc>
          <w:tcPr>
            <w:tcW w:w="1547" w:type="dxa"/>
            <w:tcBorders>
              <w:top w:val="single" w:sz="4" w:space="0" w:color="auto"/>
              <w:left w:val="single" w:sz="4" w:space="0" w:color="auto"/>
              <w:bottom w:val="single" w:sz="4" w:space="0" w:color="auto"/>
              <w:right w:val="single" w:sz="4" w:space="0" w:color="auto"/>
            </w:tcBorders>
            <w:vAlign w:val="center"/>
            <w:hideMark/>
          </w:tcPr>
          <w:p w14:paraId="1955B89C" w14:textId="77777777" w:rsidR="00E36F0E" w:rsidRDefault="00393DC0">
            <w:pPr>
              <w:rPr>
                <w:rFonts w:cs="Arial"/>
                <w:lang w:val="en-GB"/>
              </w:rPr>
            </w:pPr>
            <w:r>
              <w:rPr>
                <w:rFonts w:cs="Arial"/>
                <w:lang w:val="en-GB"/>
              </w:rPr>
              <w:t>0 to 100</w:t>
            </w:r>
          </w:p>
        </w:tc>
        <w:tc>
          <w:tcPr>
            <w:tcW w:w="792" w:type="dxa"/>
            <w:tcBorders>
              <w:top w:val="single" w:sz="4" w:space="0" w:color="auto"/>
              <w:left w:val="single" w:sz="4" w:space="0" w:color="auto"/>
              <w:bottom w:val="single" w:sz="4" w:space="0" w:color="auto"/>
              <w:right w:val="single" w:sz="4" w:space="0" w:color="auto"/>
            </w:tcBorders>
            <w:hideMark/>
          </w:tcPr>
          <w:p w14:paraId="0897E6AE" w14:textId="77777777" w:rsidR="00E36F0E" w:rsidRDefault="00393DC0">
            <w:pPr>
              <w:rPr>
                <w:rFonts w:cs="Arial"/>
                <w:lang w:val="en-GB"/>
              </w:rPr>
            </w:pPr>
            <w:r>
              <w:rPr>
                <w:rFonts w:cs="Arial"/>
                <w:lang w:val="en-GB"/>
              </w:rPr>
              <w:t>FD03</w:t>
            </w:r>
          </w:p>
        </w:tc>
      </w:tr>
      <w:tr w:rsidR="00E36F0E" w14:paraId="6071F6AE"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3ABAD2B1" w14:textId="77777777" w:rsidR="00E36F0E" w:rsidRDefault="00393DC0">
            <w:r>
              <w:t>WIR_WIFI_</w:t>
            </w:r>
          </w:p>
          <w:p w14:paraId="2C31A98B" w14:textId="77777777" w:rsidR="00E36F0E" w:rsidRDefault="00393DC0" w:rsidP="00E36F0E">
            <w:r>
              <w:t>DIAGNOSTIC_</w:t>
            </w:r>
          </w:p>
          <w:p w14:paraId="0841F9CA" w14:textId="77777777" w:rsidR="00E36F0E" w:rsidRDefault="00393DC0" w:rsidP="00E36F0E">
            <w:r>
              <w:t>STORAGE_TIME</w:t>
            </w:r>
          </w:p>
        </w:tc>
        <w:tc>
          <w:tcPr>
            <w:tcW w:w="2403" w:type="dxa"/>
            <w:tcBorders>
              <w:top w:val="single" w:sz="4" w:space="0" w:color="auto"/>
              <w:left w:val="single" w:sz="4" w:space="0" w:color="auto"/>
              <w:bottom w:val="single" w:sz="4" w:space="0" w:color="auto"/>
              <w:right w:val="single" w:sz="4" w:space="0" w:color="auto"/>
            </w:tcBorders>
            <w:hideMark/>
          </w:tcPr>
          <w:p w14:paraId="66186803" w14:textId="77777777" w:rsidR="00E36F0E" w:rsidRDefault="00393DC0">
            <w:pPr>
              <w:rPr>
                <w:rFonts w:cs="Arial"/>
                <w:lang w:val="en-GB"/>
              </w:rPr>
            </w:pPr>
            <w:r>
              <w:rPr>
                <w:rFonts w:cs="Arial"/>
                <w:lang w:val="en-GB"/>
              </w:rPr>
              <w:t>Time interval for which to store the WIFI data in non volatile memory</w:t>
            </w:r>
          </w:p>
        </w:tc>
        <w:tc>
          <w:tcPr>
            <w:tcW w:w="1017" w:type="dxa"/>
            <w:tcBorders>
              <w:top w:val="single" w:sz="4" w:space="0" w:color="auto"/>
              <w:left w:val="single" w:sz="4" w:space="0" w:color="auto"/>
              <w:bottom w:val="single" w:sz="4" w:space="0" w:color="auto"/>
              <w:right w:val="single" w:sz="4" w:space="0" w:color="auto"/>
            </w:tcBorders>
            <w:vAlign w:val="center"/>
            <w:hideMark/>
          </w:tcPr>
          <w:p w14:paraId="515B2CAE" w14:textId="77777777" w:rsidR="00E36F0E" w:rsidRDefault="00393DC0">
            <w:pPr>
              <w:jc w:val="center"/>
              <w:rPr>
                <w:rFonts w:cs="Arial"/>
                <w:lang w:val="en-GB"/>
              </w:rPr>
            </w:pPr>
            <w:r>
              <w:rPr>
                <w:rFonts w:cs="Arial"/>
                <w:lang w:val="en-GB"/>
              </w:rPr>
              <w:t>30</w:t>
            </w:r>
          </w:p>
        </w:tc>
        <w:tc>
          <w:tcPr>
            <w:tcW w:w="1289" w:type="dxa"/>
            <w:tcBorders>
              <w:top w:val="single" w:sz="4" w:space="0" w:color="auto"/>
              <w:left w:val="single" w:sz="4" w:space="0" w:color="auto"/>
              <w:bottom w:val="single" w:sz="4" w:space="0" w:color="auto"/>
              <w:right w:val="single" w:sz="4" w:space="0" w:color="auto"/>
            </w:tcBorders>
            <w:vAlign w:val="center"/>
            <w:hideMark/>
          </w:tcPr>
          <w:p w14:paraId="31CDF723" w14:textId="77777777" w:rsidR="00E36F0E" w:rsidRDefault="00393DC0">
            <w:pPr>
              <w:jc w:val="center"/>
              <w:rPr>
                <w:rFonts w:cs="Arial"/>
                <w:lang w:val="en-GB"/>
              </w:rPr>
            </w:pPr>
            <w:r>
              <w:rPr>
                <w:rFonts w:cs="Arial"/>
                <w:lang w:val="en-GB"/>
              </w:rPr>
              <w:t>Ignition cycles</w:t>
            </w:r>
          </w:p>
        </w:tc>
        <w:tc>
          <w:tcPr>
            <w:tcW w:w="1385" w:type="dxa"/>
            <w:tcBorders>
              <w:top w:val="single" w:sz="4" w:space="0" w:color="auto"/>
              <w:left w:val="single" w:sz="4" w:space="0" w:color="auto"/>
              <w:bottom w:val="single" w:sz="4" w:space="0" w:color="auto"/>
              <w:right w:val="single" w:sz="4" w:space="0" w:color="auto"/>
            </w:tcBorders>
            <w:vAlign w:val="center"/>
            <w:hideMark/>
          </w:tcPr>
          <w:p w14:paraId="458ED115" w14:textId="77777777" w:rsidR="00E36F0E" w:rsidRDefault="00393DC0">
            <w:pPr>
              <w:jc w:val="center"/>
              <w:rPr>
                <w:rFonts w:cs="Arial"/>
                <w:lang w:val="en-GB"/>
              </w:rPr>
            </w:pPr>
            <w:r>
              <w:rPr>
                <w:rFonts w:cs="Arial"/>
                <w:lang w:val="en-GB"/>
              </w:rPr>
              <w:t>1</w:t>
            </w:r>
          </w:p>
        </w:tc>
        <w:tc>
          <w:tcPr>
            <w:tcW w:w="1547" w:type="dxa"/>
            <w:tcBorders>
              <w:top w:val="single" w:sz="4" w:space="0" w:color="auto"/>
              <w:left w:val="single" w:sz="4" w:space="0" w:color="auto"/>
              <w:bottom w:val="single" w:sz="4" w:space="0" w:color="auto"/>
              <w:right w:val="single" w:sz="4" w:space="0" w:color="auto"/>
            </w:tcBorders>
            <w:vAlign w:val="center"/>
            <w:hideMark/>
          </w:tcPr>
          <w:p w14:paraId="12F7E487" w14:textId="77777777" w:rsidR="00E36F0E" w:rsidRDefault="00393DC0">
            <w:pPr>
              <w:rPr>
                <w:rFonts w:cs="Arial"/>
                <w:lang w:val="en-GB"/>
              </w:rPr>
            </w:pPr>
            <w:r>
              <w:rPr>
                <w:rFonts w:cs="Arial"/>
                <w:lang w:val="en-GB"/>
              </w:rPr>
              <w:t>0 to 255</w:t>
            </w:r>
          </w:p>
        </w:tc>
        <w:tc>
          <w:tcPr>
            <w:tcW w:w="792" w:type="dxa"/>
            <w:tcBorders>
              <w:top w:val="single" w:sz="4" w:space="0" w:color="auto"/>
              <w:left w:val="single" w:sz="4" w:space="0" w:color="auto"/>
              <w:bottom w:val="single" w:sz="4" w:space="0" w:color="auto"/>
              <w:right w:val="single" w:sz="4" w:space="0" w:color="auto"/>
            </w:tcBorders>
            <w:hideMark/>
          </w:tcPr>
          <w:p w14:paraId="4B06D6F9" w14:textId="77777777" w:rsidR="00E36F0E" w:rsidRDefault="00393DC0">
            <w:pPr>
              <w:rPr>
                <w:rFonts w:cs="Arial"/>
                <w:lang w:val="en-GB"/>
              </w:rPr>
            </w:pPr>
            <w:r>
              <w:rPr>
                <w:rFonts w:cs="Arial"/>
                <w:lang w:val="en-GB"/>
              </w:rPr>
              <w:t>FD03</w:t>
            </w:r>
          </w:p>
        </w:tc>
      </w:tr>
      <w:tr w:rsidR="00E36F0E" w14:paraId="3FC025ED"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0F116474" w14:textId="77777777" w:rsidR="00E36F0E" w:rsidRDefault="00393DC0">
            <w:r>
              <w:t>WIR_GENERAL_</w:t>
            </w:r>
          </w:p>
          <w:p w14:paraId="2947778E" w14:textId="77777777" w:rsidR="00E36F0E" w:rsidRDefault="00393DC0">
            <w:r>
              <w:t>DIAGNOSTIC_</w:t>
            </w:r>
          </w:p>
          <w:p w14:paraId="35C24C04" w14:textId="77777777" w:rsidR="00E36F0E" w:rsidRDefault="00393DC0">
            <w:r>
              <w:t>STORAGE_TIME</w:t>
            </w:r>
          </w:p>
        </w:tc>
        <w:tc>
          <w:tcPr>
            <w:tcW w:w="2403" w:type="dxa"/>
            <w:tcBorders>
              <w:top w:val="single" w:sz="4" w:space="0" w:color="auto"/>
              <w:left w:val="single" w:sz="4" w:space="0" w:color="auto"/>
              <w:bottom w:val="single" w:sz="4" w:space="0" w:color="auto"/>
              <w:right w:val="single" w:sz="4" w:space="0" w:color="auto"/>
            </w:tcBorders>
            <w:hideMark/>
          </w:tcPr>
          <w:p w14:paraId="79EB0F97" w14:textId="77777777" w:rsidR="00E36F0E" w:rsidRDefault="00393DC0">
            <w:pPr>
              <w:rPr>
                <w:rFonts w:cs="Arial"/>
                <w:lang w:val="en-GB"/>
              </w:rPr>
            </w:pPr>
            <w:r>
              <w:rPr>
                <w:rFonts w:cs="Arial"/>
                <w:lang w:val="en-GB"/>
              </w:rPr>
              <w:t>Time interval for which to store the WIFI data in non volatile memory</w:t>
            </w:r>
          </w:p>
        </w:tc>
        <w:tc>
          <w:tcPr>
            <w:tcW w:w="1017" w:type="dxa"/>
            <w:tcBorders>
              <w:top w:val="single" w:sz="4" w:space="0" w:color="auto"/>
              <w:left w:val="single" w:sz="4" w:space="0" w:color="auto"/>
              <w:bottom w:val="single" w:sz="4" w:space="0" w:color="auto"/>
              <w:right w:val="single" w:sz="4" w:space="0" w:color="auto"/>
            </w:tcBorders>
            <w:vAlign w:val="center"/>
            <w:hideMark/>
          </w:tcPr>
          <w:p w14:paraId="49C20166" w14:textId="77777777" w:rsidR="00E36F0E" w:rsidRDefault="00393DC0">
            <w:pPr>
              <w:jc w:val="center"/>
              <w:rPr>
                <w:rFonts w:cs="Arial"/>
                <w:lang w:val="en-GB"/>
              </w:rPr>
            </w:pPr>
            <w:r>
              <w:rPr>
                <w:rFonts w:cs="Arial"/>
                <w:lang w:val="en-GB"/>
              </w:rPr>
              <w:t>30</w:t>
            </w:r>
          </w:p>
        </w:tc>
        <w:tc>
          <w:tcPr>
            <w:tcW w:w="1289" w:type="dxa"/>
            <w:tcBorders>
              <w:top w:val="single" w:sz="4" w:space="0" w:color="auto"/>
              <w:left w:val="single" w:sz="4" w:space="0" w:color="auto"/>
              <w:bottom w:val="single" w:sz="4" w:space="0" w:color="auto"/>
              <w:right w:val="single" w:sz="4" w:space="0" w:color="auto"/>
            </w:tcBorders>
            <w:vAlign w:val="center"/>
            <w:hideMark/>
          </w:tcPr>
          <w:p w14:paraId="32BC9579" w14:textId="77777777" w:rsidR="00E36F0E" w:rsidRDefault="00393DC0">
            <w:pPr>
              <w:jc w:val="center"/>
              <w:rPr>
                <w:rFonts w:cs="Arial"/>
                <w:lang w:val="en-GB"/>
              </w:rPr>
            </w:pPr>
            <w:r>
              <w:rPr>
                <w:rFonts w:cs="Arial"/>
                <w:lang w:val="en-GB"/>
              </w:rPr>
              <w:t>Ignition cycles</w:t>
            </w:r>
          </w:p>
        </w:tc>
        <w:tc>
          <w:tcPr>
            <w:tcW w:w="1385" w:type="dxa"/>
            <w:tcBorders>
              <w:top w:val="single" w:sz="4" w:space="0" w:color="auto"/>
              <w:left w:val="single" w:sz="4" w:space="0" w:color="auto"/>
              <w:bottom w:val="single" w:sz="4" w:space="0" w:color="auto"/>
              <w:right w:val="single" w:sz="4" w:space="0" w:color="auto"/>
            </w:tcBorders>
            <w:vAlign w:val="center"/>
            <w:hideMark/>
          </w:tcPr>
          <w:p w14:paraId="07BF209F" w14:textId="77777777" w:rsidR="00E36F0E" w:rsidRDefault="00393DC0">
            <w:pPr>
              <w:jc w:val="center"/>
              <w:rPr>
                <w:rFonts w:cs="Arial"/>
                <w:lang w:val="en-GB"/>
              </w:rPr>
            </w:pPr>
            <w:r>
              <w:rPr>
                <w:rFonts w:cs="Arial"/>
                <w:lang w:val="en-GB"/>
              </w:rPr>
              <w:t>1</w:t>
            </w:r>
          </w:p>
        </w:tc>
        <w:tc>
          <w:tcPr>
            <w:tcW w:w="1547" w:type="dxa"/>
            <w:tcBorders>
              <w:top w:val="single" w:sz="4" w:space="0" w:color="auto"/>
              <w:left w:val="single" w:sz="4" w:space="0" w:color="auto"/>
              <w:bottom w:val="single" w:sz="4" w:space="0" w:color="auto"/>
              <w:right w:val="single" w:sz="4" w:space="0" w:color="auto"/>
            </w:tcBorders>
            <w:vAlign w:val="center"/>
            <w:hideMark/>
          </w:tcPr>
          <w:p w14:paraId="4A53292F" w14:textId="77777777" w:rsidR="00E36F0E" w:rsidRDefault="00393DC0">
            <w:pPr>
              <w:rPr>
                <w:rFonts w:cs="Arial"/>
                <w:lang w:val="en-GB"/>
              </w:rPr>
            </w:pPr>
            <w:r>
              <w:rPr>
                <w:rFonts w:cs="Arial"/>
                <w:lang w:val="en-GB"/>
              </w:rPr>
              <w:t>0 to 255</w:t>
            </w:r>
          </w:p>
        </w:tc>
        <w:tc>
          <w:tcPr>
            <w:tcW w:w="792" w:type="dxa"/>
            <w:tcBorders>
              <w:top w:val="single" w:sz="4" w:space="0" w:color="auto"/>
              <w:left w:val="single" w:sz="4" w:space="0" w:color="auto"/>
              <w:bottom w:val="single" w:sz="4" w:space="0" w:color="auto"/>
              <w:right w:val="single" w:sz="4" w:space="0" w:color="auto"/>
            </w:tcBorders>
            <w:hideMark/>
          </w:tcPr>
          <w:p w14:paraId="735FDD77" w14:textId="77777777" w:rsidR="00E36F0E" w:rsidRDefault="00393DC0">
            <w:pPr>
              <w:rPr>
                <w:rFonts w:cs="Arial"/>
                <w:lang w:val="en-GB"/>
              </w:rPr>
            </w:pPr>
            <w:r>
              <w:rPr>
                <w:rFonts w:cs="Arial"/>
                <w:lang w:val="en-GB"/>
              </w:rPr>
              <w:t>FD03</w:t>
            </w:r>
          </w:p>
        </w:tc>
      </w:tr>
      <w:tr w:rsidR="00E36F0E" w14:paraId="44C68BD3"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497BCD23" w14:textId="77777777" w:rsidR="00E36F0E" w:rsidRDefault="00393DC0">
            <w:r>
              <w:t>WIFI_CONNECT_</w:t>
            </w:r>
          </w:p>
          <w:p w14:paraId="2D79A1F7" w14:textId="77777777" w:rsidR="00E36F0E" w:rsidRDefault="00393DC0">
            <w:r>
              <w:t>REMINDER_COUNTER</w:t>
            </w:r>
          </w:p>
        </w:tc>
        <w:tc>
          <w:tcPr>
            <w:tcW w:w="2403" w:type="dxa"/>
            <w:tcBorders>
              <w:top w:val="single" w:sz="4" w:space="0" w:color="auto"/>
              <w:left w:val="single" w:sz="4" w:space="0" w:color="auto"/>
              <w:bottom w:val="single" w:sz="4" w:space="0" w:color="auto"/>
              <w:right w:val="single" w:sz="4" w:space="0" w:color="auto"/>
            </w:tcBorders>
            <w:hideMark/>
          </w:tcPr>
          <w:p w14:paraId="2E4749F0" w14:textId="77777777" w:rsidR="00E36F0E" w:rsidRDefault="00393DC0">
            <w:pPr>
              <w:rPr>
                <w:rFonts w:cs="Arial"/>
                <w:lang w:val="en-GB"/>
              </w:rPr>
            </w:pPr>
            <w:r>
              <w:rPr>
                <w:rFonts w:cs="Arial"/>
                <w:lang w:val="en-GB"/>
              </w:rPr>
              <w:t>Number of ignition cycles which the user did not connect WIFI.</w:t>
            </w:r>
          </w:p>
          <w:p w14:paraId="7FEC416B" w14:textId="77777777" w:rsidR="00E36F0E" w:rsidRDefault="00393DC0">
            <w:pPr>
              <w:rPr>
                <w:rFonts w:cs="Arial"/>
                <w:lang w:val="en-GB"/>
              </w:rPr>
            </w:pPr>
            <w:r>
              <w:rPr>
                <w:rFonts w:cs="Arial"/>
                <w:lang w:val="en-GB"/>
              </w:rPr>
              <w:t>Resets when user connects to WIFI</w:t>
            </w:r>
          </w:p>
        </w:tc>
        <w:tc>
          <w:tcPr>
            <w:tcW w:w="1017" w:type="dxa"/>
            <w:tcBorders>
              <w:top w:val="single" w:sz="4" w:space="0" w:color="auto"/>
              <w:left w:val="single" w:sz="4" w:space="0" w:color="auto"/>
              <w:bottom w:val="single" w:sz="4" w:space="0" w:color="auto"/>
              <w:right w:val="single" w:sz="4" w:space="0" w:color="auto"/>
            </w:tcBorders>
            <w:vAlign w:val="center"/>
            <w:hideMark/>
          </w:tcPr>
          <w:p w14:paraId="25969FC8" w14:textId="77777777" w:rsidR="00E36F0E" w:rsidRDefault="00393DC0">
            <w:pPr>
              <w:jc w:val="center"/>
              <w:rPr>
                <w:rFonts w:cs="Arial"/>
                <w:lang w:val="en-GB"/>
              </w:rPr>
            </w:pPr>
            <w:r>
              <w:rPr>
                <w:rFonts w:cs="Arial"/>
                <w:lang w:val="en-GB"/>
              </w:rPr>
              <w:t>100</w:t>
            </w:r>
          </w:p>
        </w:tc>
        <w:tc>
          <w:tcPr>
            <w:tcW w:w="1289" w:type="dxa"/>
            <w:tcBorders>
              <w:top w:val="single" w:sz="4" w:space="0" w:color="auto"/>
              <w:left w:val="single" w:sz="4" w:space="0" w:color="auto"/>
              <w:bottom w:val="single" w:sz="4" w:space="0" w:color="auto"/>
              <w:right w:val="single" w:sz="4" w:space="0" w:color="auto"/>
            </w:tcBorders>
            <w:vAlign w:val="center"/>
            <w:hideMark/>
          </w:tcPr>
          <w:p w14:paraId="1E7C8384" w14:textId="77777777" w:rsidR="00E36F0E" w:rsidRDefault="00393DC0">
            <w:pPr>
              <w:jc w:val="center"/>
              <w:rPr>
                <w:rFonts w:cs="Arial"/>
                <w:lang w:val="en-GB"/>
              </w:rPr>
            </w:pPr>
            <w:r>
              <w:rPr>
                <w:rFonts w:cs="Arial"/>
                <w:lang w:val="en-GB"/>
              </w:rPr>
              <w:t>Ignition cycles</w:t>
            </w:r>
          </w:p>
        </w:tc>
        <w:tc>
          <w:tcPr>
            <w:tcW w:w="1385" w:type="dxa"/>
            <w:tcBorders>
              <w:top w:val="single" w:sz="4" w:space="0" w:color="auto"/>
              <w:left w:val="single" w:sz="4" w:space="0" w:color="auto"/>
              <w:bottom w:val="single" w:sz="4" w:space="0" w:color="auto"/>
              <w:right w:val="single" w:sz="4" w:space="0" w:color="auto"/>
            </w:tcBorders>
            <w:vAlign w:val="center"/>
            <w:hideMark/>
          </w:tcPr>
          <w:p w14:paraId="29CE19D9" w14:textId="77777777" w:rsidR="00E36F0E" w:rsidRDefault="00393DC0">
            <w:pPr>
              <w:jc w:val="center"/>
              <w:rPr>
                <w:rFonts w:cs="Arial"/>
                <w:lang w:val="en-GB"/>
              </w:rPr>
            </w:pPr>
            <w:r>
              <w:rPr>
                <w:rFonts w:cs="Arial"/>
                <w:lang w:val="en-GB"/>
              </w:rPr>
              <w:t>1</w:t>
            </w:r>
          </w:p>
        </w:tc>
        <w:tc>
          <w:tcPr>
            <w:tcW w:w="1547" w:type="dxa"/>
            <w:tcBorders>
              <w:top w:val="single" w:sz="4" w:space="0" w:color="auto"/>
              <w:left w:val="single" w:sz="4" w:space="0" w:color="auto"/>
              <w:bottom w:val="single" w:sz="4" w:space="0" w:color="auto"/>
              <w:right w:val="single" w:sz="4" w:space="0" w:color="auto"/>
            </w:tcBorders>
            <w:vAlign w:val="center"/>
            <w:hideMark/>
          </w:tcPr>
          <w:p w14:paraId="62C26AD4" w14:textId="77777777" w:rsidR="00E36F0E" w:rsidRDefault="00393DC0">
            <w:pPr>
              <w:rPr>
                <w:rFonts w:cs="Arial"/>
                <w:lang w:val="en-GB"/>
              </w:rPr>
            </w:pPr>
            <w:r>
              <w:rPr>
                <w:rFonts w:cs="Arial"/>
                <w:lang w:val="en-GB"/>
              </w:rPr>
              <w:t>0 to 512</w:t>
            </w:r>
          </w:p>
        </w:tc>
        <w:tc>
          <w:tcPr>
            <w:tcW w:w="792" w:type="dxa"/>
            <w:tcBorders>
              <w:top w:val="single" w:sz="4" w:space="0" w:color="auto"/>
              <w:left w:val="single" w:sz="4" w:space="0" w:color="auto"/>
              <w:bottom w:val="single" w:sz="4" w:space="0" w:color="auto"/>
              <w:right w:val="single" w:sz="4" w:space="0" w:color="auto"/>
            </w:tcBorders>
            <w:hideMark/>
          </w:tcPr>
          <w:p w14:paraId="57892E6A" w14:textId="77777777" w:rsidR="00E36F0E" w:rsidRDefault="00393DC0">
            <w:pPr>
              <w:rPr>
                <w:rFonts w:cs="Arial"/>
                <w:lang w:val="en-GB"/>
              </w:rPr>
            </w:pPr>
            <w:r>
              <w:rPr>
                <w:rFonts w:cs="Arial"/>
                <w:lang w:val="en-GB"/>
              </w:rPr>
              <w:t>FD03</w:t>
            </w:r>
          </w:p>
        </w:tc>
      </w:tr>
      <w:tr w:rsidR="00E36F0E" w14:paraId="049CE26F"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0FEEE609" w14:textId="77777777" w:rsidR="00E36F0E" w:rsidRDefault="00393DC0">
            <w:r>
              <w:t>WIFI_CONNECT_</w:t>
            </w:r>
          </w:p>
          <w:p w14:paraId="5AFBAC94" w14:textId="77777777" w:rsidR="00E36F0E" w:rsidRDefault="00393DC0">
            <w:r>
              <w:t>REMINDER_TEMP</w:t>
            </w:r>
          </w:p>
        </w:tc>
        <w:tc>
          <w:tcPr>
            <w:tcW w:w="2403" w:type="dxa"/>
            <w:tcBorders>
              <w:top w:val="single" w:sz="4" w:space="0" w:color="auto"/>
              <w:left w:val="single" w:sz="4" w:space="0" w:color="auto"/>
              <w:bottom w:val="single" w:sz="4" w:space="0" w:color="auto"/>
              <w:right w:val="single" w:sz="4" w:space="0" w:color="auto"/>
            </w:tcBorders>
            <w:hideMark/>
          </w:tcPr>
          <w:p w14:paraId="04188448" w14:textId="77777777" w:rsidR="00E36F0E" w:rsidRDefault="00393DC0">
            <w:pPr>
              <w:rPr>
                <w:rFonts w:cs="Arial"/>
                <w:lang w:val="en-GB"/>
              </w:rPr>
            </w:pPr>
            <w:r>
              <w:rPr>
                <w:rFonts w:cs="Arial"/>
                <w:lang w:val="en-GB"/>
              </w:rPr>
              <w:t>Number of ignition cycles which the user did not connect WIFI after user selected remind me later</w:t>
            </w:r>
          </w:p>
          <w:p w14:paraId="3B9781D1" w14:textId="77777777" w:rsidR="00E36F0E" w:rsidRDefault="00393DC0">
            <w:pPr>
              <w:rPr>
                <w:rFonts w:cs="Arial"/>
                <w:lang w:val="en-GB"/>
              </w:rPr>
            </w:pPr>
            <w:r>
              <w:rPr>
                <w:rFonts w:cs="Arial"/>
                <w:lang w:val="en-GB"/>
              </w:rPr>
              <w:t>Resets when user connects to WIFI</w:t>
            </w:r>
          </w:p>
        </w:tc>
        <w:tc>
          <w:tcPr>
            <w:tcW w:w="1017" w:type="dxa"/>
            <w:tcBorders>
              <w:top w:val="single" w:sz="4" w:space="0" w:color="auto"/>
              <w:left w:val="single" w:sz="4" w:space="0" w:color="auto"/>
              <w:bottom w:val="single" w:sz="4" w:space="0" w:color="auto"/>
              <w:right w:val="single" w:sz="4" w:space="0" w:color="auto"/>
            </w:tcBorders>
            <w:vAlign w:val="center"/>
            <w:hideMark/>
          </w:tcPr>
          <w:p w14:paraId="3E5C0997" w14:textId="77777777" w:rsidR="00E36F0E" w:rsidRDefault="00393DC0">
            <w:pPr>
              <w:jc w:val="center"/>
              <w:rPr>
                <w:rFonts w:cs="Arial"/>
                <w:lang w:val="en-GB"/>
              </w:rPr>
            </w:pPr>
            <w:r>
              <w:rPr>
                <w:rFonts w:cs="Arial"/>
                <w:lang w:val="en-GB"/>
              </w:rPr>
              <w:t>5</w:t>
            </w:r>
          </w:p>
        </w:tc>
        <w:tc>
          <w:tcPr>
            <w:tcW w:w="1289" w:type="dxa"/>
            <w:tcBorders>
              <w:top w:val="single" w:sz="4" w:space="0" w:color="auto"/>
              <w:left w:val="single" w:sz="4" w:space="0" w:color="auto"/>
              <w:bottom w:val="single" w:sz="4" w:space="0" w:color="auto"/>
              <w:right w:val="single" w:sz="4" w:space="0" w:color="auto"/>
            </w:tcBorders>
            <w:vAlign w:val="center"/>
            <w:hideMark/>
          </w:tcPr>
          <w:p w14:paraId="6BE8B773" w14:textId="77777777" w:rsidR="00E36F0E" w:rsidRDefault="00393DC0">
            <w:pPr>
              <w:jc w:val="center"/>
              <w:rPr>
                <w:rFonts w:cs="Arial"/>
                <w:lang w:val="en-GB"/>
              </w:rPr>
            </w:pPr>
            <w:r>
              <w:rPr>
                <w:rFonts w:cs="Arial"/>
                <w:lang w:val="en-GB"/>
              </w:rPr>
              <w:t>Ignition cycles</w:t>
            </w:r>
          </w:p>
        </w:tc>
        <w:tc>
          <w:tcPr>
            <w:tcW w:w="1385" w:type="dxa"/>
            <w:tcBorders>
              <w:top w:val="single" w:sz="4" w:space="0" w:color="auto"/>
              <w:left w:val="single" w:sz="4" w:space="0" w:color="auto"/>
              <w:bottom w:val="single" w:sz="4" w:space="0" w:color="auto"/>
              <w:right w:val="single" w:sz="4" w:space="0" w:color="auto"/>
            </w:tcBorders>
            <w:vAlign w:val="center"/>
            <w:hideMark/>
          </w:tcPr>
          <w:p w14:paraId="59D2AF8F" w14:textId="77777777" w:rsidR="00E36F0E" w:rsidRDefault="00393DC0">
            <w:pPr>
              <w:jc w:val="center"/>
              <w:rPr>
                <w:rFonts w:cs="Arial"/>
                <w:lang w:val="en-GB"/>
              </w:rPr>
            </w:pPr>
            <w:r>
              <w:rPr>
                <w:rFonts w:cs="Arial"/>
                <w:lang w:val="en-GB"/>
              </w:rPr>
              <w:t>1</w:t>
            </w:r>
          </w:p>
        </w:tc>
        <w:tc>
          <w:tcPr>
            <w:tcW w:w="1547" w:type="dxa"/>
            <w:tcBorders>
              <w:top w:val="single" w:sz="4" w:space="0" w:color="auto"/>
              <w:left w:val="single" w:sz="4" w:space="0" w:color="auto"/>
              <w:bottom w:val="single" w:sz="4" w:space="0" w:color="auto"/>
              <w:right w:val="single" w:sz="4" w:space="0" w:color="auto"/>
            </w:tcBorders>
            <w:vAlign w:val="center"/>
            <w:hideMark/>
          </w:tcPr>
          <w:p w14:paraId="02A5F9AA" w14:textId="77777777" w:rsidR="00E36F0E" w:rsidRDefault="00393DC0">
            <w:pPr>
              <w:rPr>
                <w:rFonts w:cs="Arial"/>
                <w:lang w:val="en-GB"/>
              </w:rPr>
            </w:pPr>
            <w:r>
              <w:rPr>
                <w:rFonts w:cs="Arial"/>
                <w:lang w:val="en-GB"/>
              </w:rPr>
              <w:t>0 to 255</w:t>
            </w:r>
          </w:p>
        </w:tc>
        <w:tc>
          <w:tcPr>
            <w:tcW w:w="792" w:type="dxa"/>
            <w:tcBorders>
              <w:top w:val="single" w:sz="4" w:space="0" w:color="auto"/>
              <w:left w:val="single" w:sz="4" w:space="0" w:color="auto"/>
              <w:bottom w:val="single" w:sz="4" w:space="0" w:color="auto"/>
              <w:right w:val="single" w:sz="4" w:space="0" w:color="auto"/>
            </w:tcBorders>
            <w:hideMark/>
          </w:tcPr>
          <w:p w14:paraId="346793C6" w14:textId="77777777" w:rsidR="00E36F0E" w:rsidRDefault="00393DC0">
            <w:pPr>
              <w:rPr>
                <w:rFonts w:cs="Arial"/>
                <w:lang w:val="en-GB"/>
              </w:rPr>
            </w:pPr>
            <w:r>
              <w:rPr>
                <w:rFonts w:cs="Arial"/>
                <w:lang w:val="en-GB"/>
              </w:rPr>
              <w:t>FD03</w:t>
            </w:r>
          </w:p>
        </w:tc>
      </w:tr>
      <w:tr w:rsidR="00E36F0E" w14:paraId="49B7639C"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11A77C17" w14:textId="77777777" w:rsidR="00E36F0E" w:rsidRDefault="00393DC0">
            <w:r>
              <w:rPr>
                <w:rFonts w:cs="Arial"/>
                <w:lang w:val="en-GB"/>
              </w:rPr>
              <w:t>WIR_WIFI_PARTNER_CREDENTIALS_DHCP</w:t>
            </w:r>
          </w:p>
        </w:tc>
        <w:tc>
          <w:tcPr>
            <w:tcW w:w="2403" w:type="dxa"/>
            <w:tcBorders>
              <w:top w:val="single" w:sz="4" w:space="0" w:color="auto"/>
              <w:left w:val="single" w:sz="4" w:space="0" w:color="auto"/>
              <w:bottom w:val="single" w:sz="4" w:space="0" w:color="auto"/>
              <w:right w:val="single" w:sz="4" w:space="0" w:color="auto"/>
            </w:tcBorders>
            <w:hideMark/>
          </w:tcPr>
          <w:p w14:paraId="615047EF" w14:textId="77777777" w:rsidR="00E36F0E" w:rsidRDefault="00393DC0">
            <w:pPr>
              <w:rPr>
                <w:rFonts w:cs="Arial"/>
                <w:lang w:val="en-GB"/>
              </w:rPr>
            </w:pPr>
            <w:r>
              <w:rPr>
                <w:rFonts w:cs="Arial"/>
                <w:lang w:val="en-GB"/>
              </w:rPr>
              <w:t>WIFI partner DHCP data</w:t>
            </w:r>
          </w:p>
        </w:tc>
        <w:tc>
          <w:tcPr>
            <w:tcW w:w="1017" w:type="dxa"/>
            <w:tcBorders>
              <w:top w:val="single" w:sz="4" w:space="0" w:color="auto"/>
              <w:left w:val="single" w:sz="4" w:space="0" w:color="auto"/>
              <w:bottom w:val="single" w:sz="4" w:space="0" w:color="auto"/>
              <w:right w:val="single" w:sz="4" w:space="0" w:color="auto"/>
            </w:tcBorders>
            <w:vAlign w:val="center"/>
            <w:hideMark/>
          </w:tcPr>
          <w:p w14:paraId="5FE483E6" w14:textId="77777777" w:rsidR="00E36F0E" w:rsidRDefault="00393DC0">
            <w:pPr>
              <w:jc w:val="center"/>
              <w:rPr>
                <w:rFonts w:cs="Arial"/>
                <w:lang w:val="en-GB"/>
              </w:rPr>
            </w:pPr>
            <w:r>
              <w:rPr>
                <w:rFonts w:cs="Arial"/>
                <w:lang w:val="en-GB"/>
              </w:rPr>
              <w:t>NULL</w:t>
            </w:r>
          </w:p>
        </w:tc>
        <w:tc>
          <w:tcPr>
            <w:tcW w:w="1289" w:type="dxa"/>
            <w:tcBorders>
              <w:top w:val="single" w:sz="4" w:space="0" w:color="auto"/>
              <w:left w:val="single" w:sz="4" w:space="0" w:color="auto"/>
              <w:bottom w:val="single" w:sz="4" w:space="0" w:color="auto"/>
              <w:right w:val="single" w:sz="4" w:space="0" w:color="auto"/>
            </w:tcBorders>
            <w:vAlign w:val="center"/>
            <w:hideMark/>
          </w:tcPr>
          <w:p w14:paraId="5CA4F3DB" w14:textId="77777777" w:rsidR="00E36F0E" w:rsidRDefault="00393DC0">
            <w:pPr>
              <w:jc w:val="center"/>
              <w:rPr>
                <w:rFonts w:cs="Arial"/>
                <w:lang w:val="en-GB"/>
              </w:rPr>
            </w:pPr>
            <w:r>
              <w:rPr>
                <w:rFonts w:cs="Arial"/>
                <w:lang w:val="en-GB"/>
              </w:rPr>
              <w:t>String</w:t>
            </w:r>
          </w:p>
        </w:tc>
        <w:tc>
          <w:tcPr>
            <w:tcW w:w="1385" w:type="dxa"/>
            <w:tcBorders>
              <w:top w:val="single" w:sz="4" w:space="0" w:color="auto"/>
              <w:left w:val="single" w:sz="4" w:space="0" w:color="auto"/>
              <w:bottom w:val="single" w:sz="4" w:space="0" w:color="auto"/>
              <w:right w:val="single" w:sz="4" w:space="0" w:color="auto"/>
            </w:tcBorders>
            <w:vAlign w:val="center"/>
            <w:hideMark/>
          </w:tcPr>
          <w:p w14:paraId="3F2C0894" w14:textId="77777777" w:rsidR="00E36F0E" w:rsidRDefault="00393DC0">
            <w:pPr>
              <w:jc w:val="center"/>
              <w:rPr>
                <w:rFonts w:cs="Arial"/>
                <w:lang w:val="en-GB"/>
              </w:rPr>
            </w:pPr>
            <w:r>
              <w:rPr>
                <w:rFonts w:cs="Arial"/>
                <w:lang w:val="en-GB"/>
              </w:rPr>
              <w:t>NA</w:t>
            </w:r>
          </w:p>
        </w:tc>
        <w:tc>
          <w:tcPr>
            <w:tcW w:w="1547" w:type="dxa"/>
            <w:tcBorders>
              <w:top w:val="single" w:sz="4" w:space="0" w:color="auto"/>
              <w:left w:val="single" w:sz="4" w:space="0" w:color="auto"/>
              <w:bottom w:val="single" w:sz="4" w:space="0" w:color="auto"/>
              <w:right w:val="single" w:sz="4" w:space="0" w:color="auto"/>
            </w:tcBorders>
            <w:vAlign w:val="center"/>
            <w:hideMark/>
          </w:tcPr>
          <w:p w14:paraId="1751DE73" w14:textId="77777777" w:rsidR="00E36F0E" w:rsidRDefault="00393DC0">
            <w:pPr>
              <w:rPr>
                <w:rFonts w:cs="Arial"/>
                <w:lang w:val="en-GB"/>
              </w:rPr>
            </w:pPr>
            <w:r>
              <w:rPr>
                <w:rFonts w:cs="Arial"/>
                <w:lang w:val="en-GB"/>
              </w:rPr>
              <w:t>0 to 255 characters</w:t>
            </w:r>
          </w:p>
        </w:tc>
        <w:tc>
          <w:tcPr>
            <w:tcW w:w="792" w:type="dxa"/>
            <w:tcBorders>
              <w:top w:val="single" w:sz="4" w:space="0" w:color="auto"/>
              <w:left w:val="single" w:sz="4" w:space="0" w:color="auto"/>
              <w:bottom w:val="single" w:sz="4" w:space="0" w:color="auto"/>
              <w:right w:val="single" w:sz="4" w:space="0" w:color="auto"/>
            </w:tcBorders>
            <w:hideMark/>
          </w:tcPr>
          <w:p w14:paraId="3ACF9C99" w14:textId="77777777" w:rsidR="00E36F0E" w:rsidRDefault="00393DC0">
            <w:pPr>
              <w:rPr>
                <w:rFonts w:cs="Arial"/>
                <w:lang w:val="en-GB"/>
              </w:rPr>
            </w:pPr>
            <w:r>
              <w:rPr>
                <w:rFonts w:cs="Arial"/>
                <w:lang w:val="en-GB"/>
              </w:rPr>
              <w:t>FD18</w:t>
            </w:r>
          </w:p>
        </w:tc>
      </w:tr>
      <w:tr w:rsidR="00E36F0E" w14:paraId="66204ABF"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1B754332" w14:textId="77777777" w:rsidR="00E36F0E" w:rsidRDefault="00393DC0">
            <w:pPr>
              <w:rPr>
                <w:rFonts w:cs="Arial"/>
                <w:lang w:val="en-GB"/>
              </w:rPr>
            </w:pPr>
            <w:r>
              <w:rPr>
                <w:lang w:val="en-GB"/>
              </w:rPr>
              <w:t>WIR_WIFI_PARTNER_CREDENTIALS_SECURITY_WEP_WPA</w:t>
            </w:r>
          </w:p>
        </w:tc>
        <w:tc>
          <w:tcPr>
            <w:tcW w:w="2403" w:type="dxa"/>
            <w:tcBorders>
              <w:top w:val="single" w:sz="4" w:space="0" w:color="auto"/>
              <w:left w:val="single" w:sz="4" w:space="0" w:color="auto"/>
              <w:bottom w:val="single" w:sz="4" w:space="0" w:color="auto"/>
              <w:right w:val="single" w:sz="4" w:space="0" w:color="auto"/>
            </w:tcBorders>
            <w:hideMark/>
          </w:tcPr>
          <w:p w14:paraId="7C9FA1BD" w14:textId="77777777" w:rsidR="00E36F0E" w:rsidRDefault="00393DC0">
            <w:pPr>
              <w:rPr>
                <w:rFonts w:cs="Arial"/>
                <w:lang w:val="en-GB"/>
              </w:rPr>
            </w:pPr>
            <w:r>
              <w:rPr>
                <w:lang w:val="en-GB"/>
              </w:rPr>
              <w:t>The type of security used by the WIFI partner</w:t>
            </w:r>
          </w:p>
        </w:tc>
        <w:tc>
          <w:tcPr>
            <w:tcW w:w="1017" w:type="dxa"/>
            <w:tcBorders>
              <w:top w:val="single" w:sz="4" w:space="0" w:color="auto"/>
              <w:left w:val="single" w:sz="4" w:space="0" w:color="auto"/>
              <w:bottom w:val="single" w:sz="4" w:space="0" w:color="auto"/>
              <w:right w:val="single" w:sz="4" w:space="0" w:color="auto"/>
            </w:tcBorders>
            <w:vAlign w:val="center"/>
            <w:hideMark/>
          </w:tcPr>
          <w:p w14:paraId="130CC1EE" w14:textId="77777777" w:rsidR="00E36F0E" w:rsidRDefault="00393DC0">
            <w:pPr>
              <w:jc w:val="center"/>
              <w:rPr>
                <w:rFonts w:cs="Arial"/>
                <w:lang w:val="en-GB"/>
              </w:rPr>
            </w:pPr>
            <w:r>
              <w:rPr>
                <w:lang w:val="en-GB"/>
              </w:rPr>
              <w:t>0</w:t>
            </w:r>
          </w:p>
        </w:tc>
        <w:tc>
          <w:tcPr>
            <w:tcW w:w="1289" w:type="dxa"/>
            <w:tcBorders>
              <w:top w:val="single" w:sz="4" w:space="0" w:color="auto"/>
              <w:left w:val="single" w:sz="4" w:space="0" w:color="auto"/>
              <w:bottom w:val="single" w:sz="4" w:space="0" w:color="auto"/>
              <w:right w:val="single" w:sz="4" w:space="0" w:color="auto"/>
            </w:tcBorders>
            <w:vAlign w:val="center"/>
            <w:hideMark/>
          </w:tcPr>
          <w:p w14:paraId="6B787B16" w14:textId="77777777" w:rsidR="00E36F0E" w:rsidRDefault="00393DC0">
            <w:pPr>
              <w:jc w:val="center"/>
              <w:rPr>
                <w:rFonts w:cs="Arial"/>
                <w:lang w:val="en-GB"/>
              </w:rPr>
            </w:pPr>
            <w:r>
              <w:rPr>
                <w:rFonts w:cs="Arial"/>
                <w:lang w:val="en-GB"/>
              </w:rPr>
              <w:t>Integer</w:t>
            </w:r>
          </w:p>
        </w:tc>
        <w:tc>
          <w:tcPr>
            <w:tcW w:w="1385" w:type="dxa"/>
            <w:tcBorders>
              <w:top w:val="single" w:sz="4" w:space="0" w:color="auto"/>
              <w:left w:val="single" w:sz="4" w:space="0" w:color="auto"/>
              <w:bottom w:val="single" w:sz="4" w:space="0" w:color="auto"/>
              <w:right w:val="single" w:sz="4" w:space="0" w:color="auto"/>
            </w:tcBorders>
            <w:vAlign w:val="center"/>
            <w:hideMark/>
          </w:tcPr>
          <w:p w14:paraId="0816DA9B" w14:textId="77777777" w:rsidR="00E36F0E" w:rsidRDefault="00393DC0">
            <w:pPr>
              <w:jc w:val="center"/>
              <w:rPr>
                <w:rFonts w:cs="Arial"/>
                <w:lang w:val="en-GB"/>
              </w:rPr>
            </w:pPr>
            <w:r>
              <w:rPr>
                <w:rFonts w:cs="Arial"/>
                <w:lang w:val="en-GB"/>
              </w:rPr>
              <w:t>0 – WPA</w:t>
            </w:r>
          </w:p>
          <w:p w14:paraId="6FCD1717" w14:textId="77777777" w:rsidR="00E36F0E" w:rsidRDefault="00393DC0">
            <w:pPr>
              <w:jc w:val="center"/>
              <w:rPr>
                <w:rFonts w:cs="Arial"/>
                <w:lang w:val="en-GB"/>
              </w:rPr>
            </w:pPr>
            <w:r>
              <w:rPr>
                <w:rFonts w:cs="Arial"/>
                <w:lang w:val="en-GB"/>
              </w:rPr>
              <w:t>1- WEP</w:t>
            </w:r>
          </w:p>
        </w:tc>
        <w:tc>
          <w:tcPr>
            <w:tcW w:w="1547" w:type="dxa"/>
            <w:tcBorders>
              <w:top w:val="single" w:sz="4" w:space="0" w:color="auto"/>
              <w:left w:val="single" w:sz="4" w:space="0" w:color="auto"/>
              <w:bottom w:val="single" w:sz="4" w:space="0" w:color="auto"/>
              <w:right w:val="single" w:sz="4" w:space="0" w:color="auto"/>
            </w:tcBorders>
            <w:vAlign w:val="center"/>
            <w:hideMark/>
          </w:tcPr>
          <w:p w14:paraId="29FBC2B2" w14:textId="77777777" w:rsidR="00E36F0E" w:rsidRDefault="00393DC0">
            <w:pPr>
              <w:rPr>
                <w:rFonts w:cs="Arial"/>
                <w:lang w:val="en-GB"/>
              </w:rPr>
            </w:pPr>
            <w:r>
              <w:rPr>
                <w:rFonts w:cs="Arial"/>
                <w:lang w:val="en-GB"/>
              </w:rPr>
              <w:t>0-7</w:t>
            </w:r>
          </w:p>
        </w:tc>
        <w:tc>
          <w:tcPr>
            <w:tcW w:w="792" w:type="dxa"/>
            <w:tcBorders>
              <w:top w:val="single" w:sz="4" w:space="0" w:color="auto"/>
              <w:left w:val="single" w:sz="4" w:space="0" w:color="auto"/>
              <w:bottom w:val="single" w:sz="4" w:space="0" w:color="auto"/>
              <w:right w:val="single" w:sz="4" w:space="0" w:color="auto"/>
            </w:tcBorders>
            <w:hideMark/>
          </w:tcPr>
          <w:p w14:paraId="3A68EB86" w14:textId="77777777" w:rsidR="00E36F0E" w:rsidRDefault="00393DC0">
            <w:pPr>
              <w:rPr>
                <w:rFonts w:cs="Arial"/>
                <w:lang w:val="en-GB"/>
              </w:rPr>
            </w:pPr>
            <w:r>
              <w:rPr>
                <w:rFonts w:cs="Arial"/>
                <w:lang w:val="en-GB"/>
              </w:rPr>
              <w:t>DE0E</w:t>
            </w:r>
          </w:p>
        </w:tc>
      </w:tr>
      <w:tr w:rsidR="00E36F0E" w14:paraId="60D9F070"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7FE05DC5" w14:textId="77777777" w:rsidR="00E36F0E" w:rsidRDefault="00393DC0">
            <w:pPr>
              <w:rPr>
                <w:lang w:val="en-GB"/>
              </w:rPr>
            </w:pPr>
            <w:r>
              <w:rPr>
                <w:rFonts w:cs="Arial"/>
                <w:lang w:val="en-GB"/>
              </w:rPr>
              <w:t xml:space="preserve">CONNECTIVITY_CHECK_URL </w:t>
            </w:r>
          </w:p>
        </w:tc>
        <w:tc>
          <w:tcPr>
            <w:tcW w:w="2403" w:type="dxa"/>
            <w:tcBorders>
              <w:top w:val="single" w:sz="4" w:space="0" w:color="auto"/>
              <w:left w:val="single" w:sz="4" w:space="0" w:color="auto"/>
              <w:bottom w:val="single" w:sz="4" w:space="0" w:color="auto"/>
              <w:right w:val="single" w:sz="4" w:space="0" w:color="auto"/>
            </w:tcBorders>
            <w:hideMark/>
          </w:tcPr>
          <w:p w14:paraId="5D7A4D58" w14:textId="77777777" w:rsidR="00E36F0E" w:rsidRDefault="00393DC0">
            <w:pPr>
              <w:rPr>
                <w:rFonts w:cs="Arial"/>
                <w:lang w:val="en-GB"/>
              </w:rPr>
            </w:pPr>
            <w:r>
              <w:rPr>
                <w:rFonts w:cs="Arial"/>
                <w:lang w:val="en-GB"/>
              </w:rPr>
              <w:t>URL to check connectivity</w:t>
            </w:r>
          </w:p>
        </w:tc>
        <w:tc>
          <w:tcPr>
            <w:tcW w:w="1017" w:type="dxa"/>
            <w:tcBorders>
              <w:top w:val="single" w:sz="4" w:space="0" w:color="auto"/>
              <w:left w:val="single" w:sz="4" w:space="0" w:color="auto"/>
              <w:bottom w:val="single" w:sz="4" w:space="0" w:color="auto"/>
              <w:right w:val="single" w:sz="4" w:space="0" w:color="auto"/>
            </w:tcBorders>
            <w:vAlign w:val="center"/>
            <w:hideMark/>
          </w:tcPr>
          <w:p w14:paraId="37F60FB2" w14:textId="77777777" w:rsidR="00E36F0E" w:rsidRDefault="00393DC0">
            <w:pPr>
              <w:jc w:val="center"/>
              <w:rPr>
                <w:rFonts w:cs="Arial"/>
                <w:lang w:val="en-GB"/>
              </w:rPr>
            </w:pPr>
            <w:r>
              <w:rPr>
                <w:rFonts w:cs="Arial"/>
                <w:lang w:val="en-GB"/>
              </w:rPr>
              <w:t>NULL</w:t>
            </w:r>
          </w:p>
        </w:tc>
        <w:tc>
          <w:tcPr>
            <w:tcW w:w="1289" w:type="dxa"/>
            <w:tcBorders>
              <w:top w:val="single" w:sz="4" w:space="0" w:color="auto"/>
              <w:left w:val="single" w:sz="4" w:space="0" w:color="auto"/>
              <w:bottom w:val="single" w:sz="4" w:space="0" w:color="auto"/>
              <w:right w:val="single" w:sz="4" w:space="0" w:color="auto"/>
            </w:tcBorders>
            <w:vAlign w:val="center"/>
            <w:hideMark/>
          </w:tcPr>
          <w:p w14:paraId="75C4FAA0" w14:textId="77777777" w:rsidR="00E36F0E" w:rsidRDefault="00393DC0">
            <w:pPr>
              <w:jc w:val="center"/>
              <w:rPr>
                <w:rFonts w:cs="Arial"/>
                <w:lang w:val="en-GB"/>
              </w:rPr>
            </w:pPr>
            <w:r>
              <w:rPr>
                <w:rFonts w:cs="Arial"/>
                <w:lang w:val="en-GB"/>
              </w:rPr>
              <w:t>String</w:t>
            </w:r>
          </w:p>
        </w:tc>
        <w:tc>
          <w:tcPr>
            <w:tcW w:w="1385" w:type="dxa"/>
            <w:tcBorders>
              <w:top w:val="single" w:sz="4" w:space="0" w:color="auto"/>
              <w:left w:val="single" w:sz="4" w:space="0" w:color="auto"/>
              <w:bottom w:val="single" w:sz="4" w:space="0" w:color="auto"/>
              <w:right w:val="single" w:sz="4" w:space="0" w:color="auto"/>
            </w:tcBorders>
            <w:vAlign w:val="center"/>
            <w:hideMark/>
          </w:tcPr>
          <w:p w14:paraId="20CFB999" w14:textId="77777777" w:rsidR="00E36F0E" w:rsidRDefault="00393DC0">
            <w:pPr>
              <w:jc w:val="center"/>
              <w:rPr>
                <w:rFonts w:cs="Arial"/>
                <w:lang w:val="en-GB"/>
              </w:rPr>
            </w:pPr>
            <w:r>
              <w:rPr>
                <w:rFonts w:cs="Arial"/>
                <w:lang w:val="en-GB"/>
              </w:rPr>
              <w:t>NA</w:t>
            </w:r>
          </w:p>
        </w:tc>
        <w:tc>
          <w:tcPr>
            <w:tcW w:w="1547" w:type="dxa"/>
            <w:tcBorders>
              <w:top w:val="single" w:sz="4" w:space="0" w:color="auto"/>
              <w:left w:val="single" w:sz="4" w:space="0" w:color="auto"/>
              <w:bottom w:val="single" w:sz="4" w:space="0" w:color="auto"/>
              <w:right w:val="single" w:sz="4" w:space="0" w:color="auto"/>
            </w:tcBorders>
            <w:vAlign w:val="center"/>
            <w:hideMark/>
          </w:tcPr>
          <w:p w14:paraId="5C0FE498" w14:textId="77777777" w:rsidR="00E36F0E" w:rsidRDefault="00393DC0">
            <w:pPr>
              <w:rPr>
                <w:rFonts w:cs="Arial"/>
                <w:lang w:val="en-GB"/>
              </w:rPr>
            </w:pPr>
            <w:r>
              <w:rPr>
                <w:rFonts w:cs="Arial"/>
                <w:lang w:val="en-GB"/>
              </w:rPr>
              <w:t>0 to 50 characters</w:t>
            </w:r>
          </w:p>
        </w:tc>
        <w:tc>
          <w:tcPr>
            <w:tcW w:w="792" w:type="dxa"/>
            <w:tcBorders>
              <w:top w:val="single" w:sz="4" w:space="0" w:color="auto"/>
              <w:left w:val="single" w:sz="4" w:space="0" w:color="auto"/>
              <w:bottom w:val="single" w:sz="4" w:space="0" w:color="auto"/>
              <w:right w:val="single" w:sz="4" w:space="0" w:color="auto"/>
            </w:tcBorders>
            <w:hideMark/>
          </w:tcPr>
          <w:p w14:paraId="68C17608" w14:textId="77777777" w:rsidR="00E36F0E" w:rsidRDefault="00393DC0">
            <w:pPr>
              <w:rPr>
                <w:rFonts w:cs="Arial"/>
                <w:lang w:val="en-GB"/>
              </w:rPr>
            </w:pPr>
            <w:r>
              <w:rPr>
                <w:rFonts w:cs="Arial"/>
                <w:lang w:val="en-GB"/>
              </w:rPr>
              <w:t>DE13</w:t>
            </w:r>
          </w:p>
        </w:tc>
      </w:tr>
      <w:tr w:rsidR="00E36F0E" w14:paraId="3435B07A"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23E9E93B" w14:textId="77777777" w:rsidR="00E36F0E" w:rsidRDefault="00393DC0">
            <w:pPr>
              <w:rPr>
                <w:rFonts w:cs="Arial"/>
                <w:lang w:val="en-GB"/>
              </w:rPr>
            </w:pPr>
            <w:r>
              <w:rPr>
                <w:rFonts w:cs="Arial"/>
                <w:lang w:val="en-GB"/>
              </w:rPr>
              <w:t>CONNECTIVITY_CHECK_URL_AVAILABLITY</w:t>
            </w:r>
          </w:p>
        </w:tc>
        <w:tc>
          <w:tcPr>
            <w:tcW w:w="2403" w:type="dxa"/>
            <w:tcBorders>
              <w:top w:val="single" w:sz="4" w:space="0" w:color="auto"/>
              <w:left w:val="single" w:sz="4" w:space="0" w:color="auto"/>
              <w:bottom w:val="single" w:sz="4" w:space="0" w:color="auto"/>
              <w:right w:val="single" w:sz="4" w:space="0" w:color="auto"/>
            </w:tcBorders>
            <w:hideMark/>
          </w:tcPr>
          <w:p w14:paraId="5FA54F87" w14:textId="77777777" w:rsidR="00E36F0E" w:rsidRDefault="00393DC0">
            <w:pPr>
              <w:rPr>
                <w:rFonts w:cs="Arial"/>
                <w:lang w:val="en-GB"/>
              </w:rPr>
            </w:pPr>
            <w:r>
              <w:rPr>
                <w:rFonts w:cs="Arial"/>
                <w:lang w:val="en-GB"/>
              </w:rPr>
              <w:t>Whether connectivity URL is available or not</w:t>
            </w:r>
          </w:p>
        </w:tc>
        <w:tc>
          <w:tcPr>
            <w:tcW w:w="1017" w:type="dxa"/>
            <w:tcBorders>
              <w:top w:val="single" w:sz="4" w:space="0" w:color="auto"/>
              <w:left w:val="single" w:sz="4" w:space="0" w:color="auto"/>
              <w:bottom w:val="single" w:sz="4" w:space="0" w:color="auto"/>
              <w:right w:val="single" w:sz="4" w:space="0" w:color="auto"/>
            </w:tcBorders>
            <w:vAlign w:val="center"/>
            <w:hideMark/>
          </w:tcPr>
          <w:p w14:paraId="63E8D8BD" w14:textId="77777777" w:rsidR="00E36F0E" w:rsidRDefault="00393DC0">
            <w:pPr>
              <w:jc w:val="center"/>
              <w:rPr>
                <w:rFonts w:cs="Arial"/>
                <w:lang w:val="en-GB"/>
              </w:rPr>
            </w:pPr>
            <w:r>
              <w:rPr>
                <w:rFonts w:cs="Arial"/>
                <w:lang w:val="en-GB"/>
              </w:rPr>
              <w:t>1</w:t>
            </w:r>
          </w:p>
        </w:tc>
        <w:tc>
          <w:tcPr>
            <w:tcW w:w="1289" w:type="dxa"/>
            <w:tcBorders>
              <w:top w:val="single" w:sz="4" w:space="0" w:color="auto"/>
              <w:left w:val="single" w:sz="4" w:space="0" w:color="auto"/>
              <w:bottom w:val="single" w:sz="4" w:space="0" w:color="auto"/>
              <w:right w:val="single" w:sz="4" w:space="0" w:color="auto"/>
            </w:tcBorders>
            <w:vAlign w:val="center"/>
            <w:hideMark/>
          </w:tcPr>
          <w:p w14:paraId="76CFBDAC" w14:textId="77777777" w:rsidR="00E36F0E" w:rsidRDefault="00393DC0">
            <w:pPr>
              <w:jc w:val="center"/>
              <w:rPr>
                <w:rFonts w:cs="Arial"/>
                <w:lang w:val="en-GB"/>
              </w:rPr>
            </w:pPr>
            <w:r>
              <w:rPr>
                <w:rFonts w:cs="Arial"/>
                <w:lang w:val="en-GB"/>
              </w:rPr>
              <w:t>ENABLE / DISABLE (Boolean)</w:t>
            </w:r>
          </w:p>
        </w:tc>
        <w:tc>
          <w:tcPr>
            <w:tcW w:w="1385" w:type="dxa"/>
            <w:tcBorders>
              <w:top w:val="single" w:sz="4" w:space="0" w:color="auto"/>
              <w:left w:val="single" w:sz="4" w:space="0" w:color="auto"/>
              <w:bottom w:val="single" w:sz="4" w:space="0" w:color="auto"/>
              <w:right w:val="single" w:sz="4" w:space="0" w:color="auto"/>
            </w:tcBorders>
            <w:vAlign w:val="center"/>
            <w:hideMark/>
          </w:tcPr>
          <w:p w14:paraId="1AAC68B9" w14:textId="77777777" w:rsidR="00E36F0E" w:rsidRDefault="00393DC0">
            <w:pPr>
              <w:jc w:val="center"/>
              <w:rPr>
                <w:rFonts w:cs="Arial"/>
                <w:lang w:val="en-GB"/>
              </w:rPr>
            </w:pPr>
            <w:r>
              <w:rPr>
                <w:rFonts w:cs="Arial"/>
                <w:lang w:val="en-GB"/>
              </w:rPr>
              <w:t>1</w:t>
            </w:r>
          </w:p>
        </w:tc>
        <w:tc>
          <w:tcPr>
            <w:tcW w:w="1547" w:type="dxa"/>
            <w:tcBorders>
              <w:top w:val="single" w:sz="4" w:space="0" w:color="auto"/>
              <w:left w:val="single" w:sz="4" w:space="0" w:color="auto"/>
              <w:bottom w:val="single" w:sz="4" w:space="0" w:color="auto"/>
              <w:right w:val="single" w:sz="4" w:space="0" w:color="auto"/>
            </w:tcBorders>
            <w:vAlign w:val="center"/>
            <w:hideMark/>
          </w:tcPr>
          <w:p w14:paraId="633A30C9" w14:textId="77777777" w:rsidR="00E36F0E" w:rsidRDefault="00393DC0">
            <w:pPr>
              <w:rPr>
                <w:rFonts w:cs="Arial"/>
                <w:lang w:val="en-GB"/>
              </w:rPr>
            </w:pPr>
            <w:r>
              <w:rPr>
                <w:rFonts w:cs="Arial"/>
                <w:lang w:val="en-GB"/>
              </w:rPr>
              <w:t>0 – Disable</w:t>
            </w:r>
          </w:p>
          <w:p w14:paraId="4A6E75F8" w14:textId="77777777" w:rsidR="00E36F0E" w:rsidRDefault="00393DC0">
            <w:pPr>
              <w:rPr>
                <w:rFonts w:cs="Arial"/>
                <w:lang w:val="en-GB"/>
              </w:rPr>
            </w:pPr>
            <w:r>
              <w:rPr>
                <w:rFonts w:cs="Arial"/>
                <w:lang w:val="en-GB"/>
              </w:rPr>
              <w:t>1 – Enable</w:t>
            </w:r>
          </w:p>
        </w:tc>
        <w:tc>
          <w:tcPr>
            <w:tcW w:w="792" w:type="dxa"/>
            <w:tcBorders>
              <w:top w:val="single" w:sz="4" w:space="0" w:color="auto"/>
              <w:left w:val="single" w:sz="4" w:space="0" w:color="auto"/>
              <w:bottom w:val="single" w:sz="4" w:space="0" w:color="auto"/>
              <w:right w:val="single" w:sz="4" w:space="0" w:color="auto"/>
            </w:tcBorders>
            <w:hideMark/>
          </w:tcPr>
          <w:p w14:paraId="0AB09AF7" w14:textId="77777777" w:rsidR="00E36F0E" w:rsidRDefault="00393DC0">
            <w:pPr>
              <w:rPr>
                <w:rFonts w:cs="Arial"/>
                <w:lang w:val="en-GB"/>
              </w:rPr>
            </w:pPr>
            <w:r>
              <w:rPr>
                <w:rFonts w:cs="Arial"/>
                <w:lang w:val="en-GB"/>
              </w:rPr>
              <w:t>DE0E</w:t>
            </w:r>
          </w:p>
        </w:tc>
      </w:tr>
      <w:tr w:rsidR="00E36F0E" w14:paraId="14553F6F"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0ABFFB62" w14:textId="77777777" w:rsidR="00E36F0E" w:rsidRDefault="00393DC0">
            <w:pPr>
              <w:rPr>
                <w:rFonts w:cs="Arial"/>
                <w:lang w:val="en-GB"/>
              </w:rPr>
            </w:pPr>
            <w:r>
              <w:rPr>
                <w:rFonts w:cs="Arial"/>
                <w:lang w:val="en-GB"/>
              </w:rPr>
              <w:t>DISPLAY_WIFIHOTSPOT_CREDENTIALS</w:t>
            </w:r>
          </w:p>
        </w:tc>
        <w:tc>
          <w:tcPr>
            <w:tcW w:w="2403" w:type="dxa"/>
            <w:tcBorders>
              <w:top w:val="single" w:sz="4" w:space="0" w:color="auto"/>
              <w:left w:val="single" w:sz="4" w:space="0" w:color="auto"/>
              <w:bottom w:val="single" w:sz="4" w:space="0" w:color="auto"/>
              <w:right w:val="single" w:sz="4" w:space="0" w:color="auto"/>
            </w:tcBorders>
            <w:hideMark/>
          </w:tcPr>
          <w:p w14:paraId="021BA7E3" w14:textId="77777777" w:rsidR="00E36F0E" w:rsidRDefault="00393DC0">
            <w:pPr>
              <w:rPr>
                <w:rFonts w:cs="Arial"/>
                <w:lang w:val="en-GB"/>
              </w:rPr>
            </w:pPr>
            <w:r>
              <w:rPr>
                <w:rFonts w:cs="Arial"/>
                <w:lang w:val="en-GB"/>
              </w:rPr>
              <w:t>Whether to display WIFI hotspot credentials in WIRClient1 HMI for user to connect</w:t>
            </w:r>
          </w:p>
        </w:tc>
        <w:tc>
          <w:tcPr>
            <w:tcW w:w="1017" w:type="dxa"/>
            <w:tcBorders>
              <w:top w:val="single" w:sz="4" w:space="0" w:color="auto"/>
              <w:left w:val="single" w:sz="4" w:space="0" w:color="auto"/>
              <w:bottom w:val="single" w:sz="4" w:space="0" w:color="auto"/>
              <w:right w:val="single" w:sz="4" w:space="0" w:color="auto"/>
            </w:tcBorders>
            <w:vAlign w:val="center"/>
            <w:hideMark/>
          </w:tcPr>
          <w:p w14:paraId="7A04554D" w14:textId="77777777" w:rsidR="00E36F0E" w:rsidRDefault="00393DC0">
            <w:pPr>
              <w:jc w:val="center"/>
              <w:rPr>
                <w:rFonts w:cs="Arial"/>
                <w:lang w:val="en-GB"/>
              </w:rPr>
            </w:pPr>
            <w:r>
              <w:rPr>
                <w:rFonts w:cs="Arial"/>
                <w:lang w:val="en-GB"/>
              </w:rPr>
              <w:t>0</w:t>
            </w:r>
          </w:p>
        </w:tc>
        <w:tc>
          <w:tcPr>
            <w:tcW w:w="1289" w:type="dxa"/>
            <w:tcBorders>
              <w:top w:val="single" w:sz="4" w:space="0" w:color="auto"/>
              <w:left w:val="single" w:sz="4" w:space="0" w:color="auto"/>
              <w:bottom w:val="single" w:sz="4" w:space="0" w:color="auto"/>
              <w:right w:val="single" w:sz="4" w:space="0" w:color="auto"/>
            </w:tcBorders>
            <w:vAlign w:val="center"/>
            <w:hideMark/>
          </w:tcPr>
          <w:p w14:paraId="134960C4" w14:textId="77777777" w:rsidR="00E36F0E" w:rsidRDefault="00393DC0">
            <w:pPr>
              <w:jc w:val="center"/>
              <w:rPr>
                <w:rFonts w:cs="Arial"/>
                <w:lang w:val="en-GB"/>
              </w:rPr>
            </w:pPr>
            <w:r>
              <w:rPr>
                <w:rFonts w:cs="Arial"/>
                <w:lang w:val="en-GB"/>
              </w:rPr>
              <w:t>ENABLE / DISABLE (Boolean)</w:t>
            </w:r>
          </w:p>
        </w:tc>
        <w:tc>
          <w:tcPr>
            <w:tcW w:w="1385" w:type="dxa"/>
            <w:tcBorders>
              <w:top w:val="single" w:sz="4" w:space="0" w:color="auto"/>
              <w:left w:val="single" w:sz="4" w:space="0" w:color="auto"/>
              <w:bottom w:val="single" w:sz="4" w:space="0" w:color="auto"/>
              <w:right w:val="single" w:sz="4" w:space="0" w:color="auto"/>
            </w:tcBorders>
            <w:vAlign w:val="center"/>
            <w:hideMark/>
          </w:tcPr>
          <w:p w14:paraId="0111F814" w14:textId="77777777" w:rsidR="00E36F0E" w:rsidRDefault="00393DC0">
            <w:pPr>
              <w:jc w:val="center"/>
              <w:rPr>
                <w:rFonts w:cs="Arial"/>
                <w:lang w:val="en-GB"/>
              </w:rPr>
            </w:pPr>
            <w:r>
              <w:rPr>
                <w:rFonts w:cs="Arial"/>
                <w:lang w:val="en-GB"/>
              </w:rPr>
              <w:t>1</w:t>
            </w:r>
          </w:p>
        </w:tc>
        <w:tc>
          <w:tcPr>
            <w:tcW w:w="1547" w:type="dxa"/>
            <w:tcBorders>
              <w:top w:val="single" w:sz="4" w:space="0" w:color="auto"/>
              <w:left w:val="single" w:sz="4" w:space="0" w:color="auto"/>
              <w:bottom w:val="single" w:sz="4" w:space="0" w:color="auto"/>
              <w:right w:val="single" w:sz="4" w:space="0" w:color="auto"/>
            </w:tcBorders>
            <w:vAlign w:val="center"/>
            <w:hideMark/>
          </w:tcPr>
          <w:p w14:paraId="2966C593" w14:textId="77777777" w:rsidR="00E36F0E" w:rsidRDefault="00393DC0">
            <w:pPr>
              <w:rPr>
                <w:rFonts w:cs="Arial"/>
                <w:lang w:val="en-GB"/>
              </w:rPr>
            </w:pPr>
            <w:r>
              <w:rPr>
                <w:rFonts w:cs="Arial"/>
                <w:lang w:val="en-GB"/>
              </w:rPr>
              <w:t>0 – Disable</w:t>
            </w:r>
          </w:p>
          <w:p w14:paraId="66B6559E" w14:textId="77777777" w:rsidR="00E36F0E" w:rsidRDefault="00393DC0">
            <w:pPr>
              <w:rPr>
                <w:rFonts w:cs="Arial"/>
                <w:lang w:val="en-GB"/>
              </w:rPr>
            </w:pPr>
            <w:r>
              <w:rPr>
                <w:rFonts w:cs="Arial"/>
                <w:lang w:val="en-GB"/>
              </w:rPr>
              <w:t>1 – Enable</w:t>
            </w:r>
          </w:p>
        </w:tc>
        <w:tc>
          <w:tcPr>
            <w:tcW w:w="792" w:type="dxa"/>
            <w:tcBorders>
              <w:top w:val="single" w:sz="4" w:space="0" w:color="auto"/>
              <w:left w:val="single" w:sz="4" w:space="0" w:color="auto"/>
              <w:bottom w:val="single" w:sz="4" w:space="0" w:color="auto"/>
              <w:right w:val="single" w:sz="4" w:space="0" w:color="auto"/>
            </w:tcBorders>
            <w:hideMark/>
          </w:tcPr>
          <w:p w14:paraId="7BFF8319" w14:textId="77777777" w:rsidR="00E36F0E" w:rsidRDefault="00393DC0">
            <w:pPr>
              <w:rPr>
                <w:rFonts w:cs="Arial"/>
                <w:lang w:val="en-GB"/>
              </w:rPr>
            </w:pPr>
            <w:r>
              <w:rPr>
                <w:rFonts w:cs="Arial"/>
                <w:lang w:val="en-GB"/>
              </w:rPr>
              <w:t>DE0E</w:t>
            </w:r>
          </w:p>
        </w:tc>
      </w:tr>
      <w:tr w:rsidR="00E36F0E" w14:paraId="0C9C9BE3"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256F47CA" w14:textId="77777777" w:rsidR="00E36F0E" w:rsidRDefault="00393DC0">
            <w:r>
              <w:t>CPC_MAX_CHECK</w:t>
            </w:r>
          </w:p>
        </w:tc>
        <w:tc>
          <w:tcPr>
            <w:tcW w:w="2403" w:type="dxa"/>
            <w:tcBorders>
              <w:top w:val="single" w:sz="4" w:space="0" w:color="auto"/>
              <w:left w:val="single" w:sz="4" w:space="0" w:color="auto"/>
              <w:bottom w:val="single" w:sz="4" w:space="0" w:color="auto"/>
              <w:right w:val="single" w:sz="4" w:space="0" w:color="auto"/>
            </w:tcBorders>
            <w:hideMark/>
          </w:tcPr>
          <w:p w14:paraId="3921C848" w14:textId="77777777" w:rsidR="00E36F0E" w:rsidRDefault="00393DC0">
            <w:pPr>
              <w:rPr>
                <w:rFonts w:cs="Arial"/>
                <w:lang w:val="en-GB"/>
              </w:rPr>
            </w:pPr>
            <w:r>
              <w:rPr>
                <w:rFonts w:cs="Arial"/>
                <w:lang w:val="en-GB"/>
              </w:rPr>
              <w:t>Max CPC request times</w:t>
            </w:r>
          </w:p>
        </w:tc>
        <w:tc>
          <w:tcPr>
            <w:tcW w:w="1017" w:type="dxa"/>
            <w:tcBorders>
              <w:top w:val="single" w:sz="4" w:space="0" w:color="auto"/>
              <w:left w:val="single" w:sz="4" w:space="0" w:color="auto"/>
              <w:bottom w:val="single" w:sz="4" w:space="0" w:color="auto"/>
              <w:right w:val="single" w:sz="4" w:space="0" w:color="auto"/>
            </w:tcBorders>
            <w:vAlign w:val="center"/>
            <w:hideMark/>
          </w:tcPr>
          <w:p w14:paraId="600D38F6" w14:textId="77777777" w:rsidR="00E36F0E" w:rsidRDefault="00393DC0">
            <w:pPr>
              <w:jc w:val="center"/>
              <w:rPr>
                <w:rFonts w:cs="Arial"/>
                <w:lang w:val="en-GB"/>
              </w:rPr>
            </w:pPr>
            <w:r>
              <w:rPr>
                <w:rFonts w:cs="Arial"/>
                <w:lang w:val="en-GB"/>
              </w:rPr>
              <w:t>5</w:t>
            </w:r>
          </w:p>
        </w:tc>
        <w:tc>
          <w:tcPr>
            <w:tcW w:w="1289" w:type="dxa"/>
            <w:tcBorders>
              <w:top w:val="single" w:sz="4" w:space="0" w:color="auto"/>
              <w:left w:val="single" w:sz="4" w:space="0" w:color="auto"/>
              <w:bottom w:val="single" w:sz="4" w:space="0" w:color="auto"/>
              <w:right w:val="single" w:sz="4" w:space="0" w:color="auto"/>
            </w:tcBorders>
            <w:vAlign w:val="center"/>
            <w:hideMark/>
          </w:tcPr>
          <w:p w14:paraId="764F2828" w14:textId="77777777" w:rsidR="00E36F0E" w:rsidRDefault="00393DC0">
            <w:pPr>
              <w:jc w:val="center"/>
              <w:rPr>
                <w:rFonts w:cs="Arial"/>
                <w:lang w:val="en-GB"/>
              </w:rPr>
            </w:pPr>
            <w:r>
              <w:t>Integer</w:t>
            </w:r>
          </w:p>
        </w:tc>
        <w:tc>
          <w:tcPr>
            <w:tcW w:w="1385" w:type="dxa"/>
            <w:tcBorders>
              <w:top w:val="single" w:sz="4" w:space="0" w:color="auto"/>
              <w:left w:val="single" w:sz="4" w:space="0" w:color="auto"/>
              <w:bottom w:val="single" w:sz="4" w:space="0" w:color="auto"/>
              <w:right w:val="single" w:sz="4" w:space="0" w:color="auto"/>
            </w:tcBorders>
            <w:vAlign w:val="center"/>
            <w:hideMark/>
          </w:tcPr>
          <w:p w14:paraId="55C46ADC" w14:textId="77777777" w:rsidR="00E36F0E" w:rsidRDefault="00393DC0">
            <w:pPr>
              <w:jc w:val="center"/>
              <w:rPr>
                <w:rFonts w:cs="Arial"/>
                <w:lang w:val="en-GB"/>
              </w:rPr>
            </w:pPr>
            <w:r>
              <w:rPr>
                <w:rFonts w:cs="Arial"/>
                <w:lang w:val="en-GB"/>
              </w:rPr>
              <w:t>Times</w:t>
            </w:r>
          </w:p>
        </w:tc>
        <w:tc>
          <w:tcPr>
            <w:tcW w:w="1547" w:type="dxa"/>
            <w:tcBorders>
              <w:top w:val="single" w:sz="4" w:space="0" w:color="auto"/>
              <w:left w:val="single" w:sz="4" w:space="0" w:color="auto"/>
              <w:bottom w:val="single" w:sz="4" w:space="0" w:color="auto"/>
              <w:right w:val="single" w:sz="4" w:space="0" w:color="auto"/>
            </w:tcBorders>
            <w:vAlign w:val="center"/>
            <w:hideMark/>
          </w:tcPr>
          <w:p w14:paraId="6B445C27" w14:textId="77777777" w:rsidR="00E36F0E" w:rsidRDefault="00393DC0">
            <w:pPr>
              <w:rPr>
                <w:rFonts w:cs="Arial"/>
                <w:lang w:val="en-GB"/>
              </w:rPr>
            </w:pPr>
            <w:r>
              <w:rPr>
                <w:rFonts w:cs="Arial"/>
                <w:lang w:val="en-GB"/>
              </w:rPr>
              <w:t>0 to 255</w:t>
            </w:r>
          </w:p>
        </w:tc>
        <w:tc>
          <w:tcPr>
            <w:tcW w:w="792" w:type="dxa"/>
            <w:tcBorders>
              <w:top w:val="single" w:sz="4" w:space="0" w:color="auto"/>
              <w:left w:val="single" w:sz="4" w:space="0" w:color="auto"/>
              <w:bottom w:val="single" w:sz="4" w:space="0" w:color="auto"/>
              <w:right w:val="single" w:sz="4" w:space="0" w:color="auto"/>
            </w:tcBorders>
            <w:hideMark/>
          </w:tcPr>
          <w:p w14:paraId="38902307" w14:textId="77777777" w:rsidR="00E36F0E" w:rsidRDefault="00393DC0">
            <w:pPr>
              <w:rPr>
                <w:rFonts w:cs="Arial"/>
                <w:lang w:val="en-GB"/>
              </w:rPr>
            </w:pPr>
            <w:r>
              <w:rPr>
                <w:rFonts w:cs="Arial"/>
                <w:lang w:val="en-GB"/>
              </w:rPr>
              <w:t>FD03</w:t>
            </w:r>
          </w:p>
        </w:tc>
      </w:tr>
      <w:tr w:rsidR="00E36F0E" w14:paraId="65D127E5"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6F150CDB" w14:textId="77777777" w:rsidR="00E36F0E" w:rsidRDefault="00393DC0">
            <w:r>
              <w:t>CPC_CHECK_INTERVAL</w:t>
            </w:r>
          </w:p>
        </w:tc>
        <w:tc>
          <w:tcPr>
            <w:tcW w:w="2403" w:type="dxa"/>
            <w:tcBorders>
              <w:top w:val="single" w:sz="4" w:space="0" w:color="auto"/>
              <w:left w:val="single" w:sz="4" w:space="0" w:color="auto"/>
              <w:bottom w:val="single" w:sz="4" w:space="0" w:color="auto"/>
              <w:right w:val="single" w:sz="4" w:space="0" w:color="auto"/>
            </w:tcBorders>
            <w:hideMark/>
          </w:tcPr>
          <w:p w14:paraId="159B3302" w14:textId="77777777" w:rsidR="00E36F0E" w:rsidRDefault="00393DC0">
            <w:pPr>
              <w:rPr>
                <w:rFonts w:cs="Arial"/>
                <w:lang w:val="en-GB"/>
              </w:rPr>
            </w:pPr>
            <w:r>
              <w:rPr>
                <w:rFonts w:cs="Arial"/>
                <w:lang w:val="en-GB"/>
              </w:rPr>
              <w:t>Wait time between CPC request</w:t>
            </w:r>
          </w:p>
        </w:tc>
        <w:tc>
          <w:tcPr>
            <w:tcW w:w="1017" w:type="dxa"/>
            <w:tcBorders>
              <w:top w:val="single" w:sz="4" w:space="0" w:color="auto"/>
              <w:left w:val="single" w:sz="4" w:space="0" w:color="auto"/>
              <w:bottom w:val="single" w:sz="4" w:space="0" w:color="auto"/>
              <w:right w:val="single" w:sz="4" w:space="0" w:color="auto"/>
            </w:tcBorders>
            <w:vAlign w:val="center"/>
            <w:hideMark/>
          </w:tcPr>
          <w:p w14:paraId="7E009A88" w14:textId="77777777" w:rsidR="00E36F0E" w:rsidRDefault="00393DC0">
            <w:pPr>
              <w:jc w:val="center"/>
              <w:rPr>
                <w:rFonts w:cs="Arial"/>
                <w:lang w:val="en-GB"/>
              </w:rPr>
            </w:pPr>
            <w:r>
              <w:rPr>
                <w:rFonts w:cs="Arial"/>
                <w:lang w:val="en-GB"/>
              </w:rPr>
              <w:t>30</w:t>
            </w:r>
          </w:p>
        </w:tc>
        <w:tc>
          <w:tcPr>
            <w:tcW w:w="1289" w:type="dxa"/>
            <w:tcBorders>
              <w:top w:val="single" w:sz="4" w:space="0" w:color="auto"/>
              <w:left w:val="single" w:sz="4" w:space="0" w:color="auto"/>
              <w:bottom w:val="single" w:sz="4" w:space="0" w:color="auto"/>
              <w:right w:val="single" w:sz="4" w:space="0" w:color="auto"/>
            </w:tcBorders>
            <w:vAlign w:val="center"/>
            <w:hideMark/>
          </w:tcPr>
          <w:p w14:paraId="78354631" w14:textId="77777777" w:rsidR="00E36F0E" w:rsidRDefault="00393DC0">
            <w:pPr>
              <w:jc w:val="center"/>
              <w:rPr>
                <w:rFonts w:cs="Arial"/>
                <w:lang w:val="en-GB"/>
              </w:rPr>
            </w:pPr>
            <w:r>
              <w:t>Integer</w:t>
            </w:r>
          </w:p>
        </w:tc>
        <w:tc>
          <w:tcPr>
            <w:tcW w:w="1385" w:type="dxa"/>
            <w:tcBorders>
              <w:top w:val="single" w:sz="4" w:space="0" w:color="auto"/>
              <w:left w:val="single" w:sz="4" w:space="0" w:color="auto"/>
              <w:bottom w:val="single" w:sz="4" w:space="0" w:color="auto"/>
              <w:right w:val="single" w:sz="4" w:space="0" w:color="auto"/>
            </w:tcBorders>
            <w:vAlign w:val="center"/>
            <w:hideMark/>
          </w:tcPr>
          <w:p w14:paraId="2ED2D07F" w14:textId="77777777" w:rsidR="00E36F0E" w:rsidRDefault="00393DC0">
            <w:pPr>
              <w:jc w:val="center"/>
              <w:rPr>
                <w:rFonts w:cs="Arial"/>
                <w:lang w:val="en-GB"/>
              </w:rPr>
            </w:pPr>
            <w:r>
              <w:rPr>
                <w:rFonts w:cs="Arial"/>
                <w:lang w:val="en-GB"/>
              </w:rPr>
              <w:t>Seconds</w:t>
            </w:r>
          </w:p>
        </w:tc>
        <w:tc>
          <w:tcPr>
            <w:tcW w:w="1547" w:type="dxa"/>
            <w:tcBorders>
              <w:top w:val="single" w:sz="4" w:space="0" w:color="auto"/>
              <w:left w:val="single" w:sz="4" w:space="0" w:color="auto"/>
              <w:bottom w:val="single" w:sz="4" w:space="0" w:color="auto"/>
              <w:right w:val="single" w:sz="4" w:space="0" w:color="auto"/>
            </w:tcBorders>
            <w:vAlign w:val="center"/>
            <w:hideMark/>
          </w:tcPr>
          <w:p w14:paraId="68955401" w14:textId="77777777" w:rsidR="00E36F0E" w:rsidRDefault="00393DC0">
            <w:pPr>
              <w:rPr>
                <w:rFonts w:cs="Arial"/>
                <w:lang w:val="en-GB"/>
              </w:rPr>
            </w:pPr>
            <w:r>
              <w:rPr>
                <w:rFonts w:cs="Arial"/>
                <w:lang w:val="en-GB"/>
              </w:rPr>
              <w:t>0 to 255</w:t>
            </w:r>
          </w:p>
        </w:tc>
        <w:tc>
          <w:tcPr>
            <w:tcW w:w="792" w:type="dxa"/>
            <w:tcBorders>
              <w:top w:val="single" w:sz="4" w:space="0" w:color="auto"/>
              <w:left w:val="single" w:sz="4" w:space="0" w:color="auto"/>
              <w:bottom w:val="single" w:sz="4" w:space="0" w:color="auto"/>
              <w:right w:val="single" w:sz="4" w:space="0" w:color="auto"/>
            </w:tcBorders>
            <w:hideMark/>
          </w:tcPr>
          <w:p w14:paraId="43C48939" w14:textId="77777777" w:rsidR="00E36F0E" w:rsidRDefault="00393DC0">
            <w:pPr>
              <w:rPr>
                <w:rFonts w:cs="Arial"/>
                <w:lang w:val="en-GB"/>
              </w:rPr>
            </w:pPr>
            <w:r>
              <w:rPr>
                <w:rFonts w:cs="Arial"/>
                <w:lang w:val="en-GB"/>
              </w:rPr>
              <w:t>FD03</w:t>
            </w:r>
          </w:p>
        </w:tc>
      </w:tr>
      <w:tr w:rsidR="00E36F0E" w14:paraId="2922C897"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hideMark/>
          </w:tcPr>
          <w:p w14:paraId="23F47461" w14:textId="77777777" w:rsidR="00E36F0E" w:rsidRDefault="00393DC0">
            <w:r>
              <w:t>FACTORY_WIFI_VALID_DURATION</w:t>
            </w:r>
          </w:p>
        </w:tc>
        <w:tc>
          <w:tcPr>
            <w:tcW w:w="2403" w:type="dxa"/>
            <w:tcBorders>
              <w:top w:val="single" w:sz="4" w:space="0" w:color="auto"/>
              <w:left w:val="single" w:sz="4" w:space="0" w:color="auto"/>
              <w:bottom w:val="single" w:sz="4" w:space="0" w:color="auto"/>
              <w:right w:val="single" w:sz="4" w:space="0" w:color="auto"/>
            </w:tcBorders>
            <w:hideMark/>
          </w:tcPr>
          <w:p w14:paraId="74216E33" w14:textId="77777777" w:rsidR="00E36F0E" w:rsidRDefault="00393DC0">
            <w:r>
              <w:t>Valid duration of factory WiFi after production</w:t>
            </w:r>
          </w:p>
        </w:tc>
        <w:tc>
          <w:tcPr>
            <w:tcW w:w="1017" w:type="dxa"/>
            <w:tcBorders>
              <w:top w:val="single" w:sz="4" w:space="0" w:color="auto"/>
              <w:left w:val="single" w:sz="4" w:space="0" w:color="auto"/>
              <w:bottom w:val="single" w:sz="4" w:space="0" w:color="auto"/>
              <w:right w:val="single" w:sz="4" w:space="0" w:color="auto"/>
            </w:tcBorders>
            <w:vAlign w:val="center"/>
            <w:hideMark/>
          </w:tcPr>
          <w:p w14:paraId="418D86E0" w14:textId="77777777" w:rsidR="00E36F0E" w:rsidRDefault="00393DC0">
            <w:pPr>
              <w:jc w:val="center"/>
            </w:pPr>
            <w:r>
              <w:t>30</w:t>
            </w:r>
          </w:p>
        </w:tc>
        <w:tc>
          <w:tcPr>
            <w:tcW w:w="1289" w:type="dxa"/>
            <w:tcBorders>
              <w:top w:val="single" w:sz="4" w:space="0" w:color="auto"/>
              <w:left w:val="single" w:sz="4" w:space="0" w:color="auto"/>
              <w:bottom w:val="single" w:sz="4" w:space="0" w:color="auto"/>
              <w:right w:val="single" w:sz="4" w:space="0" w:color="auto"/>
            </w:tcBorders>
            <w:vAlign w:val="center"/>
            <w:hideMark/>
          </w:tcPr>
          <w:p w14:paraId="6D7C0C06" w14:textId="77777777" w:rsidR="00E36F0E" w:rsidRDefault="00393DC0">
            <w:pPr>
              <w:jc w:val="center"/>
            </w:pPr>
            <w:r>
              <w:t>Integer</w:t>
            </w:r>
          </w:p>
        </w:tc>
        <w:tc>
          <w:tcPr>
            <w:tcW w:w="1385" w:type="dxa"/>
            <w:tcBorders>
              <w:top w:val="single" w:sz="4" w:space="0" w:color="auto"/>
              <w:left w:val="single" w:sz="4" w:space="0" w:color="auto"/>
              <w:bottom w:val="single" w:sz="4" w:space="0" w:color="auto"/>
              <w:right w:val="single" w:sz="4" w:space="0" w:color="auto"/>
            </w:tcBorders>
            <w:vAlign w:val="center"/>
            <w:hideMark/>
          </w:tcPr>
          <w:p w14:paraId="4AE63B6A" w14:textId="77777777" w:rsidR="00E36F0E" w:rsidRDefault="00393DC0">
            <w:pPr>
              <w:jc w:val="center"/>
            </w:pPr>
            <w:r>
              <w:t>Days</w:t>
            </w:r>
          </w:p>
        </w:tc>
        <w:tc>
          <w:tcPr>
            <w:tcW w:w="1547" w:type="dxa"/>
            <w:tcBorders>
              <w:top w:val="single" w:sz="4" w:space="0" w:color="auto"/>
              <w:left w:val="single" w:sz="4" w:space="0" w:color="auto"/>
              <w:bottom w:val="single" w:sz="4" w:space="0" w:color="auto"/>
              <w:right w:val="single" w:sz="4" w:space="0" w:color="auto"/>
            </w:tcBorders>
            <w:vAlign w:val="center"/>
            <w:hideMark/>
          </w:tcPr>
          <w:p w14:paraId="7D822772" w14:textId="77777777" w:rsidR="00E36F0E" w:rsidRDefault="00393DC0">
            <w:r>
              <w:t>0 to 255</w:t>
            </w:r>
          </w:p>
        </w:tc>
        <w:tc>
          <w:tcPr>
            <w:tcW w:w="792" w:type="dxa"/>
            <w:tcBorders>
              <w:top w:val="single" w:sz="4" w:space="0" w:color="auto"/>
              <w:left w:val="single" w:sz="4" w:space="0" w:color="auto"/>
              <w:bottom w:val="single" w:sz="4" w:space="0" w:color="auto"/>
              <w:right w:val="single" w:sz="4" w:space="0" w:color="auto"/>
            </w:tcBorders>
            <w:hideMark/>
          </w:tcPr>
          <w:p w14:paraId="05304DBC" w14:textId="77777777" w:rsidR="00E36F0E" w:rsidRDefault="00393DC0">
            <w:r>
              <w:rPr>
                <w:rFonts w:cs="Arial"/>
                <w:lang w:val="en-GB"/>
              </w:rPr>
              <w:t>FD03</w:t>
            </w:r>
          </w:p>
        </w:tc>
      </w:tr>
      <w:tr w:rsidR="00E36F0E" w14:paraId="7C50449D" w14:textId="77777777" w:rsidTr="00E36F0E">
        <w:trPr>
          <w:jc w:val="center"/>
        </w:trPr>
        <w:tc>
          <w:tcPr>
            <w:tcW w:w="21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761189" w14:textId="77777777" w:rsidR="00E36F0E" w:rsidRDefault="00393DC0">
            <w:r>
              <w:rPr>
                <w:rFonts w:cs="Arial"/>
              </w:rPr>
              <w:t>OFFPEAK_VPSM_SEVERITY_LEVEL</w:t>
            </w:r>
          </w:p>
        </w:tc>
        <w:tc>
          <w:tcPr>
            <w:tcW w:w="24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8B95F3" w14:textId="77777777" w:rsidR="00E36F0E" w:rsidRDefault="00393DC0">
            <w:r>
              <w:t>Severity level for offpeak subscription to VPSM</w:t>
            </w:r>
          </w:p>
        </w:tc>
        <w:tc>
          <w:tcPr>
            <w:tcW w:w="10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047BAC" w14:textId="77777777" w:rsidR="00E36F0E" w:rsidRDefault="00393DC0">
            <w:pPr>
              <w:jc w:val="center"/>
            </w:pPr>
            <w:r>
              <w:t>2</w:t>
            </w:r>
          </w:p>
        </w:tc>
        <w:tc>
          <w:tcPr>
            <w:tcW w:w="12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093AA5" w14:textId="77777777" w:rsidR="00E36F0E" w:rsidRDefault="00393DC0">
            <w:pPr>
              <w:jc w:val="center"/>
            </w:pPr>
            <w:r>
              <w:t>Integer</w:t>
            </w:r>
          </w:p>
        </w:tc>
        <w:tc>
          <w:tcPr>
            <w:tcW w:w="13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B9885" w14:textId="77777777" w:rsidR="00E36F0E" w:rsidRDefault="00393DC0">
            <w:pPr>
              <w:jc w:val="center"/>
            </w:pPr>
            <w:r>
              <w:t>1</w:t>
            </w:r>
          </w:p>
        </w:tc>
        <w:tc>
          <w:tcPr>
            <w:tcW w:w="154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B6F239" w14:textId="77777777" w:rsidR="00E36F0E" w:rsidRDefault="00393DC0">
            <w:r>
              <w:t>1 to 4</w:t>
            </w:r>
          </w:p>
        </w:tc>
        <w:tc>
          <w:tcPr>
            <w:tcW w:w="7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772842" w14:textId="77777777" w:rsidR="00E36F0E" w:rsidRDefault="00393DC0">
            <w:r>
              <w:t>FD28</w:t>
            </w:r>
          </w:p>
        </w:tc>
      </w:tr>
      <w:tr w:rsidR="00E36F0E" w14:paraId="69B7B704" w14:textId="77777777" w:rsidTr="00E36F0E">
        <w:trPr>
          <w:jc w:val="center"/>
        </w:trPr>
        <w:tc>
          <w:tcPr>
            <w:tcW w:w="21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6536AB" w14:textId="77777777" w:rsidR="00E36F0E" w:rsidRDefault="00393DC0">
            <w:pPr>
              <w:rPr>
                <w:rFonts w:cs="Arial"/>
              </w:rPr>
            </w:pPr>
            <w:r>
              <w:rPr>
                <w:rFonts w:cs="Arial"/>
              </w:rPr>
              <w:t>WIFI_CONNECTION_ALERT_INTERVAL</w:t>
            </w:r>
          </w:p>
        </w:tc>
        <w:tc>
          <w:tcPr>
            <w:tcW w:w="24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EF0CDE" w14:textId="77777777" w:rsidR="00E36F0E" w:rsidRDefault="00393DC0">
            <w:r>
              <w:t>Days to report WiFi connection alert</w:t>
            </w:r>
          </w:p>
        </w:tc>
        <w:tc>
          <w:tcPr>
            <w:tcW w:w="10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CD9D2F" w14:textId="77777777" w:rsidR="00E36F0E" w:rsidRDefault="00393DC0">
            <w:pPr>
              <w:jc w:val="center"/>
            </w:pPr>
            <w:r>
              <w:t>30</w:t>
            </w:r>
          </w:p>
        </w:tc>
        <w:tc>
          <w:tcPr>
            <w:tcW w:w="12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13C35B" w14:textId="77777777" w:rsidR="00E36F0E" w:rsidRDefault="00393DC0">
            <w:pPr>
              <w:jc w:val="center"/>
            </w:pPr>
            <w:r>
              <w:t>Integer</w:t>
            </w:r>
          </w:p>
        </w:tc>
        <w:tc>
          <w:tcPr>
            <w:tcW w:w="13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3A4522" w14:textId="77777777" w:rsidR="00E36F0E" w:rsidRDefault="00393DC0">
            <w:pPr>
              <w:jc w:val="center"/>
            </w:pPr>
            <w:r>
              <w:t>Days</w:t>
            </w:r>
          </w:p>
        </w:tc>
        <w:tc>
          <w:tcPr>
            <w:tcW w:w="154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7B29B5" w14:textId="77777777" w:rsidR="00E36F0E" w:rsidRDefault="00393DC0">
            <w:r>
              <w:t>0 to 255</w:t>
            </w:r>
          </w:p>
        </w:tc>
        <w:tc>
          <w:tcPr>
            <w:tcW w:w="7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FBBE14" w14:textId="77777777" w:rsidR="00E36F0E" w:rsidRDefault="00393DC0">
            <w:r>
              <w:t>FD28</w:t>
            </w:r>
          </w:p>
        </w:tc>
      </w:tr>
      <w:tr w:rsidR="00E36F0E" w14:paraId="7A315E4E" w14:textId="77777777" w:rsidTr="00E36F0E">
        <w:trPr>
          <w:jc w:val="center"/>
        </w:trPr>
        <w:tc>
          <w:tcPr>
            <w:tcW w:w="21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F505AB" w14:textId="77777777" w:rsidR="00E36F0E" w:rsidRDefault="00393DC0">
            <w:pPr>
              <w:rPr>
                <w:rFonts w:cs="Arial"/>
              </w:rPr>
            </w:pPr>
            <w:r>
              <w:t>POLICY_PULL_IGN_CYCLE</w:t>
            </w:r>
          </w:p>
        </w:tc>
        <w:tc>
          <w:tcPr>
            <w:tcW w:w="24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E75C92" w14:textId="77777777" w:rsidR="00E36F0E" w:rsidRDefault="00393DC0">
            <w:r>
              <w:t>Number of ignition cycles before sending policy table pull request</w:t>
            </w:r>
          </w:p>
        </w:tc>
        <w:tc>
          <w:tcPr>
            <w:tcW w:w="10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712A6" w14:textId="77777777" w:rsidR="00E36F0E" w:rsidRDefault="00393DC0">
            <w:pPr>
              <w:jc w:val="center"/>
            </w:pPr>
            <w:r>
              <w:t>100</w:t>
            </w:r>
          </w:p>
        </w:tc>
        <w:tc>
          <w:tcPr>
            <w:tcW w:w="12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F33A55" w14:textId="77777777" w:rsidR="00E36F0E" w:rsidRDefault="00393DC0">
            <w:pPr>
              <w:jc w:val="center"/>
            </w:pPr>
            <w:r>
              <w:t>Integer</w:t>
            </w:r>
          </w:p>
        </w:tc>
        <w:tc>
          <w:tcPr>
            <w:tcW w:w="13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11820D" w14:textId="77777777" w:rsidR="00E36F0E" w:rsidRDefault="00393DC0">
            <w:pPr>
              <w:jc w:val="center"/>
            </w:pPr>
            <w:r>
              <w:t>Number of ignition cycle</w:t>
            </w:r>
          </w:p>
        </w:tc>
        <w:tc>
          <w:tcPr>
            <w:tcW w:w="154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B72F40" w14:textId="77777777" w:rsidR="00E36F0E" w:rsidRDefault="00393DC0">
            <w:r>
              <w:t>1 to 255</w:t>
            </w:r>
          </w:p>
        </w:tc>
        <w:tc>
          <w:tcPr>
            <w:tcW w:w="7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9C6DE9" w14:textId="77777777" w:rsidR="00E36F0E" w:rsidRDefault="00393DC0">
            <w:r>
              <w:t>FD28</w:t>
            </w:r>
          </w:p>
        </w:tc>
      </w:tr>
    </w:tbl>
    <w:p w14:paraId="52FBCE4C" w14:textId="77777777" w:rsidR="00E36F0E" w:rsidRPr="00BB6D33" w:rsidRDefault="00E36F0E" w:rsidP="00E36F0E"/>
    <w:p w14:paraId="7385B3C4" w14:textId="77777777" w:rsidR="00506E2F" w:rsidRPr="00506E2F" w:rsidRDefault="00506E2F" w:rsidP="00506E2F">
      <w:pPr>
        <w:pStyle w:val="Heading4"/>
        <w:rPr>
          <w:b w:val="0"/>
          <w:u w:val="single"/>
        </w:rPr>
      </w:pPr>
      <w:r w:rsidRPr="00506E2F">
        <w:rPr>
          <w:b w:val="0"/>
          <w:u w:val="single"/>
        </w:rPr>
        <w:t>WIRv2-REQ-471011/A-Configuration Parameters</w:t>
      </w:r>
    </w:p>
    <w:p w14:paraId="43D10FB6" w14:textId="6B4E564B" w:rsidR="00E36F0E" w:rsidRDefault="00393DC0" w:rsidP="00E36F0E">
      <w:r>
        <w:t>The list of config parameters for WIRServer are identified in table below. These parameters shall be updatable from cloud as well as from EOL.</w:t>
      </w:r>
    </w:p>
    <w:p w14:paraId="465494FB" w14:textId="77777777" w:rsidR="00E36F0E" w:rsidRDefault="00E36F0E" w:rsidP="00E36F0E"/>
    <w:tbl>
      <w:tblPr>
        <w:tblStyle w:val="TableGrid"/>
        <w:tblW w:w="10615" w:type="dxa"/>
        <w:jc w:val="center"/>
        <w:tblLayout w:type="fixed"/>
        <w:tblLook w:val="01E0" w:firstRow="1" w:lastRow="1" w:firstColumn="1" w:lastColumn="1" w:noHBand="0" w:noVBand="0"/>
      </w:tblPr>
      <w:tblGrid>
        <w:gridCol w:w="2182"/>
        <w:gridCol w:w="2403"/>
        <w:gridCol w:w="1017"/>
        <w:gridCol w:w="1289"/>
        <w:gridCol w:w="1385"/>
        <w:gridCol w:w="1547"/>
        <w:gridCol w:w="792"/>
      </w:tblGrid>
      <w:tr w:rsidR="00E36F0E" w14:paraId="5933250C" w14:textId="77777777" w:rsidTr="00E36F0E">
        <w:trPr>
          <w:trHeight w:val="397"/>
          <w:tblHeader/>
          <w:jc w:val="center"/>
        </w:trPr>
        <w:tc>
          <w:tcPr>
            <w:tcW w:w="2182" w:type="dxa"/>
            <w:tcBorders>
              <w:top w:val="single" w:sz="4" w:space="0" w:color="auto"/>
              <w:left w:val="single" w:sz="4" w:space="0" w:color="auto"/>
              <w:bottom w:val="single" w:sz="4" w:space="0" w:color="auto"/>
              <w:right w:val="single" w:sz="4" w:space="0" w:color="auto"/>
            </w:tcBorders>
            <w:shd w:val="clear" w:color="auto" w:fill="B3B3B3"/>
            <w:vAlign w:val="center"/>
            <w:hideMark/>
          </w:tcPr>
          <w:p w14:paraId="35E42F2F" w14:textId="77777777" w:rsidR="00E36F0E" w:rsidRDefault="00393DC0">
            <w:pPr>
              <w:jc w:val="center"/>
              <w:rPr>
                <w:b/>
                <w:lang w:val="en-GB"/>
              </w:rPr>
            </w:pPr>
            <w:r>
              <w:rPr>
                <w:b/>
                <w:lang w:val="en-GB"/>
              </w:rPr>
              <w:lastRenderedPageBreak/>
              <w:t>Parameter</w:t>
            </w:r>
          </w:p>
        </w:tc>
        <w:tc>
          <w:tcPr>
            <w:tcW w:w="2403" w:type="dxa"/>
            <w:tcBorders>
              <w:top w:val="single" w:sz="4" w:space="0" w:color="auto"/>
              <w:left w:val="single" w:sz="4" w:space="0" w:color="auto"/>
              <w:bottom w:val="single" w:sz="4" w:space="0" w:color="auto"/>
              <w:right w:val="single" w:sz="4" w:space="0" w:color="auto"/>
            </w:tcBorders>
            <w:shd w:val="clear" w:color="auto" w:fill="B3B3B3"/>
            <w:vAlign w:val="center"/>
            <w:hideMark/>
          </w:tcPr>
          <w:p w14:paraId="0DF2FB4A" w14:textId="77777777" w:rsidR="00E36F0E" w:rsidRDefault="00393DC0">
            <w:pPr>
              <w:jc w:val="center"/>
              <w:rPr>
                <w:b/>
                <w:lang w:val="en-GB"/>
              </w:rPr>
            </w:pPr>
            <w:r>
              <w:rPr>
                <w:b/>
                <w:lang w:val="en-GB"/>
              </w:rPr>
              <w:t>Description</w:t>
            </w:r>
          </w:p>
        </w:tc>
        <w:tc>
          <w:tcPr>
            <w:tcW w:w="1017" w:type="dxa"/>
            <w:tcBorders>
              <w:top w:val="single" w:sz="4" w:space="0" w:color="auto"/>
              <w:left w:val="single" w:sz="4" w:space="0" w:color="auto"/>
              <w:bottom w:val="single" w:sz="4" w:space="0" w:color="auto"/>
              <w:right w:val="single" w:sz="4" w:space="0" w:color="auto"/>
            </w:tcBorders>
            <w:shd w:val="clear" w:color="auto" w:fill="B3B3B3"/>
            <w:vAlign w:val="center"/>
            <w:hideMark/>
          </w:tcPr>
          <w:p w14:paraId="3D9EF7DC" w14:textId="77777777" w:rsidR="00E36F0E" w:rsidRDefault="00393DC0">
            <w:pPr>
              <w:jc w:val="center"/>
              <w:rPr>
                <w:b/>
                <w:lang w:val="sv-SE"/>
              </w:rPr>
            </w:pPr>
            <w:r>
              <w:rPr>
                <w:b/>
                <w:lang w:val="sv-SE"/>
              </w:rPr>
              <w:t>Default value</w:t>
            </w:r>
          </w:p>
        </w:tc>
        <w:tc>
          <w:tcPr>
            <w:tcW w:w="1289" w:type="dxa"/>
            <w:tcBorders>
              <w:top w:val="single" w:sz="4" w:space="0" w:color="auto"/>
              <w:left w:val="single" w:sz="4" w:space="0" w:color="auto"/>
              <w:bottom w:val="single" w:sz="4" w:space="0" w:color="auto"/>
              <w:right w:val="single" w:sz="4" w:space="0" w:color="auto"/>
            </w:tcBorders>
            <w:shd w:val="clear" w:color="auto" w:fill="B3B3B3"/>
            <w:vAlign w:val="center"/>
            <w:hideMark/>
          </w:tcPr>
          <w:p w14:paraId="169792AF" w14:textId="77777777" w:rsidR="00E36F0E" w:rsidRDefault="00393DC0">
            <w:pPr>
              <w:jc w:val="center"/>
              <w:rPr>
                <w:b/>
                <w:lang w:val="en-GB"/>
              </w:rPr>
            </w:pPr>
            <w:r>
              <w:rPr>
                <w:b/>
                <w:lang w:val="en-GB"/>
              </w:rPr>
              <w:t>Metric</w:t>
            </w:r>
          </w:p>
        </w:tc>
        <w:tc>
          <w:tcPr>
            <w:tcW w:w="1385" w:type="dxa"/>
            <w:tcBorders>
              <w:top w:val="single" w:sz="4" w:space="0" w:color="auto"/>
              <w:left w:val="single" w:sz="4" w:space="0" w:color="auto"/>
              <w:bottom w:val="single" w:sz="4" w:space="0" w:color="auto"/>
              <w:right w:val="single" w:sz="4" w:space="0" w:color="auto"/>
            </w:tcBorders>
            <w:shd w:val="clear" w:color="auto" w:fill="B3B3B3"/>
            <w:vAlign w:val="center"/>
            <w:hideMark/>
          </w:tcPr>
          <w:p w14:paraId="4FE2FC4B" w14:textId="77777777" w:rsidR="00E36F0E" w:rsidRDefault="00393DC0">
            <w:pPr>
              <w:jc w:val="center"/>
              <w:rPr>
                <w:b/>
                <w:lang w:val="en-GB"/>
              </w:rPr>
            </w:pPr>
            <w:r>
              <w:rPr>
                <w:b/>
                <w:lang w:val="en-GB"/>
              </w:rPr>
              <w:t>Resolution</w:t>
            </w:r>
          </w:p>
        </w:tc>
        <w:tc>
          <w:tcPr>
            <w:tcW w:w="1547" w:type="dxa"/>
            <w:tcBorders>
              <w:top w:val="single" w:sz="4" w:space="0" w:color="auto"/>
              <w:left w:val="single" w:sz="4" w:space="0" w:color="auto"/>
              <w:bottom w:val="single" w:sz="4" w:space="0" w:color="auto"/>
              <w:right w:val="single" w:sz="4" w:space="0" w:color="auto"/>
            </w:tcBorders>
            <w:shd w:val="clear" w:color="auto" w:fill="B3B3B3"/>
            <w:vAlign w:val="center"/>
            <w:hideMark/>
          </w:tcPr>
          <w:p w14:paraId="51F5B657" w14:textId="77777777" w:rsidR="00E36F0E" w:rsidRDefault="00393DC0">
            <w:pPr>
              <w:jc w:val="center"/>
              <w:rPr>
                <w:b/>
                <w:lang w:val="en-GB"/>
              </w:rPr>
            </w:pPr>
            <w:r>
              <w:rPr>
                <w:b/>
                <w:lang w:val="en-GB"/>
              </w:rPr>
              <w:t>Tuning Range</w:t>
            </w:r>
          </w:p>
        </w:tc>
        <w:tc>
          <w:tcPr>
            <w:tcW w:w="792" w:type="dxa"/>
            <w:tcBorders>
              <w:top w:val="single" w:sz="4" w:space="0" w:color="auto"/>
              <w:left w:val="single" w:sz="4" w:space="0" w:color="auto"/>
              <w:bottom w:val="single" w:sz="4" w:space="0" w:color="auto"/>
              <w:right w:val="single" w:sz="4" w:space="0" w:color="auto"/>
            </w:tcBorders>
            <w:shd w:val="clear" w:color="auto" w:fill="B3B3B3"/>
            <w:vAlign w:val="center"/>
          </w:tcPr>
          <w:p w14:paraId="5A61136D" w14:textId="77777777" w:rsidR="00E36F0E" w:rsidRPr="00DA737C" w:rsidRDefault="00393DC0" w:rsidP="00E36F0E">
            <w:pPr>
              <w:jc w:val="center"/>
              <w:rPr>
                <w:b/>
                <w:bCs/>
                <w:lang w:val="en-GB"/>
              </w:rPr>
            </w:pPr>
            <w:r w:rsidRPr="00DA737C">
              <w:rPr>
                <w:b/>
                <w:bCs/>
                <w:lang w:val="en-GB"/>
              </w:rPr>
              <w:t>DID</w:t>
            </w:r>
          </w:p>
        </w:tc>
      </w:tr>
      <w:tr w:rsidR="00E36F0E" w14:paraId="73C61267"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1A211F25" w14:textId="77777777" w:rsidR="00E36F0E" w:rsidRDefault="00393DC0">
            <w:r>
              <w:t>WIR_LATENCY_</w:t>
            </w:r>
          </w:p>
          <w:p w14:paraId="03B4837F" w14:textId="77777777" w:rsidR="00E36F0E" w:rsidRDefault="00393DC0">
            <w:pPr>
              <w:rPr>
                <w:rFonts w:cs="Arial"/>
                <w:lang w:val="en-GB"/>
              </w:rPr>
            </w:pPr>
            <w:r>
              <w:t>CHECK</w:t>
            </w:r>
          </w:p>
        </w:tc>
        <w:tc>
          <w:tcPr>
            <w:tcW w:w="2403" w:type="dxa"/>
            <w:tcBorders>
              <w:top w:val="single" w:sz="4" w:space="0" w:color="auto"/>
              <w:left w:val="single" w:sz="4" w:space="0" w:color="auto"/>
              <w:bottom w:val="single" w:sz="4" w:space="0" w:color="auto"/>
              <w:right w:val="single" w:sz="4" w:space="0" w:color="auto"/>
            </w:tcBorders>
            <w:hideMark/>
          </w:tcPr>
          <w:p w14:paraId="3F254354" w14:textId="77777777" w:rsidR="00E36F0E" w:rsidRDefault="00393DC0">
            <w:pPr>
              <w:rPr>
                <w:rFonts w:cs="Arial"/>
                <w:lang w:val="en-GB"/>
              </w:rPr>
            </w:pPr>
            <w:r>
              <w:rPr>
                <w:rFonts w:cs="Arial"/>
                <w:lang w:val="en-GB"/>
              </w:rPr>
              <w:t>Whether to check Latency of WIFI connection</w:t>
            </w:r>
          </w:p>
        </w:tc>
        <w:tc>
          <w:tcPr>
            <w:tcW w:w="1017" w:type="dxa"/>
            <w:tcBorders>
              <w:top w:val="single" w:sz="4" w:space="0" w:color="auto"/>
              <w:left w:val="single" w:sz="4" w:space="0" w:color="auto"/>
              <w:bottom w:val="single" w:sz="4" w:space="0" w:color="auto"/>
              <w:right w:val="single" w:sz="4" w:space="0" w:color="auto"/>
            </w:tcBorders>
            <w:vAlign w:val="center"/>
            <w:hideMark/>
          </w:tcPr>
          <w:p w14:paraId="1394BD18" w14:textId="77777777" w:rsidR="00E36F0E" w:rsidRDefault="00393DC0">
            <w:pPr>
              <w:jc w:val="center"/>
              <w:rPr>
                <w:rFonts w:cs="Arial"/>
                <w:lang w:val="en-GB"/>
              </w:rPr>
            </w:pPr>
            <w:r>
              <w:rPr>
                <w:rFonts w:cs="Arial"/>
                <w:lang w:val="en-GB"/>
              </w:rPr>
              <w:t>1</w:t>
            </w:r>
          </w:p>
        </w:tc>
        <w:tc>
          <w:tcPr>
            <w:tcW w:w="1289" w:type="dxa"/>
            <w:tcBorders>
              <w:top w:val="single" w:sz="4" w:space="0" w:color="auto"/>
              <w:left w:val="single" w:sz="4" w:space="0" w:color="auto"/>
              <w:bottom w:val="single" w:sz="4" w:space="0" w:color="auto"/>
              <w:right w:val="single" w:sz="4" w:space="0" w:color="auto"/>
            </w:tcBorders>
            <w:vAlign w:val="center"/>
            <w:hideMark/>
          </w:tcPr>
          <w:p w14:paraId="4C26F173" w14:textId="77777777" w:rsidR="00E36F0E" w:rsidRDefault="00393DC0">
            <w:pPr>
              <w:jc w:val="center"/>
              <w:rPr>
                <w:rFonts w:cs="Arial"/>
                <w:lang w:val="en-GB"/>
              </w:rPr>
            </w:pPr>
            <w:r>
              <w:rPr>
                <w:rFonts w:cs="Arial"/>
                <w:lang w:val="en-GB"/>
              </w:rPr>
              <w:t>ENABLE / DISABLE (Boolean)</w:t>
            </w:r>
          </w:p>
        </w:tc>
        <w:tc>
          <w:tcPr>
            <w:tcW w:w="1385" w:type="dxa"/>
            <w:tcBorders>
              <w:top w:val="single" w:sz="4" w:space="0" w:color="auto"/>
              <w:left w:val="single" w:sz="4" w:space="0" w:color="auto"/>
              <w:bottom w:val="single" w:sz="4" w:space="0" w:color="auto"/>
              <w:right w:val="single" w:sz="4" w:space="0" w:color="auto"/>
            </w:tcBorders>
            <w:vAlign w:val="center"/>
            <w:hideMark/>
          </w:tcPr>
          <w:p w14:paraId="0D09974E" w14:textId="77777777" w:rsidR="00E36F0E" w:rsidRDefault="00393DC0">
            <w:pPr>
              <w:jc w:val="center"/>
              <w:rPr>
                <w:rFonts w:cs="Arial"/>
                <w:lang w:val="en-GB"/>
              </w:rPr>
            </w:pPr>
            <w:r>
              <w:rPr>
                <w:rFonts w:cs="Arial"/>
                <w:lang w:val="en-GB"/>
              </w:rPr>
              <w:t>1</w:t>
            </w:r>
          </w:p>
        </w:tc>
        <w:tc>
          <w:tcPr>
            <w:tcW w:w="1547" w:type="dxa"/>
            <w:tcBorders>
              <w:top w:val="single" w:sz="4" w:space="0" w:color="auto"/>
              <w:left w:val="single" w:sz="4" w:space="0" w:color="auto"/>
              <w:bottom w:val="single" w:sz="4" w:space="0" w:color="auto"/>
              <w:right w:val="single" w:sz="4" w:space="0" w:color="auto"/>
            </w:tcBorders>
            <w:vAlign w:val="center"/>
          </w:tcPr>
          <w:p w14:paraId="43FE4C99" w14:textId="77777777" w:rsidR="00E36F0E" w:rsidRDefault="00393DC0">
            <w:pPr>
              <w:rPr>
                <w:rFonts w:cs="Arial"/>
                <w:lang w:val="en-GB"/>
              </w:rPr>
            </w:pPr>
            <w:r>
              <w:rPr>
                <w:rFonts w:cs="Arial"/>
                <w:lang w:val="en-GB"/>
              </w:rPr>
              <w:t>0 – Disable</w:t>
            </w:r>
          </w:p>
          <w:p w14:paraId="0DCD6B71" w14:textId="77777777" w:rsidR="00E36F0E" w:rsidRDefault="00393DC0">
            <w:pPr>
              <w:rPr>
                <w:rFonts w:cs="Arial"/>
                <w:lang w:val="en-GB"/>
              </w:rPr>
            </w:pPr>
            <w:r>
              <w:rPr>
                <w:rFonts w:cs="Arial"/>
                <w:lang w:val="en-GB"/>
              </w:rPr>
              <w:t>1 – Enable</w:t>
            </w:r>
          </w:p>
          <w:p w14:paraId="1C9F8A12" w14:textId="77777777" w:rsidR="00E36F0E" w:rsidRDefault="00E36F0E">
            <w:pPr>
              <w:jc w:val="center"/>
              <w:rPr>
                <w:rFonts w:cs="Arial"/>
                <w:lang w:val="en-GB"/>
              </w:rPr>
            </w:pPr>
          </w:p>
        </w:tc>
        <w:tc>
          <w:tcPr>
            <w:tcW w:w="792" w:type="dxa"/>
            <w:tcBorders>
              <w:top w:val="single" w:sz="4" w:space="0" w:color="auto"/>
              <w:left w:val="single" w:sz="4" w:space="0" w:color="auto"/>
              <w:bottom w:val="single" w:sz="4" w:space="0" w:color="auto"/>
              <w:right w:val="single" w:sz="4" w:space="0" w:color="auto"/>
            </w:tcBorders>
            <w:hideMark/>
          </w:tcPr>
          <w:p w14:paraId="2F809AF9" w14:textId="77777777" w:rsidR="00E36F0E" w:rsidRDefault="00393DC0">
            <w:pPr>
              <w:rPr>
                <w:rFonts w:cs="Arial"/>
                <w:lang w:val="en-GB"/>
              </w:rPr>
            </w:pPr>
            <w:r>
              <w:rPr>
                <w:rFonts w:cs="Arial"/>
                <w:lang w:val="en-GB"/>
              </w:rPr>
              <w:t>DE0E</w:t>
            </w:r>
          </w:p>
        </w:tc>
      </w:tr>
      <w:tr w:rsidR="00E36F0E" w14:paraId="0120F0CC"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tcPr>
          <w:p w14:paraId="10BCF25B" w14:textId="77777777" w:rsidR="00E36F0E" w:rsidRDefault="00393DC0" w:rsidP="00E36F0E">
            <w:r>
              <w:t>WIR_ANDROID_DEFAULT_MODEM</w:t>
            </w:r>
          </w:p>
        </w:tc>
        <w:tc>
          <w:tcPr>
            <w:tcW w:w="2403" w:type="dxa"/>
            <w:tcBorders>
              <w:top w:val="single" w:sz="4" w:space="0" w:color="auto"/>
              <w:left w:val="single" w:sz="4" w:space="0" w:color="auto"/>
              <w:bottom w:val="single" w:sz="4" w:space="0" w:color="auto"/>
              <w:right w:val="single" w:sz="4" w:space="0" w:color="auto"/>
            </w:tcBorders>
          </w:tcPr>
          <w:p w14:paraId="3BAA4721" w14:textId="77777777" w:rsidR="00E36F0E" w:rsidRDefault="00393DC0" w:rsidP="00E36F0E">
            <w:pPr>
              <w:rPr>
                <w:rFonts w:cs="Arial"/>
                <w:lang w:val="en-GB"/>
              </w:rPr>
            </w:pPr>
            <w:r>
              <w:rPr>
                <w:rFonts w:cs="Arial"/>
                <w:lang w:val="en-GB"/>
              </w:rPr>
              <w:t>Default WIRClient2 for android applications</w:t>
            </w:r>
          </w:p>
        </w:tc>
        <w:tc>
          <w:tcPr>
            <w:tcW w:w="1017" w:type="dxa"/>
            <w:tcBorders>
              <w:top w:val="single" w:sz="4" w:space="0" w:color="auto"/>
              <w:left w:val="single" w:sz="4" w:space="0" w:color="auto"/>
              <w:bottom w:val="single" w:sz="4" w:space="0" w:color="auto"/>
              <w:right w:val="single" w:sz="4" w:space="0" w:color="auto"/>
            </w:tcBorders>
            <w:vAlign w:val="center"/>
          </w:tcPr>
          <w:p w14:paraId="0E778E10" w14:textId="77777777" w:rsidR="00E36F0E" w:rsidRDefault="00393DC0" w:rsidP="00E36F0E">
            <w:pPr>
              <w:jc w:val="center"/>
              <w:rPr>
                <w:rFonts w:cs="Arial"/>
                <w:lang w:val="en-GB"/>
              </w:rPr>
            </w:pPr>
            <w:r>
              <w:rPr>
                <w:rFonts w:cs="Arial"/>
                <w:lang w:val="en-GB"/>
              </w:rPr>
              <w:t>1</w:t>
            </w:r>
          </w:p>
        </w:tc>
        <w:tc>
          <w:tcPr>
            <w:tcW w:w="1289" w:type="dxa"/>
            <w:tcBorders>
              <w:top w:val="single" w:sz="4" w:space="0" w:color="auto"/>
              <w:left w:val="single" w:sz="4" w:space="0" w:color="auto"/>
              <w:bottom w:val="single" w:sz="4" w:space="0" w:color="auto"/>
              <w:right w:val="single" w:sz="4" w:space="0" w:color="auto"/>
            </w:tcBorders>
            <w:vAlign w:val="center"/>
          </w:tcPr>
          <w:p w14:paraId="1B91C3D2" w14:textId="77777777" w:rsidR="00E36F0E" w:rsidRDefault="00393DC0" w:rsidP="00E36F0E">
            <w:pPr>
              <w:jc w:val="center"/>
              <w:rPr>
                <w:rFonts w:cs="Arial"/>
                <w:lang w:val="en-GB"/>
              </w:rPr>
            </w:pPr>
            <w:r>
              <w:rPr>
                <w:rFonts w:cs="Arial"/>
                <w:lang w:val="en-GB"/>
              </w:rPr>
              <w:t>ENABLE / DISABLE (Boolean)</w:t>
            </w:r>
          </w:p>
        </w:tc>
        <w:tc>
          <w:tcPr>
            <w:tcW w:w="1385" w:type="dxa"/>
            <w:tcBorders>
              <w:top w:val="single" w:sz="4" w:space="0" w:color="auto"/>
              <w:left w:val="single" w:sz="4" w:space="0" w:color="auto"/>
              <w:bottom w:val="single" w:sz="4" w:space="0" w:color="auto"/>
              <w:right w:val="single" w:sz="4" w:space="0" w:color="auto"/>
            </w:tcBorders>
            <w:vAlign w:val="center"/>
          </w:tcPr>
          <w:p w14:paraId="4212181F" w14:textId="77777777" w:rsidR="00E36F0E" w:rsidRDefault="00393DC0" w:rsidP="00E36F0E">
            <w:pPr>
              <w:jc w:val="center"/>
              <w:rPr>
                <w:rFonts w:cs="Arial"/>
                <w:lang w:val="en-GB"/>
              </w:rPr>
            </w:pPr>
            <w:r>
              <w:rPr>
                <w:rFonts w:cs="Arial"/>
                <w:lang w:val="en-GB"/>
              </w:rPr>
              <w:t>1</w:t>
            </w:r>
          </w:p>
        </w:tc>
        <w:tc>
          <w:tcPr>
            <w:tcW w:w="1547" w:type="dxa"/>
            <w:tcBorders>
              <w:top w:val="single" w:sz="4" w:space="0" w:color="auto"/>
              <w:left w:val="single" w:sz="4" w:space="0" w:color="auto"/>
              <w:bottom w:val="single" w:sz="4" w:space="0" w:color="auto"/>
              <w:right w:val="single" w:sz="4" w:space="0" w:color="auto"/>
            </w:tcBorders>
            <w:vAlign w:val="center"/>
          </w:tcPr>
          <w:p w14:paraId="4B342604" w14:textId="77777777" w:rsidR="00E36F0E" w:rsidRDefault="00393DC0" w:rsidP="00E36F0E">
            <w:pPr>
              <w:rPr>
                <w:rFonts w:cs="Arial"/>
                <w:lang w:val="en-GB"/>
              </w:rPr>
            </w:pPr>
            <w:r>
              <w:rPr>
                <w:rFonts w:cs="Arial"/>
                <w:lang w:val="en-GB"/>
              </w:rPr>
              <w:t>0 – Disable</w:t>
            </w:r>
          </w:p>
          <w:p w14:paraId="2AA34F9B" w14:textId="77777777" w:rsidR="00E36F0E" w:rsidRDefault="00393DC0" w:rsidP="00E36F0E">
            <w:pPr>
              <w:rPr>
                <w:rFonts w:cs="Arial"/>
                <w:lang w:val="en-GB"/>
              </w:rPr>
            </w:pPr>
            <w:r>
              <w:rPr>
                <w:rFonts w:cs="Arial"/>
                <w:lang w:val="en-GB"/>
              </w:rPr>
              <w:t>1 – Enable</w:t>
            </w:r>
          </w:p>
          <w:p w14:paraId="5631B337" w14:textId="77777777" w:rsidR="00E36F0E" w:rsidRDefault="00E36F0E" w:rsidP="00E36F0E">
            <w:pPr>
              <w:rPr>
                <w:rFonts w:cs="Arial"/>
                <w:lang w:val="en-GB"/>
              </w:rPr>
            </w:pPr>
          </w:p>
        </w:tc>
        <w:tc>
          <w:tcPr>
            <w:tcW w:w="792" w:type="dxa"/>
            <w:tcBorders>
              <w:top w:val="single" w:sz="4" w:space="0" w:color="auto"/>
              <w:left w:val="single" w:sz="4" w:space="0" w:color="auto"/>
              <w:bottom w:val="single" w:sz="4" w:space="0" w:color="auto"/>
              <w:right w:val="single" w:sz="4" w:space="0" w:color="auto"/>
            </w:tcBorders>
          </w:tcPr>
          <w:p w14:paraId="4BB530E0" w14:textId="77777777" w:rsidR="00E36F0E" w:rsidRDefault="00E36F0E" w:rsidP="00E36F0E">
            <w:pPr>
              <w:rPr>
                <w:rFonts w:cs="Arial"/>
                <w:lang w:val="en-GB"/>
              </w:rPr>
            </w:pPr>
          </w:p>
        </w:tc>
      </w:tr>
      <w:tr w:rsidR="00E36F0E" w14:paraId="72FCE465"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67C27968" w14:textId="77777777" w:rsidR="00E36F0E" w:rsidRDefault="00393DC0">
            <w:pPr>
              <w:rPr>
                <w:rFonts w:cs="Arial"/>
                <w:lang w:val="en-GB"/>
              </w:rPr>
            </w:pPr>
            <w:r>
              <w:t>WIR_LOW_COST_WIFI_PARTNER_AVAILABILITY</w:t>
            </w:r>
          </w:p>
        </w:tc>
        <w:tc>
          <w:tcPr>
            <w:tcW w:w="2403" w:type="dxa"/>
            <w:tcBorders>
              <w:top w:val="single" w:sz="4" w:space="0" w:color="auto"/>
              <w:left w:val="single" w:sz="4" w:space="0" w:color="auto"/>
              <w:bottom w:val="single" w:sz="4" w:space="0" w:color="auto"/>
              <w:right w:val="single" w:sz="4" w:space="0" w:color="auto"/>
            </w:tcBorders>
            <w:hideMark/>
          </w:tcPr>
          <w:p w14:paraId="2AB86692" w14:textId="77777777" w:rsidR="00E36F0E" w:rsidRDefault="00393DC0">
            <w:pPr>
              <w:rPr>
                <w:rFonts w:cs="Arial"/>
                <w:lang w:val="en-GB"/>
              </w:rPr>
            </w:pPr>
            <w:r>
              <w:rPr>
                <w:rFonts w:cs="Arial"/>
                <w:lang w:val="en-GB"/>
              </w:rPr>
              <w:t>Whether Ford has a low cost partnered WIFI</w:t>
            </w:r>
          </w:p>
        </w:tc>
        <w:tc>
          <w:tcPr>
            <w:tcW w:w="1017" w:type="dxa"/>
            <w:tcBorders>
              <w:top w:val="single" w:sz="4" w:space="0" w:color="auto"/>
              <w:left w:val="single" w:sz="4" w:space="0" w:color="auto"/>
              <w:bottom w:val="single" w:sz="4" w:space="0" w:color="auto"/>
              <w:right w:val="single" w:sz="4" w:space="0" w:color="auto"/>
            </w:tcBorders>
            <w:vAlign w:val="center"/>
            <w:hideMark/>
          </w:tcPr>
          <w:p w14:paraId="7F43C188" w14:textId="77777777" w:rsidR="00E36F0E" w:rsidRDefault="00393DC0">
            <w:pPr>
              <w:jc w:val="center"/>
              <w:rPr>
                <w:rFonts w:cs="Arial"/>
                <w:lang w:val="en-GB"/>
              </w:rPr>
            </w:pPr>
            <w:r>
              <w:rPr>
                <w:rFonts w:cs="Arial"/>
                <w:lang w:val="en-GB"/>
              </w:rPr>
              <w:t>1</w:t>
            </w:r>
          </w:p>
        </w:tc>
        <w:tc>
          <w:tcPr>
            <w:tcW w:w="1289" w:type="dxa"/>
            <w:tcBorders>
              <w:top w:val="single" w:sz="4" w:space="0" w:color="auto"/>
              <w:left w:val="single" w:sz="4" w:space="0" w:color="auto"/>
              <w:bottom w:val="single" w:sz="4" w:space="0" w:color="auto"/>
              <w:right w:val="single" w:sz="4" w:space="0" w:color="auto"/>
            </w:tcBorders>
            <w:vAlign w:val="center"/>
            <w:hideMark/>
          </w:tcPr>
          <w:p w14:paraId="65647E15" w14:textId="77777777" w:rsidR="00E36F0E" w:rsidRDefault="00393DC0">
            <w:pPr>
              <w:jc w:val="center"/>
              <w:rPr>
                <w:rFonts w:cs="Arial"/>
                <w:lang w:val="en-GB"/>
              </w:rPr>
            </w:pPr>
            <w:r>
              <w:rPr>
                <w:rFonts w:cs="Arial"/>
                <w:lang w:val="en-GB"/>
              </w:rPr>
              <w:t>ENABLE / DISABLE (Boolean)</w:t>
            </w:r>
          </w:p>
        </w:tc>
        <w:tc>
          <w:tcPr>
            <w:tcW w:w="1385" w:type="dxa"/>
            <w:tcBorders>
              <w:top w:val="single" w:sz="4" w:space="0" w:color="auto"/>
              <w:left w:val="single" w:sz="4" w:space="0" w:color="auto"/>
              <w:bottom w:val="single" w:sz="4" w:space="0" w:color="auto"/>
              <w:right w:val="single" w:sz="4" w:space="0" w:color="auto"/>
            </w:tcBorders>
            <w:vAlign w:val="center"/>
            <w:hideMark/>
          </w:tcPr>
          <w:p w14:paraId="5B45D93F" w14:textId="77777777" w:rsidR="00E36F0E" w:rsidRDefault="00393DC0">
            <w:pPr>
              <w:jc w:val="center"/>
              <w:rPr>
                <w:rFonts w:cs="Arial"/>
                <w:lang w:val="en-GB"/>
              </w:rPr>
            </w:pPr>
            <w:r>
              <w:rPr>
                <w:rFonts w:cs="Arial"/>
                <w:lang w:val="en-GB"/>
              </w:rPr>
              <w:t>1</w:t>
            </w:r>
          </w:p>
        </w:tc>
        <w:tc>
          <w:tcPr>
            <w:tcW w:w="1547" w:type="dxa"/>
            <w:tcBorders>
              <w:top w:val="single" w:sz="4" w:space="0" w:color="auto"/>
              <w:left w:val="single" w:sz="4" w:space="0" w:color="auto"/>
              <w:bottom w:val="single" w:sz="4" w:space="0" w:color="auto"/>
              <w:right w:val="single" w:sz="4" w:space="0" w:color="auto"/>
            </w:tcBorders>
            <w:vAlign w:val="center"/>
          </w:tcPr>
          <w:p w14:paraId="21AC3C20" w14:textId="77777777" w:rsidR="00E36F0E" w:rsidRDefault="00393DC0">
            <w:pPr>
              <w:rPr>
                <w:rFonts w:cs="Arial"/>
                <w:lang w:val="en-GB"/>
              </w:rPr>
            </w:pPr>
            <w:r>
              <w:rPr>
                <w:rFonts w:cs="Arial"/>
                <w:lang w:val="en-GB"/>
              </w:rPr>
              <w:t>0 – Disable</w:t>
            </w:r>
          </w:p>
          <w:p w14:paraId="678B633A" w14:textId="77777777" w:rsidR="00E36F0E" w:rsidRDefault="00393DC0">
            <w:pPr>
              <w:rPr>
                <w:rFonts w:cs="Arial"/>
                <w:lang w:val="en-GB"/>
              </w:rPr>
            </w:pPr>
            <w:r>
              <w:rPr>
                <w:rFonts w:cs="Arial"/>
                <w:lang w:val="en-GB"/>
              </w:rPr>
              <w:t>1 – Enable</w:t>
            </w:r>
          </w:p>
          <w:p w14:paraId="696A8C79" w14:textId="77777777" w:rsidR="00E36F0E" w:rsidRDefault="00E36F0E">
            <w:pPr>
              <w:jc w:val="center"/>
              <w:rPr>
                <w:rFonts w:cs="Arial"/>
                <w:lang w:val="en-GB"/>
              </w:rPr>
            </w:pPr>
          </w:p>
        </w:tc>
        <w:tc>
          <w:tcPr>
            <w:tcW w:w="792" w:type="dxa"/>
            <w:tcBorders>
              <w:top w:val="single" w:sz="4" w:space="0" w:color="auto"/>
              <w:left w:val="single" w:sz="4" w:space="0" w:color="auto"/>
              <w:bottom w:val="single" w:sz="4" w:space="0" w:color="auto"/>
              <w:right w:val="single" w:sz="4" w:space="0" w:color="auto"/>
            </w:tcBorders>
            <w:hideMark/>
          </w:tcPr>
          <w:p w14:paraId="379BE715" w14:textId="77777777" w:rsidR="00E36F0E" w:rsidRDefault="00393DC0">
            <w:pPr>
              <w:rPr>
                <w:rFonts w:cs="Arial"/>
                <w:lang w:val="en-GB"/>
              </w:rPr>
            </w:pPr>
            <w:r>
              <w:rPr>
                <w:rFonts w:cs="Arial"/>
                <w:lang w:val="en-GB"/>
              </w:rPr>
              <w:t>DE0E</w:t>
            </w:r>
          </w:p>
        </w:tc>
      </w:tr>
      <w:tr w:rsidR="00E36F0E" w14:paraId="7D31A3B5"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6AD2F9BD" w14:textId="77777777" w:rsidR="00E36F0E" w:rsidRDefault="00393DC0">
            <w:pPr>
              <w:rPr>
                <w:rFonts w:cs="Arial"/>
                <w:lang w:val="en-GB"/>
              </w:rPr>
            </w:pPr>
            <w:r>
              <w:rPr>
                <w:rFonts w:cs="Arial"/>
                <w:lang w:val="en-GB"/>
              </w:rPr>
              <w:t>WIR_WIFI_PARTNER_CREDENTIALS_SSID</w:t>
            </w:r>
          </w:p>
        </w:tc>
        <w:tc>
          <w:tcPr>
            <w:tcW w:w="2403" w:type="dxa"/>
            <w:tcBorders>
              <w:top w:val="single" w:sz="4" w:space="0" w:color="auto"/>
              <w:left w:val="single" w:sz="4" w:space="0" w:color="auto"/>
              <w:bottom w:val="single" w:sz="4" w:space="0" w:color="auto"/>
              <w:right w:val="single" w:sz="4" w:space="0" w:color="auto"/>
            </w:tcBorders>
            <w:hideMark/>
          </w:tcPr>
          <w:p w14:paraId="3AC3BC06" w14:textId="77777777" w:rsidR="00E36F0E" w:rsidRDefault="00393DC0">
            <w:pPr>
              <w:rPr>
                <w:rFonts w:cs="Arial"/>
                <w:lang w:val="en-GB"/>
              </w:rPr>
            </w:pPr>
            <w:r>
              <w:rPr>
                <w:rFonts w:cs="Arial"/>
                <w:lang w:val="en-GB"/>
              </w:rPr>
              <w:t>Partnered WIFI SSID credentials</w:t>
            </w:r>
          </w:p>
        </w:tc>
        <w:tc>
          <w:tcPr>
            <w:tcW w:w="1017" w:type="dxa"/>
            <w:tcBorders>
              <w:top w:val="single" w:sz="4" w:space="0" w:color="auto"/>
              <w:left w:val="single" w:sz="4" w:space="0" w:color="auto"/>
              <w:bottom w:val="single" w:sz="4" w:space="0" w:color="auto"/>
              <w:right w:val="single" w:sz="4" w:space="0" w:color="auto"/>
            </w:tcBorders>
            <w:vAlign w:val="center"/>
            <w:hideMark/>
          </w:tcPr>
          <w:p w14:paraId="02110F78" w14:textId="77777777" w:rsidR="00E36F0E" w:rsidRDefault="00393DC0">
            <w:pPr>
              <w:jc w:val="center"/>
              <w:rPr>
                <w:rFonts w:cs="Arial"/>
                <w:lang w:val="en-GB"/>
              </w:rPr>
            </w:pPr>
            <w:r>
              <w:rPr>
                <w:rFonts w:cs="Arial"/>
                <w:lang w:val="en-GB"/>
              </w:rPr>
              <w:t>Null</w:t>
            </w:r>
          </w:p>
        </w:tc>
        <w:tc>
          <w:tcPr>
            <w:tcW w:w="1289" w:type="dxa"/>
            <w:tcBorders>
              <w:top w:val="single" w:sz="4" w:space="0" w:color="auto"/>
              <w:left w:val="single" w:sz="4" w:space="0" w:color="auto"/>
              <w:bottom w:val="single" w:sz="4" w:space="0" w:color="auto"/>
              <w:right w:val="single" w:sz="4" w:space="0" w:color="auto"/>
            </w:tcBorders>
            <w:vAlign w:val="center"/>
            <w:hideMark/>
          </w:tcPr>
          <w:p w14:paraId="638B278A" w14:textId="77777777" w:rsidR="00E36F0E" w:rsidRDefault="00393DC0">
            <w:pPr>
              <w:jc w:val="center"/>
              <w:rPr>
                <w:rFonts w:cs="Arial"/>
                <w:lang w:val="en-GB"/>
              </w:rPr>
            </w:pPr>
            <w:r>
              <w:rPr>
                <w:rFonts w:cs="Arial"/>
                <w:lang w:val="en-GB"/>
              </w:rPr>
              <w:t>String</w:t>
            </w:r>
          </w:p>
        </w:tc>
        <w:tc>
          <w:tcPr>
            <w:tcW w:w="1385" w:type="dxa"/>
            <w:tcBorders>
              <w:top w:val="single" w:sz="4" w:space="0" w:color="auto"/>
              <w:left w:val="single" w:sz="4" w:space="0" w:color="auto"/>
              <w:bottom w:val="single" w:sz="4" w:space="0" w:color="auto"/>
              <w:right w:val="single" w:sz="4" w:space="0" w:color="auto"/>
            </w:tcBorders>
            <w:vAlign w:val="center"/>
            <w:hideMark/>
          </w:tcPr>
          <w:p w14:paraId="6C78B4C5" w14:textId="77777777" w:rsidR="00E36F0E" w:rsidRDefault="00393DC0">
            <w:pPr>
              <w:jc w:val="center"/>
              <w:rPr>
                <w:rFonts w:cs="Arial"/>
                <w:lang w:val="en-GB"/>
              </w:rPr>
            </w:pPr>
            <w:r>
              <w:rPr>
                <w:rFonts w:cs="Arial"/>
                <w:lang w:val="en-GB"/>
              </w:rPr>
              <w:t>NA</w:t>
            </w:r>
          </w:p>
        </w:tc>
        <w:tc>
          <w:tcPr>
            <w:tcW w:w="1547" w:type="dxa"/>
            <w:tcBorders>
              <w:top w:val="single" w:sz="4" w:space="0" w:color="auto"/>
              <w:left w:val="single" w:sz="4" w:space="0" w:color="auto"/>
              <w:bottom w:val="single" w:sz="4" w:space="0" w:color="auto"/>
              <w:right w:val="single" w:sz="4" w:space="0" w:color="auto"/>
            </w:tcBorders>
            <w:vAlign w:val="center"/>
            <w:hideMark/>
          </w:tcPr>
          <w:p w14:paraId="6DBBE007" w14:textId="77777777" w:rsidR="00E36F0E" w:rsidRDefault="00393DC0">
            <w:pPr>
              <w:rPr>
                <w:rFonts w:cs="Arial"/>
                <w:lang w:val="en-GB"/>
              </w:rPr>
            </w:pPr>
            <w:r>
              <w:rPr>
                <w:rFonts w:cs="Arial"/>
                <w:lang w:val="en-GB"/>
              </w:rPr>
              <w:t>0 to 255 characters</w:t>
            </w:r>
          </w:p>
        </w:tc>
        <w:tc>
          <w:tcPr>
            <w:tcW w:w="792" w:type="dxa"/>
            <w:tcBorders>
              <w:top w:val="single" w:sz="4" w:space="0" w:color="auto"/>
              <w:left w:val="single" w:sz="4" w:space="0" w:color="auto"/>
              <w:bottom w:val="single" w:sz="4" w:space="0" w:color="auto"/>
              <w:right w:val="single" w:sz="4" w:space="0" w:color="auto"/>
            </w:tcBorders>
            <w:hideMark/>
          </w:tcPr>
          <w:p w14:paraId="5B8E4D20" w14:textId="77777777" w:rsidR="00E36F0E" w:rsidRDefault="00393DC0">
            <w:pPr>
              <w:rPr>
                <w:rFonts w:cs="Arial"/>
                <w:lang w:val="en-GB"/>
              </w:rPr>
            </w:pPr>
            <w:r>
              <w:rPr>
                <w:rFonts w:cs="Arial"/>
                <w:lang w:val="en-GB"/>
              </w:rPr>
              <w:t>FD18</w:t>
            </w:r>
          </w:p>
        </w:tc>
      </w:tr>
      <w:tr w:rsidR="00E36F0E" w14:paraId="00C0C564"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746243D9" w14:textId="77777777" w:rsidR="00E36F0E" w:rsidRDefault="00393DC0">
            <w:pPr>
              <w:rPr>
                <w:rFonts w:cs="Arial"/>
                <w:lang w:val="en-GB"/>
              </w:rPr>
            </w:pPr>
            <w:r>
              <w:rPr>
                <w:rFonts w:cs="Arial"/>
                <w:lang w:val="en-GB"/>
              </w:rPr>
              <w:t>WIR_WIFI_PARTNER_CREDENTIALS_PASSWORD</w:t>
            </w:r>
          </w:p>
        </w:tc>
        <w:tc>
          <w:tcPr>
            <w:tcW w:w="2403" w:type="dxa"/>
            <w:tcBorders>
              <w:top w:val="single" w:sz="4" w:space="0" w:color="auto"/>
              <w:left w:val="single" w:sz="4" w:space="0" w:color="auto"/>
              <w:bottom w:val="single" w:sz="4" w:space="0" w:color="auto"/>
              <w:right w:val="single" w:sz="4" w:space="0" w:color="auto"/>
            </w:tcBorders>
            <w:hideMark/>
          </w:tcPr>
          <w:p w14:paraId="78D1C7A7" w14:textId="77777777" w:rsidR="00E36F0E" w:rsidRDefault="00393DC0">
            <w:pPr>
              <w:rPr>
                <w:rFonts w:cs="Arial"/>
                <w:lang w:val="en-GB"/>
              </w:rPr>
            </w:pPr>
            <w:r>
              <w:rPr>
                <w:rFonts w:cs="Arial"/>
                <w:lang w:val="en-GB"/>
              </w:rPr>
              <w:t>Partnered WIFI password credentials</w:t>
            </w:r>
          </w:p>
        </w:tc>
        <w:tc>
          <w:tcPr>
            <w:tcW w:w="1017" w:type="dxa"/>
            <w:tcBorders>
              <w:top w:val="single" w:sz="4" w:space="0" w:color="auto"/>
              <w:left w:val="single" w:sz="4" w:space="0" w:color="auto"/>
              <w:bottom w:val="single" w:sz="4" w:space="0" w:color="auto"/>
              <w:right w:val="single" w:sz="4" w:space="0" w:color="auto"/>
            </w:tcBorders>
            <w:vAlign w:val="center"/>
            <w:hideMark/>
          </w:tcPr>
          <w:p w14:paraId="22E53A32" w14:textId="77777777" w:rsidR="00E36F0E" w:rsidRDefault="00393DC0">
            <w:pPr>
              <w:jc w:val="center"/>
              <w:rPr>
                <w:rFonts w:cs="Arial"/>
                <w:lang w:val="en-GB"/>
              </w:rPr>
            </w:pPr>
            <w:r>
              <w:rPr>
                <w:rFonts w:cs="Arial"/>
                <w:lang w:val="en-GB"/>
              </w:rPr>
              <w:t>Null</w:t>
            </w:r>
          </w:p>
        </w:tc>
        <w:tc>
          <w:tcPr>
            <w:tcW w:w="1289" w:type="dxa"/>
            <w:tcBorders>
              <w:top w:val="single" w:sz="4" w:space="0" w:color="auto"/>
              <w:left w:val="single" w:sz="4" w:space="0" w:color="auto"/>
              <w:bottom w:val="single" w:sz="4" w:space="0" w:color="auto"/>
              <w:right w:val="single" w:sz="4" w:space="0" w:color="auto"/>
            </w:tcBorders>
            <w:vAlign w:val="center"/>
            <w:hideMark/>
          </w:tcPr>
          <w:p w14:paraId="4EF652A0" w14:textId="77777777" w:rsidR="00E36F0E" w:rsidRDefault="00393DC0">
            <w:pPr>
              <w:jc w:val="center"/>
              <w:rPr>
                <w:rFonts w:cs="Arial"/>
                <w:lang w:val="en-GB"/>
              </w:rPr>
            </w:pPr>
            <w:r>
              <w:rPr>
                <w:rFonts w:cs="Arial"/>
                <w:lang w:val="en-GB"/>
              </w:rPr>
              <w:t>String</w:t>
            </w:r>
          </w:p>
        </w:tc>
        <w:tc>
          <w:tcPr>
            <w:tcW w:w="1385" w:type="dxa"/>
            <w:tcBorders>
              <w:top w:val="single" w:sz="4" w:space="0" w:color="auto"/>
              <w:left w:val="single" w:sz="4" w:space="0" w:color="auto"/>
              <w:bottom w:val="single" w:sz="4" w:space="0" w:color="auto"/>
              <w:right w:val="single" w:sz="4" w:space="0" w:color="auto"/>
            </w:tcBorders>
            <w:vAlign w:val="center"/>
            <w:hideMark/>
          </w:tcPr>
          <w:p w14:paraId="5ACCA262" w14:textId="77777777" w:rsidR="00E36F0E" w:rsidRDefault="00393DC0">
            <w:pPr>
              <w:jc w:val="center"/>
              <w:rPr>
                <w:rFonts w:cs="Arial"/>
                <w:lang w:val="en-GB"/>
              </w:rPr>
            </w:pPr>
            <w:r>
              <w:rPr>
                <w:rFonts w:cs="Arial"/>
                <w:lang w:val="en-GB"/>
              </w:rPr>
              <w:t>NA</w:t>
            </w:r>
          </w:p>
        </w:tc>
        <w:tc>
          <w:tcPr>
            <w:tcW w:w="1547" w:type="dxa"/>
            <w:tcBorders>
              <w:top w:val="single" w:sz="4" w:space="0" w:color="auto"/>
              <w:left w:val="single" w:sz="4" w:space="0" w:color="auto"/>
              <w:bottom w:val="single" w:sz="4" w:space="0" w:color="auto"/>
              <w:right w:val="single" w:sz="4" w:space="0" w:color="auto"/>
            </w:tcBorders>
            <w:vAlign w:val="center"/>
            <w:hideMark/>
          </w:tcPr>
          <w:p w14:paraId="777E76C5" w14:textId="77777777" w:rsidR="00E36F0E" w:rsidRDefault="00393DC0">
            <w:pPr>
              <w:rPr>
                <w:rFonts w:cs="Arial"/>
                <w:lang w:val="en-GB"/>
              </w:rPr>
            </w:pPr>
            <w:r>
              <w:rPr>
                <w:rFonts w:cs="Arial"/>
                <w:lang w:val="en-GB"/>
              </w:rPr>
              <w:t>0 to 255 characters</w:t>
            </w:r>
          </w:p>
        </w:tc>
        <w:tc>
          <w:tcPr>
            <w:tcW w:w="792" w:type="dxa"/>
            <w:tcBorders>
              <w:top w:val="single" w:sz="4" w:space="0" w:color="auto"/>
              <w:left w:val="single" w:sz="4" w:space="0" w:color="auto"/>
              <w:bottom w:val="single" w:sz="4" w:space="0" w:color="auto"/>
              <w:right w:val="single" w:sz="4" w:space="0" w:color="auto"/>
            </w:tcBorders>
            <w:hideMark/>
          </w:tcPr>
          <w:p w14:paraId="499F565B" w14:textId="77777777" w:rsidR="00E36F0E" w:rsidRDefault="00393DC0">
            <w:pPr>
              <w:rPr>
                <w:rFonts w:cs="Arial"/>
                <w:lang w:val="en-GB"/>
              </w:rPr>
            </w:pPr>
            <w:r>
              <w:rPr>
                <w:rFonts w:cs="Arial"/>
                <w:lang w:val="en-GB"/>
              </w:rPr>
              <w:t>FD18</w:t>
            </w:r>
          </w:p>
        </w:tc>
      </w:tr>
      <w:tr w:rsidR="00E36F0E" w14:paraId="4FBE9462"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7E61491E" w14:textId="77777777" w:rsidR="00E36F0E" w:rsidRDefault="00393DC0">
            <w:r>
              <w:t>WIR_WIFI_PERIODIC_SCAN_INTERVAL_1</w:t>
            </w:r>
          </w:p>
        </w:tc>
        <w:tc>
          <w:tcPr>
            <w:tcW w:w="2403" w:type="dxa"/>
            <w:tcBorders>
              <w:top w:val="single" w:sz="4" w:space="0" w:color="auto"/>
              <w:left w:val="single" w:sz="4" w:space="0" w:color="auto"/>
              <w:bottom w:val="single" w:sz="4" w:space="0" w:color="auto"/>
              <w:right w:val="single" w:sz="4" w:space="0" w:color="auto"/>
            </w:tcBorders>
            <w:hideMark/>
          </w:tcPr>
          <w:p w14:paraId="753F0227" w14:textId="77777777" w:rsidR="00E36F0E" w:rsidRDefault="00393DC0">
            <w:pPr>
              <w:rPr>
                <w:rFonts w:cs="Arial"/>
                <w:lang w:val="en-GB"/>
              </w:rPr>
            </w:pPr>
            <w:r>
              <w:rPr>
                <w:rFonts w:cs="Arial"/>
                <w:lang w:val="en-GB"/>
              </w:rPr>
              <w:t>WIFI scan interval 1st</w:t>
            </w:r>
          </w:p>
        </w:tc>
        <w:tc>
          <w:tcPr>
            <w:tcW w:w="1017" w:type="dxa"/>
            <w:tcBorders>
              <w:top w:val="single" w:sz="4" w:space="0" w:color="auto"/>
              <w:left w:val="single" w:sz="4" w:space="0" w:color="auto"/>
              <w:bottom w:val="single" w:sz="4" w:space="0" w:color="auto"/>
              <w:right w:val="single" w:sz="4" w:space="0" w:color="auto"/>
            </w:tcBorders>
            <w:vAlign w:val="center"/>
            <w:hideMark/>
          </w:tcPr>
          <w:p w14:paraId="0D427A19" w14:textId="77777777" w:rsidR="00E36F0E" w:rsidRDefault="00393DC0">
            <w:pPr>
              <w:jc w:val="center"/>
              <w:rPr>
                <w:rFonts w:cs="Arial"/>
                <w:lang w:val="en-GB"/>
              </w:rPr>
            </w:pPr>
            <w:r>
              <w:rPr>
                <w:rFonts w:cs="Arial"/>
                <w:lang w:val="en-GB"/>
              </w:rPr>
              <w:t>10</w:t>
            </w:r>
          </w:p>
        </w:tc>
        <w:tc>
          <w:tcPr>
            <w:tcW w:w="1289" w:type="dxa"/>
            <w:tcBorders>
              <w:top w:val="single" w:sz="4" w:space="0" w:color="auto"/>
              <w:left w:val="single" w:sz="4" w:space="0" w:color="auto"/>
              <w:bottom w:val="single" w:sz="4" w:space="0" w:color="auto"/>
              <w:right w:val="single" w:sz="4" w:space="0" w:color="auto"/>
            </w:tcBorders>
            <w:vAlign w:val="center"/>
            <w:hideMark/>
          </w:tcPr>
          <w:p w14:paraId="4A52C229" w14:textId="77777777" w:rsidR="00E36F0E" w:rsidRDefault="00393DC0">
            <w:pPr>
              <w:jc w:val="center"/>
              <w:rPr>
                <w:rFonts w:cs="Arial"/>
                <w:lang w:val="en-GB"/>
              </w:rPr>
            </w:pPr>
            <w:r>
              <w:rPr>
                <w:rFonts w:cs="Arial"/>
                <w:lang w:val="en-GB"/>
              </w:rPr>
              <w:t>Integer</w:t>
            </w:r>
          </w:p>
        </w:tc>
        <w:tc>
          <w:tcPr>
            <w:tcW w:w="1385" w:type="dxa"/>
            <w:tcBorders>
              <w:top w:val="single" w:sz="4" w:space="0" w:color="auto"/>
              <w:left w:val="single" w:sz="4" w:space="0" w:color="auto"/>
              <w:bottom w:val="single" w:sz="4" w:space="0" w:color="auto"/>
              <w:right w:val="single" w:sz="4" w:space="0" w:color="auto"/>
            </w:tcBorders>
            <w:vAlign w:val="center"/>
            <w:hideMark/>
          </w:tcPr>
          <w:p w14:paraId="63EF77C2" w14:textId="77777777" w:rsidR="00E36F0E" w:rsidRDefault="00393DC0">
            <w:pPr>
              <w:jc w:val="center"/>
              <w:rPr>
                <w:rFonts w:cs="Arial"/>
                <w:lang w:val="en-GB"/>
              </w:rPr>
            </w:pPr>
            <w:r>
              <w:rPr>
                <w:rFonts w:cs="Arial"/>
                <w:lang w:val="en-GB"/>
              </w:rPr>
              <w:t>Seconds</w:t>
            </w:r>
          </w:p>
        </w:tc>
        <w:tc>
          <w:tcPr>
            <w:tcW w:w="1547" w:type="dxa"/>
            <w:tcBorders>
              <w:top w:val="single" w:sz="4" w:space="0" w:color="auto"/>
              <w:left w:val="single" w:sz="4" w:space="0" w:color="auto"/>
              <w:bottom w:val="single" w:sz="4" w:space="0" w:color="auto"/>
              <w:right w:val="single" w:sz="4" w:space="0" w:color="auto"/>
            </w:tcBorders>
            <w:vAlign w:val="center"/>
            <w:hideMark/>
          </w:tcPr>
          <w:p w14:paraId="74D237A6" w14:textId="77777777" w:rsidR="00E36F0E" w:rsidRDefault="00393DC0">
            <w:pPr>
              <w:rPr>
                <w:rFonts w:cs="Arial"/>
                <w:lang w:val="en-GB"/>
              </w:rPr>
            </w:pPr>
            <w:r>
              <w:rPr>
                <w:rFonts w:cs="Arial"/>
                <w:lang w:val="en-GB"/>
              </w:rPr>
              <w:t>0 – Disable periodic scan</w:t>
            </w:r>
          </w:p>
          <w:p w14:paraId="3FADC3E8" w14:textId="77777777" w:rsidR="00E36F0E" w:rsidRDefault="00393DC0">
            <w:pPr>
              <w:rPr>
                <w:rFonts w:cs="Arial"/>
                <w:lang w:val="en-GB"/>
              </w:rPr>
            </w:pPr>
            <w:r>
              <w:rPr>
                <w:rFonts w:cs="Arial"/>
                <w:lang w:val="en-GB"/>
              </w:rPr>
              <w:t>1 to 255 – scan interval</w:t>
            </w:r>
          </w:p>
        </w:tc>
        <w:tc>
          <w:tcPr>
            <w:tcW w:w="792" w:type="dxa"/>
            <w:tcBorders>
              <w:top w:val="single" w:sz="4" w:space="0" w:color="auto"/>
              <w:left w:val="single" w:sz="4" w:space="0" w:color="auto"/>
              <w:bottom w:val="single" w:sz="4" w:space="0" w:color="auto"/>
              <w:right w:val="single" w:sz="4" w:space="0" w:color="auto"/>
            </w:tcBorders>
            <w:hideMark/>
          </w:tcPr>
          <w:p w14:paraId="084164A4" w14:textId="77777777" w:rsidR="00E36F0E" w:rsidRDefault="00393DC0">
            <w:pPr>
              <w:rPr>
                <w:rFonts w:cs="Arial"/>
                <w:lang w:val="en-GB"/>
              </w:rPr>
            </w:pPr>
            <w:r>
              <w:rPr>
                <w:rFonts w:cs="Arial"/>
                <w:lang w:val="en-GB"/>
              </w:rPr>
              <w:t>FD03</w:t>
            </w:r>
          </w:p>
        </w:tc>
      </w:tr>
      <w:tr w:rsidR="00E36F0E" w14:paraId="64F04433"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5D4F6544" w14:textId="77777777" w:rsidR="00E36F0E" w:rsidRDefault="00393DC0">
            <w:r>
              <w:t>WIR_WIFI_PERIODIC_SCAN_INTERVAL_2</w:t>
            </w:r>
          </w:p>
        </w:tc>
        <w:tc>
          <w:tcPr>
            <w:tcW w:w="2403" w:type="dxa"/>
            <w:tcBorders>
              <w:top w:val="single" w:sz="4" w:space="0" w:color="auto"/>
              <w:left w:val="single" w:sz="4" w:space="0" w:color="auto"/>
              <w:bottom w:val="single" w:sz="4" w:space="0" w:color="auto"/>
              <w:right w:val="single" w:sz="4" w:space="0" w:color="auto"/>
            </w:tcBorders>
            <w:hideMark/>
          </w:tcPr>
          <w:p w14:paraId="49ECD099" w14:textId="77777777" w:rsidR="00E36F0E" w:rsidRDefault="00393DC0">
            <w:pPr>
              <w:rPr>
                <w:rFonts w:cs="Arial"/>
                <w:lang w:val="en-GB"/>
              </w:rPr>
            </w:pPr>
            <w:r>
              <w:rPr>
                <w:rFonts w:cs="Arial"/>
                <w:lang w:val="en-GB"/>
              </w:rPr>
              <w:t>WIFI scan interval 2nd</w:t>
            </w:r>
          </w:p>
        </w:tc>
        <w:tc>
          <w:tcPr>
            <w:tcW w:w="1017" w:type="dxa"/>
            <w:tcBorders>
              <w:top w:val="single" w:sz="4" w:space="0" w:color="auto"/>
              <w:left w:val="single" w:sz="4" w:space="0" w:color="auto"/>
              <w:bottom w:val="single" w:sz="4" w:space="0" w:color="auto"/>
              <w:right w:val="single" w:sz="4" w:space="0" w:color="auto"/>
            </w:tcBorders>
            <w:vAlign w:val="center"/>
            <w:hideMark/>
          </w:tcPr>
          <w:p w14:paraId="1D0B50D4" w14:textId="77777777" w:rsidR="00E36F0E" w:rsidRDefault="00393DC0">
            <w:pPr>
              <w:jc w:val="center"/>
              <w:rPr>
                <w:rFonts w:cs="Arial"/>
                <w:lang w:val="en-GB"/>
              </w:rPr>
            </w:pPr>
            <w:r>
              <w:rPr>
                <w:rFonts w:cs="Arial"/>
                <w:lang w:val="en-GB"/>
              </w:rPr>
              <w:t>10</w:t>
            </w:r>
          </w:p>
        </w:tc>
        <w:tc>
          <w:tcPr>
            <w:tcW w:w="1289" w:type="dxa"/>
            <w:tcBorders>
              <w:top w:val="single" w:sz="4" w:space="0" w:color="auto"/>
              <w:left w:val="single" w:sz="4" w:space="0" w:color="auto"/>
              <w:bottom w:val="single" w:sz="4" w:space="0" w:color="auto"/>
              <w:right w:val="single" w:sz="4" w:space="0" w:color="auto"/>
            </w:tcBorders>
            <w:vAlign w:val="center"/>
            <w:hideMark/>
          </w:tcPr>
          <w:p w14:paraId="5628A749" w14:textId="77777777" w:rsidR="00E36F0E" w:rsidRDefault="00393DC0">
            <w:pPr>
              <w:jc w:val="center"/>
              <w:rPr>
                <w:rFonts w:cs="Arial"/>
                <w:lang w:val="en-GB"/>
              </w:rPr>
            </w:pPr>
            <w:r>
              <w:rPr>
                <w:rFonts w:cs="Arial"/>
                <w:lang w:val="en-GB"/>
              </w:rPr>
              <w:t>Integer</w:t>
            </w:r>
          </w:p>
        </w:tc>
        <w:tc>
          <w:tcPr>
            <w:tcW w:w="1385" w:type="dxa"/>
            <w:tcBorders>
              <w:top w:val="single" w:sz="4" w:space="0" w:color="auto"/>
              <w:left w:val="single" w:sz="4" w:space="0" w:color="auto"/>
              <w:bottom w:val="single" w:sz="4" w:space="0" w:color="auto"/>
              <w:right w:val="single" w:sz="4" w:space="0" w:color="auto"/>
            </w:tcBorders>
            <w:vAlign w:val="center"/>
            <w:hideMark/>
          </w:tcPr>
          <w:p w14:paraId="70A6864A" w14:textId="77777777" w:rsidR="00E36F0E" w:rsidRDefault="00393DC0">
            <w:pPr>
              <w:jc w:val="center"/>
              <w:rPr>
                <w:rFonts w:cs="Arial"/>
                <w:lang w:val="en-GB"/>
              </w:rPr>
            </w:pPr>
            <w:r>
              <w:rPr>
                <w:rFonts w:cs="Arial"/>
                <w:lang w:val="en-GB"/>
              </w:rPr>
              <w:t>Seconds</w:t>
            </w:r>
          </w:p>
        </w:tc>
        <w:tc>
          <w:tcPr>
            <w:tcW w:w="1547" w:type="dxa"/>
            <w:tcBorders>
              <w:top w:val="single" w:sz="4" w:space="0" w:color="auto"/>
              <w:left w:val="single" w:sz="4" w:space="0" w:color="auto"/>
              <w:bottom w:val="single" w:sz="4" w:space="0" w:color="auto"/>
              <w:right w:val="single" w:sz="4" w:space="0" w:color="auto"/>
            </w:tcBorders>
            <w:vAlign w:val="center"/>
            <w:hideMark/>
          </w:tcPr>
          <w:p w14:paraId="3F7ABEDE" w14:textId="77777777" w:rsidR="00E36F0E" w:rsidRDefault="00393DC0">
            <w:pPr>
              <w:rPr>
                <w:rFonts w:cs="Arial"/>
                <w:lang w:val="en-GB"/>
              </w:rPr>
            </w:pPr>
            <w:r>
              <w:rPr>
                <w:rFonts w:cs="Arial"/>
                <w:lang w:val="en-GB"/>
              </w:rPr>
              <w:t>0 – Disable periodic scan</w:t>
            </w:r>
          </w:p>
          <w:p w14:paraId="62F91965" w14:textId="77777777" w:rsidR="00E36F0E" w:rsidRDefault="00393DC0">
            <w:pPr>
              <w:rPr>
                <w:rFonts w:cs="Arial"/>
                <w:lang w:val="en-GB"/>
              </w:rPr>
            </w:pPr>
            <w:r>
              <w:rPr>
                <w:rFonts w:cs="Arial"/>
                <w:lang w:val="en-GB"/>
              </w:rPr>
              <w:t>1 to 255 – scan interval</w:t>
            </w:r>
          </w:p>
        </w:tc>
        <w:tc>
          <w:tcPr>
            <w:tcW w:w="792" w:type="dxa"/>
            <w:tcBorders>
              <w:top w:val="single" w:sz="4" w:space="0" w:color="auto"/>
              <w:left w:val="single" w:sz="4" w:space="0" w:color="auto"/>
              <w:bottom w:val="single" w:sz="4" w:space="0" w:color="auto"/>
              <w:right w:val="single" w:sz="4" w:space="0" w:color="auto"/>
            </w:tcBorders>
            <w:hideMark/>
          </w:tcPr>
          <w:p w14:paraId="0950343A" w14:textId="77777777" w:rsidR="00E36F0E" w:rsidRDefault="00393DC0">
            <w:pPr>
              <w:rPr>
                <w:rFonts w:cs="Arial"/>
                <w:lang w:val="en-GB"/>
              </w:rPr>
            </w:pPr>
            <w:r>
              <w:rPr>
                <w:rFonts w:cs="Arial"/>
                <w:lang w:val="en-GB"/>
              </w:rPr>
              <w:t>FD03</w:t>
            </w:r>
          </w:p>
        </w:tc>
      </w:tr>
      <w:tr w:rsidR="00E36F0E" w14:paraId="30D14DC4"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70753C08" w14:textId="77777777" w:rsidR="00E36F0E" w:rsidRDefault="00393DC0">
            <w:r>
              <w:t>WIR_WIFI_PERIODIC_SCAN_INTERVAL_3</w:t>
            </w:r>
          </w:p>
        </w:tc>
        <w:tc>
          <w:tcPr>
            <w:tcW w:w="2403" w:type="dxa"/>
            <w:tcBorders>
              <w:top w:val="single" w:sz="4" w:space="0" w:color="auto"/>
              <w:left w:val="single" w:sz="4" w:space="0" w:color="auto"/>
              <w:bottom w:val="single" w:sz="4" w:space="0" w:color="auto"/>
              <w:right w:val="single" w:sz="4" w:space="0" w:color="auto"/>
            </w:tcBorders>
            <w:hideMark/>
          </w:tcPr>
          <w:p w14:paraId="5C8CE123" w14:textId="77777777" w:rsidR="00E36F0E" w:rsidRDefault="00393DC0">
            <w:pPr>
              <w:rPr>
                <w:rFonts w:cs="Arial"/>
                <w:lang w:val="en-GB"/>
              </w:rPr>
            </w:pPr>
            <w:r>
              <w:rPr>
                <w:rFonts w:cs="Arial"/>
                <w:lang w:val="en-GB"/>
              </w:rPr>
              <w:t>WIFI scan interval 3rd</w:t>
            </w:r>
          </w:p>
        </w:tc>
        <w:tc>
          <w:tcPr>
            <w:tcW w:w="1017" w:type="dxa"/>
            <w:tcBorders>
              <w:top w:val="single" w:sz="4" w:space="0" w:color="auto"/>
              <w:left w:val="single" w:sz="4" w:space="0" w:color="auto"/>
              <w:bottom w:val="single" w:sz="4" w:space="0" w:color="auto"/>
              <w:right w:val="single" w:sz="4" w:space="0" w:color="auto"/>
            </w:tcBorders>
            <w:vAlign w:val="center"/>
            <w:hideMark/>
          </w:tcPr>
          <w:p w14:paraId="23A5DAA7" w14:textId="77777777" w:rsidR="00E36F0E" w:rsidRDefault="00393DC0">
            <w:pPr>
              <w:jc w:val="center"/>
              <w:rPr>
                <w:rFonts w:cs="Arial"/>
                <w:lang w:val="en-GB"/>
              </w:rPr>
            </w:pPr>
            <w:r>
              <w:rPr>
                <w:rFonts w:cs="Arial"/>
                <w:lang w:val="en-GB"/>
              </w:rPr>
              <w:t>10</w:t>
            </w:r>
          </w:p>
        </w:tc>
        <w:tc>
          <w:tcPr>
            <w:tcW w:w="1289" w:type="dxa"/>
            <w:tcBorders>
              <w:top w:val="single" w:sz="4" w:space="0" w:color="auto"/>
              <w:left w:val="single" w:sz="4" w:space="0" w:color="auto"/>
              <w:bottom w:val="single" w:sz="4" w:space="0" w:color="auto"/>
              <w:right w:val="single" w:sz="4" w:space="0" w:color="auto"/>
            </w:tcBorders>
            <w:vAlign w:val="center"/>
            <w:hideMark/>
          </w:tcPr>
          <w:p w14:paraId="2CC1F177" w14:textId="77777777" w:rsidR="00E36F0E" w:rsidRDefault="00393DC0">
            <w:pPr>
              <w:jc w:val="center"/>
              <w:rPr>
                <w:rFonts w:cs="Arial"/>
                <w:lang w:val="en-GB"/>
              </w:rPr>
            </w:pPr>
            <w:r>
              <w:rPr>
                <w:rFonts w:cs="Arial"/>
                <w:lang w:val="en-GB"/>
              </w:rPr>
              <w:t>Integer</w:t>
            </w:r>
          </w:p>
        </w:tc>
        <w:tc>
          <w:tcPr>
            <w:tcW w:w="1385" w:type="dxa"/>
            <w:tcBorders>
              <w:top w:val="single" w:sz="4" w:space="0" w:color="auto"/>
              <w:left w:val="single" w:sz="4" w:space="0" w:color="auto"/>
              <w:bottom w:val="single" w:sz="4" w:space="0" w:color="auto"/>
              <w:right w:val="single" w:sz="4" w:space="0" w:color="auto"/>
            </w:tcBorders>
            <w:vAlign w:val="center"/>
            <w:hideMark/>
          </w:tcPr>
          <w:p w14:paraId="27592FEF" w14:textId="77777777" w:rsidR="00E36F0E" w:rsidRDefault="00393DC0">
            <w:pPr>
              <w:jc w:val="center"/>
              <w:rPr>
                <w:rFonts w:cs="Arial"/>
                <w:lang w:val="en-GB"/>
              </w:rPr>
            </w:pPr>
            <w:r>
              <w:rPr>
                <w:rFonts w:cs="Arial"/>
                <w:lang w:val="en-GB"/>
              </w:rPr>
              <w:t>Seconds</w:t>
            </w:r>
          </w:p>
        </w:tc>
        <w:tc>
          <w:tcPr>
            <w:tcW w:w="1547" w:type="dxa"/>
            <w:tcBorders>
              <w:top w:val="single" w:sz="4" w:space="0" w:color="auto"/>
              <w:left w:val="single" w:sz="4" w:space="0" w:color="auto"/>
              <w:bottom w:val="single" w:sz="4" w:space="0" w:color="auto"/>
              <w:right w:val="single" w:sz="4" w:space="0" w:color="auto"/>
            </w:tcBorders>
            <w:vAlign w:val="center"/>
            <w:hideMark/>
          </w:tcPr>
          <w:p w14:paraId="2390A52A" w14:textId="77777777" w:rsidR="00E36F0E" w:rsidRDefault="00393DC0">
            <w:pPr>
              <w:rPr>
                <w:rFonts w:cs="Arial"/>
                <w:lang w:val="en-GB"/>
              </w:rPr>
            </w:pPr>
            <w:r>
              <w:rPr>
                <w:rFonts w:cs="Arial"/>
                <w:lang w:val="en-GB"/>
              </w:rPr>
              <w:t>0 – Disable periodic scan</w:t>
            </w:r>
          </w:p>
          <w:p w14:paraId="7F1CFEB7" w14:textId="77777777" w:rsidR="00E36F0E" w:rsidRDefault="00393DC0">
            <w:pPr>
              <w:rPr>
                <w:rFonts w:cs="Arial"/>
                <w:lang w:val="en-GB"/>
              </w:rPr>
            </w:pPr>
            <w:r>
              <w:rPr>
                <w:rFonts w:cs="Arial"/>
                <w:lang w:val="en-GB"/>
              </w:rPr>
              <w:t>1 to 255 – scan interval</w:t>
            </w:r>
          </w:p>
        </w:tc>
        <w:tc>
          <w:tcPr>
            <w:tcW w:w="792" w:type="dxa"/>
            <w:tcBorders>
              <w:top w:val="single" w:sz="4" w:space="0" w:color="auto"/>
              <w:left w:val="single" w:sz="4" w:space="0" w:color="auto"/>
              <w:bottom w:val="single" w:sz="4" w:space="0" w:color="auto"/>
              <w:right w:val="single" w:sz="4" w:space="0" w:color="auto"/>
            </w:tcBorders>
            <w:hideMark/>
          </w:tcPr>
          <w:p w14:paraId="1664B71B" w14:textId="77777777" w:rsidR="00E36F0E" w:rsidRDefault="00393DC0">
            <w:pPr>
              <w:rPr>
                <w:rFonts w:cs="Arial"/>
                <w:lang w:val="en-GB"/>
              </w:rPr>
            </w:pPr>
            <w:r>
              <w:rPr>
                <w:rFonts w:cs="Arial"/>
                <w:lang w:val="en-GB"/>
              </w:rPr>
              <w:t>FD03</w:t>
            </w:r>
          </w:p>
        </w:tc>
      </w:tr>
      <w:tr w:rsidR="00E36F0E" w14:paraId="2301CE01"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68A13291" w14:textId="77777777" w:rsidR="00E36F0E" w:rsidRDefault="00393DC0">
            <w:r>
              <w:t>WIR_WIFI_PERIODIC_SCAN_INTERVAL_4</w:t>
            </w:r>
          </w:p>
        </w:tc>
        <w:tc>
          <w:tcPr>
            <w:tcW w:w="2403" w:type="dxa"/>
            <w:tcBorders>
              <w:top w:val="single" w:sz="4" w:space="0" w:color="auto"/>
              <w:left w:val="single" w:sz="4" w:space="0" w:color="auto"/>
              <w:bottom w:val="single" w:sz="4" w:space="0" w:color="auto"/>
              <w:right w:val="single" w:sz="4" w:space="0" w:color="auto"/>
            </w:tcBorders>
            <w:hideMark/>
          </w:tcPr>
          <w:p w14:paraId="0B1DC0C4" w14:textId="77777777" w:rsidR="00E36F0E" w:rsidRDefault="00393DC0">
            <w:pPr>
              <w:rPr>
                <w:rFonts w:cs="Arial"/>
                <w:lang w:val="en-GB"/>
              </w:rPr>
            </w:pPr>
            <w:r>
              <w:rPr>
                <w:rFonts w:cs="Arial"/>
                <w:lang w:val="en-GB"/>
              </w:rPr>
              <w:t>WIFI scan interval 4th</w:t>
            </w:r>
          </w:p>
        </w:tc>
        <w:tc>
          <w:tcPr>
            <w:tcW w:w="1017" w:type="dxa"/>
            <w:tcBorders>
              <w:top w:val="single" w:sz="4" w:space="0" w:color="auto"/>
              <w:left w:val="single" w:sz="4" w:space="0" w:color="auto"/>
              <w:bottom w:val="single" w:sz="4" w:space="0" w:color="auto"/>
              <w:right w:val="single" w:sz="4" w:space="0" w:color="auto"/>
            </w:tcBorders>
            <w:vAlign w:val="center"/>
            <w:hideMark/>
          </w:tcPr>
          <w:p w14:paraId="0F78DBC0" w14:textId="77777777" w:rsidR="00E36F0E" w:rsidRDefault="00393DC0">
            <w:pPr>
              <w:jc w:val="center"/>
              <w:rPr>
                <w:rFonts w:cs="Arial"/>
                <w:lang w:val="en-GB"/>
              </w:rPr>
            </w:pPr>
            <w:r>
              <w:rPr>
                <w:rFonts w:cs="Arial"/>
                <w:lang w:val="en-GB"/>
              </w:rPr>
              <w:t>20</w:t>
            </w:r>
          </w:p>
        </w:tc>
        <w:tc>
          <w:tcPr>
            <w:tcW w:w="1289" w:type="dxa"/>
            <w:tcBorders>
              <w:top w:val="single" w:sz="4" w:space="0" w:color="auto"/>
              <w:left w:val="single" w:sz="4" w:space="0" w:color="auto"/>
              <w:bottom w:val="single" w:sz="4" w:space="0" w:color="auto"/>
              <w:right w:val="single" w:sz="4" w:space="0" w:color="auto"/>
            </w:tcBorders>
            <w:vAlign w:val="center"/>
            <w:hideMark/>
          </w:tcPr>
          <w:p w14:paraId="2A92FF3C" w14:textId="77777777" w:rsidR="00E36F0E" w:rsidRDefault="00393DC0">
            <w:pPr>
              <w:jc w:val="center"/>
              <w:rPr>
                <w:rFonts w:cs="Arial"/>
                <w:lang w:val="en-GB"/>
              </w:rPr>
            </w:pPr>
            <w:r>
              <w:rPr>
                <w:rFonts w:cs="Arial"/>
                <w:lang w:val="en-GB"/>
              </w:rPr>
              <w:t>Integer</w:t>
            </w:r>
          </w:p>
        </w:tc>
        <w:tc>
          <w:tcPr>
            <w:tcW w:w="1385" w:type="dxa"/>
            <w:tcBorders>
              <w:top w:val="single" w:sz="4" w:space="0" w:color="auto"/>
              <w:left w:val="single" w:sz="4" w:space="0" w:color="auto"/>
              <w:bottom w:val="single" w:sz="4" w:space="0" w:color="auto"/>
              <w:right w:val="single" w:sz="4" w:space="0" w:color="auto"/>
            </w:tcBorders>
            <w:vAlign w:val="center"/>
            <w:hideMark/>
          </w:tcPr>
          <w:p w14:paraId="64567A42" w14:textId="77777777" w:rsidR="00E36F0E" w:rsidRDefault="00393DC0">
            <w:pPr>
              <w:jc w:val="center"/>
              <w:rPr>
                <w:rFonts w:cs="Arial"/>
                <w:lang w:val="en-GB"/>
              </w:rPr>
            </w:pPr>
            <w:r>
              <w:rPr>
                <w:rFonts w:cs="Arial"/>
                <w:lang w:val="en-GB"/>
              </w:rPr>
              <w:t>Seconds</w:t>
            </w:r>
          </w:p>
        </w:tc>
        <w:tc>
          <w:tcPr>
            <w:tcW w:w="1547" w:type="dxa"/>
            <w:tcBorders>
              <w:top w:val="single" w:sz="4" w:space="0" w:color="auto"/>
              <w:left w:val="single" w:sz="4" w:space="0" w:color="auto"/>
              <w:bottom w:val="single" w:sz="4" w:space="0" w:color="auto"/>
              <w:right w:val="single" w:sz="4" w:space="0" w:color="auto"/>
            </w:tcBorders>
            <w:vAlign w:val="center"/>
            <w:hideMark/>
          </w:tcPr>
          <w:p w14:paraId="649D3188" w14:textId="77777777" w:rsidR="00E36F0E" w:rsidRDefault="00393DC0">
            <w:pPr>
              <w:rPr>
                <w:rFonts w:cs="Arial"/>
                <w:lang w:val="en-GB"/>
              </w:rPr>
            </w:pPr>
            <w:r>
              <w:rPr>
                <w:rFonts w:cs="Arial"/>
                <w:lang w:val="en-GB"/>
              </w:rPr>
              <w:t>0 – Disable periodic scan</w:t>
            </w:r>
          </w:p>
          <w:p w14:paraId="7D821C66" w14:textId="77777777" w:rsidR="00E36F0E" w:rsidRDefault="00393DC0">
            <w:pPr>
              <w:rPr>
                <w:rFonts w:cs="Arial"/>
                <w:lang w:val="en-GB"/>
              </w:rPr>
            </w:pPr>
            <w:r>
              <w:rPr>
                <w:rFonts w:cs="Arial"/>
                <w:lang w:val="en-GB"/>
              </w:rPr>
              <w:t>1 to 255 – scan interval</w:t>
            </w:r>
          </w:p>
        </w:tc>
        <w:tc>
          <w:tcPr>
            <w:tcW w:w="792" w:type="dxa"/>
            <w:tcBorders>
              <w:top w:val="single" w:sz="4" w:space="0" w:color="auto"/>
              <w:left w:val="single" w:sz="4" w:space="0" w:color="auto"/>
              <w:bottom w:val="single" w:sz="4" w:space="0" w:color="auto"/>
              <w:right w:val="single" w:sz="4" w:space="0" w:color="auto"/>
            </w:tcBorders>
            <w:hideMark/>
          </w:tcPr>
          <w:p w14:paraId="038867C6" w14:textId="77777777" w:rsidR="00E36F0E" w:rsidRDefault="00393DC0">
            <w:pPr>
              <w:rPr>
                <w:rFonts w:cs="Arial"/>
                <w:lang w:val="en-GB"/>
              </w:rPr>
            </w:pPr>
            <w:r>
              <w:rPr>
                <w:rFonts w:cs="Arial"/>
                <w:lang w:val="en-GB"/>
              </w:rPr>
              <w:t>FD03</w:t>
            </w:r>
          </w:p>
        </w:tc>
      </w:tr>
      <w:tr w:rsidR="00E36F0E" w14:paraId="3E72E0AF"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1748C340" w14:textId="77777777" w:rsidR="00E36F0E" w:rsidRDefault="00393DC0">
            <w:r>
              <w:t>WIR_WIFI_PERIODIC_SCAN_INTERVAL_5</w:t>
            </w:r>
          </w:p>
        </w:tc>
        <w:tc>
          <w:tcPr>
            <w:tcW w:w="2403" w:type="dxa"/>
            <w:tcBorders>
              <w:top w:val="single" w:sz="4" w:space="0" w:color="auto"/>
              <w:left w:val="single" w:sz="4" w:space="0" w:color="auto"/>
              <w:bottom w:val="single" w:sz="4" w:space="0" w:color="auto"/>
              <w:right w:val="single" w:sz="4" w:space="0" w:color="auto"/>
            </w:tcBorders>
            <w:hideMark/>
          </w:tcPr>
          <w:p w14:paraId="5D771B48" w14:textId="77777777" w:rsidR="00E36F0E" w:rsidRDefault="00393DC0">
            <w:pPr>
              <w:rPr>
                <w:rFonts w:cs="Arial"/>
                <w:lang w:val="en-GB"/>
              </w:rPr>
            </w:pPr>
            <w:r>
              <w:rPr>
                <w:rFonts w:cs="Arial"/>
                <w:lang w:val="en-GB"/>
              </w:rPr>
              <w:t>WIFI scan interval 5th</w:t>
            </w:r>
          </w:p>
        </w:tc>
        <w:tc>
          <w:tcPr>
            <w:tcW w:w="1017" w:type="dxa"/>
            <w:tcBorders>
              <w:top w:val="single" w:sz="4" w:space="0" w:color="auto"/>
              <w:left w:val="single" w:sz="4" w:space="0" w:color="auto"/>
              <w:bottom w:val="single" w:sz="4" w:space="0" w:color="auto"/>
              <w:right w:val="single" w:sz="4" w:space="0" w:color="auto"/>
            </w:tcBorders>
            <w:vAlign w:val="center"/>
            <w:hideMark/>
          </w:tcPr>
          <w:p w14:paraId="3D5E795D" w14:textId="77777777" w:rsidR="00E36F0E" w:rsidRDefault="00393DC0">
            <w:pPr>
              <w:jc w:val="center"/>
              <w:rPr>
                <w:rFonts w:cs="Arial"/>
                <w:lang w:val="en-GB"/>
              </w:rPr>
            </w:pPr>
            <w:r>
              <w:rPr>
                <w:rFonts w:cs="Arial"/>
                <w:lang w:val="en-GB"/>
              </w:rPr>
              <w:t>40</w:t>
            </w:r>
          </w:p>
        </w:tc>
        <w:tc>
          <w:tcPr>
            <w:tcW w:w="1289" w:type="dxa"/>
            <w:tcBorders>
              <w:top w:val="single" w:sz="4" w:space="0" w:color="auto"/>
              <w:left w:val="single" w:sz="4" w:space="0" w:color="auto"/>
              <w:bottom w:val="single" w:sz="4" w:space="0" w:color="auto"/>
              <w:right w:val="single" w:sz="4" w:space="0" w:color="auto"/>
            </w:tcBorders>
            <w:vAlign w:val="center"/>
            <w:hideMark/>
          </w:tcPr>
          <w:p w14:paraId="6C62C750" w14:textId="77777777" w:rsidR="00E36F0E" w:rsidRDefault="00393DC0">
            <w:pPr>
              <w:jc w:val="center"/>
              <w:rPr>
                <w:rFonts w:cs="Arial"/>
                <w:lang w:val="en-GB"/>
              </w:rPr>
            </w:pPr>
            <w:r>
              <w:rPr>
                <w:rFonts w:cs="Arial"/>
                <w:lang w:val="en-GB"/>
              </w:rPr>
              <w:t>Integer</w:t>
            </w:r>
          </w:p>
        </w:tc>
        <w:tc>
          <w:tcPr>
            <w:tcW w:w="1385" w:type="dxa"/>
            <w:tcBorders>
              <w:top w:val="single" w:sz="4" w:space="0" w:color="auto"/>
              <w:left w:val="single" w:sz="4" w:space="0" w:color="auto"/>
              <w:bottom w:val="single" w:sz="4" w:space="0" w:color="auto"/>
              <w:right w:val="single" w:sz="4" w:space="0" w:color="auto"/>
            </w:tcBorders>
            <w:vAlign w:val="center"/>
            <w:hideMark/>
          </w:tcPr>
          <w:p w14:paraId="248542CC" w14:textId="77777777" w:rsidR="00E36F0E" w:rsidRDefault="00393DC0">
            <w:pPr>
              <w:jc w:val="center"/>
              <w:rPr>
                <w:rFonts w:cs="Arial"/>
                <w:lang w:val="en-GB"/>
              </w:rPr>
            </w:pPr>
            <w:r>
              <w:rPr>
                <w:rFonts w:cs="Arial"/>
                <w:lang w:val="en-GB"/>
              </w:rPr>
              <w:t>Seconds</w:t>
            </w:r>
          </w:p>
        </w:tc>
        <w:tc>
          <w:tcPr>
            <w:tcW w:w="1547" w:type="dxa"/>
            <w:tcBorders>
              <w:top w:val="single" w:sz="4" w:space="0" w:color="auto"/>
              <w:left w:val="single" w:sz="4" w:space="0" w:color="auto"/>
              <w:bottom w:val="single" w:sz="4" w:space="0" w:color="auto"/>
              <w:right w:val="single" w:sz="4" w:space="0" w:color="auto"/>
            </w:tcBorders>
            <w:vAlign w:val="center"/>
            <w:hideMark/>
          </w:tcPr>
          <w:p w14:paraId="276053F8" w14:textId="77777777" w:rsidR="00E36F0E" w:rsidRDefault="00393DC0">
            <w:pPr>
              <w:rPr>
                <w:rFonts w:cs="Arial"/>
                <w:lang w:val="en-GB"/>
              </w:rPr>
            </w:pPr>
            <w:r>
              <w:rPr>
                <w:rFonts w:cs="Arial"/>
                <w:lang w:val="en-GB"/>
              </w:rPr>
              <w:t>0 – Disable periodic scan</w:t>
            </w:r>
          </w:p>
          <w:p w14:paraId="35820BFD" w14:textId="77777777" w:rsidR="00E36F0E" w:rsidRDefault="00393DC0">
            <w:pPr>
              <w:rPr>
                <w:rFonts w:cs="Arial"/>
                <w:lang w:val="en-GB"/>
              </w:rPr>
            </w:pPr>
            <w:r>
              <w:rPr>
                <w:rFonts w:cs="Arial"/>
                <w:lang w:val="en-GB"/>
              </w:rPr>
              <w:t>1 to 255 – scan interval</w:t>
            </w:r>
          </w:p>
        </w:tc>
        <w:tc>
          <w:tcPr>
            <w:tcW w:w="792" w:type="dxa"/>
            <w:tcBorders>
              <w:top w:val="single" w:sz="4" w:space="0" w:color="auto"/>
              <w:left w:val="single" w:sz="4" w:space="0" w:color="auto"/>
              <w:bottom w:val="single" w:sz="4" w:space="0" w:color="auto"/>
              <w:right w:val="single" w:sz="4" w:space="0" w:color="auto"/>
            </w:tcBorders>
            <w:hideMark/>
          </w:tcPr>
          <w:p w14:paraId="5912B9E8" w14:textId="77777777" w:rsidR="00E36F0E" w:rsidRDefault="00393DC0">
            <w:pPr>
              <w:rPr>
                <w:rFonts w:cs="Arial"/>
                <w:lang w:val="en-GB"/>
              </w:rPr>
            </w:pPr>
            <w:r>
              <w:rPr>
                <w:rFonts w:cs="Arial"/>
                <w:lang w:val="en-GB"/>
              </w:rPr>
              <w:t>FD03</w:t>
            </w:r>
          </w:p>
        </w:tc>
      </w:tr>
      <w:tr w:rsidR="00E36F0E" w14:paraId="048944BD"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58226686" w14:textId="77777777" w:rsidR="00E36F0E" w:rsidRDefault="00393DC0">
            <w:r>
              <w:t>WIR_WIFI_PERIODIC_SCAN_INTERVAL_6</w:t>
            </w:r>
          </w:p>
        </w:tc>
        <w:tc>
          <w:tcPr>
            <w:tcW w:w="2403" w:type="dxa"/>
            <w:tcBorders>
              <w:top w:val="single" w:sz="4" w:space="0" w:color="auto"/>
              <w:left w:val="single" w:sz="4" w:space="0" w:color="auto"/>
              <w:bottom w:val="single" w:sz="4" w:space="0" w:color="auto"/>
              <w:right w:val="single" w:sz="4" w:space="0" w:color="auto"/>
            </w:tcBorders>
            <w:hideMark/>
          </w:tcPr>
          <w:p w14:paraId="3AC4116D" w14:textId="77777777" w:rsidR="00E36F0E" w:rsidRDefault="00393DC0">
            <w:pPr>
              <w:rPr>
                <w:rFonts w:cs="Arial"/>
                <w:lang w:val="en-GB"/>
              </w:rPr>
            </w:pPr>
            <w:r>
              <w:rPr>
                <w:rFonts w:cs="Arial"/>
                <w:lang w:val="en-GB"/>
              </w:rPr>
              <w:t>WIFI scan interval 6th</w:t>
            </w:r>
          </w:p>
        </w:tc>
        <w:tc>
          <w:tcPr>
            <w:tcW w:w="1017" w:type="dxa"/>
            <w:tcBorders>
              <w:top w:val="single" w:sz="4" w:space="0" w:color="auto"/>
              <w:left w:val="single" w:sz="4" w:space="0" w:color="auto"/>
              <w:bottom w:val="single" w:sz="4" w:space="0" w:color="auto"/>
              <w:right w:val="single" w:sz="4" w:space="0" w:color="auto"/>
            </w:tcBorders>
            <w:vAlign w:val="center"/>
            <w:hideMark/>
          </w:tcPr>
          <w:p w14:paraId="0EDD47E9" w14:textId="77777777" w:rsidR="00E36F0E" w:rsidRDefault="00393DC0">
            <w:pPr>
              <w:jc w:val="center"/>
              <w:rPr>
                <w:rFonts w:cs="Arial"/>
                <w:lang w:val="en-GB"/>
              </w:rPr>
            </w:pPr>
            <w:r>
              <w:rPr>
                <w:rFonts w:cs="Arial"/>
                <w:lang w:val="en-GB"/>
              </w:rPr>
              <w:t>60</w:t>
            </w:r>
          </w:p>
        </w:tc>
        <w:tc>
          <w:tcPr>
            <w:tcW w:w="1289" w:type="dxa"/>
            <w:tcBorders>
              <w:top w:val="single" w:sz="4" w:space="0" w:color="auto"/>
              <w:left w:val="single" w:sz="4" w:space="0" w:color="auto"/>
              <w:bottom w:val="single" w:sz="4" w:space="0" w:color="auto"/>
              <w:right w:val="single" w:sz="4" w:space="0" w:color="auto"/>
            </w:tcBorders>
            <w:vAlign w:val="center"/>
            <w:hideMark/>
          </w:tcPr>
          <w:p w14:paraId="5A1C69CB" w14:textId="77777777" w:rsidR="00E36F0E" w:rsidRDefault="00393DC0">
            <w:pPr>
              <w:jc w:val="center"/>
              <w:rPr>
                <w:rFonts w:cs="Arial"/>
                <w:lang w:val="en-GB"/>
              </w:rPr>
            </w:pPr>
            <w:r>
              <w:rPr>
                <w:rFonts w:cs="Arial"/>
                <w:lang w:val="en-GB"/>
              </w:rPr>
              <w:t>Integer</w:t>
            </w:r>
          </w:p>
        </w:tc>
        <w:tc>
          <w:tcPr>
            <w:tcW w:w="1385" w:type="dxa"/>
            <w:tcBorders>
              <w:top w:val="single" w:sz="4" w:space="0" w:color="auto"/>
              <w:left w:val="single" w:sz="4" w:space="0" w:color="auto"/>
              <w:bottom w:val="single" w:sz="4" w:space="0" w:color="auto"/>
              <w:right w:val="single" w:sz="4" w:space="0" w:color="auto"/>
            </w:tcBorders>
            <w:vAlign w:val="center"/>
            <w:hideMark/>
          </w:tcPr>
          <w:p w14:paraId="0F137AC6" w14:textId="77777777" w:rsidR="00E36F0E" w:rsidRDefault="00393DC0">
            <w:pPr>
              <w:jc w:val="center"/>
              <w:rPr>
                <w:rFonts w:cs="Arial"/>
                <w:lang w:val="en-GB"/>
              </w:rPr>
            </w:pPr>
            <w:r>
              <w:rPr>
                <w:rFonts w:cs="Arial"/>
                <w:lang w:val="en-GB"/>
              </w:rPr>
              <w:t>Seconds</w:t>
            </w:r>
          </w:p>
        </w:tc>
        <w:tc>
          <w:tcPr>
            <w:tcW w:w="1547" w:type="dxa"/>
            <w:tcBorders>
              <w:top w:val="single" w:sz="4" w:space="0" w:color="auto"/>
              <w:left w:val="single" w:sz="4" w:space="0" w:color="auto"/>
              <w:bottom w:val="single" w:sz="4" w:space="0" w:color="auto"/>
              <w:right w:val="single" w:sz="4" w:space="0" w:color="auto"/>
            </w:tcBorders>
            <w:vAlign w:val="center"/>
            <w:hideMark/>
          </w:tcPr>
          <w:p w14:paraId="7959B23A" w14:textId="77777777" w:rsidR="00E36F0E" w:rsidRDefault="00393DC0">
            <w:pPr>
              <w:rPr>
                <w:rFonts w:cs="Arial"/>
                <w:lang w:val="en-GB"/>
              </w:rPr>
            </w:pPr>
            <w:r>
              <w:rPr>
                <w:rFonts w:cs="Arial"/>
                <w:lang w:val="en-GB"/>
              </w:rPr>
              <w:t>0 – Disable periodic scan</w:t>
            </w:r>
          </w:p>
          <w:p w14:paraId="01175309" w14:textId="77777777" w:rsidR="00E36F0E" w:rsidRDefault="00393DC0">
            <w:pPr>
              <w:rPr>
                <w:rFonts w:cs="Arial"/>
                <w:lang w:val="en-GB"/>
              </w:rPr>
            </w:pPr>
            <w:r>
              <w:rPr>
                <w:rFonts w:cs="Arial"/>
                <w:lang w:val="en-GB"/>
              </w:rPr>
              <w:t>1 to 255 – scan interval</w:t>
            </w:r>
          </w:p>
        </w:tc>
        <w:tc>
          <w:tcPr>
            <w:tcW w:w="792" w:type="dxa"/>
            <w:tcBorders>
              <w:top w:val="single" w:sz="4" w:space="0" w:color="auto"/>
              <w:left w:val="single" w:sz="4" w:space="0" w:color="auto"/>
              <w:bottom w:val="single" w:sz="4" w:space="0" w:color="auto"/>
              <w:right w:val="single" w:sz="4" w:space="0" w:color="auto"/>
            </w:tcBorders>
            <w:hideMark/>
          </w:tcPr>
          <w:p w14:paraId="76D92C66" w14:textId="77777777" w:rsidR="00E36F0E" w:rsidRDefault="00393DC0">
            <w:pPr>
              <w:rPr>
                <w:rFonts w:cs="Arial"/>
                <w:lang w:val="en-GB"/>
              </w:rPr>
            </w:pPr>
            <w:r>
              <w:rPr>
                <w:rFonts w:cs="Arial"/>
                <w:lang w:val="en-GB"/>
              </w:rPr>
              <w:t>FD03</w:t>
            </w:r>
          </w:p>
        </w:tc>
      </w:tr>
      <w:tr w:rsidR="00E36F0E" w14:paraId="3079FB71"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211EB318" w14:textId="77777777" w:rsidR="00E36F0E" w:rsidRDefault="00393DC0">
            <w:r>
              <w:t>WIR_WIFI_PERIODIC_SCAN_INTERVAL_REPEAT</w:t>
            </w:r>
          </w:p>
        </w:tc>
        <w:tc>
          <w:tcPr>
            <w:tcW w:w="2403" w:type="dxa"/>
            <w:tcBorders>
              <w:top w:val="single" w:sz="4" w:space="0" w:color="auto"/>
              <w:left w:val="single" w:sz="4" w:space="0" w:color="auto"/>
              <w:bottom w:val="single" w:sz="4" w:space="0" w:color="auto"/>
              <w:right w:val="single" w:sz="4" w:space="0" w:color="auto"/>
            </w:tcBorders>
            <w:hideMark/>
          </w:tcPr>
          <w:p w14:paraId="31C96E8B" w14:textId="77777777" w:rsidR="00E36F0E" w:rsidRDefault="00393DC0">
            <w:pPr>
              <w:rPr>
                <w:rFonts w:cs="Arial"/>
                <w:lang w:val="en-GB"/>
              </w:rPr>
            </w:pPr>
            <w:r>
              <w:rPr>
                <w:rFonts w:cs="Arial"/>
                <w:lang w:val="en-GB"/>
              </w:rPr>
              <w:t>WIFI scan interval repeat</w:t>
            </w:r>
          </w:p>
        </w:tc>
        <w:tc>
          <w:tcPr>
            <w:tcW w:w="1017" w:type="dxa"/>
            <w:tcBorders>
              <w:top w:val="single" w:sz="4" w:space="0" w:color="auto"/>
              <w:left w:val="single" w:sz="4" w:space="0" w:color="auto"/>
              <w:bottom w:val="single" w:sz="4" w:space="0" w:color="auto"/>
              <w:right w:val="single" w:sz="4" w:space="0" w:color="auto"/>
            </w:tcBorders>
            <w:vAlign w:val="center"/>
            <w:hideMark/>
          </w:tcPr>
          <w:p w14:paraId="17A2A7A2" w14:textId="77777777" w:rsidR="00E36F0E" w:rsidRDefault="00393DC0">
            <w:pPr>
              <w:jc w:val="center"/>
              <w:rPr>
                <w:rFonts w:cs="Arial"/>
                <w:lang w:val="en-GB"/>
              </w:rPr>
            </w:pPr>
            <w:r>
              <w:rPr>
                <w:rFonts w:cs="Arial"/>
                <w:lang w:val="en-GB"/>
              </w:rPr>
              <w:t>120</w:t>
            </w:r>
          </w:p>
        </w:tc>
        <w:tc>
          <w:tcPr>
            <w:tcW w:w="1289" w:type="dxa"/>
            <w:tcBorders>
              <w:top w:val="single" w:sz="4" w:space="0" w:color="auto"/>
              <w:left w:val="single" w:sz="4" w:space="0" w:color="auto"/>
              <w:bottom w:val="single" w:sz="4" w:space="0" w:color="auto"/>
              <w:right w:val="single" w:sz="4" w:space="0" w:color="auto"/>
            </w:tcBorders>
            <w:vAlign w:val="center"/>
            <w:hideMark/>
          </w:tcPr>
          <w:p w14:paraId="5605C339" w14:textId="77777777" w:rsidR="00E36F0E" w:rsidRDefault="00393DC0">
            <w:pPr>
              <w:jc w:val="center"/>
              <w:rPr>
                <w:rFonts w:cs="Arial"/>
                <w:lang w:val="en-GB"/>
              </w:rPr>
            </w:pPr>
            <w:r>
              <w:rPr>
                <w:rFonts w:cs="Arial"/>
                <w:lang w:val="en-GB"/>
              </w:rPr>
              <w:t>Integer</w:t>
            </w:r>
          </w:p>
        </w:tc>
        <w:tc>
          <w:tcPr>
            <w:tcW w:w="1385" w:type="dxa"/>
            <w:tcBorders>
              <w:top w:val="single" w:sz="4" w:space="0" w:color="auto"/>
              <w:left w:val="single" w:sz="4" w:space="0" w:color="auto"/>
              <w:bottom w:val="single" w:sz="4" w:space="0" w:color="auto"/>
              <w:right w:val="single" w:sz="4" w:space="0" w:color="auto"/>
            </w:tcBorders>
            <w:vAlign w:val="center"/>
            <w:hideMark/>
          </w:tcPr>
          <w:p w14:paraId="361F4596" w14:textId="77777777" w:rsidR="00E36F0E" w:rsidRDefault="00393DC0">
            <w:pPr>
              <w:jc w:val="center"/>
              <w:rPr>
                <w:rFonts w:cs="Arial"/>
                <w:lang w:val="en-GB"/>
              </w:rPr>
            </w:pPr>
            <w:r>
              <w:rPr>
                <w:rFonts w:cs="Arial"/>
                <w:lang w:val="en-GB"/>
              </w:rPr>
              <w:t>Seconds</w:t>
            </w:r>
          </w:p>
        </w:tc>
        <w:tc>
          <w:tcPr>
            <w:tcW w:w="1547" w:type="dxa"/>
            <w:tcBorders>
              <w:top w:val="single" w:sz="4" w:space="0" w:color="auto"/>
              <w:left w:val="single" w:sz="4" w:space="0" w:color="auto"/>
              <w:bottom w:val="single" w:sz="4" w:space="0" w:color="auto"/>
              <w:right w:val="single" w:sz="4" w:space="0" w:color="auto"/>
            </w:tcBorders>
            <w:vAlign w:val="center"/>
            <w:hideMark/>
          </w:tcPr>
          <w:p w14:paraId="68BD6A33" w14:textId="77777777" w:rsidR="00E36F0E" w:rsidRDefault="00393DC0">
            <w:pPr>
              <w:rPr>
                <w:rFonts w:cs="Arial"/>
                <w:lang w:val="en-GB"/>
              </w:rPr>
            </w:pPr>
            <w:r>
              <w:rPr>
                <w:rFonts w:cs="Arial"/>
                <w:lang w:val="en-GB"/>
              </w:rPr>
              <w:t>0 – Disable periodic scan</w:t>
            </w:r>
          </w:p>
          <w:p w14:paraId="45A01725" w14:textId="77777777" w:rsidR="00E36F0E" w:rsidRDefault="00393DC0">
            <w:pPr>
              <w:rPr>
                <w:rFonts w:cs="Arial"/>
                <w:lang w:val="en-GB"/>
              </w:rPr>
            </w:pPr>
            <w:r>
              <w:rPr>
                <w:rFonts w:cs="Arial"/>
                <w:lang w:val="en-GB"/>
              </w:rPr>
              <w:t>1 to 255 – scan interval</w:t>
            </w:r>
          </w:p>
        </w:tc>
        <w:tc>
          <w:tcPr>
            <w:tcW w:w="792" w:type="dxa"/>
            <w:tcBorders>
              <w:top w:val="single" w:sz="4" w:space="0" w:color="auto"/>
              <w:left w:val="single" w:sz="4" w:space="0" w:color="auto"/>
              <w:bottom w:val="single" w:sz="4" w:space="0" w:color="auto"/>
              <w:right w:val="single" w:sz="4" w:space="0" w:color="auto"/>
            </w:tcBorders>
            <w:hideMark/>
          </w:tcPr>
          <w:p w14:paraId="29A4C082" w14:textId="77777777" w:rsidR="00E36F0E" w:rsidRDefault="00393DC0">
            <w:pPr>
              <w:rPr>
                <w:rFonts w:cs="Arial"/>
                <w:lang w:val="en-GB"/>
              </w:rPr>
            </w:pPr>
            <w:r>
              <w:rPr>
                <w:rFonts w:cs="Arial"/>
                <w:lang w:val="en-GB"/>
              </w:rPr>
              <w:t>FD03</w:t>
            </w:r>
          </w:p>
        </w:tc>
      </w:tr>
      <w:tr w:rsidR="00E36F0E" w14:paraId="39775931"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52AFEB14" w14:textId="77777777" w:rsidR="00E36F0E" w:rsidRDefault="00393DC0">
            <w:r>
              <w:t>WIR_OFFPEAK_</w:t>
            </w:r>
          </w:p>
          <w:p w14:paraId="41DA2D9D" w14:textId="77777777" w:rsidR="00E36F0E" w:rsidRDefault="00393DC0">
            <w:r>
              <w:t>SUPPORT</w:t>
            </w:r>
          </w:p>
        </w:tc>
        <w:tc>
          <w:tcPr>
            <w:tcW w:w="2403" w:type="dxa"/>
            <w:tcBorders>
              <w:top w:val="single" w:sz="4" w:space="0" w:color="auto"/>
              <w:left w:val="single" w:sz="4" w:space="0" w:color="auto"/>
              <w:bottom w:val="single" w:sz="4" w:space="0" w:color="auto"/>
              <w:right w:val="single" w:sz="4" w:space="0" w:color="auto"/>
            </w:tcBorders>
            <w:hideMark/>
          </w:tcPr>
          <w:p w14:paraId="6A14C795" w14:textId="77777777" w:rsidR="00E36F0E" w:rsidRDefault="00393DC0">
            <w:pPr>
              <w:rPr>
                <w:rFonts w:cs="Arial"/>
                <w:lang w:val="en-GB"/>
              </w:rPr>
            </w:pPr>
            <w:r>
              <w:rPr>
                <w:rFonts w:cs="Arial"/>
                <w:lang w:val="en-GB"/>
              </w:rPr>
              <w:t>Whether to check Offpeak support is available or not</w:t>
            </w:r>
          </w:p>
        </w:tc>
        <w:tc>
          <w:tcPr>
            <w:tcW w:w="1017" w:type="dxa"/>
            <w:tcBorders>
              <w:top w:val="single" w:sz="4" w:space="0" w:color="auto"/>
              <w:left w:val="single" w:sz="4" w:space="0" w:color="auto"/>
              <w:bottom w:val="single" w:sz="4" w:space="0" w:color="auto"/>
              <w:right w:val="single" w:sz="4" w:space="0" w:color="auto"/>
            </w:tcBorders>
            <w:vAlign w:val="center"/>
            <w:hideMark/>
          </w:tcPr>
          <w:p w14:paraId="3A39A062" w14:textId="77777777" w:rsidR="00E36F0E" w:rsidRDefault="00393DC0">
            <w:pPr>
              <w:jc w:val="center"/>
              <w:rPr>
                <w:rFonts w:cs="Arial"/>
                <w:lang w:val="en-GB"/>
              </w:rPr>
            </w:pPr>
            <w:r>
              <w:rPr>
                <w:rFonts w:cs="Arial"/>
                <w:lang w:val="en-GB"/>
              </w:rPr>
              <w:t>1</w:t>
            </w:r>
          </w:p>
        </w:tc>
        <w:tc>
          <w:tcPr>
            <w:tcW w:w="1289" w:type="dxa"/>
            <w:tcBorders>
              <w:top w:val="single" w:sz="4" w:space="0" w:color="auto"/>
              <w:left w:val="single" w:sz="4" w:space="0" w:color="auto"/>
              <w:bottom w:val="single" w:sz="4" w:space="0" w:color="auto"/>
              <w:right w:val="single" w:sz="4" w:space="0" w:color="auto"/>
            </w:tcBorders>
            <w:vAlign w:val="center"/>
            <w:hideMark/>
          </w:tcPr>
          <w:p w14:paraId="4FCA8FBD" w14:textId="77777777" w:rsidR="00E36F0E" w:rsidRDefault="00393DC0">
            <w:pPr>
              <w:jc w:val="center"/>
              <w:rPr>
                <w:rFonts w:cs="Arial"/>
                <w:lang w:val="en-GB"/>
              </w:rPr>
            </w:pPr>
            <w:r>
              <w:rPr>
                <w:rFonts w:cs="Arial"/>
                <w:lang w:val="en-GB"/>
              </w:rPr>
              <w:t>ENABLE / DISABLE (Boolean)</w:t>
            </w:r>
          </w:p>
        </w:tc>
        <w:tc>
          <w:tcPr>
            <w:tcW w:w="1385" w:type="dxa"/>
            <w:tcBorders>
              <w:top w:val="single" w:sz="4" w:space="0" w:color="auto"/>
              <w:left w:val="single" w:sz="4" w:space="0" w:color="auto"/>
              <w:bottom w:val="single" w:sz="4" w:space="0" w:color="auto"/>
              <w:right w:val="single" w:sz="4" w:space="0" w:color="auto"/>
            </w:tcBorders>
            <w:vAlign w:val="center"/>
            <w:hideMark/>
          </w:tcPr>
          <w:p w14:paraId="28F93215" w14:textId="77777777" w:rsidR="00E36F0E" w:rsidRDefault="00393DC0">
            <w:pPr>
              <w:jc w:val="center"/>
              <w:rPr>
                <w:rFonts w:cs="Arial"/>
                <w:lang w:val="en-GB"/>
              </w:rPr>
            </w:pPr>
            <w:r>
              <w:rPr>
                <w:rFonts w:cs="Arial"/>
                <w:lang w:val="en-GB"/>
              </w:rPr>
              <w:t>1</w:t>
            </w:r>
          </w:p>
        </w:tc>
        <w:tc>
          <w:tcPr>
            <w:tcW w:w="1547" w:type="dxa"/>
            <w:tcBorders>
              <w:top w:val="single" w:sz="4" w:space="0" w:color="auto"/>
              <w:left w:val="single" w:sz="4" w:space="0" w:color="auto"/>
              <w:bottom w:val="single" w:sz="4" w:space="0" w:color="auto"/>
              <w:right w:val="single" w:sz="4" w:space="0" w:color="auto"/>
            </w:tcBorders>
            <w:vAlign w:val="center"/>
          </w:tcPr>
          <w:p w14:paraId="7B032319" w14:textId="77777777" w:rsidR="00E36F0E" w:rsidRDefault="00393DC0">
            <w:pPr>
              <w:rPr>
                <w:rFonts w:cs="Arial"/>
                <w:lang w:val="en-GB"/>
              </w:rPr>
            </w:pPr>
            <w:r>
              <w:rPr>
                <w:rFonts w:cs="Arial"/>
                <w:lang w:val="en-GB"/>
              </w:rPr>
              <w:t>0 – Disable</w:t>
            </w:r>
          </w:p>
          <w:p w14:paraId="42665D42" w14:textId="77777777" w:rsidR="00E36F0E" w:rsidRDefault="00393DC0">
            <w:pPr>
              <w:rPr>
                <w:rFonts w:cs="Arial"/>
                <w:lang w:val="en-GB"/>
              </w:rPr>
            </w:pPr>
            <w:r>
              <w:rPr>
                <w:rFonts w:cs="Arial"/>
                <w:lang w:val="en-GB"/>
              </w:rPr>
              <w:t>1 – Enable</w:t>
            </w:r>
          </w:p>
          <w:p w14:paraId="6C148B75" w14:textId="77777777" w:rsidR="00E36F0E" w:rsidRDefault="00E36F0E">
            <w:pPr>
              <w:jc w:val="center"/>
              <w:rPr>
                <w:rFonts w:cs="Arial"/>
                <w:lang w:val="en-GB"/>
              </w:rPr>
            </w:pPr>
          </w:p>
        </w:tc>
        <w:tc>
          <w:tcPr>
            <w:tcW w:w="792" w:type="dxa"/>
            <w:tcBorders>
              <w:top w:val="single" w:sz="4" w:space="0" w:color="auto"/>
              <w:left w:val="single" w:sz="4" w:space="0" w:color="auto"/>
              <w:bottom w:val="single" w:sz="4" w:space="0" w:color="auto"/>
              <w:right w:val="single" w:sz="4" w:space="0" w:color="auto"/>
            </w:tcBorders>
            <w:hideMark/>
          </w:tcPr>
          <w:p w14:paraId="6B370994" w14:textId="77777777" w:rsidR="00E36F0E" w:rsidRDefault="00393DC0">
            <w:pPr>
              <w:rPr>
                <w:rFonts w:cs="Arial"/>
                <w:lang w:val="en-GB"/>
              </w:rPr>
            </w:pPr>
            <w:r>
              <w:rPr>
                <w:rFonts w:cs="Arial"/>
                <w:lang w:val="en-GB"/>
              </w:rPr>
              <w:t>DE0E</w:t>
            </w:r>
          </w:p>
        </w:tc>
      </w:tr>
      <w:tr w:rsidR="00E36F0E" w14:paraId="755EDA06"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32A59254" w14:textId="77777777" w:rsidR="00E36F0E" w:rsidRDefault="00393DC0">
            <w:r>
              <w:t>WIR_OFF-PEAK_</w:t>
            </w:r>
          </w:p>
          <w:p w14:paraId="14EB7F14" w14:textId="77777777" w:rsidR="00E36F0E" w:rsidRDefault="00393DC0">
            <w:r>
              <w:t>BATTERY_SOC</w:t>
            </w:r>
          </w:p>
        </w:tc>
        <w:tc>
          <w:tcPr>
            <w:tcW w:w="2403" w:type="dxa"/>
            <w:tcBorders>
              <w:top w:val="single" w:sz="4" w:space="0" w:color="auto"/>
              <w:left w:val="single" w:sz="4" w:space="0" w:color="auto"/>
              <w:bottom w:val="single" w:sz="4" w:space="0" w:color="auto"/>
              <w:right w:val="single" w:sz="4" w:space="0" w:color="auto"/>
            </w:tcBorders>
            <w:hideMark/>
          </w:tcPr>
          <w:p w14:paraId="2976DE96" w14:textId="77777777" w:rsidR="00E36F0E" w:rsidRDefault="00393DC0">
            <w:pPr>
              <w:rPr>
                <w:rFonts w:cs="Arial"/>
                <w:lang w:val="en-GB"/>
              </w:rPr>
            </w:pPr>
            <w:r>
              <w:rPr>
                <w:rFonts w:cs="Arial"/>
                <w:lang w:val="en-GB"/>
              </w:rPr>
              <w:t>Minimum Battery off-peak SOC for off-peak qualification</w:t>
            </w:r>
          </w:p>
        </w:tc>
        <w:tc>
          <w:tcPr>
            <w:tcW w:w="1017" w:type="dxa"/>
            <w:tcBorders>
              <w:top w:val="single" w:sz="4" w:space="0" w:color="auto"/>
              <w:left w:val="single" w:sz="4" w:space="0" w:color="auto"/>
              <w:bottom w:val="single" w:sz="4" w:space="0" w:color="auto"/>
              <w:right w:val="single" w:sz="4" w:space="0" w:color="auto"/>
            </w:tcBorders>
            <w:vAlign w:val="center"/>
            <w:hideMark/>
          </w:tcPr>
          <w:p w14:paraId="5045DC6F" w14:textId="77777777" w:rsidR="00E36F0E" w:rsidRDefault="00393DC0">
            <w:pPr>
              <w:jc w:val="center"/>
              <w:rPr>
                <w:rFonts w:cs="Arial"/>
                <w:lang w:val="en-GB"/>
              </w:rPr>
            </w:pPr>
            <w:r>
              <w:rPr>
                <w:rFonts w:cs="Arial"/>
                <w:lang w:val="en-GB"/>
              </w:rPr>
              <w:t>70</w:t>
            </w:r>
          </w:p>
        </w:tc>
        <w:tc>
          <w:tcPr>
            <w:tcW w:w="1289" w:type="dxa"/>
            <w:tcBorders>
              <w:top w:val="single" w:sz="4" w:space="0" w:color="auto"/>
              <w:left w:val="single" w:sz="4" w:space="0" w:color="auto"/>
              <w:bottom w:val="single" w:sz="4" w:space="0" w:color="auto"/>
              <w:right w:val="single" w:sz="4" w:space="0" w:color="auto"/>
            </w:tcBorders>
            <w:vAlign w:val="center"/>
            <w:hideMark/>
          </w:tcPr>
          <w:p w14:paraId="23267427" w14:textId="77777777" w:rsidR="00E36F0E" w:rsidRDefault="00393DC0">
            <w:pPr>
              <w:jc w:val="center"/>
              <w:rPr>
                <w:rFonts w:cs="Arial"/>
                <w:lang w:val="en-GB"/>
              </w:rPr>
            </w:pPr>
            <w:r>
              <w:rPr>
                <w:rFonts w:cs="Arial"/>
                <w:lang w:val="en-GB"/>
              </w:rPr>
              <w:t>Percentage</w:t>
            </w:r>
          </w:p>
        </w:tc>
        <w:tc>
          <w:tcPr>
            <w:tcW w:w="1385" w:type="dxa"/>
            <w:tcBorders>
              <w:top w:val="single" w:sz="4" w:space="0" w:color="auto"/>
              <w:left w:val="single" w:sz="4" w:space="0" w:color="auto"/>
              <w:bottom w:val="single" w:sz="4" w:space="0" w:color="auto"/>
              <w:right w:val="single" w:sz="4" w:space="0" w:color="auto"/>
            </w:tcBorders>
            <w:vAlign w:val="center"/>
            <w:hideMark/>
          </w:tcPr>
          <w:p w14:paraId="1542D03E" w14:textId="77777777" w:rsidR="00E36F0E" w:rsidRDefault="00393DC0">
            <w:pPr>
              <w:jc w:val="center"/>
              <w:rPr>
                <w:rFonts w:cs="Arial"/>
                <w:lang w:val="en-GB"/>
              </w:rPr>
            </w:pPr>
            <w:r>
              <w:rPr>
                <w:rFonts w:cs="Arial"/>
                <w:lang w:val="en-GB"/>
              </w:rPr>
              <w:t>1</w:t>
            </w:r>
          </w:p>
        </w:tc>
        <w:tc>
          <w:tcPr>
            <w:tcW w:w="1547" w:type="dxa"/>
            <w:tcBorders>
              <w:top w:val="single" w:sz="4" w:space="0" w:color="auto"/>
              <w:left w:val="single" w:sz="4" w:space="0" w:color="auto"/>
              <w:bottom w:val="single" w:sz="4" w:space="0" w:color="auto"/>
              <w:right w:val="single" w:sz="4" w:space="0" w:color="auto"/>
            </w:tcBorders>
            <w:vAlign w:val="center"/>
            <w:hideMark/>
          </w:tcPr>
          <w:p w14:paraId="3F3B865B" w14:textId="77777777" w:rsidR="00E36F0E" w:rsidRDefault="00393DC0">
            <w:pPr>
              <w:rPr>
                <w:rFonts w:cs="Arial"/>
                <w:lang w:val="en-GB"/>
              </w:rPr>
            </w:pPr>
            <w:r>
              <w:rPr>
                <w:rFonts w:cs="Arial"/>
                <w:lang w:val="en-GB"/>
              </w:rPr>
              <w:t>0 to 100</w:t>
            </w:r>
          </w:p>
        </w:tc>
        <w:tc>
          <w:tcPr>
            <w:tcW w:w="792" w:type="dxa"/>
            <w:tcBorders>
              <w:top w:val="single" w:sz="4" w:space="0" w:color="auto"/>
              <w:left w:val="single" w:sz="4" w:space="0" w:color="auto"/>
              <w:bottom w:val="single" w:sz="4" w:space="0" w:color="auto"/>
              <w:right w:val="single" w:sz="4" w:space="0" w:color="auto"/>
            </w:tcBorders>
            <w:hideMark/>
          </w:tcPr>
          <w:p w14:paraId="699E34DC" w14:textId="77777777" w:rsidR="00E36F0E" w:rsidRDefault="00393DC0">
            <w:pPr>
              <w:rPr>
                <w:rFonts w:cs="Arial"/>
                <w:lang w:val="en-GB"/>
              </w:rPr>
            </w:pPr>
            <w:r>
              <w:rPr>
                <w:rFonts w:cs="Arial"/>
                <w:lang w:val="en-GB"/>
              </w:rPr>
              <w:t>FD03</w:t>
            </w:r>
          </w:p>
        </w:tc>
      </w:tr>
      <w:tr w:rsidR="00E36F0E" w14:paraId="059A0364"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52DF0CEB" w14:textId="77777777" w:rsidR="00E36F0E" w:rsidRDefault="00393DC0">
            <w:r>
              <w:t>WIR_WIFI_</w:t>
            </w:r>
          </w:p>
          <w:p w14:paraId="51FF6D36" w14:textId="77777777" w:rsidR="00E36F0E" w:rsidRDefault="00393DC0" w:rsidP="00E36F0E">
            <w:r>
              <w:t>DIAGNOSTIC_</w:t>
            </w:r>
          </w:p>
          <w:p w14:paraId="4F0D824A" w14:textId="77777777" w:rsidR="00E36F0E" w:rsidRDefault="00393DC0" w:rsidP="00E36F0E">
            <w:r>
              <w:t>STORAGE_TIME</w:t>
            </w:r>
          </w:p>
        </w:tc>
        <w:tc>
          <w:tcPr>
            <w:tcW w:w="2403" w:type="dxa"/>
            <w:tcBorders>
              <w:top w:val="single" w:sz="4" w:space="0" w:color="auto"/>
              <w:left w:val="single" w:sz="4" w:space="0" w:color="auto"/>
              <w:bottom w:val="single" w:sz="4" w:space="0" w:color="auto"/>
              <w:right w:val="single" w:sz="4" w:space="0" w:color="auto"/>
            </w:tcBorders>
            <w:hideMark/>
          </w:tcPr>
          <w:p w14:paraId="544C2A45" w14:textId="77777777" w:rsidR="00E36F0E" w:rsidRDefault="00393DC0">
            <w:pPr>
              <w:rPr>
                <w:rFonts w:cs="Arial"/>
                <w:lang w:val="en-GB"/>
              </w:rPr>
            </w:pPr>
            <w:r>
              <w:rPr>
                <w:rFonts w:cs="Arial"/>
                <w:lang w:val="en-GB"/>
              </w:rPr>
              <w:t>Time interval for which to store the WIFI data in non volatile memory</w:t>
            </w:r>
          </w:p>
        </w:tc>
        <w:tc>
          <w:tcPr>
            <w:tcW w:w="1017" w:type="dxa"/>
            <w:tcBorders>
              <w:top w:val="single" w:sz="4" w:space="0" w:color="auto"/>
              <w:left w:val="single" w:sz="4" w:space="0" w:color="auto"/>
              <w:bottom w:val="single" w:sz="4" w:space="0" w:color="auto"/>
              <w:right w:val="single" w:sz="4" w:space="0" w:color="auto"/>
            </w:tcBorders>
            <w:vAlign w:val="center"/>
            <w:hideMark/>
          </w:tcPr>
          <w:p w14:paraId="08FE8DA9" w14:textId="77777777" w:rsidR="00E36F0E" w:rsidRDefault="00393DC0">
            <w:pPr>
              <w:jc w:val="center"/>
              <w:rPr>
                <w:rFonts w:cs="Arial"/>
                <w:lang w:val="en-GB"/>
              </w:rPr>
            </w:pPr>
            <w:r>
              <w:rPr>
                <w:rFonts w:cs="Arial"/>
                <w:lang w:val="en-GB"/>
              </w:rPr>
              <w:t>30</w:t>
            </w:r>
          </w:p>
        </w:tc>
        <w:tc>
          <w:tcPr>
            <w:tcW w:w="1289" w:type="dxa"/>
            <w:tcBorders>
              <w:top w:val="single" w:sz="4" w:space="0" w:color="auto"/>
              <w:left w:val="single" w:sz="4" w:space="0" w:color="auto"/>
              <w:bottom w:val="single" w:sz="4" w:space="0" w:color="auto"/>
              <w:right w:val="single" w:sz="4" w:space="0" w:color="auto"/>
            </w:tcBorders>
            <w:vAlign w:val="center"/>
            <w:hideMark/>
          </w:tcPr>
          <w:p w14:paraId="288D31C9" w14:textId="77777777" w:rsidR="00E36F0E" w:rsidRDefault="00393DC0">
            <w:pPr>
              <w:jc w:val="center"/>
              <w:rPr>
                <w:rFonts w:cs="Arial"/>
                <w:lang w:val="en-GB"/>
              </w:rPr>
            </w:pPr>
            <w:r>
              <w:rPr>
                <w:rFonts w:cs="Arial"/>
                <w:lang w:val="en-GB"/>
              </w:rPr>
              <w:t>Ignition cycles</w:t>
            </w:r>
          </w:p>
        </w:tc>
        <w:tc>
          <w:tcPr>
            <w:tcW w:w="1385" w:type="dxa"/>
            <w:tcBorders>
              <w:top w:val="single" w:sz="4" w:space="0" w:color="auto"/>
              <w:left w:val="single" w:sz="4" w:space="0" w:color="auto"/>
              <w:bottom w:val="single" w:sz="4" w:space="0" w:color="auto"/>
              <w:right w:val="single" w:sz="4" w:space="0" w:color="auto"/>
            </w:tcBorders>
            <w:vAlign w:val="center"/>
            <w:hideMark/>
          </w:tcPr>
          <w:p w14:paraId="4BBBB7FF" w14:textId="77777777" w:rsidR="00E36F0E" w:rsidRDefault="00393DC0">
            <w:pPr>
              <w:jc w:val="center"/>
              <w:rPr>
                <w:rFonts w:cs="Arial"/>
                <w:lang w:val="en-GB"/>
              </w:rPr>
            </w:pPr>
            <w:r>
              <w:rPr>
                <w:rFonts w:cs="Arial"/>
                <w:lang w:val="en-GB"/>
              </w:rPr>
              <w:t>1</w:t>
            </w:r>
          </w:p>
        </w:tc>
        <w:tc>
          <w:tcPr>
            <w:tcW w:w="1547" w:type="dxa"/>
            <w:tcBorders>
              <w:top w:val="single" w:sz="4" w:space="0" w:color="auto"/>
              <w:left w:val="single" w:sz="4" w:space="0" w:color="auto"/>
              <w:bottom w:val="single" w:sz="4" w:space="0" w:color="auto"/>
              <w:right w:val="single" w:sz="4" w:space="0" w:color="auto"/>
            </w:tcBorders>
            <w:vAlign w:val="center"/>
            <w:hideMark/>
          </w:tcPr>
          <w:p w14:paraId="7B8E9284" w14:textId="77777777" w:rsidR="00E36F0E" w:rsidRDefault="00393DC0">
            <w:pPr>
              <w:rPr>
                <w:rFonts w:cs="Arial"/>
                <w:lang w:val="en-GB"/>
              </w:rPr>
            </w:pPr>
            <w:r>
              <w:rPr>
                <w:rFonts w:cs="Arial"/>
                <w:lang w:val="en-GB"/>
              </w:rPr>
              <w:t>0 to 255</w:t>
            </w:r>
          </w:p>
        </w:tc>
        <w:tc>
          <w:tcPr>
            <w:tcW w:w="792" w:type="dxa"/>
            <w:tcBorders>
              <w:top w:val="single" w:sz="4" w:space="0" w:color="auto"/>
              <w:left w:val="single" w:sz="4" w:space="0" w:color="auto"/>
              <w:bottom w:val="single" w:sz="4" w:space="0" w:color="auto"/>
              <w:right w:val="single" w:sz="4" w:space="0" w:color="auto"/>
            </w:tcBorders>
            <w:hideMark/>
          </w:tcPr>
          <w:p w14:paraId="2797CCD6" w14:textId="77777777" w:rsidR="00E36F0E" w:rsidRDefault="00393DC0">
            <w:pPr>
              <w:rPr>
                <w:rFonts w:cs="Arial"/>
                <w:lang w:val="en-GB"/>
              </w:rPr>
            </w:pPr>
            <w:r>
              <w:rPr>
                <w:rFonts w:cs="Arial"/>
                <w:lang w:val="en-GB"/>
              </w:rPr>
              <w:t>FD03</w:t>
            </w:r>
          </w:p>
        </w:tc>
      </w:tr>
      <w:tr w:rsidR="00E36F0E" w14:paraId="64470C9B"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0080B80C" w14:textId="77777777" w:rsidR="00E36F0E" w:rsidRDefault="00393DC0">
            <w:r>
              <w:t>WIR_GENERAL_</w:t>
            </w:r>
          </w:p>
          <w:p w14:paraId="652157FC" w14:textId="77777777" w:rsidR="00E36F0E" w:rsidRDefault="00393DC0">
            <w:r>
              <w:t>DIAGNOSTIC_</w:t>
            </w:r>
          </w:p>
          <w:p w14:paraId="4B393E28" w14:textId="77777777" w:rsidR="00E36F0E" w:rsidRDefault="00393DC0">
            <w:r>
              <w:t>STORAGE_TIME</w:t>
            </w:r>
          </w:p>
        </w:tc>
        <w:tc>
          <w:tcPr>
            <w:tcW w:w="2403" w:type="dxa"/>
            <w:tcBorders>
              <w:top w:val="single" w:sz="4" w:space="0" w:color="auto"/>
              <w:left w:val="single" w:sz="4" w:space="0" w:color="auto"/>
              <w:bottom w:val="single" w:sz="4" w:space="0" w:color="auto"/>
              <w:right w:val="single" w:sz="4" w:space="0" w:color="auto"/>
            </w:tcBorders>
            <w:hideMark/>
          </w:tcPr>
          <w:p w14:paraId="6E126124" w14:textId="77777777" w:rsidR="00E36F0E" w:rsidRDefault="00393DC0">
            <w:pPr>
              <w:rPr>
                <w:rFonts w:cs="Arial"/>
                <w:lang w:val="en-GB"/>
              </w:rPr>
            </w:pPr>
            <w:r>
              <w:rPr>
                <w:rFonts w:cs="Arial"/>
                <w:lang w:val="en-GB"/>
              </w:rPr>
              <w:t>Time interval for which to store the WIFI data in non volatile memory</w:t>
            </w:r>
          </w:p>
        </w:tc>
        <w:tc>
          <w:tcPr>
            <w:tcW w:w="1017" w:type="dxa"/>
            <w:tcBorders>
              <w:top w:val="single" w:sz="4" w:space="0" w:color="auto"/>
              <w:left w:val="single" w:sz="4" w:space="0" w:color="auto"/>
              <w:bottom w:val="single" w:sz="4" w:space="0" w:color="auto"/>
              <w:right w:val="single" w:sz="4" w:space="0" w:color="auto"/>
            </w:tcBorders>
            <w:vAlign w:val="center"/>
            <w:hideMark/>
          </w:tcPr>
          <w:p w14:paraId="52258F66" w14:textId="77777777" w:rsidR="00E36F0E" w:rsidRDefault="00393DC0">
            <w:pPr>
              <w:jc w:val="center"/>
              <w:rPr>
                <w:rFonts w:cs="Arial"/>
                <w:lang w:val="en-GB"/>
              </w:rPr>
            </w:pPr>
            <w:r>
              <w:rPr>
                <w:rFonts w:cs="Arial"/>
                <w:lang w:val="en-GB"/>
              </w:rPr>
              <w:t>30</w:t>
            </w:r>
          </w:p>
        </w:tc>
        <w:tc>
          <w:tcPr>
            <w:tcW w:w="1289" w:type="dxa"/>
            <w:tcBorders>
              <w:top w:val="single" w:sz="4" w:space="0" w:color="auto"/>
              <w:left w:val="single" w:sz="4" w:space="0" w:color="auto"/>
              <w:bottom w:val="single" w:sz="4" w:space="0" w:color="auto"/>
              <w:right w:val="single" w:sz="4" w:space="0" w:color="auto"/>
            </w:tcBorders>
            <w:vAlign w:val="center"/>
            <w:hideMark/>
          </w:tcPr>
          <w:p w14:paraId="05FB167F" w14:textId="77777777" w:rsidR="00E36F0E" w:rsidRDefault="00393DC0">
            <w:pPr>
              <w:jc w:val="center"/>
              <w:rPr>
                <w:rFonts w:cs="Arial"/>
                <w:lang w:val="en-GB"/>
              </w:rPr>
            </w:pPr>
            <w:r>
              <w:rPr>
                <w:rFonts w:cs="Arial"/>
                <w:lang w:val="en-GB"/>
              </w:rPr>
              <w:t>Ignition cycles</w:t>
            </w:r>
          </w:p>
        </w:tc>
        <w:tc>
          <w:tcPr>
            <w:tcW w:w="1385" w:type="dxa"/>
            <w:tcBorders>
              <w:top w:val="single" w:sz="4" w:space="0" w:color="auto"/>
              <w:left w:val="single" w:sz="4" w:space="0" w:color="auto"/>
              <w:bottom w:val="single" w:sz="4" w:space="0" w:color="auto"/>
              <w:right w:val="single" w:sz="4" w:space="0" w:color="auto"/>
            </w:tcBorders>
            <w:vAlign w:val="center"/>
            <w:hideMark/>
          </w:tcPr>
          <w:p w14:paraId="0C9AC2D5" w14:textId="77777777" w:rsidR="00E36F0E" w:rsidRDefault="00393DC0">
            <w:pPr>
              <w:jc w:val="center"/>
              <w:rPr>
                <w:rFonts w:cs="Arial"/>
                <w:lang w:val="en-GB"/>
              </w:rPr>
            </w:pPr>
            <w:r>
              <w:rPr>
                <w:rFonts w:cs="Arial"/>
                <w:lang w:val="en-GB"/>
              </w:rPr>
              <w:t>1</w:t>
            </w:r>
          </w:p>
        </w:tc>
        <w:tc>
          <w:tcPr>
            <w:tcW w:w="1547" w:type="dxa"/>
            <w:tcBorders>
              <w:top w:val="single" w:sz="4" w:space="0" w:color="auto"/>
              <w:left w:val="single" w:sz="4" w:space="0" w:color="auto"/>
              <w:bottom w:val="single" w:sz="4" w:space="0" w:color="auto"/>
              <w:right w:val="single" w:sz="4" w:space="0" w:color="auto"/>
            </w:tcBorders>
            <w:vAlign w:val="center"/>
            <w:hideMark/>
          </w:tcPr>
          <w:p w14:paraId="28311DCD" w14:textId="77777777" w:rsidR="00E36F0E" w:rsidRDefault="00393DC0">
            <w:pPr>
              <w:rPr>
                <w:rFonts w:cs="Arial"/>
                <w:lang w:val="en-GB"/>
              </w:rPr>
            </w:pPr>
            <w:r>
              <w:rPr>
                <w:rFonts w:cs="Arial"/>
                <w:lang w:val="en-GB"/>
              </w:rPr>
              <w:t>0 to 255</w:t>
            </w:r>
          </w:p>
        </w:tc>
        <w:tc>
          <w:tcPr>
            <w:tcW w:w="792" w:type="dxa"/>
            <w:tcBorders>
              <w:top w:val="single" w:sz="4" w:space="0" w:color="auto"/>
              <w:left w:val="single" w:sz="4" w:space="0" w:color="auto"/>
              <w:bottom w:val="single" w:sz="4" w:space="0" w:color="auto"/>
              <w:right w:val="single" w:sz="4" w:space="0" w:color="auto"/>
            </w:tcBorders>
            <w:hideMark/>
          </w:tcPr>
          <w:p w14:paraId="7F5112B1" w14:textId="77777777" w:rsidR="00E36F0E" w:rsidRDefault="00393DC0">
            <w:pPr>
              <w:rPr>
                <w:rFonts w:cs="Arial"/>
                <w:lang w:val="en-GB"/>
              </w:rPr>
            </w:pPr>
            <w:r>
              <w:rPr>
                <w:rFonts w:cs="Arial"/>
                <w:lang w:val="en-GB"/>
              </w:rPr>
              <w:t>FD03</w:t>
            </w:r>
          </w:p>
        </w:tc>
      </w:tr>
      <w:tr w:rsidR="00E36F0E" w14:paraId="1E8DFB0F"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14BB7D57" w14:textId="77777777" w:rsidR="00E36F0E" w:rsidRDefault="00393DC0">
            <w:r>
              <w:lastRenderedPageBreak/>
              <w:t>WIFI_CONNECT_</w:t>
            </w:r>
          </w:p>
          <w:p w14:paraId="77C41CB6" w14:textId="77777777" w:rsidR="00E36F0E" w:rsidRDefault="00393DC0">
            <w:r>
              <w:t>REMINDER_COUNTER</w:t>
            </w:r>
          </w:p>
        </w:tc>
        <w:tc>
          <w:tcPr>
            <w:tcW w:w="2403" w:type="dxa"/>
            <w:tcBorders>
              <w:top w:val="single" w:sz="4" w:space="0" w:color="auto"/>
              <w:left w:val="single" w:sz="4" w:space="0" w:color="auto"/>
              <w:bottom w:val="single" w:sz="4" w:space="0" w:color="auto"/>
              <w:right w:val="single" w:sz="4" w:space="0" w:color="auto"/>
            </w:tcBorders>
            <w:hideMark/>
          </w:tcPr>
          <w:p w14:paraId="398E7578" w14:textId="77777777" w:rsidR="00E36F0E" w:rsidRDefault="00393DC0">
            <w:pPr>
              <w:rPr>
                <w:rFonts w:cs="Arial"/>
                <w:lang w:val="en-GB"/>
              </w:rPr>
            </w:pPr>
            <w:r>
              <w:rPr>
                <w:rFonts w:cs="Arial"/>
                <w:lang w:val="en-GB"/>
              </w:rPr>
              <w:t>Number of ignition cycles which the user did not connect WIFI.</w:t>
            </w:r>
          </w:p>
          <w:p w14:paraId="293D401B" w14:textId="77777777" w:rsidR="00E36F0E" w:rsidRDefault="00393DC0">
            <w:pPr>
              <w:rPr>
                <w:rFonts w:cs="Arial"/>
                <w:lang w:val="en-GB"/>
              </w:rPr>
            </w:pPr>
            <w:r>
              <w:rPr>
                <w:rFonts w:cs="Arial"/>
                <w:lang w:val="en-GB"/>
              </w:rPr>
              <w:t>Resets when user connects to WIFI</w:t>
            </w:r>
          </w:p>
        </w:tc>
        <w:tc>
          <w:tcPr>
            <w:tcW w:w="1017" w:type="dxa"/>
            <w:tcBorders>
              <w:top w:val="single" w:sz="4" w:space="0" w:color="auto"/>
              <w:left w:val="single" w:sz="4" w:space="0" w:color="auto"/>
              <w:bottom w:val="single" w:sz="4" w:space="0" w:color="auto"/>
              <w:right w:val="single" w:sz="4" w:space="0" w:color="auto"/>
            </w:tcBorders>
            <w:vAlign w:val="center"/>
            <w:hideMark/>
          </w:tcPr>
          <w:p w14:paraId="2DD11889" w14:textId="77777777" w:rsidR="00E36F0E" w:rsidRDefault="00393DC0">
            <w:pPr>
              <w:jc w:val="center"/>
              <w:rPr>
                <w:rFonts w:cs="Arial"/>
                <w:lang w:val="en-GB"/>
              </w:rPr>
            </w:pPr>
            <w:r>
              <w:rPr>
                <w:rFonts w:cs="Arial"/>
                <w:lang w:val="en-GB"/>
              </w:rPr>
              <w:t>100</w:t>
            </w:r>
          </w:p>
        </w:tc>
        <w:tc>
          <w:tcPr>
            <w:tcW w:w="1289" w:type="dxa"/>
            <w:tcBorders>
              <w:top w:val="single" w:sz="4" w:space="0" w:color="auto"/>
              <w:left w:val="single" w:sz="4" w:space="0" w:color="auto"/>
              <w:bottom w:val="single" w:sz="4" w:space="0" w:color="auto"/>
              <w:right w:val="single" w:sz="4" w:space="0" w:color="auto"/>
            </w:tcBorders>
            <w:vAlign w:val="center"/>
            <w:hideMark/>
          </w:tcPr>
          <w:p w14:paraId="49A7199C" w14:textId="77777777" w:rsidR="00E36F0E" w:rsidRDefault="00393DC0">
            <w:pPr>
              <w:jc w:val="center"/>
              <w:rPr>
                <w:rFonts w:cs="Arial"/>
                <w:lang w:val="en-GB"/>
              </w:rPr>
            </w:pPr>
            <w:r>
              <w:rPr>
                <w:rFonts w:cs="Arial"/>
                <w:lang w:val="en-GB"/>
              </w:rPr>
              <w:t>Ignition cycles</w:t>
            </w:r>
          </w:p>
        </w:tc>
        <w:tc>
          <w:tcPr>
            <w:tcW w:w="1385" w:type="dxa"/>
            <w:tcBorders>
              <w:top w:val="single" w:sz="4" w:space="0" w:color="auto"/>
              <w:left w:val="single" w:sz="4" w:space="0" w:color="auto"/>
              <w:bottom w:val="single" w:sz="4" w:space="0" w:color="auto"/>
              <w:right w:val="single" w:sz="4" w:space="0" w:color="auto"/>
            </w:tcBorders>
            <w:vAlign w:val="center"/>
            <w:hideMark/>
          </w:tcPr>
          <w:p w14:paraId="2A8E4758" w14:textId="77777777" w:rsidR="00E36F0E" w:rsidRDefault="00393DC0">
            <w:pPr>
              <w:jc w:val="center"/>
              <w:rPr>
                <w:rFonts w:cs="Arial"/>
                <w:lang w:val="en-GB"/>
              </w:rPr>
            </w:pPr>
            <w:r>
              <w:rPr>
                <w:rFonts w:cs="Arial"/>
                <w:lang w:val="en-GB"/>
              </w:rPr>
              <w:t>1</w:t>
            </w:r>
          </w:p>
        </w:tc>
        <w:tc>
          <w:tcPr>
            <w:tcW w:w="1547" w:type="dxa"/>
            <w:tcBorders>
              <w:top w:val="single" w:sz="4" w:space="0" w:color="auto"/>
              <w:left w:val="single" w:sz="4" w:space="0" w:color="auto"/>
              <w:bottom w:val="single" w:sz="4" w:space="0" w:color="auto"/>
              <w:right w:val="single" w:sz="4" w:space="0" w:color="auto"/>
            </w:tcBorders>
            <w:vAlign w:val="center"/>
            <w:hideMark/>
          </w:tcPr>
          <w:p w14:paraId="2F53D45C" w14:textId="77777777" w:rsidR="00E36F0E" w:rsidRDefault="00393DC0">
            <w:pPr>
              <w:rPr>
                <w:rFonts w:cs="Arial"/>
                <w:lang w:val="en-GB"/>
              </w:rPr>
            </w:pPr>
            <w:r>
              <w:rPr>
                <w:rFonts w:cs="Arial"/>
                <w:lang w:val="en-GB"/>
              </w:rPr>
              <w:t>0 to 512</w:t>
            </w:r>
          </w:p>
        </w:tc>
        <w:tc>
          <w:tcPr>
            <w:tcW w:w="792" w:type="dxa"/>
            <w:tcBorders>
              <w:top w:val="single" w:sz="4" w:space="0" w:color="auto"/>
              <w:left w:val="single" w:sz="4" w:space="0" w:color="auto"/>
              <w:bottom w:val="single" w:sz="4" w:space="0" w:color="auto"/>
              <w:right w:val="single" w:sz="4" w:space="0" w:color="auto"/>
            </w:tcBorders>
            <w:hideMark/>
          </w:tcPr>
          <w:p w14:paraId="3E069BA6" w14:textId="77777777" w:rsidR="00E36F0E" w:rsidRDefault="00393DC0">
            <w:pPr>
              <w:rPr>
                <w:rFonts w:cs="Arial"/>
                <w:lang w:val="en-GB"/>
              </w:rPr>
            </w:pPr>
            <w:r>
              <w:rPr>
                <w:rFonts w:cs="Arial"/>
                <w:lang w:val="en-GB"/>
              </w:rPr>
              <w:t>FD03</w:t>
            </w:r>
          </w:p>
        </w:tc>
      </w:tr>
      <w:tr w:rsidR="00E36F0E" w14:paraId="4ED5CCDB"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47E53A6D" w14:textId="77777777" w:rsidR="00E36F0E" w:rsidRDefault="00393DC0">
            <w:r>
              <w:t>WIFI_CONNECT_</w:t>
            </w:r>
          </w:p>
          <w:p w14:paraId="3FFF487B" w14:textId="77777777" w:rsidR="00E36F0E" w:rsidRDefault="00393DC0">
            <w:r>
              <w:t>REMINDER_TEMP</w:t>
            </w:r>
          </w:p>
        </w:tc>
        <w:tc>
          <w:tcPr>
            <w:tcW w:w="2403" w:type="dxa"/>
            <w:tcBorders>
              <w:top w:val="single" w:sz="4" w:space="0" w:color="auto"/>
              <w:left w:val="single" w:sz="4" w:space="0" w:color="auto"/>
              <w:bottom w:val="single" w:sz="4" w:space="0" w:color="auto"/>
              <w:right w:val="single" w:sz="4" w:space="0" w:color="auto"/>
            </w:tcBorders>
            <w:hideMark/>
          </w:tcPr>
          <w:p w14:paraId="3F8C6B34" w14:textId="77777777" w:rsidR="00E36F0E" w:rsidRDefault="00393DC0">
            <w:pPr>
              <w:rPr>
                <w:rFonts w:cs="Arial"/>
                <w:lang w:val="en-GB"/>
              </w:rPr>
            </w:pPr>
            <w:r>
              <w:rPr>
                <w:rFonts w:cs="Arial"/>
                <w:lang w:val="en-GB"/>
              </w:rPr>
              <w:t>Number of ignition cycles which the user did not connect WIFI after user selected remind me later</w:t>
            </w:r>
          </w:p>
          <w:p w14:paraId="08F97F8A" w14:textId="77777777" w:rsidR="00E36F0E" w:rsidRDefault="00393DC0">
            <w:pPr>
              <w:rPr>
                <w:rFonts w:cs="Arial"/>
                <w:lang w:val="en-GB"/>
              </w:rPr>
            </w:pPr>
            <w:r>
              <w:rPr>
                <w:rFonts w:cs="Arial"/>
                <w:lang w:val="en-GB"/>
              </w:rPr>
              <w:t>Resets when user connects to WIFI</w:t>
            </w:r>
          </w:p>
        </w:tc>
        <w:tc>
          <w:tcPr>
            <w:tcW w:w="1017" w:type="dxa"/>
            <w:tcBorders>
              <w:top w:val="single" w:sz="4" w:space="0" w:color="auto"/>
              <w:left w:val="single" w:sz="4" w:space="0" w:color="auto"/>
              <w:bottom w:val="single" w:sz="4" w:space="0" w:color="auto"/>
              <w:right w:val="single" w:sz="4" w:space="0" w:color="auto"/>
            </w:tcBorders>
            <w:vAlign w:val="center"/>
            <w:hideMark/>
          </w:tcPr>
          <w:p w14:paraId="669E75D8" w14:textId="77777777" w:rsidR="00E36F0E" w:rsidRDefault="00393DC0">
            <w:pPr>
              <w:jc w:val="center"/>
              <w:rPr>
                <w:rFonts w:cs="Arial"/>
                <w:lang w:val="en-GB"/>
              </w:rPr>
            </w:pPr>
            <w:r>
              <w:rPr>
                <w:rFonts w:cs="Arial"/>
                <w:lang w:val="en-GB"/>
              </w:rPr>
              <w:t>5</w:t>
            </w:r>
          </w:p>
        </w:tc>
        <w:tc>
          <w:tcPr>
            <w:tcW w:w="1289" w:type="dxa"/>
            <w:tcBorders>
              <w:top w:val="single" w:sz="4" w:space="0" w:color="auto"/>
              <w:left w:val="single" w:sz="4" w:space="0" w:color="auto"/>
              <w:bottom w:val="single" w:sz="4" w:space="0" w:color="auto"/>
              <w:right w:val="single" w:sz="4" w:space="0" w:color="auto"/>
            </w:tcBorders>
            <w:vAlign w:val="center"/>
            <w:hideMark/>
          </w:tcPr>
          <w:p w14:paraId="681BDFD2" w14:textId="77777777" w:rsidR="00E36F0E" w:rsidRDefault="00393DC0">
            <w:pPr>
              <w:jc w:val="center"/>
              <w:rPr>
                <w:rFonts w:cs="Arial"/>
                <w:lang w:val="en-GB"/>
              </w:rPr>
            </w:pPr>
            <w:r>
              <w:rPr>
                <w:rFonts w:cs="Arial"/>
                <w:lang w:val="en-GB"/>
              </w:rPr>
              <w:t>Ignition cycles</w:t>
            </w:r>
          </w:p>
        </w:tc>
        <w:tc>
          <w:tcPr>
            <w:tcW w:w="1385" w:type="dxa"/>
            <w:tcBorders>
              <w:top w:val="single" w:sz="4" w:space="0" w:color="auto"/>
              <w:left w:val="single" w:sz="4" w:space="0" w:color="auto"/>
              <w:bottom w:val="single" w:sz="4" w:space="0" w:color="auto"/>
              <w:right w:val="single" w:sz="4" w:space="0" w:color="auto"/>
            </w:tcBorders>
            <w:vAlign w:val="center"/>
            <w:hideMark/>
          </w:tcPr>
          <w:p w14:paraId="10665AE7" w14:textId="77777777" w:rsidR="00E36F0E" w:rsidRDefault="00393DC0">
            <w:pPr>
              <w:jc w:val="center"/>
              <w:rPr>
                <w:rFonts w:cs="Arial"/>
                <w:lang w:val="en-GB"/>
              </w:rPr>
            </w:pPr>
            <w:r>
              <w:rPr>
                <w:rFonts w:cs="Arial"/>
                <w:lang w:val="en-GB"/>
              </w:rPr>
              <w:t>1</w:t>
            </w:r>
          </w:p>
        </w:tc>
        <w:tc>
          <w:tcPr>
            <w:tcW w:w="1547" w:type="dxa"/>
            <w:tcBorders>
              <w:top w:val="single" w:sz="4" w:space="0" w:color="auto"/>
              <w:left w:val="single" w:sz="4" w:space="0" w:color="auto"/>
              <w:bottom w:val="single" w:sz="4" w:space="0" w:color="auto"/>
              <w:right w:val="single" w:sz="4" w:space="0" w:color="auto"/>
            </w:tcBorders>
            <w:vAlign w:val="center"/>
            <w:hideMark/>
          </w:tcPr>
          <w:p w14:paraId="41B9FAB4" w14:textId="77777777" w:rsidR="00E36F0E" w:rsidRDefault="00393DC0">
            <w:pPr>
              <w:rPr>
                <w:rFonts w:cs="Arial"/>
                <w:lang w:val="en-GB"/>
              </w:rPr>
            </w:pPr>
            <w:r>
              <w:rPr>
                <w:rFonts w:cs="Arial"/>
                <w:lang w:val="en-GB"/>
              </w:rPr>
              <w:t>0 to 255</w:t>
            </w:r>
          </w:p>
        </w:tc>
        <w:tc>
          <w:tcPr>
            <w:tcW w:w="792" w:type="dxa"/>
            <w:tcBorders>
              <w:top w:val="single" w:sz="4" w:space="0" w:color="auto"/>
              <w:left w:val="single" w:sz="4" w:space="0" w:color="auto"/>
              <w:bottom w:val="single" w:sz="4" w:space="0" w:color="auto"/>
              <w:right w:val="single" w:sz="4" w:space="0" w:color="auto"/>
            </w:tcBorders>
            <w:hideMark/>
          </w:tcPr>
          <w:p w14:paraId="16D39A5E" w14:textId="77777777" w:rsidR="00E36F0E" w:rsidRDefault="00393DC0">
            <w:pPr>
              <w:rPr>
                <w:rFonts w:cs="Arial"/>
                <w:lang w:val="en-GB"/>
              </w:rPr>
            </w:pPr>
            <w:r>
              <w:rPr>
                <w:rFonts w:cs="Arial"/>
                <w:lang w:val="en-GB"/>
              </w:rPr>
              <w:t>FD03</w:t>
            </w:r>
          </w:p>
        </w:tc>
      </w:tr>
      <w:tr w:rsidR="00E36F0E" w14:paraId="25DFDC9B"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7B20DD0C" w14:textId="77777777" w:rsidR="00E36F0E" w:rsidRDefault="00393DC0">
            <w:r>
              <w:rPr>
                <w:rFonts w:cs="Arial"/>
                <w:lang w:val="en-GB"/>
              </w:rPr>
              <w:t>WIR_WIFI_PARTNER_CREDENTIALS_DHCP</w:t>
            </w:r>
          </w:p>
        </w:tc>
        <w:tc>
          <w:tcPr>
            <w:tcW w:w="2403" w:type="dxa"/>
            <w:tcBorders>
              <w:top w:val="single" w:sz="4" w:space="0" w:color="auto"/>
              <w:left w:val="single" w:sz="4" w:space="0" w:color="auto"/>
              <w:bottom w:val="single" w:sz="4" w:space="0" w:color="auto"/>
              <w:right w:val="single" w:sz="4" w:space="0" w:color="auto"/>
            </w:tcBorders>
            <w:hideMark/>
          </w:tcPr>
          <w:p w14:paraId="36CD205A" w14:textId="77777777" w:rsidR="00E36F0E" w:rsidRDefault="00393DC0">
            <w:pPr>
              <w:rPr>
                <w:rFonts w:cs="Arial"/>
                <w:lang w:val="en-GB"/>
              </w:rPr>
            </w:pPr>
            <w:r>
              <w:rPr>
                <w:rFonts w:cs="Arial"/>
                <w:lang w:val="en-GB"/>
              </w:rPr>
              <w:t>WIFI partner DHCP data</w:t>
            </w:r>
          </w:p>
        </w:tc>
        <w:tc>
          <w:tcPr>
            <w:tcW w:w="1017" w:type="dxa"/>
            <w:tcBorders>
              <w:top w:val="single" w:sz="4" w:space="0" w:color="auto"/>
              <w:left w:val="single" w:sz="4" w:space="0" w:color="auto"/>
              <w:bottom w:val="single" w:sz="4" w:space="0" w:color="auto"/>
              <w:right w:val="single" w:sz="4" w:space="0" w:color="auto"/>
            </w:tcBorders>
            <w:vAlign w:val="center"/>
            <w:hideMark/>
          </w:tcPr>
          <w:p w14:paraId="765EF46F" w14:textId="77777777" w:rsidR="00E36F0E" w:rsidRDefault="00393DC0">
            <w:pPr>
              <w:jc w:val="center"/>
              <w:rPr>
                <w:rFonts w:cs="Arial"/>
                <w:lang w:val="en-GB"/>
              </w:rPr>
            </w:pPr>
            <w:r>
              <w:rPr>
                <w:rFonts w:cs="Arial"/>
                <w:lang w:val="en-GB"/>
              </w:rPr>
              <w:t>NULL</w:t>
            </w:r>
          </w:p>
        </w:tc>
        <w:tc>
          <w:tcPr>
            <w:tcW w:w="1289" w:type="dxa"/>
            <w:tcBorders>
              <w:top w:val="single" w:sz="4" w:space="0" w:color="auto"/>
              <w:left w:val="single" w:sz="4" w:space="0" w:color="auto"/>
              <w:bottom w:val="single" w:sz="4" w:space="0" w:color="auto"/>
              <w:right w:val="single" w:sz="4" w:space="0" w:color="auto"/>
            </w:tcBorders>
            <w:vAlign w:val="center"/>
            <w:hideMark/>
          </w:tcPr>
          <w:p w14:paraId="33D43B10" w14:textId="77777777" w:rsidR="00E36F0E" w:rsidRDefault="00393DC0">
            <w:pPr>
              <w:jc w:val="center"/>
              <w:rPr>
                <w:rFonts w:cs="Arial"/>
                <w:lang w:val="en-GB"/>
              </w:rPr>
            </w:pPr>
            <w:r>
              <w:rPr>
                <w:rFonts w:cs="Arial"/>
                <w:lang w:val="en-GB"/>
              </w:rPr>
              <w:t>String</w:t>
            </w:r>
          </w:p>
        </w:tc>
        <w:tc>
          <w:tcPr>
            <w:tcW w:w="1385" w:type="dxa"/>
            <w:tcBorders>
              <w:top w:val="single" w:sz="4" w:space="0" w:color="auto"/>
              <w:left w:val="single" w:sz="4" w:space="0" w:color="auto"/>
              <w:bottom w:val="single" w:sz="4" w:space="0" w:color="auto"/>
              <w:right w:val="single" w:sz="4" w:space="0" w:color="auto"/>
            </w:tcBorders>
            <w:vAlign w:val="center"/>
            <w:hideMark/>
          </w:tcPr>
          <w:p w14:paraId="6FEAAEA6" w14:textId="77777777" w:rsidR="00E36F0E" w:rsidRDefault="00393DC0">
            <w:pPr>
              <w:jc w:val="center"/>
              <w:rPr>
                <w:rFonts w:cs="Arial"/>
                <w:lang w:val="en-GB"/>
              </w:rPr>
            </w:pPr>
            <w:r>
              <w:rPr>
                <w:rFonts w:cs="Arial"/>
                <w:lang w:val="en-GB"/>
              </w:rPr>
              <w:t>NA</w:t>
            </w:r>
          </w:p>
        </w:tc>
        <w:tc>
          <w:tcPr>
            <w:tcW w:w="1547" w:type="dxa"/>
            <w:tcBorders>
              <w:top w:val="single" w:sz="4" w:space="0" w:color="auto"/>
              <w:left w:val="single" w:sz="4" w:space="0" w:color="auto"/>
              <w:bottom w:val="single" w:sz="4" w:space="0" w:color="auto"/>
              <w:right w:val="single" w:sz="4" w:space="0" w:color="auto"/>
            </w:tcBorders>
            <w:vAlign w:val="center"/>
            <w:hideMark/>
          </w:tcPr>
          <w:p w14:paraId="193B0E58" w14:textId="77777777" w:rsidR="00E36F0E" w:rsidRDefault="00393DC0">
            <w:pPr>
              <w:rPr>
                <w:rFonts w:cs="Arial"/>
                <w:lang w:val="en-GB"/>
              </w:rPr>
            </w:pPr>
            <w:r>
              <w:rPr>
                <w:rFonts w:cs="Arial"/>
                <w:lang w:val="en-GB"/>
              </w:rPr>
              <w:t>0 to 255 characters</w:t>
            </w:r>
          </w:p>
        </w:tc>
        <w:tc>
          <w:tcPr>
            <w:tcW w:w="792" w:type="dxa"/>
            <w:tcBorders>
              <w:top w:val="single" w:sz="4" w:space="0" w:color="auto"/>
              <w:left w:val="single" w:sz="4" w:space="0" w:color="auto"/>
              <w:bottom w:val="single" w:sz="4" w:space="0" w:color="auto"/>
              <w:right w:val="single" w:sz="4" w:space="0" w:color="auto"/>
            </w:tcBorders>
            <w:hideMark/>
          </w:tcPr>
          <w:p w14:paraId="09A1F926" w14:textId="77777777" w:rsidR="00E36F0E" w:rsidRDefault="00393DC0">
            <w:pPr>
              <w:rPr>
                <w:rFonts w:cs="Arial"/>
                <w:lang w:val="en-GB"/>
              </w:rPr>
            </w:pPr>
            <w:r>
              <w:rPr>
                <w:rFonts w:cs="Arial"/>
                <w:lang w:val="en-GB"/>
              </w:rPr>
              <w:t>FD18</w:t>
            </w:r>
          </w:p>
        </w:tc>
      </w:tr>
      <w:tr w:rsidR="00E36F0E" w14:paraId="5522AF7A"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181EE9D2" w14:textId="77777777" w:rsidR="00E36F0E" w:rsidRDefault="00393DC0">
            <w:pPr>
              <w:rPr>
                <w:rFonts w:cs="Arial"/>
                <w:lang w:val="en-GB"/>
              </w:rPr>
            </w:pPr>
            <w:r>
              <w:rPr>
                <w:lang w:val="en-GB"/>
              </w:rPr>
              <w:t>WIR_WIFI_PARTNER_CREDENTIALS_SECURITY_WEP_WPA</w:t>
            </w:r>
          </w:p>
        </w:tc>
        <w:tc>
          <w:tcPr>
            <w:tcW w:w="2403" w:type="dxa"/>
            <w:tcBorders>
              <w:top w:val="single" w:sz="4" w:space="0" w:color="auto"/>
              <w:left w:val="single" w:sz="4" w:space="0" w:color="auto"/>
              <w:bottom w:val="single" w:sz="4" w:space="0" w:color="auto"/>
              <w:right w:val="single" w:sz="4" w:space="0" w:color="auto"/>
            </w:tcBorders>
            <w:hideMark/>
          </w:tcPr>
          <w:p w14:paraId="74FCEA03" w14:textId="77777777" w:rsidR="00E36F0E" w:rsidRDefault="00393DC0">
            <w:pPr>
              <w:rPr>
                <w:rFonts w:cs="Arial"/>
                <w:lang w:val="en-GB"/>
              </w:rPr>
            </w:pPr>
            <w:r>
              <w:rPr>
                <w:lang w:val="en-GB"/>
              </w:rPr>
              <w:t>The type of security used by the WIFI partner</w:t>
            </w:r>
          </w:p>
        </w:tc>
        <w:tc>
          <w:tcPr>
            <w:tcW w:w="1017" w:type="dxa"/>
            <w:tcBorders>
              <w:top w:val="single" w:sz="4" w:space="0" w:color="auto"/>
              <w:left w:val="single" w:sz="4" w:space="0" w:color="auto"/>
              <w:bottom w:val="single" w:sz="4" w:space="0" w:color="auto"/>
              <w:right w:val="single" w:sz="4" w:space="0" w:color="auto"/>
            </w:tcBorders>
            <w:vAlign w:val="center"/>
            <w:hideMark/>
          </w:tcPr>
          <w:p w14:paraId="25AA754B" w14:textId="77777777" w:rsidR="00E36F0E" w:rsidRDefault="00393DC0">
            <w:pPr>
              <w:jc w:val="center"/>
              <w:rPr>
                <w:rFonts w:cs="Arial"/>
                <w:lang w:val="en-GB"/>
              </w:rPr>
            </w:pPr>
            <w:r>
              <w:rPr>
                <w:lang w:val="en-GB"/>
              </w:rPr>
              <w:t>0</w:t>
            </w:r>
          </w:p>
        </w:tc>
        <w:tc>
          <w:tcPr>
            <w:tcW w:w="1289" w:type="dxa"/>
            <w:tcBorders>
              <w:top w:val="single" w:sz="4" w:space="0" w:color="auto"/>
              <w:left w:val="single" w:sz="4" w:space="0" w:color="auto"/>
              <w:bottom w:val="single" w:sz="4" w:space="0" w:color="auto"/>
              <w:right w:val="single" w:sz="4" w:space="0" w:color="auto"/>
            </w:tcBorders>
            <w:vAlign w:val="center"/>
            <w:hideMark/>
          </w:tcPr>
          <w:p w14:paraId="17628FFF" w14:textId="77777777" w:rsidR="00E36F0E" w:rsidRDefault="00393DC0">
            <w:pPr>
              <w:jc w:val="center"/>
              <w:rPr>
                <w:rFonts w:cs="Arial"/>
                <w:lang w:val="en-GB"/>
              </w:rPr>
            </w:pPr>
            <w:r>
              <w:rPr>
                <w:rFonts w:cs="Arial"/>
                <w:lang w:val="en-GB"/>
              </w:rPr>
              <w:t>Integer</w:t>
            </w:r>
          </w:p>
        </w:tc>
        <w:tc>
          <w:tcPr>
            <w:tcW w:w="1385" w:type="dxa"/>
            <w:tcBorders>
              <w:top w:val="single" w:sz="4" w:space="0" w:color="auto"/>
              <w:left w:val="single" w:sz="4" w:space="0" w:color="auto"/>
              <w:bottom w:val="single" w:sz="4" w:space="0" w:color="auto"/>
              <w:right w:val="single" w:sz="4" w:space="0" w:color="auto"/>
            </w:tcBorders>
            <w:vAlign w:val="center"/>
            <w:hideMark/>
          </w:tcPr>
          <w:p w14:paraId="3B3AE3A2" w14:textId="77777777" w:rsidR="00E36F0E" w:rsidRDefault="00393DC0">
            <w:pPr>
              <w:jc w:val="center"/>
              <w:rPr>
                <w:rFonts w:cs="Arial"/>
                <w:lang w:val="en-GB"/>
              </w:rPr>
            </w:pPr>
            <w:r>
              <w:rPr>
                <w:rFonts w:cs="Arial"/>
                <w:lang w:val="en-GB"/>
              </w:rPr>
              <w:t>0 – WPA</w:t>
            </w:r>
          </w:p>
          <w:p w14:paraId="5D3B87F4" w14:textId="77777777" w:rsidR="00E36F0E" w:rsidRDefault="00393DC0">
            <w:pPr>
              <w:jc w:val="center"/>
              <w:rPr>
                <w:rFonts w:cs="Arial"/>
                <w:lang w:val="en-GB"/>
              </w:rPr>
            </w:pPr>
            <w:r>
              <w:rPr>
                <w:rFonts w:cs="Arial"/>
                <w:lang w:val="en-GB"/>
              </w:rPr>
              <w:t>1- WEP</w:t>
            </w:r>
          </w:p>
        </w:tc>
        <w:tc>
          <w:tcPr>
            <w:tcW w:w="1547" w:type="dxa"/>
            <w:tcBorders>
              <w:top w:val="single" w:sz="4" w:space="0" w:color="auto"/>
              <w:left w:val="single" w:sz="4" w:space="0" w:color="auto"/>
              <w:bottom w:val="single" w:sz="4" w:space="0" w:color="auto"/>
              <w:right w:val="single" w:sz="4" w:space="0" w:color="auto"/>
            </w:tcBorders>
            <w:vAlign w:val="center"/>
            <w:hideMark/>
          </w:tcPr>
          <w:p w14:paraId="4FDB8E21" w14:textId="77777777" w:rsidR="00E36F0E" w:rsidRDefault="00393DC0">
            <w:pPr>
              <w:rPr>
                <w:rFonts w:cs="Arial"/>
                <w:lang w:val="en-GB"/>
              </w:rPr>
            </w:pPr>
            <w:r>
              <w:rPr>
                <w:rFonts w:cs="Arial"/>
                <w:lang w:val="en-GB"/>
              </w:rPr>
              <w:t>0-7</w:t>
            </w:r>
          </w:p>
        </w:tc>
        <w:tc>
          <w:tcPr>
            <w:tcW w:w="792" w:type="dxa"/>
            <w:tcBorders>
              <w:top w:val="single" w:sz="4" w:space="0" w:color="auto"/>
              <w:left w:val="single" w:sz="4" w:space="0" w:color="auto"/>
              <w:bottom w:val="single" w:sz="4" w:space="0" w:color="auto"/>
              <w:right w:val="single" w:sz="4" w:space="0" w:color="auto"/>
            </w:tcBorders>
            <w:hideMark/>
          </w:tcPr>
          <w:p w14:paraId="34E876CF" w14:textId="77777777" w:rsidR="00E36F0E" w:rsidRDefault="00393DC0">
            <w:pPr>
              <w:rPr>
                <w:rFonts w:cs="Arial"/>
                <w:lang w:val="en-GB"/>
              </w:rPr>
            </w:pPr>
            <w:r>
              <w:rPr>
                <w:rFonts w:cs="Arial"/>
                <w:lang w:val="en-GB"/>
              </w:rPr>
              <w:t>DE0E</w:t>
            </w:r>
          </w:p>
        </w:tc>
      </w:tr>
      <w:tr w:rsidR="00E36F0E" w14:paraId="00A1BA98"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2EB2B1B7" w14:textId="77777777" w:rsidR="00E36F0E" w:rsidRDefault="00393DC0">
            <w:pPr>
              <w:rPr>
                <w:lang w:val="en-GB"/>
              </w:rPr>
            </w:pPr>
            <w:r>
              <w:rPr>
                <w:rFonts w:cs="Arial"/>
                <w:lang w:val="en-GB"/>
              </w:rPr>
              <w:t xml:space="preserve">CONNECTIVITY_CHECK_URL </w:t>
            </w:r>
          </w:p>
        </w:tc>
        <w:tc>
          <w:tcPr>
            <w:tcW w:w="2403" w:type="dxa"/>
            <w:tcBorders>
              <w:top w:val="single" w:sz="4" w:space="0" w:color="auto"/>
              <w:left w:val="single" w:sz="4" w:space="0" w:color="auto"/>
              <w:bottom w:val="single" w:sz="4" w:space="0" w:color="auto"/>
              <w:right w:val="single" w:sz="4" w:space="0" w:color="auto"/>
            </w:tcBorders>
            <w:hideMark/>
          </w:tcPr>
          <w:p w14:paraId="18587D85" w14:textId="77777777" w:rsidR="00E36F0E" w:rsidRDefault="00393DC0">
            <w:pPr>
              <w:rPr>
                <w:rFonts w:cs="Arial"/>
                <w:lang w:val="en-GB"/>
              </w:rPr>
            </w:pPr>
            <w:r>
              <w:rPr>
                <w:rFonts w:cs="Arial"/>
                <w:lang w:val="en-GB"/>
              </w:rPr>
              <w:t>URL to check connectivity</w:t>
            </w:r>
          </w:p>
        </w:tc>
        <w:tc>
          <w:tcPr>
            <w:tcW w:w="1017" w:type="dxa"/>
            <w:tcBorders>
              <w:top w:val="single" w:sz="4" w:space="0" w:color="auto"/>
              <w:left w:val="single" w:sz="4" w:space="0" w:color="auto"/>
              <w:bottom w:val="single" w:sz="4" w:space="0" w:color="auto"/>
              <w:right w:val="single" w:sz="4" w:space="0" w:color="auto"/>
            </w:tcBorders>
            <w:vAlign w:val="center"/>
            <w:hideMark/>
          </w:tcPr>
          <w:p w14:paraId="15D40819" w14:textId="77777777" w:rsidR="00E36F0E" w:rsidRDefault="00393DC0">
            <w:pPr>
              <w:jc w:val="center"/>
              <w:rPr>
                <w:rFonts w:cs="Arial"/>
                <w:lang w:val="en-GB"/>
              </w:rPr>
            </w:pPr>
            <w:r>
              <w:rPr>
                <w:rFonts w:cs="Arial"/>
                <w:lang w:val="en-GB"/>
              </w:rPr>
              <w:t>NULL</w:t>
            </w:r>
          </w:p>
        </w:tc>
        <w:tc>
          <w:tcPr>
            <w:tcW w:w="1289" w:type="dxa"/>
            <w:tcBorders>
              <w:top w:val="single" w:sz="4" w:space="0" w:color="auto"/>
              <w:left w:val="single" w:sz="4" w:space="0" w:color="auto"/>
              <w:bottom w:val="single" w:sz="4" w:space="0" w:color="auto"/>
              <w:right w:val="single" w:sz="4" w:space="0" w:color="auto"/>
            </w:tcBorders>
            <w:vAlign w:val="center"/>
            <w:hideMark/>
          </w:tcPr>
          <w:p w14:paraId="02476414" w14:textId="77777777" w:rsidR="00E36F0E" w:rsidRDefault="00393DC0">
            <w:pPr>
              <w:jc w:val="center"/>
              <w:rPr>
                <w:rFonts w:cs="Arial"/>
                <w:lang w:val="en-GB"/>
              </w:rPr>
            </w:pPr>
            <w:r>
              <w:rPr>
                <w:rFonts w:cs="Arial"/>
                <w:lang w:val="en-GB"/>
              </w:rPr>
              <w:t>String</w:t>
            </w:r>
          </w:p>
        </w:tc>
        <w:tc>
          <w:tcPr>
            <w:tcW w:w="1385" w:type="dxa"/>
            <w:tcBorders>
              <w:top w:val="single" w:sz="4" w:space="0" w:color="auto"/>
              <w:left w:val="single" w:sz="4" w:space="0" w:color="auto"/>
              <w:bottom w:val="single" w:sz="4" w:space="0" w:color="auto"/>
              <w:right w:val="single" w:sz="4" w:space="0" w:color="auto"/>
            </w:tcBorders>
            <w:vAlign w:val="center"/>
            <w:hideMark/>
          </w:tcPr>
          <w:p w14:paraId="07D70133" w14:textId="77777777" w:rsidR="00E36F0E" w:rsidRDefault="00393DC0">
            <w:pPr>
              <w:jc w:val="center"/>
              <w:rPr>
                <w:rFonts w:cs="Arial"/>
                <w:lang w:val="en-GB"/>
              </w:rPr>
            </w:pPr>
            <w:r>
              <w:rPr>
                <w:rFonts w:cs="Arial"/>
                <w:lang w:val="en-GB"/>
              </w:rPr>
              <w:t>NA</w:t>
            </w:r>
          </w:p>
        </w:tc>
        <w:tc>
          <w:tcPr>
            <w:tcW w:w="1547" w:type="dxa"/>
            <w:tcBorders>
              <w:top w:val="single" w:sz="4" w:space="0" w:color="auto"/>
              <w:left w:val="single" w:sz="4" w:space="0" w:color="auto"/>
              <w:bottom w:val="single" w:sz="4" w:space="0" w:color="auto"/>
              <w:right w:val="single" w:sz="4" w:space="0" w:color="auto"/>
            </w:tcBorders>
            <w:vAlign w:val="center"/>
            <w:hideMark/>
          </w:tcPr>
          <w:p w14:paraId="5E55C244" w14:textId="77777777" w:rsidR="00E36F0E" w:rsidRDefault="00393DC0">
            <w:pPr>
              <w:rPr>
                <w:rFonts w:cs="Arial"/>
                <w:lang w:val="en-GB"/>
              </w:rPr>
            </w:pPr>
            <w:r>
              <w:rPr>
                <w:rFonts w:cs="Arial"/>
                <w:lang w:val="en-GB"/>
              </w:rPr>
              <w:t>0 to 50 characters</w:t>
            </w:r>
          </w:p>
        </w:tc>
        <w:tc>
          <w:tcPr>
            <w:tcW w:w="792" w:type="dxa"/>
            <w:tcBorders>
              <w:top w:val="single" w:sz="4" w:space="0" w:color="auto"/>
              <w:left w:val="single" w:sz="4" w:space="0" w:color="auto"/>
              <w:bottom w:val="single" w:sz="4" w:space="0" w:color="auto"/>
              <w:right w:val="single" w:sz="4" w:space="0" w:color="auto"/>
            </w:tcBorders>
            <w:hideMark/>
          </w:tcPr>
          <w:p w14:paraId="1B0A9924" w14:textId="77777777" w:rsidR="00E36F0E" w:rsidRDefault="00393DC0">
            <w:pPr>
              <w:rPr>
                <w:rFonts w:cs="Arial"/>
                <w:lang w:val="en-GB"/>
              </w:rPr>
            </w:pPr>
            <w:r>
              <w:rPr>
                <w:rFonts w:cs="Arial"/>
                <w:lang w:val="en-GB"/>
              </w:rPr>
              <w:t>DE13</w:t>
            </w:r>
          </w:p>
        </w:tc>
      </w:tr>
      <w:tr w:rsidR="00E36F0E" w14:paraId="2BCE8592"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57801BC1" w14:textId="77777777" w:rsidR="00E36F0E" w:rsidRDefault="00393DC0">
            <w:pPr>
              <w:rPr>
                <w:rFonts w:cs="Arial"/>
                <w:lang w:val="en-GB"/>
              </w:rPr>
            </w:pPr>
            <w:r>
              <w:rPr>
                <w:rFonts w:cs="Arial"/>
                <w:lang w:val="en-GB"/>
              </w:rPr>
              <w:t>CONNECTIVITY_CHECK_URL_AVAILABLITY</w:t>
            </w:r>
          </w:p>
        </w:tc>
        <w:tc>
          <w:tcPr>
            <w:tcW w:w="2403" w:type="dxa"/>
            <w:tcBorders>
              <w:top w:val="single" w:sz="4" w:space="0" w:color="auto"/>
              <w:left w:val="single" w:sz="4" w:space="0" w:color="auto"/>
              <w:bottom w:val="single" w:sz="4" w:space="0" w:color="auto"/>
              <w:right w:val="single" w:sz="4" w:space="0" w:color="auto"/>
            </w:tcBorders>
            <w:hideMark/>
          </w:tcPr>
          <w:p w14:paraId="68B5A057" w14:textId="77777777" w:rsidR="00E36F0E" w:rsidRDefault="00393DC0">
            <w:pPr>
              <w:rPr>
                <w:rFonts w:cs="Arial"/>
                <w:lang w:val="en-GB"/>
              </w:rPr>
            </w:pPr>
            <w:r>
              <w:rPr>
                <w:rFonts w:cs="Arial"/>
                <w:lang w:val="en-GB"/>
              </w:rPr>
              <w:t>Whether connectivity URL is available or not</w:t>
            </w:r>
          </w:p>
        </w:tc>
        <w:tc>
          <w:tcPr>
            <w:tcW w:w="1017" w:type="dxa"/>
            <w:tcBorders>
              <w:top w:val="single" w:sz="4" w:space="0" w:color="auto"/>
              <w:left w:val="single" w:sz="4" w:space="0" w:color="auto"/>
              <w:bottom w:val="single" w:sz="4" w:space="0" w:color="auto"/>
              <w:right w:val="single" w:sz="4" w:space="0" w:color="auto"/>
            </w:tcBorders>
            <w:vAlign w:val="center"/>
            <w:hideMark/>
          </w:tcPr>
          <w:p w14:paraId="1AD51E1F" w14:textId="77777777" w:rsidR="00E36F0E" w:rsidRDefault="00393DC0">
            <w:pPr>
              <w:jc w:val="center"/>
              <w:rPr>
                <w:rFonts w:cs="Arial"/>
                <w:lang w:val="en-GB"/>
              </w:rPr>
            </w:pPr>
            <w:r>
              <w:rPr>
                <w:rFonts w:cs="Arial"/>
                <w:lang w:val="en-GB"/>
              </w:rPr>
              <w:t>1</w:t>
            </w:r>
          </w:p>
        </w:tc>
        <w:tc>
          <w:tcPr>
            <w:tcW w:w="1289" w:type="dxa"/>
            <w:tcBorders>
              <w:top w:val="single" w:sz="4" w:space="0" w:color="auto"/>
              <w:left w:val="single" w:sz="4" w:space="0" w:color="auto"/>
              <w:bottom w:val="single" w:sz="4" w:space="0" w:color="auto"/>
              <w:right w:val="single" w:sz="4" w:space="0" w:color="auto"/>
            </w:tcBorders>
            <w:vAlign w:val="center"/>
            <w:hideMark/>
          </w:tcPr>
          <w:p w14:paraId="7CF1500B" w14:textId="77777777" w:rsidR="00E36F0E" w:rsidRDefault="00393DC0">
            <w:pPr>
              <w:jc w:val="center"/>
              <w:rPr>
                <w:rFonts w:cs="Arial"/>
                <w:lang w:val="en-GB"/>
              </w:rPr>
            </w:pPr>
            <w:r>
              <w:rPr>
                <w:rFonts w:cs="Arial"/>
                <w:lang w:val="en-GB"/>
              </w:rPr>
              <w:t>ENABLE / DISABLE (Boolean)</w:t>
            </w:r>
          </w:p>
        </w:tc>
        <w:tc>
          <w:tcPr>
            <w:tcW w:w="1385" w:type="dxa"/>
            <w:tcBorders>
              <w:top w:val="single" w:sz="4" w:space="0" w:color="auto"/>
              <w:left w:val="single" w:sz="4" w:space="0" w:color="auto"/>
              <w:bottom w:val="single" w:sz="4" w:space="0" w:color="auto"/>
              <w:right w:val="single" w:sz="4" w:space="0" w:color="auto"/>
            </w:tcBorders>
            <w:vAlign w:val="center"/>
            <w:hideMark/>
          </w:tcPr>
          <w:p w14:paraId="5098AC75" w14:textId="77777777" w:rsidR="00E36F0E" w:rsidRDefault="00393DC0">
            <w:pPr>
              <w:jc w:val="center"/>
              <w:rPr>
                <w:rFonts w:cs="Arial"/>
                <w:lang w:val="en-GB"/>
              </w:rPr>
            </w:pPr>
            <w:r>
              <w:rPr>
                <w:rFonts w:cs="Arial"/>
                <w:lang w:val="en-GB"/>
              </w:rPr>
              <w:t>1</w:t>
            </w:r>
          </w:p>
        </w:tc>
        <w:tc>
          <w:tcPr>
            <w:tcW w:w="1547" w:type="dxa"/>
            <w:tcBorders>
              <w:top w:val="single" w:sz="4" w:space="0" w:color="auto"/>
              <w:left w:val="single" w:sz="4" w:space="0" w:color="auto"/>
              <w:bottom w:val="single" w:sz="4" w:space="0" w:color="auto"/>
              <w:right w:val="single" w:sz="4" w:space="0" w:color="auto"/>
            </w:tcBorders>
            <w:vAlign w:val="center"/>
            <w:hideMark/>
          </w:tcPr>
          <w:p w14:paraId="0C1CE517" w14:textId="77777777" w:rsidR="00E36F0E" w:rsidRDefault="00393DC0">
            <w:pPr>
              <w:rPr>
                <w:rFonts w:cs="Arial"/>
                <w:lang w:val="en-GB"/>
              </w:rPr>
            </w:pPr>
            <w:r>
              <w:rPr>
                <w:rFonts w:cs="Arial"/>
                <w:lang w:val="en-GB"/>
              </w:rPr>
              <w:t>0 – Disable</w:t>
            </w:r>
          </w:p>
          <w:p w14:paraId="4B8D5C00" w14:textId="77777777" w:rsidR="00E36F0E" w:rsidRDefault="00393DC0">
            <w:pPr>
              <w:rPr>
                <w:rFonts w:cs="Arial"/>
                <w:lang w:val="en-GB"/>
              </w:rPr>
            </w:pPr>
            <w:r>
              <w:rPr>
                <w:rFonts w:cs="Arial"/>
                <w:lang w:val="en-GB"/>
              </w:rPr>
              <w:t>1 – Enable</w:t>
            </w:r>
          </w:p>
        </w:tc>
        <w:tc>
          <w:tcPr>
            <w:tcW w:w="792" w:type="dxa"/>
            <w:tcBorders>
              <w:top w:val="single" w:sz="4" w:space="0" w:color="auto"/>
              <w:left w:val="single" w:sz="4" w:space="0" w:color="auto"/>
              <w:bottom w:val="single" w:sz="4" w:space="0" w:color="auto"/>
              <w:right w:val="single" w:sz="4" w:space="0" w:color="auto"/>
            </w:tcBorders>
            <w:hideMark/>
          </w:tcPr>
          <w:p w14:paraId="090F5222" w14:textId="77777777" w:rsidR="00E36F0E" w:rsidRDefault="00393DC0">
            <w:pPr>
              <w:rPr>
                <w:rFonts w:cs="Arial"/>
                <w:lang w:val="en-GB"/>
              </w:rPr>
            </w:pPr>
            <w:r>
              <w:rPr>
                <w:rFonts w:cs="Arial"/>
                <w:lang w:val="en-GB"/>
              </w:rPr>
              <w:t>DE0E</w:t>
            </w:r>
          </w:p>
        </w:tc>
      </w:tr>
      <w:tr w:rsidR="00E36F0E" w14:paraId="58BF0A2D"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2CE6F3C1" w14:textId="77777777" w:rsidR="00E36F0E" w:rsidRDefault="00393DC0">
            <w:pPr>
              <w:rPr>
                <w:rFonts w:cs="Arial"/>
                <w:lang w:val="en-GB"/>
              </w:rPr>
            </w:pPr>
            <w:r>
              <w:rPr>
                <w:rFonts w:cs="Arial"/>
                <w:lang w:val="en-GB"/>
              </w:rPr>
              <w:t>DISPLAY_WIFIHOTSPOT_CREDENTIALS</w:t>
            </w:r>
          </w:p>
        </w:tc>
        <w:tc>
          <w:tcPr>
            <w:tcW w:w="2403" w:type="dxa"/>
            <w:tcBorders>
              <w:top w:val="single" w:sz="4" w:space="0" w:color="auto"/>
              <w:left w:val="single" w:sz="4" w:space="0" w:color="auto"/>
              <w:bottom w:val="single" w:sz="4" w:space="0" w:color="auto"/>
              <w:right w:val="single" w:sz="4" w:space="0" w:color="auto"/>
            </w:tcBorders>
            <w:hideMark/>
          </w:tcPr>
          <w:p w14:paraId="3321F20E" w14:textId="77777777" w:rsidR="00E36F0E" w:rsidRDefault="00393DC0">
            <w:pPr>
              <w:rPr>
                <w:rFonts w:cs="Arial"/>
                <w:lang w:val="en-GB"/>
              </w:rPr>
            </w:pPr>
            <w:r>
              <w:rPr>
                <w:rFonts w:cs="Arial"/>
                <w:lang w:val="en-GB"/>
              </w:rPr>
              <w:t>Whether to display WIFI hotspot credentials in WIRClient1 HMI for user to connect</w:t>
            </w:r>
          </w:p>
        </w:tc>
        <w:tc>
          <w:tcPr>
            <w:tcW w:w="1017" w:type="dxa"/>
            <w:tcBorders>
              <w:top w:val="single" w:sz="4" w:space="0" w:color="auto"/>
              <w:left w:val="single" w:sz="4" w:space="0" w:color="auto"/>
              <w:bottom w:val="single" w:sz="4" w:space="0" w:color="auto"/>
              <w:right w:val="single" w:sz="4" w:space="0" w:color="auto"/>
            </w:tcBorders>
            <w:vAlign w:val="center"/>
            <w:hideMark/>
          </w:tcPr>
          <w:p w14:paraId="384FCCBE" w14:textId="77777777" w:rsidR="00E36F0E" w:rsidRDefault="00393DC0">
            <w:pPr>
              <w:jc w:val="center"/>
              <w:rPr>
                <w:rFonts w:cs="Arial"/>
                <w:lang w:val="en-GB"/>
              </w:rPr>
            </w:pPr>
            <w:r>
              <w:rPr>
                <w:rFonts w:cs="Arial"/>
                <w:lang w:val="en-GB"/>
              </w:rPr>
              <w:t>0</w:t>
            </w:r>
          </w:p>
        </w:tc>
        <w:tc>
          <w:tcPr>
            <w:tcW w:w="1289" w:type="dxa"/>
            <w:tcBorders>
              <w:top w:val="single" w:sz="4" w:space="0" w:color="auto"/>
              <w:left w:val="single" w:sz="4" w:space="0" w:color="auto"/>
              <w:bottom w:val="single" w:sz="4" w:space="0" w:color="auto"/>
              <w:right w:val="single" w:sz="4" w:space="0" w:color="auto"/>
            </w:tcBorders>
            <w:vAlign w:val="center"/>
            <w:hideMark/>
          </w:tcPr>
          <w:p w14:paraId="686E5DB4" w14:textId="77777777" w:rsidR="00E36F0E" w:rsidRDefault="00393DC0">
            <w:pPr>
              <w:jc w:val="center"/>
              <w:rPr>
                <w:rFonts w:cs="Arial"/>
                <w:lang w:val="en-GB"/>
              </w:rPr>
            </w:pPr>
            <w:r>
              <w:rPr>
                <w:rFonts w:cs="Arial"/>
                <w:lang w:val="en-GB"/>
              </w:rPr>
              <w:t>ENABLE / DISABLE (Boolean)</w:t>
            </w:r>
          </w:p>
        </w:tc>
        <w:tc>
          <w:tcPr>
            <w:tcW w:w="1385" w:type="dxa"/>
            <w:tcBorders>
              <w:top w:val="single" w:sz="4" w:space="0" w:color="auto"/>
              <w:left w:val="single" w:sz="4" w:space="0" w:color="auto"/>
              <w:bottom w:val="single" w:sz="4" w:space="0" w:color="auto"/>
              <w:right w:val="single" w:sz="4" w:space="0" w:color="auto"/>
            </w:tcBorders>
            <w:vAlign w:val="center"/>
            <w:hideMark/>
          </w:tcPr>
          <w:p w14:paraId="6D0DA392" w14:textId="77777777" w:rsidR="00E36F0E" w:rsidRDefault="00393DC0">
            <w:pPr>
              <w:jc w:val="center"/>
              <w:rPr>
                <w:rFonts w:cs="Arial"/>
                <w:lang w:val="en-GB"/>
              </w:rPr>
            </w:pPr>
            <w:r>
              <w:rPr>
                <w:rFonts w:cs="Arial"/>
                <w:lang w:val="en-GB"/>
              </w:rPr>
              <w:t>1</w:t>
            </w:r>
          </w:p>
        </w:tc>
        <w:tc>
          <w:tcPr>
            <w:tcW w:w="1547" w:type="dxa"/>
            <w:tcBorders>
              <w:top w:val="single" w:sz="4" w:space="0" w:color="auto"/>
              <w:left w:val="single" w:sz="4" w:space="0" w:color="auto"/>
              <w:bottom w:val="single" w:sz="4" w:space="0" w:color="auto"/>
              <w:right w:val="single" w:sz="4" w:space="0" w:color="auto"/>
            </w:tcBorders>
            <w:vAlign w:val="center"/>
            <w:hideMark/>
          </w:tcPr>
          <w:p w14:paraId="3F49086F" w14:textId="77777777" w:rsidR="00E36F0E" w:rsidRDefault="00393DC0">
            <w:pPr>
              <w:rPr>
                <w:rFonts w:cs="Arial"/>
                <w:lang w:val="en-GB"/>
              </w:rPr>
            </w:pPr>
            <w:r>
              <w:rPr>
                <w:rFonts w:cs="Arial"/>
                <w:lang w:val="en-GB"/>
              </w:rPr>
              <w:t>0 – Disable</w:t>
            </w:r>
          </w:p>
          <w:p w14:paraId="6FD54F7B" w14:textId="77777777" w:rsidR="00E36F0E" w:rsidRDefault="00393DC0">
            <w:pPr>
              <w:rPr>
                <w:rFonts w:cs="Arial"/>
                <w:lang w:val="en-GB"/>
              </w:rPr>
            </w:pPr>
            <w:r>
              <w:rPr>
                <w:rFonts w:cs="Arial"/>
                <w:lang w:val="en-GB"/>
              </w:rPr>
              <w:t>1 – Enable</w:t>
            </w:r>
          </w:p>
        </w:tc>
        <w:tc>
          <w:tcPr>
            <w:tcW w:w="792" w:type="dxa"/>
            <w:tcBorders>
              <w:top w:val="single" w:sz="4" w:space="0" w:color="auto"/>
              <w:left w:val="single" w:sz="4" w:space="0" w:color="auto"/>
              <w:bottom w:val="single" w:sz="4" w:space="0" w:color="auto"/>
              <w:right w:val="single" w:sz="4" w:space="0" w:color="auto"/>
            </w:tcBorders>
            <w:hideMark/>
          </w:tcPr>
          <w:p w14:paraId="6557149F" w14:textId="77777777" w:rsidR="00E36F0E" w:rsidRDefault="00393DC0">
            <w:pPr>
              <w:rPr>
                <w:rFonts w:cs="Arial"/>
                <w:lang w:val="en-GB"/>
              </w:rPr>
            </w:pPr>
            <w:r>
              <w:rPr>
                <w:rFonts w:cs="Arial"/>
                <w:lang w:val="en-GB"/>
              </w:rPr>
              <w:t>DE0E</w:t>
            </w:r>
          </w:p>
        </w:tc>
      </w:tr>
      <w:tr w:rsidR="00E36F0E" w14:paraId="358B13F7"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33F64833" w14:textId="77777777" w:rsidR="00E36F0E" w:rsidRDefault="00393DC0">
            <w:r>
              <w:t>CPC_MAX_CHECK</w:t>
            </w:r>
          </w:p>
        </w:tc>
        <w:tc>
          <w:tcPr>
            <w:tcW w:w="2403" w:type="dxa"/>
            <w:tcBorders>
              <w:top w:val="single" w:sz="4" w:space="0" w:color="auto"/>
              <w:left w:val="single" w:sz="4" w:space="0" w:color="auto"/>
              <w:bottom w:val="single" w:sz="4" w:space="0" w:color="auto"/>
              <w:right w:val="single" w:sz="4" w:space="0" w:color="auto"/>
            </w:tcBorders>
            <w:hideMark/>
          </w:tcPr>
          <w:p w14:paraId="0A3C9CEE" w14:textId="77777777" w:rsidR="00E36F0E" w:rsidRDefault="00393DC0">
            <w:pPr>
              <w:rPr>
                <w:rFonts w:cs="Arial"/>
                <w:lang w:val="en-GB"/>
              </w:rPr>
            </w:pPr>
            <w:r>
              <w:rPr>
                <w:rFonts w:cs="Arial"/>
                <w:lang w:val="en-GB"/>
              </w:rPr>
              <w:t>Max CPC request times</w:t>
            </w:r>
          </w:p>
        </w:tc>
        <w:tc>
          <w:tcPr>
            <w:tcW w:w="1017" w:type="dxa"/>
            <w:tcBorders>
              <w:top w:val="single" w:sz="4" w:space="0" w:color="auto"/>
              <w:left w:val="single" w:sz="4" w:space="0" w:color="auto"/>
              <w:bottom w:val="single" w:sz="4" w:space="0" w:color="auto"/>
              <w:right w:val="single" w:sz="4" w:space="0" w:color="auto"/>
            </w:tcBorders>
            <w:vAlign w:val="center"/>
            <w:hideMark/>
          </w:tcPr>
          <w:p w14:paraId="525D061D" w14:textId="77777777" w:rsidR="00E36F0E" w:rsidRDefault="00393DC0">
            <w:pPr>
              <w:jc w:val="center"/>
              <w:rPr>
                <w:rFonts w:cs="Arial"/>
                <w:lang w:val="en-GB"/>
              </w:rPr>
            </w:pPr>
            <w:r>
              <w:rPr>
                <w:rFonts w:cs="Arial"/>
                <w:lang w:val="en-GB"/>
              </w:rPr>
              <w:t>5</w:t>
            </w:r>
          </w:p>
        </w:tc>
        <w:tc>
          <w:tcPr>
            <w:tcW w:w="1289" w:type="dxa"/>
            <w:tcBorders>
              <w:top w:val="single" w:sz="4" w:space="0" w:color="auto"/>
              <w:left w:val="single" w:sz="4" w:space="0" w:color="auto"/>
              <w:bottom w:val="single" w:sz="4" w:space="0" w:color="auto"/>
              <w:right w:val="single" w:sz="4" w:space="0" w:color="auto"/>
            </w:tcBorders>
            <w:vAlign w:val="center"/>
            <w:hideMark/>
          </w:tcPr>
          <w:p w14:paraId="55C07474" w14:textId="77777777" w:rsidR="00E36F0E" w:rsidRDefault="00393DC0">
            <w:pPr>
              <w:jc w:val="center"/>
              <w:rPr>
                <w:rFonts w:cs="Arial"/>
                <w:lang w:val="en-GB"/>
              </w:rPr>
            </w:pPr>
            <w:r>
              <w:t>Integer</w:t>
            </w:r>
          </w:p>
        </w:tc>
        <w:tc>
          <w:tcPr>
            <w:tcW w:w="1385" w:type="dxa"/>
            <w:tcBorders>
              <w:top w:val="single" w:sz="4" w:space="0" w:color="auto"/>
              <w:left w:val="single" w:sz="4" w:space="0" w:color="auto"/>
              <w:bottom w:val="single" w:sz="4" w:space="0" w:color="auto"/>
              <w:right w:val="single" w:sz="4" w:space="0" w:color="auto"/>
            </w:tcBorders>
            <w:vAlign w:val="center"/>
            <w:hideMark/>
          </w:tcPr>
          <w:p w14:paraId="534071E3" w14:textId="77777777" w:rsidR="00E36F0E" w:rsidRDefault="00393DC0">
            <w:pPr>
              <w:jc w:val="center"/>
              <w:rPr>
                <w:rFonts w:cs="Arial"/>
                <w:lang w:val="en-GB"/>
              </w:rPr>
            </w:pPr>
            <w:r>
              <w:rPr>
                <w:rFonts w:cs="Arial"/>
                <w:lang w:val="en-GB"/>
              </w:rPr>
              <w:t>Times</w:t>
            </w:r>
          </w:p>
        </w:tc>
        <w:tc>
          <w:tcPr>
            <w:tcW w:w="1547" w:type="dxa"/>
            <w:tcBorders>
              <w:top w:val="single" w:sz="4" w:space="0" w:color="auto"/>
              <w:left w:val="single" w:sz="4" w:space="0" w:color="auto"/>
              <w:bottom w:val="single" w:sz="4" w:space="0" w:color="auto"/>
              <w:right w:val="single" w:sz="4" w:space="0" w:color="auto"/>
            </w:tcBorders>
            <w:vAlign w:val="center"/>
            <w:hideMark/>
          </w:tcPr>
          <w:p w14:paraId="6A5DF2F2" w14:textId="77777777" w:rsidR="00E36F0E" w:rsidRDefault="00393DC0">
            <w:pPr>
              <w:rPr>
                <w:rFonts w:cs="Arial"/>
                <w:lang w:val="en-GB"/>
              </w:rPr>
            </w:pPr>
            <w:r>
              <w:rPr>
                <w:rFonts w:cs="Arial"/>
                <w:lang w:val="en-GB"/>
              </w:rPr>
              <w:t>0 to 255</w:t>
            </w:r>
          </w:p>
        </w:tc>
        <w:tc>
          <w:tcPr>
            <w:tcW w:w="792" w:type="dxa"/>
            <w:tcBorders>
              <w:top w:val="single" w:sz="4" w:space="0" w:color="auto"/>
              <w:left w:val="single" w:sz="4" w:space="0" w:color="auto"/>
              <w:bottom w:val="single" w:sz="4" w:space="0" w:color="auto"/>
              <w:right w:val="single" w:sz="4" w:space="0" w:color="auto"/>
            </w:tcBorders>
            <w:hideMark/>
          </w:tcPr>
          <w:p w14:paraId="313E13D1" w14:textId="77777777" w:rsidR="00E36F0E" w:rsidRDefault="00393DC0">
            <w:pPr>
              <w:rPr>
                <w:rFonts w:cs="Arial"/>
                <w:lang w:val="en-GB"/>
              </w:rPr>
            </w:pPr>
            <w:r>
              <w:rPr>
                <w:rFonts w:cs="Arial"/>
                <w:lang w:val="en-GB"/>
              </w:rPr>
              <w:t>FD03</w:t>
            </w:r>
          </w:p>
        </w:tc>
      </w:tr>
      <w:tr w:rsidR="00E36F0E" w14:paraId="3A494E75"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vAlign w:val="center"/>
            <w:hideMark/>
          </w:tcPr>
          <w:p w14:paraId="3389B8CF" w14:textId="77777777" w:rsidR="00E36F0E" w:rsidRDefault="00393DC0">
            <w:r>
              <w:t>CPC_CHECK_INTERVAL</w:t>
            </w:r>
          </w:p>
        </w:tc>
        <w:tc>
          <w:tcPr>
            <w:tcW w:w="2403" w:type="dxa"/>
            <w:tcBorders>
              <w:top w:val="single" w:sz="4" w:space="0" w:color="auto"/>
              <w:left w:val="single" w:sz="4" w:space="0" w:color="auto"/>
              <w:bottom w:val="single" w:sz="4" w:space="0" w:color="auto"/>
              <w:right w:val="single" w:sz="4" w:space="0" w:color="auto"/>
            </w:tcBorders>
            <w:hideMark/>
          </w:tcPr>
          <w:p w14:paraId="45839B04" w14:textId="77777777" w:rsidR="00E36F0E" w:rsidRDefault="00393DC0">
            <w:pPr>
              <w:rPr>
                <w:rFonts w:cs="Arial"/>
                <w:lang w:val="en-GB"/>
              </w:rPr>
            </w:pPr>
            <w:r>
              <w:rPr>
                <w:rFonts w:cs="Arial"/>
                <w:lang w:val="en-GB"/>
              </w:rPr>
              <w:t>Wait time between CPC request</w:t>
            </w:r>
          </w:p>
        </w:tc>
        <w:tc>
          <w:tcPr>
            <w:tcW w:w="1017" w:type="dxa"/>
            <w:tcBorders>
              <w:top w:val="single" w:sz="4" w:space="0" w:color="auto"/>
              <w:left w:val="single" w:sz="4" w:space="0" w:color="auto"/>
              <w:bottom w:val="single" w:sz="4" w:space="0" w:color="auto"/>
              <w:right w:val="single" w:sz="4" w:space="0" w:color="auto"/>
            </w:tcBorders>
            <w:vAlign w:val="center"/>
            <w:hideMark/>
          </w:tcPr>
          <w:p w14:paraId="64DEBCAC" w14:textId="77777777" w:rsidR="00E36F0E" w:rsidRDefault="00393DC0">
            <w:pPr>
              <w:jc w:val="center"/>
              <w:rPr>
                <w:rFonts w:cs="Arial"/>
                <w:lang w:val="en-GB"/>
              </w:rPr>
            </w:pPr>
            <w:r>
              <w:rPr>
                <w:rFonts w:cs="Arial"/>
                <w:lang w:val="en-GB"/>
              </w:rPr>
              <w:t>30</w:t>
            </w:r>
          </w:p>
        </w:tc>
        <w:tc>
          <w:tcPr>
            <w:tcW w:w="1289" w:type="dxa"/>
            <w:tcBorders>
              <w:top w:val="single" w:sz="4" w:space="0" w:color="auto"/>
              <w:left w:val="single" w:sz="4" w:space="0" w:color="auto"/>
              <w:bottom w:val="single" w:sz="4" w:space="0" w:color="auto"/>
              <w:right w:val="single" w:sz="4" w:space="0" w:color="auto"/>
            </w:tcBorders>
            <w:vAlign w:val="center"/>
            <w:hideMark/>
          </w:tcPr>
          <w:p w14:paraId="4FF8F29E" w14:textId="77777777" w:rsidR="00E36F0E" w:rsidRDefault="00393DC0">
            <w:pPr>
              <w:jc w:val="center"/>
              <w:rPr>
                <w:rFonts w:cs="Arial"/>
                <w:lang w:val="en-GB"/>
              </w:rPr>
            </w:pPr>
            <w:r>
              <w:t>Integer</w:t>
            </w:r>
          </w:p>
        </w:tc>
        <w:tc>
          <w:tcPr>
            <w:tcW w:w="1385" w:type="dxa"/>
            <w:tcBorders>
              <w:top w:val="single" w:sz="4" w:space="0" w:color="auto"/>
              <w:left w:val="single" w:sz="4" w:space="0" w:color="auto"/>
              <w:bottom w:val="single" w:sz="4" w:space="0" w:color="auto"/>
              <w:right w:val="single" w:sz="4" w:space="0" w:color="auto"/>
            </w:tcBorders>
            <w:vAlign w:val="center"/>
            <w:hideMark/>
          </w:tcPr>
          <w:p w14:paraId="1C8072F7" w14:textId="77777777" w:rsidR="00E36F0E" w:rsidRDefault="00393DC0">
            <w:pPr>
              <w:jc w:val="center"/>
              <w:rPr>
                <w:rFonts w:cs="Arial"/>
                <w:lang w:val="en-GB"/>
              </w:rPr>
            </w:pPr>
            <w:r>
              <w:rPr>
                <w:rFonts w:cs="Arial"/>
                <w:lang w:val="en-GB"/>
              </w:rPr>
              <w:t>Seconds</w:t>
            </w:r>
          </w:p>
        </w:tc>
        <w:tc>
          <w:tcPr>
            <w:tcW w:w="1547" w:type="dxa"/>
            <w:tcBorders>
              <w:top w:val="single" w:sz="4" w:space="0" w:color="auto"/>
              <w:left w:val="single" w:sz="4" w:space="0" w:color="auto"/>
              <w:bottom w:val="single" w:sz="4" w:space="0" w:color="auto"/>
              <w:right w:val="single" w:sz="4" w:space="0" w:color="auto"/>
            </w:tcBorders>
            <w:vAlign w:val="center"/>
            <w:hideMark/>
          </w:tcPr>
          <w:p w14:paraId="06C71FDC" w14:textId="77777777" w:rsidR="00E36F0E" w:rsidRDefault="00393DC0">
            <w:pPr>
              <w:rPr>
                <w:rFonts w:cs="Arial"/>
                <w:lang w:val="en-GB"/>
              </w:rPr>
            </w:pPr>
            <w:r>
              <w:rPr>
                <w:rFonts w:cs="Arial"/>
                <w:lang w:val="en-GB"/>
              </w:rPr>
              <w:t>0 to 255</w:t>
            </w:r>
          </w:p>
        </w:tc>
        <w:tc>
          <w:tcPr>
            <w:tcW w:w="792" w:type="dxa"/>
            <w:tcBorders>
              <w:top w:val="single" w:sz="4" w:space="0" w:color="auto"/>
              <w:left w:val="single" w:sz="4" w:space="0" w:color="auto"/>
              <w:bottom w:val="single" w:sz="4" w:space="0" w:color="auto"/>
              <w:right w:val="single" w:sz="4" w:space="0" w:color="auto"/>
            </w:tcBorders>
            <w:hideMark/>
          </w:tcPr>
          <w:p w14:paraId="201E0242" w14:textId="77777777" w:rsidR="00E36F0E" w:rsidRDefault="00393DC0">
            <w:pPr>
              <w:rPr>
                <w:rFonts w:cs="Arial"/>
                <w:lang w:val="en-GB"/>
              </w:rPr>
            </w:pPr>
            <w:r>
              <w:rPr>
                <w:rFonts w:cs="Arial"/>
                <w:lang w:val="en-GB"/>
              </w:rPr>
              <w:t>FD03</w:t>
            </w:r>
          </w:p>
        </w:tc>
      </w:tr>
      <w:tr w:rsidR="00E36F0E" w14:paraId="5E3DCA65" w14:textId="77777777" w:rsidTr="00E36F0E">
        <w:trPr>
          <w:jc w:val="center"/>
        </w:trPr>
        <w:tc>
          <w:tcPr>
            <w:tcW w:w="2182" w:type="dxa"/>
            <w:tcBorders>
              <w:top w:val="single" w:sz="4" w:space="0" w:color="auto"/>
              <w:left w:val="single" w:sz="4" w:space="0" w:color="auto"/>
              <w:bottom w:val="single" w:sz="4" w:space="0" w:color="auto"/>
              <w:right w:val="single" w:sz="4" w:space="0" w:color="auto"/>
            </w:tcBorders>
            <w:hideMark/>
          </w:tcPr>
          <w:p w14:paraId="2953A5FD" w14:textId="77777777" w:rsidR="00E36F0E" w:rsidRDefault="00393DC0">
            <w:r>
              <w:t>FACTORY_WIFI_VALID_DURATION</w:t>
            </w:r>
          </w:p>
        </w:tc>
        <w:tc>
          <w:tcPr>
            <w:tcW w:w="2403" w:type="dxa"/>
            <w:tcBorders>
              <w:top w:val="single" w:sz="4" w:space="0" w:color="auto"/>
              <w:left w:val="single" w:sz="4" w:space="0" w:color="auto"/>
              <w:bottom w:val="single" w:sz="4" w:space="0" w:color="auto"/>
              <w:right w:val="single" w:sz="4" w:space="0" w:color="auto"/>
            </w:tcBorders>
            <w:hideMark/>
          </w:tcPr>
          <w:p w14:paraId="09139954" w14:textId="77777777" w:rsidR="00E36F0E" w:rsidRDefault="00393DC0">
            <w:r>
              <w:t>Valid duration of factory WiFi after production</w:t>
            </w:r>
          </w:p>
        </w:tc>
        <w:tc>
          <w:tcPr>
            <w:tcW w:w="1017" w:type="dxa"/>
            <w:tcBorders>
              <w:top w:val="single" w:sz="4" w:space="0" w:color="auto"/>
              <w:left w:val="single" w:sz="4" w:space="0" w:color="auto"/>
              <w:bottom w:val="single" w:sz="4" w:space="0" w:color="auto"/>
              <w:right w:val="single" w:sz="4" w:space="0" w:color="auto"/>
            </w:tcBorders>
            <w:vAlign w:val="center"/>
            <w:hideMark/>
          </w:tcPr>
          <w:p w14:paraId="4FEDEAC1" w14:textId="77777777" w:rsidR="00E36F0E" w:rsidRDefault="00393DC0">
            <w:pPr>
              <w:jc w:val="center"/>
            </w:pPr>
            <w:r>
              <w:t>30</w:t>
            </w:r>
          </w:p>
        </w:tc>
        <w:tc>
          <w:tcPr>
            <w:tcW w:w="1289" w:type="dxa"/>
            <w:tcBorders>
              <w:top w:val="single" w:sz="4" w:space="0" w:color="auto"/>
              <w:left w:val="single" w:sz="4" w:space="0" w:color="auto"/>
              <w:bottom w:val="single" w:sz="4" w:space="0" w:color="auto"/>
              <w:right w:val="single" w:sz="4" w:space="0" w:color="auto"/>
            </w:tcBorders>
            <w:vAlign w:val="center"/>
            <w:hideMark/>
          </w:tcPr>
          <w:p w14:paraId="7553D3A3" w14:textId="77777777" w:rsidR="00E36F0E" w:rsidRDefault="00393DC0">
            <w:pPr>
              <w:jc w:val="center"/>
            </w:pPr>
            <w:r>
              <w:t>Integer</w:t>
            </w:r>
          </w:p>
        </w:tc>
        <w:tc>
          <w:tcPr>
            <w:tcW w:w="1385" w:type="dxa"/>
            <w:tcBorders>
              <w:top w:val="single" w:sz="4" w:space="0" w:color="auto"/>
              <w:left w:val="single" w:sz="4" w:space="0" w:color="auto"/>
              <w:bottom w:val="single" w:sz="4" w:space="0" w:color="auto"/>
              <w:right w:val="single" w:sz="4" w:space="0" w:color="auto"/>
            </w:tcBorders>
            <w:vAlign w:val="center"/>
            <w:hideMark/>
          </w:tcPr>
          <w:p w14:paraId="2BEB1924" w14:textId="77777777" w:rsidR="00E36F0E" w:rsidRDefault="00393DC0">
            <w:pPr>
              <w:jc w:val="center"/>
            </w:pPr>
            <w:r>
              <w:t>Days</w:t>
            </w:r>
          </w:p>
        </w:tc>
        <w:tc>
          <w:tcPr>
            <w:tcW w:w="1547" w:type="dxa"/>
            <w:tcBorders>
              <w:top w:val="single" w:sz="4" w:space="0" w:color="auto"/>
              <w:left w:val="single" w:sz="4" w:space="0" w:color="auto"/>
              <w:bottom w:val="single" w:sz="4" w:space="0" w:color="auto"/>
              <w:right w:val="single" w:sz="4" w:space="0" w:color="auto"/>
            </w:tcBorders>
            <w:vAlign w:val="center"/>
            <w:hideMark/>
          </w:tcPr>
          <w:p w14:paraId="7530368B" w14:textId="77777777" w:rsidR="00E36F0E" w:rsidRDefault="00393DC0">
            <w:r>
              <w:t>0 to 255</w:t>
            </w:r>
          </w:p>
        </w:tc>
        <w:tc>
          <w:tcPr>
            <w:tcW w:w="792" w:type="dxa"/>
            <w:tcBorders>
              <w:top w:val="single" w:sz="4" w:space="0" w:color="auto"/>
              <w:left w:val="single" w:sz="4" w:space="0" w:color="auto"/>
              <w:bottom w:val="single" w:sz="4" w:space="0" w:color="auto"/>
              <w:right w:val="single" w:sz="4" w:space="0" w:color="auto"/>
            </w:tcBorders>
            <w:hideMark/>
          </w:tcPr>
          <w:p w14:paraId="55A962BD" w14:textId="77777777" w:rsidR="00E36F0E" w:rsidRDefault="00393DC0">
            <w:r>
              <w:rPr>
                <w:rFonts w:cs="Arial"/>
                <w:lang w:val="en-GB"/>
              </w:rPr>
              <w:t>FD03</w:t>
            </w:r>
          </w:p>
        </w:tc>
      </w:tr>
      <w:tr w:rsidR="00E36F0E" w14:paraId="47BF4869" w14:textId="77777777" w:rsidTr="00E36F0E">
        <w:trPr>
          <w:jc w:val="center"/>
        </w:trPr>
        <w:tc>
          <w:tcPr>
            <w:tcW w:w="21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8A6773" w14:textId="77777777" w:rsidR="00E36F0E" w:rsidRDefault="00393DC0">
            <w:r>
              <w:rPr>
                <w:rFonts w:cs="Arial"/>
              </w:rPr>
              <w:t>OFFPEAK_VPSM_SEVERITY_LEVEL</w:t>
            </w:r>
          </w:p>
        </w:tc>
        <w:tc>
          <w:tcPr>
            <w:tcW w:w="24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AF69B0" w14:textId="77777777" w:rsidR="00E36F0E" w:rsidRDefault="00393DC0">
            <w:r>
              <w:t>Severity level for offpeak subscription to VPSM</w:t>
            </w:r>
          </w:p>
        </w:tc>
        <w:tc>
          <w:tcPr>
            <w:tcW w:w="10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7666A5" w14:textId="77777777" w:rsidR="00E36F0E" w:rsidRDefault="00393DC0">
            <w:pPr>
              <w:jc w:val="center"/>
            </w:pPr>
            <w:r>
              <w:t>2</w:t>
            </w:r>
          </w:p>
        </w:tc>
        <w:tc>
          <w:tcPr>
            <w:tcW w:w="12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4C9C62" w14:textId="77777777" w:rsidR="00E36F0E" w:rsidRDefault="00393DC0">
            <w:pPr>
              <w:jc w:val="center"/>
            </w:pPr>
            <w:r>
              <w:t>Integer</w:t>
            </w:r>
          </w:p>
        </w:tc>
        <w:tc>
          <w:tcPr>
            <w:tcW w:w="13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1850A4" w14:textId="77777777" w:rsidR="00E36F0E" w:rsidRDefault="00393DC0">
            <w:pPr>
              <w:jc w:val="center"/>
            </w:pPr>
            <w:r>
              <w:t>1</w:t>
            </w:r>
          </w:p>
        </w:tc>
        <w:tc>
          <w:tcPr>
            <w:tcW w:w="154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DA72C7" w14:textId="77777777" w:rsidR="00E36F0E" w:rsidRDefault="00393DC0">
            <w:r>
              <w:t>1 to 4</w:t>
            </w:r>
          </w:p>
        </w:tc>
        <w:tc>
          <w:tcPr>
            <w:tcW w:w="7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7215E9" w14:textId="77777777" w:rsidR="00E36F0E" w:rsidRDefault="00393DC0">
            <w:r>
              <w:t>FD28</w:t>
            </w:r>
          </w:p>
        </w:tc>
      </w:tr>
      <w:tr w:rsidR="00E36F0E" w14:paraId="6A59EDD9" w14:textId="77777777" w:rsidTr="00E36F0E">
        <w:trPr>
          <w:jc w:val="center"/>
        </w:trPr>
        <w:tc>
          <w:tcPr>
            <w:tcW w:w="21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49C9E6" w14:textId="77777777" w:rsidR="00E36F0E" w:rsidRDefault="00393DC0">
            <w:pPr>
              <w:rPr>
                <w:rFonts w:cs="Arial"/>
              </w:rPr>
            </w:pPr>
            <w:r>
              <w:rPr>
                <w:rFonts w:cs="Arial"/>
              </w:rPr>
              <w:t>WIFI_CONNECTION_ALERT_INTERVAL</w:t>
            </w:r>
          </w:p>
        </w:tc>
        <w:tc>
          <w:tcPr>
            <w:tcW w:w="24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D349A7" w14:textId="77777777" w:rsidR="00E36F0E" w:rsidRDefault="00393DC0">
            <w:r>
              <w:t>Days to report WiFi connection alert</w:t>
            </w:r>
          </w:p>
        </w:tc>
        <w:tc>
          <w:tcPr>
            <w:tcW w:w="10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BD8859" w14:textId="77777777" w:rsidR="00E36F0E" w:rsidRDefault="00393DC0">
            <w:pPr>
              <w:jc w:val="center"/>
            </w:pPr>
            <w:r>
              <w:t>30</w:t>
            </w:r>
          </w:p>
        </w:tc>
        <w:tc>
          <w:tcPr>
            <w:tcW w:w="12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24A1C3" w14:textId="77777777" w:rsidR="00E36F0E" w:rsidRDefault="00393DC0">
            <w:pPr>
              <w:jc w:val="center"/>
            </w:pPr>
            <w:r>
              <w:t>Integer</w:t>
            </w:r>
          </w:p>
        </w:tc>
        <w:tc>
          <w:tcPr>
            <w:tcW w:w="13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5E911B" w14:textId="77777777" w:rsidR="00E36F0E" w:rsidRDefault="00393DC0">
            <w:pPr>
              <w:jc w:val="center"/>
            </w:pPr>
            <w:r>
              <w:t>Days</w:t>
            </w:r>
          </w:p>
        </w:tc>
        <w:tc>
          <w:tcPr>
            <w:tcW w:w="154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F1756D" w14:textId="77777777" w:rsidR="00E36F0E" w:rsidRDefault="00393DC0">
            <w:r>
              <w:t>0 to 255</w:t>
            </w:r>
          </w:p>
        </w:tc>
        <w:tc>
          <w:tcPr>
            <w:tcW w:w="7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32AE6A" w14:textId="77777777" w:rsidR="00E36F0E" w:rsidRDefault="00393DC0">
            <w:r>
              <w:t>FD28</w:t>
            </w:r>
          </w:p>
        </w:tc>
      </w:tr>
      <w:tr w:rsidR="00E36F0E" w14:paraId="07426A88" w14:textId="77777777" w:rsidTr="00E36F0E">
        <w:trPr>
          <w:jc w:val="center"/>
        </w:trPr>
        <w:tc>
          <w:tcPr>
            <w:tcW w:w="21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0699C4" w14:textId="77777777" w:rsidR="00E36F0E" w:rsidRDefault="00393DC0">
            <w:pPr>
              <w:rPr>
                <w:rFonts w:cs="Arial"/>
              </w:rPr>
            </w:pPr>
            <w:r>
              <w:t>POLICY_PULL_IGN_CYCLE</w:t>
            </w:r>
          </w:p>
        </w:tc>
        <w:tc>
          <w:tcPr>
            <w:tcW w:w="24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45B84F" w14:textId="77777777" w:rsidR="00E36F0E" w:rsidRDefault="00393DC0">
            <w:r>
              <w:t>Number of ignition cycles before sending policy table pull request</w:t>
            </w:r>
          </w:p>
        </w:tc>
        <w:tc>
          <w:tcPr>
            <w:tcW w:w="10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BCB32C" w14:textId="77777777" w:rsidR="00E36F0E" w:rsidRDefault="00393DC0">
            <w:pPr>
              <w:jc w:val="center"/>
            </w:pPr>
            <w:r>
              <w:t>100</w:t>
            </w:r>
          </w:p>
        </w:tc>
        <w:tc>
          <w:tcPr>
            <w:tcW w:w="12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327E37" w14:textId="77777777" w:rsidR="00E36F0E" w:rsidRDefault="00393DC0">
            <w:pPr>
              <w:jc w:val="center"/>
            </w:pPr>
            <w:r>
              <w:t>Integer</w:t>
            </w:r>
          </w:p>
        </w:tc>
        <w:tc>
          <w:tcPr>
            <w:tcW w:w="13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20FF03" w14:textId="77777777" w:rsidR="00E36F0E" w:rsidRDefault="00393DC0">
            <w:pPr>
              <w:jc w:val="center"/>
            </w:pPr>
            <w:r>
              <w:t>Number of ignition cycle</w:t>
            </w:r>
          </w:p>
        </w:tc>
        <w:tc>
          <w:tcPr>
            <w:tcW w:w="154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E3F9AC" w14:textId="77777777" w:rsidR="00E36F0E" w:rsidRDefault="00393DC0">
            <w:r>
              <w:t>1 to 255</w:t>
            </w:r>
          </w:p>
        </w:tc>
        <w:tc>
          <w:tcPr>
            <w:tcW w:w="7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EDFE52" w14:textId="77777777" w:rsidR="00E36F0E" w:rsidRDefault="00393DC0">
            <w:r>
              <w:t>FD28</w:t>
            </w:r>
          </w:p>
        </w:tc>
      </w:tr>
    </w:tbl>
    <w:p w14:paraId="19FD959C" w14:textId="77777777" w:rsidR="00E36F0E" w:rsidRPr="00BB6D33" w:rsidRDefault="00E36F0E" w:rsidP="00E36F0E"/>
    <w:p w14:paraId="3159FFE9" w14:textId="77777777" w:rsidR="00506E2F" w:rsidRPr="00506E2F" w:rsidRDefault="00506E2F" w:rsidP="00506E2F">
      <w:pPr>
        <w:pStyle w:val="Heading4"/>
        <w:rPr>
          <w:b w:val="0"/>
          <w:u w:val="single"/>
        </w:rPr>
      </w:pPr>
      <w:r w:rsidRPr="00506E2F">
        <w:rPr>
          <w:b w:val="0"/>
          <w:u w:val="single"/>
        </w:rPr>
        <w:t>WIR-REQ-370035/A-Master Reset and Configuration Parameters</w:t>
      </w:r>
    </w:p>
    <w:p w14:paraId="0970ED27" w14:textId="64BB4B29" w:rsidR="00E36F0E" w:rsidRDefault="00393DC0" w:rsidP="00E36F0E">
      <w:r>
        <w:t>When master reset triggered, all configuration parameters shall be restored to factory default values.</w:t>
      </w:r>
    </w:p>
    <w:p w14:paraId="4526865C" w14:textId="77777777" w:rsidR="00E36F0E" w:rsidRDefault="00393DC0" w:rsidP="00506E2F">
      <w:pPr>
        <w:pStyle w:val="Heading3"/>
      </w:pPr>
      <w:bookmarkStart w:id="90" w:name="_Toc93426770"/>
      <w:r>
        <w:t>Use Cases</w:t>
      </w:r>
      <w:bookmarkEnd w:id="90"/>
    </w:p>
    <w:p w14:paraId="5FAA3DED" w14:textId="77777777" w:rsidR="00E36F0E" w:rsidRDefault="00393DC0" w:rsidP="00506E2F">
      <w:pPr>
        <w:pStyle w:val="Heading3"/>
      </w:pPr>
      <w:bookmarkStart w:id="91" w:name="_Toc93426771"/>
      <w:r>
        <w:t>White Box View</w:t>
      </w:r>
      <w:bookmarkEnd w:id="91"/>
    </w:p>
    <w:p w14:paraId="1F37971A" w14:textId="77777777" w:rsidR="00E36F0E" w:rsidRDefault="00393DC0" w:rsidP="00506E2F">
      <w:pPr>
        <w:pStyle w:val="Heading1"/>
      </w:pPr>
      <w:bookmarkStart w:id="92" w:name="_Toc93426772"/>
      <w:r>
        <w:lastRenderedPageBreak/>
        <w:t>Appendix: Reference Documents</w:t>
      </w:r>
      <w:bookmarkEnd w:id="92"/>
    </w:p>
    <w:p w14:paraId="32AC8B86" w14:textId="0F95474A" w:rsidR="00E36F0E" w:rsidRPr="00AE06BC" w:rsidRDefault="00E36F0E" w:rsidP="00E36F0E"/>
    <w:tbl>
      <w:tblPr>
        <w:tblW w:w="8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7563"/>
      </w:tblGrid>
      <w:tr w:rsidR="00E36F0E" w14:paraId="38868F15" w14:textId="77777777" w:rsidTr="00E36F0E">
        <w:trPr>
          <w:jc w:val="center"/>
        </w:trPr>
        <w:tc>
          <w:tcPr>
            <w:tcW w:w="1417" w:type="dxa"/>
            <w:tcBorders>
              <w:top w:val="single" w:sz="4" w:space="0" w:color="auto"/>
              <w:left w:val="single" w:sz="4" w:space="0" w:color="auto"/>
              <w:bottom w:val="single" w:sz="4" w:space="0" w:color="auto"/>
              <w:right w:val="single" w:sz="4" w:space="0" w:color="auto"/>
            </w:tcBorders>
            <w:vAlign w:val="center"/>
            <w:hideMark/>
          </w:tcPr>
          <w:p w14:paraId="20716DAC" w14:textId="77777777" w:rsidR="00E36F0E" w:rsidRDefault="00393DC0">
            <w:pPr>
              <w:spacing w:line="276" w:lineRule="auto"/>
              <w:rPr>
                <w:rFonts w:cs="Arial"/>
              </w:rPr>
            </w:pPr>
            <w:r>
              <w:rPr>
                <w:rFonts w:cs="Arial"/>
              </w:rPr>
              <w:t>Reference #</w:t>
            </w:r>
          </w:p>
        </w:tc>
        <w:tc>
          <w:tcPr>
            <w:tcW w:w="7563" w:type="dxa"/>
            <w:tcBorders>
              <w:top w:val="single" w:sz="4" w:space="0" w:color="auto"/>
              <w:left w:val="single" w:sz="4" w:space="0" w:color="auto"/>
              <w:bottom w:val="single" w:sz="4" w:space="0" w:color="auto"/>
              <w:right w:val="single" w:sz="4" w:space="0" w:color="auto"/>
            </w:tcBorders>
            <w:vAlign w:val="center"/>
            <w:hideMark/>
          </w:tcPr>
          <w:p w14:paraId="3A8918BB" w14:textId="77777777" w:rsidR="00E36F0E" w:rsidRDefault="00393DC0">
            <w:pPr>
              <w:spacing w:line="276" w:lineRule="auto"/>
              <w:rPr>
                <w:rFonts w:cs="Arial"/>
              </w:rPr>
            </w:pPr>
            <w:r>
              <w:rPr>
                <w:rFonts w:cs="Arial"/>
              </w:rPr>
              <w:t>Document Title</w:t>
            </w:r>
          </w:p>
        </w:tc>
      </w:tr>
      <w:tr w:rsidR="00E36F0E" w14:paraId="78FE8AF1" w14:textId="77777777" w:rsidTr="00E36F0E">
        <w:trPr>
          <w:jc w:val="center"/>
        </w:trPr>
        <w:tc>
          <w:tcPr>
            <w:tcW w:w="1417" w:type="dxa"/>
            <w:tcBorders>
              <w:top w:val="single" w:sz="4" w:space="0" w:color="auto"/>
              <w:left w:val="single" w:sz="4" w:space="0" w:color="auto"/>
              <w:bottom w:val="single" w:sz="4" w:space="0" w:color="auto"/>
              <w:right w:val="single" w:sz="4" w:space="0" w:color="auto"/>
            </w:tcBorders>
            <w:vAlign w:val="center"/>
            <w:hideMark/>
          </w:tcPr>
          <w:p w14:paraId="1D2BE79B" w14:textId="77777777" w:rsidR="00E36F0E" w:rsidRDefault="00393DC0">
            <w:pPr>
              <w:spacing w:line="276" w:lineRule="auto"/>
              <w:rPr>
                <w:rFonts w:cs="Arial"/>
              </w:rPr>
            </w:pPr>
            <w:r>
              <w:rPr>
                <w:rFonts w:cs="Arial"/>
              </w:rPr>
              <w:t>1</w:t>
            </w:r>
          </w:p>
        </w:tc>
        <w:tc>
          <w:tcPr>
            <w:tcW w:w="7563" w:type="dxa"/>
            <w:tcBorders>
              <w:top w:val="single" w:sz="4" w:space="0" w:color="auto"/>
              <w:left w:val="single" w:sz="4" w:space="0" w:color="auto"/>
              <w:bottom w:val="single" w:sz="4" w:space="0" w:color="auto"/>
              <w:right w:val="single" w:sz="4" w:space="0" w:color="auto"/>
            </w:tcBorders>
            <w:vAlign w:val="center"/>
          </w:tcPr>
          <w:p w14:paraId="3860EA05" w14:textId="77777777" w:rsidR="00E36F0E" w:rsidRDefault="00E36F0E">
            <w:pPr>
              <w:spacing w:line="276" w:lineRule="auto"/>
              <w:rPr>
                <w:rFonts w:cs="Arial"/>
              </w:rPr>
            </w:pPr>
          </w:p>
        </w:tc>
      </w:tr>
      <w:tr w:rsidR="00E36F0E" w14:paraId="68C28888" w14:textId="77777777" w:rsidTr="00E36F0E">
        <w:trPr>
          <w:jc w:val="center"/>
        </w:trPr>
        <w:tc>
          <w:tcPr>
            <w:tcW w:w="1417" w:type="dxa"/>
            <w:tcBorders>
              <w:top w:val="single" w:sz="4" w:space="0" w:color="auto"/>
              <w:left w:val="single" w:sz="4" w:space="0" w:color="auto"/>
              <w:bottom w:val="single" w:sz="4" w:space="0" w:color="auto"/>
              <w:right w:val="single" w:sz="4" w:space="0" w:color="auto"/>
            </w:tcBorders>
            <w:vAlign w:val="center"/>
            <w:hideMark/>
          </w:tcPr>
          <w:p w14:paraId="58254A8B" w14:textId="77777777" w:rsidR="00E36F0E" w:rsidRDefault="00393DC0">
            <w:pPr>
              <w:spacing w:line="276" w:lineRule="auto"/>
              <w:rPr>
                <w:rFonts w:cs="Arial"/>
              </w:rPr>
            </w:pPr>
            <w:r>
              <w:rPr>
                <w:rFonts w:cs="Arial"/>
              </w:rPr>
              <w:t>2</w:t>
            </w:r>
          </w:p>
        </w:tc>
        <w:tc>
          <w:tcPr>
            <w:tcW w:w="7563" w:type="dxa"/>
            <w:tcBorders>
              <w:top w:val="single" w:sz="4" w:space="0" w:color="auto"/>
              <w:left w:val="single" w:sz="4" w:space="0" w:color="auto"/>
              <w:bottom w:val="single" w:sz="4" w:space="0" w:color="auto"/>
              <w:right w:val="single" w:sz="4" w:space="0" w:color="auto"/>
            </w:tcBorders>
            <w:vAlign w:val="center"/>
          </w:tcPr>
          <w:p w14:paraId="29A98E3D" w14:textId="77777777" w:rsidR="00E36F0E" w:rsidRDefault="00E36F0E">
            <w:pPr>
              <w:spacing w:line="276" w:lineRule="auto"/>
              <w:rPr>
                <w:rFonts w:cs="Arial"/>
              </w:rPr>
            </w:pPr>
          </w:p>
        </w:tc>
      </w:tr>
      <w:tr w:rsidR="00E36F0E" w14:paraId="68FE3093" w14:textId="77777777" w:rsidTr="00E36F0E">
        <w:trPr>
          <w:jc w:val="center"/>
        </w:trPr>
        <w:tc>
          <w:tcPr>
            <w:tcW w:w="1417" w:type="dxa"/>
            <w:tcBorders>
              <w:top w:val="single" w:sz="4" w:space="0" w:color="auto"/>
              <w:left w:val="single" w:sz="4" w:space="0" w:color="auto"/>
              <w:bottom w:val="single" w:sz="4" w:space="0" w:color="auto"/>
              <w:right w:val="single" w:sz="4" w:space="0" w:color="auto"/>
            </w:tcBorders>
            <w:vAlign w:val="center"/>
            <w:hideMark/>
          </w:tcPr>
          <w:p w14:paraId="09FCC976" w14:textId="77777777" w:rsidR="00E36F0E" w:rsidRDefault="00393DC0">
            <w:pPr>
              <w:spacing w:line="276" w:lineRule="auto"/>
              <w:rPr>
                <w:rFonts w:cs="Arial"/>
              </w:rPr>
            </w:pPr>
            <w:r>
              <w:rPr>
                <w:rFonts w:cs="Arial"/>
              </w:rPr>
              <w:t>3</w:t>
            </w:r>
          </w:p>
        </w:tc>
        <w:tc>
          <w:tcPr>
            <w:tcW w:w="7563" w:type="dxa"/>
            <w:tcBorders>
              <w:top w:val="single" w:sz="4" w:space="0" w:color="auto"/>
              <w:left w:val="single" w:sz="4" w:space="0" w:color="auto"/>
              <w:bottom w:val="single" w:sz="4" w:space="0" w:color="auto"/>
              <w:right w:val="single" w:sz="4" w:space="0" w:color="auto"/>
            </w:tcBorders>
            <w:vAlign w:val="center"/>
          </w:tcPr>
          <w:p w14:paraId="41C9779A" w14:textId="77777777" w:rsidR="00E36F0E" w:rsidRDefault="00E36F0E">
            <w:pPr>
              <w:spacing w:line="276" w:lineRule="auto"/>
              <w:rPr>
                <w:rFonts w:cs="Arial"/>
              </w:rPr>
            </w:pPr>
          </w:p>
        </w:tc>
      </w:tr>
      <w:tr w:rsidR="00E36F0E" w14:paraId="53ACA4B0" w14:textId="77777777" w:rsidTr="00E36F0E">
        <w:trPr>
          <w:jc w:val="center"/>
        </w:trPr>
        <w:tc>
          <w:tcPr>
            <w:tcW w:w="1417" w:type="dxa"/>
            <w:tcBorders>
              <w:top w:val="single" w:sz="4" w:space="0" w:color="auto"/>
              <w:left w:val="single" w:sz="4" w:space="0" w:color="auto"/>
              <w:bottom w:val="single" w:sz="4" w:space="0" w:color="auto"/>
              <w:right w:val="single" w:sz="4" w:space="0" w:color="auto"/>
            </w:tcBorders>
            <w:vAlign w:val="center"/>
            <w:hideMark/>
          </w:tcPr>
          <w:p w14:paraId="7A9A6B3D" w14:textId="77777777" w:rsidR="00E36F0E" w:rsidRDefault="00393DC0">
            <w:pPr>
              <w:spacing w:line="276" w:lineRule="auto"/>
              <w:rPr>
                <w:rFonts w:cs="Arial"/>
              </w:rPr>
            </w:pPr>
            <w:r>
              <w:rPr>
                <w:rFonts w:cs="Arial"/>
              </w:rPr>
              <w:t>4</w:t>
            </w:r>
          </w:p>
        </w:tc>
        <w:tc>
          <w:tcPr>
            <w:tcW w:w="7563" w:type="dxa"/>
            <w:tcBorders>
              <w:top w:val="single" w:sz="4" w:space="0" w:color="auto"/>
              <w:left w:val="single" w:sz="4" w:space="0" w:color="auto"/>
              <w:bottom w:val="single" w:sz="4" w:space="0" w:color="auto"/>
              <w:right w:val="single" w:sz="4" w:space="0" w:color="auto"/>
            </w:tcBorders>
            <w:vAlign w:val="center"/>
          </w:tcPr>
          <w:p w14:paraId="1110FC53" w14:textId="77777777" w:rsidR="00E36F0E" w:rsidRDefault="00E36F0E">
            <w:pPr>
              <w:spacing w:line="276" w:lineRule="auto"/>
              <w:rPr>
                <w:rFonts w:cs="Arial"/>
              </w:rPr>
            </w:pPr>
          </w:p>
        </w:tc>
      </w:tr>
      <w:tr w:rsidR="00E36F0E" w14:paraId="4DEFB424" w14:textId="77777777" w:rsidTr="00E36F0E">
        <w:trPr>
          <w:jc w:val="center"/>
        </w:trPr>
        <w:tc>
          <w:tcPr>
            <w:tcW w:w="1417" w:type="dxa"/>
            <w:tcBorders>
              <w:top w:val="single" w:sz="4" w:space="0" w:color="auto"/>
              <w:left w:val="single" w:sz="4" w:space="0" w:color="auto"/>
              <w:bottom w:val="single" w:sz="4" w:space="0" w:color="auto"/>
              <w:right w:val="single" w:sz="4" w:space="0" w:color="auto"/>
            </w:tcBorders>
            <w:vAlign w:val="center"/>
            <w:hideMark/>
          </w:tcPr>
          <w:p w14:paraId="2136D80B" w14:textId="77777777" w:rsidR="00E36F0E" w:rsidRDefault="00393DC0">
            <w:pPr>
              <w:spacing w:line="276" w:lineRule="auto"/>
              <w:rPr>
                <w:rFonts w:cs="Arial"/>
              </w:rPr>
            </w:pPr>
            <w:r>
              <w:rPr>
                <w:rFonts w:cs="Arial"/>
              </w:rPr>
              <w:t>5</w:t>
            </w:r>
          </w:p>
        </w:tc>
        <w:tc>
          <w:tcPr>
            <w:tcW w:w="7563" w:type="dxa"/>
            <w:tcBorders>
              <w:top w:val="single" w:sz="4" w:space="0" w:color="auto"/>
              <w:left w:val="single" w:sz="4" w:space="0" w:color="auto"/>
              <w:bottom w:val="single" w:sz="4" w:space="0" w:color="auto"/>
              <w:right w:val="single" w:sz="4" w:space="0" w:color="auto"/>
            </w:tcBorders>
            <w:vAlign w:val="center"/>
          </w:tcPr>
          <w:p w14:paraId="500AEB3F" w14:textId="77777777" w:rsidR="00E36F0E" w:rsidRDefault="00E36F0E">
            <w:pPr>
              <w:spacing w:line="276" w:lineRule="auto"/>
              <w:rPr>
                <w:rFonts w:cs="Arial"/>
              </w:rPr>
            </w:pPr>
          </w:p>
        </w:tc>
      </w:tr>
      <w:tr w:rsidR="00E36F0E" w14:paraId="7F32686A" w14:textId="77777777" w:rsidTr="00E36F0E">
        <w:trPr>
          <w:jc w:val="center"/>
        </w:trPr>
        <w:tc>
          <w:tcPr>
            <w:tcW w:w="1417" w:type="dxa"/>
            <w:tcBorders>
              <w:top w:val="single" w:sz="4" w:space="0" w:color="auto"/>
              <w:left w:val="single" w:sz="4" w:space="0" w:color="auto"/>
              <w:bottom w:val="single" w:sz="4" w:space="0" w:color="auto"/>
              <w:right w:val="single" w:sz="4" w:space="0" w:color="auto"/>
            </w:tcBorders>
            <w:vAlign w:val="center"/>
            <w:hideMark/>
          </w:tcPr>
          <w:p w14:paraId="7FDEA443" w14:textId="77777777" w:rsidR="00E36F0E" w:rsidRDefault="00393DC0">
            <w:pPr>
              <w:spacing w:line="276" w:lineRule="auto"/>
              <w:rPr>
                <w:rFonts w:cs="Arial"/>
              </w:rPr>
            </w:pPr>
            <w:r>
              <w:rPr>
                <w:rFonts w:cs="Arial"/>
              </w:rPr>
              <w:t>6</w:t>
            </w:r>
          </w:p>
        </w:tc>
        <w:tc>
          <w:tcPr>
            <w:tcW w:w="7563" w:type="dxa"/>
            <w:tcBorders>
              <w:top w:val="single" w:sz="4" w:space="0" w:color="auto"/>
              <w:left w:val="single" w:sz="4" w:space="0" w:color="auto"/>
              <w:bottom w:val="single" w:sz="4" w:space="0" w:color="auto"/>
              <w:right w:val="single" w:sz="4" w:space="0" w:color="auto"/>
            </w:tcBorders>
            <w:vAlign w:val="center"/>
          </w:tcPr>
          <w:p w14:paraId="1B50A0B8" w14:textId="77777777" w:rsidR="00E36F0E" w:rsidRDefault="00E36F0E">
            <w:pPr>
              <w:spacing w:line="276" w:lineRule="auto"/>
              <w:rPr>
                <w:rFonts w:cs="Arial"/>
              </w:rPr>
            </w:pPr>
          </w:p>
        </w:tc>
      </w:tr>
      <w:tr w:rsidR="00E36F0E" w14:paraId="3C0DD09F" w14:textId="77777777" w:rsidTr="00E36F0E">
        <w:trPr>
          <w:jc w:val="center"/>
        </w:trPr>
        <w:tc>
          <w:tcPr>
            <w:tcW w:w="1417" w:type="dxa"/>
            <w:tcBorders>
              <w:top w:val="single" w:sz="4" w:space="0" w:color="auto"/>
              <w:left w:val="single" w:sz="4" w:space="0" w:color="auto"/>
              <w:bottom w:val="single" w:sz="4" w:space="0" w:color="auto"/>
              <w:right w:val="single" w:sz="4" w:space="0" w:color="auto"/>
            </w:tcBorders>
            <w:vAlign w:val="center"/>
            <w:hideMark/>
          </w:tcPr>
          <w:p w14:paraId="4BDCA5D7" w14:textId="77777777" w:rsidR="00E36F0E" w:rsidRDefault="00393DC0">
            <w:pPr>
              <w:spacing w:line="276" w:lineRule="auto"/>
              <w:rPr>
                <w:rFonts w:cs="Arial"/>
              </w:rPr>
            </w:pPr>
            <w:r>
              <w:rPr>
                <w:rFonts w:cs="Arial"/>
              </w:rPr>
              <w:t>7</w:t>
            </w:r>
          </w:p>
        </w:tc>
        <w:tc>
          <w:tcPr>
            <w:tcW w:w="7563" w:type="dxa"/>
            <w:tcBorders>
              <w:top w:val="single" w:sz="4" w:space="0" w:color="auto"/>
              <w:left w:val="single" w:sz="4" w:space="0" w:color="auto"/>
              <w:bottom w:val="single" w:sz="4" w:space="0" w:color="auto"/>
              <w:right w:val="single" w:sz="4" w:space="0" w:color="auto"/>
            </w:tcBorders>
            <w:vAlign w:val="center"/>
          </w:tcPr>
          <w:p w14:paraId="6AD30258" w14:textId="77777777" w:rsidR="00E36F0E" w:rsidRDefault="00E36F0E">
            <w:pPr>
              <w:spacing w:line="276" w:lineRule="auto"/>
              <w:rPr>
                <w:rFonts w:cs="Arial"/>
              </w:rPr>
            </w:pPr>
          </w:p>
        </w:tc>
      </w:tr>
      <w:tr w:rsidR="00E36F0E" w14:paraId="6B8F2D3F" w14:textId="77777777" w:rsidTr="00E36F0E">
        <w:trPr>
          <w:jc w:val="center"/>
        </w:trPr>
        <w:tc>
          <w:tcPr>
            <w:tcW w:w="1417" w:type="dxa"/>
            <w:tcBorders>
              <w:top w:val="single" w:sz="4" w:space="0" w:color="auto"/>
              <w:left w:val="single" w:sz="4" w:space="0" w:color="auto"/>
              <w:bottom w:val="single" w:sz="4" w:space="0" w:color="auto"/>
              <w:right w:val="single" w:sz="4" w:space="0" w:color="auto"/>
            </w:tcBorders>
            <w:vAlign w:val="center"/>
            <w:hideMark/>
          </w:tcPr>
          <w:p w14:paraId="790937E7" w14:textId="77777777" w:rsidR="00E36F0E" w:rsidRDefault="00393DC0">
            <w:pPr>
              <w:spacing w:line="276" w:lineRule="auto"/>
              <w:rPr>
                <w:rFonts w:cs="Arial"/>
              </w:rPr>
            </w:pPr>
            <w:r>
              <w:rPr>
                <w:rFonts w:cs="Arial"/>
              </w:rPr>
              <w:t>8</w:t>
            </w:r>
          </w:p>
        </w:tc>
        <w:tc>
          <w:tcPr>
            <w:tcW w:w="7563" w:type="dxa"/>
            <w:tcBorders>
              <w:top w:val="single" w:sz="4" w:space="0" w:color="auto"/>
              <w:left w:val="single" w:sz="4" w:space="0" w:color="auto"/>
              <w:bottom w:val="single" w:sz="4" w:space="0" w:color="auto"/>
              <w:right w:val="single" w:sz="4" w:space="0" w:color="auto"/>
            </w:tcBorders>
            <w:vAlign w:val="center"/>
          </w:tcPr>
          <w:p w14:paraId="71B29871" w14:textId="77777777" w:rsidR="00E36F0E" w:rsidRDefault="00E36F0E">
            <w:pPr>
              <w:spacing w:line="276" w:lineRule="auto"/>
              <w:rPr>
                <w:rFonts w:cs="Arial"/>
              </w:rPr>
            </w:pPr>
          </w:p>
        </w:tc>
      </w:tr>
      <w:tr w:rsidR="00E36F0E" w14:paraId="235921EE" w14:textId="77777777" w:rsidTr="00E36F0E">
        <w:trPr>
          <w:jc w:val="center"/>
        </w:trPr>
        <w:tc>
          <w:tcPr>
            <w:tcW w:w="1417" w:type="dxa"/>
            <w:tcBorders>
              <w:top w:val="single" w:sz="4" w:space="0" w:color="auto"/>
              <w:left w:val="single" w:sz="4" w:space="0" w:color="auto"/>
              <w:bottom w:val="single" w:sz="4" w:space="0" w:color="auto"/>
              <w:right w:val="single" w:sz="4" w:space="0" w:color="auto"/>
            </w:tcBorders>
            <w:vAlign w:val="center"/>
            <w:hideMark/>
          </w:tcPr>
          <w:p w14:paraId="6EC7B003" w14:textId="77777777" w:rsidR="00E36F0E" w:rsidRDefault="00393DC0">
            <w:pPr>
              <w:spacing w:line="276" w:lineRule="auto"/>
              <w:rPr>
                <w:rFonts w:cs="Arial"/>
              </w:rPr>
            </w:pPr>
            <w:r>
              <w:rPr>
                <w:rFonts w:cs="Arial"/>
              </w:rPr>
              <w:t>9</w:t>
            </w:r>
          </w:p>
        </w:tc>
        <w:tc>
          <w:tcPr>
            <w:tcW w:w="7563" w:type="dxa"/>
            <w:tcBorders>
              <w:top w:val="single" w:sz="4" w:space="0" w:color="auto"/>
              <w:left w:val="single" w:sz="4" w:space="0" w:color="auto"/>
              <w:bottom w:val="single" w:sz="4" w:space="0" w:color="auto"/>
              <w:right w:val="single" w:sz="4" w:space="0" w:color="auto"/>
            </w:tcBorders>
            <w:vAlign w:val="center"/>
          </w:tcPr>
          <w:p w14:paraId="7DB8531B" w14:textId="77777777" w:rsidR="00E36F0E" w:rsidRDefault="00E36F0E">
            <w:pPr>
              <w:spacing w:line="276" w:lineRule="auto"/>
              <w:rPr>
                <w:rFonts w:cs="Arial"/>
              </w:rPr>
            </w:pPr>
          </w:p>
        </w:tc>
      </w:tr>
    </w:tbl>
    <w:p w14:paraId="2D776953" w14:textId="77777777" w:rsidR="00E36F0E" w:rsidRDefault="00E36F0E" w:rsidP="00E36F0E"/>
    <w:p w14:paraId="59106207" w14:textId="30B8EC9A" w:rsidR="00E36F0E" w:rsidRPr="00AE06BC" w:rsidRDefault="00E36F0E" w:rsidP="00E36F0E"/>
    <w:sectPr w:rsidR="00E36F0E" w:rsidRPr="00AE06BC" w:rsidSect="00506E2F">
      <w:headerReference w:type="default" r:id="rId35"/>
      <w:footerReference w:type="default" r:id="rId36"/>
      <w:pgSz w:w="12240" w:h="15840" w:code="1"/>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6C9212" w14:textId="77777777" w:rsidR="004E11FE" w:rsidRDefault="004E11FE" w:rsidP="0085312A">
      <w:r>
        <w:separator/>
      </w:r>
    </w:p>
  </w:endnote>
  <w:endnote w:type="continuationSeparator" w:id="0">
    <w:p w14:paraId="317DB9D1" w14:textId="77777777" w:rsidR="004E11FE" w:rsidRDefault="004E11FE" w:rsidP="00853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0"/>
      <w:gridCol w:w="5400"/>
      <w:gridCol w:w="2070"/>
    </w:tblGrid>
    <w:tr w:rsidR="00E36F0E" w:rsidRPr="00583AF9" w14:paraId="4EF89485" w14:textId="77777777" w:rsidTr="0045093A">
      <w:trPr>
        <w:trHeight w:val="387"/>
        <w:jc w:val="center"/>
      </w:trPr>
      <w:tc>
        <w:tcPr>
          <w:tcW w:w="3510" w:type="dxa"/>
          <w:tcBorders>
            <w:top w:val="single" w:sz="4" w:space="0" w:color="auto"/>
            <w:left w:val="single" w:sz="4" w:space="0" w:color="auto"/>
            <w:bottom w:val="single" w:sz="4" w:space="0" w:color="auto"/>
            <w:right w:val="single" w:sz="4" w:space="0" w:color="auto"/>
          </w:tcBorders>
        </w:tcPr>
        <w:p w14:paraId="078F85EE" w14:textId="79CE6CD2" w:rsidR="00E36F0E" w:rsidRPr="00583AF9" w:rsidRDefault="00E36F0E" w:rsidP="00583AF9">
          <w:pPr>
            <w:tabs>
              <w:tab w:val="center" w:pos="4320"/>
              <w:tab w:val="right" w:pos="8640"/>
            </w:tabs>
            <w:jc w:val="center"/>
            <w:rPr>
              <w:sz w:val="16"/>
            </w:rPr>
          </w:pPr>
          <w:r w:rsidRPr="00583AF9">
            <w:rPr>
              <w:b/>
              <w:smallCaps/>
              <w:sz w:val="16"/>
            </w:rPr>
            <w:t>file:</w:t>
          </w:r>
          <w:r w:rsidRPr="00583AF9">
            <w:rPr>
              <w:b/>
              <w:smallCaps/>
              <w:sz w:val="16"/>
            </w:rPr>
            <w:fldChar w:fldCharType="begin"/>
          </w:r>
          <w:r w:rsidRPr="00583AF9">
            <w:rPr>
              <w:b/>
              <w:smallCaps/>
              <w:sz w:val="16"/>
            </w:rPr>
            <w:instrText xml:space="preserve"> FILENAME </w:instrText>
          </w:r>
          <w:r w:rsidRPr="00583AF9">
            <w:rPr>
              <w:b/>
              <w:smallCaps/>
              <w:sz w:val="16"/>
            </w:rPr>
            <w:fldChar w:fldCharType="separate"/>
          </w:r>
          <w:r w:rsidRPr="00506E2F">
            <w:rPr>
              <w:b/>
              <w:smallCaps/>
              <w:noProof/>
              <w:sz w:val="16"/>
            </w:rPr>
            <w:t>Wireless Interface Router Server SPSS v1.8 January 18, 2022</w:t>
          </w:r>
          <w:r>
            <w:rPr>
              <w:b/>
              <w:smallCaps/>
              <w:noProof/>
              <w:sz w:val="16"/>
            </w:rPr>
            <w:t>.docx</w:t>
          </w:r>
          <w:r w:rsidRPr="00583AF9">
            <w:rPr>
              <w:b/>
              <w:smallCaps/>
              <w:sz w:val="16"/>
            </w:rPr>
            <w:fldChar w:fldCharType="end"/>
          </w:r>
        </w:p>
      </w:tc>
      <w:tc>
        <w:tcPr>
          <w:tcW w:w="5400" w:type="dxa"/>
          <w:tcBorders>
            <w:top w:val="single" w:sz="4" w:space="0" w:color="auto"/>
            <w:left w:val="single" w:sz="4" w:space="0" w:color="auto"/>
            <w:bottom w:val="single" w:sz="4" w:space="0" w:color="auto"/>
            <w:right w:val="single" w:sz="4" w:space="0" w:color="auto"/>
          </w:tcBorders>
        </w:tcPr>
        <w:p w14:paraId="2811C006" w14:textId="77777777" w:rsidR="00E36F0E" w:rsidRPr="00583AF9" w:rsidRDefault="00E36F0E" w:rsidP="00583AF9">
          <w:pPr>
            <w:tabs>
              <w:tab w:val="center" w:pos="4320"/>
              <w:tab w:val="right" w:pos="8640"/>
            </w:tabs>
            <w:jc w:val="center"/>
            <w:rPr>
              <w:i/>
              <w:sz w:val="14"/>
            </w:rPr>
          </w:pPr>
          <w:r w:rsidRPr="00583AF9">
            <w:rPr>
              <w:b/>
              <w:smallCaps/>
              <w:sz w:val="16"/>
            </w:rPr>
            <w:t>FORD MOTOR COMPANY CONFIDENTIAL</w:t>
          </w:r>
          <w:r w:rsidRPr="00583AF9">
            <w:rPr>
              <w:i/>
              <w:sz w:val="14"/>
            </w:rPr>
            <w:t xml:space="preserve"> </w:t>
          </w:r>
        </w:p>
        <w:p w14:paraId="4C00615F" w14:textId="77777777" w:rsidR="00E36F0E" w:rsidRPr="00583AF9" w:rsidRDefault="00E36F0E" w:rsidP="00583AF9">
          <w:pPr>
            <w:tabs>
              <w:tab w:val="center" w:pos="4320"/>
              <w:tab w:val="right" w:pos="8640"/>
            </w:tabs>
            <w:jc w:val="center"/>
            <w:rPr>
              <w:i/>
              <w:sz w:val="14"/>
            </w:rPr>
          </w:pPr>
          <w:r w:rsidRPr="00583AF9">
            <w:rPr>
              <w:i/>
              <w:sz w:val="14"/>
            </w:rPr>
            <w:t>The information contained in this document is Proprietary to Ford Motor Company.</w:t>
          </w:r>
        </w:p>
      </w:tc>
      <w:tc>
        <w:tcPr>
          <w:tcW w:w="2070" w:type="dxa"/>
          <w:tcBorders>
            <w:top w:val="single" w:sz="4" w:space="0" w:color="auto"/>
            <w:left w:val="single" w:sz="4" w:space="0" w:color="auto"/>
            <w:bottom w:val="single" w:sz="4" w:space="0" w:color="auto"/>
            <w:right w:val="single" w:sz="4" w:space="0" w:color="auto"/>
          </w:tcBorders>
        </w:tcPr>
        <w:p w14:paraId="45A46662" w14:textId="77777777" w:rsidR="00E36F0E" w:rsidRPr="000D1DC3" w:rsidRDefault="00E36F0E" w:rsidP="000D1DC3">
          <w:pPr>
            <w:tabs>
              <w:tab w:val="center" w:pos="4320"/>
              <w:tab w:val="right" w:pos="8640"/>
            </w:tabs>
            <w:jc w:val="center"/>
            <w:rPr>
              <w:szCs w:val="20"/>
            </w:rPr>
          </w:pPr>
          <w:r w:rsidRPr="00583AF9">
            <w:rPr>
              <w:i/>
              <w:szCs w:val="20"/>
            </w:rPr>
            <w:t xml:space="preserve">Page </w:t>
          </w:r>
          <w:r w:rsidRPr="00583AF9">
            <w:rPr>
              <w:szCs w:val="20"/>
            </w:rPr>
            <w:fldChar w:fldCharType="begin"/>
          </w:r>
          <w:r w:rsidRPr="00583AF9">
            <w:rPr>
              <w:szCs w:val="20"/>
            </w:rPr>
            <w:instrText xml:space="preserve"> PAGE </w:instrText>
          </w:r>
          <w:r w:rsidRPr="00583AF9">
            <w:rPr>
              <w:szCs w:val="20"/>
            </w:rPr>
            <w:fldChar w:fldCharType="separate"/>
          </w:r>
          <w:r>
            <w:rPr>
              <w:noProof/>
              <w:szCs w:val="20"/>
            </w:rPr>
            <w:t>1</w:t>
          </w:r>
          <w:r w:rsidRPr="00583AF9">
            <w:rPr>
              <w:szCs w:val="20"/>
            </w:rPr>
            <w:fldChar w:fldCharType="end"/>
          </w:r>
          <w:r w:rsidRPr="00583AF9">
            <w:rPr>
              <w:i/>
              <w:szCs w:val="20"/>
            </w:rPr>
            <w:t xml:space="preserve"> of </w:t>
          </w:r>
          <w:r w:rsidRPr="00583AF9">
            <w:rPr>
              <w:szCs w:val="20"/>
            </w:rPr>
            <w:fldChar w:fldCharType="begin"/>
          </w:r>
          <w:r w:rsidRPr="00583AF9">
            <w:rPr>
              <w:szCs w:val="20"/>
            </w:rPr>
            <w:instrText xml:space="preserve"> NUMPAGES </w:instrText>
          </w:r>
          <w:r w:rsidRPr="00583AF9">
            <w:rPr>
              <w:szCs w:val="20"/>
            </w:rPr>
            <w:fldChar w:fldCharType="separate"/>
          </w:r>
          <w:r>
            <w:rPr>
              <w:noProof/>
              <w:szCs w:val="20"/>
            </w:rPr>
            <w:t>1</w:t>
          </w:r>
          <w:r w:rsidRPr="00583AF9">
            <w:rPr>
              <w:szCs w:val="20"/>
            </w:rPr>
            <w:fldChar w:fldCharType="end"/>
          </w:r>
        </w:p>
      </w:tc>
    </w:tr>
  </w:tbl>
  <w:p w14:paraId="316680C4" w14:textId="77777777" w:rsidR="00E36F0E" w:rsidRPr="00583AF9" w:rsidRDefault="00E36F0E" w:rsidP="00583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D1B68" w14:textId="77777777" w:rsidR="004E11FE" w:rsidRDefault="004E11FE" w:rsidP="0085312A">
      <w:r>
        <w:separator/>
      </w:r>
    </w:p>
  </w:footnote>
  <w:footnote w:type="continuationSeparator" w:id="0">
    <w:p w14:paraId="4D4654FD" w14:textId="77777777" w:rsidR="004E11FE" w:rsidRDefault="004E11FE" w:rsidP="00853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2590"/>
      <w:gridCol w:w="6570"/>
    </w:tblGrid>
    <w:tr w:rsidR="00E36F0E" w14:paraId="7F7B8F6D" w14:textId="77777777" w:rsidTr="0045093A">
      <w:trPr>
        <w:trHeight w:val="271"/>
        <w:jc w:val="center"/>
      </w:trPr>
      <w:tc>
        <w:tcPr>
          <w:tcW w:w="1820" w:type="dxa"/>
          <w:tcBorders>
            <w:top w:val="single" w:sz="4" w:space="0" w:color="auto"/>
            <w:left w:val="single" w:sz="4" w:space="0" w:color="auto"/>
            <w:bottom w:val="single" w:sz="4" w:space="0" w:color="auto"/>
            <w:right w:val="single" w:sz="4" w:space="0" w:color="auto"/>
          </w:tcBorders>
          <w:vAlign w:val="center"/>
        </w:tcPr>
        <w:p w14:paraId="0F6D7CC3" w14:textId="77777777" w:rsidR="00E36F0E" w:rsidRDefault="00E36F0E" w:rsidP="00E36F0E">
          <w:pPr>
            <w:pStyle w:val="Date"/>
            <w:jc w:val="center"/>
            <w:rPr>
              <w:rFonts w:ascii="Arial" w:hAnsi="Arial" w:cs="Arial"/>
            </w:rPr>
          </w:pPr>
          <w:r>
            <w:rPr>
              <w:rFonts w:ascii="Arial" w:hAnsi="Arial" w:cs="Arial"/>
              <w:noProof/>
            </w:rPr>
            <w:drawing>
              <wp:inline distT="0" distB="0" distL="0" distR="0" wp14:anchorId="5A55998F" wp14:editId="20F0F345">
                <wp:extent cx="676275" cy="276225"/>
                <wp:effectExtent l="0" t="0" r="9525" b="9525"/>
                <wp:docPr id="22" name="Picture 22" descr="Fo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 Logo"/>
                        <pic:cNvPicPr>
                          <a:picLocks noChangeAspect="1" noChangeArrowheads="1"/>
                        </pic:cNvPicPr>
                      </pic:nvPicPr>
                      <pic:blipFill>
                        <a:blip r:embed="rId1">
                          <a:extLst>
                            <a:ext uri="{28A0092B-C50C-407E-A947-70E740481C1C}">
                              <a14:useLocalDpi xmlns:a14="http://schemas.microsoft.com/office/drawing/2010/main" val="0"/>
                            </a:ext>
                          </a:extLst>
                        </a:blip>
                        <a:srcRect l="6757" t="14584" r="8441" b="16614"/>
                        <a:stretch>
                          <a:fillRect/>
                        </a:stretch>
                      </pic:blipFill>
                      <pic:spPr bwMode="auto">
                        <a:xfrm>
                          <a:off x="0" y="0"/>
                          <a:ext cx="676275" cy="276225"/>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vAlign w:val="center"/>
        </w:tcPr>
        <w:p w14:paraId="7657FF0E" w14:textId="77777777" w:rsidR="00E36F0E" w:rsidRDefault="00E36F0E" w:rsidP="00E36F0E">
          <w:pPr>
            <w:autoSpaceDN w:val="0"/>
            <w:jc w:val="center"/>
            <w:rPr>
              <w:rFonts w:cs="Arial"/>
              <w:b/>
              <w:bCs/>
              <w:sz w:val="16"/>
            </w:rPr>
          </w:pPr>
          <w:r>
            <w:rPr>
              <w:rFonts w:cs="Arial"/>
              <w:b/>
              <w:bCs/>
              <w:sz w:val="16"/>
            </w:rPr>
            <w:t>Ford Motor Company</w:t>
          </w:r>
        </w:p>
      </w:tc>
      <w:tc>
        <w:tcPr>
          <w:tcW w:w="6570" w:type="dxa"/>
          <w:tcBorders>
            <w:top w:val="single" w:sz="4" w:space="0" w:color="auto"/>
            <w:left w:val="single" w:sz="4" w:space="0" w:color="auto"/>
            <w:bottom w:val="single" w:sz="4" w:space="0" w:color="auto"/>
            <w:right w:val="single" w:sz="4" w:space="0" w:color="auto"/>
          </w:tcBorders>
          <w:vAlign w:val="center"/>
        </w:tcPr>
        <w:p w14:paraId="28E0C176" w14:textId="77777777" w:rsidR="00E36F0E" w:rsidRDefault="00E36F0E" w:rsidP="00E36F0E">
          <w:pPr>
            <w:autoSpaceDN w:val="0"/>
            <w:jc w:val="right"/>
            <w:rPr>
              <w:rFonts w:cs="Arial"/>
              <w:b/>
              <w:sz w:val="16"/>
              <w:szCs w:val="16"/>
            </w:rPr>
          </w:pPr>
          <w:r>
            <w:rPr>
              <w:rFonts w:cs="Arial"/>
              <w:b/>
              <w:sz w:val="16"/>
              <w:szCs w:val="16"/>
            </w:rPr>
            <w:t>Subsystem Part Specific Specification</w:t>
          </w:r>
        </w:p>
        <w:p w14:paraId="516A8BA1" w14:textId="77777777" w:rsidR="00E36F0E" w:rsidRDefault="00E36F0E" w:rsidP="00E36F0E">
          <w:pPr>
            <w:autoSpaceDN w:val="0"/>
            <w:jc w:val="right"/>
            <w:rPr>
              <w:rFonts w:cs="Arial"/>
              <w:szCs w:val="20"/>
            </w:rPr>
          </w:pPr>
          <w:r>
            <w:rPr>
              <w:rFonts w:cs="Arial"/>
              <w:b/>
              <w:sz w:val="16"/>
              <w:szCs w:val="16"/>
            </w:rPr>
            <w:t>Engineering Specification</w:t>
          </w:r>
        </w:p>
      </w:tc>
    </w:tr>
  </w:tbl>
  <w:p w14:paraId="423A5709" w14:textId="5E354088" w:rsidR="00E36F0E" w:rsidRPr="000D1DC3" w:rsidRDefault="00E36F0E" w:rsidP="000D1DC3">
    <w:pPr>
      <w:pStyle w:val="Header"/>
      <w:tabs>
        <w:tab w:val="clear" w:pos="4320"/>
        <w:tab w:val="clear" w:pos="8640"/>
        <w:tab w:val="left" w:pos="252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806000"/>
    <w:multiLevelType w:val="singleLevel"/>
    <w:tmpl w:val="F014F376"/>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816001"/>
    <w:multiLevelType w:val="singleLevel"/>
    <w:tmpl w:val="CB9EEABC"/>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826002"/>
    <w:multiLevelType w:val="singleLevel"/>
    <w:tmpl w:val="1B40EA4C"/>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836003"/>
    <w:multiLevelType w:val="singleLevel"/>
    <w:tmpl w:val="79DC7936"/>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FF896004"/>
    <w:multiLevelType w:val="singleLevel"/>
    <w:tmpl w:val="B2F02B2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2666290"/>
    <w:multiLevelType w:val="hybridMultilevel"/>
    <w:tmpl w:val="15EA3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5D6193"/>
    <w:multiLevelType w:val="hybridMultilevel"/>
    <w:tmpl w:val="E19E1E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0F456671"/>
    <w:multiLevelType w:val="hybridMultilevel"/>
    <w:tmpl w:val="1B98E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76476"/>
    <w:multiLevelType w:val="hybridMultilevel"/>
    <w:tmpl w:val="D3E45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A66169"/>
    <w:multiLevelType w:val="hybridMultilevel"/>
    <w:tmpl w:val="58ECD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986634"/>
    <w:multiLevelType w:val="hybridMultilevel"/>
    <w:tmpl w:val="1F72C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436461"/>
    <w:multiLevelType w:val="hybridMultilevel"/>
    <w:tmpl w:val="E558E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C06192"/>
    <w:multiLevelType w:val="hybridMultilevel"/>
    <w:tmpl w:val="E19E1E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30CC6456"/>
    <w:multiLevelType w:val="hybridMultilevel"/>
    <w:tmpl w:val="7E40F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586197"/>
    <w:multiLevelType w:val="hybridMultilevel"/>
    <w:tmpl w:val="E19E1E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3EA56463"/>
    <w:multiLevelType w:val="hybridMultilevel"/>
    <w:tmpl w:val="2F927A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5A6579"/>
    <w:multiLevelType w:val="hybridMultilevel"/>
    <w:tmpl w:val="77489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8F6464"/>
    <w:multiLevelType w:val="hybridMultilevel"/>
    <w:tmpl w:val="D7BA9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ED6196"/>
    <w:multiLevelType w:val="hybridMultilevel"/>
    <w:tmpl w:val="E19E1E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50426186"/>
    <w:multiLevelType w:val="hybridMultilevel"/>
    <w:tmpl w:val="1F72C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426480"/>
    <w:multiLevelType w:val="hybridMultilevel"/>
    <w:tmpl w:val="1F72C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B66526"/>
    <w:multiLevelType w:val="hybridMultilevel"/>
    <w:tmpl w:val="1F72C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026292"/>
    <w:multiLevelType w:val="hybridMultilevel"/>
    <w:tmpl w:val="1F72C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226621"/>
    <w:multiLevelType w:val="hybridMultilevel"/>
    <w:tmpl w:val="DF2A1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5F6510"/>
    <w:multiLevelType w:val="hybridMultilevel"/>
    <w:tmpl w:val="FA2AC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C96481"/>
    <w:multiLevelType w:val="hybridMultilevel"/>
    <w:tmpl w:val="3F4484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8E6217"/>
    <w:multiLevelType w:val="hybridMultilevel"/>
    <w:tmpl w:val="6D7805EA"/>
    <w:lvl w:ilvl="0" w:tplc="55C00790">
      <w:start w:val="1"/>
      <w:numFmt w:val="upperLetter"/>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5E646525"/>
    <w:multiLevelType w:val="hybridMultilevel"/>
    <w:tmpl w:val="1F72C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986524"/>
    <w:multiLevelType w:val="hybridMultilevel"/>
    <w:tmpl w:val="1F72C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076194"/>
    <w:multiLevelType w:val="hybridMultilevel"/>
    <w:tmpl w:val="E19E1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156017"/>
    <w:multiLevelType w:val="hybridMultilevel"/>
    <w:tmpl w:val="3C48DF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60156020"/>
    <w:multiLevelType w:val="hybridMultilevel"/>
    <w:tmpl w:val="3C48DF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60156022"/>
    <w:multiLevelType w:val="hybridMultilevel"/>
    <w:tmpl w:val="3C48DF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60166019"/>
    <w:multiLevelType w:val="hybridMultilevel"/>
    <w:tmpl w:val="3C48DF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60176016"/>
    <w:multiLevelType w:val="hybridMultilevel"/>
    <w:tmpl w:val="3C48DF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60186027"/>
    <w:multiLevelType w:val="hybridMultilevel"/>
    <w:tmpl w:val="3C48DF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60186030"/>
    <w:multiLevelType w:val="hybridMultilevel"/>
    <w:tmpl w:val="3C48DF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60246185"/>
    <w:multiLevelType w:val="hybridMultilevel"/>
    <w:tmpl w:val="1F72C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0246291"/>
    <w:multiLevelType w:val="hybridMultilevel"/>
    <w:tmpl w:val="1F72C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246479"/>
    <w:multiLevelType w:val="hybridMultilevel"/>
    <w:tmpl w:val="1F72C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246523"/>
    <w:multiLevelType w:val="hybridMultilevel"/>
    <w:tmpl w:val="1F72C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0246633"/>
    <w:multiLevelType w:val="hybridMultilevel"/>
    <w:tmpl w:val="1F72C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1136581"/>
    <w:multiLevelType w:val="hybridMultilevel"/>
    <w:tmpl w:val="34DC5B0C"/>
    <w:lvl w:ilvl="0" w:tplc="13061D1C">
      <w:numFmt w:val="bullet"/>
      <w:lvlText w:val=""/>
      <w:lvlJc w:val="left"/>
      <w:pPr>
        <w:ind w:left="1440" w:hanging="72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1246349"/>
    <w:multiLevelType w:val="hybridMultilevel"/>
    <w:tmpl w:val="CC5C62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61746298"/>
    <w:multiLevelType w:val="hybridMultilevel"/>
    <w:tmpl w:val="D95C38D0"/>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45" w15:restartNumberingAfterBreak="0">
    <w:nsid w:val="61F06195"/>
    <w:multiLevelType w:val="hybridMultilevel"/>
    <w:tmpl w:val="E19E1E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15:restartNumberingAfterBreak="0">
    <w:nsid w:val="62636372"/>
    <w:multiLevelType w:val="hybridMultilevel"/>
    <w:tmpl w:val="1F72C1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62896287"/>
    <w:multiLevelType w:val="hybridMultilevel"/>
    <w:tmpl w:val="776494B8"/>
    <w:lvl w:ilvl="0" w:tplc="2EEC8DD4">
      <w:numFmt w:val="bullet"/>
      <w:lvlText w:val="-"/>
      <w:lvlJc w:val="left"/>
      <w:pPr>
        <w:ind w:left="720" w:hanging="360"/>
      </w:pPr>
      <w:rPr>
        <w:rFonts w:ascii="Arial" w:eastAsia="宋体"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63546609"/>
    <w:multiLevelType w:val="hybridMultilevel"/>
    <w:tmpl w:val="776494B8"/>
    <w:lvl w:ilvl="0" w:tplc="2EEC8DD4">
      <w:numFmt w:val="bullet"/>
      <w:lvlText w:val="-"/>
      <w:lvlJc w:val="left"/>
      <w:pPr>
        <w:ind w:left="720" w:hanging="360"/>
      </w:pPr>
      <w:rPr>
        <w:rFonts w:ascii="Arial" w:eastAsia="宋体"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63576637"/>
    <w:multiLevelType w:val="hybridMultilevel"/>
    <w:tmpl w:val="1F72C1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63586639"/>
    <w:multiLevelType w:val="hybridMultilevel"/>
    <w:tmpl w:val="1F72C1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15:restartNumberingAfterBreak="0">
    <w:nsid w:val="63586641"/>
    <w:multiLevelType w:val="hybridMultilevel"/>
    <w:tmpl w:val="1F72C1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15:restartNumberingAfterBreak="0">
    <w:nsid w:val="63586643"/>
    <w:multiLevelType w:val="hybridMultilevel"/>
    <w:tmpl w:val="1F72C1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15:restartNumberingAfterBreak="0">
    <w:nsid w:val="63586645"/>
    <w:multiLevelType w:val="hybridMultilevel"/>
    <w:tmpl w:val="1F72C1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15:restartNumberingAfterBreak="0">
    <w:nsid w:val="63676361"/>
    <w:multiLevelType w:val="hybridMultilevel"/>
    <w:tmpl w:val="776494B8"/>
    <w:lvl w:ilvl="0" w:tplc="2EEC8DD4">
      <w:numFmt w:val="bullet"/>
      <w:lvlText w:val="-"/>
      <w:lvlJc w:val="left"/>
      <w:pPr>
        <w:ind w:left="720" w:hanging="360"/>
      </w:pPr>
      <w:rPr>
        <w:rFonts w:ascii="Arial" w:eastAsia="宋体"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5" w15:restartNumberingAfterBreak="0">
    <w:nsid w:val="691B6646"/>
    <w:multiLevelType w:val="hybridMultilevel"/>
    <w:tmpl w:val="1F72C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95F6179"/>
    <w:multiLevelType w:val="hybridMultilevel"/>
    <w:tmpl w:val="5EF43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D2A6462"/>
    <w:multiLevelType w:val="hybridMultilevel"/>
    <w:tmpl w:val="2F927A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E466673"/>
    <w:multiLevelType w:val="hybridMultilevel"/>
    <w:tmpl w:val="8BBC5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EAA6037"/>
    <w:multiLevelType w:val="hybridMultilevel"/>
    <w:tmpl w:val="776494B8"/>
    <w:lvl w:ilvl="0" w:tplc="2EEC8DD4">
      <w:numFmt w:val="bullet"/>
      <w:lvlText w:val="-"/>
      <w:lvlJc w:val="left"/>
      <w:pPr>
        <w:ind w:left="720" w:hanging="360"/>
      </w:pPr>
      <w:rPr>
        <w:rFonts w:ascii="Arial" w:eastAsia="宋体"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AA6038"/>
    <w:multiLevelType w:val="hybridMultilevel"/>
    <w:tmpl w:val="776494B8"/>
    <w:lvl w:ilvl="0" w:tplc="2EEC8DD4">
      <w:numFmt w:val="bullet"/>
      <w:lvlText w:val="-"/>
      <w:lvlJc w:val="left"/>
      <w:pPr>
        <w:ind w:left="720" w:hanging="360"/>
      </w:pPr>
      <w:rPr>
        <w:rFonts w:ascii="Arial" w:eastAsia="宋体"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1896635"/>
    <w:multiLevelType w:val="hybridMultilevel"/>
    <w:tmpl w:val="1F72C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7E26006"/>
    <w:multiLevelType w:val="multilevel"/>
    <w:tmpl w:val="9F38D93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sz w:val="20"/>
        <w:szCs w:val="20"/>
      </w:r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3" w15:restartNumberingAfterBreak="0">
    <w:nsid w:val="78F66672"/>
    <w:multiLevelType w:val="hybridMultilevel"/>
    <w:tmpl w:val="AE023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2"/>
  </w:num>
  <w:num w:numId="5">
    <w:abstractNumId w:val="1"/>
  </w:num>
  <w:num w:numId="6">
    <w:abstractNumId w:val="0"/>
  </w:num>
  <w:num w:numId="7">
    <w:abstractNumId w:val="34"/>
  </w:num>
  <w:num w:numId="8">
    <w:abstractNumId w:val="30"/>
  </w:num>
  <w:num w:numId="9">
    <w:abstractNumId w:val="33"/>
  </w:num>
  <w:num w:numId="10">
    <w:abstractNumId w:val="31"/>
  </w:num>
  <w:num w:numId="11">
    <w:abstractNumId w:val="32"/>
  </w:num>
  <w:num w:numId="12">
    <w:abstractNumId w:val="35"/>
  </w:num>
  <w:num w:numId="13">
    <w:abstractNumId w:val="36"/>
  </w:num>
  <w:num w:numId="14">
    <w:abstractNumId w:val="59"/>
  </w:num>
  <w:num w:numId="15">
    <w:abstractNumId w:val="60"/>
  </w:num>
  <w:num w:numId="16">
    <w:abstractNumId w:val="9"/>
  </w:num>
  <w:num w:numId="17">
    <w:abstractNumId w:val="56"/>
  </w:num>
  <w:num w:numId="18">
    <w:abstractNumId w:val="37"/>
  </w:num>
  <w:num w:numId="19">
    <w:abstractNumId w:val="19"/>
  </w:num>
  <w:num w:numId="20">
    <w:abstractNumId w:val="29"/>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7"/>
  </w:num>
  <w:num w:numId="28">
    <w:abstractNumId w:val="38"/>
  </w:num>
  <w:num w:numId="29">
    <w:abstractNumId w:val="5"/>
  </w:num>
  <w:num w:numId="30">
    <w:abstractNumId w:val="22"/>
  </w:num>
  <w:num w:numId="31">
    <w:abstractNumId w:val="44"/>
  </w:num>
  <w:num w:numId="32">
    <w:abstractNumId w:val="43"/>
  </w:num>
  <w:num w:numId="33">
    <w:abstractNumId w:val="54"/>
  </w:num>
  <w:num w:numId="3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num>
  <w:num w:numId="36">
    <w:abstractNumId w:val="57"/>
  </w:num>
  <w:num w:numId="37">
    <w:abstractNumId w:val="15"/>
  </w:num>
  <w:num w:numId="38">
    <w:abstractNumId w:val="11"/>
  </w:num>
  <w:num w:numId="39">
    <w:abstractNumId w:val="17"/>
  </w:num>
  <w:num w:numId="40">
    <w:abstractNumId w:val="8"/>
  </w:num>
  <w:num w:numId="41">
    <w:abstractNumId w:val="39"/>
  </w:num>
  <w:num w:numId="42">
    <w:abstractNumId w:val="20"/>
  </w:num>
  <w:num w:numId="43">
    <w:abstractNumId w:val="25"/>
  </w:num>
  <w:num w:numId="44">
    <w:abstractNumId w:val="24"/>
  </w:num>
  <w:num w:numId="45">
    <w:abstractNumId w:val="40"/>
  </w:num>
  <w:num w:numId="46">
    <w:abstractNumId w:val="28"/>
  </w:num>
  <w:num w:numId="47">
    <w:abstractNumId w:val="27"/>
  </w:num>
  <w:num w:numId="48">
    <w:abstractNumId w:val="21"/>
  </w:num>
  <w:num w:numId="49">
    <w:abstractNumId w:val="16"/>
  </w:num>
  <w:num w:numId="50">
    <w:abstractNumId w:val="42"/>
  </w:num>
  <w:num w:numId="51">
    <w:abstractNumId w:val="48"/>
  </w:num>
  <w:num w:numId="52">
    <w:abstractNumId w:val="23"/>
  </w:num>
  <w:num w:numId="53">
    <w:abstractNumId w:val="41"/>
  </w:num>
  <w:num w:numId="54">
    <w:abstractNumId w:val="10"/>
  </w:num>
  <w:num w:numId="55">
    <w:abstractNumId w:val="61"/>
  </w:num>
  <w:num w:numId="5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55"/>
  </w:num>
  <w:num w:numId="62">
    <w:abstractNumId w:val="7"/>
  </w:num>
  <w:num w:numId="63">
    <w:abstractNumId w:val="63"/>
  </w:num>
  <w:num w:numId="64">
    <w:abstractNumId w:val="58"/>
  </w:num>
  <w:numIdMacAtCleanup w:val="6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angho">
    <w15:presenceInfo w15:providerId="AD" w15:userId="S::YKIM42@ford.com::bcbd9fc0-74fe-4760-be83-218accc9a5c2"/>
  </w15:person>
  <w15:person w15:author="Kim, Yangho (Y.)">
    <w15:presenceInfo w15:providerId="AD" w15:userId="S::YKIM42@ford.com::bcbd9fc0-74fe-4760-be83-218accc9a5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embedSystemFonts/>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120"/>
    <w:rsid w:val="00000D82"/>
    <w:rsid w:val="0000741C"/>
    <w:rsid w:val="00012850"/>
    <w:rsid w:val="000314B8"/>
    <w:rsid w:val="00051423"/>
    <w:rsid w:val="00052E2F"/>
    <w:rsid w:val="00073FCC"/>
    <w:rsid w:val="00075586"/>
    <w:rsid w:val="000777BC"/>
    <w:rsid w:val="000A2DD3"/>
    <w:rsid w:val="000A4DC6"/>
    <w:rsid w:val="000B5689"/>
    <w:rsid w:val="000B7DB2"/>
    <w:rsid w:val="000D1DC3"/>
    <w:rsid w:val="000F6E6C"/>
    <w:rsid w:val="00151537"/>
    <w:rsid w:val="00187ABF"/>
    <w:rsid w:val="00191908"/>
    <w:rsid w:val="00193F35"/>
    <w:rsid w:val="001A62B3"/>
    <w:rsid w:val="001B2A9D"/>
    <w:rsid w:val="001C09E8"/>
    <w:rsid w:val="001C5DE9"/>
    <w:rsid w:val="001D2426"/>
    <w:rsid w:val="001D5128"/>
    <w:rsid w:val="001F31C1"/>
    <w:rsid w:val="00200BF0"/>
    <w:rsid w:val="002034BF"/>
    <w:rsid w:val="00222D21"/>
    <w:rsid w:val="00224855"/>
    <w:rsid w:val="00231519"/>
    <w:rsid w:val="0023677C"/>
    <w:rsid w:val="002566C9"/>
    <w:rsid w:val="002724B4"/>
    <w:rsid w:val="002A1081"/>
    <w:rsid w:val="002A6CE2"/>
    <w:rsid w:val="002B075A"/>
    <w:rsid w:val="002F5B92"/>
    <w:rsid w:val="00310C1C"/>
    <w:rsid w:val="003158E1"/>
    <w:rsid w:val="003307FF"/>
    <w:rsid w:val="00333D30"/>
    <w:rsid w:val="00334805"/>
    <w:rsid w:val="003608D2"/>
    <w:rsid w:val="00365F72"/>
    <w:rsid w:val="003874CD"/>
    <w:rsid w:val="00393DC0"/>
    <w:rsid w:val="003C0C76"/>
    <w:rsid w:val="003C5407"/>
    <w:rsid w:val="003D443B"/>
    <w:rsid w:val="003E5389"/>
    <w:rsid w:val="0040647E"/>
    <w:rsid w:val="00424137"/>
    <w:rsid w:val="00446E56"/>
    <w:rsid w:val="00450606"/>
    <w:rsid w:val="0045093A"/>
    <w:rsid w:val="00463E8B"/>
    <w:rsid w:val="00470ED4"/>
    <w:rsid w:val="00471CC7"/>
    <w:rsid w:val="004744DF"/>
    <w:rsid w:val="0049073A"/>
    <w:rsid w:val="00491BBB"/>
    <w:rsid w:val="00492A53"/>
    <w:rsid w:val="004B0BB5"/>
    <w:rsid w:val="004B4BAD"/>
    <w:rsid w:val="004C4667"/>
    <w:rsid w:val="004E11FE"/>
    <w:rsid w:val="00502E45"/>
    <w:rsid w:val="00506E2F"/>
    <w:rsid w:val="005241ED"/>
    <w:rsid w:val="005274A4"/>
    <w:rsid w:val="00530C8E"/>
    <w:rsid w:val="0055272B"/>
    <w:rsid w:val="00554F13"/>
    <w:rsid w:val="00572782"/>
    <w:rsid w:val="0057297D"/>
    <w:rsid w:val="00574CEC"/>
    <w:rsid w:val="00580D99"/>
    <w:rsid w:val="00583095"/>
    <w:rsid w:val="00583AF9"/>
    <w:rsid w:val="005846C1"/>
    <w:rsid w:val="00586F13"/>
    <w:rsid w:val="005A57D7"/>
    <w:rsid w:val="005C0437"/>
    <w:rsid w:val="005C5317"/>
    <w:rsid w:val="005F0FF4"/>
    <w:rsid w:val="005F3200"/>
    <w:rsid w:val="00625C03"/>
    <w:rsid w:val="0065745C"/>
    <w:rsid w:val="00662509"/>
    <w:rsid w:val="00670310"/>
    <w:rsid w:val="00671D6F"/>
    <w:rsid w:val="00681EFD"/>
    <w:rsid w:val="006B0670"/>
    <w:rsid w:val="006B29DA"/>
    <w:rsid w:val="006B4B0D"/>
    <w:rsid w:val="0071307B"/>
    <w:rsid w:val="00725E79"/>
    <w:rsid w:val="0072656E"/>
    <w:rsid w:val="00731D4C"/>
    <w:rsid w:val="00770F06"/>
    <w:rsid w:val="007743BC"/>
    <w:rsid w:val="007825EB"/>
    <w:rsid w:val="00782DC5"/>
    <w:rsid w:val="00795A3E"/>
    <w:rsid w:val="007B33BD"/>
    <w:rsid w:val="007B6258"/>
    <w:rsid w:val="007B6EC7"/>
    <w:rsid w:val="007C2C46"/>
    <w:rsid w:val="007C300B"/>
    <w:rsid w:val="007E6833"/>
    <w:rsid w:val="00835385"/>
    <w:rsid w:val="008443AB"/>
    <w:rsid w:val="008460A7"/>
    <w:rsid w:val="0085312A"/>
    <w:rsid w:val="00881C55"/>
    <w:rsid w:val="0089619C"/>
    <w:rsid w:val="008A77F0"/>
    <w:rsid w:val="008B0F55"/>
    <w:rsid w:val="008C133C"/>
    <w:rsid w:val="008C3246"/>
    <w:rsid w:val="008C3FFE"/>
    <w:rsid w:val="008C5B86"/>
    <w:rsid w:val="008C66BC"/>
    <w:rsid w:val="008D0FD4"/>
    <w:rsid w:val="008D1E1E"/>
    <w:rsid w:val="008F0DAF"/>
    <w:rsid w:val="00902826"/>
    <w:rsid w:val="00935347"/>
    <w:rsid w:val="009503AA"/>
    <w:rsid w:val="009731C0"/>
    <w:rsid w:val="009765B1"/>
    <w:rsid w:val="00986933"/>
    <w:rsid w:val="00990BB4"/>
    <w:rsid w:val="009B31F6"/>
    <w:rsid w:val="009C63A8"/>
    <w:rsid w:val="009C71EB"/>
    <w:rsid w:val="009C78FC"/>
    <w:rsid w:val="009C7FD5"/>
    <w:rsid w:val="009D200D"/>
    <w:rsid w:val="009D4120"/>
    <w:rsid w:val="009E757D"/>
    <w:rsid w:val="009F1431"/>
    <w:rsid w:val="00A136AA"/>
    <w:rsid w:val="00A43BD7"/>
    <w:rsid w:val="00A43CEA"/>
    <w:rsid w:val="00A814BF"/>
    <w:rsid w:val="00A927DD"/>
    <w:rsid w:val="00AA7830"/>
    <w:rsid w:val="00AB4863"/>
    <w:rsid w:val="00AC4026"/>
    <w:rsid w:val="00AD4E38"/>
    <w:rsid w:val="00AD76E8"/>
    <w:rsid w:val="00AE366A"/>
    <w:rsid w:val="00B045F3"/>
    <w:rsid w:val="00B1437A"/>
    <w:rsid w:val="00B36C60"/>
    <w:rsid w:val="00B4775A"/>
    <w:rsid w:val="00B57ABD"/>
    <w:rsid w:val="00B62830"/>
    <w:rsid w:val="00B62B18"/>
    <w:rsid w:val="00B64AE1"/>
    <w:rsid w:val="00B73A9F"/>
    <w:rsid w:val="00B85813"/>
    <w:rsid w:val="00B96E41"/>
    <w:rsid w:val="00BD2F0B"/>
    <w:rsid w:val="00C00C83"/>
    <w:rsid w:val="00C012CB"/>
    <w:rsid w:val="00C02A8F"/>
    <w:rsid w:val="00C05293"/>
    <w:rsid w:val="00C05CF4"/>
    <w:rsid w:val="00C11D33"/>
    <w:rsid w:val="00C179E9"/>
    <w:rsid w:val="00C4054B"/>
    <w:rsid w:val="00C41236"/>
    <w:rsid w:val="00C54E81"/>
    <w:rsid w:val="00C571B5"/>
    <w:rsid w:val="00C66C6C"/>
    <w:rsid w:val="00C802BC"/>
    <w:rsid w:val="00C8142F"/>
    <w:rsid w:val="00C9018E"/>
    <w:rsid w:val="00CA53EC"/>
    <w:rsid w:val="00CB63E9"/>
    <w:rsid w:val="00CB710B"/>
    <w:rsid w:val="00CB7873"/>
    <w:rsid w:val="00CC519C"/>
    <w:rsid w:val="00CE1A20"/>
    <w:rsid w:val="00CE7A30"/>
    <w:rsid w:val="00D227C3"/>
    <w:rsid w:val="00D248E1"/>
    <w:rsid w:val="00D27874"/>
    <w:rsid w:val="00D54CD4"/>
    <w:rsid w:val="00D82BB9"/>
    <w:rsid w:val="00D8727D"/>
    <w:rsid w:val="00D920D7"/>
    <w:rsid w:val="00D93F85"/>
    <w:rsid w:val="00DB14CC"/>
    <w:rsid w:val="00DD1F70"/>
    <w:rsid w:val="00E1021E"/>
    <w:rsid w:val="00E25E3E"/>
    <w:rsid w:val="00E3010D"/>
    <w:rsid w:val="00E36F0E"/>
    <w:rsid w:val="00E4479E"/>
    <w:rsid w:val="00E77764"/>
    <w:rsid w:val="00E8091D"/>
    <w:rsid w:val="00E92C59"/>
    <w:rsid w:val="00E93D1E"/>
    <w:rsid w:val="00EB0FC2"/>
    <w:rsid w:val="00ED3878"/>
    <w:rsid w:val="00F06FAB"/>
    <w:rsid w:val="00F36267"/>
    <w:rsid w:val="00F4026E"/>
    <w:rsid w:val="00F43C6E"/>
    <w:rsid w:val="00F4679C"/>
    <w:rsid w:val="00F51A77"/>
    <w:rsid w:val="00F54E82"/>
    <w:rsid w:val="00F653E9"/>
    <w:rsid w:val="00F82E5D"/>
    <w:rsid w:val="00FB02DF"/>
    <w:rsid w:val="00FB2275"/>
    <w:rsid w:val="00FB75BC"/>
    <w:rsid w:val="00FD505B"/>
    <w:rsid w:val="00FD74E4"/>
    <w:rsid w:val="00FF43F6"/>
    <w:rsid w:val="00FF4D6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74B585F"/>
  <w15:docId w15:val="{2CA15755-9832-4100-B48E-818277B7F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C6C"/>
    <w:pPr>
      <w:spacing w:after="0" w:line="240" w:lineRule="auto"/>
    </w:pPr>
    <w:rPr>
      <w:rFonts w:ascii="Arial" w:eastAsia="宋体" w:hAnsi="Arial" w:cs="Times New Roman"/>
      <w:sz w:val="20"/>
      <w:szCs w:val="24"/>
    </w:rPr>
  </w:style>
  <w:style w:type="paragraph" w:styleId="Heading1">
    <w:name w:val="heading 1"/>
    <w:basedOn w:val="Normal"/>
    <w:link w:val="Heading1Char"/>
    <w:uiPriority w:val="9"/>
    <w:qFormat/>
    <w:rsid w:val="00C66C6C"/>
    <w:pPr>
      <w:keepNext/>
      <w:pageBreakBefore/>
      <w:numPr>
        <w:numId w:val="1"/>
      </w:numPr>
      <w:spacing w:before="100" w:beforeAutospacing="1" w:after="100" w:afterAutospacing="1"/>
      <w:outlineLvl w:val="0"/>
    </w:pPr>
    <w:rPr>
      <w:rFonts w:eastAsia="Times New Roman"/>
      <w:b/>
      <w:bCs/>
      <w:kern w:val="36"/>
      <w:sz w:val="28"/>
      <w:szCs w:val="48"/>
    </w:rPr>
  </w:style>
  <w:style w:type="paragraph" w:styleId="Heading2">
    <w:name w:val="heading 2"/>
    <w:basedOn w:val="Normal"/>
    <w:next w:val="Normal"/>
    <w:link w:val="Heading2Char"/>
    <w:uiPriority w:val="9"/>
    <w:unhideWhenUsed/>
    <w:qFormat/>
    <w:rsid w:val="002A6CE2"/>
    <w:pPr>
      <w:keepNext/>
      <w:numPr>
        <w:ilvl w:val="1"/>
        <w:numId w:val="1"/>
      </w:numPr>
      <w:spacing w:before="240" w:after="60"/>
      <w:outlineLvl w:val="1"/>
    </w:pPr>
    <w:rPr>
      <w:rFonts w:cs="Arial"/>
      <w:b/>
      <w:bCs/>
      <w:iCs/>
      <w:sz w:val="24"/>
      <w:szCs w:val="28"/>
    </w:rPr>
  </w:style>
  <w:style w:type="paragraph" w:styleId="Heading3">
    <w:name w:val="heading 3"/>
    <w:basedOn w:val="Normal"/>
    <w:next w:val="Normal"/>
    <w:link w:val="Heading3Char"/>
    <w:uiPriority w:val="9"/>
    <w:unhideWhenUsed/>
    <w:qFormat/>
    <w:rsid w:val="002A6CE2"/>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unhideWhenUsed/>
    <w:qFormat/>
    <w:rsid w:val="002A6CE2"/>
    <w:pPr>
      <w:keepNext/>
      <w:numPr>
        <w:ilvl w:val="3"/>
        <w:numId w:val="1"/>
      </w:numPr>
      <w:spacing w:before="240" w:after="60"/>
      <w:outlineLvl w:val="3"/>
    </w:pPr>
    <w:rPr>
      <w:b/>
      <w:bCs/>
      <w:i/>
      <w:szCs w:val="28"/>
    </w:rPr>
  </w:style>
  <w:style w:type="paragraph" w:styleId="Heading5">
    <w:name w:val="heading 5"/>
    <w:basedOn w:val="Normal"/>
    <w:next w:val="Normal"/>
    <w:link w:val="Heading5Char"/>
    <w:uiPriority w:val="9"/>
    <w:unhideWhenUsed/>
    <w:qFormat/>
    <w:rsid w:val="00C66C6C"/>
    <w:pPr>
      <w:keepNext/>
      <w:numPr>
        <w:ilvl w:val="4"/>
        <w:numId w:val="1"/>
      </w:numPr>
      <w:spacing w:before="240" w:after="60"/>
      <w:outlineLvl w:val="4"/>
    </w:pPr>
    <w:rPr>
      <w:b/>
      <w:bCs/>
      <w:iCs/>
      <w:szCs w:val="26"/>
    </w:rPr>
  </w:style>
  <w:style w:type="paragraph" w:styleId="Heading6">
    <w:name w:val="heading 6"/>
    <w:basedOn w:val="Normal"/>
    <w:next w:val="Normal"/>
    <w:link w:val="Heading6Char"/>
    <w:uiPriority w:val="9"/>
    <w:semiHidden/>
    <w:unhideWhenUsed/>
    <w:qFormat/>
    <w:rsid w:val="00C66C6C"/>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C66C6C"/>
    <w:pPr>
      <w:keepNext/>
      <w:numPr>
        <w:ilvl w:val="6"/>
        <w:numId w:val="1"/>
      </w:numPr>
      <w:spacing w:before="240" w:after="60"/>
      <w:outlineLvl w:val="6"/>
    </w:pPr>
  </w:style>
  <w:style w:type="paragraph" w:styleId="Heading8">
    <w:name w:val="heading 8"/>
    <w:basedOn w:val="Normal"/>
    <w:next w:val="Normal"/>
    <w:link w:val="Heading8Char"/>
    <w:qFormat/>
    <w:rsid w:val="00C66C6C"/>
    <w:pPr>
      <w:keepNext/>
      <w:numPr>
        <w:ilvl w:val="7"/>
        <w:numId w:val="1"/>
      </w:numPr>
      <w:spacing w:before="240" w:after="60"/>
      <w:outlineLvl w:val="7"/>
    </w:pPr>
    <w:rPr>
      <w:i/>
      <w:iCs/>
    </w:rPr>
  </w:style>
  <w:style w:type="paragraph" w:styleId="Heading9">
    <w:name w:val="heading 9"/>
    <w:basedOn w:val="Normal"/>
    <w:next w:val="Normal"/>
    <w:link w:val="Heading9Char"/>
    <w:qFormat/>
    <w:rsid w:val="00C66C6C"/>
    <w:pPr>
      <w:keepNext/>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C6C"/>
    <w:rPr>
      <w:rFonts w:ascii="Arial" w:eastAsia="Times New Roman" w:hAnsi="Arial" w:cs="Times New Roman"/>
      <w:b/>
      <w:bCs/>
      <w:kern w:val="36"/>
      <w:sz w:val="28"/>
      <w:szCs w:val="48"/>
    </w:rPr>
  </w:style>
  <w:style w:type="character" w:customStyle="1" w:styleId="Heading2Char">
    <w:name w:val="Heading 2 Char"/>
    <w:basedOn w:val="DefaultParagraphFont"/>
    <w:link w:val="Heading2"/>
    <w:uiPriority w:val="9"/>
    <w:rsid w:val="002A6CE2"/>
    <w:rPr>
      <w:rFonts w:ascii="Arial" w:eastAsia="宋体" w:hAnsi="Arial" w:cs="Arial"/>
      <w:b/>
      <w:bCs/>
      <w:iCs/>
      <w:sz w:val="24"/>
      <w:szCs w:val="28"/>
    </w:rPr>
  </w:style>
  <w:style w:type="character" w:customStyle="1" w:styleId="Heading3Char">
    <w:name w:val="Heading 3 Char"/>
    <w:basedOn w:val="DefaultParagraphFont"/>
    <w:link w:val="Heading3"/>
    <w:uiPriority w:val="9"/>
    <w:rsid w:val="002A6CE2"/>
    <w:rPr>
      <w:rFonts w:ascii="Arial" w:eastAsia="宋体" w:hAnsi="Arial" w:cs="Arial"/>
      <w:b/>
      <w:bCs/>
      <w:sz w:val="20"/>
      <w:szCs w:val="26"/>
    </w:rPr>
  </w:style>
  <w:style w:type="character" w:customStyle="1" w:styleId="Heading4Char">
    <w:name w:val="Heading 4 Char"/>
    <w:basedOn w:val="DefaultParagraphFont"/>
    <w:link w:val="Heading4"/>
    <w:uiPriority w:val="9"/>
    <w:rsid w:val="002A6CE2"/>
    <w:rPr>
      <w:rFonts w:ascii="Arial" w:eastAsia="宋体" w:hAnsi="Arial" w:cs="Times New Roman"/>
      <w:b/>
      <w:bCs/>
      <w:i/>
      <w:sz w:val="20"/>
      <w:szCs w:val="28"/>
    </w:rPr>
  </w:style>
  <w:style w:type="character" w:customStyle="1" w:styleId="Heading5Char">
    <w:name w:val="Heading 5 Char"/>
    <w:basedOn w:val="DefaultParagraphFont"/>
    <w:link w:val="Heading5"/>
    <w:uiPriority w:val="9"/>
    <w:rsid w:val="00C66C6C"/>
    <w:rPr>
      <w:rFonts w:ascii="Arial" w:eastAsia="宋体" w:hAnsi="Arial" w:cs="Times New Roman"/>
      <w:b/>
      <w:bCs/>
      <w:iCs/>
      <w:sz w:val="20"/>
      <w:szCs w:val="26"/>
    </w:rPr>
  </w:style>
  <w:style w:type="character" w:customStyle="1" w:styleId="Heading6Char">
    <w:name w:val="Heading 6 Char"/>
    <w:basedOn w:val="DefaultParagraphFont"/>
    <w:link w:val="Heading6"/>
    <w:uiPriority w:val="9"/>
    <w:semiHidden/>
    <w:rsid w:val="00C66C6C"/>
    <w:rPr>
      <w:rFonts w:ascii="Arial" w:eastAsia="宋体" w:hAnsi="Arial" w:cs="Times New Roman"/>
      <w:b/>
      <w:bCs/>
      <w:sz w:val="20"/>
    </w:rPr>
  </w:style>
  <w:style w:type="character" w:customStyle="1" w:styleId="Heading7Char">
    <w:name w:val="Heading 7 Char"/>
    <w:basedOn w:val="DefaultParagraphFont"/>
    <w:link w:val="Heading7"/>
    <w:rsid w:val="00C66C6C"/>
    <w:rPr>
      <w:rFonts w:ascii="Arial" w:eastAsia="宋体" w:hAnsi="Arial" w:cs="Times New Roman"/>
      <w:sz w:val="20"/>
      <w:szCs w:val="24"/>
    </w:rPr>
  </w:style>
  <w:style w:type="character" w:customStyle="1" w:styleId="Heading8Char">
    <w:name w:val="Heading 8 Char"/>
    <w:basedOn w:val="DefaultParagraphFont"/>
    <w:link w:val="Heading8"/>
    <w:rsid w:val="00C66C6C"/>
    <w:rPr>
      <w:rFonts w:ascii="Arial" w:eastAsia="宋体" w:hAnsi="Arial" w:cs="Times New Roman"/>
      <w:i/>
      <w:iCs/>
      <w:sz w:val="20"/>
      <w:szCs w:val="24"/>
    </w:rPr>
  </w:style>
  <w:style w:type="character" w:customStyle="1" w:styleId="Heading9Char">
    <w:name w:val="Heading 9 Char"/>
    <w:basedOn w:val="DefaultParagraphFont"/>
    <w:link w:val="Heading9"/>
    <w:rsid w:val="00C66C6C"/>
    <w:rPr>
      <w:rFonts w:ascii="Arial" w:eastAsia="宋体" w:hAnsi="Arial" w:cs="Arial"/>
      <w:sz w:val="20"/>
    </w:rPr>
  </w:style>
  <w:style w:type="paragraph" w:styleId="BalloonText">
    <w:name w:val="Balloon Text"/>
    <w:basedOn w:val="Normal"/>
    <w:link w:val="BalloonTextChar"/>
    <w:uiPriority w:val="99"/>
    <w:semiHidden/>
    <w:unhideWhenUsed/>
    <w:rsid w:val="002A6CE2"/>
    <w:rPr>
      <w:rFonts w:ascii="Tahoma" w:hAnsi="Tahoma" w:cs="Tahoma"/>
      <w:sz w:val="16"/>
      <w:szCs w:val="16"/>
    </w:rPr>
  </w:style>
  <w:style w:type="character" w:customStyle="1" w:styleId="BalloonTextChar">
    <w:name w:val="Balloon Text Char"/>
    <w:basedOn w:val="DefaultParagraphFont"/>
    <w:link w:val="BalloonText"/>
    <w:uiPriority w:val="99"/>
    <w:semiHidden/>
    <w:rsid w:val="002A6CE2"/>
    <w:rPr>
      <w:rFonts w:ascii="Tahoma" w:eastAsia="宋体" w:hAnsi="Tahoma" w:cs="Tahoma"/>
      <w:sz w:val="16"/>
      <w:szCs w:val="16"/>
    </w:rPr>
  </w:style>
  <w:style w:type="character" w:styleId="CommentReference">
    <w:name w:val="annotation reference"/>
    <w:basedOn w:val="DefaultParagraphFont"/>
    <w:uiPriority w:val="99"/>
    <w:semiHidden/>
    <w:unhideWhenUsed/>
    <w:rsid w:val="002A6CE2"/>
    <w:rPr>
      <w:sz w:val="16"/>
      <w:szCs w:val="16"/>
    </w:rPr>
  </w:style>
  <w:style w:type="paragraph" w:styleId="CommentText">
    <w:name w:val="annotation text"/>
    <w:basedOn w:val="Normal"/>
    <w:link w:val="CommentTextChar"/>
    <w:uiPriority w:val="99"/>
    <w:semiHidden/>
    <w:unhideWhenUsed/>
    <w:rsid w:val="002A6CE2"/>
  </w:style>
  <w:style w:type="character" w:customStyle="1" w:styleId="CommentTextChar">
    <w:name w:val="Comment Text Char"/>
    <w:basedOn w:val="DefaultParagraphFont"/>
    <w:link w:val="CommentText"/>
    <w:uiPriority w:val="99"/>
    <w:semiHidden/>
    <w:rsid w:val="002A6CE2"/>
    <w:rPr>
      <w:rFonts w:ascii="Arial" w:eastAsia="宋体" w:hAnsi="Arial" w:cs="Times New Roman"/>
      <w:sz w:val="20"/>
      <w:szCs w:val="24"/>
    </w:rPr>
  </w:style>
  <w:style w:type="table" w:styleId="TableGrid">
    <w:name w:val="Table Grid"/>
    <w:basedOn w:val="TableNormal"/>
    <w:uiPriority w:val="59"/>
    <w:rsid w:val="002A6C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qFormat/>
    <w:rsid w:val="002A6CE2"/>
    <w:rPr>
      <w:b/>
      <w:bCs/>
      <w:szCs w:val="20"/>
    </w:rPr>
  </w:style>
  <w:style w:type="paragraph" w:styleId="Date">
    <w:name w:val="Date"/>
    <w:basedOn w:val="Normal"/>
    <w:next w:val="Normal"/>
    <w:link w:val="DateChar"/>
    <w:rsid w:val="002A6CE2"/>
    <w:pPr>
      <w:autoSpaceDN w:val="0"/>
    </w:pPr>
    <w:rPr>
      <w:rFonts w:ascii="Times New Roman" w:eastAsia="Times New Roman" w:hAnsi="Times New Roman"/>
    </w:rPr>
  </w:style>
  <w:style w:type="character" w:customStyle="1" w:styleId="DateChar">
    <w:name w:val="Date Char"/>
    <w:basedOn w:val="DefaultParagraphFont"/>
    <w:link w:val="Date"/>
    <w:rsid w:val="002A6CE2"/>
    <w:rPr>
      <w:rFonts w:ascii="Times New Roman" w:eastAsia="Times New Roman" w:hAnsi="Times New Roman" w:cs="Times New Roman"/>
      <w:sz w:val="20"/>
      <w:szCs w:val="24"/>
    </w:rPr>
  </w:style>
  <w:style w:type="paragraph" w:customStyle="1" w:styleId="doclisting">
    <w:name w:val="doclisting"/>
    <w:basedOn w:val="Normal"/>
    <w:rsid w:val="002A6CE2"/>
    <w:pPr>
      <w:spacing w:before="100" w:beforeAutospacing="1" w:after="100" w:afterAutospacing="1"/>
    </w:pPr>
    <w:rPr>
      <w:rFonts w:ascii="Times New Roman" w:eastAsia="Times New Roman" w:hAnsi="Times New Roman"/>
      <w:sz w:val="24"/>
    </w:rPr>
  </w:style>
  <w:style w:type="paragraph" w:styleId="DocumentMap">
    <w:name w:val="Document Map"/>
    <w:basedOn w:val="Normal"/>
    <w:link w:val="DocumentMapChar"/>
    <w:semiHidden/>
    <w:rsid w:val="002A6CE2"/>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2A6CE2"/>
    <w:rPr>
      <w:rFonts w:ascii="Tahoma" w:eastAsia="宋体" w:hAnsi="Tahoma" w:cs="Tahoma"/>
      <w:sz w:val="20"/>
      <w:szCs w:val="20"/>
      <w:shd w:val="clear" w:color="auto" w:fill="000080"/>
    </w:rPr>
  </w:style>
  <w:style w:type="character" w:styleId="FollowedHyperlink">
    <w:name w:val="FollowedHyperlink"/>
    <w:basedOn w:val="DefaultParagraphFont"/>
    <w:rsid w:val="002A6CE2"/>
    <w:rPr>
      <w:color w:val="606420"/>
      <w:u w:val="single"/>
    </w:rPr>
  </w:style>
  <w:style w:type="paragraph" w:styleId="Footer">
    <w:name w:val="footer"/>
    <w:basedOn w:val="Normal"/>
    <w:link w:val="FooterChar"/>
    <w:rsid w:val="002A6CE2"/>
    <w:pPr>
      <w:tabs>
        <w:tab w:val="center" w:pos="4320"/>
        <w:tab w:val="right" w:pos="8640"/>
      </w:tabs>
    </w:pPr>
  </w:style>
  <w:style w:type="character" w:customStyle="1" w:styleId="FooterChar">
    <w:name w:val="Footer Char"/>
    <w:basedOn w:val="DefaultParagraphFont"/>
    <w:link w:val="Footer"/>
    <w:rsid w:val="002A6CE2"/>
    <w:rPr>
      <w:rFonts w:ascii="Arial" w:eastAsia="宋体" w:hAnsi="Arial" w:cs="Times New Roman"/>
      <w:sz w:val="20"/>
      <w:szCs w:val="24"/>
    </w:rPr>
  </w:style>
  <w:style w:type="paragraph" w:styleId="Header">
    <w:name w:val="header"/>
    <w:basedOn w:val="Normal"/>
    <w:link w:val="HeaderChar"/>
    <w:rsid w:val="002A6CE2"/>
    <w:pPr>
      <w:tabs>
        <w:tab w:val="center" w:pos="4320"/>
        <w:tab w:val="right" w:pos="8640"/>
      </w:tabs>
    </w:pPr>
  </w:style>
  <w:style w:type="character" w:customStyle="1" w:styleId="HeaderChar">
    <w:name w:val="Header Char"/>
    <w:basedOn w:val="DefaultParagraphFont"/>
    <w:link w:val="Header"/>
    <w:rsid w:val="002A6CE2"/>
    <w:rPr>
      <w:rFonts w:ascii="Arial" w:eastAsia="宋体" w:hAnsi="Arial" w:cs="Times New Roman"/>
      <w:sz w:val="20"/>
      <w:szCs w:val="24"/>
    </w:rPr>
  </w:style>
  <w:style w:type="character" w:styleId="Hyperlink">
    <w:name w:val="Hyperlink"/>
    <w:basedOn w:val="DefaultParagraphFont"/>
    <w:uiPriority w:val="99"/>
    <w:rsid w:val="002A6CE2"/>
    <w:rPr>
      <w:color w:val="0000FF"/>
      <w:u w:val="single"/>
    </w:rPr>
  </w:style>
  <w:style w:type="paragraph" w:styleId="ListBullet">
    <w:name w:val="List Bullet"/>
    <w:basedOn w:val="Normal"/>
    <w:rsid w:val="002A6CE2"/>
    <w:pPr>
      <w:numPr>
        <w:numId w:val="2"/>
      </w:numPr>
    </w:pPr>
  </w:style>
  <w:style w:type="paragraph" w:styleId="ListBullet2">
    <w:name w:val="List Bullet 2"/>
    <w:basedOn w:val="Normal"/>
    <w:rsid w:val="002A6CE2"/>
    <w:pPr>
      <w:numPr>
        <w:numId w:val="3"/>
      </w:numPr>
    </w:pPr>
  </w:style>
  <w:style w:type="paragraph" w:styleId="ListBullet3">
    <w:name w:val="List Bullet 3"/>
    <w:basedOn w:val="Normal"/>
    <w:rsid w:val="002A6CE2"/>
    <w:pPr>
      <w:numPr>
        <w:numId w:val="4"/>
      </w:numPr>
    </w:pPr>
  </w:style>
  <w:style w:type="paragraph" w:styleId="ListBullet4">
    <w:name w:val="List Bullet 4"/>
    <w:basedOn w:val="Normal"/>
    <w:rsid w:val="002A6CE2"/>
    <w:pPr>
      <w:numPr>
        <w:numId w:val="5"/>
      </w:numPr>
    </w:pPr>
  </w:style>
  <w:style w:type="paragraph" w:styleId="ListBullet5">
    <w:name w:val="List Bullet 5"/>
    <w:basedOn w:val="Normal"/>
    <w:rsid w:val="002A6CE2"/>
    <w:pPr>
      <w:numPr>
        <w:numId w:val="6"/>
      </w:numPr>
    </w:pPr>
  </w:style>
  <w:style w:type="character" w:customStyle="1" w:styleId="msochangeprop0">
    <w:name w:val="msochangeprop0"/>
    <w:basedOn w:val="DefaultParagraphFont"/>
    <w:rsid w:val="002A6CE2"/>
  </w:style>
  <w:style w:type="character" w:customStyle="1" w:styleId="msodel0">
    <w:name w:val="msodel0"/>
    <w:basedOn w:val="DefaultParagraphFont"/>
    <w:rsid w:val="002A6CE2"/>
  </w:style>
  <w:style w:type="character" w:customStyle="1" w:styleId="msoins0">
    <w:name w:val="msoins0"/>
    <w:basedOn w:val="DefaultParagraphFont"/>
    <w:rsid w:val="002A6CE2"/>
  </w:style>
  <w:style w:type="character" w:customStyle="1" w:styleId="msoins00">
    <w:name w:val="msoins00"/>
    <w:basedOn w:val="DefaultParagraphFont"/>
    <w:rsid w:val="002A6CE2"/>
  </w:style>
  <w:style w:type="character" w:customStyle="1" w:styleId="msoins000">
    <w:name w:val="msoins000"/>
    <w:basedOn w:val="DefaultParagraphFont"/>
    <w:rsid w:val="002A6CE2"/>
  </w:style>
  <w:style w:type="character" w:customStyle="1" w:styleId="msoins01">
    <w:name w:val="msoins01"/>
    <w:basedOn w:val="DefaultParagraphFont"/>
    <w:rsid w:val="002A6CE2"/>
  </w:style>
  <w:style w:type="character" w:customStyle="1" w:styleId="msoins1">
    <w:name w:val="msoins1"/>
    <w:basedOn w:val="DefaultParagraphFont"/>
    <w:rsid w:val="002A6CE2"/>
  </w:style>
  <w:style w:type="character" w:customStyle="1" w:styleId="msoins2">
    <w:name w:val="msoins2"/>
    <w:basedOn w:val="DefaultParagraphFont"/>
    <w:rsid w:val="002A6CE2"/>
  </w:style>
  <w:style w:type="character" w:customStyle="1" w:styleId="objecttype0">
    <w:name w:val="objecttype0"/>
    <w:basedOn w:val="DefaultParagraphFont"/>
    <w:rsid w:val="002A6CE2"/>
  </w:style>
  <w:style w:type="character" w:styleId="PageNumber">
    <w:name w:val="page number"/>
    <w:basedOn w:val="DefaultParagraphFont"/>
    <w:rsid w:val="002A6CE2"/>
  </w:style>
  <w:style w:type="character" w:customStyle="1" w:styleId="spelle">
    <w:name w:val="spelle"/>
    <w:basedOn w:val="DefaultParagraphFont"/>
    <w:rsid w:val="002A6CE2"/>
  </w:style>
  <w:style w:type="paragraph" w:customStyle="1" w:styleId="styleright025cm">
    <w:name w:val="styleright025cm"/>
    <w:basedOn w:val="Normal"/>
    <w:rsid w:val="002A6CE2"/>
    <w:pPr>
      <w:spacing w:before="100" w:beforeAutospacing="1" w:after="100" w:afterAutospacing="1"/>
    </w:pPr>
    <w:rPr>
      <w:rFonts w:ascii="Times New Roman" w:eastAsia="Times New Roman" w:hAnsi="Times New Roman"/>
      <w:sz w:val="24"/>
    </w:rPr>
  </w:style>
  <w:style w:type="paragraph" w:styleId="TableofFigures">
    <w:name w:val="table of figures"/>
    <w:basedOn w:val="Normal"/>
    <w:next w:val="Normal"/>
    <w:semiHidden/>
    <w:rsid w:val="002A6CE2"/>
  </w:style>
  <w:style w:type="paragraph" w:styleId="TOC1">
    <w:name w:val="toc 1"/>
    <w:basedOn w:val="Normal"/>
    <w:next w:val="Normal"/>
    <w:autoRedefine/>
    <w:uiPriority w:val="39"/>
    <w:rsid w:val="00B73A9F"/>
    <w:pPr>
      <w:spacing w:before="240"/>
    </w:pPr>
    <w:rPr>
      <w:b/>
      <w:smallCaps/>
    </w:rPr>
  </w:style>
  <w:style w:type="paragraph" w:styleId="TOC2">
    <w:name w:val="toc 2"/>
    <w:basedOn w:val="Normal"/>
    <w:next w:val="Normal"/>
    <w:autoRedefine/>
    <w:uiPriority w:val="39"/>
    <w:rsid w:val="00B73A9F"/>
    <w:pPr>
      <w:spacing w:before="120"/>
      <w:ind w:left="202"/>
    </w:pPr>
    <w:rPr>
      <w:i/>
    </w:rPr>
  </w:style>
  <w:style w:type="paragraph" w:styleId="TOC3">
    <w:name w:val="toc 3"/>
    <w:basedOn w:val="Normal"/>
    <w:next w:val="Normal"/>
    <w:autoRedefine/>
    <w:uiPriority w:val="39"/>
    <w:rsid w:val="002A6CE2"/>
    <w:pPr>
      <w:ind w:left="400"/>
    </w:pPr>
  </w:style>
  <w:style w:type="paragraph" w:customStyle="1" w:styleId="BoldText">
    <w:name w:val="BoldText"/>
    <w:basedOn w:val="Normal"/>
    <w:next w:val="Normal"/>
    <w:rsid w:val="00C66C6C"/>
    <w:pPr>
      <w:keepNext/>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6195508">
      <w:bodyDiv w:val="1"/>
      <w:marLeft w:val="0"/>
      <w:marRight w:val="0"/>
      <w:marTop w:val="0"/>
      <w:marBottom w:val="0"/>
      <w:divBdr>
        <w:top w:val="none" w:sz="0" w:space="0" w:color="auto"/>
        <w:left w:val="none" w:sz="0" w:space="0" w:color="auto"/>
        <w:bottom w:val="none" w:sz="0" w:space="0" w:color="auto"/>
        <w:right w:val="none" w:sz="0" w:space="0" w:color="auto"/>
      </w:divBdr>
    </w:div>
    <w:div w:id="912273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jpeg"/><Relationship Id="rId34" Type="http://schemas.openxmlformats.org/officeDocument/2006/relationships/package" Target="embeddings/Microsoft_Visio_Drawing5.vsdx"/><Relationship Id="rId7" Type="http://schemas.openxmlformats.org/officeDocument/2006/relationships/webSettings" Target="webSettings.xml"/><Relationship Id="rId12" Type="http://schemas.openxmlformats.org/officeDocument/2006/relationships/package" Target="embeddings/Microsoft_Visio_Drawing.vsdx"/><Relationship Id="rId17" Type="http://schemas.openxmlformats.org/officeDocument/2006/relationships/image" Target="media/image6.emf"/><Relationship Id="rId25" Type="http://schemas.openxmlformats.org/officeDocument/2006/relationships/package" Target="embeddings/Microsoft_Visio_Drawing3.vsdx"/><Relationship Id="rId33" Type="http://schemas.openxmlformats.org/officeDocument/2006/relationships/image" Target="media/image17.emf"/><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package" Target="embeddings/Microsoft_Visio_Drawing1.vsdx"/><Relationship Id="rId20" Type="http://schemas.openxmlformats.org/officeDocument/2006/relationships/image" Target="media/image9.jpeg"/><Relationship Id="rId29" Type="http://schemas.openxmlformats.org/officeDocument/2006/relationships/package" Target="embeddings/Microsoft_Visio_Drawing4.vsdx"/><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2.emf"/><Relationship Id="rId32" Type="http://schemas.openxmlformats.org/officeDocument/2006/relationships/hyperlink" Target="http://www.baidu.com" TargetMode="External"/><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emf"/><Relationship Id="rId23" Type="http://schemas.openxmlformats.org/officeDocument/2006/relationships/package" Target="embeddings/Microsoft_Visio_Drawing2.vsdx"/><Relationship Id="rId28" Type="http://schemas.openxmlformats.org/officeDocument/2006/relationships/image" Target="media/image15.emf"/><Relationship Id="rId36"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hyperlink" Target="http://www.google.com"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emf"/><Relationship Id="rId27" Type="http://schemas.openxmlformats.org/officeDocument/2006/relationships/image" Target="media/image14.png"/><Relationship Id="rId30" Type="http://schemas.openxmlformats.org/officeDocument/2006/relationships/image" Target="media/image16.jpe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B252AAEEBB2AE428336A256E5B1BA71" ma:contentTypeVersion="16" ma:contentTypeDescription="Create a new document." ma:contentTypeScope="" ma:versionID="2ddc1ce573dc3788cfd2b879e4cb8ea3">
  <xsd:schema xmlns:xsd="http://www.w3.org/2001/XMLSchema" xmlns:xs="http://www.w3.org/2001/XMLSchema" xmlns:p="http://schemas.microsoft.com/office/2006/metadata/properties" xmlns:ns2="http://schemas.microsoft.com/sharepoint/v4" xmlns:ns3="0318d977-3122-4453-bd11-bcf99b531984" xmlns:ns4="c8fd791c-34c5-4966-b1a3-5bc8b83ffabe" targetNamespace="http://schemas.microsoft.com/office/2006/metadata/properties" ma:root="true" ma:fieldsID="241abeeffcb6702c00e535cd82cc560b" ns2:_="" ns3:_="" ns4:_="">
    <xsd:import namespace="http://schemas.microsoft.com/sharepoint/v4"/>
    <xsd:import namespace="0318d977-3122-4453-bd11-bcf99b531984"/>
    <xsd:import namespace="c8fd791c-34c5-4966-b1a3-5bc8b83ffabe"/>
    <xsd:element name="properties">
      <xsd:complexType>
        <xsd:sequence>
          <xsd:element name="documentManagement">
            <xsd:complexType>
              <xsd:all>
                <xsd:element ref="ns2:IconOverlay" minOccurs="0"/>
                <xsd:element ref="ns3:SharedWithUsers"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3:SharedWithDetail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318d977-3122-4453-bd11-bcf99b531984" elementFormDefault="qualified">
    <xsd:import namespace="http://schemas.microsoft.com/office/2006/documentManagement/types"/>
    <xsd:import namespace="http://schemas.microsoft.com/office/infopath/2007/PartnerControls"/>
    <xsd:element name="SharedWithUsers" ma:index="9" nillable="true" ma:displayName=""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8fd791c-34c5-4966-b1a3-5bc8b83ffab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Props1.xml><?xml version="1.0" encoding="utf-8"?>
<ds:datastoreItem xmlns:ds="http://schemas.openxmlformats.org/officeDocument/2006/customXml" ds:itemID="{83DA1564-D6A4-4C3C-9732-0B4642B226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4"/>
    <ds:schemaRef ds:uri="0318d977-3122-4453-bd11-bcf99b531984"/>
    <ds:schemaRef ds:uri="c8fd791c-34c5-4966-b1a3-5bc8b83ffa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D52A57-778A-4513-91C0-F436164B9A27}">
  <ds:schemaRefs>
    <ds:schemaRef ds:uri="http://schemas.microsoft.com/sharepoint/v3/contenttype/forms"/>
  </ds:schemaRefs>
</ds:datastoreItem>
</file>

<file path=customXml/itemProps3.xml><?xml version="1.0" encoding="utf-8"?>
<ds:datastoreItem xmlns:ds="http://schemas.openxmlformats.org/officeDocument/2006/customXml" ds:itemID="{C701A5EA-795D-402E-90D4-46C7F57CC20B}">
  <ds:schemaRefs>
    <ds:schemaRef ds:uri="http://schemas.microsoft.com/office/2006/metadata/properties"/>
    <ds:schemaRef ds:uri="http://schemas.microsoft.com/office/infopath/2007/PartnerControls"/>
    <ds:schemaRef ds:uri="http://schemas.microsoft.com/sharepoint/v4"/>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227</Pages>
  <Words>50855</Words>
  <Characters>289875</Characters>
  <Application>Microsoft Office Word</Application>
  <DocSecurity>0</DocSecurity>
  <Lines>2415</Lines>
  <Paragraphs>680</Paragraphs>
  <ScaleCrop>false</ScaleCrop>
  <HeadingPairs>
    <vt:vector size="2" baseType="variant">
      <vt:variant>
        <vt:lpstr>Title</vt:lpstr>
      </vt:variant>
      <vt:variant>
        <vt:i4>1</vt:i4>
      </vt:variant>
    </vt:vector>
  </HeadingPairs>
  <TitlesOfParts>
    <vt:vector size="1" baseType="lpstr">
      <vt:lpstr/>
    </vt:vector>
  </TitlesOfParts>
  <Company>Siemens Industry Software</Company>
  <LinksUpToDate>false</LinksUpToDate>
  <CharactersWithSpaces>340050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Madishetty, Rajkumar</dc:creator>
  <cp:lastModifiedBy>Fu, Hao (H.)</cp:lastModifiedBy>
  <cp:revision>11</cp:revision>
  <dcterms:created xsi:type="dcterms:W3CDTF">2022-01-19T00:33:00Z</dcterms:created>
  <dcterms:modified xsi:type="dcterms:W3CDTF">2022-04-01T07:55:00Z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0x0101002B252AAEEBB2AE428336A256E5B1BA71</vt:lpwstr>
  </property>
</Properties>
</file>